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lastRenderedPageBreak/>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lastRenderedPageBreak/>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lastRenderedPageBreak/>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lastRenderedPageBreak/>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2D461F7" w14:textId="77777777" w:rsidR="001A5FD5" w:rsidRPr="00430DB3" w:rsidRDefault="002D2B91">
      <w:pPr>
        <w:tabs>
          <w:tab w:val="right" w:leader="dot" w:pos="9071"/>
        </w:tabs>
        <w:spacing w:after="100"/>
        <w:rPr>
          <w:lang w:val="pt-BR"/>
        </w:rPr>
      </w:pPr>
      <w:r>
        <w:rPr>
          <w:lang w:val="pt-BR"/>
        </w:rPr>
        <w:t>Quadro 19 – Retirada e substituição dos componentes de inteligência artificial no sistema</w:t>
      </w:r>
    </w:p>
    <w:p w14:paraId="38BF2C2E" w14:textId="77777777" w:rsidR="001A5FD5" w:rsidRPr="00430DB3" w:rsidRDefault="002D2B91">
      <w:pPr>
        <w:tabs>
          <w:tab w:val="right" w:leader="dot" w:pos="9071"/>
        </w:tabs>
        <w:spacing w:after="100"/>
        <w:rPr>
          <w:lang w:val="pt-BR"/>
        </w:rPr>
      </w:pPr>
      <w:r>
        <w:rPr>
          <w:lang w:val="pt-BR"/>
        </w:rPr>
        <w:t>Quadro 20 – Previsão com série de 15 min e com a mesma série somada por hora (Zurique, período noturno)</w:t>
      </w:r>
    </w:p>
    <w:p w14:paraId="190EA65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Quadro 22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lastRenderedPageBreak/>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14:paraId="59BFB1AF" w14:textId="77777777" w:rsidR="000F5B8B" w:rsidRPr="000F5B8B" w:rsidRDefault="000F5B8B" w:rsidP="000F5B8B">
      <w:pPr>
        <w:jc w:val="center"/>
        <w:rPr>
          <w:b/>
          <w:bCs/>
          <w:lang w:val="pt-BR"/>
        </w:rPr>
      </w:pPr>
      <w:r>
        <w:rPr>
          <w:b/>
          <w:bCs/>
          <w:lang w:val="pt-BR"/>
        </w:rPr>
        <w:lastRenderedPageBreak/>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lastRenderedPageBreak/>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lastRenderedPageBreak/>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lastRenderedPageBreak/>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lastRenderedPageBreak/>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lastRenderedPageBreak/>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lastRenderedPageBreak/>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del w:id="30000" w:author="Vitor Oliveira" w:date="2026-10-11T05:00:00Z">
        <w:r>
          <w:rPr>
            <w:lang w:val="pt-BR"/>
          </w:rPr>
          <w:delText xml:space="preserve">alimentam perfis que acionam cenários</w:delText>
        </w:r>
      </w:del>
      <w:ins w:id="30001" w:author="Vitor Oliveira" w:date="2026-10-11T05:00:00Z">
        <w:r>
          <w:rPr>
            <w:lang w:val="pt-BR"/>
          </w:rPr>
          <w:t xml:space="preserve">alimentaram perfis que acionavam cenários</w:t>
        </w:r>
      </w:ins>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lastRenderedPageBreak/>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lastRenderedPageBreak/>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lastRenderedPageBreak/>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del w:id="30002" w:author="Vitor Oliveira" w:date="2026-10-11T05:00:00Z">
              <w:r>
                <w:rPr>
                  <w:sz w:val="20"/>
                  <w:szCs w:val="20"/>
                </w:rPr>
                <w:delText>Certificação</w:delText>
              </w:r>
            </w:del>
            <w:proofErr w:type="spellEnd"/>
            <w:del w:id="30003" w:author="Vitor Oliveira" w:date="2026-10-11T05:00:00Z">
              <w:r>
                <w:rPr>
                  <w:sz w:val="20"/>
                  <w:szCs w:val="20"/>
                </w:rPr>
                <w:delText xml:space="preserve"> </w:delText>
              </w:r>
            </w:del>
            <w:proofErr w:type="spellStart"/>
            <w:del w:id="30004" w:author="Vitor Oliveira" w:date="2026-10-11T05:00:00Z">
              <w:r>
                <w:rPr>
                  <w:sz w:val="20"/>
                  <w:szCs w:val="20"/>
                </w:rPr>
                <w:delText>compulsória</w:delText>
              </w:r>
            </w:del>
            <w:proofErr w:type="spellEnd"/>
            <w:del w:id="30005" w:author="Vitor Oliveira" w:date="2026-10-11T05:00:00Z">
              <w:r>
                <w:rPr>
                  <w:sz w:val="20"/>
                  <w:szCs w:val="20"/>
                </w:rPr>
                <w:delText xml:space="preserve"> </w:delText>
              </w:r>
            </w:del>
            <w:proofErr w:type="spellStart"/>
            <w:del w:id="30006" w:author="Vitor Oliveira" w:date="2026-10-11T05:00:00Z">
              <w:r>
                <w:rPr>
                  <w:sz w:val="20"/>
                  <w:szCs w:val="20"/>
                </w:rPr>
                <w:delText>desde</w:delText>
              </w:r>
            </w:del>
            <w:proofErr w:type="spellEnd"/>
            <w:del w:id="30007" w:author="Vitor Oliveira" w:date="2026-10-11T05:00:00Z">
              <w:r>
                <w:rPr>
                  <w:sz w:val="20"/>
                  <w:szCs w:val="20"/>
                </w:rPr>
                <w:delText xml:space="preserve"> 2022</w:delText>
              </w:r>
            </w:del>
            <w:ins w:id="30008" w:author="Vitor Oliveira" w:date="2026-10-11T05:00:00Z">
              <w:r>
                <w:rPr>
                  <w:sz w:val="20"/>
                  <w:szCs w:val="20"/>
                </w:rPr>
                <w:t xml:space="preserve">Certificação compulsória instituída em 2017, com prazos de adequação a partir de 2019, e consolidada em 2022</w:t>
              </w:r>
            </w:ins>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del w:id="30009" w:author="Vitor Oliveira" w:date="2026-10-11T05:00:00Z">
        <w:r>
          <w:rPr>
            <w:sz w:val="20"/>
            <w:szCs w:val="20"/>
            <w:lang w:val="pt-BR"/>
          </w:rPr>
          <w:delText xml:space="preserve">Qualidade e Tecnologia (2022a, 2022b)</w:delText>
        </w:r>
      </w:del>
      <w:ins w:id="30010" w:author="Vitor Oliveira" w:date="2026-10-11T05:00:00Z">
        <w:r>
          <w:rPr>
            <w:sz w:val="20"/>
            <w:szCs w:val="20"/>
            <w:lang w:val="pt-BR"/>
          </w:rPr>
          <w:t xml:space="preserve">Qualidade e Tecnologia (2017, 2022a, 2022b)</w:t>
        </w:r>
      </w:ins>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del w:id="30011" w:author="Vitor Oliveira" w:date="2026-10-11T05:00:00Z">
        <w:r>
          <w:rPr>
            <w:lang w:val="pt-BR"/>
          </w:rPr>
          <w:delText xml:space="preserve">a certificação compulsória da luminária viária (INSTITUTO NACIONAL DE METROLOGIA, QUALIDADE E TECNOLOGIA, 2022a)</w:delText>
        </w:r>
      </w:del>
      <w:ins w:id="30012" w:author="Vitor Oliveira" w:date="2026-10-11T05:00:00Z">
        <w:r>
          <w:rPr>
            <w:lang w:val="pt-BR"/>
          </w:rPr>
          <w:t xml:space="preserve">a certificação compulsória da luminária viária (INSTITUTO NACIONAL DE METROLOGIA, QUALIDADE E TECNOLOGIA, 2017, 2022a)</w:t>
        </w:r>
      </w:ins>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lastRenderedPageBreak/>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lastRenderedPageBreak/>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lastRenderedPageBreak/>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lastRenderedPageBreak/>
              <w:t xml:space="preserve">Módulo baseado no IRF520; transistor discreto montado com resistores de porta; regulador de corrente constante; </w:t>
            </w:r>
            <w:r>
              <w:rPr>
                <w:sz w:val="20"/>
                <w:szCs w:val="20"/>
                <w:lang w:val="pt-BR"/>
              </w:rPr>
              <w:lastRenderedPageBreak/>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lastRenderedPageBreak/>
              <w:t xml:space="preserve">O módulo adotado traz resistor de porta, polarização e proteção já integrados, com bornes a parafuso, e sua faixa de nível lógico declarada abrange os 3,3 V do microcontrolador. A dimerização em </w:t>
            </w:r>
            <w:r>
              <w:rPr>
                <w:sz w:val="20"/>
                <w:szCs w:val="20"/>
                <w:lang w:val="pt-BR"/>
              </w:rPr>
              <w:lastRenderedPageBreak/>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lastRenderedPageBreak/>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lastRenderedPageBreak/>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lastRenderedPageBreak/>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lastRenderedPageBreak/>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lastRenderedPageBreak/>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lastRenderedPageBreak/>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lastRenderedPageBreak/>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lastRenderedPageBreak/>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lastRenderedPageBreak/>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lastRenderedPageBreak/>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lastRenderedPageBreak/>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lastRenderedPageBreak/>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lastRenderedPageBreak/>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lastRenderedPageBreak/>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lastRenderedPageBreak/>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lastRenderedPageBreak/>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lastRenderedPageBreak/>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lastRenderedPageBreak/>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lastRenderedPageBreak/>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lastRenderedPageBreak/>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lastRenderedPageBreak/>
        <w:t>de modo que a potência a ciclo de trabalho pleno é conhecida. O ciclo de trabalho efetivamente aplicado é gravado a cada leitura de telemetria, conforme o modelo de dados de 3.13.1.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lastRenderedPageBreak/>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lastRenderedPageBreak/>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lastRenderedPageBreak/>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del w:id="30013" w:author="Vitor Oliveira" w:date="2026-10-11T05:00:00Z">
              <w:r>
                <w:rPr>
                  <w:sz w:val="20"/>
                  <w:szCs w:val="20"/>
                </w:rPr>
                <w:delText>Segurança</w:delText>
              </w:r>
            </w:del>
            <w:proofErr w:type="spellEnd"/>
            <w:del w:id="30014" w:author="Vitor Oliveira" w:date="2026-10-11T05:00:00Z">
              <w:r>
                <w:rPr>
                  <w:sz w:val="20"/>
                  <w:szCs w:val="20"/>
                </w:rPr>
                <w:delText xml:space="preserve"> de </w:delText>
              </w:r>
            </w:del>
            <w:proofErr w:type="spellStart"/>
            <w:del w:id="30015" w:author="Vitor Oliveira" w:date="2026-10-11T05:00:00Z">
              <w:r>
                <w:rPr>
                  <w:sz w:val="20"/>
                  <w:szCs w:val="20"/>
                </w:rPr>
                <w:delText>funcionamento</w:delText>
              </w:r>
            </w:del>
            <w:ins w:id="30016" w:author="Vitor Oliveira" w:date="2026-10-11T05:00:00Z">
              <w:r>
                <w:rPr>
                  <w:sz w:val="20"/>
                  <w:szCs w:val="20"/>
                </w:rPr>
                <w:t xml:space="preserve">Segurança operacional (safety)</w:t>
              </w:r>
            </w:ins>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del w:id="30017" w:author="Vitor Oliveira" w:date="2026-10-11T05:00:00Z">
              <w:r>
                <w:rPr>
                  <w:sz w:val="20"/>
                  <w:szCs w:val="20"/>
                </w:rPr>
                <w:delText>Segurança</w:delText>
              </w:r>
            </w:del>
            <w:proofErr w:type="spellEnd"/>
            <w:del w:id="30018" w:author="Vitor Oliveira" w:date="2026-10-11T05:00:00Z">
              <w:r>
                <w:rPr>
                  <w:sz w:val="20"/>
                  <w:szCs w:val="20"/>
                </w:rPr>
                <w:delText xml:space="preserve"> de </w:delText>
              </w:r>
            </w:del>
            <w:proofErr w:type="spellStart"/>
            <w:del w:id="30019" w:author="Vitor Oliveira" w:date="2026-10-11T05:00:00Z">
              <w:r>
                <w:rPr>
                  <w:sz w:val="20"/>
                  <w:szCs w:val="20"/>
                </w:rPr>
                <w:delText>funcionamento</w:delText>
              </w:r>
            </w:del>
            <w:ins w:id="30020" w:author="Vitor Oliveira" w:date="2026-10-11T05:00:00Z">
              <w:r>
                <w:rPr>
                  <w:sz w:val="20"/>
                  <w:szCs w:val="20"/>
                </w:rPr>
                <w:t xml:space="preserve">Segurança operacional (safety)</w:t>
              </w:r>
            </w:ins>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del w:id="30021" w:author="Vitor Oliveira" w:date="2026-10-11T05:00:00Z">
              <w:r>
                <w:rPr>
                  <w:sz w:val="20"/>
                  <w:szCs w:val="20"/>
                </w:rPr>
                <w:delText>Flexibilidade</w:delText>
              </w:r>
            </w:del>
            <w:ins w:id="30022" w:author="Vitor Oliveira" w:date="2026-10-11T05:00:00Z">
              <w:r>
                <w:rPr>
                  <w:sz w:val="20"/>
                  <w:szCs w:val="20"/>
                </w:rPr>
                <w:t xml:space="preserve">Manutenibilidade (modificabilidade)</w:t>
              </w:r>
            </w:ins>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del w:id="30023" w:author="Vitor Oliveira" w:date="2026-10-11T05:00:00Z">
              <w:r>
                <w:rPr>
                  <w:sz w:val="20"/>
                  <w:szCs w:val="20"/>
                </w:rPr>
                <w:delText>Confiabilidade</w:delText>
              </w:r>
            </w:del>
            <w:ins w:id="30024" w:author="Vitor Oliveira" w:date="2026-10-11T05:00:00Z">
              <w:r>
                <w:rPr>
                  <w:sz w:val="20"/>
                  <w:szCs w:val="20"/>
                </w:rPr>
                <w:t xml:space="preserve">Segurança operacional (fail safe)</w:t>
              </w:r>
            </w:ins>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del w:id="30025" w:author="Vitor Oliveira" w:date="2026-10-11T05:00:00Z">
              <w:r>
                <w:rPr>
                  <w:sz w:val="20"/>
                  <w:szCs w:val="20"/>
                </w:rPr>
                <w:delText>Flexibilidade</w:delText>
              </w:r>
            </w:del>
            <w:ins w:id="30026" w:author="Vitor Oliveira" w:date="2026-10-11T05:00:00Z">
              <w:r>
                <w:rPr>
                  <w:sz w:val="20"/>
                  <w:szCs w:val="20"/>
                </w:rPr>
                <w:t xml:space="preserve">Flexibilidade (escalabilidade)</w:t>
              </w:r>
            </w:ins>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lastRenderedPageBreak/>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Registrar a cadeia completa de cada ciclo de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lastRenderedPageBreak/>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383F192E" w14:textId="77777777" w:rsidR="002A414D" w:rsidRPr="00430DB3" w:rsidRDefault="009172FF">
      <w:pPr>
        <w:spacing w:after="120" w:line="360" w:lineRule="auto"/>
        <w:ind w:firstLine="709"/>
        <w:jc w:val="both"/>
        <w:rPr>
          <w:lang w:val="pt-BR"/>
        </w:rPr>
      </w:pPr>
      <w:r>
        <w:rPr>
          <w:lang w:val="pt-BR"/>
        </w:rPr>
        <w:t>{"tipo": "volume", "ocorrido_em": "2026-09-29T01:21:03-03:00", "pessoas_media": 0.3, "periodo_s": 300, "trecho": 20159, "origem": "evento.sh"}</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w:t>
      </w:r>
      <w:r>
        <w:rPr>
          <w:lang w:val="pt-BR"/>
        </w:rPr>
        <w:lastRenderedPageBreak/>
        <w:t>ambiente, a previsão recorreu à persistência e repetiu 0,06. A inferência ativou com grau 0,938 a regra de movimentação observada baixa e prevista baixa, e com grau 0,062 as duas regras que conduzem a uma classe abaixo, o que resultou no degrau 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463C717D" w14:textId="77777777" w:rsidR="002A414D" w:rsidRPr="00430DB3" w:rsidRDefault="009172FF">
      <w:pPr>
        <w:spacing w:after="120" w:line="360" w:lineRule="auto"/>
        <w:ind w:firstLine="709"/>
        <w:jc w:val="both"/>
        <w:rPr>
          <w:lang w:val="pt-BR"/>
        </w:rPr>
      </w:pPr>
      <w:r>
        <w:rPr>
          <w:lang w:val="pt-BR"/>
        </w:rPr>
        <w:t>{"decisao_id": "7d2d3cc6-1b01-4f1d-a6d2-a76723514f02", "nivel": 0.994}</w:t>
      </w:r>
    </w:p>
    <w:p w14:paraId="17DAA27A" w14:textId="77777777" w:rsidR="00372878" w:rsidRPr="00430DB3" w:rsidRDefault="00000000">
      <w:pPr>
        <w:spacing w:after="120" w:line="360" w:lineRule="auto"/>
        <w:ind w:firstLine="709"/>
        <w:jc w:val="both"/>
        <w:rPr>
          <w:lang w:val="pt-BR"/>
        </w:rPr>
      </w:pPr>
      <w:r>
        <w:rPr>
          <w:lang w:val="pt-BR"/>
        </w:rPr>
        <w:t>O exemplo foi registrado antes da arquitetura descrita em 3.5.2, quando o serviço conduzia a rampa e limitava cada comando pela taxa. Foi registrado também antes da troca da série de treino (3.6), com os tercis da série anterior; com a base vigente, os graus de ativação e o degrau seriam outros. Na arquitetura vigente, o comando levaria o nível-alvo de 0,522, a validade do volume e o piso e a taxa da classe, e o nó desceria de 1,000 a 0,522 sob a rampa.</w:t>
      </w:r>
    </w:p>
    <w:p w14:paraId="3997E289" w14:textId="77777777" w:rsidR="002A414D" w:rsidRPr="00430DB3" w:rsidRDefault="009172FF">
      <w:pPr>
        <w:spacing w:after="120" w:line="360" w:lineRule="auto"/>
        <w:ind w:firstLine="709"/>
        <w:jc w:val="both"/>
        <w:rPr>
          <w:lang w:val="pt-BR"/>
        </w:rPr>
      </w:pPr>
      <w:r>
        <w:rPr>
          <w:lang w:val="pt-BR"/>
        </w:rPr>
        <w:t>O nó simulado respondeu com a telemetria:</w:t>
      </w:r>
    </w:p>
    <w:p w14:paraId="12DA6ECD" w14:textId="77777777" w:rsidR="002A414D" w:rsidRPr="00430DB3" w:rsidRDefault="009172FF">
      <w:pPr>
        <w:spacing w:after="120" w:line="360" w:lineRule="auto"/>
        <w:ind w:firstLine="709"/>
        <w:jc w:val="both"/>
        <w:rPr>
          <w:lang w:val="pt-BR"/>
        </w:rPr>
      </w:pPr>
      <w:r>
        <w:rPr>
          <w:lang w:val="pt-BR"/>
        </w:rPr>
        <w:t>{"decisao_id": "7d2d3cc6-1b01-4f1d-a6d2-a76723514f02", "duty": 0.4970, "lux": 10.40}</w:t>
      </w:r>
    </w:p>
    <w:p w14:paraId="60D95775" w14:textId="77777777" w:rsidR="002A414D" w:rsidRPr="00430DB3" w:rsidRDefault="009172FF">
      <w:pPr>
        <w:spacing w:after="120" w:line="360" w:lineRule="auto"/>
        <w:ind w:firstLine="709"/>
        <w:jc w:val="both"/>
        <w:rPr>
          <w:lang w:val="pt-BR"/>
        </w:rPr>
      </w:pPr>
      <w:r>
        <w:rPr>
          <w:lang w:val="pt-BR"/>
        </w:rPr>
        <w:t>A iluminância desse exemplo é sintética, por provir do nó simulado; os valores medidos no nó de bancada são apresentados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lastRenderedPageBreak/>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lastRenderedPageBreak/>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lastRenderedPageBreak/>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lastRenderedPageBreak/>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lastRenderedPageBreak/>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lastRenderedPageBreak/>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lastRenderedPageBreak/>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lastRenderedPageBreak/>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lastRenderedPageBreak/>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lastRenderedPageBreak/>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Quadro 19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O Quadro 20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lastRenderedPageBreak/>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lastRenderedPageBreak/>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lastRenderedPageBreak/>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del w:id="30027" w:author="Vitor Oliveira" w:date="2026-10-11T05:00:00Z">
        <w:r>
          <w:delText xml:space="preserve">DIZON, Excel;</w:delText>
        </w:r>
      </w:del>
      <w:ins w:id="30028" w:author="Vitor Oliveira" w:date="2026-10-11T05:00:00Z">
        <w:r>
          <w:t xml:space="preserve">DIZON, Eisley;</w:t>
        </w:r>
      </w:ins>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rPr>
          <w:ins w:id="30031" w:author="Vitor Oliveira" w:date="2026-10-11T05:00:00Z"/>
        </w:rPr>
      </w:pPr>
      <w:ins w:id="30032" w:author="Vitor Oliveira" w:date="2026-10-11T05:00:00Z">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ins>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del w:id="30029" w:author="Vitor Oliveira" w:date="2026-10-11T05:00:00Z">
        <w:r>
          <w:rPr>
            <w:b/>
            <w:bCs/>
            <w:lang w:val="pt-BR"/>
          </w:rPr>
          <w:delText xml:space="preserve">de 3 de março de 2022</w:delText>
        </w:r>
      </w:del>
      <w:ins w:id="30030" w:author="Vitor Oliveira" w:date="2026-10-11T05:00:00Z">
        <w:r>
          <w:rPr>
            <w:b/>
            <w:bCs/>
            <w:lang w:val="pt-BR"/>
          </w:rPr>
          <w:t xml:space="preserve">de 17 de fevereiro de 2022</w:t>
        </w:r>
      </w:ins>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lastRenderedPageBreak/>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DE95DDD"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lastRenderedPageBreak/>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lastRenderedPageBreak/>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lastRenderedPageBreak/>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lastRenderedPageBreak/>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75FBC46A"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lastRenderedPageBreak/>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lastRenderedPageBreak/>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lastRenderedPageBreak/>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lastRenderedPageBreak/>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python -m modelo.treinar_zurique. Resultado em modelo/resultados/metricas_zurique.json, com a regressão linear e a floresta aleatória. Protocolo 74af352; resultado 0a0164b</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python -m modelo.comparar_modelos. Resultado em modelo/resultados/comparacao_modelos.json. Protocolo b8c0d91; resultado 14f64ed</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lastRenderedPageBreak/>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python -m modelo.sensibilidade_percentil. Resultado em modelo/resultados/sensibilidade_percentil.json. Protocolo a2055e4; resultado 3e50c48</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python -m cenarios.executar --serie, repetido com --reativo e com --degraus; python -m cenarios.aderencia_regimes. Protocolo da arquitetura 9f195d6; resultado bf77548</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sidRPr="00430DB3">
              <w:rPr>
                <w:sz w:val="20"/>
                <w:szCs w:val="20"/>
                <w:lang w:val="pt-BR"/>
              </w:rPr>
              <w:t>Quadro 19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d6e31d0; resultados 9646d4d e 222760b; resultados vigentes em bf77548</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sidRPr="00430DB3">
              <w:rPr>
                <w:sz w:val="20"/>
                <w:szCs w:val="20"/>
                <w:lang w:val="pt-BR"/>
              </w:rPr>
              <w:t>Quadro 19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python -m cenarios.avaliacao_ia.deficit. Versão 222760b; resultados vigentes em bf77548</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sidRPr="00430DB3">
              <w:rPr>
                <w:sz w:val="20"/>
                <w:szCs w:val="20"/>
                <w:lang w:val="pt-BR"/>
              </w:rPr>
              <w:t>Quadro 19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6bef5a1; resultado b9157c0; resultados vigentes em bf77548</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Quadro 20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sidRPr="00430DB3">
              <w:rPr>
                <w:sz w:val="20"/>
                <w:szCs w:val="20"/>
                <w:lang w:val="pt-BR"/>
              </w:rPr>
              <w:t>Quadro 19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 resultados vigentes em bf77548</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python -m bancada.calibrar teto; python -m bancada.calibrar completa --vm --comprimento-cm 6. Registro em bancada/resultados/sessao_113.json. Versão d6243c7</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cae9a11 e 0ec9d77</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Resultado em bancada/resultados/energia_bancada_rampa_20261010.json. Versão cae9a11</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