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pPr>
        <w:spacing w:after="120" w:line="360" w:lineRule="auto"/>
        <w:jc w:val="both"/>
      </w:pPr>
      <w:r>
        <w:rPr>
          <w:lang w:val="pt-BR"/>
        </w:rPr>
        <w:t xml:space="preserve">Na última coluna do Quadro 19, o percentual indica a parcela do resultado gerado pela ferramenta que foi conferida, alterada ou refeita manualmente pelos autores antes de integrar o trabalho, e a descrição que o acompanha indica a forma dessa intervenção: conferência contra o protótipo, os dados ou as fontes, correção, reescrita ou rejeição.</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 xml:space="preserve">Geração dos diagramas de casos de uso, de arquitetura,</w:t>
            </w:r>
            <w:r>
              <w:rPr>
                <w:sz w:val="20"/>
                <w:szCs w:val="20"/>
                <w:lang w:val="pt-BR"/>
              </w:rPr>
              <w:t xml:space="preserve">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8F4E03" w14:paraId="4EC663AD" w14:textId="77777777" w:rsidTr="00101C02">
        <w:trPr>
          <w:ins w:id="30000" w:author="Vitor Oliveira" w:date="2026-10-10T23:30:00Z"/>
        </w:trPr>
        <w:tc>
          <w:tcPr>
            <w:tcW w:w="1693" w:type="dxa"/>
            <w:tcMar>
              <w:top w:w="70" w:type="dxa"/>
              <w:left w:w="90" w:type="dxa"/>
              <w:bottom w:w="70" w:type="dxa"/>
              <w:right w:w="90" w:type="dxa"/>
            </w:tcMar>
          </w:tcPr>
          <w:p w14:paraId="0564C729" w14:textId="77777777" w:rsidR="00E01C3A" w:rsidRDefault="00CC3326">
            <w:pPr>
              <w:rPr>
                <w:ins w:id="30001" w:author="Vitor Oliveira" w:date="2026-10-10T23:30:00Z"/>
              </w:rPr>
            </w:pPr>
            <w:ins w:id="30002" w:author="Vitor Oliveira" w:date="2026-10-10T23:30:00Z">
              <w:r>
                <w:rPr>
                  <w:sz w:val="20"/>
                  <w:szCs w:val="20"/>
                </w:rPr>
                <w:t xml:space="preserve">Claude Opus 5 e Claude Opus 5.5 (Anthropic)</w:t>
              </w:r>
            </w:ins>
          </w:p>
        </w:tc>
        <w:tc>
          <w:tcPr>
            <w:tcW w:w="1435" w:type="dxa"/>
            <w:tcMar>
              <w:top w:w="70" w:type="dxa"/>
              <w:left w:w="90" w:type="dxa"/>
              <w:bottom w:w="70" w:type="dxa"/>
              <w:right w:w="90" w:type="dxa"/>
            </w:tcMar>
          </w:tcPr>
          <w:p w14:paraId="063916A3" w14:textId="77777777" w:rsidR="00E01C3A" w:rsidRPr="00430DB3" w:rsidRDefault="00CC3326">
            <w:pPr>
              <w:rPr>
                <w:ins w:id="30003" w:author="Vitor Oliveira" w:date="2026-10-10T23:30:00Z"/>
              </w:rPr>
            </w:pPr>
            <w:ins w:id="30004" w:author="Vitor Oliveira" w:date="2026-10-10T23:30:00Z">
              <w:r>
                <w:rPr>
                  <w:sz w:val="20"/>
                  <w:szCs w:val="20"/>
                  <w:lang w:val="pt-BR"/>
                </w:rPr>
                <w:t xml:space="preserve">claude-opus-5 e claude-opus-5-5, pela ferramenta Claude Code</w:t>
              </w:r>
            </w:ins>
          </w:p>
        </w:tc>
        <w:tc>
          <w:tcPr>
            <w:tcW w:w="1626" w:type="dxa"/>
            <w:tcMar>
              <w:top w:w="70" w:type="dxa"/>
              <w:left w:w="90" w:type="dxa"/>
              <w:bottom w:w="70" w:type="dxa"/>
              <w:right w:w="90" w:type="dxa"/>
            </w:tcMar>
          </w:tcPr>
          <w:p w14:paraId="57261B2B" w14:textId="77777777" w:rsidR="00E01C3A" w:rsidRPr="00430DB3" w:rsidRDefault="00CC3326">
            <w:pPr>
              <w:rPr>
                <w:ins w:id="30005" w:author="Vitor Oliveira" w:date="2026-10-10T23:30:00Z"/>
              </w:rPr>
            </w:pPr>
            <w:ins w:id="30006" w:author="Vitor Oliveira" w:date="2026-10-10T23:30:00Z">
              <w:r>
                <w:rPr>
                  <w:sz w:val="20"/>
                  <w:szCs w:val="20"/>
                  <w:lang w:val="pt-BR"/>
                </w:rPr>
                <w:t xml:space="preserve">Capítulo 2</w:t>
              </w:r>
            </w:ins>
          </w:p>
        </w:tc>
        <w:tc>
          <w:tcPr>
            <w:tcW w:w="2672" w:type="dxa"/>
            <w:tcMar>
              <w:top w:w="70" w:type="dxa"/>
              <w:left w:w="90" w:type="dxa"/>
              <w:bottom w:w="70" w:type="dxa"/>
              <w:right w:w="90" w:type="dxa"/>
            </w:tcMar>
          </w:tcPr>
          <w:p w14:paraId="6BED240C" w14:textId="77777777" w:rsidR="00E01C3A" w:rsidRPr="00430DB3" w:rsidRDefault="00CC3326">
            <w:pPr>
              <w:rPr>
                <w:ins w:id="30007" w:author="Vitor Oliveira" w:date="2026-10-10T23:30:00Z"/>
              </w:rPr>
            </w:pPr>
            <w:ins w:id="30008" w:author="Vitor Oliveira" w:date="2026-10-10T23:30:00Z">
              <w:r>
                <w:rPr>
                  <w:sz w:val="20"/>
                  <w:szCs w:val="20"/>
                  <w:lang w:val="pt-BR"/>
                </w:rPr>
                <w:t xml:space="preserve">Redação de trechos da revisão bibliográfica a partir de fontes lidas e selecionadas pelos autores</w:t>
              </w:r>
            </w:ins>
          </w:p>
        </w:tc>
        <w:tc>
          <w:tcPr>
            <w:tcW w:w="1645" w:type="dxa"/>
            <w:tcMar>
              <w:top w:w="70" w:type="dxa"/>
              <w:left w:w="90" w:type="dxa"/>
              <w:bottom w:w="70" w:type="dxa"/>
              <w:right w:w="90" w:type="dxa"/>
            </w:tcMar>
          </w:tcPr>
          <w:p w14:paraId="038CE1FD" w14:textId="4247CD4F" w:rsidR="00E01C3A" w:rsidRPr="008F4E03" w:rsidRDefault="008F4E03">
            <w:pPr>
              <w:rPr>
                <w:ins w:id="30009" w:author="Vitor Oliveira" w:date="2026-10-10T23:30:00Z"/>
              </w:rPr>
            </w:pPr>
            <w:ins w:id="30010" w:author="Vitor Oliveira" w:date="2026-10-10T23:30:00Z">
              <w:r>
                <w:rPr>
                  <w:sz w:val="20"/>
                  <w:szCs w:val="20"/>
                  <w:lang w:val="pt-BR"/>
                </w:rPr>
                <w:t xml:space="preserve"/>
              </w:r>
            </w:ins>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 xml:space="preserve">100% —</w:t>
            </w:r>
            <w:r w:rsidRPr="007D5100">
              <w:rPr>
                <w:sz w:val="20"/>
                <w:szCs w:val="20"/>
                <w:lang w:val="pt-BR"/>
              </w:rPr>
              <w:t xml:space="preserve">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r w:rsidR="00E01C3A" w:rsidRPr="008F4E03" w14:paraId="4EC663AD" w14:textId="77777777" w:rsidTr="00101C02">
        <w:trPr>
          <w:ins w:id="30011" w:author="Vitor Oliveira" w:date="2026-10-10T23:30:00Z"/>
        </w:trPr>
        <w:tc>
          <w:tcPr>
            <w:tcW w:w="1693" w:type="dxa"/>
            <w:tcMar>
              <w:top w:w="70" w:type="dxa"/>
              <w:left w:w="90" w:type="dxa"/>
              <w:bottom w:w="70" w:type="dxa"/>
              <w:right w:w="90" w:type="dxa"/>
            </w:tcMar>
          </w:tcPr>
          <w:p w14:paraId="0564C729" w14:textId="77777777" w:rsidR="00E01C3A" w:rsidRDefault="00CC3326">
            <w:pPr>
              <w:rPr>
                <w:ins w:id="30012" w:author="Vitor Oliveira" w:date="2026-10-10T23:30:00Z"/>
              </w:rPr>
            </w:pPr>
            <w:ins w:id="30013" w:author="Vitor Oliveira" w:date="2026-10-10T23:30:00Z">
              <w:r>
                <w:rPr>
                  <w:sz w:val="20"/>
                  <w:szCs w:val="20"/>
                </w:rPr>
                <w:t xml:space="preserve">Claude Opus 5 e Claude Opus 5.5 (Anthropic)</w:t>
              </w:r>
            </w:ins>
          </w:p>
        </w:tc>
        <w:tc>
          <w:tcPr>
            <w:tcW w:w="1435" w:type="dxa"/>
            <w:tcMar>
              <w:top w:w="70" w:type="dxa"/>
              <w:left w:w="90" w:type="dxa"/>
              <w:bottom w:w="70" w:type="dxa"/>
              <w:right w:w="90" w:type="dxa"/>
            </w:tcMar>
          </w:tcPr>
          <w:p w14:paraId="063916A3" w14:textId="77777777" w:rsidR="00E01C3A" w:rsidRPr="00430DB3" w:rsidRDefault="00CC3326">
            <w:pPr>
              <w:rPr>
                <w:ins w:id="30014" w:author="Vitor Oliveira" w:date="2026-10-10T23:30:00Z"/>
              </w:rPr>
            </w:pPr>
            <w:ins w:id="30015" w:author="Vitor Oliveira" w:date="2026-10-10T23:30:00Z">
              <w:r>
                <w:rPr>
                  <w:sz w:val="20"/>
                  <w:szCs w:val="20"/>
                  <w:lang w:val="pt-BR"/>
                </w:rPr>
                <w:t xml:space="preserve">claude-opus-5 e claude-opus-5-5, pela ferramenta Claude Code</w:t>
              </w:r>
            </w:ins>
          </w:p>
        </w:tc>
        <w:tc>
          <w:tcPr>
            <w:tcW w:w="1626" w:type="dxa"/>
            <w:tcMar>
              <w:top w:w="70" w:type="dxa"/>
              <w:left w:w="90" w:type="dxa"/>
              <w:bottom w:w="70" w:type="dxa"/>
              <w:right w:w="90" w:type="dxa"/>
            </w:tcMar>
          </w:tcPr>
          <w:p w14:paraId="57261B2B" w14:textId="77777777" w:rsidR="00E01C3A" w:rsidRPr="00430DB3" w:rsidRDefault="00CC3326">
            <w:pPr>
              <w:rPr>
                <w:ins w:id="30016" w:author="Vitor Oliveira" w:date="2026-10-10T23:30:00Z"/>
              </w:rPr>
            </w:pPr>
            <w:ins w:id="30017" w:author="Vitor Oliveira" w:date="2026-10-10T23:30:00Z">
              <w:r>
                <w:rPr>
                  <w:sz w:val="20"/>
                  <w:szCs w:val="20"/>
                  <w:lang w:val="pt-BR"/>
                </w:rPr>
                <w:t xml:space="preserve">3.12.1, 3.12.2, 3.12.5 e 3.12.8</w:t>
              </w:r>
            </w:ins>
          </w:p>
        </w:tc>
        <w:tc>
          <w:tcPr>
            <w:tcW w:w="2672" w:type="dxa"/>
            <w:tcMar>
              <w:top w:w="70" w:type="dxa"/>
              <w:left w:w="90" w:type="dxa"/>
              <w:bottom w:w="70" w:type="dxa"/>
              <w:right w:w="90" w:type="dxa"/>
            </w:tcMar>
          </w:tcPr>
          <w:p w14:paraId="6BED240C" w14:textId="77777777" w:rsidR="00E01C3A" w:rsidRPr="00430DB3" w:rsidRDefault="00CC3326">
            <w:pPr>
              <w:rPr>
                <w:ins w:id="30018" w:author="Vitor Oliveira" w:date="2026-10-10T23:30:00Z"/>
              </w:rPr>
            </w:pPr>
            <w:ins w:id="30019" w:author="Vitor Oliveira" w:date="2026-10-10T23:30:00Z">
              <w:r>
                <w:rPr>
                  <w:sz w:val="20"/>
                  <w:szCs w:val="20"/>
                  <w:lang w:val="pt-BR"/>
                </w:rPr>
                <w:t xml:space="preserve">Redação a partir de informações fornecidas pelos autores: partes interessadas, processo e divisão do trabalho, casos de uso e cronograma pelo histórico de versões do repositório</w:t>
              </w:r>
            </w:ins>
          </w:p>
        </w:tc>
        <w:tc>
          <w:tcPr>
            <w:tcW w:w="1645" w:type="dxa"/>
            <w:tcMar>
              <w:top w:w="70" w:type="dxa"/>
              <w:left w:w="90" w:type="dxa"/>
              <w:bottom w:w="70" w:type="dxa"/>
              <w:right w:w="90" w:type="dxa"/>
            </w:tcMar>
          </w:tcPr>
          <w:p w14:paraId="038CE1FD" w14:textId="4247CD4F" w:rsidR="00E01C3A" w:rsidRPr="008F4E03" w:rsidRDefault="008F4E03">
            <w:pPr>
              <w:rPr>
                <w:ins w:id="30020" w:author="Vitor Oliveira" w:date="2026-10-10T23:30:00Z"/>
              </w:rPr>
            </w:pPr>
            <w:ins w:id="30021" w:author="Vitor Oliveira" w:date="2026-10-10T23:30:00Z">
              <w:r>
                <w:rPr>
                  <w:sz w:val="20"/>
                  <w:szCs w:val="20"/>
                  <w:lang w:val="pt-BR"/>
                </w:rPr>
                <w:t xml:space="preserve"/>
              </w:r>
            </w:ins>
          </w:p>
        </w:tc>
      </w:tr>
      <w:tr w:rsidR="00E01C3A" w:rsidRPr="008F4E03" w14:paraId="4EC663AD" w14:textId="77777777" w:rsidTr="00101C02">
        <w:trPr>
          <w:ins w:id="30022" w:author="Vitor Oliveira" w:date="2026-10-10T23:30:00Z"/>
        </w:trPr>
        <w:tc>
          <w:tcPr>
            <w:tcW w:w="1693" w:type="dxa"/>
            <w:tcMar>
              <w:top w:w="70" w:type="dxa"/>
              <w:left w:w="90" w:type="dxa"/>
              <w:bottom w:w="70" w:type="dxa"/>
              <w:right w:w="90" w:type="dxa"/>
            </w:tcMar>
          </w:tcPr>
          <w:p w14:paraId="0564C729" w14:textId="77777777" w:rsidR="00E01C3A" w:rsidRDefault="00CC3326">
            <w:pPr>
              <w:rPr>
                <w:ins w:id="30023" w:author="Vitor Oliveira" w:date="2026-10-10T23:30:00Z"/>
              </w:rPr>
            </w:pPr>
            <w:ins w:id="30024" w:author="Vitor Oliveira" w:date="2026-10-10T23:30:00Z">
              <w:r>
                <w:rPr>
                  <w:sz w:val="20"/>
                  <w:szCs w:val="20"/>
                </w:rPr>
                <w:t xml:space="preserve">Claude Opus 5 e Claude Opus 5.5 (Anthropic)</w:t>
              </w:r>
            </w:ins>
          </w:p>
        </w:tc>
        <w:tc>
          <w:tcPr>
            <w:tcW w:w="1435" w:type="dxa"/>
            <w:tcMar>
              <w:top w:w="70" w:type="dxa"/>
              <w:left w:w="90" w:type="dxa"/>
              <w:bottom w:w="70" w:type="dxa"/>
              <w:right w:w="90" w:type="dxa"/>
            </w:tcMar>
          </w:tcPr>
          <w:p w14:paraId="063916A3" w14:textId="77777777" w:rsidR="00E01C3A" w:rsidRPr="00430DB3" w:rsidRDefault="00CC3326">
            <w:pPr>
              <w:rPr>
                <w:ins w:id="30025" w:author="Vitor Oliveira" w:date="2026-10-10T23:30:00Z"/>
              </w:rPr>
            </w:pPr>
            <w:ins w:id="30026" w:author="Vitor Oliveira" w:date="2026-10-10T23:30:00Z">
              <w:r>
                <w:rPr>
                  <w:sz w:val="20"/>
                  <w:szCs w:val="20"/>
                  <w:lang w:val="pt-BR"/>
                </w:rPr>
                <w:t xml:space="preserve">claude-opus-5 e claude-opus-5-5, pela ferramenta Claude Code</w:t>
              </w:r>
            </w:ins>
          </w:p>
        </w:tc>
        <w:tc>
          <w:tcPr>
            <w:tcW w:w="1626" w:type="dxa"/>
            <w:tcMar>
              <w:top w:w="70" w:type="dxa"/>
              <w:left w:w="90" w:type="dxa"/>
              <w:bottom w:w="70" w:type="dxa"/>
              <w:right w:w="90" w:type="dxa"/>
            </w:tcMar>
          </w:tcPr>
          <w:p w14:paraId="57261B2B" w14:textId="77777777" w:rsidR="00E01C3A" w:rsidRPr="00430DB3" w:rsidRDefault="00CC3326">
            <w:pPr>
              <w:rPr>
                <w:ins w:id="30027" w:author="Vitor Oliveira" w:date="2026-10-10T23:30:00Z"/>
              </w:rPr>
            </w:pPr>
            <w:ins w:id="30028" w:author="Vitor Oliveira" w:date="2026-10-10T23:30:00Z">
              <w:r>
                <w:rPr>
                  <w:sz w:val="20"/>
                  <w:szCs w:val="20"/>
                  <w:lang w:val="pt-BR"/>
                </w:rPr>
                <w:t xml:space="preserve">3.12.6.4 e Apêndice D</w:t>
              </w:r>
            </w:ins>
          </w:p>
        </w:tc>
        <w:tc>
          <w:tcPr>
            <w:tcW w:w="2672" w:type="dxa"/>
            <w:tcMar>
              <w:top w:w="70" w:type="dxa"/>
              <w:left w:w="90" w:type="dxa"/>
              <w:bottom w:w="70" w:type="dxa"/>
              <w:right w:w="90" w:type="dxa"/>
            </w:tcMar>
          </w:tcPr>
          <w:p w14:paraId="6BED240C" w14:textId="77777777" w:rsidR="00E01C3A" w:rsidRPr="00430DB3" w:rsidRDefault="00CC3326">
            <w:pPr>
              <w:rPr>
                <w:ins w:id="30029" w:author="Vitor Oliveira" w:date="2026-10-10T23:30:00Z"/>
              </w:rPr>
            </w:pPr>
            <w:ins w:id="30030" w:author="Vitor Oliveira" w:date="2026-10-10T23:30:00Z">
              <w:r>
                <w:rPr>
                  <w:sz w:val="20"/>
                  <w:szCs w:val="20"/>
                  <w:lang w:val="pt-BR"/>
                </w:rPr>
                <w:t xml:space="preserve">Proposta de arquitetura de referência e estimativa de custo elaboradas com a ferramenta, revisadas e aprovadas pelos autores; preços conferidos na fonte oficial do provedor</w:t>
              </w:r>
            </w:ins>
          </w:p>
        </w:tc>
        <w:tc>
          <w:tcPr>
            <w:tcW w:w="1645" w:type="dxa"/>
            <w:tcMar>
              <w:top w:w="70" w:type="dxa"/>
              <w:left w:w="90" w:type="dxa"/>
              <w:bottom w:w="70" w:type="dxa"/>
              <w:right w:w="90" w:type="dxa"/>
            </w:tcMar>
          </w:tcPr>
          <w:p w14:paraId="038CE1FD" w14:textId="4247CD4F" w:rsidR="00E01C3A" w:rsidRPr="008F4E03" w:rsidRDefault="008F4E03">
            <w:pPr>
              <w:rPr>
                <w:ins w:id="30031" w:author="Vitor Oliveira" w:date="2026-10-10T23:30:00Z"/>
              </w:rPr>
            </w:pPr>
            <w:ins w:id="30032" w:author="Vitor Oliveira" w:date="2026-10-10T23:30:00Z">
              <w:r>
                <w:rPr>
                  <w:sz w:val="20"/>
                  <w:szCs w:val="20"/>
                  <w:lang w:val="pt-BR"/>
                </w:rPr>
                <w:t xml:space="preserve"/>
              </w:r>
            </w:ins>
          </w:p>
        </w:tc>
      </w:tr>
      <w:tr w:rsidR="00E01C3A" w:rsidRPr="008F4E03" w14:paraId="4EC663AD" w14:textId="77777777" w:rsidTr="00101C02">
        <w:trPr>
          <w:ins w:id="30033" w:author="Vitor Oliveira" w:date="2026-10-10T23:30:00Z"/>
        </w:trPr>
        <w:tc>
          <w:tcPr>
            <w:tcW w:w="1693" w:type="dxa"/>
            <w:tcMar>
              <w:top w:w="70" w:type="dxa"/>
              <w:left w:w="90" w:type="dxa"/>
              <w:bottom w:w="70" w:type="dxa"/>
              <w:right w:w="90" w:type="dxa"/>
            </w:tcMar>
          </w:tcPr>
          <w:p w14:paraId="0564C729" w14:textId="77777777" w:rsidR="00E01C3A" w:rsidRDefault="00CC3326">
            <w:pPr>
              <w:rPr>
                <w:ins w:id="30034" w:author="Vitor Oliveira" w:date="2026-10-10T23:30:00Z"/>
              </w:rPr>
            </w:pPr>
            <w:ins w:id="30035" w:author="Vitor Oliveira" w:date="2026-10-10T23:30:00Z">
              <w:r>
                <w:rPr>
                  <w:sz w:val="20"/>
                  <w:szCs w:val="20"/>
                </w:rPr>
                <w:t xml:space="preserve">Claude Opus 5 e Claude Opus 5.5 (Anthropic)</w:t>
              </w:r>
            </w:ins>
          </w:p>
        </w:tc>
        <w:tc>
          <w:tcPr>
            <w:tcW w:w="1435" w:type="dxa"/>
            <w:tcMar>
              <w:top w:w="70" w:type="dxa"/>
              <w:left w:w="90" w:type="dxa"/>
              <w:bottom w:w="70" w:type="dxa"/>
              <w:right w:w="90" w:type="dxa"/>
            </w:tcMar>
          </w:tcPr>
          <w:p w14:paraId="063916A3" w14:textId="77777777" w:rsidR="00E01C3A" w:rsidRPr="00430DB3" w:rsidRDefault="00CC3326">
            <w:pPr>
              <w:rPr>
                <w:ins w:id="30036" w:author="Vitor Oliveira" w:date="2026-10-10T23:30:00Z"/>
              </w:rPr>
            </w:pPr>
            <w:ins w:id="30037" w:author="Vitor Oliveira" w:date="2026-10-10T23:30:00Z">
              <w:r>
                <w:rPr>
                  <w:sz w:val="20"/>
                  <w:szCs w:val="20"/>
                  <w:lang w:val="pt-BR"/>
                </w:rPr>
                <w:t xml:space="preserve">claude-opus-5 e claude-opus-5-5, pela ferramenta Claude Code</w:t>
              </w:r>
            </w:ins>
          </w:p>
        </w:tc>
        <w:tc>
          <w:tcPr>
            <w:tcW w:w="1626" w:type="dxa"/>
            <w:tcMar>
              <w:top w:w="70" w:type="dxa"/>
              <w:left w:w="90" w:type="dxa"/>
              <w:bottom w:w="70" w:type="dxa"/>
              <w:right w:w="90" w:type="dxa"/>
            </w:tcMar>
          </w:tcPr>
          <w:p w14:paraId="57261B2B" w14:textId="77777777" w:rsidR="00E01C3A" w:rsidRPr="00430DB3" w:rsidRDefault="00CC3326">
            <w:pPr>
              <w:rPr>
                <w:ins w:id="30038" w:author="Vitor Oliveira" w:date="2026-10-10T23:30:00Z"/>
              </w:rPr>
            </w:pPr>
            <w:ins w:id="30039" w:author="Vitor Oliveira" w:date="2026-10-10T23:30:00Z">
              <w:r>
                <w:rPr>
                  <w:sz w:val="20"/>
                  <w:szCs w:val="20"/>
                  <w:lang w:val="pt-BR"/>
                </w:rPr>
                <w:t xml:space="preserve">5.1, 5.2, 5.4 e abertura do Capítulo 6</w:t>
              </w:r>
            </w:ins>
          </w:p>
        </w:tc>
        <w:tc>
          <w:tcPr>
            <w:tcW w:w="2672" w:type="dxa"/>
            <w:tcMar>
              <w:top w:w="70" w:type="dxa"/>
              <w:left w:w="90" w:type="dxa"/>
              <w:bottom w:w="70" w:type="dxa"/>
              <w:right w:w="90" w:type="dxa"/>
            </w:tcMar>
          </w:tcPr>
          <w:p w14:paraId="6BED240C" w14:textId="77777777" w:rsidR="00E01C3A" w:rsidRPr="00430DB3" w:rsidRDefault="00CC3326">
            <w:pPr>
              <w:rPr>
                <w:ins w:id="30040" w:author="Vitor Oliveira" w:date="2026-10-10T23:30:00Z"/>
              </w:rPr>
            </w:pPr>
            <w:ins w:id="30041" w:author="Vitor Oliveira" w:date="2026-10-10T23:30:00Z">
              <w:r>
                <w:rPr>
                  <w:sz w:val="20"/>
                  <w:szCs w:val="20"/>
                  <w:lang w:val="pt-BR"/>
                </w:rPr>
                <w:t xml:space="preserve">Redação a partir de roteiro, interpretações e conclusões definidos pelos autores, inclusive a aceitação ou rejeição de cada hipótese; texto conferido e reescrito por eles</w:t>
              </w:r>
            </w:ins>
          </w:p>
        </w:tc>
        <w:tc>
          <w:tcPr>
            <w:tcW w:w="1645" w:type="dxa"/>
            <w:tcMar>
              <w:top w:w="70" w:type="dxa"/>
              <w:left w:w="90" w:type="dxa"/>
              <w:bottom w:w="70" w:type="dxa"/>
              <w:right w:w="90" w:type="dxa"/>
            </w:tcMar>
          </w:tcPr>
          <w:p w14:paraId="038CE1FD" w14:textId="4247CD4F" w:rsidR="00E01C3A" w:rsidRPr="008F4E03" w:rsidRDefault="008F4E03">
            <w:pPr>
              <w:rPr>
                <w:ins w:id="30042" w:author="Vitor Oliveira" w:date="2026-10-10T23:30:00Z"/>
              </w:rPr>
            </w:pPr>
            <w:ins w:id="30043" w:author="Vitor Oliveira" w:date="2026-10-10T23:30:00Z">
              <w:r>
                <w:rPr>
                  <w:sz w:val="20"/>
                  <w:szCs w:val="20"/>
                  <w:lang w:val="pt-BR"/>
                </w:rPr>
                <w:t xml:space="preserve"/>
              </w:r>
            </w:ins>
          </w:p>
        </w:tc>
      </w:tr>
      <w:tr w:rsidR="00E01C3A" w:rsidRPr="008F4E03" w14:paraId="4EC663AD" w14:textId="77777777" w:rsidTr="00101C02">
        <w:trPr>
          <w:ins w:id="30044" w:author="Vitor Oliveira" w:date="2026-10-10T23:30:00Z"/>
        </w:trPr>
        <w:tc>
          <w:tcPr>
            <w:tcW w:w="1693" w:type="dxa"/>
            <w:tcMar>
              <w:top w:w="70" w:type="dxa"/>
              <w:left w:w="90" w:type="dxa"/>
              <w:bottom w:w="70" w:type="dxa"/>
              <w:right w:w="90" w:type="dxa"/>
            </w:tcMar>
          </w:tcPr>
          <w:p w14:paraId="0564C729" w14:textId="77777777" w:rsidR="00E01C3A" w:rsidRDefault="00CC3326">
            <w:pPr>
              <w:rPr>
                <w:ins w:id="30045" w:author="Vitor Oliveira" w:date="2026-10-10T23:30:00Z"/>
              </w:rPr>
            </w:pPr>
            <w:ins w:id="30046" w:author="Vitor Oliveira" w:date="2026-10-10T23:30:00Z">
              <w:r>
                <w:rPr>
                  <w:sz w:val="20"/>
                  <w:szCs w:val="20"/>
                </w:rPr>
                <w:t xml:space="preserve">Claude Opus 5 e Claude Opus 5.5 (Anthropic)</w:t>
              </w:r>
            </w:ins>
          </w:p>
        </w:tc>
        <w:tc>
          <w:tcPr>
            <w:tcW w:w="1435" w:type="dxa"/>
            <w:tcMar>
              <w:top w:w="70" w:type="dxa"/>
              <w:left w:w="90" w:type="dxa"/>
              <w:bottom w:w="70" w:type="dxa"/>
              <w:right w:w="90" w:type="dxa"/>
            </w:tcMar>
          </w:tcPr>
          <w:p w14:paraId="063916A3" w14:textId="77777777" w:rsidR="00E01C3A" w:rsidRPr="00430DB3" w:rsidRDefault="00CC3326">
            <w:pPr>
              <w:rPr>
                <w:ins w:id="30047" w:author="Vitor Oliveira" w:date="2026-10-10T23:30:00Z"/>
              </w:rPr>
            </w:pPr>
            <w:ins w:id="30048" w:author="Vitor Oliveira" w:date="2026-10-10T23:30:00Z">
              <w:r>
                <w:rPr>
                  <w:sz w:val="20"/>
                  <w:szCs w:val="20"/>
                  <w:lang w:val="pt-BR"/>
                </w:rPr>
                <w:t xml:space="preserve">claude-opus-5 e claude-opus-5-5, pela ferramenta Claude Code</w:t>
              </w:r>
            </w:ins>
          </w:p>
        </w:tc>
        <w:tc>
          <w:tcPr>
            <w:tcW w:w="1626" w:type="dxa"/>
            <w:tcMar>
              <w:top w:w="70" w:type="dxa"/>
              <w:left w:w="90" w:type="dxa"/>
              <w:bottom w:w="70" w:type="dxa"/>
              <w:right w:w="90" w:type="dxa"/>
            </w:tcMar>
          </w:tcPr>
          <w:p w14:paraId="57261B2B" w14:textId="77777777" w:rsidR="00E01C3A" w:rsidRPr="00430DB3" w:rsidRDefault="00CC3326">
            <w:pPr>
              <w:rPr>
                <w:ins w:id="30049" w:author="Vitor Oliveira" w:date="2026-10-10T23:30:00Z"/>
              </w:rPr>
            </w:pPr>
            <w:ins w:id="30050" w:author="Vitor Oliveira" w:date="2026-10-10T23:30:00Z">
              <w:r>
                <w:rPr>
                  <w:sz w:val="20"/>
                  <w:szCs w:val="20"/>
                  <w:lang w:val="pt-BR"/>
                </w:rPr>
                <w:t xml:space="preserve">Resumo e Abstract</w:t>
              </w:r>
            </w:ins>
          </w:p>
        </w:tc>
        <w:tc>
          <w:tcPr>
            <w:tcW w:w="2672" w:type="dxa"/>
            <w:tcMar>
              <w:top w:w="70" w:type="dxa"/>
              <w:left w:w="90" w:type="dxa"/>
              <w:bottom w:w="70" w:type="dxa"/>
              <w:right w:w="90" w:type="dxa"/>
            </w:tcMar>
          </w:tcPr>
          <w:p w14:paraId="6BED240C" w14:textId="77777777" w:rsidR="00E01C3A" w:rsidRPr="00430DB3" w:rsidRDefault="00CC3326">
            <w:pPr>
              <w:rPr>
                <w:ins w:id="30051" w:author="Vitor Oliveira" w:date="2026-10-10T23:30:00Z"/>
              </w:rPr>
            </w:pPr>
            <w:ins w:id="30052" w:author="Vitor Oliveira" w:date="2026-10-10T23:30:00Z">
              <w:r>
                <w:rPr>
                  <w:sz w:val="20"/>
                  <w:szCs w:val="20"/>
                  <w:lang w:val="pt-BR"/>
                </w:rPr>
                <w:t xml:space="preserve">Síntese do texto dos autores e versão em inglês, conferida contra o texto em português</w:t>
              </w:r>
            </w:ins>
          </w:p>
        </w:tc>
        <w:tc>
          <w:tcPr>
            <w:tcW w:w="1645" w:type="dxa"/>
            <w:tcMar>
              <w:top w:w="70" w:type="dxa"/>
              <w:left w:w="90" w:type="dxa"/>
              <w:bottom w:w="70" w:type="dxa"/>
              <w:right w:w="90" w:type="dxa"/>
            </w:tcMar>
          </w:tcPr>
          <w:p w14:paraId="038CE1FD" w14:textId="4247CD4F" w:rsidR="00E01C3A" w:rsidRPr="008F4E03" w:rsidRDefault="008F4E03">
            <w:pPr>
              <w:rPr>
                <w:ins w:id="30053" w:author="Vitor Oliveira" w:date="2026-10-10T23:30:00Z"/>
              </w:rPr>
            </w:pPr>
            <w:ins w:id="30054" w:author="Vitor Oliveira" w:date="2026-10-10T23:30:00Z">
              <w:r>
                <w:rPr>
                  <w:sz w:val="20"/>
                  <w:szCs w:val="20"/>
                  <w:lang w:val="pt-BR"/>
                </w:rPr>
                <w:t xml:space="preserve"/>
              </w:r>
            </w:ins>
          </w:p>
        </w:tc>
      </w:tr>
      <w:tr w:rsidR="00E01C3A" w:rsidRPr="008F4E03" w14:paraId="4EC663AD" w14:textId="77777777" w:rsidTr="00101C02">
        <w:trPr>
          <w:ins w:id="30055" w:author="Vitor Oliveira" w:date="2026-10-10T23:30:00Z"/>
        </w:trPr>
        <w:tc>
          <w:tcPr>
            <w:tcW w:w="1693" w:type="dxa"/>
            <w:tcMar>
              <w:top w:w="70" w:type="dxa"/>
              <w:left w:w="90" w:type="dxa"/>
              <w:bottom w:w="70" w:type="dxa"/>
              <w:right w:w="90" w:type="dxa"/>
            </w:tcMar>
          </w:tcPr>
          <w:p w14:paraId="0564C729" w14:textId="77777777" w:rsidR="00E01C3A" w:rsidRDefault="00CC3326">
            <w:pPr>
              <w:rPr>
                <w:ins w:id="30056" w:author="Vitor Oliveira" w:date="2026-10-10T23:30:00Z"/>
              </w:rPr>
            </w:pPr>
            <w:ins w:id="30057" w:author="Vitor Oliveira" w:date="2026-10-10T23:30:00Z">
              <w:r>
                <w:rPr>
                  <w:sz w:val="20"/>
                  <w:szCs w:val="20"/>
                </w:rPr>
                <w:t xml:space="preserve">Claude Opus 5 e Claude Opus 5.5 (Anthropic)</w:t>
              </w:r>
            </w:ins>
          </w:p>
        </w:tc>
        <w:tc>
          <w:tcPr>
            <w:tcW w:w="1435" w:type="dxa"/>
            <w:tcMar>
              <w:top w:w="70" w:type="dxa"/>
              <w:left w:w="90" w:type="dxa"/>
              <w:bottom w:w="70" w:type="dxa"/>
              <w:right w:w="90" w:type="dxa"/>
            </w:tcMar>
          </w:tcPr>
          <w:p w14:paraId="063916A3" w14:textId="77777777" w:rsidR="00E01C3A" w:rsidRPr="00430DB3" w:rsidRDefault="00CC3326">
            <w:pPr>
              <w:rPr>
                <w:ins w:id="30058" w:author="Vitor Oliveira" w:date="2026-10-10T23:30:00Z"/>
              </w:rPr>
            </w:pPr>
            <w:ins w:id="30059" w:author="Vitor Oliveira" w:date="2026-10-10T23:30:00Z">
              <w:r>
                <w:rPr>
                  <w:sz w:val="20"/>
                  <w:szCs w:val="20"/>
                  <w:lang w:val="pt-BR"/>
                </w:rPr>
                <w:t xml:space="preserve">claude-opus-5 e claude-opus-5-5, pela ferramenta Claude Code</w:t>
              </w:r>
            </w:ins>
          </w:p>
        </w:tc>
        <w:tc>
          <w:tcPr>
            <w:tcW w:w="1626" w:type="dxa"/>
            <w:tcMar>
              <w:top w:w="70" w:type="dxa"/>
              <w:left w:w="90" w:type="dxa"/>
              <w:bottom w:w="70" w:type="dxa"/>
              <w:right w:w="90" w:type="dxa"/>
            </w:tcMar>
          </w:tcPr>
          <w:p w14:paraId="57261B2B" w14:textId="77777777" w:rsidR="00E01C3A" w:rsidRPr="00430DB3" w:rsidRDefault="00CC3326">
            <w:pPr>
              <w:rPr>
                <w:ins w:id="30060" w:author="Vitor Oliveira" w:date="2026-10-10T23:30:00Z"/>
              </w:rPr>
            </w:pPr>
            <w:ins w:id="30061" w:author="Vitor Oliveira" w:date="2026-10-10T23:30:00Z">
              <w:r>
                <w:rPr>
                  <w:sz w:val="20"/>
                  <w:szCs w:val="20"/>
                  <w:lang w:val="pt-BR"/>
                </w:rPr>
                <w:t xml:space="preserve">Figuras 1, 2, 6, 7, 8, 9 e 11</w:t>
              </w:r>
            </w:ins>
          </w:p>
        </w:tc>
        <w:tc>
          <w:tcPr>
            <w:tcW w:w="2672" w:type="dxa"/>
            <w:tcMar>
              <w:top w:w="70" w:type="dxa"/>
              <w:left w:w="90" w:type="dxa"/>
              <w:bottom w:w="70" w:type="dxa"/>
              <w:right w:w="90" w:type="dxa"/>
            </w:tcMar>
          </w:tcPr>
          <w:p w14:paraId="6BED240C" w14:textId="77777777" w:rsidR="00E01C3A" w:rsidRPr="00430DB3" w:rsidRDefault="00CC3326">
            <w:pPr>
              <w:rPr>
                <w:ins w:id="30062" w:author="Vitor Oliveira" w:date="2026-10-10T23:30:00Z"/>
              </w:rPr>
            </w:pPr>
            <w:ins w:id="30063" w:author="Vitor Oliveira" w:date="2026-10-10T23:30:00Z">
              <w:r>
                <w:rPr>
                  <w:sz w:val="20"/>
                  <w:szCs w:val="20"/>
                  <w:lang w:val="pt-BR"/>
                </w:rPr>
                <w:t xml:space="preserve">Marcações numeradas sobre fotografias feitas pelos autores e capturas de tela do painel do protótipo</w:t>
              </w:r>
            </w:ins>
          </w:p>
        </w:tc>
        <w:tc>
          <w:tcPr>
            <w:tcW w:w="1645" w:type="dxa"/>
            <w:tcMar>
              <w:top w:w="70" w:type="dxa"/>
              <w:left w:w="90" w:type="dxa"/>
              <w:bottom w:w="70" w:type="dxa"/>
              <w:right w:w="90" w:type="dxa"/>
            </w:tcMar>
          </w:tcPr>
          <w:p w14:paraId="038CE1FD" w14:textId="4247CD4F" w:rsidR="00E01C3A" w:rsidRPr="008F4E03" w:rsidRDefault="008F4E03">
            <w:pPr>
              <w:rPr>
                <w:ins w:id="30064" w:author="Vitor Oliveira" w:date="2026-10-10T23:30:00Z"/>
              </w:rPr>
            </w:pPr>
            <w:ins w:id="30065" w:author="Vitor Oliveira" w:date="2026-10-10T23:30:00Z">
              <w:r>
                <w:rPr>
                  <w:sz w:val="20"/>
                  <w:szCs w:val="20"/>
                  <w:lang w:val="pt-BR"/>
                </w:rPr>
                <w:t xml:space="preserve"/>
              </w:r>
            </w:ins>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w:t>
      </w:r>
      <w:r>
        <w:rPr>
          <w:lang w:val="pt-BR"/>
        </w:rPr>
        <w:t xml:space="preserve">13/09/2026 a 10/10/2026.</w:t>
      </w:r>
      <w:r>
        <w:rPr>
          <w:lang w:val="pt-BR"/>
        </w:rPr>
        <w:t xml:space="preserve">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