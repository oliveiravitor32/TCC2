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F90F" w14:textId="77777777" w:rsidR="006B1E66" w:rsidRPr="000F5B8B" w:rsidRDefault="00000000">
      <w:pPr>
        <w:spacing w:line="360" w:lineRule="auto"/>
        <w:jc w:val="center"/>
        <w:rPr>
          <w:lang w:val="pt-BR"/>
        </w:rPr>
      </w:pPr>
      <w:r>
        <w:rPr>
          <w:b/>
          <w:bCs/>
          <w:lang w:val="pt-BR"/>
        </w:rPr>
        <w:t>UNIVERSIDADE PAULISTA – UNIP</w:t>
      </w:r>
    </w:p>
    <w:p w14:paraId="3CFA793C" w14:textId="77777777" w:rsidR="006B1E66" w:rsidRPr="000F5B8B" w:rsidRDefault="00000000">
      <w:pPr>
        <w:spacing w:line="360" w:lineRule="auto"/>
        <w:jc w:val="center"/>
        <w:rPr>
          <w:lang w:val="pt-BR"/>
        </w:rPr>
      </w:pPr>
      <w:r>
        <w:rPr>
          <w:b/>
          <w:bCs/>
          <w:lang w:val="pt-BR"/>
        </w:rPr>
        <w:t>CIÊNCIA DA COMPUTAÇÃO – 8º SEMESTRE</w:t>
      </w:r>
    </w:p>
    <w:p w14:paraId="7009C2E5" w14:textId="77777777" w:rsidR="006B1E66" w:rsidRPr="000F5B8B" w:rsidRDefault="006B1E66">
      <w:pPr>
        <w:spacing w:line="360" w:lineRule="auto"/>
        <w:rPr>
          <w:lang w:val="pt-BR"/>
        </w:rPr>
      </w:pPr>
    </w:p>
    <w:p w14:paraId="4186ABB3" w14:textId="77777777" w:rsidR="006B1E66" w:rsidRPr="000F5B8B" w:rsidRDefault="006B1E66">
      <w:pPr>
        <w:spacing w:line="360" w:lineRule="auto"/>
        <w:rPr>
          <w:lang w:val="pt-BR"/>
        </w:rPr>
      </w:pPr>
    </w:p>
    <w:p w14:paraId="6675CA11" w14:textId="77777777" w:rsidR="006B1E66" w:rsidRPr="000F5B8B" w:rsidRDefault="006B1E66">
      <w:pPr>
        <w:spacing w:line="360" w:lineRule="auto"/>
        <w:rPr>
          <w:lang w:val="pt-BR"/>
        </w:rPr>
      </w:pPr>
    </w:p>
    <w:p w14:paraId="4FD5D86C" w14:textId="77777777" w:rsidR="006B1E66" w:rsidRPr="000F5B8B" w:rsidRDefault="006B1E66">
      <w:pPr>
        <w:spacing w:line="360" w:lineRule="auto"/>
        <w:rPr>
          <w:lang w:val="pt-BR"/>
        </w:rPr>
      </w:pPr>
    </w:p>
    <w:p w14:paraId="59DC96CD" w14:textId="77777777" w:rsidR="006B1E66" w:rsidRPr="000F5B8B" w:rsidRDefault="00000000">
      <w:pPr>
        <w:spacing w:line="360" w:lineRule="auto"/>
        <w:jc w:val="center"/>
        <w:rPr>
          <w:lang w:val="pt-BR"/>
        </w:rPr>
      </w:pPr>
      <w:r>
        <w:rPr>
          <w:lang w:val="pt-BR"/>
        </w:rPr>
        <w:t>BRUNO BONAVIGO DACAL – N309EC4</w:t>
      </w:r>
    </w:p>
    <w:p w14:paraId="7E922211" w14:textId="77777777" w:rsidR="006B1E66" w:rsidRPr="000F5B8B" w:rsidRDefault="00000000">
      <w:pPr>
        <w:spacing w:line="360" w:lineRule="auto"/>
        <w:jc w:val="center"/>
        <w:rPr>
          <w:lang w:val="pt-BR"/>
        </w:rPr>
      </w:pPr>
      <w:r>
        <w:rPr>
          <w:lang w:val="pt-BR"/>
        </w:rPr>
        <w:t>LUCAS DE ARAUJO VERGARA – N090758</w:t>
      </w:r>
    </w:p>
    <w:p w14:paraId="4731E016" w14:textId="77777777" w:rsidR="006B1E66" w:rsidRPr="000F5B8B" w:rsidRDefault="00000000">
      <w:pPr>
        <w:spacing w:line="360" w:lineRule="auto"/>
        <w:jc w:val="center"/>
        <w:rPr>
          <w:lang w:val="pt-BR"/>
        </w:rPr>
      </w:pPr>
      <w:r>
        <w:rPr>
          <w:lang w:val="pt-BR"/>
        </w:rPr>
        <w:t>VITOR OLIVEIRA DOS SANTOS – N083DG1</w:t>
      </w:r>
    </w:p>
    <w:p w14:paraId="5F6E73D9" w14:textId="77777777" w:rsidR="006B1E66" w:rsidRPr="000F5B8B" w:rsidRDefault="006B1E66">
      <w:pPr>
        <w:spacing w:line="360" w:lineRule="auto"/>
        <w:rPr>
          <w:lang w:val="pt-BR"/>
        </w:rPr>
      </w:pPr>
    </w:p>
    <w:p w14:paraId="2B5F2D17" w14:textId="77777777" w:rsidR="006B1E66" w:rsidRPr="000F5B8B" w:rsidRDefault="006B1E66">
      <w:pPr>
        <w:spacing w:line="360" w:lineRule="auto"/>
        <w:rPr>
          <w:lang w:val="pt-BR"/>
        </w:rPr>
      </w:pPr>
    </w:p>
    <w:p w14:paraId="7D519C59" w14:textId="77777777" w:rsidR="006B1E66" w:rsidRPr="000F5B8B" w:rsidRDefault="006B1E66">
      <w:pPr>
        <w:spacing w:line="360" w:lineRule="auto"/>
        <w:rPr>
          <w:lang w:val="pt-BR"/>
        </w:rPr>
      </w:pPr>
    </w:p>
    <w:p w14:paraId="3EE81019" w14:textId="77777777" w:rsidR="006B1E66" w:rsidRPr="000F5B8B" w:rsidRDefault="006B1E66">
      <w:pPr>
        <w:spacing w:line="360" w:lineRule="auto"/>
        <w:rPr>
          <w:lang w:val="pt-BR"/>
        </w:rPr>
      </w:pPr>
    </w:p>
    <w:p w14:paraId="67BE5C08" w14:textId="77777777" w:rsidR="006B1E66" w:rsidRPr="000F5B8B" w:rsidRDefault="006B1E66">
      <w:pPr>
        <w:spacing w:line="360" w:lineRule="auto"/>
        <w:rPr>
          <w:lang w:val="pt-BR"/>
        </w:rPr>
      </w:pPr>
    </w:p>
    <w:p w14:paraId="0CDD8DA7"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A9004FA" w14:textId="77777777" w:rsidR="006B1E66" w:rsidRPr="000F5B8B" w:rsidRDefault="006B1E66">
      <w:pPr>
        <w:spacing w:line="360" w:lineRule="auto"/>
        <w:rPr>
          <w:lang w:val="pt-BR"/>
        </w:rPr>
      </w:pPr>
    </w:p>
    <w:p w14:paraId="721BC555" w14:textId="77777777" w:rsidR="006B1E66" w:rsidRPr="000F5B8B" w:rsidRDefault="006B1E66">
      <w:pPr>
        <w:spacing w:line="360" w:lineRule="auto"/>
        <w:rPr>
          <w:lang w:val="pt-BR"/>
        </w:rPr>
      </w:pPr>
    </w:p>
    <w:p w14:paraId="2E6E37E7" w14:textId="77777777" w:rsidR="006B1E66" w:rsidRPr="000F5B8B" w:rsidRDefault="00000000">
      <w:pPr>
        <w:spacing w:line="360" w:lineRule="auto"/>
        <w:jc w:val="center"/>
        <w:rPr>
          <w:lang w:val="pt-BR"/>
        </w:rPr>
      </w:pPr>
      <w:r>
        <w:rPr>
          <w:lang w:val="pt-BR"/>
        </w:rPr>
        <w:t>TRABALHO DE CONCLUSÃO DE CURSO</w:t>
      </w:r>
    </w:p>
    <w:p w14:paraId="556373A8" w14:textId="77777777" w:rsidR="006B1E66" w:rsidRPr="000F5B8B" w:rsidRDefault="006B1E66">
      <w:pPr>
        <w:spacing w:line="360" w:lineRule="auto"/>
        <w:rPr>
          <w:lang w:val="pt-BR"/>
        </w:rPr>
      </w:pPr>
    </w:p>
    <w:p w14:paraId="6358CC98" w14:textId="77777777" w:rsidR="006B1E66" w:rsidRPr="000F5B8B" w:rsidRDefault="006B1E66">
      <w:pPr>
        <w:spacing w:line="360" w:lineRule="auto"/>
        <w:rPr>
          <w:lang w:val="pt-BR"/>
        </w:rPr>
      </w:pPr>
    </w:p>
    <w:p w14:paraId="60ADD7E1" w14:textId="77777777" w:rsidR="006B1E66" w:rsidRPr="000F5B8B" w:rsidRDefault="006B1E66">
      <w:pPr>
        <w:spacing w:line="360" w:lineRule="auto"/>
        <w:rPr>
          <w:lang w:val="pt-BR"/>
        </w:rPr>
      </w:pPr>
    </w:p>
    <w:p w14:paraId="083FCBD3" w14:textId="77777777" w:rsidR="006B1E66" w:rsidRPr="000F5B8B" w:rsidRDefault="006B1E66">
      <w:pPr>
        <w:spacing w:line="360" w:lineRule="auto"/>
        <w:rPr>
          <w:lang w:val="pt-BR"/>
        </w:rPr>
      </w:pPr>
    </w:p>
    <w:p w14:paraId="127B2583" w14:textId="77777777" w:rsidR="006B1E66" w:rsidRPr="000F5B8B" w:rsidRDefault="006B1E66">
      <w:pPr>
        <w:spacing w:line="360" w:lineRule="auto"/>
        <w:rPr>
          <w:lang w:val="pt-BR"/>
        </w:rPr>
      </w:pPr>
    </w:p>
    <w:p w14:paraId="195ACD7C" w14:textId="77777777" w:rsidR="006B1E66" w:rsidRPr="000F5B8B" w:rsidRDefault="006B1E66">
      <w:pPr>
        <w:spacing w:line="360" w:lineRule="auto"/>
        <w:rPr>
          <w:lang w:val="pt-BR"/>
        </w:rPr>
      </w:pPr>
    </w:p>
    <w:p w14:paraId="4B89DF0B" w14:textId="77777777" w:rsidR="006B1E66" w:rsidRPr="000F5B8B" w:rsidRDefault="006B1E66">
      <w:pPr>
        <w:spacing w:line="360" w:lineRule="auto"/>
        <w:rPr>
          <w:lang w:val="pt-BR"/>
        </w:rPr>
      </w:pPr>
    </w:p>
    <w:p w14:paraId="033E9067" w14:textId="77777777" w:rsidR="006B1E66" w:rsidRPr="000F5B8B" w:rsidRDefault="006B1E66">
      <w:pPr>
        <w:spacing w:line="360" w:lineRule="auto"/>
        <w:rPr>
          <w:lang w:val="pt-BR"/>
        </w:rPr>
      </w:pPr>
    </w:p>
    <w:p w14:paraId="12366602" w14:textId="77777777" w:rsidR="006B1E66" w:rsidRPr="000F5B8B" w:rsidRDefault="00000000">
      <w:pPr>
        <w:spacing w:line="360" w:lineRule="auto"/>
        <w:jc w:val="center"/>
        <w:rPr>
          <w:lang w:val="pt-BR"/>
        </w:rPr>
      </w:pPr>
      <w:r>
        <w:rPr>
          <w:lang w:val="pt-BR"/>
        </w:rPr>
        <w:t>SÃO PAULO</w:t>
      </w:r>
    </w:p>
    <w:p w14:paraId="4BF4231C" w14:textId="77777777" w:rsidR="006B1E66" w:rsidRPr="000F5B8B" w:rsidRDefault="00000000">
      <w:pPr>
        <w:spacing w:line="360" w:lineRule="auto"/>
        <w:jc w:val="center"/>
        <w:rPr>
          <w:lang w:val="pt-BR"/>
        </w:rPr>
      </w:pPr>
      <w:r>
        <w:rPr>
          <w:lang w:val="pt-BR"/>
        </w:rPr>
        <w:t>2026</w:t>
      </w:r>
    </w:p>
    <w:p w14:paraId="6FF3C57B" w14:textId="77777777" w:rsidR="006B1E66" w:rsidRPr="000F5B8B" w:rsidRDefault="00000000">
      <w:pPr>
        <w:rPr>
          <w:lang w:val="pt-BR"/>
        </w:rPr>
      </w:pPr>
      <w:r>
        <w:rPr>
          <w:lang w:val="pt-BR"/>
        </w:rPr>
        <w:br w:type="page"/>
      </w:r>
    </w:p>
    <w:p w14:paraId="75EBF77E" w14:textId="77777777" w:rsidR="006B1E66" w:rsidRPr="000F5B8B" w:rsidRDefault="00000000">
      <w:pPr>
        <w:spacing w:line="360" w:lineRule="auto"/>
        <w:jc w:val="center"/>
        <w:rPr>
          <w:lang w:val="pt-BR"/>
        </w:rPr>
      </w:pPr>
      <w:r>
        <w:rPr>
          <w:lang w:val="pt-BR"/>
        </w:rPr>
        <w:t>BRUNO BONAVIGO DACAL – N309EC4</w:t>
      </w:r>
    </w:p>
    <w:p w14:paraId="788287B1" w14:textId="77777777" w:rsidR="006B1E66" w:rsidRPr="000F5B8B" w:rsidRDefault="00000000">
      <w:pPr>
        <w:spacing w:line="360" w:lineRule="auto"/>
        <w:jc w:val="center"/>
        <w:rPr>
          <w:lang w:val="pt-BR"/>
        </w:rPr>
      </w:pPr>
      <w:r>
        <w:rPr>
          <w:lang w:val="pt-BR"/>
        </w:rPr>
        <w:t>LUCAS DE ARAUJO VERGARA – N090758</w:t>
      </w:r>
    </w:p>
    <w:p w14:paraId="429C994C" w14:textId="77777777" w:rsidR="006B1E66" w:rsidRPr="000F5B8B" w:rsidRDefault="00000000">
      <w:pPr>
        <w:spacing w:line="360" w:lineRule="auto"/>
        <w:jc w:val="center"/>
        <w:rPr>
          <w:lang w:val="pt-BR"/>
        </w:rPr>
      </w:pPr>
      <w:r>
        <w:rPr>
          <w:lang w:val="pt-BR"/>
        </w:rPr>
        <w:t>VITOR OLIVEIRA DOS SANTOS – N083DG1</w:t>
      </w:r>
    </w:p>
    <w:p w14:paraId="0CB1C62A" w14:textId="77777777" w:rsidR="006B1E66" w:rsidRPr="000F5B8B" w:rsidRDefault="006B1E66">
      <w:pPr>
        <w:spacing w:line="360" w:lineRule="auto"/>
        <w:rPr>
          <w:lang w:val="pt-BR"/>
        </w:rPr>
      </w:pPr>
    </w:p>
    <w:p w14:paraId="1B0BECA9" w14:textId="77777777" w:rsidR="006B1E66" w:rsidRPr="000F5B8B" w:rsidRDefault="006B1E66">
      <w:pPr>
        <w:spacing w:line="360" w:lineRule="auto"/>
        <w:rPr>
          <w:lang w:val="pt-BR"/>
        </w:rPr>
      </w:pPr>
    </w:p>
    <w:p w14:paraId="3382DA19" w14:textId="77777777" w:rsidR="006B1E66" w:rsidRPr="000F5B8B" w:rsidRDefault="006B1E66">
      <w:pPr>
        <w:spacing w:line="360" w:lineRule="auto"/>
        <w:rPr>
          <w:lang w:val="pt-BR"/>
        </w:rPr>
      </w:pPr>
    </w:p>
    <w:p w14:paraId="3DF5CE98" w14:textId="77777777" w:rsidR="006B1E66" w:rsidRPr="000F5B8B" w:rsidRDefault="006B1E66">
      <w:pPr>
        <w:spacing w:line="360" w:lineRule="auto"/>
        <w:rPr>
          <w:lang w:val="pt-BR"/>
        </w:rPr>
      </w:pPr>
    </w:p>
    <w:p w14:paraId="1A036B12" w14:textId="77777777" w:rsidR="006B1E66" w:rsidRPr="000F5B8B" w:rsidRDefault="006B1E66">
      <w:pPr>
        <w:spacing w:line="360" w:lineRule="auto"/>
        <w:rPr>
          <w:lang w:val="pt-BR"/>
        </w:rPr>
      </w:pPr>
    </w:p>
    <w:p w14:paraId="102F60D1" w14:textId="77777777" w:rsidR="006B1E66" w:rsidRPr="000F5B8B" w:rsidRDefault="00000000">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A1EC26" w14:textId="77777777" w:rsidR="006B1E66" w:rsidRPr="000F5B8B" w:rsidRDefault="006B1E66">
      <w:pPr>
        <w:spacing w:line="360" w:lineRule="auto"/>
        <w:rPr>
          <w:lang w:val="pt-BR"/>
        </w:rPr>
      </w:pPr>
    </w:p>
    <w:p w14:paraId="52ED2673" w14:textId="77777777" w:rsidR="006B1E66" w:rsidRPr="000F5B8B" w:rsidRDefault="006B1E66">
      <w:pPr>
        <w:spacing w:line="360" w:lineRule="auto"/>
        <w:rPr>
          <w:lang w:val="pt-BR"/>
        </w:rPr>
      </w:pPr>
    </w:p>
    <w:p w14:paraId="6EE8EFE7" w14:textId="77777777" w:rsidR="006B1E66" w:rsidRPr="000F5B8B" w:rsidRDefault="006B1E66">
      <w:pPr>
        <w:spacing w:line="360" w:lineRule="auto"/>
        <w:rPr>
          <w:lang w:val="pt-BR"/>
        </w:rPr>
      </w:pPr>
    </w:p>
    <w:p w14:paraId="794860DC" w14:textId="77777777" w:rsidR="006B1E66" w:rsidRPr="000F5B8B" w:rsidRDefault="00000000">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8B8C025" w14:textId="77777777" w:rsidR="006B1E66" w:rsidRPr="000F5B8B" w:rsidRDefault="006B1E66">
      <w:pPr>
        <w:spacing w:line="360" w:lineRule="auto"/>
        <w:rPr>
          <w:lang w:val="pt-BR"/>
        </w:rPr>
      </w:pPr>
    </w:p>
    <w:p w14:paraId="12B03EC2" w14:textId="77777777" w:rsidR="006B1E66" w:rsidRPr="000F5B8B" w:rsidRDefault="00000000">
      <w:pPr>
        <w:ind w:left="4536"/>
        <w:rPr>
          <w:lang w:val="pt-BR"/>
        </w:rPr>
      </w:pPr>
      <w:r>
        <w:rPr>
          <w:lang w:val="pt-BR"/>
        </w:rPr>
        <w:t>Orientador: Prof. Marco Gomes</w:t>
      </w:r>
    </w:p>
    <w:p w14:paraId="0E6460DC" w14:textId="77777777" w:rsidR="006B1E66" w:rsidRPr="000F5B8B" w:rsidRDefault="006B1E66">
      <w:pPr>
        <w:spacing w:line="360" w:lineRule="auto"/>
        <w:rPr>
          <w:lang w:val="pt-BR"/>
        </w:rPr>
      </w:pPr>
    </w:p>
    <w:p w14:paraId="3BE49D3B" w14:textId="77777777" w:rsidR="006B1E66" w:rsidRPr="000F5B8B" w:rsidRDefault="006B1E66">
      <w:pPr>
        <w:spacing w:line="360" w:lineRule="auto"/>
        <w:rPr>
          <w:lang w:val="pt-BR"/>
        </w:rPr>
      </w:pPr>
    </w:p>
    <w:p w14:paraId="4C70BAF2" w14:textId="77777777" w:rsidR="006B1E66" w:rsidRPr="000F5B8B" w:rsidRDefault="006B1E66">
      <w:pPr>
        <w:spacing w:line="360" w:lineRule="auto"/>
        <w:rPr>
          <w:lang w:val="pt-BR"/>
        </w:rPr>
      </w:pPr>
    </w:p>
    <w:p w14:paraId="1BC0BFF1" w14:textId="77777777" w:rsidR="006B1E66" w:rsidRPr="000F5B8B" w:rsidRDefault="006B1E66">
      <w:pPr>
        <w:spacing w:line="360" w:lineRule="auto"/>
        <w:rPr>
          <w:lang w:val="pt-BR"/>
        </w:rPr>
      </w:pPr>
    </w:p>
    <w:p w14:paraId="4C9034DA" w14:textId="77777777" w:rsidR="006B1E66" w:rsidRPr="000F5B8B" w:rsidRDefault="006B1E66">
      <w:pPr>
        <w:spacing w:line="360" w:lineRule="auto"/>
        <w:rPr>
          <w:lang w:val="pt-BR"/>
        </w:rPr>
      </w:pPr>
    </w:p>
    <w:p w14:paraId="534860CB" w14:textId="77777777" w:rsidR="006B1E66" w:rsidRPr="000F5B8B" w:rsidRDefault="006B1E66">
      <w:pPr>
        <w:spacing w:line="360" w:lineRule="auto"/>
        <w:rPr>
          <w:lang w:val="pt-BR"/>
        </w:rPr>
      </w:pPr>
    </w:p>
    <w:p w14:paraId="1AB61E2B" w14:textId="77777777" w:rsidR="006B1E66" w:rsidRPr="000F5B8B" w:rsidRDefault="006B1E66">
      <w:pPr>
        <w:spacing w:line="360" w:lineRule="auto"/>
        <w:rPr>
          <w:lang w:val="pt-BR"/>
        </w:rPr>
      </w:pPr>
    </w:p>
    <w:p w14:paraId="57B029F7" w14:textId="77777777" w:rsidR="006B1E66" w:rsidRPr="000F5B8B" w:rsidRDefault="006B1E66">
      <w:pPr>
        <w:spacing w:line="360" w:lineRule="auto"/>
        <w:rPr>
          <w:lang w:val="pt-BR"/>
        </w:rPr>
      </w:pPr>
    </w:p>
    <w:p w14:paraId="1C46DA79" w14:textId="77777777" w:rsidR="006B1E66" w:rsidRPr="000F5B8B" w:rsidRDefault="00000000">
      <w:pPr>
        <w:spacing w:line="360" w:lineRule="auto"/>
        <w:jc w:val="center"/>
        <w:rPr>
          <w:lang w:val="pt-BR"/>
        </w:rPr>
      </w:pPr>
      <w:r>
        <w:rPr>
          <w:lang w:val="pt-BR"/>
        </w:rPr>
        <w:t>SÃO PAULO</w:t>
      </w:r>
    </w:p>
    <w:p w14:paraId="65382374" w14:textId="77777777" w:rsidR="006B1E66" w:rsidRPr="000F5B8B" w:rsidRDefault="00000000">
      <w:pPr>
        <w:spacing w:line="360" w:lineRule="auto"/>
        <w:jc w:val="center"/>
        <w:rPr>
          <w:lang w:val="pt-BR"/>
        </w:rPr>
      </w:pPr>
      <w:r>
        <w:rPr>
          <w:lang w:val="pt-BR"/>
        </w:rPr>
        <w:t>2026</w:t>
      </w:r>
    </w:p>
    <w:p w14:paraId="35B50EA1" w14:textId="77777777" w:rsidR="006B1E66" w:rsidRDefault="00000000">
      <w:pPr>
        <w:rPr>
          <w:lang w:val="pt-BR"/>
        </w:rPr>
      </w:pPr>
      <w:r>
        <w:rPr>
          <w:lang w:val="pt-BR"/>
        </w:rPr>
        <w:br w:type="page"/>
      </w:r>
    </w:p>
    <w:p w14:paraId="7DFF0921" w14:textId="77777777" w:rsidR="00E01C3A" w:rsidRDefault="00000000">
      <w:pPr>
        <w:spacing w:after="480"/>
        <w:jc w:val="center"/>
        <w:rPr>
          <w:b/>
          <w:bCs/>
          <w:lang w:val="pt-BR"/>
        </w:rPr>
      </w:pPr>
      <w:r>
        <w:rPr>
          <w:b/>
          <w:bCs/>
          <w:lang w:val="pt-BR"/>
        </w:rPr>
        <w:t>RESUMO</w:t>
      </w:r>
    </w:p>
    <w:p w14:paraId="3C0E449A" w14:textId="77777777" w:rsidR="00E01C3A" w:rsidRDefault="00000000">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0A6AAD7A" w14:textId="77777777" w:rsidR="00E01C3A" w:rsidRDefault="00000000">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98DD984" w14:textId="77777777" w:rsidR="00E01C3A" w:rsidRDefault="00000000">
      <w:pPr>
        <w:rPr>
          <w:lang w:val="pt-BR"/>
        </w:rPr>
      </w:pPr>
      <w:r>
        <w:rPr>
          <w:lang w:val="pt-BR"/>
        </w:rPr>
        <w:br w:type="page"/>
      </w:r>
    </w:p>
    <w:p w14:paraId="11DE7FA3" w14:textId="77777777" w:rsidR="00E01C3A" w:rsidRDefault="00000000">
      <w:pPr>
        <w:spacing w:after="480"/>
        <w:jc w:val="center"/>
        <w:rPr>
          <w:b/>
          <w:bCs/>
          <w:lang w:val="pt-BR"/>
        </w:rPr>
      </w:pPr>
      <w:r>
        <w:rPr>
          <w:b/>
          <w:bCs/>
          <w:lang w:val="pt-BR"/>
        </w:rPr>
        <w:t>ABSTRACT</w:t>
      </w:r>
    </w:p>
    <w:p w14:paraId="1FD34C29" w14:textId="77777777" w:rsidR="00E01C3A" w:rsidRDefault="00000000">
      <w:pPr>
        <w:spacing w:after="240"/>
        <w:jc w:val="both"/>
        <w:rPr>
          <w:lang w:val="pt-BR"/>
        </w:rPr>
      </w:pPr>
      <w:r>
        <w:rPr>
          <w:highlight w:val="yellow"/>
          <w:lang w:val="pt-BR"/>
        </w:rPr>
        <w:t>[PENDENTE — versão do resumo em língua inglesa, feita após a redação final do resumo.]</w:t>
      </w:r>
    </w:p>
    <w:p w14:paraId="081D805D" w14:textId="77777777" w:rsidR="00E01C3A" w:rsidRPr="00CE1B46" w:rsidRDefault="00000000">
      <w:pPr>
        <w:spacing w:after="240"/>
        <w:jc w:val="both"/>
      </w:pPr>
      <w:r>
        <w:rPr>
          <w:b/>
          <w:bCs/>
        </w:rPr>
        <w:t xml:space="preserve">Keywords: </w:t>
      </w:r>
      <w:r>
        <w:t>street lighting; remote management; Internet of Things; fuzzy logic; smart cities.</w:t>
      </w:r>
    </w:p>
    <w:p w14:paraId="6ED21D7D" w14:textId="77777777" w:rsidR="00E01C3A" w:rsidRPr="00CE1B46" w:rsidRDefault="00000000">
      <w:r>
        <w:br w:type="page"/>
      </w:r>
    </w:p>
    <w:p w14:paraId="0DC23CF9" w14:textId="77777777" w:rsidR="00E01C3A" w:rsidRDefault="00000000">
      <w:pPr>
        <w:spacing w:after="480"/>
        <w:jc w:val="center"/>
        <w:rPr>
          <w:b/>
          <w:bCs/>
          <w:lang w:val="pt-BR"/>
        </w:rPr>
      </w:pPr>
      <w:r>
        <w:rPr>
          <w:b/>
          <w:bCs/>
          <w:lang w:val="pt-BR"/>
        </w:rPr>
        <w:t>LISTA DE QUADROS</w:t>
      </w:r>
    </w:p>
    <w:p w14:paraId="6FA9D9F8" w14:textId="77777777" w:rsidR="00E01C3A" w:rsidRDefault="00000000">
      <w:pPr>
        <w:tabs>
          <w:tab w:val="right" w:leader="dot" w:pos="9071"/>
        </w:tabs>
        <w:spacing w:after="100"/>
        <w:rPr>
          <w:lang w:val="pt-BR"/>
        </w:rPr>
      </w:pPr>
      <w:r>
        <w:rPr>
          <w:lang w:val="pt-BR"/>
        </w:rPr>
        <w:t>Quadro 1 – Infraestrutura urbana instalada no município de São Paulo</w:t>
        <w:tab/>
        <w:t>20</w:t>
      </w:r>
    </w:p>
    <w:p w14:paraId="621C042A" w14:textId="77777777" w:rsidR="00E01C3A" w:rsidRDefault="00000000">
      <w:pPr>
        <w:tabs>
          <w:tab w:val="right" w:leader="dot" w:pos="9071"/>
        </w:tabs>
        <w:spacing w:after="100"/>
        <w:rPr>
          <w:lang w:val="pt-BR"/>
        </w:rPr>
      </w:pPr>
      <w:r>
        <w:rPr>
          <w:lang w:val="pt-BR"/>
        </w:rPr>
        <w:t>Quadro 2 – Separação entre os componentes da proposta e os instrumentos de ensaio</w:t>
        <w:tab/>
        <w:t>34</w:t>
      </w:r>
    </w:p>
    <w:p w14:paraId="67D8AFDF" w14:textId="77777777" w:rsidR="00E01C3A" w:rsidRDefault="00000000">
      <w:pPr>
        <w:tabs>
          <w:tab w:val="right" w:leader="dot" w:pos="9071"/>
        </w:tabs>
        <w:spacing w:after="100"/>
        <w:rPr>
          <w:lang w:val="pt-BR"/>
        </w:rPr>
      </w:pPr>
      <w:r>
        <w:rPr>
          <w:lang w:val="pt-BR"/>
        </w:rPr>
        <w:t>Quadro 3 – Cadeia de implantação: o que existe, o que o trabalho constrói e o que a bancada instrumenta</w:t>
        <w:tab/>
        <w:t>36</w:t>
      </w:r>
    </w:p>
    <w:p w14:paraId="7EDFFE6F" w14:textId="77777777" w:rsidR="00E01C3A" w:rsidRDefault="00000000">
      <w:pPr>
        <w:tabs>
          <w:tab w:val="right" w:leader="dot" w:pos="9071"/>
        </w:tabs>
        <w:spacing w:after="100"/>
        <w:rPr>
          <w:lang w:val="pt-BR"/>
        </w:rPr>
      </w:pPr>
      <w:r>
        <w:rPr>
          <w:lang w:val="pt-BR"/>
        </w:rPr>
        <w:t>Quadro 4 – Elementos do nó de demonstração</w:t>
        <w:tab/>
        <w:t>37</w:t>
      </w:r>
    </w:p>
    <w:p w14:paraId="7230F543" w14:textId="77777777" w:rsidR="00E01C3A" w:rsidRDefault="00000000">
      <w:pPr>
        <w:tabs>
          <w:tab w:val="right" w:leader="dot" w:pos="9071"/>
        </w:tabs>
        <w:spacing w:after="100"/>
        <w:rPr>
          <w:lang w:val="pt-BR"/>
        </w:rPr>
      </w:pPr>
      <w:r>
        <w:rPr>
          <w:lang w:val="pt-BR"/>
        </w:rPr>
        <w:t>Quadro 5 – Alternativas consideradas e razão da escolha</w:t>
        <w:tab/>
        <w:t>39</w:t>
      </w:r>
    </w:p>
    <w:p w14:paraId="5B3DFECE" w14:textId="77777777" w:rsidR="00E01C3A" w:rsidRDefault="00000000">
      <w:pPr>
        <w:tabs>
          <w:tab w:val="right" w:leader="dot" w:pos="9071"/>
        </w:tabs>
        <w:spacing w:after="100"/>
        <w:rPr>
          <w:lang w:val="pt-BR"/>
        </w:rPr>
      </w:pPr>
      <w:r>
        <w:rPr>
          <w:lang w:val="pt-BR"/>
        </w:rPr>
        <w:t>Quadro 6 – Dimensionamento da bancada e correspondência com a norma</w:t>
        <w:tab/>
        <w:t>42</w:t>
      </w:r>
    </w:p>
    <w:p w14:paraId="7464FB3A" w14:textId="77777777" w:rsidR="00E01C3A" w:rsidRDefault="00000000">
      <w:pPr>
        <w:tabs>
          <w:tab w:val="right" w:leader="dot" w:pos="9071"/>
        </w:tabs>
        <w:spacing w:after="100"/>
        <w:rPr>
          <w:lang w:val="pt-BR"/>
        </w:rPr>
      </w:pPr>
      <w:r>
        <w:rPr>
          <w:lang w:val="pt-BR"/>
        </w:rPr>
        <w:t>Quadro 7 – Variáveis de entrada do sistema de decisão</w:t>
        <w:tab/>
        <w:t>48</w:t>
      </w:r>
    </w:p>
    <w:p w14:paraId="6106CA77" w14:textId="77777777" w:rsidR="00E01C3A" w:rsidRDefault="00000000">
      <w:pPr>
        <w:tabs>
          <w:tab w:val="right" w:leader="dot" w:pos="9071"/>
        </w:tabs>
        <w:spacing w:after="100"/>
        <w:rPr>
          <w:lang w:val="pt-BR"/>
        </w:rPr>
      </w:pPr>
      <w:r>
        <w:rPr>
          <w:lang w:val="pt-BR"/>
        </w:rPr>
        <w:t>Quadro 8 – Requisitos das classes de iluminação P pertinentes ao cenário adotado</w:t>
        <w:tab/>
        <w:t>51</w:t>
      </w:r>
    </w:p>
    <w:p w14:paraId="5C9234BC" w14:textId="77777777" w:rsidR="00E01C3A" w:rsidRDefault="00000000">
      <w:pPr>
        <w:tabs>
          <w:tab w:val="right" w:leader="dot" w:pos="9071"/>
        </w:tabs>
        <w:spacing w:after="100"/>
        <w:rPr>
          <w:lang w:val="pt-BR"/>
        </w:rPr>
      </w:pPr>
      <w:r>
        <w:rPr>
          <w:lang w:val="pt-BR"/>
        </w:rPr>
        <w:t>Quadro 9 – Luminária de referência derivada do Caderno de Encargos</w:t>
        <w:tab/>
        <w:t>56</w:t>
      </w:r>
    </w:p>
    <w:p w14:paraId="6FFDF3A6" w14:textId="77777777" w:rsidR="00E01C3A" w:rsidRDefault="00000000">
      <w:pPr>
        <w:tabs>
          <w:tab w:val="right" w:leader="dot" w:pos="9071"/>
        </w:tabs>
        <w:spacing w:after="100"/>
        <w:rPr>
          <w:lang w:val="pt-BR"/>
        </w:rPr>
      </w:pPr>
      <w:r>
        <w:rPr>
          <w:lang w:val="pt-BR"/>
        </w:rPr>
        <w:t>Quadro 10 – Requisitos funcionais</w:t>
        <w:tab/>
        <w:t>59</w:t>
      </w:r>
    </w:p>
    <w:p w14:paraId="7C7921F5" w14:textId="77777777" w:rsidR="00E01C3A" w:rsidRDefault="00000000">
      <w:pPr>
        <w:tabs>
          <w:tab w:val="right" w:leader="dot" w:pos="9071"/>
        </w:tabs>
        <w:spacing w:after="100"/>
        <w:rPr>
          <w:lang w:val="pt-BR"/>
        </w:rPr>
      </w:pPr>
      <w:r>
        <w:rPr>
          <w:lang w:val="pt-BR"/>
        </w:rPr>
        <w:t>Quadro 11 – Requisitos não funcionais</w:t>
        <w:tab/>
        <w:t>60</w:t>
      </w:r>
    </w:p>
    <w:p w14:paraId="4E18C18B" w14:textId="77777777" w:rsidR="00E01C3A" w:rsidRDefault="00000000">
      <w:pPr>
        <w:tabs>
          <w:tab w:val="right" w:leader="dot" w:pos="9071"/>
        </w:tabs>
        <w:spacing w:after="100"/>
        <w:rPr>
          <w:lang w:val="pt-BR"/>
        </w:rPr>
      </w:pPr>
      <w:r>
        <w:rPr>
          <w:lang w:val="pt-BR"/>
        </w:rPr>
        <w:t>Quadro 12 – Decisões de arquitetura</w:t>
        <w:tab/>
        <w:t>64</w:t>
      </w:r>
    </w:p>
    <w:p w14:paraId="26C5CFFC" w14:textId="77777777" w:rsidR="00E01C3A" w:rsidRDefault="00000000">
      <w:pPr>
        <w:tabs>
          <w:tab w:val="right" w:leader="dot" w:pos="9071"/>
        </w:tabs>
        <w:spacing w:after="100"/>
        <w:rPr>
          <w:lang w:val="pt-BR"/>
        </w:rPr>
      </w:pPr>
      <w:r>
        <w:rPr>
          <w:lang w:val="pt-BR"/>
        </w:rPr>
        <w:t>Quadro 13 – Componentes, tecnologias adotadas e responsabilidades</w:t>
        <w:tab/>
        <w:t>64</w:t>
      </w:r>
    </w:p>
    <w:p w14:paraId="0DC8ABE6" w14:textId="77777777" w:rsidR="00E01C3A" w:rsidRDefault="00000000">
      <w:pPr>
        <w:tabs>
          <w:tab w:val="right" w:leader="dot" w:pos="9071"/>
        </w:tabs>
        <w:spacing w:after="100"/>
        <w:rPr>
          <w:lang w:val="pt-BR"/>
        </w:rPr>
      </w:pPr>
      <w:r>
        <w:rPr>
          <w:lang w:val="pt-BR"/>
        </w:rPr>
        <w:t>Quadro 14 – Interfaces de comunicação</w:t>
        <w:tab/>
        <w:t>67</w:t>
      </w:r>
    </w:p>
    <w:p w14:paraId="6677569E" w14:textId="77777777" w:rsidR="00E01C3A" w:rsidRDefault="00000000">
      <w:pPr>
        <w:tabs>
          <w:tab w:val="right" w:leader="dot" w:pos="9071"/>
        </w:tabs>
        <w:spacing w:after="100"/>
        <w:rPr>
          <w:lang w:val="pt-BR"/>
        </w:rPr>
      </w:pPr>
      <w:r>
        <w:rPr>
          <w:lang w:val="pt-BR"/>
        </w:rPr>
        <w:t>Quadro 15 – Entidades do banco de dados e sua função no sistema</w:t>
        <w:tab/>
        <w:t>68</w:t>
      </w:r>
    </w:p>
    <w:p w14:paraId="0B42D0DB" w14:textId="77777777" w:rsidR="00E01C3A" w:rsidRDefault="00000000">
      <w:pPr>
        <w:tabs>
          <w:tab w:val="right" w:leader="dot" w:pos="9071"/>
        </w:tabs>
        <w:spacing w:after="100"/>
        <w:rPr>
          <w:lang w:val="pt-BR"/>
        </w:rPr>
      </w:pPr>
      <w:r>
        <w:rPr>
          <w:lang w:val="pt-BR"/>
        </w:rPr>
        <w:t>Quadro 16 – Matriz de emprego técnico de inteligência artificial</w:t>
        <w:tab/>
        <w:t>84</w:t>
      </w:r>
    </w:p>
    <w:p w14:paraId="1D5312CA" w14:textId="77777777" w:rsidR="00E01C3A" w:rsidRDefault="00000000">
      <w:pPr>
        <w:rPr>
          <w:lang w:val="pt-BR"/>
        </w:rPr>
      </w:pPr>
      <w:r>
        <w:rPr>
          <w:lang w:val="pt-BR"/>
        </w:rPr>
        <w:br w:type="page"/>
      </w:r>
    </w:p>
    <w:p w14:paraId="17048FD3" w14:textId="77777777" w:rsidR="00E01C3A" w:rsidRDefault="00000000">
      <w:pPr>
        <w:spacing w:after="480"/>
        <w:jc w:val="center"/>
        <w:rPr>
          <w:b/>
          <w:bCs/>
          <w:lang w:val="pt-BR"/>
        </w:rPr>
      </w:pPr>
      <w:r>
        <w:rPr>
          <w:b/>
          <w:bCs/>
          <w:lang w:val="pt-BR"/>
        </w:rPr>
        <w:t>LISTA DE FIGURAS</w:t>
      </w:r>
    </w:p>
    <w:p w14:paraId="250E4D39" w14:textId="77777777" w:rsidR="00E01C3A" w:rsidRDefault="00000000">
      <w:pPr>
        <w:tabs>
          <w:tab w:val="right" w:leader="dot" w:pos="9071"/>
        </w:tabs>
        <w:spacing w:after="100"/>
        <w:rPr>
          <w:lang w:val="pt-BR"/>
        </w:rPr>
      </w:pPr>
      <w:r>
        <w:rPr>
          <w:lang w:val="pt-BR"/>
        </w:rPr>
        <w:t>Figura 1 – Arquitetura do sistema</w:t>
        <w:tab/>
        <w:t>63</w:t>
      </w:r>
    </w:p>
    <w:p w14:paraId="30B546B2" w14:textId="77777777" w:rsidR="00E01C3A" w:rsidRDefault="00000000">
      <w:pPr>
        <w:tabs>
          <w:tab w:val="right" w:leader="dot" w:pos="9071"/>
        </w:tabs>
        <w:spacing w:after="100"/>
        <w:rPr>
          <w:lang w:val="pt-BR"/>
        </w:rPr>
      </w:pPr>
      <w:r>
        <w:rPr>
          <w:lang w:val="pt-BR"/>
        </w:rPr>
        <w:t>Figura 2 – Diagrama entidade-relacionamento do banco de dados</w:t>
        <w:tab/>
        <w:t>70</w:t>
      </w:r>
    </w:p>
    <w:p w14:paraId="3565DCFA" w14:textId="77777777" w:rsidR="00E01C3A" w:rsidRDefault="00000000">
      <w:pPr>
        <w:rPr>
          <w:lang w:val="pt-BR"/>
        </w:rPr>
      </w:pPr>
      <w:r>
        <w:rPr>
          <w:lang w:val="pt-BR"/>
        </w:rPr>
        <w:br w:type="page"/>
      </w:r>
    </w:p>
    <w:p w14:paraId="1FDB3325" w14:textId="77777777" w:rsidR="000F5B8B" w:rsidRPr="000F5B8B" w:rsidRDefault="000F5B8B" w:rsidP="000F5B8B">
      <w:pPr>
        <w:jc w:val="center"/>
        <w:rPr>
          <w:b/>
          <w:bCs/>
          <w:lang w:val="pt-BR"/>
        </w:rPr>
      </w:pPr>
      <w:r>
        <w:rPr>
          <w:b/>
          <w:bCs/>
          <w:lang w:val="pt-BR"/>
        </w:rPr>
        <w:t>SUMÁRIO</w:t>
      </w:r>
    </w:p>
    <w:p w14:paraId="3745E17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EE86A74" w14:textId="77777777" w:rsidR="00E01C3A" w:rsidRDefault="00E01C3A">
          <w:pPr>
            <w:pStyle w:val="TOCHeading"/>
          </w:pPr>
        </w:p>
        <w:p w14:paraId="0548A927" w14:textId="77777777" w:rsidR="00CE1B46" w:rsidRDefault="00000000">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instrText xml:space="preserve"> TOC \o "1-3" \h \z \u </w:instrText>
            <w:fldChar w:fldCharType="separate"/>
          </w:r>
          <w:hyperlink w:anchor="_Toc240909190" w:history="1">
            <w:r>
              <w:rPr>
                <w:rStyle w:val="Hyperlink"/>
                <w:noProof/>
                <w:lang w:val="pt-BR"/>
              </w:rPr>
              <w:t>1 INTRODUÇÃO</w:t>
            </w:r>
            <w:r>
              <w:rPr>
                <w:noProof/>
                <w:webHidden/>
              </w:rPr>
              <w:tab/>
              <w:fldChar w:fldCharType="begin"/>
              <w:instrText xml:space="preserve"> PAGEREF _Toc240909190 \h </w:instrText>
              <w:fldChar w:fldCharType="separate"/>
              <w:t>9</w:t>
              <w:fldChar w:fldCharType="end"/>
            </w:r>
          </w:hyperlink>
        </w:p>
        <w:p w14:paraId="4F8DFBC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1" w:history="1">
            <w:r>
              <w:rPr>
                <w:rStyle w:val="Hyperlink"/>
                <w:noProof/>
                <w:lang w:val="pt-BR"/>
              </w:rPr>
              <w:t>1.1 Contextualização</w:t>
            </w:r>
            <w:r>
              <w:rPr>
                <w:noProof/>
                <w:webHidden/>
              </w:rPr>
              <w:tab/>
              <w:fldChar w:fldCharType="begin"/>
              <w:instrText xml:space="preserve"> PAGEREF _Toc240909191 \h </w:instrText>
              <w:fldChar w:fldCharType="separate"/>
              <w:t>9</w:t>
              <w:fldChar w:fldCharType="end"/>
            </w:r>
          </w:hyperlink>
        </w:p>
        <w:p w14:paraId="1502085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2" w:history="1">
            <w:r>
              <w:rPr>
                <w:rStyle w:val="Hyperlink"/>
                <w:noProof/>
                <w:lang w:val="pt-BR"/>
              </w:rPr>
              <w:t>1.2 Termos-chave</w:t>
            </w:r>
            <w:r>
              <w:rPr>
                <w:noProof/>
                <w:webHidden/>
              </w:rPr>
              <w:tab/>
              <w:fldChar w:fldCharType="begin"/>
              <w:instrText xml:space="preserve"> PAGEREF _Toc240909192 \h </w:instrText>
              <w:fldChar w:fldCharType="separate"/>
              <w:t>9</w:t>
              <w:fldChar w:fldCharType="end"/>
            </w:r>
          </w:hyperlink>
        </w:p>
        <w:p w14:paraId="0A06F12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3" w:history="1">
            <w:r>
              <w:rPr>
                <w:rStyle w:val="Hyperlink"/>
                <w:noProof/>
                <w:lang w:val="pt-BR"/>
              </w:rPr>
              <w:t>1.2.1 Cidades inteligentes</w:t>
            </w:r>
            <w:r>
              <w:rPr>
                <w:noProof/>
                <w:webHidden/>
              </w:rPr>
              <w:tab/>
              <w:fldChar w:fldCharType="begin"/>
              <w:instrText xml:space="preserve"> PAGEREF _Toc240909193 \h </w:instrText>
              <w:fldChar w:fldCharType="separate"/>
              <w:t>9</w:t>
              <w:fldChar w:fldCharType="end"/>
            </w:r>
          </w:hyperlink>
        </w:p>
        <w:p w14:paraId="475D8509"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4" w:history="1">
            <w:r>
              <w:rPr>
                <w:rStyle w:val="Hyperlink"/>
                <w:noProof/>
                <w:lang w:val="pt-BR"/>
              </w:rPr>
              <w:t>1.2.2 Internet das Coisas</w:t>
            </w:r>
            <w:r>
              <w:rPr>
                <w:noProof/>
                <w:webHidden/>
              </w:rPr>
              <w:tab/>
              <w:fldChar w:fldCharType="begin"/>
              <w:instrText xml:space="preserve"> PAGEREF _Toc240909194 \h </w:instrText>
              <w:fldChar w:fldCharType="separate"/>
              <w:t>9</w:t>
              <w:fldChar w:fldCharType="end"/>
            </w:r>
          </w:hyperlink>
        </w:p>
        <w:p w14:paraId="69C58262"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5" w:history="1">
            <w:r>
              <w:rPr>
                <w:rStyle w:val="Hyperlink"/>
                <w:noProof/>
                <w:lang w:val="pt-BR"/>
              </w:rPr>
              <w:t>1.2.3 Inteligência artificial aplicada à decisão</w:t>
            </w:r>
            <w:r>
              <w:rPr>
                <w:noProof/>
                <w:webHidden/>
              </w:rPr>
              <w:tab/>
              <w:fldChar w:fldCharType="begin"/>
              <w:instrText xml:space="preserve"> PAGEREF _Toc240909195 \h </w:instrText>
              <w:fldChar w:fldCharType="separate"/>
              <w:t>9</w:t>
              <w:fldChar w:fldCharType="end"/>
            </w:r>
          </w:hyperlink>
        </w:p>
        <w:p w14:paraId="5927DAD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6" w:history="1">
            <w:r>
              <w:rPr>
                <w:rStyle w:val="Hyperlink"/>
                <w:noProof/>
                <w:lang w:val="pt-BR"/>
              </w:rPr>
              <w:t>1.3 Definição e delimitação do tema</w:t>
            </w:r>
            <w:r>
              <w:rPr>
                <w:noProof/>
                <w:webHidden/>
              </w:rPr>
              <w:tab/>
              <w:fldChar w:fldCharType="begin"/>
              <w:instrText xml:space="preserve"> PAGEREF _Toc240909196 \h </w:instrText>
              <w:fldChar w:fldCharType="separate"/>
              <w:t>9</w:t>
              <w:fldChar w:fldCharType="end"/>
            </w:r>
          </w:hyperlink>
        </w:p>
        <w:p w14:paraId="69026F5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7" w:history="1">
            <w:r>
              <w:rPr>
                <w:rStyle w:val="Hyperlink"/>
                <w:noProof/>
                <w:lang w:val="pt-BR"/>
              </w:rPr>
              <w:t>1.4 Problema de pesquisa</w:t>
            </w:r>
            <w:r>
              <w:rPr>
                <w:noProof/>
                <w:webHidden/>
              </w:rPr>
              <w:tab/>
              <w:fldChar w:fldCharType="begin"/>
              <w:instrText xml:space="preserve"> PAGEREF _Toc240909197 \h </w:instrText>
              <w:fldChar w:fldCharType="separate"/>
              <w:t>9</w:t>
              <w:fldChar w:fldCharType="end"/>
            </w:r>
          </w:hyperlink>
        </w:p>
        <w:p w14:paraId="1D777B7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198" w:history="1">
            <w:r>
              <w:rPr>
                <w:rStyle w:val="Hyperlink"/>
                <w:noProof/>
                <w:lang w:val="pt-BR"/>
              </w:rPr>
              <w:t>1.5 Objetivos</w:t>
            </w:r>
            <w:r>
              <w:rPr>
                <w:noProof/>
                <w:webHidden/>
              </w:rPr>
              <w:tab/>
              <w:fldChar w:fldCharType="begin"/>
              <w:instrText xml:space="preserve"> PAGEREF _Toc240909198 \h </w:instrText>
              <w:fldChar w:fldCharType="separate"/>
              <w:t>9</w:t>
              <w:fldChar w:fldCharType="end"/>
            </w:r>
          </w:hyperlink>
        </w:p>
        <w:p w14:paraId="0BC9141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199" w:history="1">
            <w:r>
              <w:rPr>
                <w:rStyle w:val="Hyperlink"/>
                <w:noProof/>
                <w:lang w:val="pt-BR"/>
              </w:rPr>
              <w:t>1.5.1 Objetivo geral</w:t>
            </w:r>
            <w:r>
              <w:rPr>
                <w:noProof/>
                <w:webHidden/>
              </w:rPr>
              <w:tab/>
              <w:fldChar w:fldCharType="begin"/>
              <w:instrText xml:space="preserve"> PAGEREF _Toc240909199 \h </w:instrText>
              <w:fldChar w:fldCharType="separate"/>
              <w:t>9</w:t>
              <w:fldChar w:fldCharType="end"/>
            </w:r>
          </w:hyperlink>
        </w:p>
        <w:p w14:paraId="3C13D014"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00" w:history="1">
            <w:r>
              <w:rPr>
                <w:rStyle w:val="Hyperlink"/>
                <w:noProof/>
                <w:lang w:val="pt-BR"/>
              </w:rPr>
              <w:t>1.5.2 Objetivos específicos</w:t>
            </w:r>
            <w:r>
              <w:rPr>
                <w:noProof/>
                <w:webHidden/>
              </w:rPr>
              <w:tab/>
              <w:fldChar w:fldCharType="begin"/>
              <w:instrText xml:space="preserve"> PAGEREF _Toc240909200 \h </w:instrText>
              <w:fldChar w:fldCharType="separate"/>
              <w:t>9</w:t>
              <w:fldChar w:fldCharType="end"/>
            </w:r>
          </w:hyperlink>
        </w:p>
        <w:p w14:paraId="5F226B6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1" w:history="1">
            <w:r>
              <w:rPr>
                <w:rStyle w:val="Hyperlink"/>
                <w:noProof/>
                <w:lang w:val="pt-BR"/>
              </w:rPr>
              <w:t>1.6 Justificativa</w:t>
            </w:r>
            <w:r>
              <w:rPr>
                <w:noProof/>
                <w:webHidden/>
              </w:rPr>
              <w:tab/>
              <w:fldChar w:fldCharType="begin"/>
              <w:instrText xml:space="preserve"> PAGEREF _Toc240909201 \h </w:instrText>
              <w:fldChar w:fldCharType="separate"/>
              <w:t>9</w:t>
              <w:fldChar w:fldCharType="end"/>
            </w:r>
          </w:hyperlink>
        </w:p>
        <w:p w14:paraId="46801E7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2" w:history="1">
            <w:r>
              <w:rPr>
                <w:rStyle w:val="Hyperlink"/>
                <w:noProof/>
                <w:lang w:val="pt-BR"/>
              </w:rPr>
              <w:t>1.7 Público-alvo, aplicação e forma de execução</w:t>
            </w:r>
            <w:r>
              <w:rPr>
                <w:noProof/>
                <w:webHidden/>
              </w:rPr>
              <w:tab/>
              <w:fldChar w:fldCharType="begin"/>
              <w:instrText xml:space="preserve"> PAGEREF _Toc240909202 \h </w:instrText>
              <w:fldChar w:fldCharType="separate"/>
              <w:t>9</w:t>
              <w:fldChar w:fldCharType="end"/>
            </w:r>
          </w:hyperlink>
        </w:p>
        <w:p w14:paraId="3C1DD4AF"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03" w:history="1">
            <w:r>
              <w:rPr>
                <w:rStyle w:val="Hyperlink"/>
                <w:noProof/>
                <w:lang w:val="pt-BR"/>
              </w:rPr>
              <w:t>2 REVISÃO BIBLIOGRÁFICA</w:t>
            </w:r>
            <w:r>
              <w:rPr>
                <w:noProof/>
                <w:webHidden/>
              </w:rPr>
              <w:tab/>
              <w:fldChar w:fldCharType="begin"/>
              <w:instrText xml:space="preserve"> PAGEREF _Toc240909203 \h </w:instrText>
              <w:fldChar w:fldCharType="separate"/>
              <w:t>9</w:t>
              <w:fldChar w:fldCharType="end"/>
            </w:r>
          </w:hyperlink>
        </w:p>
        <w:p w14:paraId="5F75176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4" w:history="1">
            <w:r>
              <w:rPr>
                <w:rStyle w:val="Hyperlink"/>
                <w:noProof/>
                <w:lang w:val="pt-BR"/>
              </w:rPr>
              <w:t>2.1 Metodologia de seleção das fontes</w:t>
            </w:r>
            <w:r>
              <w:rPr>
                <w:noProof/>
                <w:webHidden/>
              </w:rPr>
              <w:tab/>
              <w:fldChar w:fldCharType="begin"/>
              <w:instrText xml:space="preserve"> PAGEREF _Toc240909204 \h </w:instrText>
              <w:fldChar w:fldCharType="separate"/>
              <w:t>9</w:t>
              <w:fldChar w:fldCharType="end"/>
            </w:r>
          </w:hyperlink>
        </w:p>
        <w:p w14:paraId="2A100F2E"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5" w:history="1">
            <w:r>
              <w:rPr>
                <w:rStyle w:val="Hyperlink"/>
                <w:noProof/>
                <w:lang w:val="pt-BR"/>
              </w:rPr>
              <w:t>2.2 Infraestrutura instalada e integração ausente: um padrão documentado</w:t>
            </w:r>
            <w:r>
              <w:rPr>
                <w:noProof/>
                <w:webHidden/>
              </w:rPr>
              <w:tab/>
              <w:fldChar w:fldCharType="begin"/>
              <w:instrText xml:space="preserve"> PAGEREF _Toc240909205 \h </w:instrText>
              <w:fldChar w:fldCharType="separate"/>
              <w:t>9</w:t>
              <w:fldChar w:fldCharType="end"/>
            </w:r>
          </w:hyperlink>
        </w:p>
        <w:p w14:paraId="4523311A"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6" w:history="1">
            <w:r>
              <w:rPr>
                <w:rStyle w:val="Hyperlink"/>
                <w:noProof/>
                <w:lang w:val="pt-BR"/>
              </w:rPr>
              <w:t>2.3 A infraestrutura instalada no município de São Paulo</w:t>
            </w:r>
            <w:r>
              <w:rPr>
                <w:noProof/>
                <w:webHidden/>
              </w:rPr>
              <w:tab/>
              <w:fldChar w:fldCharType="begin"/>
              <w:instrText xml:space="preserve"> PAGEREF _Toc240909206 \h </w:instrText>
              <w:fldChar w:fldCharType="separate"/>
              <w:t>9</w:t>
              <w:fldChar w:fldCharType="end"/>
            </w:r>
          </w:hyperlink>
        </w:p>
        <w:p w14:paraId="721F80A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7" w:history="1">
            <w:r>
              <w:rPr>
                <w:rStyle w:val="Hyperlink"/>
                <w:noProof/>
                <w:lang w:val="pt-BR"/>
              </w:rPr>
              <w:t>2.4 Internet das Coisas e nós embarcados</w:t>
            </w:r>
            <w:r>
              <w:rPr>
                <w:noProof/>
                <w:webHidden/>
              </w:rPr>
              <w:tab/>
              <w:fldChar w:fldCharType="begin"/>
              <w:instrText xml:space="preserve"> PAGEREF _Toc240909207 \h </w:instrText>
              <w:fldChar w:fldCharType="separate"/>
              <w:t>9</w:t>
              <w:fldChar w:fldCharType="end"/>
            </w:r>
          </w:hyperlink>
        </w:p>
        <w:p w14:paraId="3D98123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8" w:history="1">
            <w:r>
              <w:rPr>
                <w:rStyle w:val="Hyperlink"/>
                <w:noProof/>
                <w:lang w:val="pt-BR"/>
              </w:rPr>
              <w:t>2.5 Requisitos normativos</w:t>
            </w:r>
            <w:r>
              <w:rPr>
                <w:noProof/>
                <w:webHidden/>
              </w:rPr>
              <w:tab/>
              <w:fldChar w:fldCharType="begin"/>
              <w:instrText xml:space="preserve"> PAGEREF _Toc240909208 \h </w:instrText>
              <w:fldChar w:fldCharType="separate"/>
              <w:t>9</w:t>
              <w:fldChar w:fldCharType="end"/>
            </w:r>
          </w:hyperlink>
        </w:p>
        <w:p w14:paraId="0E007A37"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09" w:history="1">
            <w:r>
              <w:rPr>
                <w:rStyle w:val="Hyperlink"/>
                <w:noProof/>
                <w:lang w:val="pt-BR"/>
              </w:rPr>
              <w:t>2.6 Decisão sob informação imprecisa e a escolha de um modelo interpretável</w:t>
            </w:r>
            <w:r>
              <w:rPr>
                <w:noProof/>
                <w:webHidden/>
              </w:rPr>
              <w:tab/>
              <w:fldChar w:fldCharType="begin"/>
              <w:instrText xml:space="preserve"> PAGEREF _Toc240909209 \h </w:instrText>
              <w:fldChar w:fldCharType="separate"/>
              <w:t>9</w:t>
              <w:fldChar w:fldCharType="end"/>
            </w:r>
          </w:hyperlink>
        </w:p>
        <w:p w14:paraId="435D517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0" w:history="1">
            <w:r>
              <w:rPr>
                <w:rStyle w:val="Hyperlink"/>
                <w:noProof/>
                <w:lang w:val="pt-BR"/>
              </w:rPr>
              <w:t>2.7 Previsão de curto prazo da demanda</w:t>
            </w:r>
            <w:r>
              <w:rPr>
                <w:noProof/>
                <w:webHidden/>
              </w:rPr>
              <w:tab/>
              <w:fldChar w:fldCharType="begin"/>
              <w:instrText xml:space="preserve"> PAGEREF _Toc240909210 \h </w:instrText>
              <w:fldChar w:fldCharType="separate"/>
              <w:t>9</w:t>
              <w:fldChar w:fldCharType="end"/>
            </w:r>
          </w:hyperlink>
        </w:p>
        <w:p w14:paraId="6E0B38F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1" w:history="1">
            <w:r>
              <w:rPr>
                <w:rStyle w:val="Hyperlink"/>
                <w:noProof/>
                <w:lang w:val="pt-BR"/>
              </w:rPr>
              <w:t>2.8 Trabalhos correlatos e o trabalho mais próximo</w:t>
            </w:r>
            <w:r>
              <w:rPr>
                <w:noProof/>
                <w:webHidden/>
              </w:rPr>
              <w:tab/>
              <w:fldChar w:fldCharType="begin"/>
              <w:instrText xml:space="preserve"> PAGEREF _Toc240909211 \h </w:instrText>
              <w:fldChar w:fldCharType="separate"/>
              <w:t>9</w:t>
              <w:fldChar w:fldCharType="end"/>
            </w:r>
          </w:hyperlink>
        </w:p>
        <w:p w14:paraId="3F963E4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2" w:history="1">
            <w:r>
              <w:rPr>
                <w:rStyle w:val="Hyperlink"/>
                <w:noProof/>
                <w:lang w:val="pt-BR"/>
              </w:rPr>
              <w:t>2.9 Lacuna identificada</w:t>
            </w:r>
            <w:r>
              <w:rPr>
                <w:noProof/>
                <w:webHidden/>
              </w:rPr>
              <w:tab/>
              <w:fldChar w:fldCharType="begin"/>
              <w:instrText xml:space="preserve"> PAGEREF _Toc240909212 \h </w:instrText>
              <w:fldChar w:fldCharType="separate"/>
              <w:t>9</w:t>
              <w:fldChar w:fldCharType="end"/>
            </w:r>
          </w:hyperlink>
        </w:p>
        <w:p w14:paraId="01E08AC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3" w:history="1">
            <w:r>
              <w:rPr>
                <w:rStyle w:val="Hyperlink"/>
                <w:noProof/>
                <w:lang w:val="pt-BR"/>
              </w:rPr>
              <w:t>2.10 Hipóteses da pesquisa</w:t>
            </w:r>
            <w:r>
              <w:rPr>
                <w:noProof/>
                <w:webHidden/>
              </w:rPr>
              <w:tab/>
              <w:fldChar w:fldCharType="begin"/>
              <w:instrText xml:space="preserve"> PAGEREF _Toc240909213 \h </w:instrText>
              <w:fldChar w:fldCharType="separate"/>
              <w:t>9</w:t>
              <w:fldChar w:fldCharType="end"/>
            </w:r>
          </w:hyperlink>
        </w:p>
        <w:p w14:paraId="1E39C639"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14" w:history="1">
            <w:r>
              <w:rPr>
                <w:rStyle w:val="Hyperlink"/>
                <w:noProof/>
                <w:lang w:val="pt-BR"/>
              </w:rPr>
              <w:t>3 METODOLOGIA</w:t>
            </w:r>
            <w:r>
              <w:rPr>
                <w:noProof/>
                <w:webHidden/>
              </w:rPr>
              <w:tab/>
              <w:fldChar w:fldCharType="begin"/>
              <w:instrText xml:space="preserve"> PAGEREF _Toc240909214 \h </w:instrText>
              <w:fldChar w:fldCharType="separate"/>
              <w:t>9</w:t>
              <w:fldChar w:fldCharType="end"/>
            </w:r>
          </w:hyperlink>
        </w:p>
        <w:p w14:paraId="297633D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5" w:history="1">
            <w:r>
              <w:rPr>
                <w:rStyle w:val="Hyperlink"/>
                <w:noProof/>
                <w:lang w:val="pt-BR"/>
              </w:rPr>
              <w:t>3.1 Classificação da pesquisa</w:t>
            </w:r>
            <w:r>
              <w:rPr>
                <w:noProof/>
                <w:webHidden/>
              </w:rPr>
              <w:tab/>
              <w:fldChar w:fldCharType="begin"/>
              <w:instrText xml:space="preserve"> PAGEREF _Toc240909215 \h </w:instrText>
              <w:fldChar w:fldCharType="separate"/>
              <w:t>9</w:t>
              <w:fldChar w:fldCharType="end"/>
            </w:r>
          </w:hyperlink>
        </w:p>
        <w:p w14:paraId="36AF228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6" w:history="1">
            <w:r>
              <w:rPr>
                <w:rStyle w:val="Hyperlink"/>
                <w:noProof/>
                <w:lang w:val="pt-BR"/>
              </w:rPr>
              <w:t>3.2 Arquitetura do sistema</w:t>
            </w:r>
            <w:r>
              <w:rPr>
                <w:noProof/>
                <w:webHidden/>
              </w:rPr>
              <w:tab/>
              <w:fldChar w:fldCharType="begin"/>
              <w:instrText xml:space="preserve"> PAGEREF _Toc240909216 \h </w:instrText>
              <w:fldChar w:fldCharType="separate"/>
              <w:t>9</w:t>
              <w:fldChar w:fldCharType="end"/>
            </w:r>
          </w:hyperlink>
        </w:p>
        <w:p w14:paraId="77CD99E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7" w:history="1">
            <w:r>
              <w:rPr>
                <w:rStyle w:val="Hyperlink"/>
                <w:noProof/>
                <w:lang w:val="pt-BR"/>
              </w:rPr>
              <w:t>3.3 Do protótipo à implantação: o que se propõe e o que se instrumenta</w:t>
            </w:r>
            <w:r>
              <w:rPr>
                <w:noProof/>
                <w:webHidden/>
              </w:rPr>
              <w:tab/>
              <w:fldChar w:fldCharType="begin"/>
              <w:instrText xml:space="preserve"> PAGEREF _Toc240909217 \h </w:instrText>
              <w:fldChar w:fldCharType="separate"/>
              <w:t>9</w:t>
              <w:fldChar w:fldCharType="end"/>
            </w:r>
          </w:hyperlink>
        </w:p>
        <w:p w14:paraId="2596C1A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18" w:history="1">
            <w:r>
              <w:rPr>
                <w:rStyle w:val="Hyperlink"/>
                <w:noProof/>
                <w:lang w:val="pt-BR"/>
              </w:rPr>
              <w:t>3.4 O nó de demonstração</w:t>
            </w:r>
            <w:r>
              <w:rPr>
                <w:noProof/>
                <w:webHidden/>
              </w:rPr>
              <w:tab/>
              <w:fldChar w:fldCharType="begin"/>
              <w:instrText xml:space="preserve"> PAGEREF _Toc240909218 \h </w:instrText>
              <w:fldChar w:fldCharType="separate"/>
              <w:t>9</w:t>
              <w:fldChar w:fldCharType="end"/>
            </w:r>
          </w:hyperlink>
        </w:p>
        <w:p w14:paraId="238F4808"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19" w:history="1">
            <w:r>
              <w:rPr>
                <w:rStyle w:val="Hyperlink"/>
                <w:noProof/>
                <w:lang w:val="pt-BR"/>
              </w:rPr>
              <w:t>3.4.1 Critérios de seleção e alternativas preteridas</w:t>
            </w:r>
            <w:r>
              <w:rPr>
                <w:noProof/>
                <w:webHidden/>
              </w:rPr>
              <w:tab/>
              <w:fldChar w:fldCharType="begin"/>
              <w:instrText xml:space="preserve"> PAGEREF _Toc240909219 \h </w:instrText>
              <w:fldChar w:fldCharType="separate"/>
              <w:t>9</w:t>
              <w:fldChar w:fldCharType="end"/>
            </w:r>
          </w:hyperlink>
        </w:p>
        <w:p w14:paraId="4ACB2F20"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0" w:history="1">
            <w:r>
              <w:rPr>
                <w:rStyle w:val="Hyperlink"/>
                <w:noProof/>
                <w:lang w:val="pt-BR"/>
              </w:rPr>
              <w:t>3.4.2 Dimensionamento fotométrico da bancada</w:t>
            </w:r>
            <w:r>
              <w:rPr>
                <w:noProof/>
                <w:webHidden/>
              </w:rPr>
              <w:tab/>
              <w:fldChar w:fldCharType="begin"/>
              <w:instrText xml:space="preserve"> PAGEREF _Toc240909220 \h </w:instrText>
              <w:fldChar w:fldCharType="separate"/>
              <w:t>9</w:t>
              <w:fldChar w:fldCharType="end"/>
            </w:r>
          </w:hyperlink>
        </w:p>
        <w:p w14:paraId="6FDBBEC1"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1" w:history="1">
            <w:r>
              <w:rPr>
                <w:rStyle w:val="Hyperlink"/>
                <w:noProof/>
                <w:lang w:val="pt-BR"/>
              </w:rPr>
              <w:t>3.4.3 Controle das condições de medição</w:t>
            </w:r>
            <w:r>
              <w:rPr>
                <w:noProof/>
                <w:webHidden/>
              </w:rPr>
              <w:tab/>
              <w:fldChar w:fldCharType="begin"/>
              <w:instrText xml:space="preserve"> PAGEREF _Toc240909221 \h </w:instrText>
              <w:fldChar w:fldCharType="separate"/>
              <w:t>9</w:t>
              <w:fldChar w:fldCharType="end"/>
            </w:r>
          </w:hyperlink>
        </w:p>
        <w:p w14:paraId="5C31F40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2" w:history="1">
            <w:r>
              <w:rPr>
                <w:rStyle w:val="Hyperlink"/>
                <w:noProof/>
                <w:lang w:val="pt-BR"/>
              </w:rPr>
              <w:t>3.4.4 Verificação da medição e incerteza declarada</w:t>
            </w:r>
            <w:r>
              <w:rPr>
                <w:noProof/>
                <w:webHidden/>
              </w:rPr>
              <w:tab/>
              <w:fldChar w:fldCharType="begin"/>
              <w:instrText xml:space="preserve"> PAGEREF _Toc240909222 \h </w:instrText>
              <w:fldChar w:fldCharType="separate"/>
              <w:t>9</w:t>
              <w:fldChar w:fldCharType="end"/>
            </w:r>
          </w:hyperlink>
        </w:p>
        <w:p w14:paraId="036BFC47"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23" w:history="1">
            <w:r>
              <w:rPr>
                <w:rStyle w:val="Hyperlink"/>
                <w:noProof/>
                <w:lang w:val="pt-BR"/>
              </w:rPr>
              <w:t>3.4.5 Funções de diagnóstico do ponto de luz</w:t>
            </w:r>
            <w:r>
              <w:rPr>
                <w:noProof/>
                <w:webHidden/>
              </w:rPr>
              <w:tab/>
              <w:fldChar w:fldCharType="begin"/>
              <w:instrText xml:space="preserve"> PAGEREF _Toc240909223 \h </w:instrText>
              <w:fldChar w:fldCharType="separate"/>
              <w:t>9</w:t>
              <w:fldChar w:fldCharType="end"/>
            </w:r>
          </w:hyperlink>
        </w:p>
        <w:p w14:paraId="60B9DEB2"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4" w:history="1">
            <w:r>
              <w:rPr>
                <w:rStyle w:val="Hyperlink"/>
                <w:noProof/>
                <w:lang w:val="pt-BR"/>
              </w:rPr>
              <w:t>3.5 Dados urbanos e construção dos cenários</w:t>
            </w:r>
            <w:r>
              <w:rPr>
                <w:noProof/>
                <w:webHidden/>
              </w:rPr>
              <w:tab/>
              <w:fldChar w:fldCharType="begin"/>
              <w:instrText xml:space="preserve"> PAGEREF _Toc240909224 \h </w:instrText>
              <w:fldChar w:fldCharType="separate"/>
              <w:t>9</w:t>
              <w:fldChar w:fldCharType="end"/>
            </w:r>
          </w:hyperlink>
        </w:p>
        <w:p w14:paraId="55A147A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5" w:history="1">
            <w:r>
              <w:rPr>
                <w:rStyle w:val="Hyperlink"/>
                <w:noProof/>
                <w:lang w:val="pt-BR"/>
              </w:rPr>
              <w:t>3.6 Camada de previsão</w:t>
            </w:r>
            <w:r>
              <w:rPr>
                <w:noProof/>
                <w:webHidden/>
              </w:rPr>
              <w:tab/>
              <w:fldChar w:fldCharType="begin"/>
              <w:instrText xml:space="preserve"> PAGEREF _Toc240909225 \h </w:instrText>
              <w:fldChar w:fldCharType="separate"/>
              <w:t>9</w:t>
              <w:fldChar w:fldCharType="end"/>
            </w:r>
          </w:hyperlink>
        </w:p>
        <w:p w14:paraId="2745B3B9"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6" w:history="1">
            <w:r>
              <w:rPr>
                <w:rStyle w:val="Hyperlink"/>
                <w:noProof/>
                <w:lang w:val="pt-BR"/>
              </w:rPr>
              <w:t>3.7 Mecanismo de decisão</w:t>
            </w:r>
            <w:r>
              <w:rPr>
                <w:noProof/>
                <w:webHidden/>
              </w:rPr>
              <w:tab/>
              <w:fldChar w:fldCharType="begin"/>
              <w:instrText xml:space="preserve"> PAGEREF _Toc240909226 \h </w:instrText>
              <w:fldChar w:fldCharType="separate"/>
              <w:t>9</w:t>
              <w:fldChar w:fldCharType="end"/>
            </w:r>
          </w:hyperlink>
        </w:p>
        <w:p w14:paraId="380C779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7" w:history="1">
            <w:r>
              <w:rPr>
                <w:rStyle w:val="Hyperlink"/>
                <w:noProof/>
                <w:lang w:val="pt-BR"/>
              </w:rPr>
              <w:t>3.8 Classe de iluminação adotada</w:t>
            </w:r>
            <w:r>
              <w:rPr>
                <w:noProof/>
                <w:webHidden/>
              </w:rPr>
              <w:tab/>
              <w:fldChar w:fldCharType="begin"/>
              <w:instrText xml:space="preserve"> PAGEREF _Toc240909227 \h </w:instrText>
              <w:fldChar w:fldCharType="separate"/>
              <w:t>9</w:t>
              <w:fldChar w:fldCharType="end"/>
            </w:r>
          </w:hyperlink>
        </w:p>
        <w:p w14:paraId="51544B85"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8" w:history="1">
            <w:r>
              <w:rPr>
                <w:rStyle w:val="Hyperlink"/>
                <w:noProof/>
                <w:lang w:val="pt-BR"/>
              </w:rPr>
              <w:t>3.9 Procedimentos e avaliação</w:t>
            </w:r>
            <w:r>
              <w:rPr>
                <w:noProof/>
                <w:webHidden/>
              </w:rPr>
              <w:tab/>
              <w:fldChar w:fldCharType="begin"/>
              <w:instrText xml:space="preserve"> PAGEREF _Toc240909228 \h </w:instrText>
              <w:fldChar w:fldCharType="separate"/>
              <w:t>9</w:t>
              <w:fldChar w:fldCharType="end"/>
            </w:r>
          </w:hyperlink>
        </w:p>
        <w:p w14:paraId="29E2169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29" w:history="1">
            <w:r>
              <w:rPr>
                <w:rStyle w:val="Hyperlink"/>
                <w:noProof/>
                <w:lang w:val="pt-BR"/>
              </w:rPr>
              <w:t>3.10 Tratamento de dados pessoais</w:t>
            </w:r>
            <w:r>
              <w:rPr>
                <w:noProof/>
                <w:webHidden/>
              </w:rPr>
              <w:tab/>
              <w:fldChar w:fldCharType="begin"/>
              <w:instrText xml:space="preserve"> PAGEREF _Toc240909229 \h </w:instrText>
              <w:fldChar w:fldCharType="separate"/>
              <w:t>9</w:t>
              <w:fldChar w:fldCharType="end"/>
            </w:r>
          </w:hyperlink>
        </w:p>
        <w:p w14:paraId="6189808F"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0" w:history="1">
            <w:r>
              <w:rPr>
                <w:rStyle w:val="Hyperlink"/>
                <w:noProof/>
                <w:lang w:val="pt-BR"/>
              </w:rPr>
              <w:t>3.11 Estimativa de consumo e linhas de base de comparação</w:t>
            </w:r>
            <w:r>
              <w:rPr>
                <w:noProof/>
                <w:webHidden/>
              </w:rPr>
              <w:tab/>
              <w:fldChar w:fldCharType="begin"/>
              <w:instrText xml:space="preserve"> PAGEREF _Toc240909230 \h </w:instrText>
              <w:fldChar w:fldCharType="separate"/>
              <w:t>9</w:t>
              <w:fldChar w:fldCharType="end"/>
            </w:r>
          </w:hyperlink>
        </w:p>
        <w:p w14:paraId="7315E8C1"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31" w:history="1">
            <w:r>
              <w:rPr>
                <w:rStyle w:val="Hyperlink"/>
                <w:noProof/>
                <w:lang w:val="pt-BR"/>
              </w:rPr>
              <w:t>4 ENGENHARIA DE SOFTWARE</w:t>
            </w:r>
            <w:r>
              <w:rPr>
                <w:noProof/>
                <w:webHidden/>
              </w:rPr>
              <w:tab/>
              <w:fldChar w:fldCharType="begin"/>
              <w:instrText xml:space="preserve"> PAGEREF _Toc240909231 \h </w:instrText>
              <w:fldChar w:fldCharType="separate"/>
              <w:t>9</w:t>
              <w:fldChar w:fldCharType="end"/>
            </w:r>
          </w:hyperlink>
        </w:p>
        <w:p w14:paraId="2A8F2927"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2" w:history="1">
            <w:r>
              <w:rPr>
                <w:rStyle w:val="Hyperlink"/>
                <w:noProof/>
                <w:lang w:val="pt-BR"/>
              </w:rPr>
              <w:t>4.1 Partes interessadas e elicitação de requisitos</w:t>
            </w:r>
            <w:r>
              <w:rPr>
                <w:noProof/>
                <w:webHidden/>
              </w:rPr>
              <w:tab/>
              <w:fldChar w:fldCharType="begin"/>
              <w:instrText xml:space="preserve"> PAGEREF _Toc240909232 \h </w:instrText>
              <w:fldChar w:fldCharType="separate"/>
              <w:t>9</w:t>
              <w:fldChar w:fldCharType="end"/>
            </w:r>
          </w:hyperlink>
        </w:p>
        <w:p w14:paraId="512A8C8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3" w:history="1">
            <w:r>
              <w:rPr>
                <w:rStyle w:val="Hyperlink"/>
                <w:noProof/>
                <w:lang w:val="pt-BR"/>
              </w:rPr>
              <w:t>4.2 Processo de desenvolvimento e planejamento do projeto</w:t>
            </w:r>
            <w:r>
              <w:rPr>
                <w:noProof/>
                <w:webHidden/>
              </w:rPr>
              <w:tab/>
              <w:fldChar w:fldCharType="begin"/>
              <w:instrText xml:space="preserve"> PAGEREF _Toc240909233 \h </w:instrText>
              <w:fldChar w:fldCharType="separate"/>
              <w:t>9</w:t>
              <w:fldChar w:fldCharType="end"/>
            </w:r>
          </w:hyperlink>
        </w:p>
        <w:p w14:paraId="685D8B8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4" w:history="1">
            <w:r>
              <w:rPr>
                <w:rStyle w:val="Hyperlink"/>
                <w:noProof/>
                <w:lang w:val="pt-BR"/>
              </w:rPr>
              <w:t>4.3 Requisitos funcionais</w:t>
            </w:r>
            <w:r>
              <w:rPr>
                <w:noProof/>
                <w:webHidden/>
              </w:rPr>
              <w:tab/>
              <w:fldChar w:fldCharType="begin"/>
              <w:instrText xml:space="preserve"> PAGEREF _Toc240909234 \h </w:instrText>
              <w:fldChar w:fldCharType="separate"/>
              <w:t>9</w:t>
              <w:fldChar w:fldCharType="end"/>
            </w:r>
          </w:hyperlink>
        </w:p>
        <w:p w14:paraId="67BDAEC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5" w:history="1">
            <w:r>
              <w:rPr>
                <w:rStyle w:val="Hyperlink"/>
                <w:noProof/>
                <w:lang w:val="pt-BR"/>
              </w:rPr>
              <w:t>4.4 Requisitos não funcionais e critérios de qualidade</w:t>
            </w:r>
            <w:r>
              <w:rPr>
                <w:noProof/>
                <w:webHidden/>
              </w:rPr>
              <w:tab/>
              <w:fldChar w:fldCharType="begin"/>
              <w:instrText xml:space="preserve"> PAGEREF _Toc240909235 \h </w:instrText>
              <w:fldChar w:fldCharType="separate"/>
              <w:t>9</w:t>
              <w:fldChar w:fldCharType="end"/>
            </w:r>
          </w:hyperlink>
        </w:p>
        <w:p w14:paraId="72E5E24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6" w:history="1">
            <w:r>
              <w:rPr>
                <w:rStyle w:val="Hyperlink"/>
                <w:noProof/>
                <w:lang w:val="pt-BR"/>
              </w:rPr>
              <w:t>4.5 Diagrama de casos de uso</w:t>
            </w:r>
            <w:r>
              <w:rPr>
                <w:noProof/>
                <w:webHidden/>
              </w:rPr>
              <w:tab/>
              <w:fldChar w:fldCharType="begin"/>
              <w:instrText xml:space="preserve"> PAGEREF _Toc240909236 \h </w:instrText>
              <w:fldChar w:fldCharType="separate"/>
              <w:t>9</w:t>
              <w:fldChar w:fldCharType="end"/>
            </w:r>
          </w:hyperlink>
        </w:p>
        <w:p w14:paraId="78259DA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37" w:history="1">
            <w:r>
              <w:rPr>
                <w:rStyle w:val="Hyperlink"/>
                <w:noProof/>
                <w:lang w:val="pt-BR"/>
              </w:rPr>
              <w:t>4.6 Desenho da arquitetura do sistema</w:t>
            </w:r>
            <w:r>
              <w:rPr>
                <w:noProof/>
                <w:webHidden/>
              </w:rPr>
              <w:tab/>
              <w:fldChar w:fldCharType="begin"/>
              <w:instrText xml:space="preserve"> PAGEREF _Toc240909237 \h </w:instrText>
              <w:fldChar w:fldCharType="separate"/>
              <w:t>9</w:t>
              <w:fldChar w:fldCharType="end"/>
            </w:r>
          </w:hyperlink>
        </w:p>
        <w:p w14:paraId="561EA307"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8" w:history="1">
            <w:r>
              <w:rPr>
                <w:rStyle w:val="Hyperlink"/>
                <w:noProof/>
                <w:lang w:val="pt-BR"/>
              </w:rPr>
              <w:t>4.6.1 Implantação em nuvem</w:t>
            </w:r>
            <w:r>
              <w:rPr>
                <w:noProof/>
                <w:webHidden/>
              </w:rPr>
              <w:tab/>
              <w:fldChar w:fldCharType="begin"/>
              <w:instrText xml:space="preserve"> PAGEREF _Toc240909238 \h </w:instrText>
              <w:fldChar w:fldCharType="separate"/>
              <w:t>9</w:t>
              <w:fldChar w:fldCharType="end"/>
            </w:r>
          </w:hyperlink>
        </w:p>
        <w:p w14:paraId="706131C3"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39" w:history="1">
            <w:r>
              <w:rPr>
                <w:rStyle w:val="Hyperlink"/>
                <w:noProof/>
                <w:lang w:val="pt-BR"/>
              </w:rPr>
              <w:t>4.6.2 Contratos das interfaces</w:t>
            </w:r>
            <w:r>
              <w:rPr>
                <w:noProof/>
                <w:webHidden/>
              </w:rPr>
              <w:tab/>
              <w:fldChar w:fldCharType="begin"/>
              <w:instrText xml:space="preserve"> PAGEREF _Toc240909239 \h </w:instrText>
              <w:fldChar w:fldCharType="separate"/>
              <w:t>9</w:t>
              <w:fldChar w:fldCharType="end"/>
            </w:r>
          </w:hyperlink>
        </w:p>
        <w:p w14:paraId="5BBEE71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0" w:history="1">
            <w:r>
              <w:rPr>
                <w:rStyle w:val="Hyperlink"/>
                <w:noProof/>
                <w:lang w:val="pt-BR"/>
              </w:rPr>
              <w:t>4.7 Banco de dados</w:t>
            </w:r>
            <w:r>
              <w:rPr>
                <w:noProof/>
                <w:webHidden/>
              </w:rPr>
              <w:tab/>
              <w:fldChar w:fldCharType="begin"/>
              <w:instrText xml:space="preserve"> PAGEREF _Toc240909240 \h </w:instrText>
              <w:fldChar w:fldCharType="separate"/>
              <w:t>9</w:t>
              <w:fldChar w:fldCharType="end"/>
            </w:r>
          </w:hyperlink>
        </w:p>
        <w:p w14:paraId="45B47B3B"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1" w:history="1">
            <w:r>
              <w:rPr>
                <w:rStyle w:val="Hyperlink"/>
                <w:noProof/>
                <w:lang w:val="pt-BR"/>
              </w:rPr>
              <w:t>4.7.1 Modelo conceitual e justificativa da escolha</w:t>
            </w:r>
            <w:r>
              <w:rPr>
                <w:noProof/>
                <w:webHidden/>
              </w:rPr>
              <w:tab/>
              <w:fldChar w:fldCharType="begin"/>
              <w:instrText xml:space="preserve"> PAGEREF _Toc240909241 \h </w:instrText>
              <w:fldChar w:fldCharType="separate"/>
              <w:t>9</w:t>
              <w:fldChar w:fldCharType="end"/>
            </w:r>
          </w:hyperlink>
        </w:p>
        <w:p w14:paraId="37E85569"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2" w:history="1">
            <w:r>
              <w:rPr>
                <w:rStyle w:val="Hyperlink"/>
                <w:noProof/>
                <w:lang w:val="pt-BR"/>
              </w:rPr>
              <w:t>4.7.2 Modelo lógico: diagrama entidade-relacionamento</w:t>
            </w:r>
            <w:r>
              <w:rPr>
                <w:noProof/>
                <w:webHidden/>
              </w:rPr>
              <w:tab/>
              <w:fldChar w:fldCharType="begin"/>
              <w:instrText xml:space="preserve"> PAGEREF _Toc240909242 \h </w:instrText>
              <w:fldChar w:fldCharType="separate"/>
              <w:t>9</w:t>
              <w:fldChar w:fldCharType="end"/>
            </w:r>
          </w:hyperlink>
        </w:p>
        <w:p w14:paraId="672161DA" w14:textId="77777777" w:rsidR="00CE1B46" w:rsidRDefault="00CE1B46">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0909243" w:history="1">
            <w:r>
              <w:rPr>
                <w:rStyle w:val="Hyperlink"/>
                <w:noProof/>
                <w:lang w:val="pt-BR"/>
              </w:rPr>
              <w:t>4.7.3 Modelo físico: tabelas, domínios e restrições</w:t>
            </w:r>
            <w:r>
              <w:rPr>
                <w:noProof/>
                <w:webHidden/>
              </w:rPr>
              <w:tab/>
              <w:fldChar w:fldCharType="begin"/>
              <w:instrText xml:space="preserve"> PAGEREF _Toc240909243 \h </w:instrText>
              <w:fldChar w:fldCharType="separate"/>
              <w:t>9</w:t>
              <w:fldChar w:fldCharType="end"/>
            </w:r>
          </w:hyperlink>
        </w:p>
        <w:p w14:paraId="06B3D7B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4" w:history="1">
            <w:r>
              <w:rPr>
                <w:rStyle w:val="Hyperlink"/>
                <w:noProof/>
                <w:lang w:val="pt-BR"/>
              </w:rPr>
              <w:t>4.8 Especificação dos casos de teste</w:t>
            </w:r>
            <w:r>
              <w:rPr>
                <w:noProof/>
                <w:webHidden/>
              </w:rPr>
              <w:tab/>
              <w:fldChar w:fldCharType="begin"/>
              <w:instrText xml:space="preserve"> PAGEREF _Toc240909244 \h </w:instrText>
              <w:fldChar w:fldCharType="separate"/>
              <w:t>9</w:t>
              <w:fldChar w:fldCharType="end"/>
            </w:r>
          </w:hyperlink>
        </w:p>
        <w:p w14:paraId="3C665F91"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5" w:history="1">
            <w:r>
              <w:rPr>
                <w:rStyle w:val="Hyperlink"/>
                <w:noProof/>
                <w:lang w:val="pt-BR"/>
              </w:rPr>
              <w:t>4.9 Cronograma de atividades</w:t>
            </w:r>
            <w:r>
              <w:rPr>
                <w:noProof/>
                <w:webHidden/>
              </w:rPr>
              <w:tab/>
              <w:fldChar w:fldCharType="begin"/>
              <w:instrText xml:space="preserve"> PAGEREF _Toc240909245 \h </w:instrText>
              <w:fldChar w:fldCharType="separate"/>
              <w:t>9</w:t>
              <w:fldChar w:fldCharType="end"/>
            </w:r>
          </w:hyperlink>
        </w:p>
        <w:p w14:paraId="3E6D1558"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6" w:history="1">
            <w:r>
              <w:rPr>
                <w:rStyle w:val="Hyperlink"/>
                <w:noProof/>
                <w:lang w:val="pt-BR"/>
              </w:rPr>
              <w:t>4.10 Resultado da execução dos casos de teste</w:t>
            </w:r>
            <w:r>
              <w:rPr>
                <w:noProof/>
                <w:webHidden/>
              </w:rPr>
              <w:tab/>
              <w:fldChar w:fldCharType="begin"/>
              <w:instrText xml:space="preserve"> PAGEREF _Toc240909246 \h </w:instrText>
              <w:fldChar w:fldCharType="separate"/>
              <w:t>9</w:t>
              <w:fldChar w:fldCharType="end"/>
            </w:r>
          </w:hyperlink>
        </w:p>
        <w:p w14:paraId="79D8985F"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47" w:history="1">
            <w:r>
              <w:rPr>
                <w:rStyle w:val="Hyperlink"/>
                <w:noProof/>
                <w:lang w:val="pt-BR"/>
              </w:rPr>
              <w:t>5 RESULTADOS</w:t>
            </w:r>
            <w:r>
              <w:rPr>
                <w:noProof/>
                <w:webHidden/>
              </w:rPr>
              <w:tab/>
              <w:fldChar w:fldCharType="begin"/>
              <w:instrText xml:space="preserve"> PAGEREF _Toc240909247 \h </w:instrText>
              <w:fldChar w:fldCharType="separate"/>
              <w:t>9</w:t>
              <w:fldChar w:fldCharType="end"/>
            </w:r>
          </w:hyperlink>
        </w:p>
        <w:p w14:paraId="055A78B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8" w:history="1">
            <w:r>
              <w:rPr>
                <w:rStyle w:val="Hyperlink"/>
                <w:noProof/>
                <w:lang w:val="pt-BR"/>
              </w:rPr>
              <w:t>5.1 Camada de previsão</w:t>
            </w:r>
            <w:r>
              <w:rPr>
                <w:noProof/>
                <w:webHidden/>
              </w:rPr>
              <w:tab/>
              <w:fldChar w:fldCharType="begin"/>
              <w:instrText xml:space="preserve"> PAGEREF _Toc240909248 \h </w:instrText>
              <w:fldChar w:fldCharType="separate"/>
              <w:t>9</w:t>
              <w:fldChar w:fldCharType="end"/>
            </w:r>
          </w:hyperlink>
        </w:p>
        <w:p w14:paraId="7AD4BB4B"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49" w:history="1">
            <w:r>
              <w:rPr>
                <w:rStyle w:val="Hyperlink"/>
                <w:noProof/>
                <w:lang w:val="pt-BR"/>
              </w:rPr>
              <w:t>5.2 Invariante de segurança</w:t>
            </w:r>
            <w:r>
              <w:rPr>
                <w:noProof/>
                <w:webHidden/>
              </w:rPr>
              <w:tab/>
              <w:fldChar w:fldCharType="begin"/>
              <w:instrText xml:space="preserve"> PAGEREF _Toc240909249 \h </w:instrText>
              <w:fldChar w:fldCharType="separate"/>
              <w:t>9</w:t>
              <w:fldChar w:fldCharType="end"/>
            </w:r>
          </w:hyperlink>
        </w:p>
        <w:p w14:paraId="4E2237C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0" w:history="1">
            <w:r>
              <w:rPr>
                <w:rStyle w:val="Hyperlink"/>
                <w:noProof/>
                <w:lang w:val="pt-BR"/>
              </w:rPr>
              <w:t>5.3 Latência do percurso e funções de diagnóstico</w:t>
            </w:r>
            <w:r>
              <w:rPr>
                <w:noProof/>
                <w:webHidden/>
              </w:rPr>
              <w:tab/>
              <w:fldChar w:fldCharType="begin"/>
              <w:instrText xml:space="preserve"> PAGEREF _Toc240909250 \h </w:instrText>
              <w:fldChar w:fldCharType="separate"/>
              <w:t>9</w:t>
              <w:fldChar w:fldCharType="end"/>
            </w:r>
          </w:hyperlink>
        </w:p>
        <w:p w14:paraId="11C21613"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1" w:history="1">
            <w:r>
              <w:rPr>
                <w:rStyle w:val="Hyperlink"/>
                <w:noProof/>
                <w:lang w:val="pt-BR"/>
              </w:rPr>
              <w:t>5.4 Concordância com o envelope esperado e especificação da interface</w:t>
            </w:r>
            <w:r>
              <w:rPr>
                <w:noProof/>
                <w:webHidden/>
              </w:rPr>
              <w:tab/>
              <w:fldChar w:fldCharType="begin"/>
              <w:instrText xml:space="preserve"> PAGEREF _Toc240909251 \h </w:instrText>
              <w:fldChar w:fldCharType="separate"/>
              <w:t>9</w:t>
              <w:fldChar w:fldCharType="end"/>
            </w:r>
          </w:hyperlink>
        </w:p>
        <w:p w14:paraId="5DD58F6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2" w:history="1">
            <w:r>
              <w:rPr>
                <w:rStyle w:val="Hyperlink"/>
                <w:noProof/>
                <w:lang w:val="pt-BR"/>
              </w:rPr>
              <w:t>5.5 Estimativa de consumo de energia</w:t>
            </w:r>
            <w:r>
              <w:rPr>
                <w:noProof/>
                <w:webHidden/>
              </w:rPr>
              <w:tab/>
              <w:fldChar w:fldCharType="begin"/>
              <w:instrText xml:space="preserve"> PAGEREF _Toc240909252 \h </w:instrText>
              <w:fldChar w:fldCharType="separate"/>
              <w:t>9</w:t>
              <w:fldChar w:fldCharType="end"/>
            </w:r>
          </w:hyperlink>
        </w:p>
        <w:p w14:paraId="64EB143E"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3" w:history="1">
            <w:r>
              <w:rPr>
                <w:rStyle w:val="Hyperlink"/>
                <w:noProof/>
                <w:lang w:val="pt-BR"/>
              </w:rPr>
              <w:t>6 ANÁLISE DOS RESULTADOS</w:t>
            </w:r>
            <w:r>
              <w:rPr>
                <w:noProof/>
                <w:webHidden/>
              </w:rPr>
              <w:tab/>
              <w:fldChar w:fldCharType="begin"/>
              <w:instrText xml:space="preserve"> PAGEREF _Toc240909253 \h </w:instrText>
              <w:fldChar w:fldCharType="separate"/>
              <w:t>9</w:t>
              <w:fldChar w:fldCharType="end"/>
            </w:r>
          </w:hyperlink>
        </w:p>
        <w:p w14:paraId="297486B6"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4" w:history="1">
            <w:r>
              <w:rPr>
                <w:rStyle w:val="Hyperlink"/>
                <w:noProof/>
                <w:lang w:val="pt-BR"/>
              </w:rPr>
              <w:t>6.1 Avaliação das hipóteses</w:t>
            </w:r>
            <w:r>
              <w:rPr>
                <w:noProof/>
                <w:webHidden/>
              </w:rPr>
              <w:tab/>
              <w:fldChar w:fldCharType="begin"/>
              <w:instrText xml:space="preserve"> PAGEREF _Toc240909254 \h </w:instrText>
              <w:fldChar w:fldCharType="separate"/>
              <w:t>9</w:t>
              <w:fldChar w:fldCharType="end"/>
            </w:r>
          </w:hyperlink>
        </w:p>
        <w:p w14:paraId="7660B514"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5" w:history="1">
            <w:r>
              <w:rPr>
                <w:rStyle w:val="Hyperlink"/>
                <w:noProof/>
                <w:lang w:val="pt-BR"/>
              </w:rPr>
              <w:t>6.2 Discussão dos resultados e comparação com a literatura</w:t>
            </w:r>
            <w:r>
              <w:rPr>
                <w:noProof/>
                <w:webHidden/>
              </w:rPr>
              <w:tab/>
              <w:fldChar w:fldCharType="begin"/>
              <w:instrText xml:space="preserve"> PAGEREF _Toc240909255 \h </w:instrText>
              <w:fldChar w:fldCharType="separate"/>
              <w:t>9</w:t>
              <w:fldChar w:fldCharType="end"/>
            </w:r>
          </w:hyperlink>
        </w:p>
        <w:p w14:paraId="770FAC9C"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6" w:history="1">
            <w:r>
              <w:rPr>
                <w:rStyle w:val="Hyperlink"/>
                <w:noProof/>
                <w:lang w:val="pt-BR"/>
              </w:rPr>
              <w:t>6.3 Exatidão, confiabilidade e limitações</w:t>
            </w:r>
            <w:r>
              <w:rPr>
                <w:noProof/>
                <w:webHidden/>
              </w:rPr>
              <w:tab/>
              <w:fldChar w:fldCharType="begin"/>
              <w:instrText xml:space="preserve"> PAGEREF _Toc240909256 \h </w:instrText>
              <w:fldChar w:fldCharType="separate"/>
              <w:t>9</w:t>
              <w:fldChar w:fldCharType="end"/>
            </w:r>
          </w:hyperlink>
        </w:p>
        <w:p w14:paraId="2F5DCFB0"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7" w:history="1">
            <w:r>
              <w:rPr>
                <w:rStyle w:val="Hyperlink"/>
                <w:noProof/>
                <w:lang w:val="pt-BR"/>
              </w:rPr>
              <w:t>6.4 Implicações dos resultados</w:t>
            </w:r>
            <w:r>
              <w:rPr>
                <w:noProof/>
                <w:webHidden/>
              </w:rPr>
              <w:tab/>
              <w:fldChar w:fldCharType="begin"/>
              <w:instrText xml:space="preserve"> PAGEREF _Toc240909257 \h </w:instrText>
              <w:fldChar w:fldCharType="separate"/>
              <w:t>9</w:t>
              <w:fldChar w:fldCharType="end"/>
            </w:r>
          </w:hyperlink>
        </w:p>
        <w:p w14:paraId="3CF565E2"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58" w:history="1">
            <w:r>
              <w:rPr>
                <w:rStyle w:val="Hyperlink"/>
                <w:noProof/>
                <w:lang w:val="pt-BR"/>
              </w:rPr>
              <w:t>7 CONCLUSÕES</w:t>
            </w:r>
            <w:r>
              <w:rPr>
                <w:noProof/>
                <w:webHidden/>
              </w:rPr>
              <w:tab/>
              <w:fldChar w:fldCharType="begin"/>
              <w:instrText xml:space="preserve"> PAGEREF _Toc240909258 \h </w:instrText>
              <w:fldChar w:fldCharType="separate"/>
              <w:t>9</w:t>
              <w:fldChar w:fldCharType="end"/>
            </w:r>
          </w:hyperlink>
        </w:p>
        <w:p w14:paraId="2D526BDD" w14:textId="77777777" w:rsidR="00CE1B46" w:rsidRDefault="00CE1B46">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0909259" w:history="1">
            <w:r>
              <w:rPr>
                <w:rStyle w:val="Hyperlink"/>
                <w:noProof/>
                <w:lang w:val="pt-BR"/>
              </w:rPr>
              <w:t>7.1 Recomendações</w:t>
            </w:r>
            <w:r>
              <w:rPr>
                <w:noProof/>
                <w:webHidden/>
              </w:rPr>
              <w:tab/>
              <w:fldChar w:fldCharType="begin"/>
              <w:instrText xml:space="preserve"> PAGEREF _Toc240909259 \h </w:instrText>
              <w:fldChar w:fldCharType="separate"/>
              <w:t>9</w:t>
              <w:fldChar w:fldCharType="end"/>
            </w:r>
          </w:hyperlink>
        </w:p>
        <w:p w14:paraId="4E00D22E"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0" w:history="1">
            <w:r>
              <w:rPr>
                <w:rStyle w:val="Hyperlink"/>
                <w:noProof/>
                <w:lang w:val="pt-BR"/>
              </w:rPr>
              <w:t>REFERÊNCIAS</w:t>
            </w:r>
            <w:r>
              <w:rPr>
                <w:noProof/>
                <w:webHidden/>
              </w:rPr>
              <w:tab/>
              <w:fldChar w:fldCharType="begin"/>
              <w:instrText xml:space="preserve"> PAGEREF _Toc240909260 \h </w:instrText>
              <w:fldChar w:fldCharType="separate"/>
              <w:t>9</w:t>
              <w:fldChar w:fldCharType="end"/>
            </w:r>
          </w:hyperlink>
        </w:p>
        <w:p w14:paraId="108C00D6" w14:textId="77777777" w:rsidR="00CE1B46" w:rsidRDefault="00CE1B4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0909261" w:history="1">
            <w:r>
              <w:rPr>
                <w:rStyle w:val="Hyperlink"/>
                <w:noProof/>
                <w:lang w:val="pt-BR"/>
              </w:rPr>
              <w:t>APÊNDICE A — DECLARAÇÃO DE USO DE FERRAMENTAS DE INTELIGÊNCIA ARTIFICIAL GENERATIVA</w:t>
            </w:r>
            <w:r>
              <w:rPr>
                <w:noProof/>
                <w:webHidden/>
              </w:rPr>
              <w:tab/>
              <w:fldChar w:fldCharType="begin"/>
              <w:instrText xml:space="preserve"> PAGEREF _Toc240909261 \h </w:instrText>
              <w:fldChar w:fldCharType="separate"/>
              <w:t>9</w:t>
              <w:fldChar w:fldCharType="end"/>
            </w:r>
          </w:hyperlink>
        </w:p>
        <w:p w14:paraId="6608C837" w14:textId="77777777" w:rsidR="00E01C3A" w:rsidRDefault="00000000">
          <w:r>
            <w:fldChar w:fldCharType="end"/>
          </w:r>
        </w:p>
      </w:sdtContent>
    </w:sdt>
    <w:p w14:paraId="79F5C1D7"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41A4978" w14:textId="77777777" w:rsidR="00E01C3A" w:rsidRDefault="00000000">
      <w:pPr>
        <w:pStyle w:val="Heading1"/>
        <w:spacing w:before="480" w:after="280" w:line="360" w:lineRule="auto"/>
        <w:rPr>
          <w:lang w:val="pt-BR"/>
        </w:rPr>
      </w:pPr>
      <w:bookmarkStart w:id="0" w:name="_Toc240909190"/>
      <w:r>
        <w:rPr>
          <w:lang w:val="pt-BR"/>
        </w:rPr>
        <w:t>1 INTRODUÇÃO</w:t>
      </w:r>
      <w:bookmarkEnd w:id="0"/>
    </w:p>
    <w:p w14:paraId="5F815DE1" w14:textId="77777777" w:rsidR="00E01C3A" w:rsidRDefault="00000000">
      <w:pPr>
        <w:pStyle w:val="Heading2"/>
        <w:spacing w:before="360" w:after="240" w:line="360" w:lineRule="auto"/>
        <w:rPr>
          <w:lang w:val="pt-BR"/>
        </w:rPr>
      </w:pPr>
      <w:bookmarkStart w:id="1" w:name="_Toc240909191"/>
      <w:r>
        <w:rPr>
          <w:lang w:val="pt-BR"/>
        </w:rPr>
        <w:t>1.1 Contextualização</w:t>
      </w:r>
      <w:bookmarkEnd w:id="1"/>
    </w:p>
    <w:p w14:paraId="00FB600D" w14:textId="77777777" w:rsidR="006B1E66" w:rsidRPr="000F5B8B" w:rsidRDefault="00000000">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6A087FF" w14:textId="77777777" w:rsidR="006B1E66" w:rsidRPr="000F5B8B" w:rsidRDefault="00000000">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78E2119" w14:textId="77777777" w:rsidR="006B1E66" w:rsidRPr="000F5B8B" w:rsidRDefault="00000000">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2988AC2" w14:textId="77777777" w:rsidR="00E01C3A" w:rsidRDefault="00000000">
      <w:pPr>
        <w:pStyle w:val="Heading2"/>
        <w:spacing w:before="360" w:after="240" w:line="360" w:lineRule="auto"/>
        <w:rPr>
          <w:lang w:val="pt-BR"/>
        </w:rPr>
      </w:pPr>
      <w:bookmarkStart w:id="2" w:name="_Toc240909192"/>
      <w:r>
        <w:rPr>
          <w:lang w:val="pt-BR"/>
        </w:rPr>
        <w:t>1.2 Termos-chave</w:t>
      </w:r>
      <w:bookmarkEnd w:id="2"/>
    </w:p>
    <w:p w14:paraId="711003AC" w14:textId="77777777" w:rsidR="00E01C3A" w:rsidRDefault="00000000">
      <w:pPr>
        <w:spacing w:after="120" w:line="360" w:lineRule="auto"/>
        <w:ind w:firstLine="709"/>
        <w:jc w:val="both"/>
        <w:rPr>
          <w:lang w:val="pt-BR"/>
        </w:rPr>
      </w:pPr>
      <w:r>
        <w:rPr>
          <w:lang w:val="pt-BR"/>
        </w:rPr>
        <w:t>Três termos atravessam o trabalho, e fixa-se a seguir o sentido em que cada um é empregado.</w:t>
      </w:r>
    </w:p>
    <w:p w14:paraId="0E69DD77" w14:textId="77777777" w:rsidR="00E01C3A" w:rsidRDefault="00000000">
      <w:pPr>
        <w:pStyle w:val="Heading3"/>
        <w:spacing w:before="320" w:after="200" w:line="360" w:lineRule="auto"/>
        <w:rPr>
          <w:lang w:val="pt-BR"/>
        </w:rPr>
      </w:pPr>
      <w:bookmarkStart w:id="3" w:name="_Toc240909193"/>
      <w:r>
        <w:rPr>
          <w:lang w:val="pt-BR"/>
        </w:rPr>
        <w:t>1.2.1 Cidades inteligentes</w:t>
      </w:r>
      <w:bookmarkEnd w:id="3"/>
    </w:p>
    <w:p w14:paraId="0E61DB00" w14:textId="77777777" w:rsidR="006B1E66" w:rsidRPr="000F5B8B" w:rsidRDefault="00000000">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t>sensoriamento e a análise de dados em escala urbana, a sustentabilidade ambiental, a mobilidade eficiente, a governança participativa e a economia inovadora.</w:t>
      </w:r>
    </w:p>
    <w:p w14:paraId="5B1B4E63" w14:textId="77777777" w:rsidR="006B1E66" w:rsidRPr="000F5B8B" w:rsidRDefault="00000000">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419B1F6E" w14:textId="77777777" w:rsidR="00E01C3A" w:rsidRDefault="00000000">
      <w:pPr>
        <w:pStyle w:val="Heading3"/>
        <w:spacing w:before="320" w:after="200" w:line="360" w:lineRule="auto"/>
        <w:rPr>
          <w:lang w:val="pt-BR"/>
        </w:rPr>
      </w:pPr>
      <w:bookmarkStart w:id="4" w:name="_Toc240909194"/>
      <w:r>
        <w:rPr>
          <w:lang w:val="pt-BR"/>
        </w:rPr>
        <w:t>1.2.2 Internet das Coisas</w:t>
      </w:r>
      <w:bookmarkEnd w:id="4"/>
    </w:p>
    <w:p w14:paraId="77119546" w14:textId="77777777" w:rsidR="006B1E66" w:rsidRPr="000F5B8B" w:rsidRDefault="00000000">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898A838" w14:textId="77777777" w:rsidR="006B1E66" w:rsidRPr="000F5B8B" w:rsidRDefault="00000000">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37A6E0C" w14:textId="77777777" w:rsidR="00E01C3A" w:rsidRDefault="00000000">
      <w:pPr>
        <w:pStyle w:val="Heading3"/>
        <w:spacing w:before="320" w:after="200" w:line="360" w:lineRule="auto"/>
        <w:rPr>
          <w:lang w:val="pt-BR"/>
        </w:rPr>
      </w:pPr>
      <w:bookmarkStart w:id="5" w:name="_Toc240909195"/>
      <w:r>
        <w:rPr>
          <w:lang w:val="pt-BR"/>
        </w:rPr>
        <w:t>1.2.3 Inteligência artificial aplicada à decisão</w:t>
      </w:r>
      <w:bookmarkEnd w:id="5"/>
    </w:p>
    <w:p w14:paraId="5ADC8605" w14:textId="0B3D44EC" w:rsidR="006B1E66" w:rsidRPr="000F5B8B" w:rsidRDefault="00000000">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590E487A" w14:textId="77777777" w:rsidR="006B1E66" w:rsidRPr="000F5B8B" w:rsidRDefault="00000000">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13FF6849" w14:textId="77777777" w:rsidR="006B1E66" w:rsidRPr="000F5B8B" w:rsidRDefault="00000000">
      <w:pPr>
        <w:spacing w:after="120" w:line="360" w:lineRule="auto"/>
        <w:ind w:firstLine="709"/>
        <w:jc w:val="both"/>
        <w:rPr>
          <w:lang w:val="pt-BR"/>
        </w:rPr>
      </w:pPr>
      <w:r>
        <w:rPr>
          <w:lang w:val="pt-BR"/>
        </w:rPr>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8506494" w14:textId="77777777" w:rsidR="00E01C3A" w:rsidRDefault="00000000">
      <w:pPr>
        <w:pStyle w:val="Heading2"/>
        <w:spacing w:before="360" w:after="240" w:line="360" w:lineRule="auto"/>
        <w:rPr>
          <w:lang w:val="pt-BR"/>
        </w:rPr>
      </w:pPr>
      <w:bookmarkStart w:id="6" w:name="_Toc240909196"/>
      <w:r>
        <w:rPr>
          <w:lang w:val="pt-BR"/>
        </w:rPr>
        <w:t>1.3 Definição e delimitação do tema</w:t>
      </w:r>
      <w:bookmarkEnd w:id="6"/>
    </w:p>
    <w:p w14:paraId="4F2F541C" w14:textId="77777777" w:rsidR="006B1E66" w:rsidRPr="000F5B8B" w:rsidRDefault="00000000">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5BAA7E9" w14:textId="77777777" w:rsidR="00E01C3A" w:rsidRDefault="00000000">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4C88B82" w14:textId="77777777" w:rsidR="00E01C3A" w:rsidRDefault="00000000">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5C9CC959" w14:textId="77777777" w:rsidR="006B1E66" w:rsidRPr="000F5B8B" w:rsidRDefault="00000000">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05E55458" w14:textId="77777777" w:rsidR="00E01C3A" w:rsidRDefault="00000000">
      <w:pPr>
        <w:pStyle w:val="Heading2"/>
        <w:spacing w:before="360" w:after="240" w:line="360" w:lineRule="auto"/>
        <w:rPr>
          <w:lang w:val="pt-BR"/>
        </w:rPr>
      </w:pPr>
      <w:bookmarkStart w:id="7" w:name="_Toc240909197"/>
      <w:r>
        <w:rPr>
          <w:lang w:val="pt-BR"/>
        </w:rPr>
        <w:t>1.4 Problema de pesquisa</w:t>
      </w:r>
      <w:bookmarkEnd w:id="7"/>
    </w:p>
    <w:p w14:paraId="49E174DB" w14:textId="77777777" w:rsidR="006B1E66" w:rsidRPr="000F5B8B" w:rsidRDefault="00000000">
      <w:pPr>
        <w:spacing w:after="120" w:line="360" w:lineRule="auto"/>
        <w:ind w:firstLine="709"/>
        <w:jc w:val="both"/>
        <w:rPr>
          <w:lang w:val="pt-BR"/>
        </w:rPr>
      </w:pPr>
      <w:r>
        <w:rPr>
          <w:lang w:val="pt-BR"/>
        </w:rPr>
        <w:t>A iluminação pública não se adapta adequadamente às variações das condições e da movimentação urbana, podendo oferecer iluminação insuficiente em situações de maior demanda ou iluminação desnecessariamente elevada em situações de menor demanda.</w:t>
      </w:r>
    </w:p>
    <w:p w14:paraId="694CDAEF" w14:textId="77777777" w:rsidR="006B1E66" w:rsidRPr="000F5B8B" w:rsidRDefault="00000000">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4477F9CF" w14:textId="77777777" w:rsidR="006B1E66" w:rsidRPr="000F5B8B" w:rsidRDefault="00000000">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liga os dois.</w:t>
      </w:r>
    </w:p>
    <w:p w14:paraId="49B7651F" w14:textId="77777777" w:rsidR="006B1E66" w:rsidRPr="000F5B8B" w:rsidRDefault="00000000">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1BAF37D2" w14:textId="77777777" w:rsidR="006B1E66" w:rsidRPr="000F5B8B" w:rsidRDefault="00000000">
      <w:pPr>
        <w:spacing w:after="240" w:line="360" w:lineRule="auto"/>
        <w:ind w:firstLine="709"/>
        <w:jc w:val="both"/>
        <w:rPr>
          <w:lang w:val="pt-BR"/>
        </w:rPr>
      </w:pPr>
      <w:r>
        <w:rPr>
          <w:lang w:val="pt-BR"/>
        </w:rPr>
        <w:t>Formula-se, assim, o seguinte problema de pesquisa:</w:t>
      </w:r>
    </w:p>
    <w:p w14:paraId="2BFD39CC" w14:textId="77777777" w:rsidR="006B1E66" w:rsidRPr="000F5B8B" w:rsidRDefault="00000000">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2C9F1E07" w14:textId="77777777" w:rsidR="00E01C3A" w:rsidRDefault="00000000">
      <w:pPr>
        <w:pStyle w:val="Heading2"/>
        <w:spacing w:before="360" w:after="240" w:line="360" w:lineRule="auto"/>
        <w:rPr>
          <w:lang w:val="pt-BR"/>
        </w:rPr>
      </w:pPr>
      <w:bookmarkStart w:id="8" w:name="_Toc240909198"/>
      <w:r>
        <w:rPr>
          <w:lang w:val="pt-BR"/>
        </w:rPr>
        <w:t>1.5 Objetivos</w:t>
      </w:r>
      <w:bookmarkEnd w:id="8"/>
    </w:p>
    <w:p w14:paraId="6F4FC0FE" w14:textId="77777777" w:rsidR="00E01C3A" w:rsidRDefault="00000000">
      <w:pPr>
        <w:pStyle w:val="Heading3"/>
        <w:spacing w:before="320" w:after="200" w:line="360" w:lineRule="auto"/>
        <w:rPr>
          <w:lang w:val="pt-BR"/>
        </w:rPr>
      </w:pPr>
      <w:bookmarkStart w:id="9" w:name="_Toc240909199"/>
      <w:r>
        <w:rPr>
          <w:lang w:val="pt-BR"/>
        </w:rPr>
        <w:t>1.5.1 Objetivo geral</w:t>
      </w:r>
      <w:bookmarkEnd w:id="9"/>
    </w:p>
    <w:p w14:paraId="61ABB0EE" w14:textId="77777777" w:rsidR="006B1E66" w:rsidRPr="000F5B8B" w:rsidRDefault="00000000">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12AF8097" w14:textId="77777777" w:rsidR="00E01C3A" w:rsidRDefault="00000000">
      <w:pPr>
        <w:pStyle w:val="Heading3"/>
        <w:spacing w:before="320" w:after="200" w:line="360" w:lineRule="auto"/>
        <w:rPr>
          <w:lang w:val="pt-BR"/>
        </w:rPr>
      </w:pPr>
      <w:bookmarkStart w:id="10" w:name="_Toc240909200"/>
      <w:r>
        <w:rPr>
          <w:lang w:val="pt-BR"/>
        </w:rPr>
        <w:t>1.5.2 Objetivos específicos</w:t>
      </w:r>
      <w:bookmarkEnd w:id="10"/>
    </w:p>
    <w:p w14:paraId="71E4EA6F" w14:textId="77777777" w:rsidR="006B1E66" w:rsidRPr="000F5B8B" w:rsidRDefault="00000000">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6028C66" w14:textId="77777777" w:rsidR="006B1E66" w:rsidRPr="000F5B8B" w:rsidRDefault="00000000">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5AD10A6E" w14:textId="77777777" w:rsidR="006B1E66" w:rsidRPr="000F5B8B" w:rsidRDefault="00000000">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08A1506" w14:textId="77777777" w:rsidR="006B1E66" w:rsidRPr="000F5B8B" w:rsidRDefault="00000000">
      <w:pPr>
        <w:pStyle w:val="ListParagraph"/>
        <w:numPr>
          <w:ilvl w:val="0"/>
          <w:numId w:val="3"/>
        </w:numPr>
        <w:spacing w:after="120" w:line="360" w:lineRule="auto"/>
        <w:jc w:val="both"/>
        <w:rPr>
          <w:lang w:val="pt-BR"/>
        </w:rPr>
      </w:pPr>
      <w:r>
        <w:rPr>
          <w:lang w:val="pt-BR"/>
        </w:rPr>
        <w:t xml:space="preserve">Demonstrar que a camada de verificação normativa impede a violação do piso de iluminância da classe adotada,</w:t>
      </w:r>
      <w:del w:id="9001" w:author="Vitor Oliveira" w:date="2026-09-26T00:00:00Z">
        <w:r>
          <w:rPr>
            <w:lang w:val="pt-BR"/>
          </w:rPr>
          <w:delText xml:space="preserve"> da taxa máxima de variação do fluxo e da vedação à dimerização sob condição meteorológica adversa,</w:delText>
        </w:r>
      </w:del>
      <w:ins w:id="9002" w:author="Vitor Oliveira" w:date="2026-09-26T00:00:00Z">
        <w:r>
          <w:rPr>
            <w:lang w:val="pt-BR"/>
          </w:rPr>
          <w:t xml:space="preserve"> e da taxa máxima de variação do fluxo,</w:t>
        </w:r>
      </w:ins>
      <w:r>
        <w:rPr>
          <w:lang w:val="pt-BR"/>
        </w:rPr>
        <w:t xml:space="preserve"> em todas as decisões da suíte de cenários.</w:t>
      </w:r>
    </w:p>
    <w:p w14:paraId="6C5552B4" w14:textId="77777777" w:rsidR="006B1E66" w:rsidRPr="000F5B8B" w:rsidRDefault="00000000">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052C731" w14:textId="77777777" w:rsidR="006B1E66" w:rsidRPr="000F5B8B" w:rsidRDefault="00000000">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2B069C3" w14:textId="77777777" w:rsidR="006B1E66" w:rsidRPr="000F5B8B" w:rsidRDefault="00000000">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64D611D7" w14:textId="77777777" w:rsidR="00E01C3A" w:rsidRDefault="00000000">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t>decidido e o nível entregue, com tolerância derivada da dispersão do instrumento.</w:t>
      </w:r>
    </w:p>
    <w:p w14:paraId="03774132" w14:textId="77777777" w:rsidR="00E01C3A" w:rsidRDefault="00000000">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10CD7B6" w14:textId="77777777" w:rsidR="00E01C3A" w:rsidRDefault="00000000">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4BC0B9A" w14:textId="77777777" w:rsidR="00E01C3A" w:rsidRDefault="00000000">
      <w:pPr>
        <w:pStyle w:val="Heading2"/>
        <w:spacing w:before="360" w:after="240" w:line="360" w:lineRule="auto"/>
        <w:rPr>
          <w:lang w:val="pt-BR"/>
        </w:rPr>
      </w:pPr>
      <w:bookmarkStart w:id="11" w:name="_Toc240909201"/>
      <w:r>
        <w:rPr>
          <w:lang w:val="pt-BR"/>
        </w:rPr>
        <w:t>1.6 Justificativa</w:t>
      </w:r>
      <w:bookmarkEnd w:id="11"/>
    </w:p>
    <w:p w14:paraId="2D15EC69" w14:textId="77777777" w:rsidR="006B1E66" w:rsidRPr="000F5B8B" w:rsidRDefault="00000000">
      <w:pPr>
        <w:spacing w:after="120" w:line="360" w:lineRule="auto"/>
        <w:ind w:firstLine="709"/>
        <w:jc w:val="both"/>
        <w:rPr>
          <w:lang w:val="pt-BR"/>
        </w:rPr>
      </w:pPr>
      <w:r>
        <w:rPr>
          <w:lang w:val="pt-BR"/>
        </w:rPr>
        <w:t>A relevância do trabalho sustenta-se em cinco eixos.</w:t>
      </w:r>
    </w:p>
    <w:p w14:paraId="3D1B4D57" w14:textId="77777777" w:rsidR="006B1E66" w:rsidRPr="000F5B8B" w:rsidRDefault="00000000">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B72CA3C" w14:textId="77777777" w:rsidR="006B1E66" w:rsidRPr="000F5B8B" w:rsidRDefault="00000000">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w:t>
      </w:r>
      <w:del w:id="9003" w:author="Vitor Oliveira" w:date="2026-09-26T00:00:00Z">
        <w:r>
          <w:rPr>
            <w:lang w:val="pt-BR"/>
          </w:rPr>
          <w:delText xml:space="preserve">, precipitação que reduz a visibilidade</w:delText>
        </w:r>
      </w:del>
      <w:r>
        <w:rPr>
          <w:lang w:val="pt-BR"/>
        </w:rPr>
        <w:t xml:space="preserve">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DC55283" w14:textId="77777777" w:rsidR="006B1E66" w:rsidRPr="000F5B8B" w:rsidRDefault="00000000">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75FB48F3" w14:textId="77777777" w:rsidR="006B1E66" w:rsidRPr="000F5B8B" w:rsidRDefault="00000000">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42A788E" w14:textId="77777777" w:rsidR="00E01C3A" w:rsidRDefault="00000000">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C5FB72E" w14:textId="77777777" w:rsidR="00E01C3A" w:rsidRDefault="00000000">
      <w:pPr>
        <w:pStyle w:val="Heading2"/>
        <w:spacing w:before="360" w:after="240" w:line="360" w:lineRule="auto"/>
        <w:rPr>
          <w:lang w:val="pt-BR"/>
        </w:rPr>
      </w:pPr>
      <w:bookmarkStart w:id="12" w:name="_Toc240909202"/>
      <w:r>
        <w:rPr>
          <w:lang w:val="pt-BR"/>
        </w:rPr>
        <w:t>1.7 Público-alvo, aplicação e forma de execução</w:t>
      </w:r>
      <w:bookmarkEnd w:id="12"/>
    </w:p>
    <w:p w14:paraId="6F032026" w14:textId="77777777" w:rsidR="00E01C3A" w:rsidRDefault="00000000">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t>a classe de iluminação adotada é de pedestres (3.8), e a função de segurança que a iluminação cumpre para esse usuário é o fundamento social do trabalho (1.6).</w:t>
      </w:r>
    </w:p>
    <w:p w14:paraId="65F533BC" w14:textId="77777777" w:rsidR="00E01C3A" w:rsidRDefault="00000000">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ACE9CB9" w14:textId="77777777" w:rsidR="00E01C3A" w:rsidRDefault="00000000">
      <w:pPr>
        <w:pStyle w:val="Heading1"/>
        <w:pageBreakBefore/>
        <w:spacing w:before="480" w:after="280" w:line="360" w:lineRule="auto"/>
        <w:rPr>
          <w:lang w:val="pt-BR"/>
        </w:rPr>
      </w:pPr>
      <w:bookmarkStart w:id="13" w:name="_Toc240909203"/>
      <w:r>
        <w:rPr>
          <w:lang w:val="pt-BR"/>
        </w:rPr>
        <w:t>2 REVISÃO BIBLIOGRÁFICA</w:t>
      </w:r>
      <w:bookmarkEnd w:id="13"/>
    </w:p>
    <w:p w14:paraId="335F2E7D" w14:textId="77777777" w:rsidR="00E01C3A" w:rsidRDefault="00000000">
      <w:pPr>
        <w:pStyle w:val="Heading2"/>
        <w:spacing w:before="360" w:after="240" w:line="360" w:lineRule="auto"/>
        <w:rPr>
          <w:lang w:val="pt-BR"/>
        </w:rPr>
      </w:pPr>
      <w:bookmarkStart w:id="14" w:name="_Toc240909204"/>
      <w:r>
        <w:rPr>
          <w:lang w:val="pt-BR"/>
        </w:rPr>
        <w:t>2.1 Metodologia de seleção das fontes</w:t>
      </w:r>
      <w:bookmarkEnd w:id="14"/>
    </w:p>
    <w:p w14:paraId="65873D9C" w14:textId="77777777" w:rsidR="006B1E66" w:rsidRPr="000F5B8B" w:rsidRDefault="00000000">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10537F76" w14:textId="77777777" w:rsidR="006B1E66" w:rsidRPr="000F5B8B" w:rsidRDefault="00000000">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6E4D9A05" w14:textId="77777777" w:rsidR="006B1E66" w:rsidRPr="000F5B8B" w:rsidRDefault="00000000">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21AAEF3" w14:textId="77777777" w:rsidR="006B1E66" w:rsidRPr="000F5B8B" w:rsidRDefault="00000000">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B660F1" w14:textId="77777777" w:rsidR="006B1E66" w:rsidRPr="000F5B8B" w:rsidRDefault="00000000">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3B1CE07" w14:textId="77777777" w:rsidR="006B1E66" w:rsidRPr="000F5B8B" w:rsidRDefault="00000000">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7739992A" w14:textId="77777777" w:rsidR="00E01C3A" w:rsidRDefault="00000000">
      <w:pPr>
        <w:pStyle w:val="Heading2"/>
        <w:spacing w:before="360" w:after="240" w:line="360" w:lineRule="auto"/>
        <w:rPr>
          <w:lang w:val="pt-BR"/>
        </w:rPr>
      </w:pPr>
      <w:bookmarkStart w:id="15" w:name="_Toc240909205"/>
      <w:r>
        <w:rPr>
          <w:lang w:val="pt-BR"/>
        </w:rPr>
        <w:t>2.2 Infraestrutura instalada e integração ausente: um padrão documentado</w:t>
      </w:r>
      <w:bookmarkEnd w:id="15"/>
    </w:p>
    <w:p w14:paraId="77B5CA0E" w14:textId="77777777" w:rsidR="006B1E66" w:rsidRPr="000F5B8B" w:rsidRDefault="00000000">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14156736" w14:textId="77777777" w:rsidR="006B1E66" w:rsidRPr="000F5B8B" w:rsidRDefault="00000000">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14253A4B" w14:textId="77777777" w:rsidR="006B1E66" w:rsidRPr="000F5B8B" w:rsidRDefault="00000000">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t>capacidade instalada e capacidade utilizada, observado em outra cidade, em outro país e sob outro arranjo contratual.</w:t>
      </w:r>
    </w:p>
    <w:p w14:paraId="733A0125" w14:textId="77777777" w:rsidR="006B1E66" w:rsidRPr="000F5B8B" w:rsidRDefault="00000000">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34AE799" w14:textId="77777777" w:rsidR="006B1E66" w:rsidRPr="000F5B8B" w:rsidRDefault="00000000">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3BA39580" w14:textId="77777777" w:rsidR="006B1E66" w:rsidRPr="000F5B8B" w:rsidRDefault="00000000">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0DAB1CD4" w14:textId="77777777" w:rsidR="006B1E66" w:rsidRPr="000F5B8B" w:rsidRDefault="00000000">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87DB5DF" w14:textId="77777777" w:rsidR="006B1E66" w:rsidRPr="000F5B8B" w:rsidRDefault="00000000">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09B72972" w14:textId="77777777" w:rsidR="00E01C3A" w:rsidRDefault="00000000">
      <w:pPr>
        <w:pStyle w:val="Heading2"/>
        <w:spacing w:before="360" w:after="240" w:line="360" w:lineRule="auto"/>
        <w:rPr>
          <w:lang w:val="pt-BR"/>
        </w:rPr>
      </w:pPr>
      <w:bookmarkStart w:id="16" w:name="_Toc240909206"/>
      <w:r>
        <w:rPr>
          <w:lang w:val="pt-BR"/>
        </w:rPr>
        <w:t>2.3 A infraestrutura instalada no município de São Paulo</w:t>
      </w:r>
      <w:bookmarkEnd w:id="16"/>
    </w:p>
    <w:p w14:paraId="52BDB096" w14:textId="77777777" w:rsidR="006B1E66" w:rsidRPr="000F5B8B" w:rsidRDefault="00000000">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522C50D8" w14:textId="77777777" w:rsidR="006B1E66" w:rsidRPr="000F5B8B" w:rsidRDefault="00000000">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602C9B8" w14:textId="77777777">
        <w:trPr>
          <w:tblHeader/>
        </w:trPr>
        <w:tc>
          <w:tcPr>
            <w:tcW w:w="2100" w:type="dxa"/>
            <w:shd w:val="clear" w:color="auto" w:fill="EDEDED"/>
            <w:tcMar>
              <w:top w:w="70" w:type="dxa"/>
              <w:left w:w="90" w:type="dxa"/>
              <w:bottom w:w="70" w:type="dxa"/>
              <w:right w:w="90" w:type="dxa"/>
            </w:tcMar>
          </w:tcPr>
          <w:p w14:paraId="09264CF5" w14:textId="77777777" w:rsidR="006B1E66" w:rsidRDefault="00000000">
            <w:r>
              <w:rPr>
                <w:b/>
                <w:bCs/>
                <w:sz w:val="20"/>
                <w:szCs w:val="20"/>
              </w:rPr>
              <w:t>Ativo</w:t>
            </w:r>
          </w:p>
        </w:tc>
        <w:tc>
          <w:tcPr>
            <w:tcW w:w="3200" w:type="dxa"/>
            <w:shd w:val="clear" w:color="auto" w:fill="EDEDED"/>
            <w:tcMar>
              <w:top w:w="70" w:type="dxa"/>
              <w:left w:w="90" w:type="dxa"/>
              <w:bottom w:w="70" w:type="dxa"/>
              <w:right w:w="90" w:type="dxa"/>
            </w:tcMar>
          </w:tcPr>
          <w:p w14:paraId="1D63085B" w14:textId="77777777" w:rsidR="006B1E66" w:rsidRDefault="00000000">
            <w:r>
              <w:rPr>
                <w:b/>
                <w:bCs/>
                <w:sz w:val="20"/>
                <w:szCs w:val="20"/>
              </w:rPr>
              <w:t>O que já existe</w:t>
            </w:r>
          </w:p>
        </w:tc>
        <w:tc>
          <w:tcPr>
            <w:tcW w:w="3771" w:type="dxa"/>
            <w:shd w:val="clear" w:color="auto" w:fill="EDEDED"/>
            <w:tcMar>
              <w:top w:w="70" w:type="dxa"/>
              <w:left w:w="90" w:type="dxa"/>
              <w:bottom w:w="70" w:type="dxa"/>
              <w:right w:w="90" w:type="dxa"/>
            </w:tcMar>
          </w:tcPr>
          <w:p w14:paraId="7B444B1E" w14:textId="77777777" w:rsidR="006B1E66" w:rsidRPr="000F5B8B" w:rsidRDefault="00000000">
            <w:pPr>
              <w:rPr>
                <w:lang w:val="pt-BR"/>
              </w:rPr>
            </w:pPr>
            <w:r>
              <w:rPr>
                <w:b/>
                <w:bCs/>
                <w:sz w:val="20"/>
                <w:szCs w:val="20"/>
                <w:lang w:val="pt-BR"/>
              </w:rPr>
              <w:t>O que ainda não faz</w:t>
            </w:r>
          </w:p>
        </w:tc>
      </w:tr>
      <w:tr w:rsidR="006B1E66" w:rsidRPr="00CE1B46" w14:paraId="6D48FE86" w14:textId="77777777">
        <w:tc>
          <w:tcPr>
            <w:tcW w:w="2100" w:type="dxa"/>
            <w:tcMar>
              <w:top w:w="70" w:type="dxa"/>
              <w:left w:w="90" w:type="dxa"/>
              <w:bottom w:w="70" w:type="dxa"/>
              <w:right w:w="90" w:type="dxa"/>
            </w:tcMar>
          </w:tcPr>
          <w:p w14:paraId="34014939" w14:textId="77777777" w:rsidR="006B1E66" w:rsidRDefault="00000000">
            <w:r>
              <w:rPr>
                <w:sz w:val="20"/>
                <w:szCs w:val="20"/>
              </w:rPr>
              <w:t xml:space="preserve">Parque de iluminação pública</w:t>
            </w:r>
          </w:p>
        </w:tc>
        <w:tc>
          <w:tcPr>
            <w:tcW w:w="3200" w:type="dxa"/>
            <w:tcMar>
              <w:top w:w="70" w:type="dxa"/>
              <w:left w:w="90" w:type="dxa"/>
              <w:bottom w:w="70" w:type="dxa"/>
              <w:right w:w="90" w:type="dxa"/>
            </w:tcMar>
          </w:tcPr>
          <w:p w14:paraId="3062DE15" w14:textId="77777777" w:rsidR="006B1E66" w:rsidRPr="000F5B8B" w:rsidRDefault="00000000">
            <w:pPr>
              <w:rPr>
                <w:lang w:val="pt-BR"/>
              </w:rPr>
            </w:pPr>
            <w:r>
              <w:rPr>
                <w:sz w:val="20"/>
                <w:szCs w:val="20"/>
                <w:lang w:val="pt-BR"/>
              </w:rPr>
              <w:t>618.355 pontos de luz, dos quais 535.713 contratados para substituição por tecnologia de estado sólido; cerca de 90% do parque convertido em 2021, com modernização integral prevista para 2024</w:t>
            </w:r>
          </w:p>
        </w:tc>
        <w:tc>
          <w:tcPr>
            <w:tcW w:w="3771" w:type="dxa"/>
            <w:tcMar>
              <w:top w:w="70" w:type="dxa"/>
              <w:left w:w="90" w:type="dxa"/>
              <w:bottom w:w="70" w:type="dxa"/>
              <w:right w:w="90" w:type="dxa"/>
            </w:tcMar>
          </w:tcPr>
          <w:p w14:paraId="5BEEA551" w14:textId="77777777" w:rsidR="006B1E66" w:rsidRPr="000F5B8B" w:rsidRDefault="00000000">
            <w:pPr>
              <w:rPr>
                <w:lang w:val="pt-BR"/>
              </w:rPr>
            </w:pPr>
            <w:r>
              <w:rPr>
                <w:sz w:val="20"/>
                <w:szCs w:val="20"/>
                <w:lang w:val="pt-BR"/>
              </w:rPr>
              <w:t>Opera em regime praticamente invariante, comandado por horário ou por luz natural</w:t>
            </w:r>
          </w:p>
        </w:tc>
      </w:tr>
      <w:tr w:rsidR="006B1E66" w:rsidRPr="00CE1B46" w14:paraId="07D9292E" w14:textId="77777777">
        <w:tc>
          <w:tcPr>
            <w:tcW w:w="2100" w:type="dxa"/>
            <w:tcMar>
              <w:top w:w="70" w:type="dxa"/>
              <w:left w:w="90" w:type="dxa"/>
              <w:bottom w:w="70" w:type="dxa"/>
              <w:right w:w="90" w:type="dxa"/>
            </w:tcMar>
          </w:tcPr>
          <w:p w14:paraId="24593C50" w14:textId="77777777" w:rsidR="006B1E66" w:rsidRDefault="00000000">
            <w:r>
              <w:rPr>
                <w:sz w:val="20"/>
                <w:szCs w:val="20"/>
              </w:rPr>
              <w:t xml:space="preserve">Concessão e telegestão</w:t>
            </w:r>
          </w:p>
        </w:tc>
        <w:tc>
          <w:tcPr>
            <w:tcW w:w="3200" w:type="dxa"/>
            <w:tcMar>
              <w:top w:w="70" w:type="dxa"/>
              <w:left w:w="90" w:type="dxa"/>
              <w:bottom w:w="70" w:type="dxa"/>
              <w:right w:w="90" w:type="dxa"/>
            </w:tcMar>
          </w:tcPr>
          <w:p w14:paraId="0E6B969E" w14:textId="77777777" w:rsidR="006B1E66" w:rsidRPr="000F5B8B" w:rsidRDefault="00000000">
            <w:pPr>
              <w:rPr>
                <w:lang w:val="pt-BR"/>
              </w:rPr>
            </w:pPr>
            <w:r>
              <w:rPr>
                <w:sz w:val="20"/>
                <w:szCs w:val="20"/>
                <w:lang w:val="pt-BR"/>
              </w:rPr>
              <w:t xml:space="preserve">Contrato de Concessão nº 003/SMSO/2018, de vinte anos, ao valor de R$ 6,9 bilhões, originado da Concorrência Internacional nº 01/SES/2015. O Anexo III do contrato, Caderno de Encargos, exige telegestão </w:t>
              <w:t>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507DDECC" w14:textId="77777777" w:rsidR="006B1E66" w:rsidRPr="000F5B8B" w:rsidRDefault="00000000">
            <w:pPr>
              <w:rPr>
                <w:lang w:val="pt-BR"/>
              </w:rPr>
            </w:pPr>
            <w:r>
              <w:rPr>
                <w:sz w:val="20"/>
                <w:szCs w:val="20"/>
                <w:lang w:val="pt-BR"/>
              </w:rPr>
              <w:t>A telegestão serve à gestão do ativo — falha, consumo, inventário — e não consome informação sobre o que ocorre na via</w:t>
            </w:r>
          </w:p>
        </w:tc>
      </w:tr>
      <w:tr w:rsidR="006B1E66" w:rsidRPr="00CE1B46" w14:paraId="6569879F" w14:textId="77777777">
        <w:tc>
          <w:tcPr>
            <w:tcW w:w="2100" w:type="dxa"/>
            <w:tcMar>
              <w:top w:w="70" w:type="dxa"/>
              <w:left w:w="90" w:type="dxa"/>
              <w:bottom w:w="70" w:type="dxa"/>
              <w:right w:w="90" w:type="dxa"/>
            </w:tcMar>
          </w:tcPr>
          <w:p w14:paraId="310D80DC" w14:textId="77777777" w:rsidR="006B1E66" w:rsidRDefault="00000000">
            <w:r>
              <w:rPr>
                <w:sz w:val="20"/>
                <w:szCs w:val="20"/>
              </w:rPr>
              <w:t>Plataforma Smart Sampa</w:t>
            </w:r>
          </w:p>
        </w:tc>
        <w:tc>
          <w:tcPr>
            <w:tcW w:w="3200" w:type="dxa"/>
            <w:tcMar>
              <w:top w:w="70" w:type="dxa"/>
              <w:left w:w="90" w:type="dxa"/>
              <w:bottom w:w="70" w:type="dxa"/>
              <w:right w:w="90" w:type="dxa"/>
            </w:tcMar>
          </w:tcPr>
          <w:p w14:paraId="6E1545C5" w14:textId="77777777" w:rsidR="006B1E66" w:rsidRPr="000F5B8B" w:rsidRDefault="00000000">
            <w:pPr>
              <w:rPr>
                <w:lang w:val="pt-BR"/>
              </w:rPr>
            </w:pPr>
            <w:r>
              <w:rPr>
                <w:sz w:val="20"/>
                <w:szCs w:val="20"/>
                <w:lang w:val="pt-BR"/>
              </w:rPr>
              <w:t>40 mil câmeras integradas até setembro de 2025, sendo 20 mil municipais e 20 mil de redes privadas,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228C34" w14:textId="77777777" w:rsidR="006B1E66" w:rsidRPr="000F5B8B" w:rsidRDefault="00000000">
            <w:pPr>
              <w:rPr>
                <w:lang w:val="pt-BR"/>
              </w:rPr>
            </w:pPr>
            <w:r>
              <w:rPr>
                <w:sz w:val="20"/>
                <w:szCs w:val="20"/>
                <w:lang w:val="pt-BR"/>
              </w:rPr>
              <w:t>Destina-se à segurança pública. Sua informação não alcança qualquer outro sistema municipal, e o acesso à interface é tratado caso a caso, sem endpoint público</w:t>
            </w:r>
          </w:p>
        </w:tc>
      </w:tr>
      <w:tr w:rsidR="006B1E66" w:rsidRPr="00CE1B46" w14:paraId="3CEF0A50" w14:textId="77777777">
        <w:tc>
          <w:tcPr>
            <w:tcW w:w="2100" w:type="dxa"/>
            <w:tcMar>
              <w:top w:w="70" w:type="dxa"/>
              <w:left w:w="90" w:type="dxa"/>
              <w:bottom w:w="70" w:type="dxa"/>
              <w:right w:w="90" w:type="dxa"/>
            </w:tcMar>
          </w:tcPr>
          <w:p w14:paraId="1C84CBB6" w14:textId="77777777" w:rsidR="006B1E66" w:rsidRDefault="00000000">
            <w:r>
              <w:rPr>
                <w:sz w:val="20"/>
                <w:szCs w:val="20"/>
              </w:rPr>
              <w:t xml:space="preserve">Regime regulatório federal</w:t>
            </w:r>
          </w:p>
        </w:tc>
        <w:tc>
          <w:tcPr>
            <w:tcW w:w="3200" w:type="dxa"/>
            <w:tcMar>
              <w:top w:w="70" w:type="dxa"/>
              <w:left w:w="90" w:type="dxa"/>
              <w:bottom w:w="70" w:type="dxa"/>
              <w:right w:w="90" w:type="dxa"/>
            </w:tcMar>
          </w:tcPr>
          <w:p w14:paraId="2D87BCA4" w14:textId="77777777" w:rsidR="006B1E66" w:rsidRPr="000F5B8B" w:rsidRDefault="00000000">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4B5CA9E8" w14:textId="77777777" w:rsidR="006B1E66" w:rsidRPr="000F5B8B" w:rsidRDefault="00000000">
            <w:pPr>
              <w:rPr>
                <w:lang w:val="pt-BR"/>
              </w:rPr>
            </w:pPr>
            <w:r>
              <w:rPr>
                <w:sz w:val="20"/>
                <w:szCs w:val="20"/>
                <w:lang w:val="pt-BR"/>
              </w:rPr>
              <w:t>Nenhum ato vincula a operação da iluminação a dados de outras plataformas municipais</w:t>
            </w:r>
          </w:p>
        </w:tc>
      </w:tr>
      <w:tr w:rsidR="006B1E66" w:rsidRPr="00CE1B46" w14:paraId="6168176E" w14:textId="77777777">
        <w:tc>
          <w:tcPr>
            <w:tcW w:w="2100" w:type="dxa"/>
            <w:tcMar>
              <w:top w:w="70" w:type="dxa"/>
              <w:left w:w="90" w:type="dxa"/>
              <w:bottom w:w="70" w:type="dxa"/>
              <w:right w:w="90" w:type="dxa"/>
            </w:tcMar>
          </w:tcPr>
          <w:p w14:paraId="396B8185" w14:textId="77777777" w:rsidR="006B1E66" w:rsidRDefault="00000000">
            <w:r>
              <w:rPr>
                <w:sz w:val="20"/>
                <w:szCs w:val="20"/>
              </w:rPr>
              <w:t xml:space="preserve">Dados abertos municipais</w:t>
            </w:r>
          </w:p>
        </w:tc>
        <w:tc>
          <w:tcPr>
            <w:tcW w:w="3200" w:type="dxa"/>
            <w:tcMar>
              <w:top w:w="70" w:type="dxa"/>
              <w:left w:w="90" w:type="dxa"/>
              <w:bottom w:w="70" w:type="dxa"/>
              <w:right w:w="90" w:type="dxa"/>
            </w:tcMar>
          </w:tcPr>
          <w:p w14:paraId="6C5498B7" w14:textId="77777777" w:rsidR="006B1E66" w:rsidRPr="000F5B8B" w:rsidRDefault="00000000">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047396AD" w14:textId="77777777" w:rsidR="006B1E66" w:rsidRPr="000F5B8B" w:rsidRDefault="00000000">
            <w:pPr>
              <w:rPr>
                <w:lang w:val="pt-BR"/>
              </w:rPr>
            </w:pPr>
            <w:r>
              <w:rPr>
                <w:sz w:val="20"/>
                <w:szCs w:val="20"/>
                <w:lang w:val="pt-BR"/>
              </w:rPr>
              <w:t>Publicados em periodicidade agregada, adequados à caracterização de distribuições e não à operação em tempo real</w:t>
            </w:r>
          </w:p>
        </w:tc>
      </w:tr>
    </w:tbl>
    <w:p w14:paraId="7157B3B8" w14:textId="77777777" w:rsidR="006B1E66" w:rsidRPr="000F5B8B" w:rsidRDefault="00000000">
      <w:pPr>
        <w:spacing w:before="130" w:after="260"/>
        <w:rPr>
          <w:lang w:val="pt-BR"/>
        </w:rPr>
      </w:pPr>
      <w:r>
        <w:rPr>
          <w:sz w:val="20"/>
          <w:szCs w:val="20"/>
          <w:lang w:val="pt-BR"/>
        </w:rPr>
        <w:t>Fonte: Elaborado pelos autores (2026) a partir de São Paulo (2015, 2018a, 2021, 2022, 2025, 2026) e Agência Nacional de Energia Elétrica (2022).</w:t>
      </w:r>
    </w:p>
    <w:p w14:paraId="4C96951A" w14:textId="77777777" w:rsidR="006B1E66" w:rsidRPr="000F5B8B" w:rsidRDefault="00000000">
      <w:pPr>
        <w:spacing w:after="120" w:line="360" w:lineRule="auto"/>
        <w:ind w:firstLine="709"/>
        <w:jc w:val="both"/>
        <w:rPr>
          <w:lang w:val="pt-BR"/>
        </w:rPr>
      </w:pPr>
      <w:r>
        <w:rPr>
          <w:lang w:val="pt-BR"/>
        </w:rPr>
        <w:t>Quatro consequências decorrem desse levantamento, e são elas que definem o trabalho.</w:t>
      </w:r>
    </w:p>
    <w:p w14:paraId="47E2D8A4" w14:textId="77777777" w:rsidR="006B1E66" w:rsidRPr="000F5B8B" w:rsidRDefault="00000000">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49DEF61" w14:textId="77777777" w:rsidR="006B1E66" w:rsidRPr="000F5B8B" w:rsidRDefault="00000000">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19F55A58" w14:textId="77777777" w:rsidR="006B1E66" w:rsidRPr="000F5B8B" w:rsidRDefault="00000000">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497B057" w14:textId="77777777" w:rsidR="006B1E66" w:rsidRPr="000F5B8B" w:rsidRDefault="00000000">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7A54F9A8" w14:textId="77777777" w:rsidR="006B1E66" w:rsidRPr="000F5B8B" w:rsidRDefault="00000000">
      <w:pPr>
        <w:spacing w:after="120" w:line="360" w:lineRule="auto"/>
        <w:ind w:firstLine="709"/>
        <w:jc w:val="both"/>
        <w:rPr>
          <w:lang w:val="pt-BR"/>
        </w:rPr>
      </w:pPr>
      <w:r>
        <w:rPr>
          <w:lang w:val="pt-BR"/>
        </w:rPr>
        <w:t xml:space="preserve">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w:t>
        <w:t>— a que recebe a descrição do ambiente e decide a intensidade da luz — que o presente trabalho especifica, constrói e demonstra.</w:t>
      </w:r>
    </w:p>
    <w:p w14:paraId="28FA8C35" w14:textId="77777777" w:rsidR="006B1E66" w:rsidRPr="000F5B8B" w:rsidRDefault="00000000">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2EE18F91" w14:textId="77777777" w:rsidR="00E01C3A" w:rsidRDefault="00000000">
      <w:pPr>
        <w:pStyle w:val="Heading2"/>
        <w:spacing w:before="360" w:after="240" w:line="360" w:lineRule="auto"/>
        <w:rPr>
          <w:lang w:val="pt-BR"/>
        </w:rPr>
      </w:pPr>
      <w:bookmarkStart w:id="17" w:name="_Toc240909207"/>
      <w:r>
        <w:rPr>
          <w:lang w:val="pt-BR"/>
        </w:rPr>
        <w:t>2.4 Internet das Coisas e nós embarcados</w:t>
      </w:r>
      <w:bookmarkEnd w:id="17"/>
    </w:p>
    <w:p w14:paraId="1E4D7E00" w14:textId="77777777" w:rsidR="006B1E66" w:rsidRPr="000F5B8B" w:rsidRDefault="00000000">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1DE7950D" w14:textId="77777777" w:rsidR="006B1E66" w:rsidRPr="000F5B8B" w:rsidRDefault="00000000">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84DDF66" w14:textId="77777777" w:rsidR="00E01C3A" w:rsidRDefault="00000000">
      <w:pPr>
        <w:spacing w:after="120" w:line="360" w:lineRule="auto"/>
        <w:ind w:firstLine="709"/>
        <w:jc w:val="both"/>
        <w:rPr>
          <w:lang w:val="pt-BR"/>
        </w:rPr>
      </w:pPr>
      <w:r>
        <w:rPr>
          <w:lang w:val="pt-BR"/>
        </w:rPr>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E80376D" w14:textId="77777777" w:rsidR="00E01C3A" w:rsidRDefault="00000000">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7DB359A" w14:textId="77777777" w:rsidR="00E01C3A" w:rsidRDefault="00000000">
      <w:pPr>
        <w:pStyle w:val="Heading2"/>
        <w:spacing w:before="360" w:after="240" w:line="360" w:lineRule="auto"/>
        <w:rPr>
          <w:lang w:val="pt-BR"/>
        </w:rPr>
      </w:pPr>
      <w:bookmarkStart w:id="18" w:name="_Toc240909208"/>
      <w:r>
        <w:rPr>
          <w:lang w:val="pt-BR"/>
        </w:rPr>
        <w:t>2.5 Requisitos normativos</w:t>
      </w:r>
      <w:bookmarkEnd w:id="18"/>
    </w:p>
    <w:p w14:paraId="0FA42918" w14:textId="77777777" w:rsidR="006B1E66" w:rsidRPr="000F5B8B" w:rsidRDefault="00000000">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7C93086" w14:textId="77777777" w:rsidR="006B1E66" w:rsidRPr="000F5B8B" w:rsidRDefault="00000000">
      <w:pPr>
        <w:spacing w:after="120" w:line="360" w:lineRule="auto"/>
        <w:ind w:firstLine="709"/>
        <w:jc w:val="both"/>
        <w:rPr>
          <w:lang w:val="pt-BR"/>
        </w:rPr>
      </w:pPr>
      <w:r>
        <w:rPr>
          <w:lang w:val="pt-BR"/>
        </w:rPr>
        <w:t>Três disposições da revisão de 2024 são determinantes para este trabalho.</w:t>
      </w:r>
    </w:p>
    <w:p w14:paraId="6C573DFF" w14:textId="77777777" w:rsidR="006B1E66" w:rsidRPr="000F5B8B" w:rsidRDefault="00000000">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w:t>
      </w:r>
      <w:del w:id="9004" w:author="Vitor Oliveira" w:date="2026-09-26T00:00:00Z">
        <w:r>
          <w:rPr>
            <w:lang w:val="pt-BR"/>
          </w:rPr>
          <w:delText xml:space="preserve">e não é aconselhável dimerizar sob nevoeiro, neblina ou chuva.</w:delText>
        </w:r>
      </w:del>
      <w:ins w:id="9005" w:author="Vitor Oliveira" w:date="2026-09-26T00:00:00Z">
        <w:r>
          <w:rPr>
            <w:lang w:val="pt-BR"/>
          </w:rPr>
          <w:t xml:space="preserve">e não é aconselhável dimerizar sob nevoeiro, neblina ou chuva. Esta última disposição é recomendação, e não proibição.</w:t>
        </w:r>
      </w:ins>
    </w:p>
    <w:p w14:paraId="69F25E1D" w14:textId="77777777" w:rsidR="006B1E66" w:rsidRPr="000F5B8B" w:rsidRDefault="00000000">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12116FC1" w14:textId="77777777" w:rsidR="006B1E66" w:rsidRPr="000F5B8B" w:rsidRDefault="00000000">
      <w:pPr>
        <w:spacing w:after="120" w:line="360" w:lineRule="auto"/>
        <w:ind w:firstLine="709"/>
        <w:jc w:val="both"/>
        <w:rPr>
          <w:lang w:val="pt-BR"/>
        </w:rPr>
      </w:pPr>
      <w:r>
        <w:rPr>
          <w:lang w:val="pt-BR"/>
        </w:rPr>
        <w:t xml:space="preserve">A subseção 6.3, ao tratar da poluição luminosa, prescreve entre as ações de mitigação a utilização de sistemas com controles de luz adaptáveis para reduzir os </w:t>
        <w:t>níveis de iluminância nos horários de baixa movimentação. O controle adaptativo comparece, assim, em duas subseções distintas da norma e sob duas finalidades distintas.</w:t>
      </w:r>
    </w:p>
    <w:p w14:paraId="41F90433" w14:textId="77777777" w:rsidR="006B1E66" w:rsidRPr="000F5B8B" w:rsidRDefault="00000000">
      <w:pPr>
        <w:spacing w:after="120" w:line="360" w:lineRule="auto"/>
        <w:ind w:firstLine="709"/>
        <w:jc w:val="both"/>
        <w:rPr>
          <w:lang w:val="pt-BR"/>
        </w:rPr>
      </w:pPr>
      <w:r>
        <w:rPr>
          <w:lang w:val="pt-BR"/>
        </w:rPr>
        <w:t xml:space="preserve">Dessas disposições extraem-se </w:t>
      </w:r>
      <w:del w:id="9006" w:author="Vitor Oliveira" w:date="2026-09-26T00:00:00Z">
        <w:r>
          <w:rPr>
            <w:lang w:val="pt-BR"/>
          </w:rPr>
          <w:delText xml:space="preserve">três restrições rígidas</w:delText>
        </w:r>
      </w:del>
      <w:ins w:id="9007" w:author="Vitor Oliveira" w:date="2026-09-26T00:00:00Z">
        <w:r>
          <w:rPr>
            <w:lang w:val="pt-BR"/>
          </w:rPr>
          <w:t xml:space="preserve">duas restrições rígidas</w:t>
        </w:r>
      </w:ins>
      <w:r>
        <w:rPr>
          <w:lang w:val="pt-BR"/>
        </w:rPr>
        <w:t xml:space="preserve">, que o sistema deve observar em todas as decisões: o nível decidido nunca pode situar-se abaixo do piso da classe de dimerização admitida; a transição entre níveis nunca pode exceder a taxa máxima de decréscimo</w:t>
      </w:r>
      <w:del w:id="9008" w:author="Vitor Oliveira" w:date="2026-09-26T00:00:00Z">
        <w:r>
          <w:rPr>
            <w:lang w:val="pt-BR"/>
          </w:rPr>
          <w:delText xml:space="preserve">; e a dimerização deve ser suspensa quando a condição meteorológica reportada indicar nevoeiro, neblina ou chuva.</w:delText>
        </w:r>
      </w:del>
      <w:ins w:id="9009" w:author="Vitor Oliveira" w:date="2026-09-26T00:00:00Z">
        <w:r>
          <w:rPr>
            <w:lang w:val="pt-BR"/>
          </w:rPr>
          <w:t xml:space="preserve">. A recomendação relativa a nevoeiro, neblina e chuva não é convertida em restrição: a plataforma municipal de monitoramento, cuja interface o sistema emula, não produz dado meteorológico, e essa limitação é declarada na seção 6.3.</w:t>
        </w:r>
      </w:ins>
      <w:r>
        <w:rPr>
          <w:lang w:val="pt-BR"/>
        </w:rPr>
        <w:t xml:space="preserve"> A formalização </w:t>
      </w:r>
      <w:del w:id="9010" w:author="Vitor Oliveira" w:date="2026-09-26T00:00:00Z">
        <w:r>
          <w:rPr>
            <w:lang w:val="pt-BR"/>
          </w:rPr>
          <w:delText xml:space="preserve">dessas três restrições</w:delText>
        </w:r>
      </w:del>
      <w:ins w:id="9011" w:author="Vitor Oliveira" w:date="2026-09-26T00:00:00Z">
        <w:r>
          <w:rPr>
            <w:lang w:val="pt-BR"/>
          </w:rPr>
          <w:t xml:space="preserve">dessas duas restrições</w:t>
        </w:r>
      </w:ins>
      <w:r>
        <w:rPr>
          <w:lang w:val="pt-BR"/>
        </w:rPr>
        <w:t xml:space="preserve"> constitui a camada de verificação descrita na metodologia.</w:t>
      </w:r>
    </w:p>
    <w:p w14:paraId="0922DE24" w14:textId="77777777" w:rsidR="006B1E66" w:rsidRPr="000F5B8B" w:rsidRDefault="00000000">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19B0B4BE" w14:textId="77777777" w:rsidR="00E01C3A" w:rsidRDefault="00000000">
      <w:pPr>
        <w:pStyle w:val="Heading2"/>
        <w:spacing w:before="360" w:after="240" w:line="360" w:lineRule="auto"/>
        <w:rPr>
          <w:lang w:val="pt-BR"/>
        </w:rPr>
      </w:pPr>
      <w:bookmarkStart w:id="19" w:name="_Toc240909209"/>
      <w:r>
        <w:rPr>
          <w:lang w:val="pt-BR"/>
        </w:rPr>
        <w:t>2.6 Decisão sob informação imprecisa e a escolha de um modelo interpretável</w:t>
      </w:r>
      <w:bookmarkEnd w:id="19"/>
    </w:p>
    <w:p w14:paraId="2B129033" w14:textId="77777777" w:rsidR="006B1E66" w:rsidRPr="000F5B8B" w:rsidRDefault="00000000">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0232D0B1" w14:textId="77777777" w:rsidR="006B1E66" w:rsidRPr="000F5B8B" w:rsidRDefault="00000000">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727CD9CF" w14:textId="77777777" w:rsidR="006B1E66" w:rsidRPr="000F5B8B" w:rsidRDefault="00000000">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3ABCCD4B" w14:textId="77777777" w:rsidR="006B1E66" w:rsidRPr="000F5B8B" w:rsidRDefault="00000000">
      <w:pPr>
        <w:spacing w:after="120" w:line="360" w:lineRule="auto"/>
        <w:ind w:firstLine="709"/>
        <w:jc w:val="both"/>
        <w:rPr>
          <w:lang w:val="pt-BR"/>
        </w:rPr>
      </w:pPr>
      <w:r>
        <w:rPr>
          <w:lang w:val="pt-BR"/>
        </w:rPr>
        <w:t>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é gradual, o que é requisito e não conveniência, já que a norma limita a taxa de variação do fluxo. E a rastreabilidade: cada decisão remonta às regras que a produziram e ao grau com que cada uma foi ativada.</w:t>
      </w:r>
    </w:p>
    <w:p w14:paraId="781C80CC" w14:textId="77777777" w:rsidR="006B1E66" w:rsidRPr="000F5B8B" w:rsidRDefault="00000000">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886080B" w14:textId="77777777" w:rsidR="00E01C3A" w:rsidRDefault="00000000">
      <w:pPr>
        <w:pStyle w:val="Heading2"/>
        <w:spacing w:before="360" w:after="240" w:line="360" w:lineRule="auto"/>
        <w:rPr>
          <w:lang w:val="pt-BR"/>
        </w:rPr>
      </w:pPr>
      <w:bookmarkStart w:id="20" w:name="_Toc240909210"/>
      <w:r>
        <w:rPr>
          <w:lang w:val="pt-BR"/>
        </w:rPr>
        <w:t>2.7 Previsão de curto prazo da demanda</w:t>
      </w:r>
      <w:bookmarkEnd w:id="20"/>
    </w:p>
    <w:p w14:paraId="48EF8A9A" w14:textId="77777777" w:rsidR="00E01C3A" w:rsidRDefault="00000000">
      <w:pPr>
        <w:spacing w:after="120" w:line="360" w:lineRule="auto"/>
        <w:ind w:firstLine="709"/>
        <w:jc w:val="both"/>
        <w:rPr>
          <w:lang w:val="pt-BR"/>
        </w:rPr>
      </w:pPr>
      <w:r>
        <w:rPr>
          <w:lang w:val="pt-BR"/>
        </w:rPr>
        <w:t xml:space="preserve">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w:t>
        <w:t>Antecipar a queda é, portanto, condição para que a atenuação se complete dentro do limite normativo sem consumir a própria janela que a motivou.</w:t>
      </w:r>
    </w:p>
    <w:p w14:paraId="28A5127C" w14:textId="77777777" w:rsidR="00E01C3A" w:rsidRDefault="00000000">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FC2DF09" w14:textId="77777777" w:rsidR="00E01C3A" w:rsidRDefault="00000000">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w:t>
      </w:r>
      <w:del w:id="9012" w:author="Vitor Oliveira" w:date="2026-09-26T00:00:00Z">
        <w:r>
          <w:rPr>
            <w:lang w:val="pt-BR"/>
          </w:rPr>
          <w:delText xml:space="preserve"> — hora do dia, dia da semana e feriado — e à condição meteorológica reportada.</w:delText>
        </w:r>
      </w:del>
      <w:ins w:id="9013" w:author="Vitor Oliveira" w:date="2026-09-26T00:00:00Z">
        <w:r>
          <w:rPr>
            <w:lang w:val="pt-BR"/>
          </w:rPr>
          <w:t xml:space="preserve">: hora do dia, dia da semana e feriado.</w:t>
        </w:r>
      </w:ins>
      <w:r>
        <w:rPr>
          <w:lang w:val="pt-BR"/>
        </w:rPr>
        <w:t xml:space="preserve">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1F33AC1" w14:textId="77777777" w:rsidR="00E01C3A" w:rsidRDefault="00000000">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B21D9D2" w14:textId="77777777" w:rsidR="00E01C3A" w:rsidRDefault="00000000">
      <w:pPr>
        <w:pStyle w:val="Heading2"/>
        <w:spacing w:before="360" w:after="240" w:line="360" w:lineRule="auto"/>
        <w:rPr>
          <w:lang w:val="pt-BR"/>
        </w:rPr>
      </w:pPr>
      <w:bookmarkStart w:id="21" w:name="_Toc240909211"/>
      <w:r>
        <w:rPr>
          <w:lang w:val="pt-BR"/>
        </w:rPr>
        <w:t>2.8 Trabalhos correlatos e o trabalho mais próximo</w:t>
      </w:r>
      <w:bookmarkEnd w:id="21"/>
    </w:p>
    <w:p w14:paraId="5CAE5A14" w14:textId="77777777" w:rsidR="006B1E66" w:rsidRPr="000F5B8B" w:rsidRDefault="00000000">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7C296CC" w14:textId="77777777" w:rsidR="006B1E66" w:rsidRPr="000F5B8B" w:rsidRDefault="00000000">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6F1FC84E" w14:textId="77777777" w:rsidR="006B1E66" w:rsidRPr="000F5B8B" w:rsidRDefault="00000000">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1543B05" w14:textId="77777777" w:rsidR="006B1E66" w:rsidRPr="000F5B8B" w:rsidRDefault="00000000">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768EAD6" w14:textId="77777777" w:rsidR="006B1E66" w:rsidRPr="000F5B8B" w:rsidRDefault="00000000">
      <w:pPr>
        <w:spacing w:after="120" w:line="360" w:lineRule="auto"/>
        <w:ind w:firstLine="709"/>
        <w:jc w:val="both"/>
        <w:rPr>
          <w:lang w:val="pt-BR"/>
        </w:rPr>
      </w:pPr>
      <w:r>
        <w:rPr>
          <w:lang w:val="pt-BR"/>
        </w:rPr>
        <w:t xml:space="preserve">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w:t>
        <w:t>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F05DA2C" w14:textId="77777777" w:rsidR="006B1E66" w:rsidRPr="000F5B8B" w:rsidRDefault="00000000">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7E8FC04B" w14:textId="77777777" w:rsidR="006B1E66" w:rsidRPr="000F5B8B" w:rsidRDefault="00000000">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BD0F62E" w14:textId="77777777" w:rsidR="00E01C3A" w:rsidRDefault="00000000">
      <w:pPr>
        <w:pStyle w:val="Heading2"/>
        <w:spacing w:before="360" w:after="240" w:line="360" w:lineRule="auto"/>
        <w:rPr>
          <w:lang w:val="pt-BR"/>
        </w:rPr>
      </w:pPr>
      <w:bookmarkStart w:id="22" w:name="_Toc240909212"/>
      <w:r>
        <w:rPr>
          <w:lang w:val="pt-BR"/>
        </w:rPr>
        <w:t>2.9 Lacuna identificada</w:t>
      </w:r>
      <w:bookmarkEnd w:id="22"/>
    </w:p>
    <w:p w14:paraId="4A812325" w14:textId="77777777" w:rsidR="006B1E66" w:rsidRPr="000F5B8B" w:rsidRDefault="00000000">
      <w:pPr>
        <w:spacing w:after="120" w:line="360" w:lineRule="auto"/>
        <w:ind w:firstLine="709"/>
        <w:jc w:val="both"/>
        <w:rPr>
          <w:lang w:val="pt-BR"/>
        </w:rPr>
      </w:pPr>
      <w:r>
        <w:rPr>
          <w:lang w:val="pt-BR"/>
        </w:rPr>
        <w:t>A revisão permite quatro conclusões.</w:t>
      </w:r>
    </w:p>
    <w:p w14:paraId="572E1396" w14:textId="77777777" w:rsidR="006B1E66" w:rsidRPr="000F5B8B" w:rsidRDefault="00000000">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DB256D5" w14:textId="77777777" w:rsidR="006B1E66" w:rsidRPr="000F5B8B" w:rsidRDefault="00000000">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DB9EE16" w14:textId="77777777" w:rsidR="006B1E66" w:rsidRPr="000F5B8B" w:rsidRDefault="00000000">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estão contratadas e </w:t>
        <w:t>em operação, com a interface física de dimerização especificada em contrato, sem que exista vínculo entre elas.</w:t>
      </w:r>
    </w:p>
    <w:p w14:paraId="40EFB17C" w14:textId="77777777" w:rsidR="006B1E66" w:rsidRPr="000F5B8B" w:rsidRDefault="00000000">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4678C6AD" w14:textId="77777777" w:rsidR="006B1E66" w:rsidRPr="000F5B8B" w:rsidRDefault="00000000">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226AB284" w14:textId="77777777" w:rsidR="00E01C3A" w:rsidRDefault="00000000">
      <w:pPr>
        <w:pStyle w:val="Heading2"/>
        <w:spacing w:before="360" w:after="240" w:line="360" w:lineRule="auto"/>
        <w:rPr>
          <w:lang w:val="pt-BR"/>
        </w:rPr>
      </w:pPr>
      <w:bookmarkStart w:id="23" w:name="_Toc240909213"/>
      <w:r>
        <w:rPr>
          <w:lang w:val="pt-BR"/>
        </w:rPr>
        <w:t>2.10 Hipóteses da pesquisa</w:t>
      </w:r>
      <w:bookmarkEnd w:id="23"/>
    </w:p>
    <w:p w14:paraId="724F395B" w14:textId="77777777" w:rsidR="00E01C3A" w:rsidRDefault="00000000">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64585C3B" w14:textId="77777777" w:rsidR="00E01C3A" w:rsidRDefault="00000000">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CD72D29" w14:textId="77777777" w:rsidR="00E01C3A" w:rsidRDefault="00000000">
      <w:pPr>
        <w:spacing w:after="120" w:line="360" w:lineRule="auto"/>
        <w:ind w:left="709"/>
        <w:jc w:val="both"/>
        <w:rPr>
          <w:lang w:val="pt-BR"/>
        </w:rPr>
      </w:pPr>
      <w:r>
        <w:rPr>
          <w:b/>
          <w:bCs/>
          <w:lang w:val="pt-BR"/>
        </w:rPr>
        <w:t xml:space="preserve">H2 — </w:t>
      </w:r>
      <w:r>
        <w:rPr>
          <w:lang w:val="pt-BR"/>
        </w:rPr>
        <w:t xml:space="preserve">A interposição de uma camada de verificação normativa entre a inferência e a atuação impede, em todas as decisões, a violação dos limites da ABNT NBR 5101 — de modo que adaptabilidade e conformidade não sejam </w:t>
        <w:t>objetivos concorrentes, mas propriedades simultâneas asseguradas por construção.</w:t>
      </w:r>
    </w:p>
    <w:p w14:paraId="55EC3CAF" w14:textId="77777777" w:rsidR="00E01C3A" w:rsidRDefault="00000000">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2E0E7A7" w14:textId="77777777" w:rsidR="00E01C3A" w:rsidRDefault="00000000">
      <w:pPr>
        <w:pStyle w:val="Heading1"/>
        <w:pageBreakBefore/>
        <w:spacing w:before="480" w:after="280" w:line="360" w:lineRule="auto"/>
        <w:rPr>
          <w:lang w:val="pt-BR"/>
        </w:rPr>
      </w:pPr>
      <w:bookmarkStart w:id="24" w:name="_Toc240909214"/>
      <w:r>
        <w:rPr>
          <w:lang w:val="pt-BR"/>
        </w:rPr>
        <w:t>3 METODOLOGIA</w:t>
      </w:r>
      <w:bookmarkEnd w:id="24"/>
    </w:p>
    <w:p w14:paraId="6923E8F4" w14:textId="77777777" w:rsidR="00E01C3A" w:rsidRDefault="00000000">
      <w:pPr>
        <w:pStyle w:val="Heading2"/>
        <w:spacing w:before="360" w:after="240" w:line="360" w:lineRule="auto"/>
        <w:rPr>
          <w:lang w:val="pt-BR"/>
        </w:rPr>
      </w:pPr>
      <w:bookmarkStart w:id="25" w:name="_Toc240909215"/>
      <w:r>
        <w:rPr>
          <w:lang w:val="pt-BR"/>
        </w:rPr>
        <w:t>3.1 Classificação da pesquisa</w:t>
      </w:r>
      <w:bookmarkEnd w:id="25"/>
    </w:p>
    <w:p w14:paraId="21ACB913" w14:textId="77777777" w:rsidR="006B1E66" w:rsidRPr="000F5B8B" w:rsidRDefault="00000000">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A44DEF9" w14:textId="77777777" w:rsidR="00E01C3A" w:rsidRDefault="00000000">
      <w:pPr>
        <w:pStyle w:val="Heading2"/>
        <w:spacing w:before="360" w:after="240" w:line="360" w:lineRule="auto"/>
        <w:rPr>
          <w:lang w:val="pt-BR"/>
        </w:rPr>
      </w:pPr>
      <w:bookmarkStart w:id="26" w:name="_Toc240909216"/>
      <w:r>
        <w:rPr>
          <w:lang w:val="pt-BR"/>
        </w:rPr>
        <w:t>3.2 Arquitetura do sistema</w:t>
      </w:r>
      <w:bookmarkEnd w:id="26"/>
    </w:p>
    <w:p w14:paraId="3F2AE4D4" w14:textId="77777777" w:rsidR="006B1E66" w:rsidRDefault="00000000">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6B9961EB"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eventos que descrevem o estado da via. Sua existência decorre de o Smart Sampa não disponibilizar interface pública, e sua especificação é, ela própria, um resultado do trabalho: define o que uma plataforma precisaria publicar para que um sistema de iluminação pudesse consumi-la.</w:t>
      </w:r>
    </w:p>
    <w:p w14:paraId="764E6A75" w14:textId="77777777" w:rsidR="006B1E66" w:rsidRPr="000F5B8B" w:rsidRDefault="00000000">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956EE89" w14:textId="77777777" w:rsidR="006B1E66" w:rsidRPr="000F5B8B" w:rsidRDefault="00000000">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w:t>
      </w:r>
      <w:del w:id="9014" w:author="Vitor Oliveira" w:date="2026-09-26T00:00:00Z">
        <w:r>
          <w:rPr>
            <w:lang w:val="pt-BR"/>
          </w:rPr>
          <w:delText xml:space="preserve">as três restrições rígidas</w:delText>
        </w:r>
      </w:del>
      <w:ins w:id="9015" w:author="Vitor Oliveira" w:date="2026-09-26T00:00:00Z">
        <w:r>
          <w:rPr>
            <w:lang w:val="pt-BR"/>
          </w:rPr>
          <w:t xml:space="preserve">as duas restrições rígidas</w:t>
        </w:r>
      </w:ins>
      <w:r>
        <w:rPr>
          <w:lang w:val="pt-BR"/>
        </w:rPr>
        <w:t xml:space="preserve"> extraídas da ABNT NBR 5101 e corrige a decisão antes de emiti-la, registrando a correção.</w:t>
      </w:r>
    </w:p>
    <w:p w14:paraId="5709C420" w14:textId="77777777" w:rsidR="006B1E66" w:rsidRPr="000F5B8B" w:rsidRDefault="00000000">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CB5EEF8" w14:textId="77777777" w:rsidR="006B1E66" w:rsidRPr="000F5B8B" w:rsidRDefault="00000000">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9D76C9" w14:textId="77777777" w:rsidR="00E01C3A" w:rsidRDefault="00000000">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5E2DCED" w14:textId="77777777" w:rsidR="00E01C3A" w:rsidRDefault="00000000">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B425D1E" w14:textId="77777777" w:rsidR="00E01C3A" w:rsidRDefault="00000000">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4BFB2CC0" w14:textId="77777777" w:rsidR="00E01C3A" w:rsidRDefault="00000000">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w:t>
        <w:t>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7DF0AE51" w14:textId="77777777" w:rsidR="00E01C3A" w:rsidRDefault="00000000">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155C6133" w14:textId="77777777" w:rsidR="00E01C3A" w:rsidRDefault="00000000">
      <w:pPr>
        <w:pStyle w:val="Heading2"/>
        <w:spacing w:before="360" w:after="240" w:line="360" w:lineRule="auto"/>
        <w:rPr>
          <w:lang w:val="pt-BR"/>
        </w:rPr>
      </w:pPr>
      <w:bookmarkStart w:id="27" w:name="_Toc240909217"/>
      <w:r>
        <w:rPr>
          <w:lang w:val="pt-BR"/>
        </w:rPr>
        <w:t>3.3 Do protótipo à implantação: o que se propõe e o que se instrumenta</w:t>
      </w:r>
      <w:bookmarkEnd w:id="27"/>
    </w:p>
    <w:p w14:paraId="14099A1A" w14:textId="77777777" w:rsidR="00E01C3A" w:rsidRDefault="00000000">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4F69903E" w14:textId="77777777" w:rsidR="00E01C3A" w:rsidRDefault="00000000">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67F68A5" w14:textId="77777777">
        <w:trPr>
          <w:tblHeader/>
        </w:trPr>
        <w:tc>
          <w:tcPr>
            <w:tcW w:w="2650" w:type="dxa"/>
            <w:shd w:val="clear" w:color="auto" w:fill="EDEDED"/>
            <w:tcMar>
              <w:top w:w="70" w:type="dxa"/>
              <w:left w:w="90" w:type="dxa"/>
              <w:bottom w:w="70" w:type="dxa"/>
              <w:right w:w="90" w:type="dxa"/>
            </w:tcMar>
          </w:tcPr>
          <w:p w14:paraId="1FCF683A" w14:textId="77777777" w:rsidR="00E01C3A" w:rsidRDefault="00000000">
            <w:r>
              <w:rPr>
                <w:b/>
                <w:bCs/>
                <w:sz w:val="20"/>
                <w:szCs w:val="20"/>
              </w:rPr>
              <w:t>Elemento</w:t>
            </w:r>
          </w:p>
        </w:tc>
        <w:tc>
          <w:tcPr>
            <w:tcW w:w="2200" w:type="dxa"/>
            <w:shd w:val="clear" w:color="auto" w:fill="EDEDED"/>
            <w:tcMar>
              <w:top w:w="70" w:type="dxa"/>
              <w:left w:w="90" w:type="dxa"/>
              <w:bottom w:w="70" w:type="dxa"/>
              <w:right w:w="90" w:type="dxa"/>
            </w:tcMar>
          </w:tcPr>
          <w:p w14:paraId="72DE3A68" w14:textId="77777777" w:rsidR="00E01C3A" w:rsidRDefault="00000000">
            <w:r>
              <w:rPr>
                <w:b/>
                <w:bCs/>
                <w:sz w:val="20"/>
                <w:szCs w:val="20"/>
              </w:rPr>
              <w:t>Natureza</w:t>
            </w:r>
          </w:p>
        </w:tc>
        <w:tc>
          <w:tcPr>
            <w:tcW w:w="4221" w:type="dxa"/>
            <w:shd w:val="clear" w:color="auto" w:fill="EDEDED"/>
            <w:tcMar>
              <w:top w:w="70" w:type="dxa"/>
              <w:left w:w="90" w:type="dxa"/>
              <w:bottom w:w="70" w:type="dxa"/>
              <w:right w:w="90" w:type="dxa"/>
            </w:tcMar>
          </w:tcPr>
          <w:p w14:paraId="5273909B" w14:textId="77777777" w:rsidR="00E01C3A" w:rsidRDefault="00000000">
            <w:r>
              <w:rPr>
                <w:b/>
                <w:bCs/>
                <w:sz w:val="20"/>
                <w:szCs w:val="20"/>
              </w:rPr>
              <w:t>Destino na implantação</w:t>
            </w:r>
          </w:p>
        </w:tc>
      </w:tr>
      <w:tr w:rsidR="00E01C3A" w:rsidRPr="00CE1B46" w14:paraId="1512D5DD" w14:textId="77777777">
        <w:tc>
          <w:tcPr>
            <w:tcW w:w="2650" w:type="dxa"/>
            <w:tcMar>
              <w:top w:w="70" w:type="dxa"/>
              <w:left w:w="90" w:type="dxa"/>
              <w:bottom w:w="70" w:type="dxa"/>
              <w:right w:w="90" w:type="dxa"/>
            </w:tcMar>
          </w:tcPr>
          <w:p w14:paraId="50DE4FB7" w14:textId="77777777" w:rsidR="00E01C3A" w:rsidRPr="00CE1B46" w:rsidRDefault="00000000">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BA50E25" w14:textId="77777777" w:rsidR="00E01C3A" w:rsidRDefault="00000000">
            <w:r>
              <w:rPr>
                <w:sz w:val="20"/>
                <w:szCs w:val="20"/>
              </w:rPr>
              <w:t xml:space="preserve">Componente da proposta</w:t>
            </w:r>
          </w:p>
        </w:tc>
        <w:tc>
          <w:tcPr>
            <w:tcW w:w="4221" w:type="dxa"/>
            <w:tcMar>
              <w:top w:w="70" w:type="dxa"/>
              <w:left w:w="90" w:type="dxa"/>
              <w:bottom w:w="70" w:type="dxa"/>
              <w:right w:w="90" w:type="dxa"/>
            </w:tcMar>
          </w:tcPr>
          <w:p w14:paraId="061CAC83" w14:textId="77777777" w:rsidR="00E01C3A" w:rsidRPr="00CE1B46" w:rsidRDefault="00000000">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51A4AC31" w14:textId="77777777">
        <w:tc>
          <w:tcPr>
            <w:tcW w:w="2650" w:type="dxa"/>
            <w:tcMar>
              <w:top w:w="70" w:type="dxa"/>
              <w:left w:w="90" w:type="dxa"/>
              <w:bottom w:w="70" w:type="dxa"/>
              <w:right w:w="90" w:type="dxa"/>
            </w:tcMar>
          </w:tcPr>
          <w:p w14:paraId="0EA34293" w14:textId="77777777" w:rsidR="00E01C3A" w:rsidRPr="00CE1B46" w:rsidRDefault="00000000">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3DB93A" w14:textId="77777777" w:rsidR="00E01C3A" w:rsidRDefault="00000000">
            <w:r>
              <w:rPr>
                <w:sz w:val="20"/>
                <w:szCs w:val="20"/>
              </w:rPr>
              <w:t xml:space="preserve">Componente da proposta</w:t>
            </w:r>
          </w:p>
        </w:tc>
        <w:tc>
          <w:tcPr>
            <w:tcW w:w="4221" w:type="dxa"/>
            <w:tcMar>
              <w:top w:w="70" w:type="dxa"/>
              <w:left w:w="90" w:type="dxa"/>
              <w:bottom w:w="70" w:type="dxa"/>
              <w:right w:w="90" w:type="dxa"/>
            </w:tcMar>
          </w:tcPr>
          <w:p w14:paraId="62F7A5E8" w14:textId="77777777" w:rsidR="00E01C3A" w:rsidRPr="00CE1B46" w:rsidRDefault="00000000">
            <w:pPr>
              <w:rPr>
                <w:lang w:val="pt-BR"/>
              </w:rPr>
            </w:pPr>
            <w:r>
              <w:rPr>
                <w:sz w:val="20"/>
                <w:szCs w:val="20"/>
                <w:lang w:val="pt-BR"/>
              </w:rPr>
              <w:t>Implantado como serviço municipal em nuvem, nos termos de 3.2</w:t>
            </w:r>
          </w:p>
        </w:tc>
      </w:tr>
      <w:tr w:rsidR="00E01C3A" w:rsidRPr="00CE1B46" w14:paraId="64690B2D" w14:textId="77777777">
        <w:tc>
          <w:tcPr>
            <w:tcW w:w="2650" w:type="dxa"/>
            <w:tcMar>
              <w:top w:w="70" w:type="dxa"/>
              <w:left w:w="90" w:type="dxa"/>
              <w:bottom w:w="70" w:type="dxa"/>
              <w:right w:w="90" w:type="dxa"/>
            </w:tcMar>
          </w:tcPr>
          <w:p w14:paraId="356EB7C2" w14:textId="77777777" w:rsidR="00E01C3A" w:rsidRDefault="00000000">
            <w:r>
              <w:rPr>
                <w:sz w:val="20"/>
                <w:szCs w:val="20"/>
              </w:rPr>
              <w:t xml:space="preserve">Camada de verificação normativa</w:t>
            </w:r>
          </w:p>
        </w:tc>
        <w:tc>
          <w:tcPr>
            <w:tcW w:w="2200" w:type="dxa"/>
            <w:tcMar>
              <w:top w:w="70" w:type="dxa"/>
              <w:left w:w="90" w:type="dxa"/>
              <w:bottom w:w="70" w:type="dxa"/>
              <w:right w:w="90" w:type="dxa"/>
            </w:tcMar>
          </w:tcPr>
          <w:p w14:paraId="738C4CCA" w14:textId="77777777" w:rsidR="00E01C3A" w:rsidRDefault="00000000">
            <w:r>
              <w:rPr>
                <w:sz w:val="20"/>
                <w:szCs w:val="20"/>
              </w:rPr>
              <w:t>Componente da proposta</w:t>
            </w:r>
          </w:p>
        </w:tc>
        <w:tc>
          <w:tcPr>
            <w:tcW w:w="4221" w:type="dxa"/>
            <w:tcMar>
              <w:top w:w="70" w:type="dxa"/>
              <w:left w:w="90" w:type="dxa"/>
              <w:bottom w:w="70" w:type="dxa"/>
              <w:right w:w="90" w:type="dxa"/>
            </w:tcMar>
          </w:tcPr>
          <w:p w14:paraId="686ACDE0" w14:textId="77777777" w:rsidR="00E01C3A" w:rsidRPr="00CE1B46" w:rsidRDefault="00000000">
            <w:pPr>
              <w:rPr>
                <w:lang w:val="pt-BR"/>
              </w:rPr>
            </w:pPr>
            <w:r>
              <w:rPr>
                <w:sz w:val="20"/>
                <w:szCs w:val="20"/>
                <w:lang w:val="pt-BR"/>
              </w:rPr>
              <w:t>Implantada no mesmo serviço, interposta entre a decisão e a emissão do comando</w:t>
            </w:r>
          </w:p>
        </w:tc>
      </w:tr>
      <w:tr w:rsidR="00E01C3A" w:rsidRPr="00CE1B46" w14:paraId="0EDE387B" w14:textId="77777777">
        <w:tc>
          <w:tcPr>
            <w:tcW w:w="2650" w:type="dxa"/>
            <w:tcMar>
              <w:top w:w="70" w:type="dxa"/>
              <w:left w:w="90" w:type="dxa"/>
              <w:bottom w:w="70" w:type="dxa"/>
              <w:right w:w="90" w:type="dxa"/>
            </w:tcMar>
          </w:tcPr>
          <w:p w14:paraId="2CDEA068" w14:textId="77777777" w:rsidR="00E01C3A" w:rsidRPr="00CE1B46" w:rsidRDefault="00000000">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73BC6E33" w14:textId="77777777" w:rsidR="00E01C3A" w:rsidRDefault="00000000">
            <w:r>
              <w:rPr>
                <w:sz w:val="20"/>
                <w:szCs w:val="20"/>
              </w:rPr>
              <w:t xml:space="preserve">Componente da proposta</w:t>
            </w:r>
          </w:p>
        </w:tc>
        <w:tc>
          <w:tcPr>
            <w:tcW w:w="4221" w:type="dxa"/>
            <w:tcMar>
              <w:top w:w="70" w:type="dxa"/>
              <w:left w:w="90" w:type="dxa"/>
              <w:bottom w:w="70" w:type="dxa"/>
              <w:right w:w="90" w:type="dxa"/>
            </w:tcMar>
          </w:tcPr>
          <w:p w14:paraId="1EDC921E" w14:textId="77777777" w:rsidR="00E01C3A" w:rsidRPr="00CE1B46" w:rsidRDefault="00000000">
            <w:pPr>
              <w:rPr>
                <w:lang w:val="pt-BR"/>
              </w:rPr>
            </w:pPr>
            <w:r>
              <w:rPr>
                <w:sz w:val="20"/>
                <w:szCs w:val="20"/>
                <w:lang w:val="pt-BR"/>
              </w:rPr>
              <w:t>Implantado no mesmo serviço, conforme 4.7.1</w:t>
            </w:r>
          </w:p>
        </w:tc>
      </w:tr>
      <w:tr w:rsidR="00E01C3A" w:rsidRPr="00CE1B46" w14:paraId="116559C2" w14:textId="77777777">
        <w:tc>
          <w:tcPr>
            <w:tcW w:w="2650" w:type="dxa"/>
            <w:tcMar>
              <w:top w:w="70" w:type="dxa"/>
              <w:left w:w="90" w:type="dxa"/>
              <w:bottom w:w="70" w:type="dxa"/>
              <w:right w:w="90" w:type="dxa"/>
            </w:tcMar>
          </w:tcPr>
          <w:p w14:paraId="7E298745" w14:textId="77777777" w:rsidR="00E01C3A" w:rsidRPr="00CE1B46" w:rsidRDefault="00000000">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A3751F0" w14:textId="77777777" w:rsidR="00E01C3A" w:rsidRDefault="00000000">
            <w:r>
              <w:rPr>
                <w:sz w:val="20"/>
                <w:szCs w:val="20"/>
              </w:rPr>
              <w:t xml:space="preserve">Componente da proposta</w:t>
            </w:r>
          </w:p>
        </w:tc>
        <w:tc>
          <w:tcPr>
            <w:tcW w:w="4221" w:type="dxa"/>
            <w:tcMar>
              <w:top w:w="70" w:type="dxa"/>
              <w:left w:w="90" w:type="dxa"/>
              <w:bottom w:w="70" w:type="dxa"/>
              <w:right w:w="90" w:type="dxa"/>
            </w:tcMar>
          </w:tcPr>
          <w:p w14:paraId="574F1F01" w14:textId="77777777" w:rsidR="00E01C3A" w:rsidRPr="00CE1B46" w:rsidRDefault="00000000">
            <w:pPr>
              <w:rPr>
                <w:lang w:val="pt-BR"/>
              </w:rPr>
            </w:pPr>
            <w:r>
              <w:rPr>
                <w:sz w:val="20"/>
                <w:szCs w:val="20"/>
                <w:lang w:val="pt-BR"/>
              </w:rPr>
              <w:t>Mapeada sobre o protocolo do sistema de telegestão contratado</w:t>
            </w:r>
          </w:p>
        </w:tc>
      </w:tr>
      <w:tr w:rsidR="00E01C3A" w:rsidRPr="00CE1B46" w14:paraId="3DAD11F6" w14:textId="77777777">
        <w:tc>
          <w:tcPr>
            <w:tcW w:w="2650" w:type="dxa"/>
            <w:tcMar>
              <w:top w:w="70" w:type="dxa"/>
              <w:left w:w="90" w:type="dxa"/>
              <w:bottom w:w="70" w:type="dxa"/>
              <w:right w:w="90" w:type="dxa"/>
            </w:tcMar>
          </w:tcPr>
          <w:p w14:paraId="78312CA2" w14:textId="77777777" w:rsidR="00E01C3A" w:rsidRDefault="00000000">
            <w:r>
              <w:rPr>
                <w:sz w:val="20"/>
                <w:szCs w:val="20"/>
              </w:rPr>
              <w:t xml:space="preserve">Microcontrolador ESP32</w:t>
            </w:r>
          </w:p>
        </w:tc>
        <w:tc>
          <w:tcPr>
            <w:tcW w:w="2200" w:type="dxa"/>
            <w:tcMar>
              <w:top w:w="70" w:type="dxa"/>
              <w:left w:w="90" w:type="dxa"/>
              <w:bottom w:w="70" w:type="dxa"/>
              <w:right w:w="90" w:type="dxa"/>
            </w:tcMar>
          </w:tcPr>
          <w:p w14:paraId="118A35CB" w14:textId="77777777" w:rsidR="00E01C3A" w:rsidRDefault="00000000">
            <w:r>
              <w:rPr>
                <w:sz w:val="20"/>
                <w:szCs w:val="20"/>
              </w:rPr>
              <w:t>Instrumento de ensaio</w:t>
            </w:r>
          </w:p>
        </w:tc>
        <w:tc>
          <w:tcPr>
            <w:tcW w:w="4221" w:type="dxa"/>
            <w:tcMar>
              <w:top w:w="70" w:type="dxa"/>
              <w:left w:w="90" w:type="dxa"/>
              <w:bottom w:w="70" w:type="dxa"/>
              <w:right w:w="90" w:type="dxa"/>
            </w:tcMar>
          </w:tcPr>
          <w:p w14:paraId="7E3E78CB" w14:textId="77777777" w:rsidR="00E01C3A" w:rsidRPr="00CE1B46" w:rsidRDefault="00000000">
            <w:pPr>
              <w:rPr>
                <w:lang w:val="pt-BR"/>
              </w:rPr>
            </w:pPr>
            <w:r>
              <w:rPr>
                <w:sz w:val="20"/>
                <w:szCs w:val="20"/>
                <w:lang w:val="pt-BR"/>
              </w:rPr>
              <w:t>Substituído pelo controlador alojado na tomada do relé fotocontrolador, normalizada pela ABNT NBR 5123</w:t>
            </w:r>
          </w:p>
        </w:tc>
      </w:tr>
      <w:tr w:rsidR="00E01C3A" w:rsidRPr="00CE1B46" w14:paraId="35213F7E" w14:textId="77777777">
        <w:tc>
          <w:tcPr>
            <w:tcW w:w="2650" w:type="dxa"/>
            <w:tcMar>
              <w:top w:w="70" w:type="dxa"/>
              <w:left w:w="90" w:type="dxa"/>
              <w:bottom w:w="70" w:type="dxa"/>
              <w:right w:w="90" w:type="dxa"/>
            </w:tcMar>
          </w:tcPr>
          <w:p w14:paraId="3396DAEB" w14:textId="77777777" w:rsidR="00E01C3A" w:rsidRPr="00CE1B46" w:rsidRDefault="00000000">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3D5926F6" w14:textId="77777777" w:rsidR="00E01C3A" w:rsidRDefault="00000000">
            <w:r>
              <w:rPr>
                <w:sz w:val="20"/>
                <w:szCs w:val="20"/>
              </w:rPr>
              <w:t xml:space="preserve">Instrumento de ensaio</w:t>
            </w:r>
          </w:p>
        </w:tc>
        <w:tc>
          <w:tcPr>
            <w:tcW w:w="4221" w:type="dxa"/>
            <w:tcMar>
              <w:top w:w="70" w:type="dxa"/>
              <w:left w:w="90" w:type="dxa"/>
              <w:bottom w:w="70" w:type="dxa"/>
              <w:right w:w="90" w:type="dxa"/>
            </w:tcMar>
          </w:tcPr>
          <w:p w14:paraId="2038910C" w14:textId="77777777" w:rsidR="00E01C3A" w:rsidRPr="00CE1B46" w:rsidRDefault="00000000">
            <w:pPr>
              <w:rPr>
                <w:lang w:val="pt-BR"/>
              </w:rPr>
            </w:pPr>
            <w:r>
              <w:rPr>
                <w:sz w:val="20"/>
                <w:szCs w:val="20"/>
                <w:lang w:val="pt-BR"/>
              </w:rPr>
              <w:t>Substituídos pela luminária viária, sujeita a certificação compulsória</w:t>
            </w:r>
          </w:p>
        </w:tc>
      </w:tr>
      <w:tr w:rsidR="00E01C3A" w:rsidRPr="00CE1B46" w14:paraId="61A57E5D" w14:textId="77777777">
        <w:tc>
          <w:tcPr>
            <w:tcW w:w="2650" w:type="dxa"/>
            <w:tcMar>
              <w:top w:w="70" w:type="dxa"/>
              <w:left w:w="90" w:type="dxa"/>
              <w:bottom w:w="70" w:type="dxa"/>
              <w:right w:w="90" w:type="dxa"/>
            </w:tcMar>
          </w:tcPr>
          <w:p w14:paraId="578D9F36" w14:textId="77777777" w:rsidR="00E01C3A" w:rsidRDefault="00000000">
            <w:r>
              <w:rPr>
                <w:sz w:val="20"/>
                <w:szCs w:val="20"/>
              </w:rPr>
              <w:t xml:space="preserve">Sensor de iluminância</w:t>
            </w:r>
          </w:p>
        </w:tc>
        <w:tc>
          <w:tcPr>
            <w:tcW w:w="2200" w:type="dxa"/>
            <w:tcMar>
              <w:top w:w="70" w:type="dxa"/>
              <w:left w:w="90" w:type="dxa"/>
              <w:bottom w:w="70" w:type="dxa"/>
              <w:right w:w="90" w:type="dxa"/>
            </w:tcMar>
          </w:tcPr>
          <w:p w14:paraId="6F21BDAB" w14:textId="77777777" w:rsidR="00E01C3A" w:rsidRDefault="00000000">
            <w:r>
              <w:rPr>
                <w:sz w:val="20"/>
                <w:szCs w:val="20"/>
              </w:rPr>
              <w:t>Instrumento de ensaio</w:t>
            </w:r>
          </w:p>
        </w:tc>
        <w:tc>
          <w:tcPr>
            <w:tcW w:w="4221" w:type="dxa"/>
            <w:tcMar>
              <w:top w:w="70" w:type="dxa"/>
              <w:left w:w="90" w:type="dxa"/>
              <w:bottom w:w="70" w:type="dxa"/>
              <w:right w:w="90" w:type="dxa"/>
            </w:tcMar>
          </w:tcPr>
          <w:p w14:paraId="7C764E44" w14:textId="77777777" w:rsidR="00E01C3A" w:rsidRPr="00CE1B46" w:rsidRDefault="00000000">
            <w:pPr>
              <w:rPr>
                <w:lang w:val="pt-BR"/>
              </w:rPr>
            </w:pPr>
            <w:r>
              <w:rPr>
                <w:sz w:val="20"/>
                <w:szCs w:val="20"/>
                <w:lang w:val="pt-BR"/>
              </w:rPr>
              <w:t>Não se aplica. A iluminância entregue é conhecida por certificação fotométrica e projeto luminotécnico</w:t>
            </w:r>
          </w:p>
        </w:tc>
      </w:tr>
      <w:tr w:rsidR="00E01C3A" w:rsidRPr="00CE1B46" w14:paraId="126B323F" w14:textId="77777777">
        <w:tc>
          <w:tcPr>
            <w:tcW w:w="2650" w:type="dxa"/>
            <w:tcMar>
              <w:top w:w="70" w:type="dxa"/>
              <w:left w:w="90" w:type="dxa"/>
              <w:bottom w:w="70" w:type="dxa"/>
              <w:right w:w="90" w:type="dxa"/>
            </w:tcMar>
          </w:tcPr>
          <w:p w14:paraId="24ED92C6" w14:textId="77777777" w:rsidR="00E01C3A" w:rsidRDefault="00000000">
            <w:r>
              <w:rPr>
                <w:sz w:val="20"/>
                <w:szCs w:val="20"/>
              </w:rPr>
              <w:t>Enlace Wi-Fi</w:t>
            </w:r>
          </w:p>
        </w:tc>
        <w:tc>
          <w:tcPr>
            <w:tcW w:w="2200" w:type="dxa"/>
            <w:tcMar>
              <w:top w:w="70" w:type="dxa"/>
              <w:left w:w="90" w:type="dxa"/>
              <w:bottom w:w="70" w:type="dxa"/>
              <w:right w:w="90" w:type="dxa"/>
            </w:tcMar>
          </w:tcPr>
          <w:p w14:paraId="4924795D" w14:textId="77777777" w:rsidR="00E01C3A" w:rsidRDefault="00000000">
            <w:r>
              <w:rPr>
                <w:sz w:val="20"/>
                <w:szCs w:val="20"/>
              </w:rPr>
              <w:t>Instrumento de ensaio</w:t>
            </w:r>
          </w:p>
        </w:tc>
        <w:tc>
          <w:tcPr>
            <w:tcW w:w="4221" w:type="dxa"/>
            <w:tcMar>
              <w:top w:w="70" w:type="dxa"/>
              <w:left w:w="90" w:type="dxa"/>
              <w:bottom w:w="70" w:type="dxa"/>
              <w:right w:w="90" w:type="dxa"/>
            </w:tcMar>
          </w:tcPr>
          <w:p w14:paraId="1750D0E9" w14:textId="77777777" w:rsidR="00E01C3A" w:rsidRPr="00CE1B46" w:rsidRDefault="00000000">
            <w:pPr>
              <w:rPr>
                <w:lang w:val="pt-BR"/>
              </w:rPr>
            </w:pPr>
            <w:r>
              <w:rPr>
                <w:sz w:val="20"/>
                <w:szCs w:val="20"/>
                <w:lang w:val="pt-BR"/>
              </w:rPr>
              <w:t>Substituído pelo enlace do sistema de telegestão, que o contrato não especifica</w:t>
            </w:r>
          </w:p>
        </w:tc>
      </w:tr>
      <w:tr w:rsidR="00E01C3A" w14:paraId="7151B44C" w14:textId="77777777">
        <w:tc>
          <w:tcPr>
            <w:tcW w:w="2650" w:type="dxa"/>
            <w:tcMar>
              <w:top w:w="70" w:type="dxa"/>
              <w:left w:w="90" w:type="dxa"/>
              <w:bottom w:w="70" w:type="dxa"/>
              <w:right w:w="90" w:type="dxa"/>
            </w:tcMar>
          </w:tcPr>
          <w:p w14:paraId="357345D2" w14:textId="77777777" w:rsidR="00E01C3A" w:rsidRPr="00CE1B46" w:rsidRDefault="00000000">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24A6634" w14:textId="77777777" w:rsidR="00E01C3A" w:rsidRDefault="00000000">
            <w:r>
              <w:rPr>
                <w:sz w:val="20"/>
                <w:szCs w:val="20"/>
              </w:rPr>
              <w:t xml:space="preserve">Instrumento de ensaio</w:t>
            </w:r>
          </w:p>
        </w:tc>
        <w:tc>
          <w:tcPr>
            <w:tcW w:w="4221" w:type="dxa"/>
            <w:tcMar>
              <w:top w:w="70" w:type="dxa"/>
              <w:left w:w="90" w:type="dxa"/>
              <w:bottom w:w="70" w:type="dxa"/>
              <w:right w:w="90" w:type="dxa"/>
            </w:tcMar>
          </w:tcPr>
          <w:p w14:paraId="1B3F955C" w14:textId="77777777" w:rsidR="00E01C3A" w:rsidRDefault="00000000">
            <w:r>
              <w:rPr>
                <w:sz w:val="20"/>
                <w:szCs w:val="20"/>
              </w:rPr>
              <w:t>Não se aplica</w:t>
            </w:r>
          </w:p>
        </w:tc>
      </w:tr>
    </w:tbl>
    <w:p w14:paraId="667ECB8E" w14:textId="77777777" w:rsidR="00E01C3A" w:rsidRDefault="00000000">
      <w:pPr>
        <w:spacing w:before="130" w:after="260"/>
        <w:rPr>
          <w:lang w:val="pt-BR"/>
        </w:rPr>
      </w:pPr>
      <w:r>
        <w:rPr>
          <w:sz w:val="20"/>
          <w:szCs w:val="20"/>
          <w:lang w:val="pt-BR"/>
        </w:rPr>
        <w:t>Fonte: Elaborado pelos autores (2026).</w:t>
      </w:r>
    </w:p>
    <w:p w14:paraId="295401D8" w14:textId="77777777" w:rsidR="00E01C3A" w:rsidRDefault="00000000">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6D78D98" w14:textId="77777777" w:rsidR="00E01C3A" w:rsidRDefault="00000000">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665FB6B1" w14:textId="77777777" w:rsidR="00E01C3A" w:rsidRDefault="00000000">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no parque, por controlador em tomada normalizada acionando o driver por controle analógico de 0 V a 10 V, com a </w:t>
        <w:t>iluminância resultante conhecida da certificação do produto. Mesma entrada, atuador diferente. É por isso que o que a bancada estabelece a respeito da decisão transpõe-se ao parque sem depender de que o equipamento seja o mesmo.</w:t>
      </w:r>
    </w:p>
    <w:p w14:paraId="00F0802B" w14:textId="77777777" w:rsidR="00E01C3A" w:rsidRDefault="00000000">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25719943" w14:textId="77777777" w:rsidR="00E01C3A" w:rsidRDefault="00000000">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17F18520" w14:textId="77777777">
        <w:trPr>
          <w:tblHeader/>
        </w:trPr>
        <w:tc>
          <w:tcPr>
            <w:tcW w:w="2150" w:type="dxa"/>
            <w:shd w:val="clear" w:color="auto" w:fill="EDEDED"/>
            <w:tcMar>
              <w:top w:w="70" w:type="dxa"/>
              <w:left w:w="90" w:type="dxa"/>
              <w:bottom w:w="70" w:type="dxa"/>
              <w:right w:w="90" w:type="dxa"/>
            </w:tcMar>
          </w:tcPr>
          <w:p w14:paraId="12115631" w14:textId="77777777" w:rsidR="00E01C3A" w:rsidRDefault="00000000">
            <w:r>
              <w:rPr>
                <w:b/>
                <w:bCs/>
                <w:sz w:val="20"/>
                <w:szCs w:val="20"/>
              </w:rPr>
              <w:t>Elo da cadeia</w:t>
            </w:r>
          </w:p>
        </w:tc>
        <w:tc>
          <w:tcPr>
            <w:tcW w:w="2200" w:type="dxa"/>
            <w:shd w:val="clear" w:color="auto" w:fill="EDEDED"/>
            <w:tcMar>
              <w:top w:w="70" w:type="dxa"/>
              <w:left w:w="90" w:type="dxa"/>
              <w:bottom w:w="70" w:type="dxa"/>
              <w:right w:w="90" w:type="dxa"/>
            </w:tcMar>
          </w:tcPr>
          <w:p w14:paraId="3E245348" w14:textId="77777777" w:rsidR="00E01C3A" w:rsidRPr="00CE1B46" w:rsidRDefault="00000000">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129BB934" w14:textId="77777777" w:rsidR="00E01C3A" w:rsidRPr="00CE1B46" w:rsidRDefault="00000000">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B1CB8FC" w14:textId="77777777" w:rsidR="00E01C3A" w:rsidRPr="00CE1B46" w:rsidRDefault="00000000">
            <w:pPr>
              <w:rPr>
                <w:lang w:val="pt-BR"/>
              </w:rPr>
            </w:pPr>
            <w:r>
              <w:rPr>
                <w:b/>
                <w:bCs/>
                <w:sz w:val="20"/>
                <w:szCs w:val="20"/>
                <w:lang w:val="pt-BR"/>
              </w:rPr>
              <w:t>Situação hoje em São Paulo</w:t>
            </w:r>
          </w:p>
        </w:tc>
      </w:tr>
      <w:tr w:rsidR="00E01C3A" w:rsidRPr="00CE1B46" w14:paraId="30E80F88" w14:textId="77777777">
        <w:tc>
          <w:tcPr>
            <w:tcW w:w="2150" w:type="dxa"/>
            <w:tcMar>
              <w:top w:w="70" w:type="dxa"/>
              <w:left w:w="90" w:type="dxa"/>
              <w:bottom w:w="70" w:type="dxa"/>
              <w:right w:w="90" w:type="dxa"/>
            </w:tcMar>
          </w:tcPr>
          <w:p w14:paraId="278CCD8E" w14:textId="77777777" w:rsidR="00E01C3A" w:rsidRPr="00CE1B46" w:rsidRDefault="00000000">
            <w:pPr>
              <w:rPr>
                <w:lang w:val="pt-BR"/>
              </w:rPr>
            </w:pPr>
            <w:r>
              <w:rPr>
                <w:sz w:val="20"/>
                <w:szCs w:val="20"/>
                <w:lang w:val="pt-BR"/>
              </w:rPr>
              <w:t>Publicação do estado da via</w:t>
            </w:r>
          </w:p>
        </w:tc>
        <w:tc>
          <w:tcPr>
            <w:tcW w:w="2200" w:type="dxa"/>
            <w:tcMar>
              <w:top w:w="70" w:type="dxa"/>
              <w:left w:w="90" w:type="dxa"/>
              <w:bottom w:w="70" w:type="dxa"/>
              <w:right w:w="90" w:type="dxa"/>
            </w:tcMar>
          </w:tcPr>
          <w:p w14:paraId="5FB68B83" w14:textId="77777777" w:rsidR="00E01C3A" w:rsidRPr="00CE1B46" w:rsidRDefault="00000000">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9131301" w14:textId="77777777" w:rsidR="00E01C3A" w:rsidRPr="00CE1B46" w:rsidRDefault="00000000">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6BCCF536" w14:textId="77777777" w:rsidR="00E01C3A" w:rsidRPr="00CE1B46" w:rsidRDefault="00000000">
            <w:pPr>
              <w:rPr>
                <w:lang w:val="pt-BR"/>
              </w:rPr>
            </w:pPr>
            <w:r>
              <w:rPr>
                <w:sz w:val="20"/>
                <w:szCs w:val="20"/>
                <w:lang w:val="pt-BR"/>
              </w:rPr>
              <w:t>Interoperabilidade exigida em termo de referência; interface não publicada</w:t>
            </w:r>
          </w:p>
        </w:tc>
      </w:tr>
      <w:tr w:rsidR="00E01C3A" w:rsidRPr="00CE1B46" w14:paraId="3C499664" w14:textId="77777777">
        <w:tc>
          <w:tcPr>
            <w:tcW w:w="2150" w:type="dxa"/>
            <w:tcMar>
              <w:top w:w="70" w:type="dxa"/>
              <w:left w:w="90" w:type="dxa"/>
              <w:bottom w:w="70" w:type="dxa"/>
              <w:right w:w="90" w:type="dxa"/>
            </w:tcMar>
          </w:tcPr>
          <w:p w14:paraId="51A89212" w14:textId="77777777" w:rsidR="00E01C3A" w:rsidRPr="00CE1B46" w:rsidRDefault="00000000">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4AF8A92F" w14:textId="77777777" w:rsidR="00E01C3A" w:rsidRPr="00CE1B46" w:rsidRDefault="00000000">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407F5873" w14:textId="77777777" w:rsidR="00E01C3A" w:rsidRPr="00CE1B46" w:rsidRDefault="00000000">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0710E96" w14:textId="77777777" w:rsidR="00E01C3A" w:rsidRPr="00CE1B46" w:rsidRDefault="00000000">
            <w:pPr>
              <w:rPr>
                <w:lang w:val="pt-BR"/>
              </w:rPr>
            </w:pPr>
            <w:r>
              <w:rPr>
                <w:sz w:val="20"/>
                <w:szCs w:val="20"/>
                <w:lang w:val="pt-BR"/>
              </w:rPr>
              <w:t>Inexistente. É objeto deste trabalho</w:t>
            </w:r>
          </w:p>
        </w:tc>
      </w:tr>
      <w:tr w:rsidR="00E01C3A" w:rsidRPr="00CE1B46" w14:paraId="203F29D6" w14:textId="77777777">
        <w:tc>
          <w:tcPr>
            <w:tcW w:w="2150" w:type="dxa"/>
            <w:tcMar>
              <w:top w:w="70" w:type="dxa"/>
              <w:left w:w="90" w:type="dxa"/>
              <w:bottom w:w="70" w:type="dxa"/>
              <w:right w:w="90" w:type="dxa"/>
            </w:tcMar>
          </w:tcPr>
          <w:p w14:paraId="6E1B4494" w14:textId="77777777" w:rsidR="00E01C3A" w:rsidRPr="00CE1B46" w:rsidRDefault="00000000">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722E232" w14:textId="77777777" w:rsidR="00E01C3A" w:rsidRPr="00CE1B46" w:rsidRDefault="00000000">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04C5888" w14:textId="77777777" w:rsidR="00E01C3A" w:rsidRDefault="00000000">
            <w:r>
              <w:rPr>
                <w:sz w:val="20"/>
                <w:szCs w:val="20"/>
              </w:rPr>
              <w:t xml:space="preserve">O mesmo módulo</w:t>
            </w:r>
          </w:p>
        </w:tc>
        <w:tc>
          <w:tcPr>
            <w:tcW w:w="2321" w:type="dxa"/>
            <w:tcMar>
              <w:top w:w="70" w:type="dxa"/>
              <w:left w:w="90" w:type="dxa"/>
              <w:bottom w:w="70" w:type="dxa"/>
              <w:right w:w="90" w:type="dxa"/>
            </w:tcMar>
          </w:tcPr>
          <w:p w14:paraId="0BED0E02" w14:textId="77777777" w:rsidR="00E01C3A" w:rsidRPr="00CE1B46" w:rsidRDefault="00000000">
            <w:pPr>
              <w:rPr>
                <w:lang w:val="pt-BR"/>
              </w:rPr>
            </w:pPr>
            <w:r>
              <w:rPr>
                <w:sz w:val="20"/>
                <w:szCs w:val="20"/>
                <w:lang w:val="pt-BR"/>
              </w:rPr>
              <w:t>Inexistente. É objeto deste trabalho</w:t>
            </w:r>
          </w:p>
        </w:tc>
      </w:tr>
      <w:tr w:rsidR="00E01C3A" w:rsidRPr="00CE1B46" w14:paraId="58492295" w14:textId="77777777">
        <w:tc>
          <w:tcPr>
            <w:tcW w:w="2150" w:type="dxa"/>
            <w:tcMar>
              <w:top w:w="70" w:type="dxa"/>
              <w:left w:w="90" w:type="dxa"/>
              <w:bottom w:w="70" w:type="dxa"/>
              <w:right w:w="90" w:type="dxa"/>
            </w:tcMar>
          </w:tcPr>
          <w:p w14:paraId="3234C70F" w14:textId="77777777" w:rsidR="00E01C3A" w:rsidRPr="00CE1B46" w:rsidRDefault="00000000">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DC54A41" w14:textId="77777777" w:rsidR="00E01C3A" w:rsidRDefault="00000000">
            <w:r>
              <w:rPr>
                <w:sz w:val="20"/>
                <w:szCs w:val="20"/>
              </w:rPr>
              <w:t xml:space="preserve">Banco relacional de 4.7.1</w:t>
            </w:r>
          </w:p>
        </w:tc>
        <w:tc>
          <w:tcPr>
            <w:tcW w:w="2400" w:type="dxa"/>
            <w:tcMar>
              <w:top w:w="70" w:type="dxa"/>
              <w:left w:w="90" w:type="dxa"/>
              <w:bottom w:w="70" w:type="dxa"/>
              <w:right w:w="90" w:type="dxa"/>
            </w:tcMar>
          </w:tcPr>
          <w:p w14:paraId="04BE5980" w14:textId="77777777" w:rsidR="00E01C3A" w:rsidRPr="00CE1B46" w:rsidRDefault="00000000">
            <w:pPr>
              <w:rPr>
                <w:lang w:val="pt-BR"/>
              </w:rPr>
            </w:pPr>
            <w:r>
              <w:rPr>
                <w:sz w:val="20"/>
                <w:szCs w:val="20"/>
                <w:lang w:val="pt-BR"/>
              </w:rPr>
              <w:t>O mesmo modelo de dados</w:t>
            </w:r>
          </w:p>
        </w:tc>
        <w:tc>
          <w:tcPr>
            <w:tcW w:w="2321" w:type="dxa"/>
            <w:tcMar>
              <w:top w:w="70" w:type="dxa"/>
              <w:left w:w="90" w:type="dxa"/>
              <w:bottom w:w="70" w:type="dxa"/>
              <w:right w:w="90" w:type="dxa"/>
            </w:tcMar>
          </w:tcPr>
          <w:p w14:paraId="157C2FF9" w14:textId="77777777" w:rsidR="00E01C3A" w:rsidRPr="00CE1B46" w:rsidRDefault="00000000">
            <w:pPr>
              <w:rPr>
                <w:lang w:val="pt-BR"/>
              </w:rPr>
            </w:pPr>
            <w:r>
              <w:rPr>
                <w:sz w:val="20"/>
                <w:szCs w:val="20"/>
                <w:lang w:val="pt-BR"/>
              </w:rPr>
              <w:t>Inexistente. É objeto deste trabalho</w:t>
            </w:r>
          </w:p>
        </w:tc>
      </w:tr>
      <w:tr w:rsidR="00E01C3A" w:rsidRPr="00CE1B46" w14:paraId="43C7301E" w14:textId="77777777">
        <w:tc>
          <w:tcPr>
            <w:tcW w:w="2150" w:type="dxa"/>
            <w:tcMar>
              <w:top w:w="70" w:type="dxa"/>
              <w:left w:w="90" w:type="dxa"/>
              <w:bottom w:w="70" w:type="dxa"/>
              <w:right w:w="90" w:type="dxa"/>
            </w:tcMar>
          </w:tcPr>
          <w:p w14:paraId="08C09C64" w14:textId="77777777" w:rsidR="00E01C3A" w:rsidRPr="00CE1B46" w:rsidRDefault="00000000">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03C537C" w14:textId="77777777" w:rsidR="00E01C3A" w:rsidRPr="00CE1B46" w:rsidRDefault="00000000">
            <w:pPr>
              <w:rPr>
                <w:lang w:val="pt-BR"/>
              </w:rPr>
            </w:pPr>
            <w:r>
              <w:rPr>
                <w:sz w:val="20"/>
                <w:szCs w:val="20"/>
                <w:lang w:val="pt-BR"/>
              </w:rPr>
              <w:t>Intermediário MQTT sobre Wi-Fi</w:t>
            </w:r>
          </w:p>
        </w:tc>
        <w:tc>
          <w:tcPr>
            <w:tcW w:w="2400" w:type="dxa"/>
            <w:tcMar>
              <w:top w:w="70" w:type="dxa"/>
              <w:left w:w="90" w:type="dxa"/>
              <w:bottom w:w="70" w:type="dxa"/>
              <w:right w:w="90" w:type="dxa"/>
            </w:tcMar>
          </w:tcPr>
          <w:p w14:paraId="055BADDE" w14:textId="77777777" w:rsidR="00E01C3A" w:rsidRPr="00CE1B46" w:rsidRDefault="00000000">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929CDC1" w14:textId="77777777" w:rsidR="00E01C3A" w:rsidRPr="00CE1B46" w:rsidRDefault="00000000">
            <w:pPr>
              <w:rPr>
                <w:lang w:val="pt-BR"/>
              </w:rPr>
            </w:pPr>
            <w:r>
              <w:rPr>
                <w:sz w:val="20"/>
                <w:szCs w:val="20"/>
                <w:lang w:val="pt-BR"/>
              </w:rPr>
              <w:t>Contratado. Caderno de Encargos, cláusulas 7.1 e 17</w:t>
            </w:r>
          </w:p>
        </w:tc>
      </w:tr>
      <w:tr w:rsidR="00E01C3A" w14:paraId="2DCCAD6C" w14:textId="77777777">
        <w:tc>
          <w:tcPr>
            <w:tcW w:w="2150" w:type="dxa"/>
            <w:tcMar>
              <w:top w:w="70" w:type="dxa"/>
              <w:left w:w="90" w:type="dxa"/>
              <w:bottom w:w="70" w:type="dxa"/>
              <w:right w:w="90" w:type="dxa"/>
            </w:tcMar>
          </w:tcPr>
          <w:p w14:paraId="4B8DC1EB" w14:textId="77777777" w:rsidR="00E01C3A" w:rsidRPr="00CE1B46" w:rsidRDefault="00000000">
            <w:pPr>
              <w:rPr>
                <w:lang w:val="pt-BR"/>
              </w:rPr>
            </w:pPr>
            <w:r>
              <w:rPr>
                <w:sz w:val="20"/>
                <w:szCs w:val="20"/>
                <w:lang w:val="pt-BR"/>
              </w:rPr>
              <w:t>Comando isolado ou em grupo</w:t>
            </w:r>
          </w:p>
        </w:tc>
        <w:tc>
          <w:tcPr>
            <w:tcW w:w="2200" w:type="dxa"/>
            <w:tcMar>
              <w:top w:w="70" w:type="dxa"/>
              <w:left w:w="90" w:type="dxa"/>
              <w:bottom w:w="70" w:type="dxa"/>
              <w:right w:w="90" w:type="dxa"/>
            </w:tcMar>
          </w:tcPr>
          <w:p w14:paraId="1855381A" w14:textId="77777777" w:rsidR="00E01C3A" w:rsidRPr="00CE1B46" w:rsidRDefault="00000000">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18560E39" w14:textId="77777777" w:rsidR="00E01C3A" w:rsidRPr="00CE1B46" w:rsidRDefault="00000000">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86C4CD7" w14:textId="77777777" w:rsidR="00E01C3A" w:rsidRDefault="00000000">
            <w:r>
              <w:rPr>
                <w:sz w:val="20"/>
                <w:szCs w:val="20"/>
              </w:rPr>
              <w:t>Contratado. Cláusula 7.1</w:t>
            </w:r>
          </w:p>
        </w:tc>
      </w:tr>
      <w:tr w:rsidR="00E01C3A" w:rsidRPr="00CE1B46" w14:paraId="4546E1B3" w14:textId="77777777">
        <w:tc>
          <w:tcPr>
            <w:tcW w:w="2150" w:type="dxa"/>
            <w:tcMar>
              <w:top w:w="70" w:type="dxa"/>
              <w:left w:w="90" w:type="dxa"/>
              <w:bottom w:w="70" w:type="dxa"/>
              <w:right w:w="90" w:type="dxa"/>
            </w:tcMar>
          </w:tcPr>
          <w:p w14:paraId="2025CF7E" w14:textId="77777777" w:rsidR="00E01C3A" w:rsidRDefault="00000000">
            <w:r>
              <w:rPr>
                <w:sz w:val="20"/>
                <w:szCs w:val="20"/>
              </w:rPr>
              <w:t>Interface elétrica de dimerização</w:t>
            </w:r>
          </w:p>
        </w:tc>
        <w:tc>
          <w:tcPr>
            <w:tcW w:w="2200" w:type="dxa"/>
            <w:tcMar>
              <w:top w:w="70" w:type="dxa"/>
              <w:left w:w="90" w:type="dxa"/>
              <w:bottom w:w="70" w:type="dxa"/>
              <w:right w:w="90" w:type="dxa"/>
            </w:tcMar>
          </w:tcPr>
          <w:p w14:paraId="6595E4A5" w14:textId="77777777" w:rsidR="00E01C3A" w:rsidRPr="00CE1B46" w:rsidRDefault="00000000">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42717FE8" w14:textId="77777777" w:rsidR="00E01C3A" w:rsidRPr="00CE1B46" w:rsidRDefault="00000000">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744CBB0" w14:textId="77777777" w:rsidR="00E01C3A" w:rsidRPr="00CE1B46" w:rsidRDefault="00000000">
            <w:pPr>
              <w:rPr>
                <w:lang w:val="pt-BR"/>
              </w:rPr>
            </w:pPr>
            <w:r>
              <w:rPr>
                <w:sz w:val="20"/>
                <w:szCs w:val="20"/>
                <w:lang w:val="pt-BR"/>
              </w:rPr>
              <w:t>Contratado. Cláusula 6.2.1.B; tomada normalizada pela ABNT NBR 5123</w:t>
            </w:r>
          </w:p>
        </w:tc>
      </w:tr>
      <w:tr w:rsidR="00E01C3A" w14:paraId="21FBEA0E" w14:textId="77777777">
        <w:tc>
          <w:tcPr>
            <w:tcW w:w="2150" w:type="dxa"/>
            <w:tcMar>
              <w:top w:w="70" w:type="dxa"/>
              <w:left w:w="90" w:type="dxa"/>
              <w:bottom w:w="70" w:type="dxa"/>
              <w:right w:w="90" w:type="dxa"/>
            </w:tcMar>
          </w:tcPr>
          <w:p w14:paraId="4B4D63CC" w14:textId="77777777" w:rsidR="00E01C3A" w:rsidRDefault="00000000">
            <w:r>
              <w:rPr>
                <w:sz w:val="20"/>
                <w:szCs w:val="20"/>
              </w:rPr>
              <w:t xml:space="preserve">Conhecimento da iluminância entregue</w:t>
            </w:r>
          </w:p>
        </w:tc>
        <w:tc>
          <w:tcPr>
            <w:tcW w:w="2200" w:type="dxa"/>
            <w:tcMar>
              <w:top w:w="70" w:type="dxa"/>
              <w:left w:w="90" w:type="dxa"/>
              <w:bottom w:w="70" w:type="dxa"/>
              <w:right w:w="90" w:type="dxa"/>
            </w:tcMar>
          </w:tcPr>
          <w:p w14:paraId="72FA65CB" w14:textId="77777777" w:rsidR="00E01C3A" w:rsidRPr="00CE1B46" w:rsidRDefault="00000000">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B20110A" w14:textId="77777777" w:rsidR="00E01C3A" w:rsidRPr="00CE1B46" w:rsidRDefault="00000000">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83A5C83" w14:textId="77777777" w:rsidR="00E01C3A" w:rsidRDefault="00000000">
            <w:r>
              <w:rPr>
                <w:sz w:val="20"/>
                <w:szCs w:val="20"/>
              </w:rPr>
              <w:t xml:space="preserve">Certificação compulsória desde 2022</w:t>
            </w:r>
          </w:p>
        </w:tc>
      </w:tr>
      <w:tr w:rsidR="00E01C3A" w:rsidRPr="00CE1B46" w14:paraId="72452390" w14:textId="77777777">
        <w:tc>
          <w:tcPr>
            <w:tcW w:w="2150" w:type="dxa"/>
            <w:tcMar>
              <w:top w:w="70" w:type="dxa"/>
              <w:left w:w="90" w:type="dxa"/>
              <w:bottom w:w="70" w:type="dxa"/>
              <w:right w:w="90" w:type="dxa"/>
            </w:tcMar>
          </w:tcPr>
          <w:p w14:paraId="584ED41B" w14:textId="77777777" w:rsidR="00E01C3A" w:rsidRPr="00CE1B46" w:rsidRDefault="00000000">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32BF26A" w14:textId="77777777" w:rsidR="00E01C3A" w:rsidRPr="00CE1B46" w:rsidRDefault="00000000">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27FFA7D9" w14:textId="77777777" w:rsidR="00E01C3A" w:rsidRPr="00CE1B46" w:rsidRDefault="00000000">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15D6F36C" w14:textId="77777777" w:rsidR="00E01C3A" w:rsidRPr="00CE1B46" w:rsidRDefault="00000000">
            <w:pPr>
              <w:rPr>
                <w:lang w:val="pt-BR"/>
              </w:rPr>
            </w:pPr>
            <w:r>
              <w:rPr>
                <w:sz w:val="20"/>
                <w:szCs w:val="20"/>
                <w:lang w:val="pt-BR"/>
              </w:rPr>
              <w:t>Em operação; a medição é regulada metrologicamente</w:t>
            </w:r>
          </w:p>
        </w:tc>
      </w:tr>
    </w:tbl>
    <w:p w14:paraId="61724764" w14:textId="77777777" w:rsidR="00E01C3A" w:rsidRDefault="00000000">
      <w:pPr>
        <w:spacing w:before="130" w:after="260"/>
        <w:rPr>
          <w:lang w:val="pt-BR"/>
        </w:rPr>
      </w:pPr>
      <w:r>
        <w:rPr>
          <w:sz w:val="20"/>
          <w:szCs w:val="20"/>
          <w:lang w:val="pt-BR"/>
        </w:rPr>
        <w:t>Fonte: Elaborado pelos autores (2026) a partir de São Paulo (2015, 2022), Associação Brasileira de Normas Técnicas (2016) e Instituto Nacional de Metrologia, Qualidade e Tecnologia (2022a, 2022b).</w:t>
      </w:r>
    </w:p>
    <w:p w14:paraId="7829BFBC" w14:textId="77777777" w:rsidR="00E01C3A" w:rsidRDefault="00000000">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nove elos da cadeia, seis já existem: estão contratados, normalizados </w:t>
        <w:t>ou em operação, e nenhum deles é proposto por este trabalho. Três não existem — a decisão, a verificação normativa e o registro auditável —, e são exatamente os três que o trabalho constrói. A bancada não demonstra que os seis primeiros são possíveis, porque não precisa: eles são fato documentado em contrato e em regulamento. Ela demonstra que os três últimos funcionam e que sua saída alcança o mundo físico de forma mensurável.</w:t>
      </w:r>
    </w:p>
    <w:p w14:paraId="74AD8B86" w14:textId="77777777" w:rsidR="00E01C3A" w:rsidRDefault="00000000">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normalizada do relé fotocontrolador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40CE9A2D" w14:textId="77777777" w:rsidR="00E01C3A" w:rsidRDefault="00000000">
      <w:pPr>
        <w:pStyle w:val="Heading2"/>
        <w:spacing w:before="360" w:after="240" w:line="360" w:lineRule="auto"/>
        <w:rPr>
          <w:lang w:val="pt-BR"/>
        </w:rPr>
      </w:pPr>
      <w:bookmarkStart w:id="28" w:name="_Toc240909218"/>
      <w:r>
        <w:rPr>
          <w:lang w:val="pt-BR"/>
        </w:rPr>
        <w:t>3.4 O nó de demonstração</w:t>
      </w:r>
      <w:bookmarkEnd w:id="28"/>
    </w:p>
    <w:p w14:paraId="50FD8BFC" w14:textId="77777777" w:rsidR="006B1E66" w:rsidRPr="000F5B8B" w:rsidRDefault="00000000">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29F02202" w14:textId="77777777" w:rsidR="006B1E66" w:rsidRPr="000F5B8B" w:rsidRDefault="00000000">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FC66945" w14:textId="77777777">
        <w:trPr>
          <w:tblHeader/>
        </w:trPr>
        <w:tc>
          <w:tcPr>
            <w:tcW w:w="2100" w:type="dxa"/>
            <w:shd w:val="clear" w:color="auto" w:fill="EDEDED"/>
            <w:tcMar>
              <w:top w:w="70" w:type="dxa"/>
              <w:left w:w="90" w:type="dxa"/>
              <w:bottom w:w="70" w:type="dxa"/>
              <w:right w:w="90" w:type="dxa"/>
            </w:tcMar>
          </w:tcPr>
          <w:p w14:paraId="7C5569EF" w14:textId="77777777" w:rsidR="006B1E66" w:rsidRDefault="00000000">
            <w:r>
              <w:rPr>
                <w:b/>
                <w:bCs/>
                <w:sz w:val="20"/>
                <w:szCs w:val="20"/>
              </w:rPr>
              <w:t>Elemento</w:t>
            </w:r>
          </w:p>
        </w:tc>
        <w:tc>
          <w:tcPr>
            <w:tcW w:w="3200" w:type="dxa"/>
            <w:shd w:val="clear" w:color="auto" w:fill="EDEDED"/>
            <w:tcMar>
              <w:top w:w="70" w:type="dxa"/>
              <w:left w:w="90" w:type="dxa"/>
              <w:bottom w:w="70" w:type="dxa"/>
              <w:right w:w="90" w:type="dxa"/>
            </w:tcMar>
          </w:tcPr>
          <w:p w14:paraId="73CDF367" w14:textId="77777777" w:rsidR="006B1E66" w:rsidRDefault="00000000">
            <w:r>
              <w:rPr>
                <w:b/>
                <w:bCs/>
                <w:sz w:val="20"/>
                <w:szCs w:val="20"/>
              </w:rPr>
              <w:t>Função no nó</w:t>
            </w:r>
          </w:p>
        </w:tc>
        <w:tc>
          <w:tcPr>
            <w:tcW w:w="3771" w:type="dxa"/>
            <w:shd w:val="clear" w:color="auto" w:fill="EDEDED"/>
            <w:tcMar>
              <w:top w:w="70" w:type="dxa"/>
              <w:left w:w="90" w:type="dxa"/>
              <w:bottom w:w="70" w:type="dxa"/>
              <w:right w:w="90" w:type="dxa"/>
            </w:tcMar>
          </w:tcPr>
          <w:p w14:paraId="3EFFA0BE" w14:textId="77777777" w:rsidR="006B1E66" w:rsidRDefault="00000000">
            <w:r>
              <w:rPr>
                <w:b/>
                <w:bCs/>
                <w:sz w:val="20"/>
                <w:szCs w:val="20"/>
              </w:rPr>
              <w:t>Especificação adotada</w:t>
            </w:r>
          </w:p>
        </w:tc>
      </w:tr>
      <w:tr w:rsidR="006B1E66" w:rsidRPr="00CE1B46" w14:paraId="47D024D3" w14:textId="77777777">
        <w:tc>
          <w:tcPr>
            <w:tcW w:w="2100" w:type="dxa"/>
            <w:tcMar>
              <w:top w:w="70" w:type="dxa"/>
              <w:left w:w="90" w:type="dxa"/>
              <w:bottom w:w="70" w:type="dxa"/>
              <w:right w:w="90" w:type="dxa"/>
            </w:tcMar>
          </w:tcPr>
          <w:p w14:paraId="29C16A83" w14:textId="77777777" w:rsidR="006B1E66" w:rsidRPr="000F5B8B" w:rsidRDefault="00000000">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C1FF389" w14:textId="77777777" w:rsidR="006B1E66" w:rsidRDefault="00000000">
            <w:r>
              <w:rPr>
                <w:sz w:val="20"/>
                <w:szCs w:val="20"/>
                <w:lang w:val="pt-BR"/>
              </w:rPr>
              <w:t xml:space="preserve">Mantém a sessão com o intermediário de mensagens, recebe o comando, gera o sinal de acionamento e publica a </w:t>
              <w:t xml:space="preserve">telemetria. </w:t>
            </w:r>
            <w:r>
              <w:rPr>
                <w:sz w:val="20"/>
                <w:szCs w:val="20"/>
              </w:rPr>
              <w:t>Alimentado pela própria porta de programação</w:t>
            </w:r>
          </w:p>
        </w:tc>
        <w:tc>
          <w:tcPr>
            <w:tcW w:w="3771" w:type="dxa"/>
            <w:tcMar>
              <w:top w:w="70" w:type="dxa"/>
              <w:left w:w="90" w:type="dxa"/>
              <w:bottom w:w="70" w:type="dxa"/>
              <w:right w:w="90" w:type="dxa"/>
            </w:tcMar>
          </w:tcPr>
          <w:p w14:paraId="70CEC7B3" w14:textId="77777777" w:rsidR="006B1E66" w:rsidRPr="000F5B8B" w:rsidRDefault="00000000">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34DD129E" w14:textId="77777777">
        <w:tc>
          <w:tcPr>
            <w:tcW w:w="2100" w:type="dxa"/>
            <w:tcMar>
              <w:top w:w="70" w:type="dxa"/>
              <w:left w:w="90" w:type="dxa"/>
              <w:bottom w:w="70" w:type="dxa"/>
              <w:right w:w="90" w:type="dxa"/>
            </w:tcMar>
          </w:tcPr>
          <w:p w14:paraId="172183CD" w14:textId="77777777" w:rsidR="006B1E66" w:rsidRPr="000F5B8B" w:rsidRDefault="00000000">
            <w:pPr>
              <w:rPr>
                <w:lang w:val="pt-BR"/>
              </w:rPr>
            </w:pPr>
            <w:r>
              <w:rPr>
                <w:sz w:val="20"/>
                <w:szCs w:val="20"/>
                <w:lang w:val="pt-BR"/>
              </w:rPr>
              <w:t>Segmento de fita de LED em 12 V</w:t>
            </w:r>
          </w:p>
        </w:tc>
        <w:tc>
          <w:tcPr>
            <w:tcW w:w="3200" w:type="dxa"/>
            <w:tcMar>
              <w:top w:w="70" w:type="dxa"/>
              <w:left w:w="90" w:type="dxa"/>
              <w:bottom w:w="70" w:type="dxa"/>
              <w:right w:w="90" w:type="dxa"/>
            </w:tcMar>
          </w:tcPr>
          <w:p w14:paraId="7BCA1E72" w14:textId="77777777" w:rsidR="006B1E66" w:rsidRPr="000F5B8B" w:rsidRDefault="00000000">
            <w:pPr>
              <w:rPr>
                <w:lang w:val="pt-BR"/>
              </w:rPr>
            </w:pPr>
            <w:r>
              <w:rPr>
                <w:sz w:val="20"/>
                <w:szCs w:val="20"/>
                <w:lang w:val="pt-BR"/>
              </w:rPr>
              <w:t>Reproduz o ponto de luz da via</w:t>
            </w:r>
          </w:p>
        </w:tc>
        <w:tc>
          <w:tcPr>
            <w:tcW w:w="3771" w:type="dxa"/>
            <w:tcMar>
              <w:top w:w="70" w:type="dxa"/>
              <w:left w:w="90" w:type="dxa"/>
              <w:bottom w:w="70" w:type="dxa"/>
              <w:right w:w="90" w:type="dxa"/>
            </w:tcMar>
          </w:tcPr>
          <w:p w14:paraId="13FEE67D" w14:textId="77777777" w:rsidR="006B1E66" w:rsidRDefault="00000000">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w:t>
            </w:r>
          </w:p>
        </w:tc>
      </w:tr>
      <w:tr w:rsidR="006B1E66" w:rsidRPr="00CE1B46" w14:paraId="0A921209" w14:textId="77777777">
        <w:tc>
          <w:tcPr>
            <w:tcW w:w="2100" w:type="dxa"/>
            <w:tcMar>
              <w:top w:w="70" w:type="dxa"/>
              <w:left w:w="90" w:type="dxa"/>
              <w:bottom w:w="70" w:type="dxa"/>
              <w:right w:w="90" w:type="dxa"/>
            </w:tcMar>
          </w:tcPr>
          <w:p w14:paraId="201FFCA2" w14:textId="77777777" w:rsidR="006B1E66" w:rsidRPr="000F5B8B" w:rsidRDefault="00000000">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62BA667" w14:textId="77777777" w:rsidR="006B1E66" w:rsidRPr="000F5B8B" w:rsidRDefault="00000000">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39B5ED6" w14:textId="77777777" w:rsidR="006B1E66" w:rsidRPr="000F5B8B" w:rsidRDefault="00000000">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38CA88F" w14:textId="77777777">
        <w:tc>
          <w:tcPr>
            <w:tcW w:w="2100" w:type="dxa"/>
            <w:tcMar>
              <w:top w:w="70" w:type="dxa"/>
              <w:left w:w="90" w:type="dxa"/>
              <w:bottom w:w="70" w:type="dxa"/>
              <w:right w:w="90" w:type="dxa"/>
            </w:tcMar>
          </w:tcPr>
          <w:p w14:paraId="20CA9207" w14:textId="77777777" w:rsidR="006B1E66" w:rsidRDefault="00000000">
            <w:r>
              <w:rPr>
                <w:sz w:val="20"/>
                <w:szCs w:val="20"/>
              </w:rPr>
              <w:t xml:space="preserve">Sensor de iluminância BH1750FVI</w:t>
            </w:r>
          </w:p>
        </w:tc>
        <w:tc>
          <w:tcPr>
            <w:tcW w:w="3200" w:type="dxa"/>
            <w:tcMar>
              <w:top w:w="70" w:type="dxa"/>
              <w:left w:w="90" w:type="dxa"/>
              <w:bottom w:w="70" w:type="dxa"/>
              <w:right w:w="90" w:type="dxa"/>
            </w:tcMar>
          </w:tcPr>
          <w:p w14:paraId="1650D735" w14:textId="77777777" w:rsidR="006B1E66" w:rsidRPr="000F5B8B" w:rsidRDefault="00000000">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65CDCBA" w14:textId="77777777" w:rsidR="006B1E66" w:rsidRPr="000F5B8B" w:rsidRDefault="00000000">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0CB7EDEC" w14:textId="77777777">
        <w:tc>
          <w:tcPr>
            <w:tcW w:w="2100" w:type="dxa"/>
            <w:tcMar>
              <w:top w:w="70" w:type="dxa"/>
              <w:left w:w="90" w:type="dxa"/>
              <w:bottom w:w="70" w:type="dxa"/>
              <w:right w:w="90" w:type="dxa"/>
            </w:tcMar>
          </w:tcPr>
          <w:p w14:paraId="662B3962" w14:textId="77777777" w:rsidR="006B1E66" w:rsidRDefault="00000000">
            <w:r>
              <w:rPr>
                <w:sz w:val="20"/>
                <w:szCs w:val="20"/>
              </w:rPr>
              <w:t>Fonte de 12 V</w:t>
            </w:r>
          </w:p>
        </w:tc>
        <w:tc>
          <w:tcPr>
            <w:tcW w:w="3200" w:type="dxa"/>
            <w:tcMar>
              <w:top w:w="70" w:type="dxa"/>
              <w:left w:w="90" w:type="dxa"/>
              <w:bottom w:w="70" w:type="dxa"/>
              <w:right w:w="90" w:type="dxa"/>
            </w:tcMar>
          </w:tcPr>
          <w:p w14:paraId="234550BA" w14:textId="77777777" w:rsidR="006B1E66" w:rsidRPr="000F5B8B" w:rsidRDefault="00000000">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536A72B" w14:textId="77777777" w:rsidR="006B1E66" w:rsidRPr="000F5B8B" w:rsidRDefault="00000000">
            <w:pPr>
              <w:rPr>
                <w:lang w:val="pt-BR"/>
              </w:rPr>
            </w:pPr>
            <w:r>
              <w:rPr>
                <w:sz w:val="20"/>
                <w:szCs w:val="20"/>
                <w:lang w:val="pt-BR"/>
              </w:rPr>
              <w:t>Fonte chaveada de 12 V e 2 A; consumo do segmento adotado inferior a 300 mA</w:t>
            </w:r>
          </w:p>
        </w:tc>
      </w:tr>
      <w:tr w:rsidR="006B1E66" w:rsidRPr="00CE1B46" w14:paraId="2CCE16F8" w14:textId="77777777">
        <w:tc>
          <w:tcPr>
            <w:tcW w:w="2100" w:type="dxa"/>
            <w:tcMar>
              <w:top w:w="70" w:type="dxa"/>
              <w:left w:w="90" w:type="dxa"/>
              <w:bottom w:w="70" w:type="dxa"/>
              <w:right w:w="90" w:type="dxa"/>
            </w:tcMar>
          </w:tcPr>
          <w:p w14:paraId="072F2D49" w14:textId="77777777" w:rsidR="006B1E66" w:rsidRDefault="00000000">
            <w:r>
              <w:rPr>
                <w:sz w:val="20"/>
                <w:szCs w:val="20"/>
              </w:rPr>
              <w:t xml:space="preserve">Anteparo de bancada</w:t>
            </w:r>
          </w:p>
        </w:tc>
        <w:tc>
          <w:tcPr>
            <w:tcW w:w="3200" w:type="dxa"/>
            <w:tcMar>
              <w:top w:w="70" w:type="dxa"/>
              <w:left w:w="90" w:type="dxa"/>
              <w:bottom w:w="70" w:type="dxa"/>
              <w:right w:w="90" w:type="dxa"/>
            </w:tcMar>
          </w:tcPr>
          <w:p w14:paraId="37E905FD" w14:textId="77777777" w:rsidR="006B1E66" w:rsidRPr="000F5B8B" w:rsidRDefault="00000000">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19784CB" w14:textId="77777777" w:rsidR="006B1E66" w:rsidRPr="000F5B8B" w:rsidRDefault="00000000">
            <w:pPr>
              <w:rPr>
                <w:lang w:val="pt-BR"/>
              </w:rPr>
            </w:pPr>
            <w:r>
              <w:rPr>
                <w:sz w:val="20"/>
                <w:szCs w:val="20"/>
                <w:lang w:val="pt-BR"/>
              </w:rPr>
              <w:t>Estrutura opaca de face interna fosca, com a luminária em uma extremidade e o plano de medição na outra</w:t>
            </w:r>
          </w:p>
        </w:tc>
      </w:tr>
    </w:tbl>
    <w:p w14:paraId="7953FCE9" w14:textId="77777777" w:rsidR="006B1E66" w:rsidRPr="000F5B8B" w:rsidRDefault="00000000">
      <w:pPr>
        <w:spacing w:before="130" w:after="260"/>
        <w:rPr>
          <w:lang w:val="pt-BR"/>
        </w:rPr>
      </w:pPr>
      <w:r>
        <w:rPr>
          <w:sz w:val="20"/>
          <w:szCs w:val="20"/>
          <w:lang w:val="pt-BR"/>
        </w:rPr>
        <w:t>Fonte: Elaborado pelos autores (2026).</w:t>
      </w:r>
    </w:p>
    <w:p w14:paraId="261A73AA" w14:textId="5F2999A8" w:rsidR="006B1E66" w:rsidRPr="000F5B8B" w:rsidRDefault="00000000">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5FD40A1C" w14:textId="77777777" w:rsidR="00E01C3A" w:rsidRDefault="00000000">
      <w:pPr>
        <w:pStyle w:val="Heading3"/>
        <w:spacing w:before="320" w:after="200" w:line="360" w:lineRule="auto"/>
        <w:rPr>
          <w:lang w:val="pt-BR"/>
        </w:rPr>
      </w:pPr>
      <w:bookmarkStart w:id="29" w:name="_Toc240909219"/>
      <w:r>
        <w:rPr>
          <w:lang w:val="pt-BR"/>
        </w:rPr>
        <w:t>3.4.1 Critérios de seleção e alternativas preteridas</w:t>
      </w:r>
      <w:bookmarkEnd w:id="29"/>
    </w:p>
    <w:p w14:paraId="6494CDB4" w14:textId="112D82BF" w:rsidR="006B1E66" w:rsidRPr="000F5B8B" w:rsidRDefault="00000000">
      <w:pPr>
        <w:spacing w:after="240" w:line="360" w:lineRule="auto"/>
        <w:ind w:firstLine="709"/>
        <w:jc w:val="both"/>
        <w:rPr>
          <w:lang w:val="pt-BR"/>
        </w:rPr>
      </w:pPr>
      <w:r>
        <w:rPr>
          <w:lang w:val="pt-BR"/>
        </w:rPr>
        <w:t xml:space="preserve">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3BA4640F" w14:textId="77777777" w:rsidR="006B1E66" w:rsidRPr="000F5B8B" w:rsidRDefault="00000000">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698B79D" w14:textId="77777777">
        <w:trPr>
          <w:tblHeader/>
        </w:trPr>
        <w:tc>
          <w:tcPr>
            <w:tcW w:w="1450" w:type="dxa"/>
            <w:shd w:val="clear" w:color="auto" w:fill="EDEDED"/>
            <w:tcMar>
              <w:top w:w="60" w:type="dxa"/>
              <w:left w:w="80" w:type="dxa"/>
              <w:bottom w:w="60" w:type="dxa"/>
              <w:right w:w="80" w:type="dxa"/>
            </w:tcMar>
          </w:tcPr>
          <w:p w14:paraId="2C9F5BFB" w14:textId="77777777" w:rsidR="006B1E66" w:rsidRDefault="00000000">
            <w:r>
              <w:rPr>
                <w:b/>
                <w:bCs/>
                <w:sz w:val="20"/>
                <w:szCs w:val="20"/>
              </w:rPr>
              <w:t>Função no nó</w:t>
            </w:r>
          </w:p>
        </w:tc>
        <w:tc>
          <w:tcPr>
            <w:tcW w:w="1750" w:type="dxa"/>
            <w:shd w:val="clear" w:color="auto" w:fill="EDEDED"/>
            <w:tcMar>
              <w:top w:w="60" w:type="dxa"/>
              <w:left w:w="80" w:type="dxa"/>
              <w:bottom w:w="60" w:type="dxa"/>
              <w:right w:w="80" w:type="dxa"/>
            </w:tcMar>
          </w:tcPr>
          <w:p w14:paraId="78987F6D" w14:textId="77777777" w:rsidR="006B1E66" w:rsidRDefault="00000000">
            <w:r>
              <w:rPr>
                <w:b/>
                <w:bCs/>
                <w:sz w:val="20"/>
                <w:szCs w:val="20"/>
              </w:rPr>
              <w:t>Solução adotada</w:t>
            </w:r>
          </w:p>
        </w:tc>
        <w:tc>
          <w:tcPr>
            <w:tcW w:w="1950" w:type="dxa"/>
            <w:shd w:val="clear" w:color="auto" w:fill="EDEDED"/>
            <w:tcMar>
              <w:top w:w="60" w:type="dxa"/>
              <w:left w:w="80" w:type="dxa"/>
              <w:bottom w:w="60" w:type="dxa"/>
              <w:right w:w="80" w:type="dxa"/>
            </w:tcMar>
          </w:tcPr>
          <w:p w14:paraId="0D5D713C" w14:textId="77777777" w:rsidR="006B1E66" w:rsidRDefault="00000000">
            <w:r>
              <w:rPr>
                <w:b/>
                <w:bCs/>
                <w:sz w:val="20"/>
                <w:szCs w:val="20"/>
              </w:rPr>
              <w:t>Alternativas preteridas</w:t>
            </w:r>
          </w:p>
        </w:tc>
        <w:tc>
          <w:tcPr>
            <w:tcW w:w="3921" w:type="dxa"/>
            <w:shd w:val="clear" w:color="auto" w:fill="EDEDED"/>
            <w:tcMar>
              <w:top w:w="60" w:type="dxa"/>
              <w:left w:w="80" w:type="dxa"/>
              <w:bottom w:w="60" w:type="dxa"/>
              <w:right w:w="80" w:type="dxa"/>
            </w:tcMar>
          </w:tcPr>
          <w:p w14:paraId="54CDCF5B" w14:textId="77777777" w:rsidR="006B1E66" w:rsidRDefault="00000000">
            <w:r>
              <w:rPr>
                <w:b/>
                <w:bCs/>
                <w:sz w:val="20"/>
                <w:szCs w:val="20"/>
              </w:rPr>
              <w:t>Razão determinante da escolha</w:t>
            </w:r>
          </w:p>
        </w:tc>
      </w:tr>
      <w:tr w:rsidR="006B1E66" w:rsidRPr="00CE1B46" w14:paraId="62A8F080" w14:textId="77777777">
        <w:tc>
          <w:tcPr>
            <w:tcW w:w="1450" w:type="dxa"/>
            <w:tcMar>
              <w:top w:w="60" w:type="dxa"/>
              <w:left w:w="80" w:type="dxa"/>
              <w:bottom w:w="60" w:type="dxa"/>
              <w:right w:w="80" w:type="dxa"/>
            </w:tcMar>
          </w:tcPr>
          <w:p w14:paraId="5BC8EEE8" w14:textId="77777777" w:rsidR="006B1E66" w:rsidRDefault="00000000">
            <w:r>
              <w:rPr>
                <w:sz w:val="20"/>
                <w:szCs w:val="20"/>
              </w:rPr>
              <w:t>Processamento e comunicação</w:t>
            </w:r>
          </w:p>
        </w:tc>
        <w:tc>
          <w:tcPr>
            <w:tcW w:w="1750" w:type="dxa"/>
            <w:tcMar>
              <w:top w:w="60" w:type="dxa"/>
              <w:left w:w="80" w:type="dxa"/>
              <w:bottom w:w="60" w:type="dxa"/>
              <w:right w:w="80" w:type="dxa"/>
            </w:tcMar>
          </w:tcPr>
          <w:p w14:paraId="46821146" w14:textId="77777777" w:rsidR="006B1E66" w:rsidRDefault="00000000">
            <w:r>
              <w:rPr>
                <w:sz w:val="20"/>
                <w:szCs w:val="20"/>
              </w:rPr>
              <w:t>ESP32</w:t>
            </w:r>
          </w:p>
        </w:tc>
        <w:tc>
          <w:tcPr>
            <w:tcW w:w="1950" w:type="dxa"/>
            <w:tcMar>
              <w:top w:w="60" w:type="dxa"/>
              <w:left w:w="80" w:type="dxa"/>
              <w:bottom w:w="60" w:type="dxa"/>
              <w:right w:w="80" w:type="dxa"/>
            </w:tcMar>
          </w:tcPr>
          <w:p w14:paraId="06DD7FDA" w14:textId="77777777" w:rsidR="006B1E66" w:rsidRPr="000F5B8B" w:rsidRDefault="00000000">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7A7E845D" w14:textId="77777777" w:rsidR="006B1E66" w:rsidRPr="000F5B8B" w:rsidRDefault="00000000">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3615064A" w14:textId="77777777">
        <w:tc>
          <w:tcPr>
            <w:tcW w:w="1450" w:type="dxa"/>
            <w:tcMar>
              <w:top w:w="60" w:type="dxa"/>
              <w:left w:w="80" w:type="dxa"/>
              <w:bottom w:w="60" w:type="dxa"/>
              <w:right w:w="80" w:type="dxa"/>
            </w:tcMar>
          </w:tcPr>
          <w:p w14:paraId="061F3D23" w14:textId="77777777" w:rsidR="006B1E66" w:rsidRPr="000F5B8B" w:rsidRDefault="00000000">
            <w:pPr>
              <w:rPr>
                <w:lang w:val="pt-BR"/>
              </w:rPr>
            </w:pPr>
            <w:r>
              <w:rPr>
                <w:sz w:val="20"/>
                <w:szCs w:val="20"/>
                <w:lang w:val="pt-BR"/>
              </w:rPr>
              <w:t>Acionamento do módulo de luz</w:t>
            </w:r>
          </w:p>
        </w:tc>
        <w:tc>
          <w:tcPr>
            <w:tcW w:w="1750" w:type="dxa"/>
            <w:tcMar>
              <w:top w:w="60" w:type="dxa"/>
              <w:left w:w="80" w:type="dxa"/>
              <w:bottom w:w="60" w:type="dxa"/>
              <w:right w:w="80" w:type="dxa"/>
            </w:tcMar>
          </w:tcPr>
          <w:p w14:paraId="77792AFF" w14:textId="77777777" w:rsidR="006B1E66" w:rsidRPr="000F5B8B" w:rsidRDefault="00000000">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E737D2E" w14:textId="77777777" w:rsidR="006B1E66" w:rsidRPr="000F5B8B" w:rsidRDefault="00000000">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2F965A5A" w14:textId="77777777" w:rsidR="006B1E66" w:rsidRPr="000F5B8B" w:rsidRDefault="00000000">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B416062" w14:textId="77777777">
        <w:tc>
          <w:tcPr>
            <w:tcW w:w="1450" w:type="dxa"/>
            <w:tcMar>
              <w:top w:w="60" w:type="dxa"/>
              <w:left w:w="80" w:type="dxa"/>
              <w:bottom w:w="60" w:type="dxa"/>
              <w:right w:w="80" w:type="dxa"/>
            </w:tcMar>
          </w:tcPr>
          <w:p w14:paraId="5F9F0552" w14:textId="77777777" w:rsidR="006B1E66" w:rsidRDefault="00000000">
            <w:r>
              <w:rPr>
                <w:sz w:val="20"/>
                <w:szCs w:val="20"/>
              </w:rPr>
              <w:t>Fonte de luz</w:t>
            </w:r>
          </w:p>
        </w:tc>
        <w:tc>
          <w:tcPr>
            <w:tcW w:w="1750" w:type="dxa"/>
            <w:tcMar>
              <w:top w:w="60" w:type="dxa"/>
              <w:left w:w="80" w:type="dxa"/>
              <w:bottom w:w="60" w:type="dxa"/>
              <w:right w:w="80" w:type="dxa"/>
            </w:tcMar>
          </w:tcPr>
          <w:p w14:paraId="729BFCB8" w14:textId="77777777" w:rsidR="006B1E66" w:rsidRPr="000F5B8B" w:rsidRDefault="00000000">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53B0831" w14:textId="77777777" w:rsidR="006B1E66" w:rsidRPr="000F5B8B" w:rsidRDefault="00000000">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24B628A1" w14:textId="77777777" w:rsidR="006B1E66" w:rsidRPr="000F5B8B" w:rsidRDefault="00000000">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dez centímetros a 1,5 m subtendem menos de quatro graus e comportam-se como fonte pontual para efeito do cálculo. O refletor de 12 V é rejeitado por duas razões independentes: um exemplar de 10 W e 800 lm entregaria cerca de 113 lux a 1,5 m, seis vezes a faixa de trabalho,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6427386E" w14:textId="77777777">
        <w:tc>
          <w:tcPr>
            <w:tcW w:w="1450" w:type="dxa"/>
            <w:tcMar>
              <w:top w:w="60" w:type="dxa"/>
              <w:left w:w="80" w:type="dxa"/>
              <w:bottom w:w="60" w:type="dxa"/>
              <w:right w:w="80" w:type="dxa"/>
            </w:tcMar>
          </w:tcPr>
          <w:p w14:paraId="161B7CC6" w14:textId="77777777" w:rsidR="006B1E66" w:rsidRDefault="00000000">
            <w:r>
              <w:rPr>
                <w:sz w:val="20"/>
                <w:szCs w:val="20"/>
              </w:rPr>
              <w:t xml:space="preserve">Medição da iluminância</w:t>
            </w:r>
          </w:p>
        </w:tc>
        <w:tc>
          <w:tcPr>
            <w:tcW w:w="1750" w:type="dxa"/>
            <w:tcMar>
              <w:top w:w="60" w:type="dxa"/>
              <w:left w:w="80" w:type="dxa"/>
              <w:bottom w:w="60" w:type="dxa"/>
              <w:right w:w="80" w:type="dxa"/>
            </w:tcMar>
          </w:tcPr>
          <w:p w14:paraId="378E846F" w14:textId="77777777" w:rsidR="006B1E66" w:rsidRPr="000F5B8B" w:rsidRDefault="00000000">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717B5B41" w14:textId="77777777" w:rsidR="006B1E66" w:rsidRPr="000F5B8B" w:rsidRDefault="00000000">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2468D103" w14:textId="77777777" w:rsidR="006B1E66" w:rsidRPr="000F5B8B" w:rsidRDefault="00000000">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09FE2437" w14:textId="77777777">
        <w:tc>
          <w:tcPr>
            <w:tcW w:w="1450" w:type="dxa"/>
            <w:tcMar>
              <w:top w:w="60" w:type="dxa"/>
              <w:left w:w="80" w:type="dxa"/>
              <w:bottom w:w="60" w:type="dxa"/>
              <w:right w:w="80" w:type="dxa"/>
            </w:tcMar>
          </w:tcPr>
          <w:p w14:paraId="4FACB3B8" w14:textId="77777777" w:rsidR="006B1E66" w:rsidRDefault="00000000">
            <w:r>
              <w:rPr>
                <w:sz w:val="20"/>
                <w:szCs w:val="20"/>
              </w:rPr>
              <w:t xml:space="preserve">Transporte da mensagem</w:t>
            </w:r>
          </w:p>
        </w:tc>
        <w:tc>
          <w:tcPr>
            <w:tcW w:w="1750" w:type="dxa"/>
            <w:tcMar>
              <w:top w:w="60" w:type="dxa"/>
              <w:left w:w="80" w:type="dxa"/>
              <w:bottom w:w="60" w:type="dxa"/>
              <w:right w:w="80" w:type="dxa"/>
            </w:tcMar>
          </w:tcPr>
          <w:p w14:paraId="2F7778EE" w14:textId="77777777" w:rsidR="006B1E66" w:rsidRPr="000F5B8B" w:rsidRDefault="00000000">
            <w:pPr>
              <w:rPr>
                <w:lang w:val="pt-BR"/>
              </w:rPr>
            </w:pPr>
            <w:r>
              <w:rPr>
                <w:sz w:val="20"/>
                <w:szCs w:val="20"/>
                <w:lang w:val="pt-BR"/>
              </w:rPr>
              <w:t>Wi-Fi com protocolo MQTT</w:t>
            </w:r>
          </w:p>
        </w:tc>
        <w:tc>
          <w:tcPr>
            <w:tcW w:w="1950" w:type="dxa"/>
            <w:tcMar>
              <w:top w:w="60" w:type="dxa"/>
              <w:left w:w="80" w:type="dxa"/>
              <w:bottom w:w="60" w:type="dxa"/>
              <w:right w:w="80" w:type="dxa"/>
            </w:tcMar>
          </w:tcPr>
          <w:p w14:paraId="15670932" w14:textId="77777777" w:rsidR="006B1E66" w:rsidRDefault="00000000">
            <w:r>
              <w:rPr>
                <w:sz w:val="20"/>
                <w:szCs w:val="20"/>
              </w:rPr>
              <w:t>LoRaWAN; NB-IoT; Zigbee</w:t>
            </w:r>
          </w:p>
        </w:tc>
        <w:tc>
          <w:tcPr>
            <w:tcW w:w="3921" w:type="dxa"/>
            <w:tcMar>
              <w:top w:w="60" w:type="dxa"/>
              <w:left w:w="80" w:type="dxa"/>
              <w:bottom w:w="60" w:type="dxa"/>
              <w:right w:w="80" w:type="dxa"/>
            </w:tcMar>
          </w:tcPr>
          <w:p w14:paraId="2CD888A0" w14:textId="77777777" w:rsidR="006B1E66" w:rsidRPr="000F5B8B" w:rsidRDefault="00000000">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5C00D65" w14:textId="77777777" w:rsidR="006B1E66" w:rsidRPr="000F5B8B" w:rsidRDefault="00000000">
      <w:pPr>
        <w:spacing w:before="130" w:after="260"/>
        <w:rPr>
          <w:lang w:val="pt-BR"/>
        </w:rPr>
      </w:pPr>
      <w:r>
        <w:rPr>
          <w:sz w:val="20"/>
          <w:szCs w:val="20"/>
          <w:lang w:val="pt-BR"/>
        </w:rPr>
        <w:t>Fonte: Elaborado pelos autores (2026).</w:t>
      </w:r>
    </w:p>
    <w:p w14:paraId="63CEDD77" w14:textId="77777777" w:rsidR="006B1E66" w:rsidRPr="000F5B8B" w:rsidRDefault="00000000">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2130F27" w14:textId="77777777" w:rsidR="006B1E66" w:rsidRPr="000F5B8B" w:rsidRDefault="00000000">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w:t>
        <w:t>é o que permite afirmar que o mecanismo demonstrado é transponível ao equipamento efetivamente instalado.</w:t>
      </w:r>
    </w:p>
    <w:p w14:paraId="0038F462" w14:textId="77777777" w:rsidR="00E01C3A" w:rsidRDefault="00000000">
      <w:pPr>
        <w:pStyle w:val="Heading3"/>
        <w:spacing w:before="320" w:after="200" w:line="360" w:lineRule="auto"/>
        <w:rPr>
          <w:lang w:val="pt-BR"/>
        </w:rPr>
      </w:pPr>
      <w:bookmarkStart w:id="30" w:name="_Toc240909220"/>
      <w:r>
        <w:rPr>
          <w:lang w:val="pt-BR"/>
        </w:rPr>
        <w:t>3.4.2 Dimensionamento fotométrico da bancada</w:t>
      </w:r>
      <w:bookmarkEnd w:id="30"/>
    </w:p>
    <w:p w14:paraId="24040355" w14:textId="77777777" w:rsidR="006B1E66" w:rsidRPr="000F5B8B" w:rsidRDefault="00000000">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4900A268" w14:textId="77777777" w:rsidR="006B1E66" w:rsidRPr="000F5B8B" w:rsidRDefault="00000000">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altura, o comprimento do segmento é a variável de projeto.</w:t>
      </w:r>
    </w:p>
    <w:p w14:paraId="38633F6E" w14:textId="77777777" w:rsidR="006B1E66" w:rsidRPr="000F5B8B" w:rsidRDefault="00000000">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Para a faixa de fluxo declarada, o segmento resultante situa-se na ordem de poucas dezenas de centímetros.</w:t>
      </w:r>
    </w:p>
    <w:p w14:paraId="52853C05" w14:textId="77777777" w:rsidR="006B1E66" w:rsidRPr="000F5B8B" w:rsidRDefault="00000000">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C5C7C95" w14:textId="77777777" w:rsidR="006B1E66" w:rsidRPr="000F5B8B" w:rsidRDefault="00000000">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63244821" w14:textId="77777777" w:rsidR="006B1E66" w:rsidRPr="000F5B8B" w:rsidRDefault="00000000">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120 ms de integração do sensor, de modo que a leitura corresponde ao valor médio do fluxo e não a uma amostra da portadora. O Quadro 6 reúne o dimensionamento e sua correspondência com a norma.</w:t>
      </w:r>
    </w:p>
    <w:p w14:paraId="01EFF854" w14:textId="77777777" w:rsidR="006B1E66" w:rsidRPr="000F5B8B" w:rsidRDefault="00000000">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4110B18" w14:textId="77777777">
        <w:trPr>
          <w:tblHeader/>
        </w:trPr>
        <w:tc>
          <w:tcPr>
            <w:tcW w:w="1700" w:type="dxa"/>
            <w:shd w:val="clear" w:color="auto" w:fill="EDEDED"/>
            <w:tcMar>
              <w:top w:w="70" w:type="dxa"/>
              <w:left w:w="90" w:type="dxa"/>
              <w:bottom w:w="70" w:type="dxa"/>
              <w:right w:w="90" w:type="dxa"/>
            </w:tcMar>
          </w:tcPr>
          <w:p w14:paraId="6E1655ED" w14:textId="77777777" w:rsidR="006B1E66" w:rsidRDefault="00000000">
            <w:r>
              <w:rPr>
                <w:b/>
                <w:bCs/>
                <w:sz w:val="20"/>
                <w:szCs w:val="20"/>
              </w:rPr>
              <w:t>Grandeza</w:t>
            </w:r>
          </w:p>
        </w:tc>
        <w:tc>
          <w:tcPr>
            <w:tcW w:w="2500" w:type="dxa"/>
            <w:shd w:val="clear" w:color="auto" w:fill="EDEDED"/>
            <w:tcMar>
              <w:top w:w="70" w:type="dxa"/>
              <w:left w:w="90" w:type="dxa"/>
              <w:bottom w:w="70" w:type="dxa"/>
              <w:right w:w="90" w:type="dxa"/>
            </w:tcMar>
          </w:tcPr>
          <w:p w14:paraId="69EB53C4" w14:textId="77777777" w:rsidR="006B1E66" w:rsidRDefault="00000000">
            <w:r>
              <w:rPr>
                <w:b/>
                <w:bCs/>
                <w:sz w:val="20"/>
                <w:szCs w:val="20"/>
              </w:rPr>
              <w:t>Valor na bancada</w:t>
            </w:r>
          </w:p>
        </w:tc>
        <w:tc>
          <w:tcPr>
            <w:tcW w:w="2400" w:type="dxa"/>
            <w:shd w:val="clear" w:color="auto" w:fill="EDEDED"/>
            <w:tcMar>
              <w:top w:w="70" w:type="dxa"/>
              <w:left w:w="90" w:type="dxa"/>
              <w:bottom w:w="70" w:type="dxa"/>
              <w:right w:w="90" w:type="dxa"/>
            </w:tcMar>
          </w:tcPr>
          <w:p w14:paraId="03F981EA" w14:textId="77777777" w:rsidR="006B1E66" w:rsidRDefault="00000000">
            <w:r>
              <w:rPr>
                <w:b/>
                <w:bCs/>
                <w:sz w:val="20"/>
                <w:szCs w:val="20"/>
              </w:rPr>
              <w:t>Correspondência normativa</w:t>
            </w:r>
          </w:p>
        </w:tc>
        <w:tc>
          <w:tcPr>
            <w:tcW w:w="2471" w:type="dxa"/>
            <w:shd w:val="clear" w:color="auto" w:fill="EDEDED"/>
            <w:tcMar>
              <w:top w:w="70" w:type="dxa"/>
              <w:left w:w="90" w:type="dxa"/>
              <w:bottom w:w="70" w:type="dxa"/>
              <w:right w:w="90" w:type="dxa"/>
            </w:tcMar>
          </w:tcPr>
          <w:p w14:paraId="15F99D37" w14:textId="77777777" w:rsidR="006B1E66" w:rsidRDefault="00000000">
            <w:r>
              <w:rPr>
                <w:b/>
                <w:bCs/>
                <w:sz w:val="20"/>
                <w:szCs w:val="20"/>
              </w:rPr>
              <w:t>Observação</w:t>
            </w:r>
          </w:p>
        </w:tc>
      </w:tr>
      <w:tr w:rsidR="006B1E66" w:rsidRPr="00CE1B46" w14:paraId="723B844A" w14:textId="77777777">
        <w:tc>
          <w:tcPr>
            <w:tcW w:w="1700" w:type="dxa"/>
            <w:tcMar>
              <w:top w:w="70" w:type="dxa"/>
              <w:left w:w="90" w:type="dxa"/>
              <w:bottom w:w="70" w:type="dxa"/>
              <w:right w:w="90" w:type="dxa"/>
            </w:tcMar>
          </w:tcPr>
          <w:p w14:paraId="3CE34F77" w14:textId="77777777" w:rsidR="006B1E66" w:rsidRPr="000F5B8B" w:rsidRDefault="00000000">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776C6776" w14:textId="77777777" w:rsidR="006B1E66" w:rsidRPr="000F5B8B" w:rsidRDefault="00000000">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4CA14E7" w14:textId="77777777" w:rsidR="006B1E66" w:rsidRPr="000F5B8B" w:rsidRDefault="00000000">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27909F49" w14:textId="77777777" w:rsidR="006B1E66" w:rsidRPr="000F5B8B" w:rsidRDefault="00000000">
            <w:pPr>
              <w:rPr>
                <w:lang w:val="pt-BR"/>
              </w:rPr>
            </w:pPr>
            <w:r>
              <w:rPr>
                <w:sz w:val="20"/>
                <w:szCs w:val="20"/>
                <w:lang w:val="pt-BR"/>
              </w:rPr>
              <w:t>A margem assegura que o teto seja imposto por software, e não pelo limite do equipamento</w:t>
            </w:r>
          </w:p>
        </w:tc>
      </w:tr>
      <w:tr w:rsidR="006B1E66" w:rsidRPr="00CE1B46" w14:paraId="04127D98" w14:textId="77777777">
        <w:tc>
          <w:tcPr>
            <w:tcW w:w="1700" w:type="dxa"/>
            <w:tcMar>
              <w:top w:w="70" w:type="dxa"/>
              <w:left w:w="90" w:type="dxa"/>
              <w:bottom w:w="70" w:type="dxa"/>
              <w:right w:w="90" w:type="dxa"/>
            </w:tcMar>
          </w:tcPr>
          <w:p w14:paraId="704F03BD" w14:textId="77777777" w:rsidR="006B1E66" w:rsidRDefault="00000000">
            <w:r>
              <w:rPr>
                <w:sz w:val="20"/>
                <w:szCs w:val="20"/>
              </w:rPr>
              <w:t xml:space="preserve">Iluminação plena da classe</w:t>
            </w:r>
          </w:p>
        </w:tc>
        <w:tc>
          <w:tcPr>
            <w:tcW w:w="2500" w:type="dxa"/>
            <w:tcMar>
              <w:top w:w="70" w:type="dxa"/>
              <w:left w:w="90" w:type="dxa"/>
              <w:bottom w:w="70" w:type="dxa"/>
              <w:right w:w="90" w:type="dxa"/>
            </w:tcMar>
          </w:tcPr>
          <w:p w14:paraId="224F696A" w14:textId="77777777" w:rsidR="006B1E66" w:rsidRPr="000F5B8B" w:rsidRDefault="00000000">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5B8BD5CE" w14:textId="77777777" w:rsidR="006B1E66" w:rsidRDefault="00000000">
            <w:r>
              <w:rPr>
                <w:sz w:val="20"/>
                <w:szCs w:val="20"/>
              </w:rPr>
              <w:t>Classe P3, Tabela 7</w:t>
            </w:r>
          </w:p>
        </w:tc>
        <w:tc>
          <w:tcPr>
            <w:tcW w:w="2471" w:type="dxa"/>
            <w:tcMar>
              <w:top w:w="70" w:type="dxa"/>
              <w:left w:w="90" w:type="dxa"/>
              <w:bottom w:w="70" w:type="dxa"/>
              <w:right w:w="90" w:type="dxa"/>
            </w:tcMar>
          </w:tcPr>
          <w:p w14:paraId="1E9638EC" w14:textId="77777777" w:rsidR="006B1E66" w:rsidRPr="000F5B8B" w:rsidRDefault="00000000">
            <w:pPr>
              <w:rPr>
                <w:lang w:val="pt-BR"/>
              </w:rPr>
            </w:pPr>
            <w:r>
              <w:rPr>
                <w:sz w:val="20"/>
                <w:szCs w:val="20"/>
                <w:lang w:val="pt-BR"/>
              </w:rPr>
              <w:t>Referência para o cálculo da taxa de variação</w:t>
            </w:r>
          </w:p>
        </w:tc>
      </w:tr>
      <w:tr w:rsidR="006B1E66" w:rsidRPr="00CE1B46" w14:paraId="4D061A8C" w14:textId="77777777">
        <w:tc>
          <w:tcPr>
            <w:tcW w:w="1700" w:type="dxa"/>
            <w:tcMar>
              <w:top w:w="70" w:type="dxa"/>
              <w:left w:w="90" w:type="dxa"/>
              <w:bottom w:w="70" w:type="dxa"/>
              <w:right w:w="90" w:type="dxa"/>
            </w:tcMar>
          </w:tcPr>
          <w:p w14:paraId="5468EB1D" w14:textId="77777777" w:rsidR="006B1E66" w:rsidRDefault="00000000">
            <w:r>
              <w:rPr>
                <w:sz w:val="20"/>
                <w:szCs w:val="20"/>
              </w:rPr>
              <w:t xml:space="preserve">Piso de atenuação</w:t>
            </w:r>
          </w:p>
        </w:tc>
        <w:tc>
          <w:tcPr>
            <w:tcW w:w="2500" w:type="dxa"/>
            <w:tcMar>
              <w:top w:w="70" w:type="dxa"/>
              <w:left w:w="90" w:type="dxa"/>
              <w:bottom w:w="70" w:type="dxa"/>
              <w:right w:w="90" w:type="dxa"/>
            </w:tcMar>
          </w:tcPr>
          <w:p w14:paraId="58108888" w14:textId="77777777" w:rsidR="006B1E66" w:rsidRPr="000F5B8B" w:rsidRDefault="00000000">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0D52B0D0" w14:textId="77777777" w:rsidR="006B1E66" w:rsidRPr="000F5B8B" w:rsidRDefault="00000000">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3855C227" w14:textId="77777777" w:rsidR="006B1E66" w:rsidRPr="000F5B8B" w:rsidRDefault="00000000">
            <w:pPr>
              <w:rPr>
                <w:lang w:val="pt-BR"/>
              </w:rPr>
            </w:pPr>
            <w:r>
              <w:rPr>
                <w:sz w:val="20"/>
                <w:szCs w:val="20"/>
                <w:lang w:val="pt-BR"/>
              </w:rPr>
              <w:t>Limite inferior verificado antes de cada atuação</w:t>
            </w:r>
          </w:p>
        </w:tc>
      </w:tr>
      <w:tr w:rsidR="006B1E66" w:rsidRPr="00CE1B46" w14:paraId="3AAD45A8" w14:textId="77777777">
        <w:tc>
          <w:tcPr>
            <w:tcW w:w="1700" w:type="dxa"/>
            <w:tcMar>
              <w:top w:w="70" w:type="dxa"/>
              <w:left w:w="90" w:type="dxa"/>
              <w:bottom w:w="70" w:type="dxa"/>
              <w:right w:w="90" w:type="dxa"/>
            </w:tcMar>
          </w:tcPr>
          <w:p w14:paraId="7E355887" w14:textId="77777777" w:rsidR="006B1E66" w:rsidRDefault="00000000">
            <w:r>
              <w:rPr>
                <w:sz w:val="20"/>
                <w:szCs w:val="20"/>
              </w:rPr>
              <w:t xml:space="preserve">Taxa máxima de decréscimo</w:t>
            </w:r>
          </w:p>
        </w:tc>
        <w:tc>
          <w:tcPr>
            <w:tcW w:w="2500" w:type="dxa"/>
            <w:tcMar>
              <w:top w:w="70" w:type="dxa"/>
              <w:left w:w="90" w:type="dxa"/>
              <w:bottom w:w="70" w:type="dxa"/>
              <w:right w:w="90" w:type="dxa"/>
            </w:tcMar>
          </w:tcPr>
          <w:p w14:paraId="5F9233EB" w14:textId="77777777" w:rsidR="006B1E66" w:rsidRDefault="00000000">
            <w:r>
              <w:rPr>
                <w:sz w:val="20"/>
                <w:szCs w:val="20"/>
              </w:rPr>
              <w:t>1 lux por minuto</w:t>
            </w:r>
          </w:p>
        </w:tc>
        <w:tc>
          <w:tcPr>
            <w:tcW w:w="2400" w:type="dxa"/>
            <w:tcMar>
              <w:top w:w="70" w:type="dxa"/>
              <w:left w:w="90" w:type="dxa"/>
              <w:bottom w:w="70" w:type="dxa"/>
              <w:right w:w="90" w:type="dxa"/>
            </w:tcMar>
          </w:tcPr>
          <w:p w14:paraId="06DEA866" w14:textId="77777777" w:rsidR="006B1E66" w:rsidRPr="000F5B8B" w:rsidRDefault="00000000">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6EF055B" w14:textId="77777777" w:rsidR="006B1E66" w:rsidRPr="000F5B8B" w:rsidRDefault="00000000">
            <w:pPr>
              <w:rPr>
                <w:lang w:val="pt-BR"/>
              </w:rPr>
            </w:pPr>
            <w:r>
              <w:rPr>
                <w:sz w:val="20"/>
                <w:szCs w:val="20"/>
                <w:lang w:val="pt-BR"/>
              </w:rPr>
              <w:t>A transição de 10 lux a 5 lux não pode ocorrer em menos de cinco minutos</w:t>
            </w:r>
          </w:p>
        </w:tc>
      </w:tr>
      <w:tr w:rsidR="006B1E66" w:rsidRPr="00CE1B46" w14:paraId="31653B4D" w14:textId="77777777">
        <w:tc>
          <w:tcPr>
            <w:tcW w:w="1700" w:type="dxa"/>
            <w:tcMar>
              <w:top w:w="70" w:type="dxa"/>
              <w:left w:w="90" w:type="dxa"/>
              <w:bottom w:w="70" w:type="dxa"/>
              <w:right w:w="90" w:type="dxa"/>
            </w:tcMar>
          </w:tcPr>
          <w:p w14:paraId="24561074" w14:textId="77777777" w:rsidR="006B1E66" w:rsidRPr="000F5B8B" w:rsidRDefault="00000000">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14C2047D" w14:textId="77777777" w:rsidR="006B1E66" w:rsidRDefault="00000000">
            <w:r>
              <w:rPr>
                <w:sz w:val="20"/>
                <w:szCs w:val="20"/>
              </w:rPr>
              <w:t>Aproximadamente 0,017 lux por segundo</w:t>
            </w:r>
          </w:p>
        </w:tc>
        <w:tc>
          <w:tcPr>
            <w:tcW w:w="2400" w:type="dxa"/>
            <w:tcMar>
              <w:top w:w="70" w:type="dxa"/>
              <w:left w:w="90" w:type="dxa"/>
              <w:bottom w:w="70" w:type="dxa"/>
              <w:right w:w="90" w:type="dxa"/>
            </w:tcMar>
          </w:tcPr>
          <w:p w14:paraId="7232FAC9" w14:textId="77777777" w:rsidR="006B1E66" w:rsidRDefault="00000000">
            <w:r>
              <w:rPr>
                <w:sz w:val="20"/>
                <w:szCs w:val="20"/>
              </w:rPr>
              <w:t>Não prescrito pela norma</w:t>
            </w:r>
          </w:p>
        </w:tc>
        <w:tc>
          <w:tcPr>
            <w:tcW w:w="2471" w:type="dxa"/>
            <w:tcMar>
              <w:top w:w="70" w:type="dxa"/>
              <w:left w:w="90" w:type="dxa"/>
              <w:bottom w:w="70" w:type="dxa"/>
              <w:right w:w="90" w:type="dxa"/>
            </w:tcMar>
          </w:tcPr>
          <w:p w14:paraId="28CBE6E2" w14:textId="77777777" w:rsidR="006B1E66" w:rsidRPr="000F5B8B" w:rsidRDefault="00000000">
            <w:pPr>
              <w:rPr>
                <w:lang w:val="pt-BR"/>
              </w:rPr>
            </w:pPr>
            <w:r>
              <w:rPr>
                <w:sz w:val="20"/>
                <w:szCs w:val="20"/>
                <w:lang w:val="pt-BR"/>
              </w:rPr>
              <w:t>Inferior à resolução do sensor, o que torna a rampa contínua para efeito de medição</w:t>
            </w:r>
          </w:p>
        </w:tc>
      </w:tr>
    </w:tbl>
    <w:p w14:paraId="13A0D297" w14:textId="77777777" w:rsidR="006B1E66" w:rsidRPr="000F5B8B" w:rsidRDefault="00000000">
      <w:pPr>
        <w:spacing w:before="130" w:after="260"/>
        <w:rPr>
          <w:lang w:val="pt-BR"/>
        </w:rPr>
      </w:pPr>
      <w:r>
        <w:rPr>
          <w:sz w:val="20"/>
          <w:szCs w:val="20"/>
          <w:lang w:val="pt-BR"/>
        </w:rPr>
        <w:t>Fonte: Elaborado pelos autores (2026).</w:t>
      </w:r>
    </w:p>
    <w:p w14:paraId="1BBBA7A0" w14:textId="77777777" w:rsidR="006B1E66" w:rsidRPr="000F5B8B" w:rsidRDefault="00000000">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091A6485" w14:textId="77777777" w:rsidR="00E01C3A" w:rsidRDefault="00000000">
      <w:pPr>
        <w:pStyle w:val="Heading3"/>
        <w:spacing w:before="320" w:after="200" w:line="360" w:lineRule="auto"/>
        <w:rPr>
          <w:lang w:val="pt-BR"/>
        </w:rPr>
      </w:pPr>
      <w:bookmarkStart w:id="31" w:name="_Toc240909221"/>
      <w:r>
        <w:rPr>
          <w:lang w:val="pt-BR"/>
        </w:rPr>
        <w:t>3.4.3 Controle das condições de medição</w:t>
      </w:r>
      <w:bookmarkEnd w:id="31"/>
    </w:p>
    <w:p w14:paraId="548EE90E" w14:textId="5E8263FE" w:rsidR="006B1E66" w:rsidRPr="000F5B8B" w:rsidRDefault="00000000">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098F9468" w14:textId="77777777" w:rsidR="006B1E66" w:rsidRPr="000F5B8B" w:rsidRDefault="00000000">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43D16D9" w14:textId="77777777" w:rsidR="00E01C3A" w:rsidRDefault="00000000">
      <w:pPr>
        <w:pStyle w:val="Heading3"/>
        <w:spacing w:before="320" w:after="200" w:line="360" w:lineRule="auto"/>
        <w:rPr>
          <w:lang w:val="pt-BR"/>
        </w:rPr>
      </w:pPr>
      <w:bookmarkStart w:id="32" w:name="_Toc240909222"/>
      <w:r>
        <w:rPr>
          <w:lang w:val="pt-BR"/>
        </w:rPr>
        <w:t>3.4.4 Verificação da medição e incerteza declarada</w:t>
      </w:r>
      <w:bookmarkEnd w:id="32"/>
    </w:p>
    <w:p w14:paraId="16A25E19" w14:textId="77777777" w:rsidR="006B1E66" w:rsidRPr="000F5B8B" w:rsidRDefault="00000000">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E00A1B2" w14:textId="77777777" w:rsidR="006B1E66" w:rsidRPr="000F5B8B" w:rsidRDefault="00000000">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w:t>
        <w:t>normativo e dos registros de decisão. Nenhuma parcela dela depende do instrumento instalado na bancada.</w:t>
      </w:r>
    </w:p>
    <w:p w14:paraId="294827D8" w14:textId="77777777" w:rsidR="006B1E66" w:rsidRPr="000F5B8B" w:rsidRDefault="00000000">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502D5ED0" w14:textId="77777777" w:rsidR="006B1E66" w:rsidRPr="000F5B8B" w:rsidRDefault="00000000">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779B2721" w14:textId="77777777" w:rsidR="006B1E66" w:rsidRPr="000F5B8B" w:rsidRDefault="00000000">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16390777" w14:textId="77777777" w:rsidR="006B1E66" w:rsidRPr="000F5B8B" w:rsidRDefault="00000000">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24E0180E" w14:textId="77777777" w:rsidR="006B1E66" w:rsidRPr="000F5B8B" w:rsidRDefault="00000000">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440790ED" w14:textId="77777777" w:rsidR="00E01C3A" w:rsidRDefault="00000000">
      <w:pPr>
        <w:pStyle w:val="Heading3"/>
        <w:spacing w:before="320" w:after="200" w:line="360" w:lineRule="auto"/>
        <w:rPr>
          <w:lang w:val="pt-BR"/>
        </w:rPr>
      </w:pPr>
      <w:bookmarkStart w:id="33" w:name="_Toc240909223"/>
      <w:r>
        <w:rPr>
          <w:lang w:val="pt-BR"/>
        </w:rPr>
        <w:t>3.4.5 Funções de diagnóstico do ponto de luz</w:t>
      </w:r>
      <w:bookmarkEnd w:id="33"/>
    </w:p>
    <w:p w14:paraId="714FA4A5" w14:textId="77777777" w:rsidR="00E01C3A" w:rsidRDefault="00000000">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76C31E6" w14:textId="77777777" w:rsidR="00E01C3A" w:rsidRDefault="00000000">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CC30405" w14:textId="77777777" w:rsidR="00E01C3A" w:rsidRDefault="00000000">
      <w:pPr>
        <w:spacing w:after="120" w:line="360" w:lineRule="auto"/>
        <w:ind w:firstLine="709"/>
        <w:jc w:val="both"/>
        <w:rPr>
          <w:lang w:val="pt-BR"/>
        </w:rPr>
      </w:pPr>
      <w:r>
        <w:rPr>
          <w:lang w:val="pt-BR"/>
        </w:rPr>
        <w:t>A tolerância não é arbitrada: é fixada acima da dispersão apurada no ensaio de repetibilidade de 3.4.4, de modo que o alerta não seja disparado pelo próprio instrumento.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07E07E3" w14:textId="77777777" w:rsidR="00E01C3A" w:rsidRDefault="00000000">
      <w:pPr>
        <w:spacing w:after="120" w:line="360" w:lineRule="auto"/>
        <w:ind w:firstLine="709"/>
        <w:jc w:val="both"/>
        <w:rPr>
          <w:lang w:val="pt-BR"/>
        </w:rPr>
      </w:pPr>
      <w:r>
        <w:rPr>
          <w:lang w:val="pt-BR"/>
        </w:rPr>
        <w:t xml:space="preserve">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w:t>
        <w:t>a arquitetura habilita e que o prazo deste trabalho não permite verificar, por se tratar de fenômeno de milhares de horas de operação. Fica registrada entre as recomendações de 7.1.</w:t>
      </w:r>
    </w:p>
    <w:p w14:paraId="0E0161AA" w14:textId="77777777" w:rsidR="00E01C3A" w:rsidRDefault="00000000">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660C7432" w14:textId="77777777" w:rsidR="00E01C3A" w:rsidRDefault="00000000">
      <w:pPr>
        <w:pStyle w:val="Heading2"/>
        <w:spacing w:before="360" w:after="240" w:line="360" w:lineRule="auto"/>
        <w:rPr>
          <w:lang w:val="pt-BR"/>
        </w:rPr>
      </w:pPr>
      <w:bookmarkStart w:id="34" w:name="_Toc240909224"/>
      <w:r>
        <w:rPr>
          <w:lang w:val="pt-BR"/>
        </w:rPr>
        <w:t>3.5 Dados urbanos e construção dos cenários</w:t>
      </w:r>
      <w:bookmarkEnd w:id="34"/>
    </w:p>
    <w:p w14:paraId="06D2A046" w14:textId="77777777" w:rsidR="006B1E66" w:rsidRPr="000F5B8B" w:rsidRDefault="00000000">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95B4571" w14:textId="77777777" w:rsidR="006B1E66" w:rsidRPr="000F5B8B" w:rsidRDefault="00000000">
      <w:pPr>
        <w:spacing w:after="120" w:line="360" w:lineRule="auto"/>
        <w:ind w:firstLine="709"/>
        <w:jc w:val="both"/>
        <w:rPr>
          <w:lang w:val="pt-BR"/>
        </w:rPr>
      </w:pPr>
      <w:del w:id="9016" w:author="Vitor Oliveira" w:date="2026-09-26T00:00:00Z">
        <w:r>
          <w:rPr>
            <w:lang w:val="pt-BR"/>
          </w:rPr>
          <w:delText xml:space="preserve">Três conjuntos</w:delText>
        </w:r>
      </w:del>
      <w:ins w:id="9017" w:author="Vitor Oliveira" w:date="2026-09-26T00:00:00Z">
        <w:r>
          <w:rPr>
            <w:lang w:val="pt-BR"/>
          </w:rPr>
          <w:t xml:space="preserve">Dois conjuntos</w:t>
        </w:r>
      </w:ins>
      <w:r>
        <w:rPr>
          <w:lang w:val="pt-BR"/>
        </w:rPr>
        <w:t xml:space="preserve"> sustentam essa construção. As solicitações registradas pelos canais do SP156, disponibilizadas no portal municipal de dados abertos (SÃO PAULO, 2026), fornecem a distribuição de demandas por serviço urbano, entre elas as relativas à iluminação pública, permitindo caracterizar regiões e horários de maior incidência.</w:t>
      </w:r>
      <w:del w:id="9018" w:author="Vitor Oliveira" w:date="2026-09-26T00:00:00Z">
        <w:r>
          <w:rPr>
            <w:lang w:val="pt-BR"/>
          </w:rPr>
          <w:delText xml:space="preserve"> Os registros de ocorrência publicados pelo Centro de Gerenciamento de Emergências fornecem a incidência de eventos meteorológicos severos e sua distribuição temporal.</w:delText>
        </w:r>
      </w:del>
      <w:r>
        <w:rPr>
          <w:lang w:val="pt-BR"/>
        </w:rPr>
        <w:t xml:space="preserve"> A base georreferenciada municipal fornece a caracterização das vias que permite determinar a classe de iluminação aplicável.</w:t>
      </w:r>
    </w:p>
    <w:p w14:paraId="1D83D9BE" w14:textId="77777777" w:rsidR="006B1E66" w:rsidRPr="000F5B8B" w:rsidRDefault="00000000">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664511C2" w14:textId="77777777" w:rsidR="00E01C3A" w:rsidRDefault="00000000">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2C7211D" w14:textId="77777777" w:rsidR="006B1E66" w:rsidRPr="000F5B8B" w:rsidRDefault="00000000">
      <w:pPr>
        <w:spacing w:after="120" w:line="360" w:lineRule="auto"/>
        <w:ind w:firstLine="709"/>
        <w:jc w:val="both"/>
        <w:rPr>
          <w:lang w:val="pt-BR"/>
        </w:rPr>
      </w:pPr>
      <w:r>
        <w:rPr>
          <w:lang w:val="pt-BR"/>
        </w:rPr>
        <w:t xml:space="preserve">Da análise desses conjuntos deriva-se a suíte de cenários de avaliação, composta por situações que cobrem o espaço de entrada do sistema, incluídas as combinações conflitantes — movimentação baixa com ocorrência reportada</w:t>
      </w:r>
      <w:del w:id="9019" w:author="Vitor Oliveira" w:date="2026-09-26T00:00:00Z">
        <w:r>
          <w:rPr>
            <w:lang w:val="pt-BR"/>
          </w:rPr>
          <w:delText xml:space="preserve">, precipitação com via ociosa</w:delText>
        </w:r>
      </w:del>
      <w:r>
        <w:rPr>
          <w:lang w:val="pt-BR"/>
        </w:rPr>
        <w:t xml:space="preserve">, horário avançado com fluxo intenso — que constituem o caso interessante da decisão.</w:t>
      </w:r>
    </w:p>
    <w:p w14:paraId="2C4DFCA6" w14:textId="77777777" w:rsidR="00E01C3A" w:rsidRDefault="00000000">
      <w:pPr>
        <w:pStyle w:val="Heading2"/>
        <w:spacing w:before="360" w:after="240" w:line="360" w:lineRule="auto"/>
        <w:rPr>
          <w:lang w:val="pt-BR"/>
        </w:rPr>
      </w:pPr>
      <w:bookmarkStart w:id="35" w:name="_Toc240909225"/>
      <w:r>
        <w:rPr>
          <w:lang w:val="pt-BR"/>
        </w:rPr>
        <w:t>3.6 Camada de previsão</w:t>
      </w:r>
      <w:bookmarkEnd w:id="35"/>
    </w:p>
    <w:p w14:paraId="46E23F1A" w14:textId="77777777" w:rsidR="00E01C3A" w:rsidRDefault="00000000">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709BAE45" w14:textId="77777777" w:rsidR="00E01C3A" w:rsidRDefault="00000000">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F798780" w14:textId="77777777" w:rsidR="00E01C3A" w:rsidRDefault="00000000">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de modo que o que se transfere é a estrutura — a forma do ciclo diário e semanal e a dependência temporal entre janelas </w:t>
        <w:t>—, e não o patamar. A especificação de interface produzida como resultado define o formato em que a série municipal precisaria ser publicada para que o modelo fosse retreinado sobre dados locais, o que converte a limitação em requisito documentado.</w:t>
      </w:r>
    </w:p>
    <w:p w14:paraId="14500BD9" w14:textId="77777777" w:rsidR="00E01C3A" w:rsidRDefault="00000000">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DE34F35" w14:textId="77777777" w:rsidR="00E01C3A" w:rsidRDefault="00000000">
      <w:pPr>
        <w:pStyle w:val="Heading2"/>
        <w:spacing w:before="360" w:after="240" w:line="360" w:lineRule="auto"/>
        <w:rPr>
          <w:lang w:val="pt-BR"/>
        </w:rPr>
      </w:pPr>
      <w:bookmarkStart w:id="36" w:name="_Toc240909226"/>
      <w:r>
        <w:rPr>
          <w:lang w:val="pt-BR"/>
        </w:rPr>
        <w:t>3.7 Mecanismo de decisão</w:t>
      </w:r>
      <w:bookmarkEnd w:id="36"/>
    </w:p>
    <w:p w14:paraId="74629A1D" w14:textId="77777777" w:rsidR="006B1E66" w:rsidRPr="000F5B8B" w:rsidRDefault="00000000">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05BF4007" w14:textId="77777777" w:rsidR="006B1E66" w:rsidRPr="000F5B8B" w:rsidRDefault="00000000">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2DA1050" w14:textId="77777777">
        <w:trPr>
          <w:tblHeader/>
        </w:trPr>
        <w:tc>
          <w:tcPr>
            <w:tcW w:w="2100" w:type="dxa"/>
            <w:shd w:val="clear" w:color="auto" w:fill="EDEDED"/>
            <w:tcMar>
              <w:top w:w="70" w:type="dxa"/>
              <w:left w:w="90" w:type="dxa"/>
              <w:bottom w:w="70" w:type="dxa"/>
              <w:right w:w="90" w:type="dxa"/>
            </w:tcMar>
          </w:tcPr>
          <w:p w14:paraId="1507F8D4" w14:textId="77777777" w:rsidR="006B1E66" w:rsidRDefault="00000000">
            <w:r>
              <w:rPr>
                <w:b/>
                <w:bCs/>
                <w:sz w:val="20"/>
                <w:szCs w:val="20"/>
              </w:rPr>
              <w:t>Variável</w:t>
            </w:r>
          </w:p>
        </w:tc>
        <w:tc>
          <w:tcPr>
            <w:tcW w:w="3200" w:type="dxa"/>
            <w:shd w:val="clear" w:color="auto" w:fill="EDEDED"/>
            <w:tcMar>
              <w:top w:w="70" w:type="dxa"/>
              <w:left w:w="90" w:type="dxa"/>
              <w:bottom w:w="70" w:type="dxa"/>
              <w:right w:w="90" w:type="dxa"/>
            </w:tcMar>
          </w:tcPr>
          <w:p w14:paraId="6DE19DE7" w14:textId="77777777" w:rsidR="006B1E66" w:rsidRDefault="00000000">
            <w:r>
              <w:rPr>
                <w:b/>
                <w:bCs/>
                <w:sz w:val="20"/>
                <w:szCs w:val="20"/>
              </w:rPr>
              <w:t>Origem</w:t>
            </w:r>
          </w:p>
        </w:tc>
        <w:tc>
          <w:tcPr>
            <w:tcW w:w="3771" w:type="dxa"/>
            <w:shd w:val="clear" w:color="auto" w:fill="EDEDED"/>
            <w:tcMar>
              <w:top w:w="70" w:type="dxa"/>
              <w:left w:w="90" w:type="dxa"/>
              <w:bottom w:w="70" w:type="dxa"/>
              <w:right w:w="90" w:type="dxa"/>
            </w:tcMar>
          </w:tcPr>
          <w:p w14:paraId="03738C4D" w14:textId="77777777" w:rsidR="006B1E66" w:rsidRDefault="00000000">
            <w:r>
              <w:rPr>
                <w:b/>
                <w:bCs/>
                <w:sz w:val="20"/>
                <w:szCs w:val="20"/>
              </w:rPr>
              <w:t>Justificativa da inclusão</w:t>
            </w:r>
          </w:p>
        </w:tc>
      </w:tr>
      <w:tr w:rsidR="006B1E66" w:rsidRPr="00CE1B46" w14:paraId="3F4C01DC" w14:textId="77777777">
        <w:tc>
          <w:tcPr>
            <w:tcW w:w="2100" w:type="dxa"/>
            <w:tcMar>
              <w:top w:w="70" w:type="dxa"/>
              <w:left w:w="90" w:type="dxa"/>
              <w:bottom w:w="70" w:type="dxa"/>
              <w:right w:w="90" w:type="dxa"/>
            </w:tcMar>
          </w:tcPr>
          <w:p w14:paraId="02B0723B" w14:textId="77777777" w:rsidR="006B1E66" w:rsidRPr="000F5B8B" w:rsidRDefault="00000000">
            <w:pPr>
              <w:rPr>
                <w:lang w:val="pt-BR"/>
              </w:rPr>
            </w:pPr>
            <w:r>
              <w:rPr>
                <w:sz w:val="20"/>
                <w:szCs w:val="20"/>
                <w:lang w:val="pt-BR"/>
              </w:rPr>
              <w:t>Nível de movimentação na via</w:t>
            </w:r>
          </w:p>
        </w:tc>
        <w:tc>
          <w:tcPr>
            <w:tcW w:w="3200" w:type="dxa"/>
            <w:tcMar>
              <w:top w:w="70" w:type="dxa"/>
              <w:left w:w="90" w:type="dxa"/>
              <w:bottom w:w="70" w:type="dxa"/>
              <w:right w:w="90" w:type="dxa"/>
            </w:tcMar>
          </w:tcPr>
          <w:p w14:paraId="461AF882" w14:textId="77777777" w:rsidR="006B1E66" w:rsidRDefault="00000000">
            <w:r>
              <w:rPr>
                <w:sz w:val="20"/>
                <w:szCs w:val="20"/>
              </w:rPr>
              <w:t>Interface de dados urbanos</w:t>
            </w:r>
          </w:p>
        </w:tc>
        <w:tc>
          <w:tcPr>
            <w:tcW w:w="3771" w:type="dxa"/>
            <w:tcMar>
              <w:top w:w="70" w:type="dxa"/>
              <w:left w:w="90" w:type="dxa"/>
              <w:bottom w:w="70" w:type="dxa"/>
              <w:right w:w="90" w:type="dxa"/>
            </w:tcMar>
          </w:tcPr>
          <w:p w14:paraId="13BC711C" w14:textId="77777777" w:rsidR="006B1E66" w:rsidRPr="000F5B8B" w:rsidRDefault="00000000">
            <w:pPr>
              <w:rPr>
                <w:lang w:val="pt-BR"/>
              </w:rPr>
            </w:pPr>
            <w:r>
              <w:rPr>
                <w:sz w:val="20"/>
                <w:szCs w:val="20"/>
                <w:lang w:val="pt-BR"/>
              </w:rPr>
              <w:t>É a variável que a norma indica como determinante do tempo de funcionamento da iluminação adaptativa, na subseção 6.10.3</w:t>
            </w:r>
          </w:p>
        </w:tc>
      </w:tr>
      <w:tr w:rsidR="006B1E66" w:rsidRPr="00CE1B46" w14:paraId="5540FA20" w14:textId="77777777">
        <w:tc>
          <w:tcPr>
            <w:tcW w:w="2100" w:type="dxa"/>
            <w:tcMar>
              <w:top w:w="70" w:type="dxa"/>
              <w:left w:w="90" w:type="dxa"/>
              <w:bottom w:w="70" w:type="dxa"/>
              <w:right w:w="90" w:type="dxa"/>
            </w:tcMar>
          </w:tcPr>
          <w:p w14:paraId="61F021B9" w14:textId="77777777" w:rsidR="006B1E66" w:rsidRPr="000F5B8B" w:rsidRDefault="00000000">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544A9703" w14:textId="77777777" w:rsidR="006B1E66" w:rsidRDefault="00000000">
            <w:r>
              <w:rPr>
                <w:sz w:val="20"/>
                <w:szCs w:val="20"/>
              </w:rPr>
              <w:t>Camada de previsão (3.6)</w:t>
            </w:r>
          </w:p>
        </w:tc>
        <w:tc>
          <w:tcPr>
            <w:tcW w:w="3771" w:type="dxa"/>
            <w:tcMar>
              <w:top w:w="70" w:type="dxa"/>
              <w:left w:w="90" w:type="dxa"/>
              <w:bottom w:w="70" w:type="dxa"/>
              <w:right w:w="90" w:type="dxa"/>
            </w:tcMar>
          </w:tcPr>
          <w:p w14:paraId="4C904201" w14:textId="77777777" w:rsidR="006B1E66" w:rsidRPr="000F5B8B" w:rsidRDefault="00000000">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18EAA7C9" w14:textId="77777777">
        <w:tc>
          <w:tcPr>
            <w:tcW w:w="2100" w:type="dxa"/>
            <w:tcMar>
              <w:top w:w="70" w:type="dxa"/>
              <w:left w:w="90" w:type="dxa"/>
              <w:bottom w:w="70" w:type="dxa"/>
              <w:right w:w="90" w:type="dxa"/>
            </w:tcMar>
          </w:tcPr>
          <w:p w14:paraId="38C88EB1" w14:textId="77777777" w:rsidR="006B1E66" w:rsidRDefault="00000000">
            <w:r>
              <w:rPr>
                <w:sz w:val="20"/>
                <w:szCs w:val="20"/>
              </w:rPr>
              <w:t xml:space="preserve">Ocorrência reportada nas proximidades</w:t>
            </w:r>
          </w:p>
        </w:tc>
        <w:tc>
          <w:tcPr>
            <w:tcW w:w="3200" w:type="dxa"/>
            <w:tcMar>
              <w:top w:w="70" w:type="dxa"/>
              <w:left w:w="90" w:type="dxa"/>
              <w:bottom w:w="70" w:type="dxa"/>
              <w:right w:w="90" w:type="dxa"/>
            </w:tcMar>
          </w:tcPr>
          <w:p w14:paraId="0116F9D1" w14:textId="77777777" w:rsidR="006B1E66" w:rsidRDefault="00000000">
            <w:r>
              <w:rPr>
                <w:sz w:val="20"/>
                <w:szCs w:val="20"/>
              </w:rPr>
              <w:t>Interface de dados urbanos</w:t>
            </w:r>
          </w:p>
        </w:tc>
        <w:tc>
          <w:tcPr>
            <w:tcW w:w="3771" w:type="dxa"/>
            <w:tcMar>
              <w:top w:w="70" w:type="dxa"/>
              <w:left w:w="90" w:type="dxa"/>
              <w:bottom w:w="70" w:type="dxa"/>
              <w:right w:w="90" w:type="dxa"/>
            </w:tcMar>
          </w:tcPr>
          <w:p w14:paraId="697A6E69" w14:textId="77777777" w:rsidR="006B1E66" w:rsidRPr="000F5B8B" w:rsidRDefault="00000000">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0759E83A" w14:textId="77777777" w:rsidTr="009459F7">
        <w:trPr>
          <w:trHeight w:val="532"/>
          <w:del w:id="9045" w:author="Vitor Oliveira" w:date="2026-09-26T00:00:00Z"/>
        </w:trPr>
        <w:tc>
          <w:tcPr>
            <w:tcW w:w="2100" w:type="dxa"/>
            <w:tcMar>
              <w:top w:w="70" w:type="dxa"/>
              <w:left w:w="90" w:type="dxa"/>
              <w:bottom w:w="70" w:type="dxa"/>
              <w:right w:w="90" w:type="dxa"/>
            </w:tcMar>
          </w:tcPr>
          <w:p w14:paraId="7D338FB3" w14:textId="77777777" w:rsidR="006B1E66" w:rsidRDefault="00000000">
            <w:del w:id="9046" w:author="Vitor Oliveira" w:date="2026-09-26T00:00:00Z">
              <w:r>
                <w:rPr>
                  <w:sz w:val="20"/>
                  <w:szCs w:val="20"/>
                </w:rPr>
                <w:delText xml:space="preserve">Condição meteorológica</w:delText>
              </w:r>
            </w:del>
          </w:p>
        </w:tc>
        <w:tc>
          <w:tcPr>
            <w:tcW w:w="3200" w:type="dxa"/>
            <w:tcMar>
              <w:top w:w="70" w:type="dxa"/>
              <w:left w:w="90" w:type="dxa"/>
              <w:bottom w:w="70" w:type="dxa"/>
              <w:right w:w="90" w:type="dxa"/>
            </w:tcMar>
          </w:tcPr>
          <w:p w14:paraId="3E1CC362" w14:textId="77777777" w:rsidR="006B1E66" w:rsidRDefault="00000000">
            <w:del w:id="9047" w:author="Vitor Oliveira" w:date="2026-09-26T00:00:00Z">
              <w:r>
                <w:rPr>
                  <w:sz w:val="20"/>
                  <w:szCs w:val="20"/>
                </w:rPr>
                <w:delText>Interface de dados urbanos</w:delText>
              </w:r>
            </w:del>
          </w:p>
        </w:tc>
        <w:tc>
          <w:tcPr>
            <w:tcW w:w="3771" w:type="dxa"/>
            <w:tcMar>
              <w:top w:w="70" w:type="dxa"/>
              <w:left w:w="90" w:type="dxa"/>
              <w:bottom w:w="70" w:type="dxa"/>
              <w:right w:w="90" w:type="dxa"/>
            </w:tcMar>
          </w:tcPr>
          <w:p w14:paraId="70805C18" w14:textId="77777777" w:rsidR="006B1E66" w:rsidRPr="000F5B8B" w:rsidRDefault="00000000">
            <w:pPr>
              <w:rPr>
                <w:lang w:val="pt-BR"/>
              </w:rPr>
            </w:pPr>
            <w:del w:id="9048" w:author="Vitor Oliveira" w:date="2026-09-26T00:00:00Z">
              <w:r>
                <w:rPr>
                  <w:sz w:val="20"/>
                  <w:szCs w:val="20"/>
                  <w:lang w:val="pt-BR"/>
                </w:rPr>
                <w:delText xml:space="preserve">A subseção 6.10 da norma desaconselha a dimerização sob nevoeiro, neblina e chuva, o que </w:delText>
                <w:delText>converte esta variável em restrição e não apenas em entrada</w:delText>
              </w:r>
            </w:del>
          </w:p>
        </w:tc>
      </w:tr>
      <w:tr w:rsidR="006B1E66" w:rsidRPr="00CE1B46" w14:paraId="21AB110C" w14:textId="77777777">
        <w:tc>
          <w:tcPr>
            <w:tcW w:w="2100" w:type="dxa"/>
            <w:tcMar>
              <w:top w:w="70" w:type="dxa"/>
              <w:left w:w="90" w:type="dxa"/>
              <w:bottom w:w="70" w:type="dxa"/>
              <w:right w:w="90" w:type="dxa"/>
            </w:tcMar>
          </w:tcPr>
          <w:p w14:paraId="1F2EB4F1" w14:textId="77777777" w:rsidR="006B1E66" w:rsidRDefault="00000000">
            <w:r>
              <w:rPr>
                <w:sz w:val="20"/>
                <w:szCs w:val="20"/>
              </w:rPr>
              <w:t xml:space="preserve">Faixa horária</w:t>
            </w:r>
          </w:p>
        </w:tc>
        <w:tc>
          <w:tcPr>
            <w:tcW w:w="3200" w:type="dxa"/>
            <w:tcMar>
              <w:top w:w="70" w:type="dxa"/>
              <w:left w:w="90" w:type="dxa"/>
              <w:bottom w:w="70" w:type="dxa"/>
              <w:right w:w="90" w:type="dxa"/>
            </w:tcMar>
          </w:tcPr>
          <w:p w14:paraId="5DE03A0C" w14:textId="77777777" w:rsidR="006B1E66" w:rsidRPr="000F5B8B" w:rsidRDefault="00000000">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7E1FB68C" w14:textId="77777777" w:rsidR="006B1E66" w:rsidRPr="000F5B8B" w:rsidRDefault="00000000">
            <w:pPr>
              <w:rPr>
                <w:lang w:val="pt-BR"/>
              </w:rPr>
            </w:pPr>
            <w:r>
              <w:rPr>
                <w:sz w:val="20"/>
                <w:szCs w:val="20"/>
                <w:lang w:val="pt-BR"/>
              </w:rPr>
              <w:t>Distingue regimes de utilização da via e opera como evidência de apoio quando as demais variáveis são inconclusivas</w:t>
            </w:r>
          </w:p>
        </w:tc>
      </w:tr>
      <w:tr w:rsidR="006B1E66" w:rsidRPr="00CE1B46" w14:paraId="58DF3047" w14:textId="77777777">
        <w:tc>
          <w:tcPr>
            <w:tcW w:w="2100" w:type="dxa"/>
            <w:tcMar>
              <w:top w:w="70" w:type="dxa"/>
              <w:left w:w="90" w:type="dxa"/>
              <w:bottom w:w="70" w:type="dxa"/>
              <w:right w:w="90" w:type="dxa"/>
            </w:tcMar>
          </w:tcPr>
          <w:p w14:paraId="3AB9BA53" w14:textId="77777777" w:rsidR="006B1E66" w:rsidRPr="000F5B8B" w:rsidRDefault="00000000">
            <w:pPr>
              <w:rPr>
                <w:lang w:val="pt-BR"/>
              </w:rPr>
            </w:pPr>
            <w:r>
              <w:rPr>
                <w:sz w:val="20"/>
                <w:szCs w:val="20"/>
                <w:lang w:val="pt-BR"/>
              </w:rPr>
              <w:t>Classe de iluminação da via</w:t>
            </w:r>
          </w:p>
        </w:tc>
        <w:tc>
          <w:tcPr>
            <w:tcW w:w="3200" w:type="dxa"/>
            <w:tcMar>
              <w:top w:w="70" w:type="dxa"/>
              <w:left w:w="90" w:type="dxa"/>
              <w:bottom w:w="70" w:type="dxa"/>
              <w:right w:w="90" w:type="dxa"/>
            </w:tcMar>
          </w:tcPr>
          <w:p w14:paraId="022DC824" w14:textId="77777777" w:rsidR="006B1E66" w:rsidRDefault="00000000">
            <w:r>
              <w:rPr>
                <w:sz w:val="20"/>
                <w:szCs w:val="20"/>
              </w:rPr>
              <w:t>Base georreferenciada municipal</w:t>
            </w:r>
          </w:p>
        </w:tc>
        <w:tc>
          <w:tcPr>
            <w:tcW w:w="3771" w:type="dxa"/>
            <w:tcMar>
              <w:top w:w="70" w:type="dxa"/>
              <w:left w:w="90" w:type="dxa"/>
              <w:bottom w:w="70" w:type="dxa"/>
              <w:right w:w="90" w:type="dxa"/>
            </w:tcMar>
          </w:tcPr>
          <w:p w14:paraId="3163B338" w14:textId="77777777" w:rsidR="006B1E66" w:rsidRPr="000F5B8B" w:rsidRDefault="00000000">
            <w:pPr>
              <w:rPr>
                <w:lang w:val="pt-BR"/>
              </w:rPr>
            </w:pPr>
            <w:r>
              <w:rPr>
                <w:sz w:val="20"/>
                <w:szCs w:val="20"/>
                <w:lang w:val="pt-BR"/>
              </w:rPr>
              <w:t>Determina o piso normativo aplicável e, portanto, o limite inferior da decisão para aquele ponto de luz</w:t>
            </w:r>
          </w:p>
        </w:tc>
      </w:tr>
    </w:tbl>
    <w:p w14:paraId="054C08D6" w14:textId="77777777" w:rsidR="006B1E66" w:rsidRPr="000F5B8B" w:rsidRDefault="00000000">
      <w:pPr>
        <w:spacing w:before="130" w:after="260"/>
        <w:rPr>
          <w:lang w:val="pt-BR"/>
        </w:rPr>
      </w:pPr>
      <w:r>
        <w:rPr>
          <w:sz w:val="20"/>
          <w:szCs w:val="20"/>
          <w:lang w:val="pt-BR"/>
        </w:rPr>
        <w:t>Fonte: Elaborado pelos autores (2026).</w:t>
      </w:r>
    </w:p>
    <w:p w14:paraId="50FBA294" w14:textId="77777777" w:rsidR="00E01C3A" w:rsidRDefault="00000000">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O critério não é arbitrado pelos autores: é valor derivado do dado, reproduzível por qualquer leitor que aplique o mesmo procedimento à mesma série.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e condição meteorológica são categóricas, a faixa horária é fixada pelo relógio e a classe de iluminação é atributo do ponto de luz.</w:t>
      </w:r>
    </w:p>
    <w:p w14:paraId="6098E161" w14:textId="77777777" w:rsidR="00E01C3A" w:rsidRDefault="00000000">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640B295E" w14:textId="77777777" w:rsidR="006B1E66" w:rsidRPr="000F5B8B" w:rsidRDefault="00000000">
      <w:pPr>
        <w:spacing w:after="120" w:line="360" w:lineRule="auto"/>
        <w:ind w:firstLine="709"/>
        <w:jc w:val="both"/>
        <w:rPr>
          <w:lang w:val="pt-BR"/>
        </w:rPr>
      </w:pPr>
      <w:r>
        <w:rPr>
          <w:lang w:val="pt-BR"/>
        </w:rPr>
        <w:t>A saída é o nível de fluxo luminoso pretendido, expresso como fração contínua do fluxo pleno. A saída contínua, e não a seleção entre estados discretos, decorre de exigência normativa: a taxa de decréscimo do fluxo é limitada, de modo que transições abruptas entre patamares seriam inadmissíveis.</w:t>
      </w:r>
    </w:p>
    <w:p w14:paraId="1B3EE0E7" w14:textId="77777777" w:rsidR="006B1E66" w:rsidRPr="000F5B8B" w:rsidRDefault="00000000">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5646CB05" w14:textId="77777777" w:rsidR="006B1E66" w:rsidRPr="000F5B8B" w:rsidRDefault="00000000">
      <w:pPr>
        <w:spacing w:after="240" w:line="360" w:lineRule="auto"/>
        <w:ind w:firstLine="709"/>
        <w:jc w:val="both"/>
        <w:rPr>
          <w:lang w:val="pt-BR"/>
        </w:rPr>
      </w:pPr>
      <w:r>
        <w:rPr>
          <w:lang w:val="pt-BR"/>
        </w:rPr>
        <w:t xml:space="preserve">A inferência é seguida, obrigatoriamente, pela camada de verificação normativa, que implementa </w:t>
      </w:r>
      <w:del w:id="9020" w:author="Vitor Oliveira" w:date="2026-09-26T00:00:00Z">
        <w:r>
          <w:rPr>
            <w:lang w:val="pt-BR"/>
          </w:rPr>
          <w:delText xml:space="preserve">as três restrições rígidas</w:delText>
        </w:r>
      </w:del>
      <w:ins w:id="9021" w:author="Vitor Oliveira" w:date="2026-09-26T00:00:00Z">
        <w:r>
          <w:rPr>
            <w:lang w:val="pt-BR"/>
          </w:rPr>
          <w:t xml:space="preserve">as duas restrições rígidas</w:t>
        </w:r>
      </w:ins>
      <w:r>
        <w:rPr>
          <w:lang w:val="pt-BR"/>
        </w:rPr>
        <w:t xml:space="preserve"> da subseção 2.5 e opera sobre a decisão antes de sua emissão.</w:t>
      </w:r>
    </w:p>
    <w:p w14:paraId="74E75522" w14:textId="77777777" w:rsidR="006B1E66" w:rsidRPr="000F5B8B" w:rsidRDefault="00000000">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9B9DCC7" w14:textId="77777777" w:rsidR="006B1E66" w:rsidRPr="000F5B8B" w:rsidRDefault="00000000">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w:t>
      </w:r>
    </w:p>
    <w:p w14:paraId="1A57BFFF" w14:textId="77777777" w:rsidR="006B1E66" w:rsidRPr="000F5B8B" w:rsidRDefault="00000000">
      <w:pPr>
        <w:pStyle w:val="ListParagraph"/>
        <w:numPr>
          <w:ilvl w:val="0"/>
          <w:numId w:val="3"/>
        </w:numPr>
        <w:spacing w:after="120" w:line="360" w:lineRule="auto"/>
        <w:jc w:val="both"/>
        <w:rPr>
          <w:del w:id="9043" w:author="Vitor Oliveira" w:date="2026-09-26T00:00:00Z"/>
          <w:lang w:val="pt-BR"/>
        </w:rPr>
      </w:pPr>
      <w:del w:id="9044" w:author="Vitor Oliveira" w:date="2026-09-26T00:00:00Z">
        <w:r>
          <w:rPr>
            <w:lang w:val="pt-BR"/>
          </w:rPr>
          <w:delText>Suspensão sob condição meteorológica adversa: quando a condição reportada indica nevoeiro, neblina ou chuva, a dimerização é suspensa e o sistema opera em fluxo pleno, independentemente da saída da inferência.</w:delText>
        </w:r>
      </w:del>
    </w:p>
    <w:p w14:paraId="336D5D39" w14:textId="77777777" w:rsidR="006B1E66" w:rsidRPr="000F5B8B" w:rsidRDefault="00000000">
      <w:pPr>
        <w:spacing w:after="120" w:line="360" w:lineRule="auto"/>
        <w:ind w:firstLine="709"/>
        <w:jc w:val="both"/>
        <w:rPr>
          <w:lang w:val="pt-BR"/>
        </w:rPr>
      </w:pPr>
      <w:r>
        <w:rPr>
          <w:lang w:val="pt-BR"/>
        </w:rPr>
        <w:t xml:space="preserve">Acrescenta-se </w:t>
      </w:r>
      <w:del w:id="9022" w:author="Vitor Oliveira" w:date="2026-09-26T00:00:00Z">
        <w:r>
          <w:rPr>
            <w:lang w:val="pt-BR"/>
          </w:rPr>
          <w:delText xml:space="preserve">uma quarta regra</w:delText>
        </w:r>
      </w:del>
      <w:ins w:id="9023" w:author="Vitor Oliveira" w:date="2026-09-26T00:00:00Z">
        <w:r>
          <w:rPr>
            <w:lang w:val="pt-BR"/>
          </w:rPr>
          <w:t xml:space="preserve">uma terceira regra</w:t>
        </w:r>
      </w:ins>
      <w:r>
        <w:rPr>
          <w:lang w:val="pt-BR"/>
        </w:rPr>
        <w:t xml:space="preserve">,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059E2768" w14:textId="77777777" w:rsidR="006B1E66" w:rsidRPr="000F5B8B" w:rsidRDefault="00000000">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1F5A7023" w14:textId="77777777" w:rsidR="00E01C3A" w:rsidRDefault="00000000">
      <w:pPr>
        <w:pStyle w:val="Heading2"/>
        <w:spacing w:before="360" w:after="240" w:line="360" w:lineRule="auto"/>
        <w:rPr>
          <w:lang w:val="pt-BR"/>
        </w:rPr>
      </w:pPr>
      <w:bookmarkStart w:id="37" w:name="_Toc240909227"/>
      <w:r>
        <w:rPr>
          <w:lang w:val="pt-BR"/>
        </w:rPr>
        <w:t>3.8 Classe de iluminação adotada</w:t>
      </w:r>
      <w:bookmarkEnd w:id="37"/>
    </w:p>
    <w:p w14:paraId="6B8CC0C2" w14:textId="77777777" w:rsidR="006B1E66" w:rsidRPr="000F5B8B" w:rsidRDefault="00000000">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11CBCEB6" w14:textId="77777777" w:rsidR="006B1E66" w:rsidRPr="000F5B8B" w:rsidRDefault="00000000">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52C5D5E3" w14:textId="77777777" w:rsidR="006B1E66" w:rsidRPr="000F5B8B" w:rsidRDefault="00000000">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5CEB8DE" w14:textId="77777777">
        <w:trPr>
          <w:tblHeader/>
        </w:trPr>
        <w:tc>
          <w:tcPr>
            <w:tcW w:w="1700" w:type="dxa"/>
            <w:shd w:val="clear" w:color="auto" w:fill="EDEDED"/>
            <w:tcMar>
              <w:top w:w="70" w:type="dxa"/>
              <w:left w:w="90" w:type="dxa"/>
              <w:bottom w:w="70" w:type="dxa"/>
              <w:right w:w="90" w:type="dxa"/>
            </w:tcMar>
          </w:tcPr>
          <w:p w14:paraId="0AAB4108" w14:textId="77777777" w:rsidR="006B1E66" w:rsidRDefault="00000000">
            <w:r>
              <w:rPr>
                <w:b/>
                <w:bCs/>
                <w:sz w:val="20"/>
                <w:szCs w:val="20"/>
              </w:rPr>
              <w:t>Classe</w:t>
            </w:r>
          </w:p>
        </w:tc>
        <w:tc>
          <w:tcPr>
            <w:tcW w:w="2500" w:type="dxa"/>
            <w:shd w:val="clear" w:color="auto" w:fill="EDEDED"/>
            <w:tcMar>
              <w:top w:w="70" w:type="dxa"/>
              <w:left w:w="90" w:type="dxa"/>
              <w:bottom w:w="70" w:type="dxa"/>
              <w:right w:w="90" w:type="dxa"/>
            </w:tcMar>
          </w:tcPr>
          <w:p w14:paraId="66EA8208" w14:textId="77777777" w:rsidR="006B1E66" w:rsidRPr="000F5B8B" w:rsidRDefault="00000000">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8B5A9A" w14:textId="77777777" w:rsidR="006B1E66" w:rsidRPr="000F5B8B" w:rsidRDefault="00000000">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61F9CC9" w14:textId="77777777" w:rsidR="006B1E66" w:rsidRPr="000F5B8B" w:rsidRDefault="00000000">
            <w:pPr>
              <w:rPr>
                <w:lang w:val="pt-BR"/>
              </w:rPr>
            </w:pPr>
            <w:r>
              <w:rPr>
                <w:b/>
                <w:bCs/>
                <w:sz w:val="20"/>
                <w:szCs w:val="20"/>
                <w:lang w:val="pt-BR"/>
              </w:rPr>
              <w:t>Iluminância vertical mínima mantida (lux)</w:t>
            </w:r>
          </w:p>
        </w:tc>
      </w:tr>
      <w:tr w:rsidR="006B1E66" w14:paraId="68307B4D" w14:textId="77777777">
        <w:tc>
          <w:tcPr>
            <w:tcW w:w="1700" w:type="dxa"/>
            <w:tcMar>
              <w:top w:w="70" w:type="dxa"/>
              <w:left w:w="90" w:type="dxa"/>
              <w:bottom w:w="70" w:type="dxa"/>
              <w:right w:w="90" w:type="dxa"/>
            </w:tcMar>
          </w:tcPr>
          <w:p w14:paraId="5696DB36" w14:textId="77777777" w:rsidR="006B1E66" w:rsidRDefault="00000000">
            <w:r>
              <w:rPr>
                <w:sz w:val="20"/>
                <w:szCs w:val="20"/>
              </w:rPr>
              <w:t xml:space="preserve">P3 (fluxo pleno)</w:t>
            </w:r>
          </w:p>
        </w:tc>
        <w:tc>
          <w:tcPr>
            <w:tcW w:w="2500" w:type="dxa"/>
            <w:tcMar>
              <w:top w:w="70" w:type="dxa"/>
              <w:left w:w="90" w:type="dxa"/>
              <w:bottom w:w="70" w:type="dxa"/>
              <w:right w:w="90" w:type="dxa"/>
            </w:tcMar>
          </w:tcPr>
          <w:p w14:paraId="74649A27" w14:textId="77777777" w:rsidR="006B1E66" w:rsidRDefault="00000000">
            <w:r>
              <w:rPr>
                <w:sz w:val="20"/>
                <w:szCs w:val="20"/>
              </w:rPr>
              <w:t>10</w:t>
            </w:r>
          </w:p>
        </w:tc>
        <w:tc>
          <w:tcPr>
            <w:tcW w:w="2400" w:type="dxa"/>
            <w:tcMar>
              <w:top w:w="70" w:type="dxa"/>
              <w:left w:w="90" w:type="dxa"/>
              <w:bottom w:w="70" w:type="dxa"/>
              <w:right w:w="90" w:type="dxa"/>
            </w:tcMar>
          </w:tcPr>
          <w:p w14:paraId="527ACDD1" w14:textId="77777777" w:rsidR="006B1E66" w:rsidRDefault="00000000">
            <w:r>
              <w:rPr>
                <w:sz w:val="20"/>
                <w:szCs w:val="20"/>
              </w:rPr>
              <w:t>2,0</w:t>
            </w:r>
          </w:p>
        </w:tc>
        <w:tc>
          <w:tcPr>
            <w:tcW w:w="2471" w:type="dxa"/>
            <w:tcMar>
              <w:top w:w="70" w:type="dxa"/>
              <w:left w:w="90" w:type="dxa"/>
              <w:bottom w:w="70" w:type="dxa"/>
              <w:right w:w="90" w:type="dxa"/>
            </w:tcMar>
          </w:tcPr>
          <w:p w14:paraId="4C36AA4F" w14:textId="77777777" w:rsidR="006B1E66" w:rsidRDefault="00000000">
            <w:r>
              <w:rPr>
                <w:sz w:val="20"/>
                <w:szCs w:val="20"/>
              </w:rPr>
              <w:t>3,0</w:t>
            </w:r>
          </w:p>
        </w:tc>
      </w:tr>
      <w:tr w:rsidR="006B1E66" w14:paraId="60DECAAF" w14:textId="77777777">
        <w:tc>
          <w:tcPr>
            <w:tcW w:w="1700" w:type="dxa"/>
            <w:tcMar>
              <w:top w:w="70" w:type="dxa"/>
              <w:left w:w="90" w:type="dxa"/>
              <w:bottom w:w="70" w:type="dxa"/>
              <w:right w:w="90" w:type="dxa"/>
            </w:tcMar>
          </w:tcPr>
          <w:p w14:paraId="26F73AAD" w14:textId="77777777" w:rsidR="006B1E66" w:rsidRDefault="00000000">
            <w:r>
              <w:rPr>
                <w:sz w:val="20"/>
                <w:szCs w:val="20"/>
              </w:rPr>
              <w:t>P4 (nível intermediário)</w:t>
            </w:r>
          </w:p>
        </w:tc>
        <w:tc>
          <w:tcPr>
            <w:tcW w:w="2500" w:type="dxa"/>
            <w:tcMar>
              <w:top w:w="70" w:type="dxa"/>
              <w:left w:w="90" w:type="dxa"/>
              <w:bottom w:w="70" w:type="dxa"/>
              <w:right w:w="90" w:type="dxa"/>
            </w:tcMar>
          </w:tcPr>
          <w:p w14:paraId="7592C26E" w14:textId="77777777" w:rsidR="006B1E66" w:rsidRDefault="00000000">
            <w:r>
              <w:rPr>
                <w:sz w:val="20"/>
                <w:szCs w:val="20"/>
              </w:rPr>
              <w:t>7,5</w:t>
            </w:r>
          </w:p>
        </w:tc>
        <w:tc>
          <w:tcPr>
            <w:tcW w:w="2400" w:type="dxa"/>
            <w:tcMar>
              <w:top w:w="70" w:type="dxa"/>
              <w:left w:w="90" w:type="dxa"/>
              <w:bottom w:w="70" w:type="dxa"/>
              <w:right w:w="90" w:type="dxa"/>
            </w:tcMar>
          </w:tcPr>
          <w:p w14:paraId="1A39F006" w14:textId="77777777" w:rsidR="006B1E66" w:rsidRDefault="00000000">
            <w:r>
              <w:rPr>
                <w:sz w:val="20"/>
                <w:szCs w:val="20"/>
              </w:rPr>
              <w:t>1,5</w:t>
            </w:r>
          </w:p>
        </w:tc>
        <w:tc>
          <w:tcPr>
            <w:tcW w:w="2471" w:type="dxa"/>
            <w:tcMar>
              <w:top w:w="70" w:type="dxa"/>
              <w:left w:w="90" w:type="dxa"/>
              <w:bottom w:w="70" w:type="dxa"/>
              <w:right w:w="90" w:type="dxa"/>
            </w:tcMar>
          </w:tcPr>
          <w:p w14:paraId="3BB9C59C" w14:textId="77777777" w:rsidR="006B1E66" w:rsidRDefault="00000000">
            <w:r>
              <w:rPr>
                <w:sz w:val="20"/>
                <w:szCs w:val="20"/>
              </w:rPr>
              <w:t>2,5</w:t>
            </w:r>
          </w:p>
        </w:tc>
      </w:tr>
      <w:tr w:rsidR="006B1E66" w14:paraId="22B7B150" w14:textId="77777777">
        <w:tc>
          <w:tcPr>
            <w:tcW w:w="1700" w:type="dxa"/>
            <w:tcMar>
              <w:top w:w="70" w:type="dxa"/>
              <w:left w:w="90" w:type="dxa"/>
              <w:bottom w:w="70" w:type="dxa"/>
              <w:right w:w="90" w:type="dxa"/>
            </w:tcMar>
          </w:tcPr>
          <w:p w14:paraId="5E1293AF" w14:textId="77777777" w:rsidR="006B1E66" w:rsidRDefault="00000000">
            <w:r>
              <w:rPr>
                <w:sz w:val="20"/>
                <w:szCs w:val="20"/>
              </w:rPr>
              <w:t>P5 (piso admissível)</w:t>
            </w:r>
          </w:p>
        </w:tc>
        <w:tc>
          <w:tcPr>
            <w:tcW w:w="2500" w:type="dxa"/>
            <w:tcMar>
              <w:top w:w="70" w:type="dxa"/>
              <w:left w:w="90" w:type="dxa"/>
              <w:bottom w:w="70" w:type="dxa"/>
              <w:right w:w="90" w:type="dxa"/>
            </w:tcMar>
          </w:tcPr>
          <w:p w14:paraId="09B880F0" w14:textId="77777777" w:rsidR="006B1E66" w:rsidRDefault="00000000">
            <w:r>
              <w:rPr>
                <w:sz w:val="20"/>
                <w:szCs w:val="20"/>
              </w:rPr>
              <w:t>5,0</w:t>
            </w:r>
          </w:p>
        </w:tc>
        <w:tc>
          <w:tcPr>
            <w:tcW w:w="2400" w:type="dxa"/>
            <w:tcMar>
              <w:top w:w="70" w:type="dxa"/>
              <w:left w:w="90" w:type="dxa"/>
              <w:bottom w:w="70" w:type="dxa"/>
              <w:right w:w="90" w:type="dxa"/>
            </w:tcMar>
          </w:tcPr>
          <w:p w14:paraId="06371AEF" w14:textId="77777777" w:rsidR="006B1E66" w:rsidRDefault="00000000">
            <w:r>
              <w:rPr>
                <w:sz w:val="20"/>
                <w:szCs w:val="20"/>
              </w:rPr>
              <w:t>1,0</w:t>
            </w:r>
          </w:p>
        </w:tc>
        <w:tc>
          <w:tcPr>
            <w:tcW w:w="2471" w:type="dxa"/>
            <w:tcMar>
              <w:top w:w="70" w:type="dxa"/>
              <w:left w:w="90" w:type="dxa"/>
              <w:bottom w:w="70" w:type="dxa"/>
              <w:right w:w="90" w:type="dxa"/>
            </w:tcMar>
          </w:tcPr>
          <w:p w14:paraId="0B10E897" w14:textId="77777777" w:rsidR="006B1E66" w:rsidRDefault="00000000">
            <w:r>
              <w:rPr>
                <w:sz w:val="20"/>
                <w:szCs w:val="20"/>
              </w:rPr>
              <w:t>1,5</w:t>
            </w:r>
          </w:p>
        </w:tc>
      </w:tr>
      <w:tr w:rsidR="006B1E66" w14:paraId="4D0BB364" w14:textId="77777777">
        <w:tc>
          <w:tcPr>
            <w:tcW w:w="1700" w:type="dxa"/>
            <w:tcMar>
              <w:top w:w="70" w:type="dxa"/>
              <w:left w:w="90" w:type="dxa"/>
              <w:bottom w:w="70" w:type="dxa"/>
              <w:right w:w="90" w:type="dxa"/>
            </w:tcMar>
          </w:tcPr>
          <w:p w14:paraId="7C1A1656" w14:textId="77777777" w:rsidR="006B1E66" w:rsidRDefault="00000000">
            <w:r>
              <w:rPr>
                <w:sz w:val="20"/>
                <w:szCs w:val="20"/>
              </w:rPr>
              <w:t>P6 (não dimerizável)</w:t>
            </w:r>
          </w:p>
        </w:tc>
        <w:tc>
          <w:tcPr>
            <w:tcW w:w="2500" w:type="dxa"/>
            <w:tcMar>
              <w:top w:w="70" w:type="dxa"/>
              <w:left w:w="90" w:type="dxa"/>
              <w:bottom w:w="70" w:type="dxa"/>
              <w:right w:w="90" w:type="dxa"/>
            </w:tcMar>
          </w:tcPr>
          <w:p w14:paraId="0FD7DE00" w14:textId="77777777" w:rsidR="006B1E66" w:rsidRDefault="00000000">
            <w:r>
              <w:rPr>
                <w:sz w:val="20"/>
                <w:szCs w:val="20"/>
              </w:rPr>
              <w:t>3,0</w:t>
            </w:r>
          </w:p>
        </w:tc>
        <w:tc>
          <w:tcPr>
            <w:tcW w:w="2400" w:type="dxa"/>
            <w:tcMar>
              <w:top w:w="70" w:type="dxa"/>
              <w:left w:w="90" w:type="dxa"/>
              <w:bottom w:w="70" w:type="dxa"/>
              <w:right w:w="90" w:type="dxa"/>
            </w:tcMar>
          </w:tcPr>
          <w:p w14:paraId="676C6A1C" w14:textId="77777777" w:rsidR="006B1E66" w:rsidRDefault="00000000">
            <w:r>
              <w:rPr>
                <w:sz w:val="20"/>
                <w:szCs w:val="20"/>
              </w:rPr>
              <w:t>0,6</w:t>
            </w:r>
          </w:p>
        </w:tc>
        <w:tc>
          <w:tcPr>
            <w:tcW w:w="2471" w:type="dxa"/>
            <w:tcMar>
              <w:top w:w="70" w:type="dxa"/>
              <w:left w:w="90" w:type="dxa"/>
              <w:bottom w:w="70" w:type="dxa"/>
              <w:right w:w="90" w:type="dxa"/>
            </w:tcMar>
          </w:tcPr>
          <w:p w14:paraId="452F9248" w14:textId="77777777" w:rsidR="006B1E66" w:rsidRDefault="00000000">
            <w:r>
              <w:rPr>
                <w:sz w:val="20"/>
                <w:szCs w:val="20"/>
              </w:rPr>
              <w:t>1,0</w:t>
            </w:r>
          </w:p>
        </w:tc>
      </w:tr>
    </w:tbl>
    <w:p w14:paraId="54EDD7FF" w14:textId="77777777" w:rsidR="006B1E66" w:rsidRPr="000F5B8B" w:rsidRDefault="00000000">
      <w:pPr>
        <w:spacing w:before="130" w:after="260"/>
        <w:rPr>
          <w:lang w:val="pt-BR"/>
        </w:rPr>
      </w:pPr>
      <w:r>
        <w:rPr>
          <w:sz w:val="20"/>
          <w:szCs w:val="20"/>
          <w:lang w:val="pt-BR"/>
        </w:rPr>
        <w:t>Fonte: Adaptado da ABNT NBR 5101 (2024).</w:t>
      </w:r>
    </w:p>
    <w:p w14:paraId="43843537" w14:textId="77777777" w:rsidR="00E01C3A" w:rsidRDefault="00000000">
      <w:pPr>
        <w:pStyle w:val="Heading2"/>
        <w:spacing w:before="360" w:after="240" w:line="360" w:lineRule="auto"/>
        <w:rPr>
          <w:lang w:val="pt-BR"/>
        </w:rPr>
      </w:pPr>
      <w:bookmarkStart w:id="38" w:name="_Toc240909228"/>
      <w:r>
        <w:rPr>
          <w:lang w:val="pt-BR"/>
        </w:rPr>
        <w:t>3.9 Procedimentos e avaliação</w:t>
      </w:r>
      <w:bookmarkEnd w:id="38"/>
    </w:p>
    <w:p w14:paraId="41FA682E" w14:textId="77777777" w:rsidR="006B1E66" w:rsidRPr="000F5B8B" w:rsidRDefault="00000000">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B8773" w14:textId="77777777" w:rsidR="006B1E66" w:rsidRDefault="00000000">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24081F58" w14:textId="77777777" w:rsidR="006B1E66" w:rsidRDefault="00000000">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w:t>
      </w:r>
      <w:del w:id="9024" w:author="Vitor Oliveira" w:date="2026-09-26T00:00:00Z">
        <w:r>
          <w:rPr>
            <w:lang w:val="pt-BR"/>
          </w:rPr>
          <w:delText xml:space="preserve">dos três limites</w:delText>
        </w:r>
      </w:del>
      <w:ins w:id="9025" w:author="Vitor Oliveira" w:date="2026-09-26T00:00:00Z">
        <w:r>
          <w:rPr>
            <w:lang w:val="pt-BR"/>
          </w:rPr>
          <w:t xml:space="preserve">dos dois limites</w:t>
        </w:r>
      </w:ins>
      <w:r>
        <w:rPr>
          <w:lang w:val="pt-BR"/>
        </w:rPr>
        <w:t xml:space="preserve">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t>Produz o objetivo específico d).</w:t>
      </w:r>
    </w:p>
    <w:p w14:paraId="66A74144" w14:textId="77777777" w:rsidR="006B1E66" w:rsidRDefault="00000000">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397FC6CA" w14:textId="77777777" w:rsidR="006B1E66" w:rsidRDefault="00000000">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5F9FB3C" w14:textId="77777777" w:rsidR="00E01C3A" w:rsidRDefault="00000000">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1228346C" w14:textId="77777777" w:rsidR="006B1E66" w:rsidRPr="000F5B8B" w:rsidRDefault="00000000">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2B6FBE05" w14:textId="77777777" w:rsidR="006B1E66" w:rsidRPr="000F5B8B" w:rsidRDefault="00000000">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D994CA" w14:textId="77777777" w:rsidR="00E01C3A" w:rsidRDefault="00000000">
      <w:pPr>
        <w:pStyle w:val="Heading2"/>
        <w:spacing w:before="360" w:after="240" w:line="360" w:lineRule="auto"/>
        <w:rPr>
          <w:lang w:val="pt-BR"/>
        </w:rPr>
      </w:pPr>
      <w:bookmarkStart w:id="39" w:name="_Toc240909229"/>
      <w:r>
        <w:rPr>
          <w:lang w:val="pt-BR"/>
        </w:rPr>
        <w:t>3.10 Tratamento de dados pessoais</w:t>
      </w:r>
      <w:bookmarkEnd w:id="39"/>
    </w:p>
    <w:p w14:paraId="4E2DF474" w14:textId="77777777" w:rsidR="006B1E66" w:rsidRDefault="00000000">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5407F5B5" w14:textId="77777777" w:rsidR="006B1E66" w:rsidRPr="000F5B8B" w:rsidRDefault="00000000">
      <w:pPr>
        <w:pStyle w:val="ListParagraph"/>
        <w:numPr>
          <w:ilvl w:val="0"/>
          <w:numId w:val="2"/>
        </w:numPr>
        <w:spacing w:after="120" w:line="360" w:lineRule="auto"/>
        <w:jc w:val="both"/>
        <w:rPr>
          <w:lang w:val="pt-BR"/>
        </w:rPr>
      </w:pPr>
      <w:r>
        <w:rPr>
          <w:lang w:val="pt-BR"/>
        </w:rPr>
        <w:t xml:space="preserve">A interface de dados urbanos publica apenas descritores agregados do estado da via — nível de movimentação, ocorrência reportada</w:t>
      </w:r>
      <w:del w:id="9026" w:author="Vitor Oliveira" w:date="2026-09-26T00:00:00Z">
        <w:r>
          <w:rPr>
            <w:lang w:val="pt-BR"/>
          </w:rPr>
          <w:delText xml:space="preserve">, condição meteorológica</w:delText>
        </w:r>
      </w:del>
      <w:r>
        <w:rPr>
          <w:lang w:val="pt-BR"/>
        </w:rPr>
        <w:t xml:space="preserve"> —, sem referência a indivíduo.</w:t>
      </w:r>
    </w:p>
    <w:p w14:paraId="506A0C5A" w14:textId="77777777" w:rsidR="006B1E66" w:rsidRPr="000F5B8B" w:rsidRDefault="00000000">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0F68AC3E" w14:textId="77777777" w:rsidR="006B1E66" w:rsidRPr="000F5B8B" w:rsidRDefault="00000000">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DA48E4E" w14:textId="77777777" w:rsidR="006B1E66" w:rsidRPr="000F5B8B" w:rsidRDefault="00000000">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CF4209F" w14:textId="77777777" w:rsidR="006B1E66" w:rsidRPr="000F5B8B" w:rsidRDefault="00000000">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tratamento de dado pessoal sujeito à Lei Geral de Proteção de Dados Pessoais </w:t>
        <w:t>(BRASIL,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6C946F3E" w14:textId="77777777" w:rsidR="006B1E66" w:rsidRPr="000F5B8B" w:rsidRDefault="00000000">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157C848E" w14:textId="77777777" w:rsidR="006B1E66" w:rsidRPr="000F5B8B" w:rsidRDefault="00000000">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4F5E5C5" w14:textId="77777777" w:rsidR="00E01C3A" w:rsidRDefault="00000000">
      <w:pPr>
        <w:pStyle w:val="Heading2"/>
        <w:spacing w:before="360" w:after="240" w:line="360" w:lineRule="auto"/>
        <w:rPr>
          <w:lang w:val="pt-BR"/>
        </w:rPr>
      </w:pPr>
      <w:bookmarkStart w:id="40" w:name="_Toc240909230"/>
      <w:r>
        <w:rPr>
          <w:lang w:val="pt-BR"/>
        </w:rPr>
        <w:t>3.11 Estimativa de consumo e linhas de base de comparação</w:t>
      </w:r>
      <w:bookmarkEnd w:id="40"/>
    </w:p>
    <w:p w14:paraId="487C9A85" w14:textId="77777777" w:rsidR="00E01C3A" w:rsidRDefault="00000000">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t>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6F40C5FE" w14:textId="77777777" w:rsidR="00E01C3A" w:rsidRDefault="00000000">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w:t>
      </w:r>
    </w:p>
    <w:p w14:paraId="22F88DC6" w14:textId="77777777" w:rsidR="00E01C3A" w:rsidRDefault="00000000">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34639902" w14:textId="77777777" w:rsidR="00E01C3A" w:rsidRDefault="00000000">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DFF2E6E" w14:textId="77777777">
        <w:trPr>
          <w:tblHeader/>
        </w:trPr>
        <w:tc>
          <w:tcPr>
            <w:tcW w:w="2300" w:type="dxa"/>
            <w:shd w:val="clear" w:color="auto" w:fill="EDEDED"/>
            <w:tcMar>
              <w:top w:w="70" w:type="dxa"/>
              <w:left w:w="90" w:type="dxa"/>
              <w:bottom w:w="70" w:type="dxa"/>
              <w:right w:w="90" w:type="dxa"/>
            </w:tcMar>
          </w:tcPr>
          <w:p w14:paraId="6BF19E6B" w14:textId="77777777" w:rsidR="00E01C3A" w:rsidRDefault="00000000">
            <w:r>
              <w:rPr>
                <w:b/>
                <w:bCs/>
                <w:sz w:val="20"/>
                <w:szCs w:val="20"/>
              </w:rPr>
              <w:t>Parâmetro</w:t>
            </w:r>
          </w:p>
        </w:tc>
        <w:tc>
          <w:tcPr>
            <w:tcW w:w="2800" w:type="dxa"/>
            <w:shd w:val="clear" w:color="auto" w:fill="EDEDED"/>
            <w:tcMar>
              <w:top w:w="70" w:type="dxa"/>
              <w:left w:w="90" w:type="dxa"/>
              <w:bottom w:w="70" w:type="dxa"/>
              <w:right w:w="90" w:type="dxa"/>
            </w:tcMar>
          </w:tcPr>
          <w:p w14:paraId="2F574DA8" w14:textId="77777777" w:rsidR="00E01C3A" w:rsidRDefault="00000000">
            <w:r>
              <w:rPr>
                <w:b/>
                <w:bCs/>
                <w:sz w:val="20"/>
                <w:szCs w:val="20"/>
              </w:rPr>
              <w:t>Valor adotado</w:t>
            </w:r>
          </w:p>
        </w:tc>
        <w:tc>
          <w:tcPr>
            <w:tcW w:w="3971" w:type="dxa"/>
            <w:shd w:val="clear" w:color="auto" w:fill="EDEDED"/>
            <w:tcMar>
              <w:top w:w="70" w:type="dxa"/>
              <w:left w:w="90" w:type="dxa"/>
              <w:bottom w:w="70" w:type="dxa"/>
              <w:right w:w="90" w:type="dxa"/>
            </w:tcMar>
          </w:tcPr>
          <w:p w14:paraId="434AF754" w14:textId="77777777" w:rsidR="00E01C3A" w:rsidRDefault="00000000">
            <w:r>
              <w:rPr>
                <w:b/>
                <w:bCs/>
                <w:sz w:val="20"/>
                <w:szCs w:val="20"/>
              </w:rPr>
              <w:t>Origem</w:t>
            </w:r>
          </w:p>
        </w:tc>
      </w:tr>
      <w:tr w:rsidR="00E01C3A" w:rsidRPr="00CE1B46" w14:paraId="08BACF20" w14:textId="77777777">
        <w:tc>
          <w:tcPr>
            <w:tcW w:w="2300" w:type="dxa"/>
            <w:tcMar>
              <w:top w:w="70" w:type="dxa"/>
              <w:left w:w="90" w:type="dxa"/>
              <w:bottom w:w="70" w:type="dxa"/>
              <w:right w:w="90" w:type="dxa"/>
            </w:tcMar>
          </w:tcPr>
          <w:p w14:paraId="31A4EE6E" w14:textId="77777777" w:rsidR="00E01C3A" w:rsidRDefault="00000000">
            <w:r>
              <w:rPr>
                <w:sz w:val="20"/>
                <w:szCs w:val="20"/>
              </w:rPr>
              <w:t>Potência nominal</w:t>
            </w:r>
          </w:p>
        </w:tc>
        <w:tc>
          <w:tcPr>
            <w:tcW w:w="2800" w:type="dxa"/>
            <w:tcMar>
              <w:top w:w="70" w:type="dxa"/>
              <w:left w:w="90" w:type="dxa"/>
              <w:bottom w:w="70" w:type="dxa"/>
              <w:right w:w="90" w:type="dxa"/>
            </w:tcMar>
          </w:tcPr>
          <w:p w14:paraId="1F5BBBD8" w14:textId="77777777" w:rsidR="00E01C3A" w:rsidRDefault="00000000">
            <w:r>
              <w:rPr>
                <w:sz w:val="20"/>
                <w:szCs w:val="20"/>
              </w:rPr>
              <w:t>40 W</w:t>
            </w:r>
          </w:p>
        </w:tc>
        <w:tc>
          <w:tcPr>
            <w:tcW w:w="3971" w:type="dxa"/>
            <w:tcMar>
              <w:top w:w="70" w:type="dxa"/>
              <w:left w:w="90" w:type="dxa"/>
              <w:bottom w:w="70" w:type="dxa"/>
              <w:right w:w="90" w:type="dxa"/>
            </w:tcMar>
          </w:tcPr>
          <w:p w14:paraId="1D4204B1" w14:textId="77777777" w:rsidR="00E01C3A" w:rsidRPr="00CE1B46" w:rsidRDefault="00000000">
            <w:pPr>
              <w:rPr>
                <w:lang w:val="pt-BR"/>
              </w:rPr>
            </w:pPr>
            <w:r>
              <w:rPr>
                <w:sz w:val="20"/>
                <w:szCs w:val="20"/>
                <w:lang w:val="pt-BR"/>
              </w:rPr>
              <w:t>Limite inferior da faixa contratual de 40 W a 440 W</w:t>
            </w:r>
          </w:p>
        </w:tc>
      </w:tr>
      <w:tr w:rsidR="00E01C3A" w:rsidRPr="00CE1B46" w14:paraId="269DA9D5" w14:textId="77777777">
        <w:tc>
          <w:tcPr>
            <w:tcW w:w="2300" w:type="dxa"/>
            <w:tcMar>
              <w:top w:w="70" w:type="dxa"/>
              <w:left w:w="90" w:type="dxa"/>
              <w:bottom w:w="70" w:type="dxa"/>
              <w:right w:w="90" w:type="dxa"/>
            </w:tcMar>
          </w:tcPr>
          <w:p w14:paraId="01A8A36B" w14:textId="77777777" w:rsidR="00E01C3A" w:rsidRDefault="00000000">
            <w:r>
              <w:rPr>
                <w:sz w:val="20"/>
                <w:szCs w:val="20"/>
              </w:rPr>
              <w:t xml:space="preserve">Eficácia luminosa e fluxo</w:t>
            </w:r>
          </w:p>
        </w:tc>
        <w:tc>
          <w:tcPr>
            <w:tcW w:w="2800" w:type="dxa"/>
            <w:tcMar>
              <w:top w:w="70" w:type="dxa"/>
              <w:left w:w="90" w:type="dxa"/>
              <w:bottom w:w="70" w:type="dxa"/>
              <w:right w:w="90" w:type="dxa"/>
            </w:tcMar>
          </w:tcPr>
          <w:p w14:paraId="3D91FA77" w14:textId="77777777" w:rsidR="00E01C3A" w:rsidRPr="00CE1B46" w:rsidRDefault="00000000">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44282B9" w14:textId="77777777" w:rsidR="00E01C3A" w:rsidRPr="00CE1B46" w:rsidRDefault="00000000">
            <w:pPr>
              <w:rPr>
                <w:lang w:val="pt-BR"/>
              </w:rPr>
            </w:pPr>
            <w:r>
              <w:rPr>
                <w:sz w:val="20"/>
                <w:szCs w:val="20"/>
                <w:lang w:val="pt-BR"/>
              </w:rPr>
              <w:t>Eficácia mínima exigida de toda luminária do parque</w:t>
            </w:r>
          </w:p>
        </w:tc>
      </w:tr>
      <w:tr w:rsidR="00E01C3A" w:rsidRPr="00CE1B46" w14:paraId="40DD2238" w14:textId="77777777">
        <w:tc>
          <w:tcPr>
            <w:tcW w:w="2300" w:type="dxa"/>
            <w:tcMar>
              <w:top w:w="70" w:type="dxa"/>
              <w:left w:w="90" w:type="dxa"/>
              <w:bottom w:w="70" w:type="dxa"/>
              <w:right w:w="90" w:type="dxa"/>
            </w:tcMar>
          </w:tcPr>
          <w:p w14:paraId="098913D1" w14:textId="77777777" w:rsidR="00E01C3A" w:rsidRDefault="00000000">
            <w:r>
              <w:rPr>
                <w:sz w:val="20"/>
                <w:szCs w:val="20"/>
              </w:rPr>
              <w:t xml:space="preserve">Interface de dimerização</w:t>
            </w:r>
          </w:p>
        </w:tc>
        <w:tc>
          <w:tcPr>
            <w:tcW w:w="2800" w:type="dxa"/>
            <w:tcMar>
              <w:top w:w="70" w:type="dxa"/>
              <w:left w:w="90" w:type="dxa"/>
              <w:bottom w:w="70" w:type="dxa"/>
              <w:right w:w="90" w:type="dxa"/>
            </w:tcMar>
          </w:tcPr>
          <w:p w14:paraId="6AC9FEAF" w14:textId="77777777" w:rsidR="00E01C3A" w:rsidRPr="00CE1B46" w:rsidRDefault="00000000">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23C5D88" w14:textId="77777777" w:rsidR="00E01C3A" w:rsidRPr="00CE1B46" w:rsidRDefault="00000000">
            <w:pPr>
              <w:rPr>
                <w:lang w:val="pt-BR"/>
              </w:rPr>
            </w:pPr>
            <w:r>
              <w:rPr>
                <w:sz w:val="20"/>
                <w:szCs w:val="20"/>
                <w:lang w:val="pt-BR"/>
              </w:rPr>
              <w:t>Exigência contratual para o driver</w:t>
            </w:r>
          </w:p>
        </w:tc>
      </w:tr>
      <w:tr w:rsidR="00E01C3A" w14:paraId="6C2D8299" w14:textId="77777777">
        <w:tc>
          <w:tcPr>
            <w:tcW w:w="2300" w:type="dxa"/>
            <w:tcMar>
              <w:top w:w="70" w:type="dxa"/>
              <w:left w:w="90" w:type="dxa"/>
              <w:bottom w:w="70" w:type="dxa"/>
              <w:right w:w="90" w:type="dxa"/>
            </w:tcMar>
          </w:tcPr>
          <w:p w14:paraId="7E7682D3" w14:textId="77777777" w:rsidR="00E01C3A" w:rsidRPr="00CE1B46" w:rsidRDefault="00000000">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2385D99B" w14:textId="77777777" w:rsidR="00E01C3A" w:rsidRDefault="00000000">
            <w:r>
              <w:rPr>
                <w:sz w:val="20"/>
                <w:szCs w:val="20"/>
              </w:rPr>
              <w:t>Proporcional</w:t>
            </w:r>
          </w:p>
        </w:tc>
        <w:tc>
          <w:tcPr>
            <w:tcW w:w="3971" w:type="dxa"/>
            <w:tcMar>
              <w:top w:w="70" w:type="dxa"/>
              <w:left w:w="90" w:type="dxa"/>
              <w:bottom w:w="70" w:type="dxa"/>
              <w:right w:w="90" w:type="dxa"/>
            </w:tcMar>
          </w:tcPr>
          <w:p w14:paraId="60F9DA03" w14:textId="77777777" w:rsidR="00E01C3A" w:rsidRDefault="00000000">
            <w:r>
              <w:rPr>
                <w:sz w:val="20"/>
                <w:szCs w:val="20"/>
              </w:rPr>
              <w:t>Hipótese adotada nesta subseção</w:t>
            </w:r>
          </w:p>
        </w:tc>
      </w:tr>
      <w:tr w:rsidR="00E01C3A" w:rsidRPr="00CE1B46" w14:paraId="175A53FA" w14:textId="77777777">
        <w:tc>
          <w:tcPr>
            <w:tcW w:w="2300" w:type="dxa"/>
            <w:tcMar>
              <w:top w:w="70" w:type="dxa"/>
              <w:left w:w="90" w:type="dxa"/>
              <w:bottom w:w="70" w:type="dxa"/>
              <w:right w:w="90" w:type="dxa"/>
            </w:tcMar>
          </w:tcPr>
          <w:p w14:paraId="28F81BCC" w14:textId="77777777" w:rsidR="00E01C3A" w:rsidRPr="00CE1B46" w:rsidRDefault="00000000">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14F3075" w14:textId="77777777" w:rsidR="00E01C3A" w:rsidRDefault="00000000">
            <w:r>
              <w:rPr>
                <w:sz w:val="20"/>
                <w:szCs w:val="20"/>
              </w:rPr>
              <w:t xml:space="preserve">Não considerado</w:t>
            </w:r>
          </w:p>
        </w:tc>
        <w:tc>
          <w:tcPr>
            <w:tcW w:w="3971" w:type="dxa"/>
            <w:tcMar>
              <w:top w:w="70" w:type="dxa"/>
              <w:left w:w="90" w:type="dxa"/>
              <w:bottom w:w="70" w:type="dxa"/>
              <w:right w:w="90" w:type="dxa"/>
            </w:tcMar>
          </w:tcPr>
          <w:p w14:paraId="6602E00E" w14:textId="77777777" w:rsidR="00E01C3A" w:rsidRPr="00CE1B46" w:rsidRDefault="00000000">
            <w:pPr>
              <w:rPr>
                <w:lang w:val="pt-BR"/>
              </w:rPr>
            </w:pPr>
            <w:r>
              <w:rPr>
                <w:sz w:val="20"/>
                <w:szCs w:val="20"/>
                <w:lang w:val="pt-BR"/>
              </w:rPr>
              <w:t>Declarado como viés na delimitação ao final desta subseção</w:t>
            </w:r>
          </w:p>
        </w:tc>
      </w:tr>
    </w:tbl>
    <w:p w14:paraId="7F545DF5" w14:textId="77777777" w:rsidR="00E01C3A" w:rsidRDefault="00000000">
      <w:pPr>
        <w:spacing w:before="130" w:after="260"/>
        <w:rPr>
          <w:lang w:val="pt-BR"/>
        </w:rPr>
      </w:pPr>
      <w:r>
        <w:rPr>
          <w:sz w:val="20"/>
          <w:szCs w:val="20"/>
          <w:lang w:val="pt-BR"/>
        </w:rPr>
        <w:t>Fonte: Elaborado pelos autores (2026) a partir de São Paulo (2015).</w:t>
      </w:r>
    </w:p>
    <w:p w14:paraId="62A56C6C" w14:textId="77777777" w:rsidR="00E01C3A" w:rsidRDefault="00000000">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F3D6524" w14:textId="77777777" w:rsidR="00E01C3A" w:rsidRDefault="00000000">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15E0438" w14:textId="77777777" w:rsidR="00E01C3A" w:rsidRDefault="00000000">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w:t>
        <w:t>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3ED4D925" w14:textId="77777777" w:rsidR="00E01C3A" w:rsidRDefault="00000000">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69B4393" w14:textId="77777777" w:rsidR="00E01C3A" w:rsidRDefault="00000000">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D7C1DCC" w14:textId="77777777" w:rsidR="00E01C3A" w:rsidRDefault="00000000">
      <w:pPr>
        <w:pStyle w:val="Heading1"/>
        <w:pageBreakBefore/>
        <w:spacing w:before="480" w:after="280" w:line="360" w:lineRule="auto"/>
        <w:rPr>
          <w:lang w:val="pt-BR"/>
        </w:rPr>
      </w:pPr>
      <w:bookmarkStart w:id="41" w:name="_Toc240909231"/>
      <w:r>
        <w:rPr>
          <w:lang w:val="pt-BR"/>
        </w:rPr>
        <w:t>4 ENGENHARIA DE SOFTWARE</w:t>
      </w:r>
      <w:bookmarkEnd w:id="41"/>
    </w:p>
    <w:p w14:paraId="6D8FC1D8" w14:textId="77777777" w:rsidR="00E01C3A" w:rsidRDefault="00000000">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3F0C7826" w14:textId="77777777" w:rsidR="00E01C3A" w:rsidRDefault="00000000">
      <w:pPr>
        <w:pStyle w:val="Heading2"/>
        <w:spacing w:before="360" w:after="240" w:line="360" w:lineRule="auto"/>
        <w:rPr>
          <w:lang w:val="pt-BR"/>
        </w:rPr>
      </w:pPr>
      <w:bookmarkStart w:id="42" w:name="_Toc240909232"/>
      <w:r>
        <w:rPr>
          <w:lang w:val="pt-BR"/>
        </w:rPr>
        <w:t>4.1 Partes interessadas e elicitação de requisitos</w:t>
      </w:r>
      <w:bookmarkEnd w:id="42"/>
    </w:p>
    <w:p w14:paraId="5C6A2D3C" w14:textId="77777777" w:rsidR="00E01C3A" w:rsidRDefault="00000000">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056320F" w14:textId="77777777" w:rsidR="00E01C3A" w:rsidRDefault="00000000">
      <w:pPr>
        <w:pStyle w:val="Heading2"/>
        <w:spacing w:before="360" w:after="240" w:line="360" w:lineRule="auto"/>
        <w:rPr>
          <w:lang w:val="pt-BR"/>
        </w:rPr>
      </w:pPr>
      <w:bookmarkStart w:id="43" w:name="_Toc240909233"/>
      <w:r>
        <w:rPr>
          <w:lang w:val="pt-BR"/>
        </w:rPr>
        <w:t>4.2 Processo de desenvolvimento e planejamento do projeto</w:t>
      </w:r>
      <w:bookmarkEnd w:id="43"/>
    </w:p>
    <w:p w14:paraId="35CB4C6E" w14:textId="77777777" w:rsidR="00E01C3A" w:rsidRDefault="00000000">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33FEFDA" w14:textId="77777777" w:rsidR="00E01C3A" w:rsidRDefault="00000000">
      <w:pPr>
        <w:pStyle w:val="Heading2"/>
        <w:spacing w:before="360" w:after="240" w:line="360" w:lineRule="auto"/>
        <w:rPr>
          <w:lang w:val="pt-BR"/>
        </w:rPr>
      </w:pPr>
      <w:bookmarkStart w:id="44" w:name="_Toc240909234"/>
      <w:r>
        <w:rPr>
          <w:lang w:val="pt-BR"/>
        </w:rPr>
        <w:t>4.3 Requisitos funcionais</w:t>
      </w:r>
      <w:bookmarkEnd w:id="44"/>
    </w:p>
    <w:p w14:paraId="56E15A82" w14:textId="77777777" w:rsidR="00E01C3A" w:rsidRDefault="00000000">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E59FEAD" w14:textId="77777777" w:rsidR="00E01C3A" w:rsidRDefault="00000000">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CF09132" w14:textId="77777777">
        <w:trPr>
          <w:tblHeader/>
        </w:trPr>
        <w:tc>
          <w:tcPr>
            <w:tcW w:w="900" w:type="dxa"/>
            <w:shd w:val="clear" w:color="auto" w:fill="EDEDED"/>
            <w:tcMar>
              <w:top w:w="70" w:type="dxa"/>
              <w:left w:w="90" w:type="dxa"/>
              <w:bottom w:w="70" w:type="dxa"/>
              <w:right w:w="90" w:type="dxa"/>
            </w:tcMar>
          </w:tcPr>
          <w:p w14:paraId="7D8BF754" w14:textId="77777777" w:rsidR="00E01C3A" w:rsidRDefault="00000000">
            <w:r>
              <w:rPr>
                <w:b/>
                <w:bCs/>
                <w:sz w:val="20"/>
                <w:szCs w:val="20"/>
              </w:rPr>
              <w:t>Id</w:t>
            </w:r>
          </w:p>
        </w:tc>
        <w:tc>
          <w:tcPr>
            <w:tcW w:w="6171" w:type="dxa"/>
            <w:shd w:val="clear" w:color="auto" w:fill="EDEDED"/>
            <w:tcMar>
              <w:top w:w="70" w:type="dxa"/>
              <w:left w:w="90" w:type="dxa"/>
              <w:bottom w:w="70" w:type="dxa"/>
              <w:right w:w="90" w:type="dxa"/>
            </w:tcMar>
          </w:tcPr>
          <w:p w14:paraId="7D9C5277" w14:textId="77777777" w:rsidR="00E01C3A" w:rsidRDefault="00000000">
            <w:r>
              <w:rPr>
                <w:b/>
                <w:bCs/>
                <w:sz w:val="20"/>
                <w:szCs w:val="20"/>
              </w:rPr>
              <w:t>Requisito</w:t>
            </w:r>
          </w:p>
        </w:tc>
        <w:tc>
          <w:tcPr>
            <w:tcW w:w="2000" w:type="dxa"/>
            <w:shd w:val="clear" w:color="auto" w:fill="EDEDED"/>
            <w:tcMar>
              <w:top w:w="70" w:type="dxa"/>
              <w:left w:w="90" w:type="dxa"/>
              <w:bottom w:w="70" w:type="dxa"/>
              <w:right w:w="90" w:type="dxa"/>
            </w:tcMar>
          </w:tcPr>
          <w:p w14:paraId="7114904B" w14:textId="77777777" w:rsidR="00E01C3A" w:rsidRDefault="00000000">
            <w:r>
              <w:rPr>
                <w:b/>
                <w:bCs/>
                <w:sz w:val="20"/>
                <w:szCs w:val="20"/>
              </w:rPr>
              <w:t>Origem</w:t>
            </w:r>
          </w:p>
        </w:tc>
      </w:tr>
      <w:tr w:rsidR="00E01C3A" w14:paraId="28376F3D" w14:textId="77777777">
        <w:tc>
          <w:tcPr>
            <w:tcW w:w="900" w:type="dxa"/>
            <w:tcMar>
              <w:top w:w="70" w:type="dxa"/>
              <w:left w:w="90" w:type="dxa"/>
              <w:bottom w:w="70" w:type="dxa"/>
              <w:right w:w="90" w:type="dxa"/>
            </w:tcMar>
          </w:tcPr>
          <w:p w14:paraId="73FF000E" w14:textId="77777777" w:rsidR="00E01C3A" w:rsidRDefault="00000000">
            <w:r>
              <w:rPr>
                <w:sz w:val="20"/>
                <w:szCs w:val="20"/>
              </w:rPr>
              <w:t>RF01</w:t>
            </w:r>
          </w:p>
        </w:tc>
        <w:tc>
          <w:tcPr>
            <w:tcW w:w="6171" w:type="dxa"/>
            <w:tcMar>
              <w:top w:w="70" w:type="dxa"/>
              <w:left w:w="90" w:type="dxa"/>
              <w:bottom w:w="70" w:type="dxa"/>
              <w:right w:w="90" w:type="dxa"/>
            </w:tcMar>
          </w:tcPr>
          <w:p w14:paraId="18B21193" w14:textId="77777777" w:rsidR="00E01C3A" w:rsidRPr="00CE1B46" w:rsidRDefault="00000000">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0258EAE1" w14:textId="77777777" w:rsidR="00E01C3A" w:rsidRDefault="00000000">
            <w:r>
              <w:rPr>
                <w:sz w:val="20"/>
                <w:szCs w:val="20"/>
              </w:rPr>
              <w:t>3.2 e 3.5</w:t>
            </w:r>
          </w:p>
        </w:tc>
      </w:tr>
      <w:tr w:rsidR="00E01C3A" w14:paraId="1E502CDF" w14:textId="77777777">
        <w:tc>
          <w:tcPr>
            <w:tcW w:w="900" w:type="dxa"/>
            <w:tcMar>
              <w:top w:w="70" w:type="dxa"/>
              <w:left w:w="90" w:type="dxa"/>
              <w:bottom w:w="70" w:type="dxa"/>
              <w:right w:w="90" w:type="dxa"/>
            </w:tcMar>
          </w:tcPr>
          <w:p w14:paraId="71B34529" w14:textId="77777777" w:rsidR="00E01C3A" w:rsidRDefault="00000000">
            <w:r>
              <w:rPr>
                <w:sz w:val="20"/>
                <w:szCs w:val="20"/>
              </w:rPr>
              <w:t>RF02</w:t>
            </w:r>
          </w:p>
        </w:tc>
        <w:tc>
          <w:tcPr>
            <w:tcW w:w="6171" w:type="dxa"/>
            <w:tcMar>
              <w:top w:w="70" w:type="dxa"/>
              <w:left w:w="90" w:type="dxa"/>
              <w:bottom w:w="70" w:type="dxa"/>
              <w:right w:w="90" w:type="dxa"/>
            </w:tcMar>
          </w:tcPr>
          <w:p w14:paraId="05712A1D" w14:textId="77777777" w:rsidR="00E01C3A" w:rsidRPr="00CE1B46" w:rsidRDefault="00000000">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61694385" w14:textId="77777777" w:rsidR="00E01C3A" w:rsidRDefault="00000000">
            <w:r>
              <w:rPr>
                <w:sz w:val="20"/>
                <w:szCs w:val="20"/>
              </w:rPr>
              <w:t>3.6</w:t>
            </w:r>
          </w:p>
        </w:tc>
      </w:tr>
      <w:tr w:rsidR="00E01C3A" w14:paraId="1240CAE2" w14:textId="77777777">
        <w:tc>
          <w:tcPr>
            <w:tcW w:w="900" w:type="dxa"/>
            <w:tcMar>
              <w:top w:w="70" w:type="dxa"/>
              <w:left w:w="90" w:type="dxa"/>
              <w:bottom w:w="70" w:type="dxa"/>
              <w:right w:w="90" w:type="dxa"/>
            </w:tcMar>
          </w:tcPr>
          <w:p w14:paraId="04D61B8A" w14:textId="77777777" w:rsidR="00E01C3A" w:rsidRDefault="00000000">
            <w:r>
              <w:rPr>
                <w:sz w:val="20"/>
                <w:szCs w:val="20"/>
              </w:rPr>
              <w:t>RF03</w:t>
            </w:r>
          </w:p>
        </w:tc>
        <w:tc>
          <w:tcPr>
            <w:tcW w:w="6171" w:type="dxa"/>
            <w:tcMar>
              <w:top w:w="70" w:type="dxa"/>
              <w:left w:w="90" w:type="dxa"/>
              <w:bottom w:w="70" w:type="dxa"/>
              <w:right w:w="90" w:type="dxa"/>
            </w:tcMar>
          </w:tcPr>
          <w:p w14:paraId="24EB3D46" w14:textId="77777777" w:rsidR="00E01C3A" w:rsidRPr="00CE1B46" w:rsidRDefault="00000000">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F9A6C7C" w14:textId="77777777" w:rsidR="00E01C3A" w:rsidRDefault="00000000">
            <w:r>
              <w:rPr>
                <w:sz w:val="20"/>
                <w:szCs w:val="20"/>
              </w:rPr>
              <w:t>3.7</w:t>
            </w:r>
          </w:p>
        </w:tc>
      </w:tr>
      <w:tr w:rsidR="00E01C3A" w14:paraId="36A101FD" w14:textId="77777777">
        <w:tc>
          <w:tcPr>
            <w:tcW w:w="900" w:type="dxa"/>
            <w:tcMar>
              <w:top w:w="70" w:type="dxa"/>
              <w:left w:w="90" w:type="dxa"/>
              <w:bottom w:w="70" w:type="dxa"/>
              <w:right w:w="90" w:type="dxa"/>
            </w:tcMar>
          </w:tcPr>
          <w:p w14:paraId="5AB40110" w14:textId="77777777" w:rsidR="00E01C3A" w:rsidRDefault="00000000">
            <w:r>
              <w:rPr>
                <w:sz w:val="20"/>
                <w:szCs w:val="20"/>
              </w:rPr>
              <w:t>RF04</w:t>
            </w:r>
          </w:p>
        </w:tc>
        <w:tc>
          <w:tcPr>
            <w:tcW w:w="6171" w:type="dxa"/>
            <w:tcMar>
              <w:top w:w="70" w:type="dxa"/>
              <w:left w:w="90" w:type="dxa"/>
              <w:bottom w:w="70" w:type="dxa"/>
              <w:right w:w="90" w:type="dxa"/>
            </w:tcMar>
          </w:tcPr>
          <w:p w14:paraId="4699AF29" w14:textId="77777777" w:rsidR="00E01C3A" w:rsidRPr="00CE1B46" w:rsidRDefault="00000000">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E18466" w14:textId="77777777" w:rsidR="00E01C3A" w:rsidRDefault="00000000">
            <w:r>
              <w:rPr>
                <w:sz w:val="20"/>
                <w:szCs w:val="20"/>
              </w:rPr>
              <w:t>2.5, 3.7 e 3.8</w:t>
            </w:r>
          </w:p>
        </w:tc>
      </w:tr>
      <w:tr w:rsidR="00E01C3A" w14:paraId="17E36AB5" w14:textId="77777777">
        <w:tc>
          <w:tcPr>
            <w:tcW w:w="900" w:type="dxa"/>
            <w:tcMar>
              <w:top w:w="70" w:type="dxa"/>
              <w:left w:w="90" w:type="dxa"/>
              <w:bottom w:w="70" w:type="dxa"/>
              <w:right w:w="90" w:type="dxa"/>
            </w:tcMar>
          </w:tcPr>
          <w:p w14:paraId="59D624F2" w14:textId="77777777" w:rsidR="00E01C3A" w:rsidRDefault="00000000">
            <w:r>
              <w:rPr>
                <w:sz w:val="20"/>
                <w:szCs w:val="20"/>
              </w:rPr>
              <w:t>RF05</w:t>
            </w:r>
          </w:p>
        </w:tc>
        <w:tc>
          <w:tcPr>
            <w:tcW w:w="6171" w:type="dxa"/>
            <w:tcMar>
              <w:top w:w="70" w:type="dxa"/>
              <w:left w:w="90" w:type="dxa"/>
              <w:bottom w:w="70" w:type="dxa"/>
              <w:right w:w="90" w:type="dxa"/>
            </w:tcMar>
          </w:tcPr>
          <w:p w14:paraId="0754302F" w14:textId="77777777" w:rsidR="00E01C3A" w:rsidRPr="00CE1B46" w:rsidRDefault="00000000">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3C92D80" w14:textId="77777777" w:rsidR="00E01C3A" w:rsidRDefault="00000000">
            <w:r>
              <w:rPr>
                <w:sz w:val="20"/>
                <w:szCs w:val="20"/>
              </w:rPr>
              <w:t>4.6.1</w:t>
            </w:r>
          </w:p>
        </w:tc>
      </w:tr>
      <w:tr w:rsidR="00E01C3A" w14:paraId="5809F0D9" w14:textId="77777777">
        <w:tc>
          <w:tcPr>
            <w:tcW w:w="900" w:type="dxa"/>
            <w:tcMar>
              <w:top w:w="70" w:type="dxa"/>
              <w:left w:w="90" w:type="dxa"/>
              <w:bottom w:w="70" w:type="dxa"/>
              <w:right w:w="90" w:type="dxa"/>
            </w:tcMar>
          </w:tcPr>
          <w:p w14:paraId="0A81681D" w14:textId="77777777" w:rsidR="00E01C3A" w:rsidRDefault="00000000">
            <w:r>
              <w:rPr>
                <w:sz w:val="20"/>
                <w:szCs w:val="20"/>
              </w:rPr>
              <w:t>RF06</w:t>
            </w:r>
          </w:p>
        </w:tc>
        <w:tc>
          <w:tcPr>
            <w:tcW w:w="6171" w:type="dxa"/>
            <w:tcMar>
              <w:top w:w="70" w:type="dxa"/>
              <w:left w:w="90" w:type="dxa"/>
              <w:bottom w:w="70" w:type="dxa"/>
              <w:right w:w="90" w:type="dxa"/>
            </w:tcMar>
          </w:tcPr>
          <w:p w14:paraId="2183E984" w14:textId="77777777" w:rsidR="00E01C3A" w:rsidRPr="00CE1B46" w:rsidRDefault="00000000">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CA243A5" w14:textId="77777777" w:rsidR="00E01C3A" w:rsidRDefault="00000000">
            <w:r>
              <w:rPr>
                <w:sz w:val="20"/>
                <w:szCs w:val="20"/>
              </w:rPr>
              <w:t>3.4</w:t>
            </w:r>
          </w:p>
        </w:tc>
      </w:tr>
      <w:tr w:rsidR="00E01C3A" w14:paraId="13C798DF" w14:textId="77777777">
        <w:tc>
          <w:tcPr>
            <w:tcW w:w="900" w:type="dxa"/>
            <w:tcMar>
              <w:top w:w="70" w:type="dxa"/>
              <w:left w:w="90" w:type="dxa"/>
              <w:bottom w:w="70" w:type="dxa"/>
              <w:right w:w="90" w:type="dxa"/>
            </w:tcMar>
          </w:tcPr>
          <w:p w14:paraId="1069A1DB" w14:textId="77777777" w:rsidR="00E01C3A" w:rsidRDefault="00000000">
            <w:r>
              <w:rPr>
                <w:sz w:val="20"/>
                <w:szCs w:val="20"/>
              </w:rPr>
              <w:t>RF07</w:t>
            </w:r>
          </w:p>
        </w:tc>
        <w:tc>
          <w:tcPr>
            <w:tcW w:w="6171" w:type="dxa"/>
            <w:tcMar>
              <w:top w:w="70" w:type="dxa"/>
              <w:left w:w="90" w:type="dxa"/>
              <w:bottom w:w="70" w:type="dxa"/>
              <w:right w:w="90" w:type="dxa"/>
            </w:tcMar>
          </w:tcPr>
          <w:p w14:paraId="3F730D0D" w14:textId="77777777" w:rsidR="00E01C3A" w:rsidRPr="00CE1B46" w:rsidRDefault="00000000">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3BC871EE" w14:textId="77777777" w:rsidR="00E01C3A" w:rsidRDefault="00000000">
            <w:r>
              <w:rPr>
                <w:sz w:val="20"/>
                <w:szCs w:val="20"/>
              </w:rPr>
              <w:t>4.7.1</w:t>
            </w:r>
          </w:p>
        </w:tc>
      </w:tr>
      <w:tr w:rsidR="00E01C3A" w14:paraId="3752A192" w14:textId="77777777">
        <w:tc>
          <w:tcPr>
            <w:tcW w:w="900" w:type="dxa"/>
            <w:tcMar>
              <w:top w:w="70" w:type="dxa"/>
              <w:left w:w="90" w:type="dxa"/>
              <w:bottom w:w="70" w:type="dxa"/>
              <w:right w:w="90" w:type="dxa"/>
            </w:tcMar>
          </w:tcPr>
          <w:p w14:paraId="6B405B95" w14:textId="77777777" w:rsidR="00E01C3A" w:rsidRDefault="00000000">
            <w:r>
              <w:rPr>
                <w:sz w:val="20"/>
                <w:szCs w:val="20"/>
              </w:rPr>
              <w:t>RF08</w:t>
            </w:r>
          </w:p>
        </w:tc>
        <w:tc>
          <w:tcPr>
            <w:tcW w:w="6171" w:type="dxa"/>
            <w:tcMar>
              <w:top w:w="70" w:type="dxa"/>
              <w:left w:w="90" w:type="dxa"/>
              <w:bottom w:w="70" w:type="dxa"/>
              <w:right w:w="90" w:type="dxa"/>
            </w:tcMar>
          </w:tcPr>
          <w:p w14:paraId="1F06424A" w14:textId="77777777" w:rsidR="00E01C3A" w:rsidRPr="00CE1B46" w:rsidRDefault="00000000">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4E29DEBC" w14:textId="77777777" w:rsidR="00E01C3A" w:rsidRDefault="00000000">
            <w:r>
              <w:rPr>
                <w:sz w:val="20"/>
                <w:szCs w:val="20"/>
              </w:rPr>
              <w:t>4.6.1</w:t>
            </w:r>
          </w:p>
        </w:tc>
      </w:tr>
      <w:tr w:rsidR="00E01C3A" w14:paraId="455E4D3E" w14:textId="77777777">
        <w:tc>
          <w:tcPr>
            <w:tcW w:w="900" w:type="dxa"/>
            <w:tcMar>
              <w:top w:w="70" w:type="dxa"/>
              <w:left w:w="90" w:type="dxa"/>
              <w:bottom w:w="70" w:type="dxa"/>
              <w:right w:w="90" w:type="dxa"/>
            </w:tcMar>
          </w:tcPr>
          <w:p w14:paraId="780D3E9E" w14:textId="77777777" w:rsidR="00E01C3A" w:rsidRDefault="00000000">
            <w:r>
              <w:rPr>
                <w:sz w:val="20"/>
                <w:szCs w:val="20"/>
              </w:rPr>
              <w:t>RF09</w:t>
            </w:r>
          </w:p>
        </w:tc>
        <w:tc>
          <w:tcPr>
            <w:tcW w:w="6171" w:type="dxa"/>
            <w:tcMar>
              <w:top w:w="70" w:type="dxa"/>
              <w:left w:w="90" w:type="dxa"/>
              <w:bottom w:w="70" w:type="dxa"/>
              <w:right w:w="90" w:type="dxa"/>
            </w:tcMar>
          </w:tcPr>
          <w:p w14:paraId="2F2838C6" w14:textId="77777777" w:rsidR="00E01C3A" w:rsidRPr="00CE1B46" w:rsidRDefault="00000000">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16C3B2" w14:textId="77777777" w:rsidR="00E01C3A" w:rsidRDefault="00000000">
            <w:r>
              <w:rPr>
                <w:sz w:val="20"/>
                <w:szCs w:val="20"/>
              </w:rPr>
              <w:t>4.7.1</w:t>
            </w:r>
          </w:p>
        </w:tc>
      </w:tr>
      <w:tr w:rsidR="00E01C3A" w14:paraId="2446FCF2" w14:textId="77777777">
        <w:tc>
          <w:tcPr>
            <w:tcW w:w="900" w:type="dxa"/>
            <w:tcMar>
              <w:top w:w="70" w:type="dxa"/>
              <w:left w:w="90" w:type="dxa"/>
              <w:bottom w:w="70" w:type="dxa"/>
              <w:right w:w="90" w:type="dxa"/>
            </w:tcMar>
          </w:tcPr>
          <w:p w14:paraId="4DC62B99" w14:textId="77777777" w:rsidR="00E01C3A" w:rsidRDefault="00000000">
            <w:r>
              <w:rPr>
                <w:sz w:val="20"/>
                <w:szCs w:val="20"/>
              </w:rPr>
              <w:t>RF10</w:t>
            </w:r>
          </w:p>
        </w:tc>
        <w:tc>
          <w:tcPr>
            <w:tcW w:w="6171" w:type="dxa"/>
            <w:tcMar>
              <w:top w:w="70" w:type="dxa"/>
              <w:left w:w="90" w:type="dxa"/>
              <w:bottom w:w="70" w:type="dxa"/>
              <w:right w:w="90" w:type="dxa"/>
            </w:tcMar>
          </w:tcPr>
          <w:p w14:paraId="468371E3" w14:textId="77777777" w:rsidR="00E01C3A" w:rsidRPr="00CE1B46" w:rsidRDefault="00000000">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BB4DB1F" w14:textId="77777777" w:rsidR="00E01C3A" w:rsidRDefault="00000000">
            <w:r>
              <w:rPr>
                <w:sz w:val="20"/>
                <w:szCs w:val="20"/>
              </w:rPr>
              <w:t>3.5 e 3.9</w:t>
            </w:r>
          </w:p>
        </w:tc>
      </w:tr>
      <w:tr w:rsidR="00E01C3A" w14:paraId="2762A06D" w14:textId="77777777">
        <w:tc>
          <w:tcPr>
            <w:tcW w:w="900" w:type="dxa"/>
            <w:tcMar>
              <w:top w:w="70" w:type="dxa"/>
              <w:left w:w="90" w:type="dxa"/>
              <w:bottom w:w="70" w:type="dxa"/>
              <w:right w:w="90" w:type="dxa"/>
            </w:tcMar>
          </w:tcPr>
          <w:p w14:paraId="52628ABB" w14:textId="77777777" w:rsidR="00E01C3A" w:rsidRDefault="00000000">
            <w:r>
              <w:rPr>
                <w:sz w:val="20"/>
                <w:szCs w:val="20"/>
              </w:rPr>
              <w:t>RF11</w:t>
            </w:r>
          </w:p>
        </w:tc>
        <w:tc>
          <w:tcPr>
            <w:tcW w:w="6171" w:type="dxa"/>
            <w:tcMar>
              <w:top w:w="70" w:type="dxa"/>
              <w:left w:w="90" w:type="dxa"/>
              <w:bottom w:w="70" w:type="dxa"/>
              <w:right w:w="90" w:type="dxa"/>
            </w:tcMar>
          </w:tcPr>
          <w:p w14:paraId="29711854" w14:textId="77777777" w:rsidR="00E01C3A" w:rsidRPr="00CE1B46" w:rsidRDefault="00000000">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2BF13AC" w14:textId="77777777" w:rsidR="00E01C3A" w:rsidRDefault="00000000">
            <w:r>
              <w:rPr>
                <w:sz w:val="20"/>
                <w:szCs w:val="20"/>
              </w:rPr>
              <w:t>3.4.5</w:t>
            </w:r>
          </w:p>
        </w:tc>
      </w:tr>
      <w:tr w:rsidR="00E01C3A" w14:paraId="7B29A37A" w14:textId="77777777">
        <w:tc>
          <w:tcPr>
            <w:tcW w:w="900" w:type="dxa"/>
            <w:tcMar>
              <w:top w:w="70" w:type="dxa"/>
              <w:left w:w="90" w:type="dxa"/>
              <w:bottom w:w="70" w:type="dxa"/>
              <w:right w:w="90" w:type="dxa"/>
            </w:tcMar>
          </w:tcPr>
          <w:p w14:paraId="0DB141A7" w14:textId="77777777" w:rsidR="00E01C3A" w:rsidRDefault="00000000">
            <w:r>
              <w:rPr>
                <w:sz w:val="20"/>
                <w:szCs w:val="20"/>
              </w:rPr>
              <w:t>RF12</w:t>
            </w:r>
          </w:p>
        </w:tc>
        <w:tc>
          <w:tcPr>
            <w:tcW w:w="6171" w:type="dxa"/>
            <w:tcMar>
              <w:top w:w="70" w:type="dxa"/>
              <w:left w:w="90" w:type="dxa"/>
              <w:bottom w:w="70" w:type="dxa"/>
              <w:right w:w="90" w:type="dxa"/>
            </w:tcMar>
          </w:tcPr>
          <w:p w14:paraId="64306527" w14:textId="77777777" w:rsidR="00E01C3A" w:rsidRPr="00CE1B46" w:rsidRDefault="00000000">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FA57FEE" w14:textId="77777777" w:rsidR="00E01C3A" w:rsidRDefault="00000000">
            <w:r>
              <w:rPr>
                <w:sz w:val="20"/>
                <w:szCs w:val="20"/>
              </w:rPr>
              <w:t>3.11</w:t>
            </w:r>
          </w:p>
        </w:tc>
      </w:tr>
    </w:tbl>
    <w:p w14:paraId="07716D3E" w14:textId="77777777" w:rsidR="00E01C3A" w:rsidRDefault="00000000">
      <w:pPr>
        <w:spacing w:before="130" w:after="260"/>
        <w:rPr>
          <w:lang w:val="pt-BR"/>
        </w:rPr>
      </w:pPr>
      <w:r>
        <w:rPr>
          <w:sz w:val="20"/>
          <w:szCs w:val="20"/>
          <w:lang w:val="pt-BR"/>
        </w:rPr>
        <w:t>Fonte: Elaborado pelos autores (2026).</w:t>
      </w:r>
    </w:p>
    <w:p w14:paraId="2578A8FC" w14:textId="77777777" w:rsidR="00E01C3A" w:rsidRDefault="00000000">
      <w:pPr>
        <w:pStyle w:val="Heading2"/>
        <w:spacing w:before="360" w:after="240" w:line="360" w:lineRule="auto"/>
        <w:rPr>
          <w:lang w:val="pt-BR"/>
        </w:rPr>
      </w:pPr>
      <w:bookmarkStart w:id="45" w:name="_Toc240909235"/>
      <w:r>
        <w:rPr>
          <w:lang w:val="pt-BR"/>
        </w:rPr>
        <w:t>4.4 Requisitos não funcionais e critérios de qualidade</w:t>
      </w:r>
      <w:bookmarkEnd w:id="45"/>
    </w:p>
    <w:p w14:paraId="20F78DA3" w14:textId="77777777" w:rsidR="00E01C3A" w:rsidRDefault="00000000">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40161A2" w14:textId="77777777" w:rsidR="00E01C3A" w:rsidRDefault="00000000">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21FADF4" w14:textId="77777777">
        <w:trPr>
          <w:tblHeader/>
        </w:trPr>
        <w:tc>
          <w:tcPr>
            <w:tcW w:w="850" w:type="dxa"/>
            <w:shd w:val="clear" w:color="auto" w:fill="EDEDED"/>
            <w:tcMar>
              <w:top w:w="70" w:type="dxa"/>
              <w:left w:w="90" w:type="dxa"/>
              <w:bottom w:w="70" w:type="dxa"/>
              <w:right w:w="90" w:type="dxa"/>
            </w:tcMar>
          </w:tcPr>
          <w:p w14:paraId="540B5F43" w14:textId="77777777" w:rsidR="00E01C3A" w:rsidRDefault="00000000">
            <w:r>
              <w:rPr>
                <w:b/>
                <w:bCs/>
                <w:sz w:val="20"/>
                <w:szCs w:val="20"/>
              </w:rPr>
              <w:t>Id</w:t>
            </w:r>
          </w:p>
        </w:tc>
        <w:tc>
          <w:tcPr>
            <w:tcW w:w="3500" w:type="dxa"/>
            <w:shd w:val="clear" w:color="auto" w:fill="EDEDED"/>
            <w:tcMar>
              <w:top w:w="70" w:type="dxa"/>
              <w:left w:w="90" w:type="dxa"/>
              <w:bottom w:w="70" w:type="dxa"/>
              <w:right w:w="90" w:type="dxa"/>
            </w:tcMar>
          </w:tcPr>
          <w:p w14:paraId="53527E42" w14:textId="77777777" w:rsidR="00E01C3A" w:rsidRDefault="00000000">
            <w:r>
              <w:rPr>
                <w:b/>
                <w:bCs/>
                <w:sz w:val="20"/>
                <w:szCs w:val="20"/>
              </w:rPr>
              <w:t>Requisito</w:t>
            </w:r>
          </w:p>
        </w:tc>
        <w:tc>
          <w:tcPr>
            <w:tcW w:w="1750" w:type="dxa"/>
            <w:shd w:val="clear" w:color="auto" w:fill="EDEDED"/>
            <w:tcMar>
              <w:top w:w="70" w:type="dxa"/>
              <w:left w:w="90" w:type="dxa"/>
              <w:bottom w:w="70" w:type="dxa"/>
              <w:right w:w="90" w:type="dxa"/>
            </w:tcMar>
          </w:tcPr>
          <w:p w14:paraId="1EC2798E" w14:textId="77777777" w:rsidR="00E01C3A" w:rsidRDefault="00000000">
            <w:r>
              <w:rPr>
                <w:b/>
                <w:bCs/>
                <w:sz w:val="20"/>
                <w:szCs w:val="20"/>
              </w:rPr>
              <w:t>Característica de qualidade</w:t>
            </w:r>
          </w:p>
        </w:tc>
        <w:tc>
          <w:tcPr>
            <w:tcW w:w="2971" w:type="dxa"/>
            <w:shd w:val="clear" w:color="auto" w:fill="EDEDED"/>
            <w:tcMar>
              <w:top w:w="70" w:type="dxa"/>
              <w:left w:w="90" w:type="dxa"/>
              <w:bottom w:w="70" w:type="dxa"/>
              <w:right w:w="90" w:type="dxa"/>
            </w:tcMar>
          </w:tcPr>
          <w:p w14:paraId="25BDEC51" w14:textId="77777777" w:rsidR="00E01C3A" w:rsidRDefault="00000000">
            <w:r>
              <w:rPr>
                <w:b/>
                <w:bCs/>
                <w:sz w:val="20"/>
                <w:szCs w:val="20"/>
              </w:rPr>
              <w:t>Forma de verificação</w:t>
            </w:r>
          </w:p>
        </w:tc>
      </w:tr>
      <w:tr w:rsidR="00E01C3A" w:rsidRPr="00CE1B46" w14:paraId="5B1FEE84" w14:textId="77777777">
        <w:tc>
          <w:tcPr>
            <w:tcW w:w="850" w:type="dxa"/>
            <w:tcMar>
              <w:top w:w="70" w:type="dxa"/>
              <w:left w:w="90" w:type="dxa"/>
              <w:bottom w:w="70" w:type="dxa"/>
              <w:right w:w="90" w:type="dxa"/>
            </w:tcMar>
          </w:tcPr>
          <w:p w14:paraId="14612AE8" w14:textId="77777777" w:rsidR="00E01C3A" w:rsidRDefault="00000000">
            <w:r>
              <w:rPr>
                <w:sz w:val="20"/>
                <w:szCs w:val="20"/>
              </w:rPr>
              <w:t>RNF01</w:t>
            </w:r>
          </w:p>
        </w:tc>
        <w:tc>
          <w:tcPr>
            <w:tcW w:w="3500" w:type="dxa"/>
            <w:tcMar>
              <w:top w:w="70" w:type="dxa"/>
              <w:left w:w="90" w:type="dxa"/>
              <w:bottom w:w="70" w:type="dxa"/>
              <w:right w:w="90" w:type="dxa"/>
            </w:tcMar>
          </w:tcPr>
          <w:p w14:paraId="6EB7C1C6" w14:textId="77777777" w:rsidR="00E01C3A" w:rsidRPr="00CE1B46" w:rsidRDefault="00000000">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A91C251" w14:textId="77777777" w:rsidR="00E01C3A" w:rsidRDefault="00000000">
            <w:r>
              <w:rPr>
                <w:sz w:val="20"/>
                <w:szCs w:val="20"/>
              </w:rPr>
              <w:t xml:space="preserve">Segurança de funcionamento</w:t>
            </w:r>
          </w:p>
        </w:tc>
        <w:tc>
          <w:tcPr>
            <w:tcW w:w="2971" w:type="dxa"/>
            <w:tcMar>
              <w:top w:w="70" w:type="dxa"/>
              <w:left w:w="90" w:type="dxa"/>
              <w:bottom w:w="70" w:type="dxa"/>
              <w:right w:w="90" w:type="dxa"/>
            </w:tcMar>
          </w:tcPr>
          <w:p w14:paraId="64D85ACA" w14:textId="77777777" w:rsidR="00E01C3A" w:rsidRPr="00CE1B46" w:rsidRDefault="00000000">
            <w:pPr>
              <w:rPr>
                <w:lang w:val="pt-BR"/>
              </w:rPr>
            </w:pPr>
            <w:r>
              <w:rPr>
                <w:sz w:val="20"/>
                <w:szCs w:val="20"/>
                <w:lang w:val="pt-BR"/>
              </w:rPr>
              <w:t>Contagem de violações sobre a suíte de cenários; o valor esperado é zero</w:t>
            </w:r>
          </w:p>
        </w:tc>
      </w:tr>
      <w:tr w:rsidR="00E01C3A" w:rsidRPr="00CE1B46" w14:paraId="5964B331" w14:textId="77777777">
        <w:tc>
          <w:tcPr>
            <w:tcW w:w="850" w:type="dxa"/>
            <w:tcMar>
              <w:top w:w="70" w:type="dxa"/>
              <w:left w:w="90" w:type="dxa"/>
              <w:bottom w:w="70" w:type="dxa"/>
              <w:right w:w="90" w:type="dxa"/>
            </w:tcMar>
          </w:tcPr>
          <w:p w14:paraId="730E36CF" w14:textId="77777777" w:rsidR="00E01C3A" w:rsidRDefault="00000000">
            <w:r>
              <w:rPr>
                <w:sz w:val="20"/>
                <w:szCs w:val="20"/>
              </w:rPr>
              <w:t>RNF02</w:t>
            </w:r>
          </w:p>
        </w:tc>
        <w:tc>
          <w:tcPr>
            <w:tcW w:w="3500" w:type="dxa"/>
            <w:tcMar>
              <w:top w:w="70" w:type="dxa"/>
              <w:left w:w="90" w:type="dxa"/>
              <w:bottom w:w="70" w:type="dxa"/>
              <w:right w:w="90" w:type="dxa"/>
            </w:tcMar>
          </w:tcPr>
          <w:p w14:paraId="0359A2E2" w14:textId="77777777" w:rsidR="00E01C3A" w:rsidRPr="00CE1B46" w:rsidRDefault="00000000">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20CA58FF" w14:textId="77777777" w:rsidR="00E01C3A" w:rsidRDefault="00000000">
            <w:r>
              <w:rPr>
                <w:sz w:val="20"/>
                <w:szCs w:val="20"/>
              </w:rPr>
              <w:t xml:space="preserve">Segurança de funcionamento</w:t>
            </w:r>
          </w:p>
        </w:tc>
        <w:tc>
          <w:tcPr>
            <w:tcW w:w="2971" w:type="dxa"/>
            <w:tcMar>
              <w:top w:w="70" w:type="dxa"/>
              <w:left w:w="90" w:type="dxa"/>
              <w:bottom w:w="70" w:type="dxa"/>
              <w:right w:w="90" w:type="dxa"/>
            </w:tcMar>
          </w:tcPr>
          <w:p w14:paraId="0DC4FE83" w14:textId="77777777" w:rsidR="00E01C3A" w:rsidRPr="00CE1B46" w:rsidRDefault="00000000">
            <w:pPr>
              <w:rPr>
                <w:lang w:val="pt-BR"/>
              </w:rPr>
            </w:pPr>
            <w:r>
              <w:rPr>
                <w:sz w:val="20"/>
                <w:szCs w:val="20"/>
                <w:lang w:val="pt-BR"/>
              </w:rPr>
              <w:t>Derivada da série de telemetria entre comandos consecutivos</w:t>
            </w:r>
          </w:p>
        </w:tc>
      </w:tr>
      <w:tr w:rsidR="00E01C3A" w:rsidRPr="00CE1B46" w14:paraId="488E27B1" w14:textId="77777777">
        <w:tc>
          <w:tcPr>
            <w:tcW w:w="850" w:type="dxa"/>
            <w:tcMar>
              <w:top w:w="70" w:type="dxa"/>
              <w:left w:w="90" w:type="dxa"/>
              <w:bottom w:w="70" w:type="dxa"/>
              <w:right w:w="90" w:type="dxa"/>
            </w:tcMar>
          </w:tcPr>
          <w:p w14:paraId="073B4335" w14:textId="77777777" w:rsidR="00E01C3A" w:rsidRDefault="00000000">
            <w:r>
              <w:rPr>
                <w:sz w:val="20"/>
                <w:szCs w:val="20"/>
              </w:rPr>
              <w:t>RNF03</w:t>
            </w:r>
          </w:p>
        </w:tc>
        <w:tc>
          <w:tcPr>
            <w:tcW w:w="3500" w:type="dxa"/>
            <w:tcMar>
              <w:top w:w="70" w:type="dxa"/>
              <w:left w:w="90" w:type="dxa"/>
              <w:bottom w:w="70" w:type="dxa"/>
              <w:right w:w="90" w:type="dxa"/>
            </w:tcMar>
          </w:tcPr>
          <w:p w14:paraId="078E0B05" w14:textId="77777777" w:rsidR="00E01C3A" w:rsidRPr="00CE1B46" w:rsidRDefault="00000000">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6F496C38" w14:textId="77777777" w:rsidR="00E01C3A" w:rsidRDefault="00000000">
            <w:r>
              <w:rPr>
                <w:sz w:val="20"/>
                <w:szCs w:val="20"/>
              </w:rPr>
              <w:t xml:space="preserve">Eficiência de desempenho</w:t>
            </w:r>
          </w:p>
        </w:tc>
        <w:tc>
          <w:tcPr>
            <w:tcW w:w="2971" w:type="dxa"/>
            <w:tcMar>
              <w:top w:w="70" w:type="dxa"/>
              <w:left w:w="90" w:type="dxa"/>
              <w:bottom w:w="70" w:type="dxa"/>
              <w:right w:w="90" w:type="dxa"/>
            </w:tcMar>
          </w:tcPr>
          <w:p w14:paraId="6EC9A364" w14:textId="77777777" w:rsidR="00E01C3A" w:rsidRPr="00CE1B46" w:rsidRDefault="00000000">
            <w:pPr>
              <w:rPr>
                <w:lang w:val="pt-BR"/>
              </w:rPr>
            </w:pPr>
            <w:r>
              <w:rPr>
                <w:sz w:val="20"/>
                <w:szCs w:val="20"/>
                <w:lang w:val="pt-BR"/>
              </w:rPr>
              <w:t>Diferença entre os carimbos de tempo do evento e da telemetria correspondente</w:t>
            </w:r>
          </w:p>
        </w:tc>
      </w:tr>
      <w:tr w:rsidR="00E01C3A" w:rsidRPr="00CE1B46" w14:paraId="5CCD1610" w14:textId="77777777">
        <w:tc>
          <w:tcPr>
            <w:tcW w:w="850" w:type="dxa"/>
            <w:tcMar>
              <w:top w:w="70" w:type="dxa"/>
              <w:left w:w="90" w:type="dxa"/>
              <w:bottom w:w="70" w:type="dxa"/>
              <w:right w:w="90" w:type="dxa"/>
            </w:tcMar>
          </w:tcPr>
          <w:p w14:paraId="10958E97" w14:textId="77777777" w:rsidR="00E01C3A" w:rsidRDefault="00000000">
            <w:r>
              <w:rPr>
                <w:sz w:val="20"/>
                <w:szCs w:val="20"/>
              </w:rPr>
              <w:t>RNF04</w:t>
            </w:r>
          </w:p>
        </w:tc>
        <w:tc>
          <w:tcPr>
            <w:tcW w:w="3500" w:type="dxa"/>
            <w:tcMar>
              <w:top w:w="70" w:type="dxa"/>
              <w:left w:w="90" w:type="dxa"/>
              <w:bottom w:w="70" w:type="dxa"/>
              <w:right w:w="90" w:type="dxa"/>
            </w:tcMar>
          </w:tcPr>
          <w:p w14:paraId="548BEFCD" w14:textId="77777777" w:rsidR="00E01C3A" w:rsidRPr="00CE1B46" w:rsidRDefault="00000000">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177B671D" w14:textId="77777777" w:rsidR="00E01C3A" w:rsidRDefault="00000000">
            <w:r>
              <w:rPr>
                <w:sz w:val="20"/>
                <w:szCs w:val="20"/>
              </w:rPr>
              <w:t>Manutenibilidade</w:t>
            </w:r>
          </w:p>
        </w:tc>
        <w:tc>
          <w:tcPr>
            <w:tcW w:w="2971" w:type="dxa"/>
            <w:tcMar>
              <w:top w:w="70" w:type="dxa"/>
              <w:left w:w="90" w:type="dxa"/>
              <w:bottom w:w="70" w:type="dxa"/>
              <w:right w:w="90" w:type="dxa"/>
            </w:tcMar>
          </w:tcPr>
          <w:p w14:paraId="742F7CA1" w14:textId="77777777" w:rsidR="00E01C3A" w:rsidRPr="00CE1B46" w:rsidRDefault="00000000">
            <w:pPr>
              <w:rPr>
                <w:lang w:val="pt-BR"/>
              </w:rPr>
            </w:pPr>
            <w:r>
              <w:rPr>
                <w:sz w:val="20"/>
                <w:szCs w:val="20"/>
                <w:lang w:val="pt-BR"/>
              </w:rPr>
              <w:t>Reexecução de decisão registrada e comparação com o valor gravado</w:t>
            </w:r>
          </w:p>
        </w:tc>
      </w:tr>
      <w:tr w:rsidR="00E01C3A" w:rsidRPr="00CE1B46" w14:paraId="636C3A7D" w14:textId="77777777">
        <w:tc>
          <w:tcPr>
            <w:tcW w:w="850" w:type="dxa"/>
            <w:tcMar>
              <w:top w:w="70" w:type="dxa"/>
              <w:left w:w="90" w:type="dxa"/>
              <w:bottom w:w="70" w:type="dxa"/>
              <w:right w:w="90" w:type="dxa"/>
            </w:tcMar>
          </w:tcPr>
          <w:p w14:paraId="42D43B1B" w14:textId="77777777" w:rsidR="00E01C3A" w:rsidRDefault="00000000">
            <w:r>
              <w:rPr>
                <w:sz w:val="20"/>
                <w:szCs w:val="20"/>
              </w:rPr>
              <w:t>RNF05</w:t>
            </w:r>
          </w:p>
        </w:tc>
        <w:tc>
          <w:tcPr>
            <w:tcW w:w="3500" w:type="dxa"/>
            <w:tcMar>
              <w:top w:w="70" w:type="dxa"/>
              <w:left w:w="90" w:type="dxa"/>
              <w:bottom w:w="70" w:type="dxa"/>
              <w:right w:w="90" w:type="dxa"/>
            </w:tcMar>
          </w:tcPr>
          <w:p w14:paraId="62EC45BC" w14:textId="77777777" w:rsidR="00E01C3A" w:rsidRPr="00CE1B46" w:rsidRDefault="00000000">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1D3C2FB7" w14:textId="77777777" w:rsidR="00E01C3A" w:rsidRDefault="00000000">
            <w:r>
              <w:rPr>
                <w:sz w:val="20"/>
                <w:szCs w:val="20"/>
              </w:rPr>
              <w:t>Flexibilidade</w:t>
            </w:r>
          </w:p>
        </w:tc>
        <w:tc>
          <w:tcPr>
            <w:tcW w:w="2971" w:type="dxa"/>
            <w:tcMar>
              <w:top w:w="70" w:type="dxa"/>
              <w:left w:w="90" w:type="dxa"/>
              <w:bottom w:w="70" w:type="dxa"/>
              <w:right w:w="90" w:type="dxa"/>
            </w:tcMar>
          </w:tcPr>
          <w:p w14:paraId="28FF40F8" w14:textId="77777777" w:rsidR="00E01C3A" w:rsidRPr="00CE1B46" w:rsidRDefault="00000000">
            <w:pPr>
              <w:rPr>
                <w:lang w:val="pt-BR"/>
              </w:rPr>
            </w:pPr>
            <w:r>
              <w:rPr>
                <w:sz w:val="20"/>
                <w:szCs w:val="20"/>
                <w:lang w:val="pt-BR"/>
              </w:rPr>
              <w:t>Inspeção da base e alteração de uma regra, com nova execução da suíte</w:t>
            </w:r>
          </w:p>
        </w:tc>
      </w:tr>
      <w:tr w:rsidR="00E01C3A" w:rsidRPr="00CE1B46" w14:paraId="23976F22" w14:textId="77777777">
        <w:tc>
          <w:tcPr>
            <w:tcW w:w="850" w:type="dxa"/>
            <w:tcMar>
              <w:top w:w="70" w:type="dxa"/>
              <w:left w:w="90" w:type="dxa"/>
              <w:bottom w:w="70" w:type="dxa"/>
              <w:right w:w="90" w:type="dxa"/>
            </w:tcMar>
          </w:tcPr>
          <w:p w14:paraId="4A0CC9CA" w14:textId="77777777" w:rsidR="00E01C3A" w:rsidRDefault="00000000">
            <w:r>
              <w:rPr>
                <w:sz w:val="20"/>
                <w:szCs w:val="20"/>
              </w:rPr>
              <w:t>RNF06</w:t>
            </w:r>
          </w:p>
        </w:tc>
        <w:tc>
          <w:tcPr>
            <w:tcW w:w="3500" w:type="dxa"/>
            <w:tcMar>
              <w:top w:w="70" w:type="dxa"/>
              <w:left w:w="90" w:type="dxa"/>
              <w:bottom w:w="70" w:type="dxa"/>
              <w:right w:w="90" w:type="dxa"/>
            </w:tcMar>
          </w:tcPr>
          <w:p w14:paraId="67A6384D" w14:textId="77777777" w:rsidR="00E01C3A" w:rsidRPr="00CE1B46" w:rsidRDefault="00000000">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ECACDB8" w14:textId="77777777" w:rsidR="00E01C3A" w:rsidRDefault="00000000">
            <w:r>
              <w:rPr>
                <w:sz w:val="20"/>
                <w:szCs w:val="20"/>
              </w:rPr>
              <w:t xml:space="preserve">Segurança da informação</w:t>
            </w:r>
          </w:p>
        </w:tc>
        <w:tc>
          <w:tcPr>
            <w:tcW w:w="2971" w:type="dxa"/>
            <w:tcMar>
              <w:top w:w="70" w:type="dxa"/>
              <w:left w:w="90" w:type="dxa"/>
              <w:bottom w:w="70" w:type="dxa"/>
              <w:right w:w="90" w:type="dxa"/>
            </w:tcMar>
          </w:tcPr>
          <w:p w14:paraId="7542ED53" w14:textId="77777777" w:rsidR="00E01C3A" w:rsidRPr="00CE1B46" w:rsidRDefault="00000000">
            <w:pPr>
              <w:rPr>
                <w:lang w:val="pt-BR"/>
              </w:rPr>
            </w:pPr>
            <w:r>
              <w:rPr>
                <w:sz w:val="20"/>
                <w:szCs w:val="20"/>
                <w:lang w:val="pt-BR"/>
              </w:rPr>
              <w:t>Verificação da negociação do canal cifrado e da recusa de conexão sem credencial válida</w:t>
            </w:r>
          </w:p>
        </w:tc>
      </w:tr>
      <w:tr w:rsidR="00E01C3A" w:rsidRPr="00CE1B46" w14:paraId="1B30505E" w14:textId="77777777">
        <w:tc>
          <w:tcPr>
            <w:tcW w:w="850" w:type="dxa"/>
            <w:tcMar>
              <w:top w:w="70" w:type="dxa"/>
              <w:left w:w="90" w:type="dxa"/>
              <w:bottom w:w="70" w:type="dxa"/>
              <w:right w:w="90" w:type="dxa"/>
            </w:tcMar>
          </w:tcPr>
          <w:p w14:paraId="038F2713" w14:textId="77777777" w:rsidR="00E01C3A" w:rsidRDefault="00000000">
            <w:r>
              <w:rPr>
                <w:sz w:val="20"/>
                <w:szCs w:val="20"/>
              </w:rPr>
              <w:t>RNF07</w:t>
            </w:r>
          </w:p>
        </w:tc>
        <w:tc>
          <w:tcPr>
            <w:tcW w:w="3500" w:type="dxa"/>
            <w:tcMar>
              <w:top w:w="70" w:type="dxa"/>
              <w:left w:w="90" w:type="dxa"/>
              <w:bottom w:w="70" w:type="dxa"/>
              <w:right w:w="90" w:type="dxa"/>
            </w:tcMar>
          </w:tcPr>
          <w:p w14:paraId="25DAAE77" w14:textId="77777777" w:rsidR="00E01C3A" w:rsidRPr="00CE1B46" w:rsidRDefault="00000000">
            <w:pPr>
              <w:rPr>
                <w:lang w:val="pt-BR"/>
              </w:rPr>
            </w:pPr>
            <w:r>
              <w:rPr>
                <w:sz w:val="20"/>
                <w:szCs w:val="20"/>
                <w:lang w:val="pt-BR"/>
              </w:rPr>
              <w:t>Na ausência de comando por intervalo definido, o nó deve assumir o nível pleno de iluminação</w:t>
            </w:r>
          </w:p>
        </w:tc>
        <w:tc>
          <w:tcPr>
            <w:tcW w:w="1750" w:type="dxa"/>
            <w:tcMar>
              <w:top w:w="70" w:type="dxa"/>
              <w:left w:w="90" w:type="dxa"/>
              <w:bottom w:w="70" w:type="dxa"/>
              <w:right w:w="90" w:type="dxa"/>
            </w:tcMar>
          </w:tcPr>
          <w:p w14:paraId="5163C54D" w14:textId="77777777" w:rsidR="00E01C3A" w:rsidRDefault="00000000">
            <w:r>
              <w:rPr>
                <w:sz w:val="20"/>
                <w:szCs w:val="20"/>
              </w:rPr>
              <w:t>Confiabilidade</w:t>
            </w:r>
          </w:p>
        </w:tc>
        <w:tc>
          <w:tcPr>
            <w:tcW w:w="2971" w:type="dxa"/>
            <w:tcMar>
              <w:top w:w="70" w:type="dxa"/>
              <w:left w:w="90" w:type="dxa"/>
              <w:bottom w:w="70" w:type="dxa"/>
              <w:right w:w="90" w:type="dxa"/>
            </w:tcMar>
          </w:tcPr>
          <w:p w14:paraId="7B94EC0B" w14:textId="77777777" w:rsidR="00E01C3A" w:rsidRPr="00CE1B46" w:rsidRDefault="00000000">
            <w:pPr>
              <w:rPr>
                <w:lang w:val="pt-BR"/>
              </w:rPr>
            </w:pPr>
            <w:r>
              <w:rPr>
                <w:sz w:val="20"/>
                <w:szCs w:val="20"/>
                <w:lang w:val="pt-BR"/>
              </w:rPr>
              <w:t>Interrupção deliberada do serviço de decisão, com medição do estado assumido pelo nó</w:t>
            </w:r>
          </w:p>
        </w:tc>
      </w:tr>
      <w:tr w:rsidR="00E01C3A" w:rsidRPr="00CE1B46" w14:paraId="7A7CF5DA" w14:textId="77777777">
        <w:tc>
          <w:tcPr>
            <w:tcW w:w="850" w:type="dxa"/>
            <w:tcMar>
              <w:top w:w="70" w:type="dxa"/>
              <w:left w:w="90" w:type="dxa"/>
              <w:bottom w:w="70" w:type="dxa"/>
              <w:right w:w="90" w:type="dxa"/>
            </w:tcMar>
          </w:tcPr>
          <w:p w14:paraId="2787EF0E" w14:textId="77777777" w:rsidR="00E01C3A" w:rsidRDefault="00000000">
            <w:r>
              <w:rPr>
                <w:sz w:val="20"/>
                <w:szCs w:val="20"/>
              </w:rPr>
              <w:t>RNF08</w:t>
            </w:r>
          </w:p>
        </w:tc>
        <w:tc>
          <w:tcPr>
            <w:tcW w:w="3500" w:type="dxa"/>
            <w:tcMar>
              <w:top w:w="70" w:type="dxa"/>
              <w:left w:w="90" w:type="dxa"/>
              <w:bottom w:w="70" w:type="dxa"/>
              <w:right w:w="90" w:type="dxa"/>
            </w:tcMar>
          </w:tcPr>
          <w:p w14:paraId="24EABBD0" w14:textId="77777777" w:rsidR="00E01C3A" w:rsidRPr="00CE1B46" w:rsidRDefault="00000000">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5C33D83A" w14:textId="77777777" w:rsidR="00E01C3A" w:rsidRDefault="00000000">
            <w:r>
              <w:rPr>
                <w:sz w:val="20"/>
                <w:szCs w:val="20"/>
              </w:rPr>
              <w:t xml:space="preserve">Segurança da informação</w:t>
            </w:r>
          </w:p>
        </w:tc>
        <w:tc>
          <w:tcPr>
            <w:tcW w:w="2971" w:type="dxa"/>
            <w:tcMar>
              <w:top w:w="70" w:type="dxa"/>
              <w:left w:w="90" w:type="dxa"/>
              <w:bottom w:w="70" w:type="dxa"/>
              <w:right w:w="90" w:type="dxa"/>
            </w:tcMar>
          </w:tcPr>
          <w:p w14:paraId="4BFB15B7" w14:textId="77777777" w:rsidR="00E01C3A" w:rsidRPr="00CE1B46" w:rsidRDefault="00000000">
            <w:pPr>
              <w:rPr>
                <w:lang w:val="pt-BR"/>
              </w:rPr>
            </w:pPr>
            <w:r>
              <w:rPr>
                <w:sz w:val="20"/>
                <w:szCs w:val="20"/>
                <w:lang w:val="pt-BR"/>
              </w:rPr>
              <w:t>Inspeção do modelo de dados de 4.7.2 e das cargas trafegadas, conforme 3.10</w:t>
            </w:r>
          </w:p>
        </w:tc>
      </w:tr>
      <w:tr w:rsidR="00E01C3A" w:rsidRPr="00CE1B46" w14:paraId="661EC782" w14:textId="77777777">
        <w:tc>
          <w:tcPr>
            <w:tcW w:w="850" w:type="dxa"/>
            <w:tcMar>
              <w:top w:w="70" w:type="dxa"/>
              <w:left w:w="90" w:type="dxa"/>
              <w:bottom w:w="70" w:type="dxa"/>
              <w:right w:w="90" w:type="dxa"/>
            </w:tcMar>
          </w:tcPr>
          <w:p w14:paraId="26F0AD60" w14:textId="77777777" w:rsidR="00E01C3A" w:rsidRDefault="00000000">
            <w:r>
              <w:rPr>
                <w:sz w:val="20"/>
                <w:szCs w:val="20"/>
              </w:rPr>
              <w:t>RNF09</w:t>
            </w:r>
          </w:p>
        </w:tc>
        <w:tc>
          <w:tcPr>
            <w:tcW w:w="3500" w:type="dxa"/>
            <w:tcMar>
              <w:top w:w="70" w:type="dxa"/>
              <w:left w:w="90" w:type="dxa"/>
              <w:bottom w:w="70" w:type="dxa"/>
              <w:right w:w="90" w:type="dxa"/>
            </w:tcMar>
          </w:tcPr>
          <w:p w14:paraId="7A37F50B" w14:textId="77777777" w:rsidR="00E01C3A" w:rsidRPr="00CE1B46" w:rsidRDefault="00000000">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FC0978A" w14:textId="77777777" w:rsidR="00E01C3A" w:rsidRDefault="00000000">
            <w:r>
              <w:rPr>
                <w:sz w:val="20"/>
                <w:szCs w:val="20"/>
              </w:rPr>
              <w:t>Flexibilidade</w:t>
            </w:r>
          </w:p>
        </w:tc>
        <w:tc>
          <w:tcPr>
            <w:tcW w:w="2971" w:type="dxa"/>
            <w:tcMar>
              <w:top w:w="70" w:type="dxa"/>
              <w:left w:w="90" w:type="dxa"/>
              <w:bottom w:w="70" w:type="dxa"/>
              <w:right w:w="90" w:type="dxa"/>
            </w:tcMar>
          </w:tcPr>
          <w:p w14:paraId="2A825C61" w14:textId="77777777" w:rsidR="00E01C3A" w:rsidRPr="00CE1B46" w:rsidRDefault="00000000">
            <w:pPr>
              <w:rPr>
                <w:lang w:val="pt-BR"/>
              </w:rPr>
            </w:pPr>
            <w:r>
              <w:rPr>
                <w:sz w:val="20"/>
                <w:szCs w:val="20"/>
                <w:lang w:val="pt-BR"/>
              </w:rPr>
              <w:t>Registro de um segundo assinante no intermediário, sem alteração de código do serviço</w:t>
            </w:r>
          </w:p>
        </w:tc>
      </w:tr>
    </w:tbl>
    <w:p w14:paraId="45D8B100" w14:textId="77777777" w:rsidR="00E01C3A" w:rsidRDefault="00000000">
      <w:pPr>
        <w:spacing w:before="130" w:after="260"/>
        <w:rPr>
          <w:lang w:val="pt-BR"/>
        </w:rPr>
      </w:pPr>
      <w:r>
        <w:rPr>
          <w:sz w:val="20"/>
          <w:szCs w:val="20"/>
          <w:lang w:val="pt-BR"/>
        </w:rPr>
        <w:t>Fonte: Elaborado pelos autores (2026).</w:t>
      </w:r>
    </w:p>
    <w:p w14:paraId="250B209F" w14:textId="77777777" w:rsidR="00E01C3A" w:rsidRDefault="00000000">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36EF4283" w14:textId="77777777" w:rsidR="00E01C3A" w:rsidRDefault="00000000">
      <w:pPr>
        <w:pStyle w:val="Heading2"/>
        <w:spacing w:before="360" w:after="240" w:line="360" w:lineRule="auto"/>
        <w:rPr>
          <w:lang w:val="pt-BR"/>
        </w:rPr>
      </w:pPr>
      <w:bookmarkStart w:id="46" w:name="_Toc240909236"/>
      <w:r>
        <w:rPr>
          <w:lang w:val="pt-BR"/>
        </w:rPr>
        <w:t>4.5 Diagrama de casos de uso</w:t>
      </w:r>
      <w:bookmarkEnd w:id="46"/>
    </w:p>
    <w:p w14:paraId="13D771C3" w14:textId="77777777" w:rsidR="00E01C3A" w:rsidRDefault="00000000">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B33F4F8" w14:textId="77777777" w:rsidR="00E01C3A" w:rsidRDefault="00000000">
      <w:pPr>
        <w:pStyle w:val="Heading2"/>
        <w:spacing w:before="360" w:after="240" w:line="360" w:lineRule="auto"/>
        <w:rPr>
          <w:lang w:val="pt-BR"/>
        </w:rPr>
      </w:pPr>
      <w:bookmarkStart w:id="47" w:name="_Toc240909237"/>
      <w:r>
        <w:rPr>
          <w:lang w:val="pt-BR"/>
        </w:rPr>
        <w:t>4.6 Desenho da arquitetura do sistema</w:t>
      </w:r>
      <w:bookmarkEnd w:id="47"/>
    </w:p>
    <w:p w14:paraId="2349B19A" w14:textId="77777777" w:rsidR="00E01C3A" w:rsidRDefault="00000000">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5D2F1CD0" w14:textId="77777777" w:rsidR="00E01C3A" w:rsidRDefault="00000000">
      <w:pPr>
        <w:keepNext/>
        <w:spacing w:before="240"/>
        <w:jc w:val="center"/>
        <w:rPr>
          <w:lang w:val="pt-BR"/>
        </w:rPr>
      </w:pPr>
      <w:r>
        <w:rPr>
          <w:noProof/>
          <w:lang w:val="pt-BR"/>
        </w:rPr>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7371366B" w14:textId="77777777" w:rsidR="00E01C3A" w:rsidRDefault="00000000">
      <w:pPr>
        <w:keepNext/>
        <w:spacing w:before="130" w:after="60"/>
        <w:jc w:val="center"/>
        <w:rPr>
          <w:lang w:val="pt-BR"/>
        </w:rPr>
      </w:pPr>
      <w:r>
        <w:rPr>
          <w:sz w:val="20"/>
          <w:szCs w:val="20"/>
          <w:lang w:val="pt-BR"/>
        </w:rPr>
        <w:t>Figura 1 – Arquitetura do sistema</w:t>
      </w:r>
    </w:p>
    <w:p w14:paraId="5941A56C" w14:textId="77777777" w:rsidR="00E01C3A" w:rsidRDefault="00000000">
      <w:pPr>
        <w:spacing w:after="280"/>
        <w:jc w:val="center"/>
        <w:rPr>
          <w:lang w:val="pt-BR"/>
        </w:rPr>
      </w:pPr>
      <w:r>
        <w:rPr>
          <w:sz w:val="20"/>
          <w:szCs w:val="20"/>
          <w:lang w:val="pt-BR"/>
        </w:rPr>
        <w:t>Fonte: Elaborado pelos autores (2026).</w:t>
      </w:r>
    </w:p>
    <w:p w14:paraId="4674187F" w14:textId="77777777" w:rsidR="00E01C3A" w:rsidRDefault="00000000">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EDC8811" w14:textId="77777777" w:rsidR="00E01C3A" w:rsidRDefault="00000000">
      <w:pPr>
        <w:spacing w:after="120" w:line="360" w:lineRule="auto"/>
        <w:ind w:firstLine="709"/>
        <w:jc w:val="both"/>
        <w:rPr>
          <w:lang w:val="pt-BR"/>
        </w:rPr>
      </w:pPr>
      <w:r>
        <w:rPr>
          <w:lang w:val="pt-BR"/>
        </w:rPr>
        <w:t>O Quadro 12 responde de forma direta às questões de arquitetura que o projeto precisa esclarecer.</w:t>
      </w:r>
    </w:p>
    <w:p w14:paraId="1D5CDC67" w14:textId="77777777" w:rsidR="00E01C3A" w:rsidRDefault="00000000">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E69F304" w14:textId="77777777">
        <w:trPr>
          <w:tblHeader/>
        </w:trPr>
        <w:tc>
          <w:tcPr>
            <w:tcW w:w="1750" w:type="dxa"/>
            <w:shd w:val="clear" w:color="auto" w:fill="EDEDED"/>
            <w:tcMar>
              <w:top w:w="70" w:type="dxa"/>
              <w:left w:w="90" w:type="dxa"/>
              <w:bottom w:w="70" w:type="dxa"/>
              <w:right w:w="90" w:type="dxa"/>
            </w:tcMar>
          </w:tcPr>
          <w:p w14:paraId="0E80285F" w14:textId="77777777" w:rsidR="00E01C3A" w:rsidRDefault="00000000">
            <w:r>
              <w:rPr>
                <w:b/>
                <w:bCs/>
                <w:sz w:val="20"/>
                <w:szCs w:val="20"/>
              </w:rPr>
              <w:t>Aspecto</w:t>
            </w:r>
          </w:p>
        </w:tc>
        <w:tc>
          <w:tcPr>
            <w:tcW w:w="3100" w:type="dxa"/>
            <w:shd w:val="clear" w:color="auto" w:fill="EDEDED"/>
            <w:tcMar>
              <w:top w:w="70" w:type="dxa"/>
              <w:left w:w="90" w:type="dxa"/>
              <w:bottom w:w="70" w:type="dxa"/>
              <w:right w:w="90" w:type="dxa"/>
            </w:tcMar>
          </w:tcPr>
          <w:p w14:paraId="65998CE4" w14:textId="77777777" w:rsidR="00E01C3A" w:rsidRDefault="00000000">
            <w:r>
              <w:rPr>
                <w:b/>
                <w:bCs/>
                <w:sz w:val="20"/>
                <w:szCs w:val="20"/>
              </w:rPr>
              <w:t>Decisão</w:t>
            </w:r>
          </w:p>
        </w:tc>
        <w:tc>
          <w:tcPr>
            <w:tcW w:w="4221" w:type="dxa"/>
            <w:shd w:val="clear" w:color="auto" w:fill="EDEDED"/>
            <w:tcMar>
              <w:top w:w="70" w:type="dxa"/>
              <w:left w:w="90" w:type="dxa"/>
              <w:bottom w:w="70" w:type="dxa"/>
              <w:right w:w="90" w:type="dxa"/>
            </w:tcMar>
          </w:tcPr>
          <w:p w14:paraId="4EBEF280" w14:textId="77777777" w:rsidR="00E01C3A" w:rsidRDefault="00000000">
            <w:r>
              <w:rPr>
                <w:b/>
                <w:bCs/>
                <w:sz w:val="20"/>
                <w:szCs w:val="20"/>
              </w:rPr>
              <w:t>Justificativa</w:t>
            </w:r>
          </w:p>
        </w:tc>
      </w:tr>
      <w:tr w:rsidR="00E01C3A" w:rsidRPr="00CE1B46" w14:paraId="5F5BBB0B" w14:textId="77777777">
        <w:tc>
          <w:tcPr>
            <w:tcW w:w="1750" w:type="dxa"/>
            <w:tcMar>
              <w:top w:w="70" w:type="dxa"/>
              <w:left w:w="90" w:type="dxa"/>
              <w:bottom w:w="70" w:type="dxa"/>
              <w:right w:w="90" w:type="dxa"/>
            </w:tcMar>
          </w:tcPr>
          <w:p w14:paraId="119CA41E" w14:textId="77777777" w:rsidR="00E01C3A" w:rsidRDefault="00000000">
            <w:r>
              <w:rPr>
                <w:sz w:val="20"/>
                <w:szCs w:val="20"/>
              </w:rPr>
              <w:t>Implantação em nuvem</w:t>
            </w:r>
          </w:p>
        </w:tc>
        <w:tc>
          <w:tcPr>
            <w:tcW w:w="3100" w:type="dxa"/>
            <w:tcMar>
              <w:top w:w="70" w:type="dxa"/>
              <w:left w:w="90" w:type="dxa"/>
              <w:bottom w:w="70" w:type="dxa"/>
              <w:right w:w="90" w:type="dxa"/>
            </w:tcMar>
          </w:tcPr>
          <w:p w14:paraId="4150C733" w14:textId="77777777" w:rsidR="00E01C3A" w:rsidRPr="00CE1B46" w:rsidRDefault="00000000">
            <w:pPr>
              <w:rPr>
                <w:lang w:val="pt-BR"/>
              </w:rPr>
            </w:pPr>
            <w:r>
              <w:rPr>
                <w:sz w:val="20"/>
                <w:szCs w:val="20"/>
                <w:lang w:val="pt-BR"/>
              </w:rPr>
              <w:t xml:space="preserve">Sim. Toda a camada de software é implantada em provedor de nuvem, </w:t>
            </w:r>
            <w:del w:id="9027" w:author="Vitor Oliveira" w:date="2026-09-26T00:00:00Z">
              <w:r>
                <w:rPr>
                  <w:sz w:val="20"/>
                  <w:szCs w:val="20"/>
                  <w:lang w:val="pt-BR"/>
                </w:rPr>
                <w:delText xml:space="preserve">em modelo de plataforma como serviço</w:delText>
              </w:r>
            </w:del>
            <w:ins w:id="9028" w:author="Vitor Oliveira" w:date="2026-09-26T00:00:00Z">
              <w:r>
                <w:rPr>
                  <w:sz w:val="20"/>
                  <w:szCs w:val="20"/>
                  <w:lang w:val="pt-BR"/>
                </w:rPr>
                <w:t xml:space="preserve">em máquina virtual, com os serviços em contêineres</w:t>
              </w:r>
            </w:ins>
          </w:p>
        </w:tc>
        <w:tc>
          <w:tcPr>
            <w:tcW w:w="4221" w:type="dxa"/>
            <w:tcMar>
              <w:top w:w="70" w:type="dxa"/>
              <w:left w:w="90" w:type="dxa"/>
              <w:bottom w:w="70" w:type="dxa"/>
              <w:right w:w="90" w:type="dxa"/>
            </w:tcMar>
          </w:tcPr>
          <w:p w14:paraId="52F6C120" w14:textId="77777777" w:rsidR="00E01C3A" w:rsidRPr="00CE1B46" w:rsidRDefault="00000000">
            <w:pPr>
              <w:rPr>
                <w:lang w:val="pt-BR"/>
              </w:rPr>
            </w:pPr>
            <w:r>
              <w:rPr>
                <w:sz w:val="20"/>
                <w:szCs w:val="20"/>
                <w:lang w:val="pt-BR"/>
              </w:rPr>
              <w:t>O nó precisa ser comandado de fora da rede local em que se encontra; detalhamento em 4.6.1</w:t>
            </w:r>
          </w:p>
        </w:tc>
      </w:tr>
      <w:tr w:rsidR="00E01C3A" w:rsidRPr="00CE1B46" w14:paraId="07A8A953" w14:textId="77777777">
        <w:tc>
          <w:tcPr>
            <w:tcW w:w="1750" w:type="dxa"/>
            <w:tcMar>
              <w:top w:w="70" w:type="dxa"/>
              <w:left w:w="90" w:type="dxa"/>
              <w:bottom w:w="70" w:type="dxa"/>
              <w:right w:w="90" w:type="dxa"/>
            </w:tcMar>
          </w:tcPr>
          <w:p w14:paraId="5D238DB4" w14:textId="77777777" w:rsidR="00E01C3A" w:rsidRDefault="00000000">
            <w:r>
              <w:rPr>
                <w:sz w:val="20"/>
                <w:szCs w:val="20"/>
              </w:rPr>
              <w:t>Back end</w:t>
            </w:r>
          </w:p>
        </w:tc>
        <w:tc>
          <w:tcPr>
            <w:tcW w:w="3100" w:type="dxa"/>
            <w:tcMar>
              <w:top w:w="70" w:type="dxa"/>
              <w:left w:w="90" w:type="dxa"/>
              <w:bottom w:w="70" w:type="dxa"/>
              <w:right w:w="90" w:type="dxa"/>
            </w:tcMar>
          </w:tcPr>
          <w:p w14:paraId="38002422" w14:textId="77777777" w:rsidR="00E01C3A" w:rsidRPr="00CE1B46" w:rsidRDefault="00000000">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76FBD9" w14:textId="77777777" w:rsidR="00E01C3A" w:rsidRPr="00CE1B46" w:rsidRDefault="00000000">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6B4C5B05" w14:textId="77777777">
        <w:tc>
          <w:tcPr>
            <w:tcW w:w="1750" w:type="dxa"/>
            <w:tcMar>
              <w:top w:w="70" w:type="dxa"/>
              <w:left w:w="90" w:type="dxa"/>
              <w:bottom w:w="70" w:type="dxa"/>
              <w:right w:w="90" w:type="dxa"/>
            </w:tcMar>
          </w:tcPr>
          <w:p w14:paraId="6C74816F" w14:textId="77777777" w:rsidR="00E01C3A" w:rsidRDefault="00000000">
            <w:r>
              <w:rPr>
                <w:sz w:val="20"/>
                <w:szCs w:val="20"/>
              </w:rPr>
              <w:t>Front end</w:t>
            </w:r>
          </w:p>
        </w:tc>
        <w:tc>
          <w:tcPr>
            <w:tcW w:w="3100" w:type="dxa"/>
            <w:tcMar>
              <w:top w:w="70" w:type="dxa"/>
              <w:left w:w="90" w:type="dxa"/>
              <w:bottom w:w="70" w:type="dxa"/>
              <w:right w:w="90" w:type="dxa"/>
            </w:tcMar>
          </w:tcPr>
          <w:p w14:paraId="4C966693" w14:textId="77777777" w:rsidR="00E01C3A" w:rsidRPr="00CE1B46" w:rsidRDefault="00000000">
            <w:pPr>
              <w:rPr>
                <w:lang w:val="pt-BR"/>
              </w:rPr>
            </w:pPr>
            <w:r>
              <w:rPr>
                <w:sz w:val="20"/>
                <w:szCs w:val="20"/>
                <w:lang w:val="pt-BR"/>
              </w:rPr>
              <w:t>Sim. Painel web servido pelo mesmo ambiente, que consome a interface de programação e apresenta a cadeia completa de cada decisão</w:t>
            </w:r>
          </w:p>
        </w:tc>
        <w:tc>
          <w:tcPr>
            <w:tcW w:w="4221" w:type="dxa"/>
            <w:tcMar>
              <w:top w:w="70" w:type="dxa"/>
              <w:left w:w="90" w:type="dxa"/>
              <w:bottom w:w="70" w:type="dxa"/>
              <w:right w:w="90" w:type="dxa"/>
            </w:tcMar>
          </w:tcPr>
          <w:p w14:paraId="40E9FAEE" w14:textId="77777777" w:rsidR="00E01C3A" w:rsidRPr="00CE1B46" w:rsidRDefault="00000000">
            <w:pPr>
              <w:rPr>
                <w:lang w:val="pt-BR"/>
              </w:rPr>
            </w:pPr>
            <w:r>
              <w:rPr>
                <w:sz w:val="20"/>
                <w:szCs w:val="20"/>
                <w:lang w:val="pt-BR"/>
              </w:rPr>
              <w:t>É a interface pela qual a conformidade normativa se torna observável durante a execução e durante a defesa</w:t>
            </w:r>
          </w:p>
        </w:tc>
      </w:tr>
      <w:tr w:rsidR="00E01C3A" w:rsidRPr="00CE1B46" w14:paraId="285E08A5" w14:textId="77777777">
        <w:tc>
          <w:tcPr>
            <w:tcW w:w="1750" w:type="dxa"/>
            <w:tcMar>
              <w:top w:w="70" w:type="dxa"/>
              <w:left w:w="90" w:type="dxa"/>
              <w:bottom w:w="70" w:type="dxa"/>
              <w:right w:w="90" w:type="dxa"/>
            </w:tcMar>
          </w:tcPr>
          <w:p w14:paraId="6B4CB17F" w14:textId="77777777" w:rsidR="00E01C3A" w:rsidRDefault="00000000">
            <w:r>
              <w:rPr>
                <w:sz w:val="20"/>
                <w:szCs w:val="20"/>
              </w:rPr>
              <w:t>Banco de dados</w:t>
            </w:r>
          </w:p>
        </w:tc>
        <w:tc>
          <w:tcPr>
            <w:tcW w:w="3100" w:type="dxa"/>
            <w:tcMar>
              <w:top w:w="70" w:type="dxa"/>
              <w:left w:w="90" w:type="dxa"/>
              <w:bottom w:w="70" w:type="dxa"/>
              <w:right w:w="90" w:type="dxa"/>
            </w:tcMar>
          </w:tcPr>
          <w:p w14:paraId="78423784" w14:textId="77777777" w:rsidR="00E01C3A" w:rsidRPr="00CE1B46" w:rsidRDefault="00000000">
            <w:pPr>
              <w:rPr>
                <w:lang w:val="pt-BR"/>
              </w:rPr>
            </w:pPr>
            <w:r>
              <w:rPr>
                <w:sz w:val="20"/>
                <w:szCs w:val="20"/>
                <w:lang w:val="pt-BR"/>
              </w:rPr>
              <w:t xml:space="preserve">Sim. Banco relacional </w:t>
            </w:r>
            <w:del w:id="9029" w:author="Vitor Oliveira" w:date="2026-09-26T00:00:00Z">
              <w:r>
                <w:rPr>
                  <w:sz w:val="20"/>
                  <w:szCs w:val="20"/>
                  <w:lang w:val="pt-BR"/>
                </w:rPr>
                <w:delText xml:space="preserve">em instância gerenciada</w:delText>
              </w:r>
            </w:del>
            <w:ins w:id="9030" w:author="Vitor Oliveira" w:date="2026-09-26T00:00:00Z">
              <w:r>
                <w:rPr>
                  <w:sz w:val="20"/>
                  <w:szCs w:val="20"/>
                  <w:lang w:val="pt-BR"/>
                </w:rPr>
                <w:t xml:space="preserve">em contêiner</w:t>
              </w:r>
            </w:ins>
            <w:r>
              <w:rPr>
                <w:sz w:val="20"/>
                <w:szCs w:val="20"/>
                <w:lang w:val="pt-BR"/>
              </w:rPr>
              <w:t xml:space="preserve">, com as entidades do Quadro 15 e o modelo da Figura 2</w:t>
            </w:r>
          </w:p>
        </w:tc>
        <w:tc>
          <w:tcPr>
            <w:tcW w:w="4221" w:type="dxa"/>
            <w:tcMar>
              <w:top w:w="70" w:type="dxa"/>
              <w:left w:w="90" w:type="dxa"/>
              <w:bottom w:w="70" w:type="dxa"/>
              <w:right w:w="90" w:type="dxa"/>
            </w:tcMar>
          </w:tcPr>
          <w:p w14:paraId="1F58AFD4" w14:textId="77777777" w:rsidR="00E01C3A" w:rsidRPr="00CE1B46" w:rsidRDefault="00000000">
            <w:pPr>
              <w:rPr>
                <w:lang w:val="pt-BR"/>
              </w:rPr>
            </w:pPr>
            <w:r>
              <w:rPr>
                <w:sz w:val="20"/>
                <w:szCs w:val="20"/>
                <w:lang w:val="pt-BR"/>
              </w:rPr>
              <w:t>A auditabilidade afirmada pelo trabalho é, em termos de projeto, uma propriedade de integridade referencial; justificativa em 4.7.1</w:t>
            </w:r>
          </w:p>
        </w:tc>
      </w:tr>
      <w:tr w:rsidR="00E01C3A" w14:paraId="6E9B6A8A" w14:textId="77777777">
        <w:tc>
          <w:tcPr>
            <w:tcW w:w="1750" w:type="dxa"/>
            <w:tcMar>
              <w:top w:w="70" w:type="dxa"/>
              <w:left w:w="90" w:type="dxa"/>
              <w:bottom w:w="70" w:type="dxa"/>
              <w:right w:w="90" w:type="dxa"/>
            </w:tcMar>
          </w:tcPr>
          <w:p w14:paraId="3A7E775C" w14:textId="77777777" w:rsidR="00E01C3A" w:rsidRDefault="00000000">
            <w:r>
              <w:rPr>
                <w:sz w:val="20"/>
                <w:szCs w:val="20"/>
              </w:rPr>
              <w:t xml:space="preserve">Aplicativo móvel</w:t>
            </w:r>
          </w:p>
        </w:tc>
        <w:tc>
          <w:tcPr>
            <w:tcW w:w="3100" w:type="dxa"/>
            <w:tcMar>
              <w:top w:w="70" w:type="dxa"/>
              <w:left w:w="90" w:type="dxa"/>
              <w:bottom w:w="70" w:type="dxa"/>
              <w:right w:w="90" w:type="dxa"/>
            </w:tcMar>
          </w:tcPr>
          <w:p w14:paraId="20B5E0F6" w14:textId="77777777" w:rsidR="00E01C3A" w:rsidRPr="00CE1B46" w:rsidRDefault="00000000">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C83FD5A" w14:textId="77777777" w:rsidR="00E01C3A" w:rsidRDefault="00000000">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 xml:space="preserve">Registra-se como decisão, e não como omissão</w:t>
            </w:r>
          </w:p>
        </w:tc>
      </w:tr>
      <w:tr w:rsidR="00E01C3A" w:rsidRPr="00CE1B46" w14:paraId="3F78EC71" w14:textId="77777777">
        <w:tc>
          <w:tcPr>
            <w:tcW w:w="1750" w:type="dxa"/>
            <w:tcMar>
              <w:top w:w="70" w:type="dxa"/>
              <w:left w:w="90" w:type="dxa"/>
              <w:bottom w:w="70" w:type="dxa"/>
              <w:right w:w="90" w:type="dxa"/>
            </w:tcMar>
          </w:tcPr>
          <w:p w14:paraId="5B533248" w14:textId="77777777" w:rsidR="00E01C3A" w:rsidRDefault="00000000">
            <w:r>
              <w:rPr>
                <w:sz w:val="20"/>
                <w:szCs w:val="20"/>
              </w:rPr>
              <w:t>Software embarcado</w:t>
            </w:r>
          </w:p>
        </w:tc>
        <w:tc>
          <w:tcPr>
            <w:tcW w:w="3100" w:type="dxa"/>
            <w:tcMar>
              <w:top w:w="70" w:type="dxa"/>
              <w:left w:w="90" w:type="dxa"/>
              <w:bottom w:w="70" w:type="dxa"/>
              <w:right w:w="90" w:type="dxa"/>
            </w:tcMar>
          </w:tcPr>
          <w:p w14:paraId="21BCE1A1" w14:textId="77777777" w:rsidR="00E01C3A" w:rsidRPr="00CE1B46" w:rsidRDefault="00000000">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66289F6C" w14:textId="77777777" w:rsidR="00E01C3A" w:rsidRPr="00CE1B46" w:rsidRDefault="00000000">
            <w:pPr>
              <w:rPr>
                <w:lang w:val="pt-BR"/>
              </w:rPr>
            </w:pPr>
            <w:r>
              <w:rPr>
                <w:sz w:val="20"/>
                <w:szCs w:val="20"/>
                <w:lang w:val="pt-BR"/>
              </w:rPr>
              <w:t>Medir a iluminância entregue é o que permite confrontar o nível decidido com o nível efetivamente produzido</w:t>
            </w:r>
          </w:p>
        </w:tc>
      </w:tr>
      <w:tr w:rsidR="00E01C3A" w14:paraId="0F59FE9E" w14:textId="77777777">
        <w:tc>
          <w:tcPr>
            <w:tcW w:w="1750" w:type="dxa"/>
            <w:tcMar>
              <w:top w:w="70" w:type="dxa"/>
              <w:left w:w="90" w:type="dxa"/>
              <w:bottom w:w="70" w:type="dxa"/>
              <w:right w:w="90" w:type="dxa"/>
            </w:tcMar>
          </w:tcPr>
          <w:p w14:paraId="1D138EB5" w14:textId="77777777" w:rsidR="00E01C3A" w:rsidRPr="00CE1B46" w:rsidRDefault="00000000">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2567F90" w14:textId="77777777" w:rsidR="00E01C3A" w:rsidRPr="00CE1B46" w:rsidRDefault="00000000">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1B686792" w14:textId="77777777" w:rsidR="00E01C3A" w:rsidRDefault="00000000">
            <w:r>
              <w:rPr>
                <w:sz w:val="20"/>
                <w:szCs w:val="20"/>
                <w:lang w:val="pt-BR"/>
              </w:rPr>
              <w:t xml:space="preserve">Alojá-lo na plataforma converteria integração em extensão e transformaria a garantia arquitetural de proteção de dados de 3.10 em compromisso de política. </w:t>
            </w:r>
            <w:r>
              <w:rPr>
                <w:sz w:val="20"/>
                <w:szCs w:val="20"/>
              </w:rPr>
              <w:t xml:space="preserve">Justificativa completa em 3.2</w:t>
            </w:r>
          </w:p>
        </w:tc>
      </w:tr>
    </w:tbl>
    <w:p w14:paraId="0A89BE2E" w14:textId="77777777" w:rsidR="00E01C3A" w:rsidRDefault="00000000">
      <w:pPr>
        <w:spacing w:before="130" w:after="260"/>
        <w:rPr>
          <w:lang w:val="pt-BR"/>
        </w:rPr>
      </w:pPr>
      <w:r>
        <w:rPr>
          <w:sz w:val="20"/>
          <w:szCs w:val="20"/>
          <w:lang w:val="pt-BR"/>
        </w:rPr>
        <w:t>Fonte: Elaborado pelos autores (2026).</w:t>
      </w:r>
    </w:p>
    <w:p w14:paraId="6151A8D3" w14:textId="77777777" w:rsidR="00E01C3A" w:rsidRDefault="00000000">
      <w:pPr>
        <w:spacing w:after="120" w:line="360" w:lineRule="auto"/>
        <w:ind w:firstLine="709"/>
        <w:jc w:val="both"/>
        <w:rPr>
          <w:lang w:val="pt-BR"/>
        </w:rPr>
      </w:pPr>
      <w:r>
        <w:rPr>
          <w:lang w:val="pt-BR"/>
        </w:rPr>
        <w:t>O Quadro 13 discrimina os componentes, a tecnologia adotada em cada um e a responsabilidade que lhe cabe.</w:t>
      </w:r>
    </w:p>
    <w:p w14:paraId="14C696BF" w14:textId="77777777" w:rsidR="00E01C3A" w:rsidRDefault="00000000">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36FC43B" w14:textId="77777777">
        <w:trPr>
          <w:tblHeader/>
        </w:trPr>
        <w:tc>
          <w:tcPr>
            <w:tcW w:w="2300" w:type="dxa"/>
            <w:shd w:val="clear" w:color="auto" w:fill="EDEDED"/>
            <w:tcMar>
              <w:top w:w="70" w:type="dxa"/>
              <w:left w:w="90" w:type="dxa"/>
              <w:bottom w:w="70" w:type="dxa"/>
              <w:right w:w="90" w:type="dxa"/>
            </w:tcMar>
          </w:tcPr>
          <w:p w14:paraId="2191ED0A" w14:textId="77777777" w:rsidR="00E01C3A" w:rsidRDefault="00000000">
            <w:r>
              <w:rPr>
                <w:b/>
                <w:bCs/>
                <w:sz w:val="20"/>
                <w:szCs w:val="20"/>
              </w:rPr>
              <w:t>Componente</w:t>
            </w:r>
          </w:p>
        </w:tc>
        <w:tc>
          <w:tcPr>
            <w:tcW w:w="3000" w:type="dxa"/>
            <w:shd w:val="clear" w:color="auto" w:fill="EDEDED"/>
            <w:tcMar>
              <w:top w:w="70" w:type="dxa"/>
              <w:left w:w="90" w:type="dxa"/>
              <w:bottom w:w="70" w:type="dxa"/>
              <w:right w:w="90" w:type="dxa"/>
            </w:tcMar>
          </w:tcPr>
          <w:p w14:paraId="763F4F54" w14:textId="77777777" w:rsidR="00E01C3A" w:rsidRDefault="00000000">
            <w:r>
              <w:rPr>
                <w:b/>
                <w:bCs/>
                <w:sz w:val="20"/>
                <w:szCs w:val="20"/>
              </w:rPr>
              <w:t>Tecnologia adotada</w:t>
            </w:r>
          </w:p>
        </w:tc>
        <w:tc>
          <w:tcPr>
            <w:tcW w:w="3771" w:type="dxa"/>
            <w:shd w:val="clear" w:color="auto" w:fill="EDEDED"/>
            <w:tcMar>
              <w:top w:w="70" w:type="dxa"/>
              <w:left w:w="90" w:type="dxa"/>
              <w:bottom w:w="70" w:type="dxa"/>
              <w:right w:w="90" w:type="dxa"/>
            </w:tcMar>
          </w:tcPr>
          <w:p w14:paraId="75D33A48" w14:textId="77777777" w:rsidR="00E01C3A" w:rsidRDefault="00000000">
            <w:r>
              <w:rPr>
                <w:b/>
                <w:bCs/>
                <w:sz w:val="20"/>
                <w:szCs w:val="20"/>
              </w:rPr>
              <w:t>Responsabilidade</w:t>
            </w:r>
          </w:p>
        </w:tc>
      </w:tr>
      <w:tr w:rsidR="00E01C3A" w:rsidRPr="00CE1B46" w14:paraId="36CDA532" w14:textId="77777777">
        <w:tc>
          <w:tcPr>
            <w:tcW w:w="2300" w:type="dxa"/>
            <w:tcMar>
              <w:top w:w="70" w:type="dxa"/>
              <w:left w:w="90" w:type="dxa"/>
              <w:bottom w:w="70" w:type="dxa"/>
              <w:right w:w="90" w:type="dxa"/>
            </w:tcMar>
          </w:tcPr>
          <w:p w14:paraId="31C7F0D0" w14:textId="77777777" w:rsidR="00E01C3A" w:rsidRDefault="00000000">
            <w:r>
              <w:rPr>
                <w:sz w:val="20"/>
                <w:szCs w:val="20"/>
              </w:rPr>
              <w:t>Interface de dados urbanos</w:t>
            </w:r>
          </w:p>
        </w:tc>
        <w:tc>
          <w:tcPr>
            <w:tcW w:w="3000" w:type="dxa"/>
            <w:tcMar>
              <w:top w:w="70" w:type="dxa"/>
              <w:left w:w="90" w:type="dxa"/>
              <w:bottom w:w="70" w:type="dxa"/>
              <w:right w:w="90" w:type="dxa"/>
            </w:tcMar>
          </w:tcPr>
          <w:p w14:paraId="5E6E2C2F" w14:textId="77777777" w:rsidR="00E01C3A" w:rsidRDefault="00000000">
            <w:r>
              <w:rPr>
                <w:sz w:val="20"/>
                <w:szCs w:val="20"/>
              </w:rPr>
              <w:t>Python 3 com framework FastAPI; interface REST sobre HTTP, cargas em JSON</w:t>
            </w:r>
          </w:p>
        </w:tc>
        <w:tc>
          <w:tcPr>
            <w:tcW w:w="3771" w:type="dxa"/>
            <w:tcMar>
              <w:top w:w="70" w:type="dxa"/>
              <w:left w:w="90" w:type="dxa"/>
              <w:bottom w:w="70" w:type="dxa"/>
              <w:right w:w="90" w:type="dxa"/>
            </w:tcMar>
          </w:tcPr>
          <w:p w14:paraId="43A1F1FF" w14:textId="77777777" w:rsidR="00E01C3A" w:rsidRPr="00CE1B46" w:rsidRDefault="00000000">
            <w:pPr>
              <w:rPr>
                <w:lang w:val="pt-BR"/>
              </w:rPr>
            </w:pPr>
            <w:r>
              <w:rPr>
                <w:sz w:val="20"/>
                <w:szCs w:val="20"/>
                <w:lang w:val="pt-BR"/>
              </w:rPr>
              <w:t>Receber, validar e disponibilizar os eventos que descrevem o estado da via</w:t>
            </w:r>
          </w:p>
        </w:tc>
      </w:tr>
      <w:tr w:rsidR="00E01C3A" w:rsidRPr="00CE1B46" w14:paraId="1F849C4F" w14:textId="77777777">
        <w:tc>
          <w:tcPr>
            <w:tcW w:w="2300" w:type="dxa"/>
            <w:tcMar>
              <w:top w:w="70" w:type="dxa"/>
              <w:left w:w="90" w:type="dxa"/>
              <w:bottom w:w="70" w:type="dxa"/>
              <w:right w:w="90" w:type="dxa"/>
            </w:tcMar>
          </w:tcPr>
          <w:p w14:paraId="0A4735AD" w14:textId="77777777" w:rsidR="00E01C3A" w:rsidRDefault="00000000">
            <w:r>
              <w:rPr>
                <w:sz w:val="20"/>
                <w:szCs w:val="20"/>
              </w:rPr>
              <w:t xml:space="preserve">Serviço de decisão — previsão</w:t>
            </w:r>
          </w:p>
        </w:tc>
        <w:tc>
          <w:tcPr>
            <w:tcW w:w="3000" w:type="dxa"/>
            <w:tcMar>
              <w:top w:w="70" w:type="dxa"/>
              <w:left w:w="90" w:type="dxa"/>
              <w:bottom w:w="70" w:type="dxa"/>
              <w:right w:w="90" w:type="dxa"/>
            </w:tcMar>
          </w:tcPr>
          <w:p w14:paraId="68E2DE66" w14:textId="77777777" w:rsidR="00E01C3A" w:rsidRPr="00CE1B46" w:rsidRDefault="00000000">
            <w:pPr>
              <w:rPr>
                <w:lang w:val="pt-BR"/>
              </w:rPr>
            </w:pPr>
            <w:r>
              <w:rPr>
                <w:sz w:val="20"/>
                <w:szCs w:val="20"/>
                <w:lang w:val="pt-BR"/>
              </w:rPr>
              <w:t>Python 3 com biblioteca de árvores impulsionadas por gradiente</w:t>
            </w:r>
          </w:p>
        </w:tc>
        <w:tc>
          <w:tcPr>
            <w:tcW w:w="3771" w:type="dxa"/>
            <w:tcMar>
              <w:top w:w="70" w:type="dxa"/>
              <w:left w:w="90" w:type="dxa"/>
              <w:bottom w:w="70" w:type="dxa"/>
              <w:right w:w="90" w:type="dxa"/>
            </w:tcMar>
          </w:tcPr>
          <w:p w14:paraId="627AE3DE" w14:textId="77777777" w:rsidR="00E01C3A" w:rsidRPr="00CE1B46" w:rsidRDefault="00000000">
            <w:pPr>
              <w:rPr>
                <w:lang w:val="pt-BR"/>
              </w:rPr>
            </w:pPr>
            <w:r>
              <w:rPr>
                <w:sz w:val="20"/>
                <w:szCs w:val="20"/>
                <w:lang w:val="pt-BR"/>
              </w:rPr>
              <w:t>Produzir a estimativa de demanda para o horizonte de curto prazo, conforme 3.6</w:t>
            </w:r>
          </w:p>
        </w:tc>
      </w:tr>
      <w:tr w:rsidR="00E01C3A" w:rsidRPr="00CE1B46" w14:paraId="35043354" w14:textId="77777777">
        <w:tc>
          <w:tcPr>
            <w:tcW w:w="2300" w:type="dxa"/>
            <w:tcMar>
              <w:top w:w="70" w:type="dxa"/>
              <w:left w:w="90" w:type="dxa"/>
              <w:bottom w:w="70" w:type="dxa"/>
              <w:right w:w="90" w:type="dxa"/>
            </w:tcMar>
          </w:tcPr>
          <w:p w14:paraId="3D6D4250" w14:textId="77777777" w:rsidR="00E01C3A" w:rsidRDefault="00000000">
            <w:r>
              <w:rPr>
                <w:sz w:val="20"/>
                <w:szCs w:val="20"/>
              </w:rPr>
              <w:t xml:space="preserve">Serviço de decisão — inferência</w:t>
            </w:r>
          </w:p>
        </w:tc>
        <w:tc>
          <w:tcPr>
            <w:tcW w:w="3000" w:type="dxa"/>
            <w:tcMar>
              <w:top w:w="70" w:type="dxa"/>
              <w:left w:w="90" w:type="dxa"/>
              <w:bottom w:w="70" w:type="dxa"/>
              <w:right w:w="90" w:type="dxa"/>
            </w:tcMar>
          </w:tcPr>
          <w:p w14:paraId="2395D912" w14:textId="77777777" w:rsidR="00E01C3A" w:rsidRPr="00CE1B46" w:rsidRDefault="00000000">
            <w:pPr>
              <w:rPr>
                <w:lang w:val="pt-BR"/>
              </w:rPr>
            </w:pPr>
            <w:r>
              <w:rPr>
                <w:sz w:val="20"/>
                <w:szCs w:val="20"/>
                <w:lang w:val="pt-BR"/>
              </w:rPr>
              <w:t>Python 3 com biblioteca de lógica nebulosa, método de Mamdani</w:t>
            </w:r>
          </w:p>
        </w:tc>
        <w:tc>
          <w:tcPr>
            <w:tcW w:w="3771" w:type="dxa"/>
            <w:tcMar>
              <w:top w:w="70" w:type="dxa"/>
              <w:left w:w="90" w:type="dxa"/>
              <w:bottom w:w="70" w:type="dxa"/>
              <w:right w:w="90" w:type="dxa"/>
            </w:tcMar>
          </w:tcPr>
          <w:p w14:paraId="46B5517E" w14:textId="77777777" w:rsidR="00E01C3A" w:rsidRPr="00CE1B46" w:rsidRDefault="00000000">
            <w:pPr>
              <w:rPr>
                <w:lang w:val="pt-BR"/>
              </w:rPr>
            </w:pPr>
            <w:r>
              <w:rPr>
                <w:sz w:val="20"/>
                <w:szCs w:val="20"/>
                <w:lang w:val="pt-BR"/>
              </w:rPr>
              <w:t>Determinar o nível pretendido de iluminação a partir do estado descrito, conforme 3.7</w:t>
            </w:r>
          </w:p>
        </w:tc>
      </w:tr>
      <w:tr w:rsidR="00E01C3A" w:rsidRPr="00CE1B46" w14:paraId="6308EFB7" w14:textId="77777777">
        <w:tc>
          <w:tcPr>
            <w:tcW w:w="2300" w:type="dxa"/>
            <w:tcMar>
              <w:top w:w="70" w:type="dxa"/>
              <w:left w:w="90" w:type="dxa"/>
              <w:bottom w:w="70" w:type="dxa"/>
              <w:right w:w="90" w:type="dxa"/>
            </w:tcMar>
          </w:tcPr>
          <w:p w14:paraId="7D31EE36" w14:textId="77777777" w:rsidR="00E01C3A" w:rsidRDefault="00000000">
            <w:r>
              <w:rPr>
                <w:sz w:val="20"/>
                <w:szCs w:val="20"/>
              </w:rPr>
              <w:t xml:space="preserve">Camada de verificação normativa</w:t>
            </w:r>
          </w:p>
        </w:tc>
        <w:tc>
          <w:tcPr>
            <w:tcW w:w="3000" w:type="dxa"/>
            <w:tcMar>
              <w:top w:w="70" w:type="dxa"/>
              <w:left w:w="90" w:type="dxa"/>
              <w:bottom w:w="70" w:type="dxa"/>
              <w:right w:w="90" w:type="dxa"/>
            </w:tcMar>
          </w:tcPr>
          <w:p w14:paraId="7F8C7F81" w14:textId="77777777" w:rsidR="00E01C3A" w:rsidRPr="00CE1B46" w:rsidRDefault="00000000">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047BA9" w14:textId="77777777" w:rsidR="00E01C3A" w:rsidRPr="00CE1B46" w:rsidRDefault="00000000">
            <w:pPr>
              <w:rPr>
                <w:lang w:val="pt-BR"/>
              </w:rPr>
            </w:pPr>
            <w:r>
              <w:rPr>
                <w:sz w:val="20"/>
                <w:szCs w:val="20"/>
                <w:lang w:val="pt-BR"/>
              </w:rPr>
              <w:t>Confrontar o nível pretendido com as restrições rígidas, corrigi-lo quando necessário e registrar a correção</w:t>
            </w:r>
          </w:p>
        </w:tc>
      </w:tr>
      <w:tr w:rsidR="00E01C3A" w:rsidRPr="00CE1B46" w14:paraId="0C06FBA0" w14:textId="77777777">
        <w:tc>
          <w:tcPr>
            <w:tcW w:w="2300" w:type="dxa"/>
            <w:tcMar>
              <w:top w:w="70" w:type="dxa"/>
              <w:left w:w="90" w:type="dxa"/>
              <w:bottom w:w="70" w:type="dxa"/>
              <w:right w:w="90" w:type="dxa"/>
            </w:tcMar>
          </w:tcPr>
          <w:p w14:paraId="68E119D8" w14:textId="77777777" w:rsidR="00E01C3A" w:rsidRDefault="00000000">
            <w:r>
              <w:rPr>
                <w:sz w:val="20"/>
                <w:szCs w:val="20"/>
              </w:rPr>
              <w:t xml:space="preserve">Intermediário de mensagens</w:t>
            </w:r>
          </w:p>
        </w:tc>
        <w:tc>
          <w:tcPr>
            <w:tcW w:w="3000" w:type="dxa"/>
            <w:tcMar>
              <w:top w:w="70" w:type="dxa"/>
              <w:left w:w="90" w:type="dxa"/>
              <w:bottom w:w="70" w:type="dxa"/>
              <w:right w:w="90" w:type="dxa"/>
            </w:tcMar>
          </w:tcPr>
          <w:p w14:paraId="1EA94F8F" w14:textId="77777777" w:rsidR="00E01C3A" w:rsidRPr="00CE1B46" w:rsidRDefault="00000000">
            <w:pPr>
              <w:rPr>
                <w:lang w:val="pt-BR"/>
              </w:rPr>
            </w:pPr>
            <w:r>
              <w:rPr>
                <w:sz w:val="20"/>
                <w:szCs w:val="20"/>
                <w:lang w:val="pt-BR"/>
              </w:rPr>
              <w:t>Broker MQTT 5.0 sobre canal cifrado, com credencial por dispositivo</w:t>
            </w:r>
          </w:p>
        </w:tc>
        <w:tc>
          <w:tcPr>
            <w:tcW w:w="3771" w:type="dxa"/>
            <w:tcMar>
              <w:top w:w="70" w:type="dxa"/>
              <w:left w:w="90" w:type="dxa"/>
              <w:bottom w:w="70" w:type="dxa"/>
              <w:right w:w="90" w:type="dxa"/>
            </w:tcMar>
          </w:tcPr>
          <w:p w14:paraId="605DDD7D" w14:textId="77777777" w:rsidR="00E01C3A" w:rsidRPr="00CE1B46" w:rsidRDefault="00000000">
            <w:pPr>
              <w:rPr>
                <w:lang w:val="pt-BR"/>
              </w:rPr>
            </w:pPr>
            <w:r>
              <w:rPr>
                <w:sz w:val="20"/>
                <w:szCs w:val="20"/>
                <w:lang w:val="pt-BR"/>
              </w:rPr>
              <w:t>Desacoplar a emissão do comando de sua execução e receber a telemetria publicada pelo nó</w:t>
            </w:r>
          </w:p>
        </w:tc>
      </w:tr>
      <w:tr w:rsidR="00E01C3A" w:rsidRPr="00CE1B46" w14:paraId="43A56099" w14:textId="77777777">
        <w:tc>
          <w:tcPr>
            <w:tcW w:w="2300" w:type="dxa"/>
            <w:tcMar>
              <w:top w:w="70" w:type="dxa"/>
              <w:left w:w="90" w:type="dxa"/>
              <w:bottom w:w="70" w:type="dxa"/>
              <w:right w:w="90" w:type="dxa"/>
            </w:tcMar>
          </w:tcPr>
          <w:p w14:paraId="02EFDC3B" w14:textId="77777777" w:rsidR="00E01C3A" w:rsidRDefault="00000000">
            <w:r>
              <w:rPr>
                <w:sz w:val="20"/>
                <w:szCs w:val="20"/>
              </w:rPr>
              <w:t>Banco de dados</w:t>
            </w:r>
          </w:p>
        </w:tc>
        <w:tc>
          <w:tcPr>
            <w:tcW w:w="3000" w:type="dxa"/>
            <w:tcMar>
              <w:top w:w="70" w:type="dxa"/>
              <w:left w:w="90" w:type="dxa"/>
              <w:bottom w:w="70" w:type="dxa"/>
              <w:right w:w="90" w:type="dxa"/>
            </w:tcMar>
          </w:tcPr>
          <w:p w14:paraId="46E07244" w14:textId="77777777" w:rsidR="00E01C3A" w:rsidRDefault="00000000">
            <w:r>
              <w:rPr>
                <w:sz w:val="20"/>
                <w:szCs w:val="20"/>
              </w:rPr>
              <w:t xml:space="preserve">PostgreSQL </w:t>
            </w:r>
            <w:del w:id="9031" w:author="Vitor Oliveira" w:date="2026-09-26T00:00:00Z">
              <w:r>
                <w:rPr>
                  <w:sz w:val="20"/>
                  <w:szCs w:val="20"/>
                </w:rPr>
                <w:delText xml:space="preserve">em instância gerenciada</w:delText>
              </w:r>
            </w:del>
            <w:ins w:id="9032" w:author="Vitor Oliveira" w:date="2026-09-26T00:00:00Z">
              <w:r>
                <w:rPr>
                  <w:sz w:val="20"/>
                  <w:szCs w:val="20"/>
                </w:rPr>
                <w:t xml:space="preserve">em contêiner</w:t>
              </w:r>
            </w:ins>
          </w:p>
        </w:tc>
        <w:tc>
          <w:tcPr>
            <w:tcW w:w="3771" w:type="dxa"/>
            <w:tcMar>
              <w:top w:w="70" w:type="dxa"/>
              <w:left w:w="90" w:type="dxa"/>
              <w:bottom w:w="70" w:type="dxa"/>
              <w:right w:w="90" w:type="dxa"/>
            </w:tcMar>
          </w:tcPr>
          <w:p w14:paraId="2B8C6257" w14:textId="77777777" w:rsidR="00E01C3A" w:rsidRPr="00CE1B46" w:rsidRDefault="00000000">
            <w:pPr>
              <w:rPr>
                <w:lang w:val="pt-BR"/>
              </w:rPr>
            </w:pPr>
            <w:r>
              <w:rPr>
                <w:sz w:val="20"/>
                <w:szCs w:val="20"/>
                <w:lang w:val="pt-BR"/>
              </w:rPr>
              <w:t>Registrar a cadeia completa de cada ciclo de decisão</w:t>
            </w:r>
          </w:p>
        </w:tc>
      </w:tr>
      <w:tr w:rsidR="00E01C3A" w:rsidRPr="00CE1B46" w14:paraId="0F44B1B5" w14:textId="77777777">
        <w:tc>
          <w:tcPr>
            <w:tcW w:w="2300" w:type="dxa"/>
            <w:tcMar>
              <w:top w:w="70" w:type="dxa"/>
              <w:left w:w="90" w:type="dxa"/>
              <w:bottom w:w="70" w:type="dxa"/>
              <w:right w:w="90" w:type="dxa"/>
            </w:tcMar>
          </w:tcPr>
          <w:p w14:paraId="3A77A1E1" w14:textId="77777777" w:rsidR="00E01C3A" w:rsidRDefault="00000000">
            <w:r>
              <w:rPr>
                <w:sz w:val="20"/>
                <w:szCs w:val="20"/>
              </w:rPr>
              <w:t xml:space="preserve">Painel de acompanhamento</w:t>
            </w:r>
          </w:p>
        </w:tc>
        <w:tc>
          <w:tcPr>
            <w:tcW w:w="3000" w:type="dxa"/>
            <w:tcMar>
              <w:top w:w="70" w:type="dxa"/>
              <w:left w:w="90" w:type="dxa"/>
              <w:bottom w:w="70" w:type="dxa"/>
              <w:right w:w="90" w:type="dxa"/>
            </w:tcMar>
          </w:tcPr>
          <w:p w14:paraId="1A89F57B" w14:textId="1B87BA29" w:rsidR="00E01C3A" w:rsidRDefault="00000000">
            <w:r>
              <w:rPr>
                <w:sz w:val="20"/>
                <w:szCs w:val="20"/>
              </w:rPr>
              <w:t xml:space="preserve">HTML, CSS e JavaScript, com framework React, consumindo a interface REST</w:t>
            </w:r>
          </w:p>
        </w:tc>
        <w:tc>
          <w:tcPr>
            <w:tcW w:w="3771" w:type="dxa"/>
            <w:tcMar>
              <w:top w:w="70" w:type="dxa"/>
              <w:left w:w="90" w:type="dxa"/>
              <w:bottom w:w="70" w:type="dxa"/>
              <w:right w:w="90" w:type="dxa"/>
            </w:tcMar>
          </w:tcPr>
          <w:p w14:paraId="399B20C3" w14:textId="77777777" w:rsidR="00E01C3A" w:rsidRPr="00CE1B46" w:rsidRDefault="00000000">
            <w:pPr>
              <w:rPr>
                <w:lang w:val="pt-BR"/>
              </w:rPr>
            </w:pPr>
            <w:r>
              <w:rPr>
                <w:sz w:val="20"/>
                <w:szCs w:val="20"/>
                <w:lang w:val="pt-BR"/>
              </w:rPr>
              <w:t>Exibir o dado recebido, o nível pretendido, a correção imposta e a iluminância medida</w:t>
            </w:r>
          </w:p>
        </w:tc>
      </w:tr>
      <w:tr w:rsidR="00E01C3A" w:rsidRPr="00CE1B46" w14:paraId="61E340F4" w14:textId="77777777">
        <w:tc>
          <w:tcPr>
            <w:tcW w:w="2300" w:type="dxa"/>
            <w:tcMar>
              <w:top w:w="70" w:type="dxa"/>
              <w:left w:w="90" w:type="dxa"/>
              <w:bottom w:w="70" w:type="dxa"/>
              <w:right w:w="90" w:type="dxa"/>
            </w:tcMar>
          </w:tcPr>
          <w:p w14:paraId="59623090" w14:textId="77777777" w:rsidR="00E01C3A" w:rsidRDefault="00000000">
            <w:r>
              <w:rPr>
                <w:sz w:val="20"/>
                <w:szCs w:val="20"/>
              </w:rPr>
              <w:t xml:space="preserve">Firmware do nó</w:t>
            </w:r>
          </w:p>
        </w:tc>
        <w:tc>
          <w:tcPr>
            <w:tcW w:w="3000" w:type="dxa"/>
            <w:tcMar>
              <w:top w:w="70" w:type="dxa"/>
              <w:left w:w="90" w:type="dxa"/>
              <w:bottom w:w="70" w:type="dxa"/>
              <w:right w:w="90" w:type="dxa"/>
            </w:tcMar>
          </w:tcPr>
          <w:p w14:paraId="26EDECEA" w14:textId="77777777" w:rsidR="00E01C3A" w:rsidRPr="00CE1B46" w:rsidRDefault="00000000">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0A6965E" w14:textId="77777777" w:rsidR="00E01C3A" w:rsidRPr="00CE1B46" w:rsidRDefault="00000000">
            <w:pPr>
              <w:rPr>
                <w:lang w:val="pt-BR"/>
              </w:rPr>
            </w:pPr>
            <w:r>
              <w:rPr>
                <w:sz w:val="20"/>
                <w:szCs w:val="20"/>
                <w:lang w:val="pt-BR"/>
              </w:rPr>
              <w:t>Aplicar o ciclo de trabalho comandado e publicar a iluminância lida</w:t>
            </w:r>
          </w:p>
        </w:tc>
      </w:tr>
    </w:tbl>
    <w:p w14:paraId="663FC24E" w14:textId="77777777" w:rsidR="00E01C3A" w:rsidRDefault="00000000">
      <w:pPr>
        <w:spacing w:before="130" w:after="260"/>
        <w:rPr>
          <w:lang w:val="pt-BR"/>
        </w:rPr>
      </w:pPr>
      <w:r>
        <w:rPr>
          <w:sz w:val="20"/>
          <w:szCs w:val="20"/>
          <w:lang w:val="pt-BR"/>
        </w:rPr>
        <w:t>Fonte: Elaborado pelos autores (2026).</w:t>
      </w:r>
    </w:p>
    <w:p w14:paraId="370E193B" w14:textId="592DBEE9" w:rsidR="00E01C3A" w:rsidRDefault="00000000">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2EABFAE" w14:textId="77777777" w:rsidR="00E01C3A" w:rsidRDefault="00000000">
      <w:pPr>
        <w:pStyle w:val="Heading3"/>
        <w:spacing w:before="320" w:after="200" w:line="360" w:lineRule="auto"/>
        <w:rPr>
          <w:lang w:val="pt-BR"/>
        </w:rPr>
      </w:pPr>
      <w:bookmarkStart w:id="48" w:name="_Toc240909238"/>
      <w:r>
        <w:rPr>
          <w:lang w:val="pt-BR"/>
        </w:rPr>
        <w:t>4.6.1 Implantação em nuvem</w:t>
      </w:r>
      <w:bookmarkEnd w:id="48"/>
    </w:p>
    <w:p w14:paraId="72C8487B" w14:textId="77777777" w:rsidR="006B1E66" w:rsidRDefault="00000000">
      <w:pPr>
        <w:spacing w:after="240" w:line="360" w:lineRule="auto"/>
        <w:ind w:firstLine="709"/>
        <w:jc w:val="both"/>
      </w:pPr>
      <w:r>
        <w:rPr>
          <w:lang w:val="pt-BR"/>
        </w:rPr>
        <w:t xml:space="preserve">Os elementos não residem no mesmo lugar. Tudo o que decide, registra e apresenta é implantado como serviço em nuvem, </w:t>
      </w:r>
      <w:del w:id="9033" w:author="Vitor Oliveira" w:date="2026-09-26T00:00:00Z">
        <w:r>
          <w:rPr>
            <w:lang w:val="pt-BR"/>
          </w:rPr>
          <w:delText xml:space="preserve">contratado em modelo de plataforma como serviço</w:delText>
        </w:r>
      </w:del>
      <w:ins w:id="9034" w:author="Vitor Oliveira" w:date="2026-09-26T00:00:00Z">
        <w:r>
          <w:rPr>
            <w:lang w:val="pt-BR"/>
          </w:rPr>
          <w:t xml:space="preserve">executado em contêineres numa máquina virtual em nuvem</w:t>
        </w:r>
      </w:ins>
      <w:r>
        <w:rPr>
          <w:lang w:val="pt-BR"/>
        </w:rPr>
        <w:t xml:space="preserve">; ao nó cabe executar. </w:t>
      </w:r>
      <w:r>
        <w:t>A repartição é a seguinte.</w:t>
      </w:r>
    </w:p>
    <w:p w14:paraId="08918176" w14:textId="77777777" w:rsidR="006B1E66" w:rsidRPr="000F5B8B" w:rsidRDefault="00000000">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1203933" w14:textId="77777777" w:rsidR="006B1E66" w:rsidRPr="000F5B8B" w:rsidRDefault="00000000">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w:t>
      </w:r>
      <w:del w:id="9035" w:author="Vitor Oliveira" w:date="2026-09-26T00:00:00Z">
        <w:r>
          <w:rPr>
            <w:lang w:val="pt-BR"/>
          </w:rPr>
          <w:delText xml:space="preserve">as três restrições rígidas</w:delText>
        </w:r>
      </w:del>
      <w:ins w:id="9036" w:author="Vitor Oliveira" w:date="2026-09-26T00:00:00Z">
        <w:r>
          <w:rPr>
            <w:lang w:val="pt-BR"/>
          </w:rPr>
          <w:t xml:space="preserve">as duas restrições rígidas</w:t>
        </w:r>
      </w:ins>
      <w:r>
        <w:rPr>
          <w:lang w:val="pt-BR"/>
        </w:rPr>
        <w:t xml:space="preserve"> da camada de verificação e publica o comando resultante.</w:t>
      </w:r>
    </w:p>
    <w:p w14:paraId="5C3F2F3E" w14:textId="77777777" w:rsidR="006B1E66" w:rsidRPr="000F5B8B" w:rsidRDefault="00000000">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7F0455EE" w14:textId="77777777" w:rsidR="006B1E66" w:rsidRPr="000F5B8B" w:rsidRDefault="00000000">
      <w:pPr>
        <w:pStyle w:val="ListParagraph"/>
        <w:numPr>
          <w:ilvl w:val="0"/>
          <w:numId w:val="2"/>
        </w:numPr>
        <w:spacing w:after="120" w:line="360" w:lineRule="auto"/>
        <w:jc w:val="both"/>
        <w:rPr>
          <w:lang w:val="pt-BR"/>
        </w:rPr>
      </w:pPr>
      <w:del w:id="9037" w:author="Vitor Oliveira" w:date="2026-09-26T00:00:00Z">
        <w:r>
          <w:rPr>
            <w:lang w:val="pt-BR"/>
          </w:rPr>
          <w:delText xml:space="preserve">Instância gerenciada de banco de dados.</w:delText>
        </w:r>
      </w:del>
      <w:ins w:id="9038" w:author="Vitor Oliveira" w:date="2026-09-26T00:00:00Z">
        <w:r>
          <w:rPr>
            <w:lang w:val="pt-BR"/>
          </w:rPr>
          <w:t xml:space="preserve">Banco de dados em contêiner.</w:t>
        </w:r>
      </w:ins>
      <w:r>
        <w:rPr>
          <w:lang w:val="pt-BR"/>
        </w:rPr>
        <w:t xml:space="preserve"> Registra a cadeia completa de cada ciclo de decisão, conforme a subseção 4.7.1.</w:t>
      </w:r>
    </w:p>
    <w:p w14:paraId="646187B1" w14:textId="77777777" w:rsidR="006B1E66" w:rsidRPr="000F5B8B" w:rsidRDefault="00000000">
      <w:pPr>
        <w:pStyle w:val="ListParagraph"/>
        <w:numPr>
          <w:ilvl w:val="0"/>
          <w:numId w:val="2"/>
        </w:numPr>
        <w:spacing w:after="120" w:line="360" w:lineRule="auto"/>
        <w:jc w:val="both"/>
        <w:rPr>
          <w:lang w:val="pt-BR"/>
        </w:rPr>
      </w:pPr>
      <w:r>
        <w:rPr>
          <w:lang w:val="pt-BR"/>
        </w:rPr>
        <w:t>Painel de acompanhamento. Aplicação web servida pelo mesmo ambiente, que lê o histórico do banco e exibe, lado a lado, o dado recebido, o nível pretendido pela inferência, a correção eventualmente imposta pela camada de verificação e a iluminância medida. É a interface de apresentação do sistema e o que a plateia observa durante a defesa.</w:t>
      </w:r>
    </w:p>
    <w:p w14:paraId="0C9F7170" w14:textId="77777777" w:rsidR="006B1E66" w:rsidRPr="000F5B8B" w:rsidRDefault="00000000">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w:t>
      </w:r>
    </w:p>
    <w:p w14:paraId="5BCF8AE3" w14:textId="77777777" w:rsidR="006B1E66" w:rsidRPr="000F5B8B" w:rsidRDefault="00000000">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contratado é o mínimo oferecido pelos provedores, suficiente para um nó, um painel e a suíte de cenários. O dimensionamento para o parque municipal não é objeto do trabalho. A implantação é atividade de meio, descrita aqui e não relacionada entre os objetivos específicos, conforme registrado em 1.5.2.</w:t>
      </w:r>
    </w:p>
    <w:p w14:paraId="440FFEF5" w14:textId="77777777" w:rsidR="00E01C3A" w:rsidRDefault="00000000">
      <w:pPr>
        <w:pStyle w:val="Heading3"/>
        <w:spacing w:before="320" w:after="200" w:line="360" w:lineRule="auto"/>
        <w:rPr>
          <w:lang w:val="pt-BR"/>
        </w:rPr>
      </w:pPr>
      <w:bookmarkStart w:id="49" w:name="_Toc240909239"/>
      <w:r>
        <w:rPr>
          <w:lang w:val="pt-BR"/>
        </w:rPr>
        <w:t>4.6.2 Contratos das interfaces</w:t>
      </w:r>
      <w:bookmarkEnd w:id="49"/>
    </w:p>
    <w:p w14:paraId="34B4C456" w14:textId="77777777" w:rsidR="00E01C3A" w:rsidRDefault="00000000">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15DCEE16" w14:textId="77777777" w:rsidR="00E01C3A" w:rsidRDefault="00000000">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34"/>
        <w:gridCol w:w="3677"/>
      </w:tblGrid>
      <w:tr w:rsidR="00E01C3A" w14:paraId="7AB2ED14" w14:textId="77777777">
        <w:trPr>
          <w:tblHeader/>
        </w:trPr>
        <w:tc>
          <w:tcPr>
            <w:tcW w:w="2600" w:type="dxa"/>
            <w:shd w:val="clear" w:color="auto" w:fill="EDEDED"/>
            <w:tcMar>
              <w:top w:w="70" w:type="dxa"/>
              <w:left w:w="90" w:type="dxa"/>
              <w:bottom w:w="70" w:type="dxa"/>
              <w:right w:w="90" w:type="dxa"/>
            </w:tcMar>
          </w:tcPr>
          <w:p w14:paraId="57A68979" w14:textId="77777777" w:rsidR="00E01C3A" w:rsidRDefault="00000000">
            <w:r>
              <w:rPr>
                <w:b/>
                <w:bCs/>
                <w:sz w:val="20"/>
                <w:szCs w:val="20"/>
              </w:rPr>
              <w:t>Interface</w:t>
            </w:r>
          </w:p>
        </w:tc>
        <w:tc>
          <w:tcPr>
            <w:tcW w:w="2700" w:type="dxa"/>
            <w:shd w:val="clear" w:color="auto" w:fill="EDEDED"/>
            <w:tcMar>
              <w:top w:w="70" w:type="dxa"/>
              <w:left w:w="90" w:type="dxa"/>
              <w:bottom w:w="70" w:type="dxa"/>
              <w:right w:w="90" w:type="dxa"/>
            </w:tcMar>
          </w:tcPr>
          <w:p w14:paraId="2AF4CBBD" w14:textId="77777777" w:rsidR="00E01C3A" w:rsidRDefault="00000000">
            <w:r>
              <w:rPr>
                <w:b/>
                <w:bCs/>
                <w:sz w:val="20"/>
                <w:szCs w:val="20"/>
              </w:rPr>
              <w:t>Operação</w:t>
            </w:r>
          </w:p>
        </w:tc>
        <w:tc>
          <w:tcPr>
            <w:tcW w:w="3771" w:type="dxa"/>
            <w:shd w:val="clear" w:color="auto" w:fill="EDEDED"/>
            <w:tcMar>
              <w:top w:w="70" w:type="dxa"/>
              <w:left w:w="90" w:type="dxa"/>
              <w:bottom w:w="70" w:type="dxa"/>
              <w:right w:w="90" w:type="dxa"/>
            </w:tcMar>
          </w:tcPr>
          <w:p w14:paraId="0C38D0E7" w14:textId="77777777" w:rsidR="00E01C3A" w:rsidRDefault="00000000">
            <w:r>
              <w:rPr>
                <w:b/>
                <w:bCs/>
                <w:sz w:val="20"/>
                <w:szCs w:val="20"/>
              </w:rPr>
              <w:t>Conteúdo</w:t>
            </w:r>
          </w:p>
        </w:tc>
      </w:tr>
      <w:tr w:rsidR="00E01C3A" w:rsidRPr="00CE1B46" w14:paraId="02BE0681" w14:textId="77777777">
        <w:tc>
          <w:tcPr>
            <w:tcW w:w="2600" w:type="dxa"/>
            <w:tcMar>
              <w:top w:w="70" w:type="dxa"/>
              <w:left w:w="90" w:type="dxa"/>
              <w:bottom w:w="70" w:type="dxa"/>
              <w:right w:w="90" w:type="dxa"/>
            </w:tcMar>
          </w:tcPr>
          <w:p w14:paraId="3D3E1D30" w14:textId="77777777" w:rsidR="00E01C3A" w:rsidRDefault="00000000">
            <w:r>
              <w:rPr>
                <w:sz w:val="20"/>
                <w:szCs w:val="20"/>
              </w:rPr>
              <w:t>REST – POST /eventos</w:t>
            </w:r>
          </w:p>
        </w:tc>
        <w:tc>
          <w:tcPr>
            <w:tcW w:w="2700" w:type="dxa"/>
            <w:tcMar>
              <w:top w:w="70" w:type="dxa"/>
              <w:left w:w="90" w:type="dxa"/>
              <w:bottom w:w="70" w:type="dxa"/>
              <w:right w:w="90" w:type="dxa"/>
            </w:tcMar>
          </w:tcPr>
          <w:p w14:paraId="12F29D45" w14:textId="77777777" w:rsidR="00E01C3A" w:rsidRDefault="00000000">
            <w:r>
              <w:rPr>
                <w:sz w:val="20"/>
                <w:szCs w:val="20"/>
              </w:rPr>
              <w:t>Publicação de evento urbano</w:t>
            </w:r>
          </w:p>
        </w:tc>
        <w:tc>
          <w:tcPr>
            <w:tcW w:w="3771" w:type="dxa"/>
            <w:tcMar>
              <w:top w:w="70" w:type="dxa"/>
              <w:left w:w="90" w:type="dxa"/>
              <w:bottom w:w="70" w:type="dxa"/>
              <w:right w:w="90" w:type="dxa"/>
            </w:tcMar>
          </w:tcPr>
          <w:p w14:paraId="008829F3" w14:textId="77777777" w:rsidR="00E01C3A" w:rsidRPr="00CE1B46" w:rsidRDefault="00000000">
            <w:pPr>
              <w:rPr>
                <w:lang w:val="pt-BR"/>
              </w:rPr>
            </w:pPr>
            <w:r>
              <w:rPr>
                <w:sz w:val="20"/>
                <w:szCs w:val="20"/>
                <w:lang w:val="pt-BR"/>
              </w:rPr>
              <w:t>Carimbo de tempo, tipo do evento, valor, abrangência e origem</w:t>
            </w:r>
          </w:p>
        </w:tc>
      </w:tr>
      <w:tr w:rsidR="00E01C3A" w:rsidRPr="00CE1B46" w14:paraId="0861BB93" w14:textId="77777777">
        <w:tc>
          <w:tcPr>
            <w:tcW w:w="2600" w:type="dxa"/>
            <w:tcMar>
              <w:top w:w="70" w:type="dxa"/>
              <w:left w:w="90" w:type="dxa"/>
              <w:bottom w:w="70" w:type="dxa"/>
              <w:right w:w="90" w:type="dxa"/>
            </w:tcMar>
          </w:tcPr>
          <w:p w14:paraId="4F0C3152" w14:textId="77777777" w:rsidR="00E01C3A" w:rsidRDefault="00000000">
            <w:r>
              <w:rPr>
                <w:sz w:val="20"/>
                <w:szCs w:val="20"/>
              </w:rPr>
              <w:t>REST – GET /eventos</w:t>
            </w:r>
          </w:p>
        </w:tc>
        <w:tc>
          <w:tcPr>
            <w:tcW w:w="2700" w:type="dxa"/>
            <w:tcMar>
              <w:top w:w="70" w:type="dxa"/>
              <w:left w:w="90" w:type="dxa"/>
              <w:bottom w:w="70" w:type="dxa"/>
              <w:right w:w="90" w:type="dxa"/>
            </w:tcMar>
          </w:tcPr>
          <w:p w14:paraId="21CCED72" w14:textId="77777777" w:rsidR="00E01C3A" w:rsidRPr="00CE1B46" w:rsidRDefault="00000000">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DBDE0B1" w14:textId="77777777" w:rsidR="00E01C3A" w:rsidRPr="00CE1B46" w:rsidRDefault="00000000">
            <w:pPr>
              <w:rPr>
                <w:lang w:val="pt-BR"/>
              </w:rPr>
            </w:pPr>
            <w:r>
              <w:rPr>
                <w:sz w:val="20"/>
                <w:szCs w:val="20"/>
                <w:lang w:val="pt-BR"/>
              </w:rPr>
              <w:t>Coleção de eventos, filtrada por carimbo de tempo</w:t>
            </w:r>
          </w:p>
        </w:tc>
      </w:tr>
      <w:tr w:rsidR="00E01C3A" w:rsidRPr="00CE1B46" w14:paraId="2E9D5695" w14:textId="77777777">
        <w:tc>
          <w:tcPr>
            <w:tcW w:w="2600" w:type="dxa"/>
            <w:tcMar>
              <w:top w:w="70" w:type="dxa"/>
              <w:left w:w="90" w:type="dxa"/>
              <w:bottom w:w="70" w:type="dxa"/>
              <w:right w:w="90" w:type="dxa"/>
            </w:tcMar>
          </w:tcPr>
          <w:p w14:paraId="28659EA4" w14:textId="77777777" w:rsidR="00E01C3A" w:rsidRDefault="00000000">
            <w:r>
              <w:rPr>
                <w:sz w:val="20"/>
                <w:szCs w:val="20"/>
              </w:rPr>
              <w:t>REST – GET /decisoes</w:t>
            </w:r>
          </w:p>
        </w:tc>
        <w:tc>
          <w:tcPr>
            <w:tcW w:w="2700" w:type="dxa"/>
            <w:tcMar>
              <w:top w:w="70" w:type="dxa"/>
              <w:left w:w="90" w:type="dxa"/>
              <w:bottom w:w="70" w:type="dxa"/>
              <w:right w:w="90" w:type="dxa"/>
            </w:tcMar>
          </w:tcPr>
          <w:p w14:paraId="5D83C1CF" w14:textId="77777777" w:rsidR="00E01C3A" w:rsidRPr="00CE1B46" w:rsidRDefault="00000000">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2AEFFF0" w14:textId="77777777" w:rsidR="00E01C3A" w:rsidRPr="00CE1B46" w:rsidRDefault="00000000">
            <w:pPr>
              <w:rPr>
                <w:lang w:val="pt-BR"/>
              </w:rPr>
            </w:pPr>
            <w:r>
              <w:rPr>
                <w:sz w:val="20"/>
                <w:szCs w:val="20"/>
                <w:lang w:val="pt-BR"/>
              </w:rPr>
              <w:t>Nível pretendido, nível emitido, restrição aplicada e versão da base de regras</w:t>
            </w:r>
          </w:p>
        </w:tc>
      </w:tr>
      <w:tr w:rsidR="00E01C3A" w:rsidRPr="00CE1B46" w14:paraId="08043967" w14:textId="77777777">
        <w:tc>
          <w:tcPr>
            <w:tcW w:w="2600" w:type="dxa"/>
            <w:tcMar>
              <w:top w:w="70" w:type="dxa"/>
              <w:left w:w="90" w:type="dxa"/>
              <w:bottom w:w="70" w:type="dxa"/>
              <w:right w:w="90" w:type="dxa"/>
            </w:tcMar>
          </w:tcPr>
          <w:p w14:paraId="650F550A" w14:textId="77777777" w:rsidR="00E01C3A" w:rsidRDefault="00000000">
            <w:r>
              <w:rPr>
                <w:sz w:val="20"/>
                <w:szCs w:val="20"/>
              </w:rPr>
              <w:t>REST – GET /telemetria</w:t>
            </w:r>
          </w:p>
        </w:tc>
        <w:tc>
          <w:tcPr>
            <w:tcW w:w="2700" w:type="dxa"/>
            <w:tcMar>
              <w:top w:w="70" w:type="dxa"/>
              <w:left w:w="90" w:type="dxa"/>
              <w:bottom w:w="70" w:type="dxa"/>
              <w:right w:w="90" w:type="dxa"/>
            </w:tcMar>
          </w:tcPr>
          <w:p w14:paraId="183E4258" w14:textId="77777777" w:rsidR="00E01C3A" w:rsidRPr="00CE1B46" w:rsidRDefault="00000000">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783D80D" w14:textId="77777777" w:rsidR="00E01C3A" w:rsidRPr="00CE1B46" w:rsidRDefault="00000000">
            <w:pPr>
              <w:rPr>
                <w:lang w:val="pt-BR"/>
              </w:rPr>
            </w:pPr>
            <w:r>
              <w:rPr>
                <w:sz w:val="20"/>
                <w:szCs w:val="20"/>
                <w:lang w:val="pt-BR"/>
              </w:rPr>
              <w:t>Ciclo de trabalho aplicado e iluminância medida, por ponto de luz</w:t>
            </w:r>
          </w:p>
        </w:tc>
      </w:tr>
      <w:tr w:rsidR="00E01C3A" w:rsidRPr="00CE1B46" w14:paraId="61C8DE47" w14:textId="77777777">
        <w:tc>
          <w:tcPr>
            <w:tcW w:w="2600" w:type="dxa"/>
            <w:tcMar>
              <w:top w:w="70" w:type="dxa"/>
              <w:left w:w="90" w:type="dxa"/>
              <w:bottom w:w="70" w:type="dxa"/>
              <w:right w:w="90" w:type="dxa"/>
            </w:tcMar>
          </w:tcPr>
          <w:p w14:paraId="251ACD42" w14:textId="77777777" w:rsidR="00E01C3A" w:rsidRDefault="00000000">
            <w:r>
              <w:rPr>
                <w:sz w:val="20"/>
                <w:szCs w:val="20"/>
              </w:rPr>
              <w:t xml:space="preserve">MQTT – iluminacao/{ponto}/comando</w:t>
            </w:r>
          </w:p>
        </w:tc>
        <w:tc>
          <w:tcPr>
            <w:tcW w:w="2700" w:type="dxa"/>
            <w:tcMar>
              <w:top w:w="70" w:type="dxa"/>
              <w:left w:w="90" w:type="dxa"/>
              <w:bottom w:w="70" w:type="dxa"/>
              <w:right w:w="90" w:type="dxa"/>
            </w:tcMar>
          </w:tcPr>
          <w:p w14:paraId="1041103B" w14:textId="77777777" w:rsidR="00E01C3A" w:rsidRDefault="00000000">
            <w:r>
              <w:rPr>
                <w:sz w:val="20"/>
                <w:szCs w:val="20"/>
              </w:rPr>
              <w:t>Tópico assinado pelo nó</w:t>
            </w:r>
          </w:p>
        </w:tc>
        <w:tc>
          <w:tcPr>
            <w:tcW w:w="3771" w:type="dxa"/>
            <w:tcMar>
              <w:top w:w="70" w:type="dxa"/>
              <w:left w:w="90" w:type="dxa"/>
              <w:bottom w:w="70" w:type="dxa"/>
              <w:right w:w="90" w:type="dxa"/>
            </w:tcMar>
          </w:tcPr>
          <w:p w14:paraId="2B186434" w14:textId="77777777" w:rsidR="00E01C3A" w:rsidRPr="00CE1B46" w:rsidRDefault="00000000">
            <w:pPr>
              <w:rPr>
                <w:lang w:val="pt-BR"/>
              </w:rPr>
            </w:pPr>
            <w:r>
              <w:rPr>
                <w:sz w:val="20"/>
                <w:szCs w:val="20"/>
                <w:lang w:val="pt-BR"/>
              </w:rPr>
              <w:t>Nível emitido, expresso como fração do fluxo pleno, e identificador da decisão</w:t>
            </w:r>
          </w:p>
        </w:tc>
      </w:tr>
      <w:tr w:rsidR="00E01C3A" w:rsidRPr="00CE1B46" w14:paraId="2A91A31D" w14:textId="77777777">
        <w:tc>
          <w:tcPr>
            <w:tcW w:w="2600" w:type="dxa"/>
            <w:tcMar>
              <w:top w:w="70" w:type="dxa"/>
              <w:left w:w="90" w:type="dxa"/>
              <w:bottom w:w="70" w:type="dxa"/>
              <w:right w:w="90" w:type="dxa"/>
            </w:tcMar>
          </w:tcPr>
          <w:p w14:paraId="72043D41" w14:textId="77777777" w:rsidR="00E01C3A" w:rsidRDefault="00000000">
            <w:r>
              <w:rPr>
                <w:sz w:val="20"/>
                <w:szCs w:val="20"/>
              </w:rPr>
              <w:t xml:space="preserve">MQTT – iluminacao/{ponto}/telemetria</w:t>
            </w:r>
          </w:p>
        </w:tc>
        <w:tc>
          <w:tcPr>
            <w:tcW w:w="2700" w:type="dxa"/>
            <w:tcMar>
              <w:top w:w="70" w:type="dxa"/>
              <w:left w:w="90" w:type="dxa"/>
              <w:bottom w:w="70" w:type="dxa"/>
              <w:right w:w="90" w:type="dxa"/>
            </w:tcMar>
          </w:tcPr>
          <w:p w14:paraId="27AEE34C" w14:textId="77777777" w:rsidR="00E01C3A" w:rsidRDefault="00000000">
            <w:r>
              <w:rPr>
                <w:sz w:val="20"/>
                <w:szCs w:val="20"/>
              </w:rPr>
              <w:t>Tópico publicado pelo nó</w:t>
            </w:r>
          </w:p>
        </w:tc>
        <w:tc>
          <w:tcPr>
            <w:tcW w:w="3771" w:type="dxa"/>
            <w:tcMar>
              <w:top w:w="70" w:type="dxa"/>
              <w:left w:w="90" w:type="dxa"/>
              <w:bottom w:w="70" w:type="dxa"/>
              <w:right w:w="90" w:type="dxa"/>
            </w:tcMar>
          </w:tcPr>
          <w:p w14:paraId="7B5297AC" w14:textId="77777777" w:rsidR="00E01C3A" w:rsidRPr="00CE1B46" w:rsidRDefault="00000000">
            <w:pPr>
              <w:rPr>
                <w:lang w:val="pt-BR"/>
              </w:rPr>
            </w:pPr>
            <w:r>
              <w:rPr>
                <w:sz w:val="20"/>
                <w:szCs w:val="20"/>
                <w:lang w:val="pt-BR"/>
              </w:rPr>
              <w:t>Ciclo de trabalho efetivamente aplicado, iluminância medida e identificador da decisão correspondente</w:t>
            </w:r>
          </w:p>
        </w:tc>
      </w:tr>
    </w:tbl>
    <w:p w14:paraId="302B4C4E" w14:textId="77777777" w:rsidR="00E01C3A" w:rsidRDefault="00000000">
      <w:pPr>
        <w:spacing w:before="130" w:after="260"/>
        <w:rPr>
          <w:lang w:val="pt-BR"/>
        </w:rPr>
      </w:pPr>
      <w:r>
        <w:rPr>
          <w:sz w:val="20"/>
          <w:szCs w:val="20"/>
          <w:lang w:val="pt-BR"/>
        </w:rPr>
        <w:t>Fonte: Elaborado pelos autores (2026).</w:t>
      </w:r>
    </w:p>
    <w:p w14:paraId="081B0BBB" w14:textId="77777777" w:rsidR="00E01C3A" w:rsidRDefault="00000000">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09DABAD" w14:textId="77777777" w:rsidR="00E01C3A" w:rsidRDefault="00000000">
      <w:pPr>
        <w:pStyle w:val="Heading2"/>
        <w:spacing w:before="360" w:after="240" w:line="360" w:lineRule="auto"/>
        <w:rPr>
          <w:lang w:val="pt-BR"/>
        </w:rPr>
      </w:pPr>
      <w:bookmarkStart w:id="50" w:name="_Toc240909240"/>
      <w:r>
        <w:rPr>
          <w:lang w:val="pt-BR"/>
        </w:rPr>
        <w:t>4.7 Banco de dados</w:t>
      </w:r>
      <w:bookmarkEnd w:id="50"/>
    </w:p>
    <w:p w14:paraId="0BCFBBCE" w14:textId="77777777" w:rsidR="00E01C3A" w:rsidRDefault="00000000">
      <w:pPr>
        <w:pStyle w:val="Heading3"/>
        <w:spacing w:before="320" w:after="200" w:line="360" w:lineRule="auto"/>
        <w:rPr>
          <w:lang w:val="pt-BR"/>
        </w:rPr>
      </w:pPr>
      <w:bookmarkStart w:id="51" w:name="_Toc240909241"/>
      <w:r>
        <w:rPr>
          <w:lang w:val="pt-BR"/>
        </w:rPr>
        <w:t>4.7.1 Modelo conceitual e justificativa da escolha</w:t>
      </w:r>
      <w:bookmarkEnd w:id="51"/>
    </w:p>
    <w:p w14:paraId="3B648AE7" w14:textId="77777777" w:rsidR="006B1E66" w:rsidRPr="000F5B8B" w:rsidRDefault="00000000">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B319B2F" w14:textId="77777777" w:rsidR="006B1E66" w:rsidRPr="000F5B8B" w:rsidRDefault="00000000">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91B16B1" w14:textId="77777777" w:rsidR="006B1E66" w:rsidRPr="000F5B8B" w:rsidRDefault="00000000">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F425C1D" w14:textId="77777777" w:rsidR="00E01C3A" w:rsidRDefault="00000000">
      <w:pPr>
        <w:spacing w:after="120" w:line="360" w:lineRule="auto"/>
        <w:ind w:firstLine="709"/>
        <w:jc w:val="both"/>
        <w:rPr>
          <w:lang w:val="pt-BR"/>
        </w:rPr>
      </w:pPr>
      <w:r>
        <w:rPr>
          <w:lang w:val="pt-BR"/>
        </w:rPr>
        <w:t>O Quadro 15 discrimina as entidades do banco de dados e a função de cada uma no sistema.</w:t>
      </w:r>
    </w:p>
    <w:p w14:paraId="2FD4C03E" w14:textId="77777777" w:rsidR="006B1E66" w:rsidRPr="000F5B8B" w:rsidRDefault="00000000">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BEACE0F" w14:textId="77777777">
        <w:trPr>
          <w:tblHeader/>
        </w:trPr>
        <w:tc>
          <w:tcPr>
            <w:tcW w:w="2100" w:type="dxa"/>
            <w:shd w:val="clear" w:color="auto" w:fill="EDEDED"/>
            <w:tcMar>
              <w:top w:w="70" w:type="dxa"/>
              <w:left w:w="90" w:type="dxa"/>
              <w:bottom w:w="70" w:type="dxa"/>
              <w:right w:w="90" w:type="dxa"/>
            </w:tcMar>
          </w:tcPr>
          <w:p w14:paraId="0FDFE02B" w14:textId="77777777" w:rsidR="006B1E66" w:rsidRDefault="00000000">
            <w:r>
              <w:rPr>
                <w:b/>
                <w:bCs/>
                <w:sz w:val="20"/>
                <w:szCs w:val="20"/>
              </w:rPr>
              <w:t>Entidade</w:t>
            </w:r>
          </w:p>
        </w:tc>
        <w:tc>
          <w:tcPr>
            <w:tcW w:w="3200" w:type="dxa"/>
            <w:shd w:val="clear" w:color="auto" w:fill="EDEDED"/>
            <w:tcMar>
              <w:top w:w="70" w:type="dxa"/>
              <w:left w:w="90" w:type="dxa"/>
              <w:bottom w:w="70" w:type="dxa"/>
              <w:right w:w="90" w:type="dxa"/>
            </w:tcMar>
          </w:tcPr>
          <w:p w14:paraId="1AA79CB4" w14:textId="77777777" w:rsidR="006B1E66" w:rsidRDefault="00000000">
            <w:r>
              <w:rPr>
                <w:b/>
                <w:bCs/>
                <w:sz w:val="20"/>
                <w:szCs w:val="20"/>
              </w:rPr>
              <w:t>Atributos principais</w:t>
            </w:r>
          </w:p>
        </w:tc>
        <w:tc>
          <w:tcPr>
            <w:tcW w:w="3771" w:type="dxa"/>
            <w:shd w:val="clear" w:color="auto" w:fill="EDEDED"/>
            <w:tcMar>
              <w:top w:w="70" w:type="dxa"/>
              <w:left w:w="90" w:type="dxa"/>
              <w:bottom w:w="70" w:type="dxa"/>
              <w:right w:w="90" w:type="dxa"/>
            </w:tcMar>
          </w:tcPr>
          <w:p w14:paraId="2B335905" w14:textId="77777777" w:rsidR="006B1E66" w:rsidRDefault="00000000">
            <w:r>
              <w:rPr>
                <w:b/>
                <w:bCs/>
                <w:sz w:val="20"/>
                <w:szCs w:val="20"/>
              </w:rPr>
              <w:t>Função no sistema</w:t>
            </w:r>
          </w:p>
        </w:tc>
      </w:tr>
      <w:tr w:rsidR="006B1E66" w:rsidRPr="00CE1B46" w14:paraId="551F3261" w14:textId="77777777">
        <w:tc>
          <w:tcPr>
            <w:tcW w:w="2100" w:type="dxa"/>
            <w:tcMar>
              <w:top w:w="70" w:type="dxa"/>
              <w:left w:w="90" w:type="dxa"/>
              <w:bottom w:w="70" w:type="dxa"/>
              <w:right w:w="90" w:type="dxa"/>
            </w:tcMar>
          </w:tcPr>
          <w:p w14:paraId="29F00CF6" w14:textId="77777777" w:rsidR="006B1E66" w:rsidRDefault="00000000">
            <w:r>
              <w:rPr>
                <w:sz w:val="20"/>
                <w:szCs w:val="20"/>
              </w:rPr>
              <w:t>classe_iluminacao</w:t>
            </w:r>
          </w:p>
        </w:tc>
        <w:tc>
          <w:tcPr>
            <w:tcW w:w="3200" w:type="dxa"/>
            <w:tcMar>
              <w:top w:w="70" w:type="dxa"/>
              <w:left w:w="90" w:type="dxa"/>
              <w:bottom w:w="70" w:type="dxa"/>
              <w:right w:w="90" w:type="dxa"/>
            </w:tcMar>
          </w:tcPr>
          <w:p w14:paraId="792E086A" w14:textId="77777777" w:rsidR="006B1E66" w:rsidRPr="000F5B8B" w:rsidRDefault="00000000">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605BC8C" w14:textId="77777777" w:rsidR="006B1E66" w:rsidRPr="000F5B8B" w:rsidRDefault="00000000">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7C58E11E" w14:textId="77777777">
        <w:tc>
          <w:tcPr>
            <w:tcW w:w="2100" w:type="dxa"/>
            <w:tcMar>
              <w:top w:w="70" w:type="dxa"/>
              <w:left w:w="90" w:type="dxa"/>
              <w:bottom w:w="70" w:type="dxa"/>
              <w:right w:w="90" w:type="dxa"/>
            </w:tcMar>
          </w:tcPr>
          <w:p w14:paraId="28DCA641" w14:textId="77777777" w:rsidR="006B1E66" w:rsidRDefault="00000000">
            <w:r>
              <w:rPr>
                <w:sz w:val="20"/>
                <w:szCs w:val="20"/>
              </w:rPr>
              <w:t>ponto_de_luz</w:t>
            </w:r>
          </w:p>
        </w:tc>
        <w:tc>
          <w:tcPr>
            <w:tcW w:w="3200" w:type="dxa"/>
            <w:tcMar>
              <w:top w:w="70" w:type="dxa"/>
              <w:left w:w="90" w:type="dxa"/>
              <w:bottom w:w="70" w:type="dxa"/>
              <w:right w:w="90" w:type="dxa"/>
            </w:tcMar>
          </w:tcPr>
          <w:p w14:paraId="33E2DE7C" w14:textId="77777777" w:rsidR="006B1E66" w:rsidRPr="000F5B8B" w:rsidRDefault="00000000">
            <w:pPr>
              <w:rPr>
                <w:lang w:val="pt-BR"/>
              </w:rPr>
            </w:pPr>
            <w:r>
              <w:rPr>
                <w:sz w:val="20"/>
                <w:szCs w:val="20"/>
                <w:lang w:val="pt-BR"/>
              </w:rPr>
              <w:t>Identificador; coordenadas; logradouro; classe de iluminação; estado operacional</w:t>
            </w:r>
          </w:p>
        </w:tc>
        <w:tc>
          <w:tcPr>
            <w:tcW w:w="3771" w:type="dxa"/>
            <w:tcMar>
              <w:top w:w="70" w:type="dxa"/>
              <w:left w:w="90" w:type="dxa"/>
              <w:bottom w:w="70" w:type="dxa"/>
              <w:right w:w="90" w:type="dxa"/>
            </w:tcMar>
          </w:tcPr>
          <w:p w14:paraId="217E10D8" w14:textId="77777777" w:rsidR="006B1E66" w:rsidRPr="000F5B8B" w:rsidRDefault="00000000">
            <w:pPr>
              <w:rPr>
                <w:lang w:val="pt-BR"/>
              </w:rPr>
            </w:pPr>
            <w:r>
              <w:rPr>
                <w:sz w:val="20"/>
                <w:szCs w:val="20"/>
                <w:lang w:val="pt-BR"/>
              </w:rPr>
              <w:t>Representa a luminária. Na avaliação existe um único registro, correspondente ao nó de bancada; o modelo, contudo, é o do parque</w:t>
            </w:r>
          </w:p>
        </w:tc>
      </w:tr>
      <w:tr w:rsidR="006B1E66" w:rsidRPr="00CE1B46" w14:paraId="746D2BF8" w14:textId="77777777">
        <w:tc>
          <w:tcPr>
            <w:tcW w:w="2100" w:type="dxa"/>
            <w:tcMar>
              <w:top w:w="70" w:type="dxa"/>
              <w:left w:w="90" w:type="dxa"/>
              <w:bottom w:w="70" w:type="dxa"/>
              <w:right w:w="90" w:type="dxa"/>
            </w:tcMar>
          </w:tcPr>
          <w:p w14:paraId="78C13401" w14:textId="77777777" w:rsidR="006B1E66" w:rsidRDefault="00000000">
            <w:r>
              <w:rPr>
                <w:sz w:val="20"/>
                <w:szCs w:val="20"/>
              </w:rPr>
              <w:t>evento_urbano</w:t>
            </w:r>
          </w:p>
        </w:tc>
        <w:tc>
          <w:tcPr>
            <w:tcW w:w="3200" w:type="dxa"/>
            <w:tcMar>
              <w:top w:w="70" w:type="dxa"/>
              <w:left w:w="90" w:type="dxa"/>
              <w:bottom w:w="70" w:type="dxa"/>
              <w:right w:w="90" w:type="dxa"/>
            </w:tcMar>
          </w:tcPr>
          <w:p w14:paraId="26F51129" w14:textId="77777777" w:rsidR="006B1E66" w:rsidRPr="000F5B8B" w:rsidRDefault="00000000">
            <w:pPr>
              <w:rPr>
                <w:lang w:val="pt-BR"/>
              </w:rPr>
            </w:pPr>
            <w:r>
              <w:rPr>
                <w:sz w:val="20"/>
                <w:szCs w:val="20"/>
                <w:lang w:val="pt-BR"/>
              </w:rPr>
              <w:t>Carimbo de tempo; tipo; valor; abrangência; origem</w:t>
            </w:r>
          </w:p>
        </w:tc>
        <w:tc>
          <w:tcPr>
            <w:tcW w:w="3771" w:type="dxa"/>
            <w:tcMar>
              <w:top w:w="70" w:type="dxa"/>
              <w:left w:w="90" w:type="dxa"/>
              <w:bottom w:w="70" w:type="dxa"/>
              <w:right w:w="90" w:type="dxa"/>
            </w:tcMar>
          </w:tcPr>
          <w:p w14:paraId="22A0230B" w14:textId="77777777" w:rsidR="006B1E66" w:rsidRPr="000F5B8B" w:rsidRDefault="00000000">
            <w:pPr>
              <w:rPr>
                <w:lang w:val="pt-BR"/>
              </w:rPr>
            </w:pPr>
            <w:r>
              <w:rPr>
                <w:sz w:val="20"/>
                <w:szCs w:val="20"/>
                <w:lang w:val="pt-BR"/>
              </w:rPr>
              <w:t xml:space="preserve">Registra cada mensagem recebida da interface de dados urbanos: nível de movimentação</w:t>
            </w:r>
            <w:del w:id="9039" w:author="Vitor Oliveira" w:date="2026-09-26T00:00:00Z">
              <w:r>
                <w:rPr>
                  <w:sz w:val="20"/>
                  <w:szCs w:val="20"/>
                  <w:lang w:val="pt-BR"/>
                </w:rPr>
                <w:delText xml:space="preserve">, ocorrência reportada e condição meteorológica</w:delText>
              </w:r>
            </w:del>
            <w:ins w:id="9040" w:author="Vitor Oliveira" w:date="2026-09-26T00:00:00Z">
              <w:r>
                <w:rPr>
                  <w:sz w:val="20"/>
                  <w:szCs w:val="20"/>
                  <w:lang w:val="pt-BR"/>
                </w:rPr>
                <w:t xml:space="preserve"> e ocorrência reportada</w:t>
              </w:r>
            </w:ins>
          </w:p>
        </w:tc>
      </w:tr>
      <w:tr w:rsidR="006B1E66" w:rsidRPr="00CE1B46" w14:paraId="217A9ACD" w14:textId="77777777">
        <w:tc>
          <w:tcPr>
            <w:tcW w:w="2100" w:type="dxa"/>
            <w:tcMar>
              <w:top w:w="70" w:type="dxa"/>
              <w:left w:w="90" w:type="dxa"/>
              <w:bottom w:w="70" w:type="dxa"/>
              <w:right w:w="90" w:type="dxa"/>
            </w:tcMar>
          </w:tcPr>
          <w:p w14:paraId="1B3CB42B" w14:textId="77777777" w:rsidR="006B1E66" w:rsidRDefault="00000000">
            <w:r>
              <w:rPr>
                <w:sz w:val="20"/>
                <w:szCs w:val="20"/>
              </w:rPr>
              <w:t>versao_base_regras</w:t>
            </w:r>
          </w:p>
        </w:tc>
        <w:tc>
          <w:tcPr>
            <w:tcW w:w="3200" w:type="dxa"/>
            <w:tcMar>
              <w:top w:w="70" w:type="dxa"/>
              <w:left w:w="90" w:type="dxa"/>
              <w:bottom w:w="70" w:type="dxa"/>
              <w:right w:w="90" w:type="dxa"/>
            </w:tcMar>
          </w:tcPr>
          <w:p w14:paraId="02D89ED5" w14:textId="77777777" w:rsidR="006B1E66" w:rsidRPr="000F5B8B" w:rsidRDefault="00000000">
            <w:pPr>
              <w:rPr>
                <w:lang w:val="pt-BR"/>
              </w:rPr>
            </w:pPr>
            <w:r>
              <w:rPr>
                <w:sz w:val="20"/>
                <w:szCs w:val="20"/>
                <w:lang w:val="pt-BR"/>
              </w:rPr>
              <w:t>Identificador; data de vigência; quantidade de regras; resumo das alterações</w:t>
            </w:r>
          </w:p>
        </w:tc>
        <w:tc>
          <w:tcPr>
            <w:tcW w:w="3771" w:type="dxa"/>
            <w:tcMar>
              <w:top w:w="70" w:type="dxa"/>
              <w:left w:w="90" w:type="dxa"/>
              <w:bottom w:w="70" w:type="dxa"/>
              <w:right w:w="90" w:type="dxa"/>
            </w:tcMar>
          </w:tcPr>
          <w:p w14:paraId="4B51F040" w14:textId="77777777" w:rsidR="006B1E66" w:rsidRPr="000F5B8B" w:rsidRDefault="00000000">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6A5F96BA" w14:textId="77777777">
        <w:tc>
          <w:tcPr>
            <w:tcW w:w="2100" w:type="dxa"/>
            <w:tcMar>
              <w:top w:w="70" w:type="dxa"/>
              <w:left w:w="90" w:type="dxa"/>
              <w:bottom w:w="70" w:type="dxa"/>
              <w:right w:w="90" w:type="dxa"/>
            </w:tcMar>
          </w:tcPr>
          <w:p w14:paraId="779162E4" w14:textId="77777777" w:rsidR="006B1E66" w:rsidRDefault="00000000">
            <w:r>
              <w:rPr>
                <w:sz w:val="20"/>
                <w:szCs w:val="20"/>
              </w:rPr>
              <w:t>decisao</w:t>
            </w:r>
          </w:p>
        </w:tc>
        <w:tc>
          <w:tcPr>
            <w:tcW w:w="3200" w:type="dxa"/>
            <w:tcMar>
              <w:top w:w="70" w:type="dxa"/>
              <w:left w:w="90" w:type="dxa"/>
              <w:bottom w:w="70" w:type="dxa"/>
              <w:right w:w="90" w:type="dxa"/>
            </w:tcMar>
          </w:tcPr>
          <w:p w14:paraId="1F8BBC6A" w14:textId="77777777" w:rsidR="006B1E66" w:rsidRPr="000F5B8B" w:rsidRDefault="00000000">
            <w:pPr>
              <w:rPr>
                <w:lang w:val="pt-BR"/>
              </w:rPr>
            </w:pPr>
            <w:r>
              <w:rPr>
                <w:sz w:val="20"/>
                <w:szCs w:val="20"/>
                <w:lang w:val="pt-BR"/>
              </w:rPr>
              <w:t>Carimbo de tempo; ponto de luz; nível pretendido pela inferência; nível emitido; restrição que motivou a correção; versão da base de regras</w:t>
            </w:r>
          </w:p>
        </w:tc>
        <w:tc>
          <w:tcPr>
            <w:tcW w:w="3771" w:type="dxa"/>
            <w:tcMar>
              <w:top w:w="70" w:type="dxa"/>
              <w:left w:w="90" w:type="dxa"/>
              <w:bottom w:w="70" w:type="dxa"/>
              <w:right w:w="90" w:type="dxa"/>
            </w:tcMar>
          </w:tcPr>
          <w:p w14:paraId="4EC80473" w14:textId="77777777" w:rsidR="006B1E66" w:rsidRPr="000F5B8B" w:rsidRDefault="00000000">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E1B46" w14:paraId="43657444" w14:textId="77777777">
        <w:tc>
          <w:tcPr>
            <w:tcW w:w="2100" w:type="dxa"/>
            <w:tcMar>
              <w:top w:w="70" w:type="dxa"/>
              <w:left w:w="90" w:type="dxa"/>
              <w:bottom w:w="70" w:type="dxa"/>
              <w:right w:w="90" w:type="dxa"/>
            </w:tcMar>
          </w:tcPr>
          <w:p w14:paraId="70264D70" w14:textId="77777777" w:rsidR="006B1E66" w:rsidRDefault="00000000">
            <w:r>
              <w:rPr>
                <w:sz w:val="20"/>
                <w:szCs w:val="20"/>
              </w:rPr>
              <w:t>telemetria</w:t>
            </w:r>
          </w:p>
        </w:tc>
        <w:tc>
          <w:tcPr>
            <w:tcW w:w="3200" w:type="dxa"/>
            <w:tcMar>
              <w:top w:w="70" w:type="dxa"/>
              <w:left w:w="90" w:type="dxa"/>
              <w:bottom w:w="70" w:type="dxa"/>
              <w:right w:w="90" w:type="dxa"/>
            </w:tcMar>
          </w:tcPr>
          <w:p w14:paraId="0875A2CC" w14:textId="77777777" w:rsidR="006B1E66" w:rsidRPr="000F5B8B" w:rsidRDefault="00000000">
            <w:pPr>
              <w:rPr>
                <w:lang w:val="pt-BR"/>
              </w:rPr>
            </w:pPr>
            <w:r>
              <w:rPr>
                <w:sz w:val="20"/>
                <w:szCs w:val="20"/>
                <w:lang w:val="pt-BR"/>
              </w:rPr>
              <w:t>Carimbo de tempo; ponto de luz; decisão correspondente; ciclo de trabalho aplicado; iluminância medida</w:t>
            </w:r>
          </w:p>
        </w:tc>
        <w:tc>
          <w:tcPr>
            <w:tcW w:w="3771" w:type="dxa"/>
            <w:tcMar>
              <w:top w:w="70" w:type="dxa"/>
              <w:left w:w="90" w:type="dxa"/>
              <w:bottom w:w="70" w:type="dxa"/>
              <w:right w:w="90" w:type="dxa"/>
            </w:tcMar>
          </w:tcPr>
          <w:p w14:paraId="23F32F2C" w14:textId="77777777" w:rsidR="006B1E66" w:rsidRPr="000F5B8B" w:rsidRDefault="00000000">
            <w:pPr>
              <w:rPr>
                <w:lang w:val="pt-BR"/>
              </w:rPr>
            </w:pPr>
            <w:r>
              <w:rPr>
                <w:sz w:val="20"/>
                <w:szCs w:val="20"/>
                <w:lang w:val="pt-BR"/>
              </w:rPr>
              <w:t>Registra o que o nó entregou. Confrontada com a decisão correspondente, produz a latência do percurso e a diferença entre nível decidido e nível medido</w:t>
            </w:r>
          </w:p>
        </w:tc>
      </w:tr>
    </w:tbl>
    <w:p w14:paraId="262A20E8" w14:textId="77777777" w:rsidR="006B1E66" w:rsidRPr="000F5B8B" w:rsidRDefault="00000000">
      <w:pPr>
        <w:spacing w:before="130" w:after="260"/>
        <w:rPr>
          <w:lang w:val="pt-BR"/>
        </w:rPr>
      </w:pPr>
      <w:r>
        <w:rPr>
          <w:sz w:val="20"/>
          <w:szCs w:val="20"/>
          <w:lang w:val="pt-BR"/>
        </w:rPr>
        <w:t>Fonte: Elaborado pelos autores (2026).</w:t>
      </w:r>
    </w:p>
    <w:p w14:paraId="393D33B5" w14:textId="77777777" w:rsidR="006B1E66" w:rsidRPr="000F5B8B" w:rsidRDefault="00000000">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7BF56EE8" w14:textId="77777777" w:rsidR="006B1E66" w:rsidRPr="000F5B8B" w:rsidRDefault="00000000">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11ACB76A" w14:textId="77777777" w:rsidR="00E01C3A" w:rsidRDefault="00000000">
      <w:pPr>
        <w:pStyle w:val="Heading3"/>
        <w:spacing w:before="320" w:after="200" w:line="360" w:lineRule="auto"/>
        <w:rPr>
          <w:lang w:val="pt-BR"/>
        </w:rPr>
      </w:pPr>
      <w:bookmarkStart w:id="52" w:name="_Toc240909242"/>
      <w:r>
        <w:rPr>
          <w:lang w:val="pt-BR"/>
        </w:rPr>
        <w:t>4.7.2 Modelo lógico: diagrama entidade-relacionamento</w:t>
      </w:r>
      <w:bookmarkEnd w:id="52"/>
    </w:p>
    <w:p w14:paraId="2A051E2C" w14:textId="77777777" w:rsidR="00E01C3A" w:rsidRDefault="00000000">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21634E76" w14:textId="77777777" w:rsidR="00E01C3A" w:rsidRDefault="00000000">
      <w:pPr>
        <w:keepNext/>
        <w:spacing w:before="240"/>
        <w:jc w:val="center"/>
        <w:rPr>
          <w:lang w:val="pt-BR"/>
        </w:rPr>
      </w:pPr>
      <w:r>
        <w:rPr>
          <w:noProof/>
          <w:lang w:val="pt-BR"/>
        </w:rPr>
        <w:drawing>
          <wp:inline distT="0" distB="0" distL="0" distR="0" wp14:anchorId="472F3386" wp14:editId="78D88793">
            <wp:extent cx="5400000" cy="508800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5088000"/>
                    </a:xfrm>
                    <a:prstGeom prst="rect">
                      <a:avLst/>
                    </a:prstGeom>
                  </pic:spPr>
                </pic:pic>
              </a:graphicData>
            </a:graphic>
          </wp:inline>
        </w:drawing>
      </w:r>
    </w:p>
    <w:p w14:paraId="79C5BB7D" w14:textId="77777777" w:rsidR="00E01C3A" w:rsidRDefault="00000000">
      <w:pPr>
        <w:keepNext/>
        <w:spacing w:before="130" w:after="60"/>
        <w:jc w:val="center"/>
        <w:rPr>
          <w:lang w:val="pt-BR"/>
        </w:rPr>
      </w:pPr>
      <w:r>
        <w:rPr>
          <w:sz w:val="20"/>
          <w:szCs w:val="20"/>
          <w:lang w:val="pt-BR"/>
        </w:rPr>
        <w:t>Figura 2 – Diagrama entidade-relacionamento do banco de dados</w:t>
      </w:r>
    </w:p>
    <w:p w14:paraId="31B69436" w14:textId="77777777" w:rsidR="00E01C3A" w:rsidRDefault="00000000">
      <w:pPr>
        <w:spacing w:after="280"/>
        <w:jc w:val="center"/>
        <w:rPr>
          <w:lang w:val="pt-BR"/>
        </w:rPr>
      </w:pPr>
      <w:r>
        <w:rPr>
          <w:sz w:val="20"/>
          <w:szCs w:val="20"/>
          <w:lang w:val="pt-BR"/>
        </w:rPr>
        <w:t>Fonte: Elaborado pelos autores (2026).</w:t>
      </w:r>
    </w:p>
    <w:p w14:paraId="4460A160" w14:textId="77777777" w:rsidR="00E01C3A" w:rsidRDefault="00000000">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A1BBDD6" w14:textId="77777777" w:rsidR="00E01C3A" w:rsidRDefault="00000000">
      <w:pPr>
        <w:spacing w:after="120" w:line="360" w:lineRule="auto"/>
        <w:ind w:firstLine="709"/>
        <w:jc w:val="both"/>
        <w:rPr>
          <w:lang w:val="pt-BR"/>
        </w:rPr>
      </w:pPr>
      <w:r>
        <w:rPr>
          <w:lang w:val="pt-BR"/>
        </w:rPr>
        <w:t xml:space="preserve">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w:t>
        <w:t>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w:t>
      </w:r>
    </w:p>
    <w:p w14:paraId="254E8C0B" w14:textId="77777777" w:rsidR="00E01C3A" w:rsidRDefault="00000000">
      <w:pPr>
        <w:pStyle w:val="Heading3"/>
        <w:spacing w:before="320" w:after="200" w:line="360" w:lineRule="auto"/>
        <w:rPr>
          <w:lang w:val="pt-BR"/>
        </w:rPr>
      </w:pPr>
      <w:bookmarkStart w:id="53" w:name="_Toc240909243"/>
      <w:r>
        <w:rPr>
          <w:lang w:val="pt-BR"/>
        </w:rPr>
        <w:t>4.7.3 Modelo físico: tabelas, domínios e restrições</w:t>
      </w:r>
      <w:bookmarkEnd w:id="53"/>
    </w:p>
    <w:p w14:paraId="515F388B" w14:textId="77777777" w:rsidR="00E01C3A" w:rsidRDefault="00000000">
      <w:pPr>
        <w:spacing w:after="120" w:line="360" w:lineRule="auto"/>
        <w:ind w:firstLine="709"/>
        <w:jc w:val="both"/>
        <w:rPr>
          <w:lang w:val="pt-BR"/>
        </w:rPr>
      </w:pPr>
      <w:r>
        <w:rPr>
          <w:highlight w:val="yellow"/>
          <w:lang w:val="pt-BR"/>
        </w:rPr>
        <w:t>[PENDENTE — detalhar, a partir do esquema efetivamente implementado no PostgreSQL, cada tabela do sistema com seus atributos, tipos, domínio de valores e restrições de integridade, explicando a utilização de cada uma pelo sistema.]</w:t>
      </w:r>
    </w:p>
    <w:p w14:paraId="4D090F53" w14:textId="77777777" w:rsidR="00E01C3A" w:rsidRDefault="00000000">
      <w:pPr>
        <w:pStyle w:val="Heading2"/>
        <w:spacing w:before="360" w:after="240" w:line="360" w:lineRule="auto"/>
        <w:rPr>
          <w:lang w:val="pt-BR"/>
        </w:rPr>
      </w:pPr>
      <w:bookmarkStart w:id="54" w:name="_Toc240909244"/>
      <w:r>
        <w:rPr>
          <w:lang w:val="pt-BR"/>
        </w:rPr>
        <w:t>4.8 Especificação dos casos de teste</w:t>
      </w:r>
      <w:bookmarkEnd w:id="54"/>
    </w:p>
    <w:p w14:paraId="6F9DD364" w14:textId="77777777" w:rsidR="00E01C3A" w:rsidRDefault="00000000">
      <w:pPr>
        <w:spacing w:after="120" w:line="360" w:lineRule="auto"/>
        <w:ind w:firstLine="709"/>
        <w:jc w:val="both"/>
        <w:rPr>
          <w:lang w:val="pt-BR"/>
        </w:rPr>
      </w:pPr>
      <w:r>
        <w:rPr>
          <w:highlight w:val="yellow"/>
          <w:lang w:val="pt-BR"/>
        </w:rPr>
        <w:t>[PENDENTE — especificar os casos de teste — identificador, requisito verificado, pré-condição, entrada e resultado esperado. A coluna Forma de verificação do Quadro 11 e as etapas 3 a 7 de 3.9 fornecem a base.]</w:t>
      </w:r>
    </w:p>
    <w:p w14:paraId="14C3A748" w14:textId="77777777" w:rsidR="00E01C3A" w:rsidRDefault="00000000">
      <w:pPr>
        <w:pStyle w:val="Heading2"/>
        <w:spacing w:before="360" w:after="240" w:line="360" w:lineRule="auto"/>
        <w:rPr>
          <w:lang w:val="pt-BR"/>
        </w:rPr>
      </w:pPr>
      <w:bookmarkStart w:id="55" w:name="_Toc240909245"/>
      <w:r>
        <w:rPr>
          <w:lang w:val="pt-BR"/>
        </w:rPr>
        <w:t>4.9 Cronograma de atividades</w:t>
      </w:r>
      <w:bookmarkEnd w:id="55"/>
    </w:p>
    <w:p w14:paraId="30F523B0" w14:textId="77777777" w:rsidR="00E01C3A" w:rsidRDefault="00000000">
      <w:pPr>
        <w:spacing w:after="120" w:line="360" w:lineRule="auto"/>
        <w:ind w:firstLine="709"/>
        <w:jc w:val="both"/>
        <w:rPr>
          <w:lang w:val="pt-BR"/>
        </w:rPr>
      </w:pPr>
      <w:r>
        <w:rPr>
          <w:highlight w:val="yellow"/>
          <w:lang w:val="pt-BR"/>
        </w:rPr>
        <w:t>[PENDENTE — apresentar o cronograma de atividades efetivamente seguido.]</w:t>
      </w:r>
    </w:p>
    <w:p w14:paraId="4766E90F" w14:textId="77777777" w:rsidR="00E01C3A" w:rsidRDefault="00000000">
      <w:pPr>
        <w:pStyle w:val="Heading2"/>
        <w:spacing w:before="360" w:after="240" w:line="360" w:lineRule="auto"/>
        <w:rPr>
          <w:lang w:val="pt-BR"/>
        </w:rPr>
      </w:pPr>
      <w:bookmarkStart w:id="56" w:name="_Toc240909246"/>
      <w:r>
        <w:rPr>
          <w:lang w:val="pt-BR"/>
        </w:rPr>
        <w:t>4.10 Resultado da execução dos casos de teste</w:t>
      </w:r>
      <w:bookmarkEnd w:id="56"/>
    </w:p>
    <w:p w14:paraId="5207C149" w14:textId="77777777" w:rsidR="00E01C3A" w:rsidRDefault="00000000">
      <w:pPr>
        <w:spacing w:after="120" w:line="360" w:lineRule="auto"/>
        <w:ind w:firstLine="709"/>
        <w:jc w:val="both"/>
        <w:rPr>
          <w:lang w:val="pt-BR"/>
        </w:rPr>
      </w:pPr>
      <w:r>
        <w:rPr>
          <w:highlight w:val="yellow"/>
          <w:lang w:val="pt-BR"/>
        </w:rPr>
        <w:t>[PENDENTE — após a apresentação do protótipo produzido, registrar o resultado de cada caso de teste especificado em 4.8, com a evidência correspondente, e declarar se os resultados foram satisfatórios.]</w:t>
      </w:r>
    </w:p>
    <w:p w14:paraId="0E8EE963" w14:textId="77777777" w:rsidR="00E01C3A" w:rsidRDefault="00000000">
      <w:pPr>
        <w:pStyle w:val="Heading1"/>
        <w:pageBreakBefore/>
        <w:spacing w:before="480" w:after="280" w:line="360" w:lineRule="auto"/>
        <w:rPr>
          <w:lang w:val="pt-BR"/>
        </w:rPr>
      </w:pPr>
      <w:bookmarkStart w:id="57" w:name="_Toc240909247"/>
      <w:r>
        <w:rPr>
          <w:lang w:val="pt-BR"/>
        </w:rPr>
        <w:t>5 RESULTADOS</w:t>
      </w:r>
      <w:bookmarkEnd w:id="57"/>
    </w:p>
    <w:p w14:paraId="1B9C229B" w14:textId="77777777" w:rsidR="00E01C3A" w:rsidRDefault="00000000">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4FE84B28" w14:textId="77777777" w:rsidR="00E01C3A" w:rsidRDefault="00000000">
      <w:pPr>
        <w:pStyle w:val="Heading2"/>
        <w:spacing w:before="360" w:after="240" w:line="360" w:lineRule="auto"/>
        <w:rPr>
          <w:lang w:val="pt-BR"/>
        </w:rPr>
      </w:pPr>
      <w:bookmarkStart w:id="58" w:name="_Toc240909248"/>
      <w:r>
        <w:rPr>
          <w:lang w:val="pt-BR"/>
        </w:rPr>
        <w:t>5.1 Camada de previsão</w:t>
      </w:r>
      <w:bookmarkEnd w:id="58"/>
    </w:p>
    <w:p w14:paraId="1D9815E0" w14:textId="77777777" w:rsidR="00E01C3A" w:rsidRDefault="00000000">
      <w:pPr>
        <w:spacing w:after="120" w:line="360" w:lineRule="auto"/>
        <w:ind w:firstLine="709"/>
        <w:jc w:val="both"/>
        <w:rPr>
          <w:lang w:val="pt-BR"/>
        </w:rPr>
      </w:pPr>
      <w:r>
        <w:rPr>
          <w:highlight w:val="yellow"/>
          <w:lang w:val="pt-BR"/>
        </w:rPr>
        <w:t>[PENDENTE — Etapa 3; objetivo específico g). Erro do modelo de previsão de curto prazo sobre a partição cronológica de teste, reportado contra as referências de persistência e de média sazonal.]</w:t>
      </w:r>
    </w:p>
    <w:p w14:paraId="6E8BEBC4" w14:textId="77777777" w:rsidR="00E01C3A" w:rsidRDefault="00000000">
      <w:pPr>
        <w:pStyle w:val="Heading2"/>
        <w:spacing w:before="360" w:after="240" w:line="360" w:lineRule="auto"/>
        <w:rPr>
          <w:lang w:val="pt-BR"/>
        </w:rPr>
      </w:pPr>
      <w:bookmarkStart w:id="59" w:name="_Toc240909249"/>
      <w:r>
        <w:rPr>
          <w:lang w:val="pt-BR"/>
        </w:rPr>
        <w:t>5.2 Invariante de segurança</w:t>
      </w:r>
      <w:bookmarkEnd w:id="59"/>
    </w:p>
    <w:p w14:paraId="08E0C3A7" w14:textId="77777777" w:rsidR="00E01C3A" w:rsidRDefault="00000000">
      <w:pPr>
        <w:spacing w:after="120" w:line="360" w:lineRule="auto"/>
        <w:ind w:firstLine="709"/>
        <w:jc w:val="both"/>
        <w:rPr>
          <w:lang w:val="pt-BR"/>
        </w:rPr>
      </w:pPr>
      <w:r>
        <w:rPr>
          <w:highlight w:val="yellow"/>
          <w:lang w:val="pt-BR"/>
        </w:rPr>
        <w:t xml:space="preserve">[PENDENTE — Etapa 4; objetivo específico d). Número de decisões da suíte, incluídos os cenários adversariais, e número de violações de cada um </w:t>
      </w:r>
      <w:del w:id="9041" w:author="Vitor Oliveira" w:date="2026-09-26T00:00:00Z">
        <w:r>
          <w:rPr>
            <w:highlight w:val="yellow"/>
            <w:lang w:val="pt-BR"/>
          </w:rPr>
          <w:delText xml:space="preserve">dos três limites</w:delText>
        </w:r>
      </w:del>
      <w:ins w:id="9042" w:author="Vitor Oliveira" w:date="2026-09-26T00:00:00Z">
        <w:r>
          <w:rPr>
            <w:highlight w:val="yellow"/>
            <w:lang w:val="pt-BR"/>
          </w:rPr>
          <w:t xml:space="preserve">dos dois limites</w:t>
        </w:r>
      </w:ins>
      <w:r>
        <w:rPr>
          <w:highlight w:val="yellow"/>
          <w:lang w:val="pt-BR"/>
        </w:rPr>
        <w:t xml:space="preserve"> da ABNT NBR 5101 — valor esperado zero, conforme RNF01 e RNF02.]</w:t>
      </w:r>
    </w:p>
    <w:p w14:paraId="31BEA47A" w14:textId="77777777" w:rsidR="00E01C3A" w:rsidRDefault="00000000">
      <w:pPr>
        <w:pStyle w:val="Heading2"/>
        <w:spacing w:before="360" w:after="240" w:line="360" w:lineRule="auto"/>
        <w:rPr>
          <w:lang w:val="pt-BR"/>
        </w:rPr>
      </w:pPr>
      <w:bookmarkStart w:id="60" w:name="_Toc240909250"/>
      <w:r>
        <w:rPr>
          <w:lang w:val="pt-BR"/>
        </w:rPr>
        <w:t>5.3 Latência do percurso e funções de diagnóstico</w:t>
      </w:r>
      <w:bookmarkEnd w:id="60"/>
    </w:p>
    <w:p w14:paraId="79B8A8BE" w14:textId="77777777" w:rsidR="00E01C3A" w:rsidRDefault="00000000">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3C2E8BB7" w14:textId="77777777" w:rsidR="00E01C3A" w:rsidRDefault="00000000">
      <w:pPr>
        <w:pStyle w:val="Heading2"/>
        <w:spacing w:before="360" w:after="240" w:line="360" w:lineRule="auto"/>
        <w:rPr>
          <w:lang w:val="pt-BR"/>
        </w:rPr>
      </w:pPr>
      <w:bookmarkStart w:id="61" w:name="_Toc240909251"/>
      <w:r>
        <w:rPr>
          <w:lang w:val="pt-BR"/>
        </w:rPr>
        <w:t>5.4 Concordância com o envelope esperado e especificação da interface</w:t>
      </w:r>
      <w:bookmarkEnd w:id="61"/>
    </w:p>
    <w:p w14:paraId="60B2CDB6" w14:textId="77777777" w:rsidR="00E01C3A" w:rsidRDefault="00000000">
      <w:pPr>
        <w:spacing w:after="120" w:line="360" w:lineRule="auto"/>
        <w:ind w:firstLine="709"/>
        <w:jc w:val="both"/>
        <w:rPr>
          <w:lang w:val="pt-BR"/>
        </w:rPr>
      </w:pPr>
      <w:r>
        <w:rPr>
          <w:highlight w:val="yellow"/>
          <w:lang w:val="pt-BR"/>
        </w:rPr>
        <w:t xml:space="preserve">[PENDENTE — Etapa 6; objetivo específico f). Concordância entre a decisão produzida em cada cenário e o envelope esperado, com as discordâncias listadas; </w:t>
        <w:t>especificação consolidada da interface de integração — que informação precisaria ser publicada, em que semântica e com que periodicidade.]</w:t>
      </w:r>
    </w:p>
    <w:p w14:paraId="468A9DFA" w14:textId="77777777" w:rsidR="00E01C3A" w:rsidRDefault="00000000">
      <w:pPr>
        <w:pStyle w:val="Heading2"/>
        <w:spacing w:before="360" w:after="240" w:line="360" w:lineRule="auto"/>
        <w:rPr>
          <w:lang w:val="pt-BR"/>
        </w:rPr>
      </w:pPr>
      <w:bookmarkStart w:id="62" w:name="_Toc240909252"/>
      <w:r>
        <w:rPr>
          <w:lang w:val="pt-BR"/>
        </w:rPr>
        <w:t>5.5 Estimativa de consumo de energia</w:t>
      </w:r>
      <w:bookmarkEnd w:id="62"/>
    </w:p>
    <w:p w14:paraId="4EDB5803" w14:textId="77777777" w:rsidR="00E01C3A" w:rsidRDefault="00000000">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4FCC3CE9" w14:textId="77777777" w:rsidR="00E01C3A" w:rsidRDefault="00000000">
      <w:pPr>
        <w:pStyle w:val="Heading1"/>
        <w:pageBreakBefore/>
        <w:spacing w:before="480" w:after="280" w:line="360" w:lineRule="auto"/>
        <w:rPr>
          <w:lang w:val="pt-BR"/>
        </w:rPr>
      </w:pPr>
      <w:bookmarkStart w:id="63" w:name="_Toc240909253"/>
      <w:r>
        <w:rPr>
          <w:lang w:val="pt-BR"/>
        </w:rPr>
        <w:t>6 ANÁLISE DOS RESULTADOS</w:t>
      </w:r>
      <w:bookmarkEnd w:id="63"/>
    </w:p>
    <w:p w14:paraId="69499DF8" w14:textId="77777777" w:rsidR="00E01C3A" w:rsidRDefault="00000000">
      <w:pPr>
        <w:pStyle w:val="Heading2"/>
        <w:spacing w:before="360" w:after="240" w:line="360" w:lineRule="auto"/>
        <w:rPr>
          <w:lang w:val="pt-BR"/>
        </w:rPr>
      </w:pPr>
      <w:bookmarkStart w:id="64" w:name="_Toc240909254"/>
      <w:r>
        <w:rPr>
          <w:lang w:val="pt-BR"/>
        </w:rPr>
        <w:t>6.1 Avaliação das hipóteses</w:t>
      </w:r>
      <w:bookmarkEnd w:id="64"/>
    </w:p>
    <w:p w14:paraId="483E1F71" w14:textId="77777777" w:rsidR="00E01C3A" w:rsidRDefault="00000000">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1248FE8E" w14:textId="77777777" w:rsidR="00E01C3A" w:rsidRDefault="00000000">
      <w:pPr>
        <w:pStyle w:val="Heading2"/>
        <w:spacing w:before="360" w:after="240" w:line="360" w:lineRule="auto"/>
        <w:rPr>
          <w:lang w:val="pt-BR"/>
        </w:rPr>
      </w:pPr>
      <w:bookmarkStart w:id="65" w:name="_Toc240909255"/>
      <w:r>
        <w:rPr>
          <w:lang w:val="pt-BR"/>
        </w:rPr>
        <w:t>6.2 Discussão dos resultados e comparação com a literatura</w:t>
      </w:r>
      <w:bookmarkEnd w:id="65"/>
    </w:p>
    <w:p w14:paraId="155A5286" w14:textId="77777777" w:rsidR="00E01C3A" w:rsidRDefault="00000000">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451C965A" w14:textId="77777777" w:rsidR="00E01C3A" w:rsidRDefault="00000000">
      <w:pPr>
        <w:pStyle w:val="Heading2"/>
        <w:spacing w:before="360" w:after="240" w:line="360" w:lineRule="auto"/>
        <w:rPr>
          <w:lang w:val="pt-BR"/>
        </w:rPr>
      </w:pPr>
      <w:bookmarkStart w:id="66" w:name="_Toc240909256"/>
      <w:r>
        <w:rPr>
          <w:lang w:val="pt-BR"/>
        </w:rPr>
        <w:t>6.3 Exatidão, confiabilidade e limitações</w:t>
      </w:r>
      <w:bookmarkEnd w:id="66"/>
    </w:p>
    <w:p w14:paraId="74C0D2F5" w14:textId="77777777" w:rsidR="00E01C3A" w:rsidRDefault="00000000">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46A0029" w14:textId="77777777" w:rsidR="006B1E66" w:rsidRPr="000F5B8B" w:rsidRDefault="00000000">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194E1D0" w14:textId="77777777" w:rsidR="006B1E66" w:rsidRPr="000F5B8B" w:rsidRDefault="00000000">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7A7B5E4" w14:textId="77777777" w:rsidR="006B1E66" w:rsidRPr="000F5B8B" w:rsidRDefault="00000000">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17F9B0B1" w14:textId="77777777" w:rsidR="006B1E66" w:rsidRPr="000F5B8B" w:rsidRDefault="00000000">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60FC2701" w14:textId="77777777" w:rsidR="006B1E66" w:rsidRPr="000F5B8B" w:rsidRDefault="00000000">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44712DC0" w14:textId="77777777" w:rsidR="006B1E66" w:rsidRPr="000F5B8B" w:rsidRDefault="00000000">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4F4F72A" w14:textId="77777777" w:rsidR="006B1E66" w:rsidRDefault="00000000">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04BAECFD" w14:textId="77777777" w:rsidR="006B1E66" w:rsidRPr="000F5B8B" w:rsidRDefault="00000000">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12225A83" w14:textId="77777777" w:rsidR="006B1E66" w:rsidRPr="000F5B8B" w:rsidRDefault="00000000">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AF71AB2" w14:textId="77777777" w:rsidR="006B1E66" w:rsidRPr="000F5B8B" w:rsidRDefault="00000000">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4C806F8" w14:textId="77777777" w:rsidR="006B1E66" w:rsidRPr="000F5B8B" w:rsidRDefault="00000000">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08C00594" w14:textId="77777777" w:rsidR="006B1E66" w:rsidRPr="000F5B8B" w:rsidRDefault="00000000">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49A2BC0F" w14:textId="77777777" w:rsidR="00E01C3A" w:rsidRDefault="00000000">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3155542" w14:textId="77777777" w:rsidR="00E01C3A" w:rsidRDefault="00000000">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6474753A" w14:textId="77777777" w:rsidR="006B1E66" w:rsidRPr="000F5B8B" w:rsidRDefault="00000000">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2C23160" w14:textId="77777777" w:rsidR="00E01C3A" w:rsidRDefault="00000000">
      <w:pPr>
        <w:pStyle w:val="Heading2"/>
        <w:spacing w:before="360" w:after="240" w:line="360" w:lineRule="auto"/>
        <w:rPr>
          <w:lang w:val="pt-BR"/>
        </w:rPr>
      </w:pPr>
      <w:bookmarkStart w:id="67" w:name="_Toc240909257"/>
      <w:r>
        <w:rPr>
          <w:lang w:val="pt-BR"/>
        </w:rPr>
        <w:t>6.4 Implicações dos resultados</w:t>
      </w:r>
      <w:bookmarkEnd w:id="67"/>
    </w:p>
    <w:p w14:paraId="4EED11A8" w14:textId="77777777" w:rsidR="00E01C3A" w:rsidRDefault="00000000">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7CB3571" w14:textId="77777777" w:rsidR="00E01C3A" w:rsidRDefault="00000000">
      <w:pPr>
        <w:pStyle w:val="Heading1"/>
        <w:pageBreakBefore/>
        <w:spacing w:before="480" w:after="280" w:line="360" w:lineRule="auto"/>
        <w:rPr>
          <w:lang w:val="pt-BR"/>
        </w:rPr>
      </w:pPr>
      <w:bookmarkStart w:id="68" w:name="_Toc240909258"/>
      <w:r>
        <w:rPr>
          <w:lang w:val="pt-BR"/>
        </w:rPr>
        <w:t>7 CONCLUSÕES</w:t>
      </w:r>
      <w:bookmarkEnd w:id="68"/>
    </w:p>
    <w:p w14:paraId="49CE20F8" w14:textId="77777777" w:rsidR="00E01C3A" w:rsidRDefault="00000000">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3D399BF" w14:textId="77777777" w:rsidR="00E01C3A" w:rsidRDefault="00000000">
      <w:pPr>
        <w:pStyle w:val="Heading2"/>
        <w:spacing w:before="360" w:after="240" w:line="360" w:lineRule="auto"/>
        <w:rPr>
          <w:lang w:val="pt-BR"/>
        </w:rPr>
      </w:pPr>
      <w:bookmarkStart w:id="69" w:name="_Toc240909259"/>
      <w:r>
        <w:rPr>
          <w:lang w:val="pt-BR"/>
        </w:rPr>
        <w:t>7.1 Recomendações</w:t>
      </w:r>
      <w:bookmarkEnd w:id="69"/>
    </w:p>
    <w:p w14:paraId="67BDEB15" w14:textId="77777777" w:rsidR="00E01C3A" w:rsidRDefault="00000000">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BF07565" w14:textId="34279749" w:rsidR="00E01C3A" w:rsidRDefault="00000000">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52D48BB1" w14:textId="77777777" w:rsidR="00E01C3A" w:rsidRDefault="00000000">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EFFE3A3" w14:textId="77777777" w:rsidR="00E01C3A" w:rsidRDefault="00000000">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79CCB1FD" w14:textId="77777777" w:rsidR="00E01C3A" w:rsidRDefault="00000000">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3CD52594" w14:textId="77777777" w:rsidR="00E01C3A" w:rsidRDefault="00000000">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580F838B" w14:textId="77777777" w:rsidR="00E01C3A" w:rsidRDefault="00000000">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6365119" w14:textId="77777777" w:rsidR="00E01C3A" w:rsidRDefault="00000000">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CD2119C" w14:textId="77777777" w:rsidR="00E01C3A" w:rsidRDefault="00000000">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31FA6C3C" w14:textId="77777777" w:rsidR="00E01C3A" w:rsidRDefault="00000000">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F16F61D" w14:textId="77777777" w:rsidR="00E01C3A" w:rsidRDefault="00000000">
      <w:pPr>
        <w:pStyle w:val="Heading1"/>
        <w:pageBreakBefore/>
        <w:spacing w:before="480" w:after="280" w:line="360" w:lineRule="auto"/>
        <w:jc w:val="center"/>
        <w:rPr>
          <w:lang w:val="pt-BR"/>
        </w:rPr>
      </w:pPr>
      <w:bookmarkStart w:id="70" w:name="_Toc240909260"/>
      <w:r>
        <w:rPr>
          <w:lang w:val="pt-BR"/>
        </w:rPr>
        <w:t>REFERÊNCIAS</w:t>
      </w:r>
      <w:bookmarkEnd w:id="70"/>
    </w:p>
    <w:p w14:paraId="5EEC98D7" w14:textId="77777777" w:rsidR="006B1E66" w:rsidRPr="000F5B8B" w:rsidRDefault="00000000">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5B055EF" w14:textId="77777777" w:rsidR="006B1E66" w:rsidRPr="000F5B8B" w:rsidRDefault="00000000">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48DD85E5" w14:textId="77777777" w:rsidR="006B1E66" w:rsidRDefault="00000000">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5667463" w14:textId="77777777" w:rsidR="006B1E66" w:rsidRPr="000F5B8B" w:rsidRDefault="00000000">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68BDDC4" w14:textId="77777777" w:rsidR="006B1E66" w:rsidRPr="000F5B8B" w:rsidRDefault="00000000">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EC7A64E" w14:textId="77777777" w:rsidR="00E01C3A" w:rsidRDefault="00000000">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C43F325" w14:textId="77777777" w:rsidR="006B1E66" w:rsidRPr="000F5B8B" w:rsidRDefault="00000000">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5D3D989" w14:textId="77777777" w:rsidR="00E01C3A" w:rsidRDefault="00000000">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B4D49CA" w14:textId="77777777" w:rsidR="006B1E66" w:rsidRPr="00CE1B46" w:rsidRDefault="00000000">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14AF3D" w14:textId="77777777" w:rsidR="006B1E66" w:rsidRPr="000F5B8B" w:rsidRDefault="00000000">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7937D5D" w14:textId="77777777" w:rsidR="006B1E66" w:rsidRPr="00CE1B46" w:rsidRDefault="00000000">
      <w:pPr>
        <w:spacing w:after="240"/>
      </w:pPr>
      <w:r>
        <w:t xml:space="preserve">BUYUKKINACI, Bedrettin; ONAYGIL, Sermin; GULER, Onder; YURTSEVEN, Mehmet Berker. Road lighting automation scenarios depending on traffic speed and </w:t>
        <w:t xml:space="preserve">volume. </w:t>
      </w:r>
      <w:r>
        <w:rPr>
          <w:b/>
          <w:bCs/>
        </w:rPr>
        <w:t>Lighting Research &amp; Technology</w:t>
      </w:r>
      <w:r>
        <w:t>, v. 51, n. 6, p. 910-921, 2019. DOI: 10.1177/1477153518812536.</w:t>
      </w:r>
    </w:p>
    <w:p w14:paraId="703D608D" w14:textId="77777777" w:rsidR="006B1E66" w:rsidRDefault="00000000">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7DAE0684" w14:textId="77777777" w:rsidR="006B1E66" w:rsidRDefault="00000000">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183CFB8E" w14:textId="77777777" w:rsidR="006B1E66" w:rsidRDefault="00000000">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 xml:space="preserve">Acesso em: 15 set. 2026.</w:t>
      </w:r>
    </w:p>
    <w:p w14:paraId="768B24F7" w14:textId="77777777" w:rsidR="006B1E66" w:rsidRDefault="00000000">
      <w:pPr>
        <w:spacing w:after="240"/>
      </w:pPr>
      <w:r>
        <w:t xml:space="preserve">COMMISSION INTERNATIONALE DE L'ÉCLAIRAGE. </w:t>
      </w:r>
      <w:r>
        <w:rPr>
          <w:b/>
          <w:bCs/>
        </w:rPr>
        <w:t>CIE 115:2010</w:t>
      </w:r>
      <w:r>
        <w:t>: lighting of roads for motor and pedestrian traffic. 2. ed. Viena: CIE, 2010.</w:t>
      </w:r>
    </w:p>
    <w:p w14:paraId="53160247" w14:textId="77777777" w:rsidR="006B1E66" w:rsidRPr="000F5B8B" w:rsidRDefault="00000000">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E624306" w14:textId="77777777" w:rsidR="006B1E66" w:rsidRPr="000F5B8B" w:rsidRDefault="00000000">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AB1FFDD" w14:textId="77777777" w:rsidR="006B1E66" w:rsidRDefault="00000000">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9B1B473" w14:textId="77777777" w:rsidR="006B1E66" w:rsidRPr="00CE1B46" w:rsidRDefault="00000000">
      <w:pPr>
        <w:spacing w:after="240"/>
      </w:pPr>
      <w:r>
        <w:t xml:space="preserve">GALIČ, Maša; GELLERT, Raphaël. Data protection law beyond identifiability? Atmospheric profiles, nudging and the Stratumseind Living Lab. </w:t>
      </w:r>
      <w:r>
        <w:rPr>
          <w:b/>
          <w:bCs/>
        </w:rPr>
        <w:t>Computer Law &amp; Security Review</w:t>
      </w:r>
      <w:r>
        <w:t xml:space="preserve">, v. 40, art. 105486, 2021. DOI: 10.1016/j.clsr.2020.105486.</w:t>
      </w:r>
    </w:p>
    <w:p w14:paraId="41648096" w14:textId="77777777" w:rsidR="006B1E66" w:rsidRPr="00CE1B46" w:rsidRDefault="00000000">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47A5C80B" w14:textId="77777777" w:rsidR="006B1E66" w:rsidRPr="000F5B8B" w:rsidRDefault="00000000">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3DF827C3" w14:textId="77777777" w:rsidR="00E01C3A" w:rsidRDefault="00000000">
      <w:pPr>
        <w:spacing w:after="240"/>
        <w:rPr>
          <w:lang w:val="pt-BR"/>
        </w:rPr>
      </w:pPr>
      <w:r>
        <w:rPr>
          <w:lang w:val="pt-BR"/>
        </w:rPr>
        <w:t xml:space="preserve">INSTITUTO NACIONAL DE METROLOGIA, QUALIDADE E TECNOLOGIA. </w:t>
      </w:r>
      <w:r>
        <w:rPr>
          <w:b/>
          <w:bCs/>
          <w:lang w:val="pt-BR"/>
        </w:rPr>
        <w:t>Portaria nº 62, de 3 de março de 2022</w:t>
      </w:r>
      <w:r>
        <w:rPr>
          <w:lang w:val="pt-BR"/>
        </w:rPr>
        <w:t xml:space="preserve">: aprova o regulamento técnico da qualidade e os </w:t>
        <w:t>requisitos de avaliação da conformidade para luminárias para iluminação pública viária. Brasília: Inmetro, 2022a.</w:t>
      </w:r>
    </w:p>
    <w:p w14:paraId="741A2E8A" w14:textId="77777777" w:rsidR="00E01C3A" w:rsidRPr="00CE1B46" w:rsidRDefault="00000000">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Inmetro, 2022b.</w:t>
      </w:r>
    </w:p>
    <w:p w14:paraId="2B786802" w14:textId="77777777" w:rsidR="006B1E66" w:rsidRDefault="00000000">
      <w:pPr>
        <w:spacing w:after="240"/>
      </w:pPr>
      <w:r>
        <w:t xml:space="preserve">INTERNATIONAL ORGANIZATION FOR STANDARDIZATION; INTERNATIONAL ELECTROTECHNICAL COMMISSION. ISO/IEC 25010: systems and software engineering – systems and software quality requirements and evaluation (SQuaRE) – product quality model. 2. ed. Genebra: ISO, 2023.</w:t>
      </w:r>
    </w:p>
    <w:p w14:paraId="453AE294" w14:textId="77777777" w:rsidR="006B1E66" w:rsidRDefault="00000000">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7F131709" w14:textId="77777777" w:rsidR="006B1E66" w:rsidRDefault="00000000">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67BB38" w14:textId="77777777" w:rsidR="006B1E66" w:rsidRPr="000F5B8B" w:rsidRDefault="00000000">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18860C11" w14:textId="77777777" w:rsidR="006B1E66" w:rsidRPr="000F5B8B" w:rsidRDefault="00000000">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989AEE8" w14:textId="77777777" w:rsidR="006B1E66" w:rsidRDefault="00000000">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6207E61A" w14:textId="77777777" w:rsidR="006B1E66" w:rsidRPr="000F5B8B" w:rsidRDefault="00000000">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4135BE5" w14:textId="77777777" w:rsidR="006B1E66" w:rsidRDefault="00000000">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10.12660/rm.v17n27.2025.92355.</w:t>
      </w:r>
    </w:p>
    <w:p w14:paraId="55B941F9" w14:textId="77777777" w:rsidR="006B1E66" w:rsidRDefault="00000000">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3F24C8DF" w14:textId="77777777" w:rsidR="006B1E66" w:rsidRDefault="00000000">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013ADD92" w14:textId="77777777" w:rsidR="006B1E66" w:rsidRPr="000F5B8B" w:rsidRDefault="00000000">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4A52D340" w14:textId="77777777" w:rsidR="006B1E66" w:rsidRDefault="00000000">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67F1457" w14:textId="77777777" w:rsidR="006B1E66" w:rsidRDefault="00000000">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43C4DF5" w14:textId="77777777" w:rsidR="006B1E66" w:rsidRPr="000F5B8B" w:rsidRDefault="00000000">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08878F9E" w14:textId="77777777" w:rsidR="006B1E66" w:rsidRPr="000F5B8B" w:rsidRDefault="00000000">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39D4B2E" w14:textId="77777777" w:rsidR="006B1E66" w:rsidRPr="000F5B8B" w:rsidRDefault="00000000">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45A190C" w14:textId="77777777" w:rsidR="006B1E66" w:rsidRPr="000F5B8B" w:rsidRDefault="00000000">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1F7FCC6F" w14:textId="77777777" w:rsidR="006B1E66" w:rsidRPr="00CE1B46" w:rsidRDefault="00000000">
      <w:pPr>
        <w:spacing w:after="240"/>
        <w:rPr>
          <w:lang w:val="pt-BR"/>
        </w:rPr>
      </w:pPr>
      <w:r>
        <w:rPr>
          <w:lang w:val="pt-BR"/>
        </w:rPr>
        <w:t xml:space="preserve">SÃO PAULO (Município). </w:t>
      </w:r>
      <w:r>
        <w:rPr>
          <w:b/>
          <w:bCs/>
          <w:lang w:val="pt-BR"/>
        </w:rPr>
        <w:t>Termos de aditamento ao Contrato de Concessão nº 003/SMSO/2018</w:t>
      </w:r>
      <w:r>
        <w:rPr>
          <w:lang w:val="pt-BR"/>
        </w:rPr>
        <w:t xml:space="preserve">. São Paulo: SP Regula – Agência Reguladora de Serviços Públicos do Município de São Paulo, 2019-2022. Disponível em: https://prefeitura.sp.gov.br/web/spregula/iluminacao_publica/contratos/. Acesso em: 13 set. 2026.</w:t>
      </w:r>
    </w:p>
    <w:p w14:paraId="04D28775" w14:textId="77777777" w:rsidR="006B1E66" w:rsidRPr="000F5B8B" w:rsidRDefault="00000000">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BA351C6" w14:textId="77777777" w:rsidR="006B1E66" w:rsidRPr="000F5B8B" w:rsidRDefault="00000000">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e VIII. Disponível em: https://participemais.prefeitura.sp.gov.br/legislation/processes/209/topics. Acesso em: 13 set. 2026.</w:t>
      </w:r>
    </w:p>
    <w:p w14:paraId="6384CA3B" w14:textId="77777777" w:rsidR="006B1E66" w:rsidRPr="000F5B8B" w:rsidRDefault="00000000">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84F2733" w14:textId="77777777" w:rsidR="006B1E66" w:rsidRPr="000F5B8B" w:rsidRDefault="00000000">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F9FD3B4" w14:textId="77777777" w:rsidR="006B1E66" w:rsidRPr="00CE1B46" w:rsidRDefault="00000000">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 Disponível em: https://dados.prefeitura.sp.gov.br/. </w:t>
      </w:r>
      <w:r>
        <w:t xml:space="preserve">Acesso em: 12 set. 2026.</w:t>
      </w:r>
    </w:p>
    <w:p w14:paraId="018963C1" w14:textId="77777777" w:rsidR="006B1E66" w:rsidRDefault="00000000">
      <w:pPr>
        <w:spacing w:after="240"/>
      </w:pPr>
      <w:r>
        <w:t xml:space="preserve">ZADEH, Lotfi A. Fuzzy sets. </w:t>
      </w:r>
      <w:r>
        <w:rPr>
          <w:b/>
          <w:bCs/>
        </w:rPr>
        <w:t>Information and Control</w:t>
      </w:r>
      <w:r>
        <w:t>, v. 8, n. 3, p. 338-353, 1965.</w:t>
      </w:r>
    </w:p>
    <w:p w14:paraId="0EC4A1E8" w14:textId="77777777" w:rsidR="00E01C3A" w:rsidRDefault="00000000">
      <w:pPr>
        <w:pStyle w:val="Heading1"/>
        <w:pageBreakBefore/>
        <w:spacing w:before="480" w:after="280" w:line="360" w:lineRule="auto"/>
        <w:jc w:val="center"/>
        <w:rPr>
          <w:lang w:val="pt-BR"/>
        </w:rPr>
      </w:pPr>
      <w:bookmarkStart w:id="71" w:name="_Toc240909261"/>
      <w:r>
        <w:rPr>
          <w:lang w:val="pt-BR"/>
        </w:rPr>
        <w:t>APÊNDICE A — DECLARAÇÃO DE USO DE FERRAMENTAS DE INTELIGÊNCIA ARTIFICIAL GENERATIVA</w:t>
      </w:r>
      <w:bookmarkEnd w:id="71"/>
    </w:p>
    <w:p w14:paraId="2883FD01" w14:textId="77777777" w:rsidR="00E01C3A" w:rsidRDefault="00000000">
      <w:pPr>
        <w:spacing w:before="280" w:after="140" w:line="360" w:lineRule="auto"/>
        <w:jc w:val="both"/>
        <w:rPr>
          <w:b/>
          <w:bCs/>
          <w:lang w:val="pt-BR"/>
        </w:rPr>
      </w:pPr>
      <w:r>
        <w:rPr>
          <w:b/>
          <w:bCs/>
          <w:lang w:val="pt-BR"/>
        </w:rPr>
        <w:t>1 Identificação</w:t>
      </w:r>
    </w:p>
    <w:p w14:paraId="6A8DC56C" w14:textId="77777777" w:rsidR="00E01C3A" w:rsidRDefault="00000000">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B6263A1" w14:textId="77777777" w:rsidR="00101C02" w:rsidRDefault="00000000">
      <w:pPr>
        <w:spacing w:after="120" w:line="360" w:lineRule="auto"/>
        <w:jc w:val="both"/>
        <w:rPr>
          <w:lang w:val="pt-BR"/>
        </w:rPr>
      </w:pPr>
      <w:r>
        <w:rPr>
          <w:lang w:val="pt-BR"/>
        </w:rPr>
        <w:t xml:space="preserve">Autores: </w:t>
      </w:r>
    </w:p>
    <w:p w14:paraId="7054EABA" w14:textId="77777777" w:rsidR="00101C02" w:rsidRDefault="00000000">
      <w:pPr>
        <w:spacing w:after="120" w:line="360" w:lineRule="auto"/>
        <w:jc w:val="both"/>
        <w:rPr>
          <w:lang w:val="pt-BR"/>
        </w:rPr>
      </w:pPr>
      <w:r>
        <w:rPr>
          <w:lang w:val="pt-BR"/>
        </w:rPr>
        <w:t xml:space="preserve">Bruno Bonavigo Dacal, RA N309EC4, CPF _____._____._____-___; </w:t>
      </w:r>
    </w:p>
    <w:p w14:paraId="0071DE60" w14:textId="77777777" w:rsidR="00101C02" w:rsidRDefault="00000000">
      <w:pPr>
        <w:spacing w:after="120" w:line="360" w:lineRule="auto"/>
        <w:jc w:val="both"/>
        <w:rPr>
          <w:lang w:val="pt-BR"/>
        </w:rPr>
      </w:pPr>
      <w:r>
        <w:rPr>
          <w:lang w:val="pt-BR"/>
        </w:rPr>
        <w:t xml:space="preserve">Lucas de Araujo Vergara, RA N090758, CPF _____._____._____-___; </w:t>
      </w:r>
    </w:p>
    <w:p w14:paraId="5BDBAF50" w14:textId="04BDCD19" w:rsidR="00E01C3A" w:rsidRDefault="00000000">
      <w:pPr>
        <w:spacing w:after="120" w:line="360" w:lineRule="auto"/>
        <w:jc w:val="both"/>
        <w:rPr>
          <w:lang w:val="pt-BR"/>
        </w:rPr>
      </w:pPr>
      <w:r>
        <w:rPr>
          <w:lang w:val="pt-BR"/>
        </w:rPr>
        <w:t>Vitor Oliveira dos Santos, RA N083DG1, CPF _____._____._____-___.</w:t>
      </w:r>
    </w:p>
    <w:p w14:paraId="15E187F3" w14:textId="77777777" w:rsidR="00E01C3A" w:rsidRDefault="00000000">
      <w:pPr>
        <w:spacing w:after="120" w:line="360" w:lineRule="auto"/>
        <w:jc w:val="both"/>
        <w:rPr>
          <w:lang w:val="pt-BR"/>
        </w:rPr>
      </w:pPr>
      <w:r>
        <w:rPr>
          <w:lang w:val="pt-BR"/>
        </w:rPr>
        <w:t>Curso: Bacharelado em Ciência da Computação — Universidade Paulista (UNIP).</w:t>
      </w:r>
    </w:p>
    <w:p w14:paraId="082940BC" w14:textId="77777777" w:rsidR="00E01C3A" w:rsidRDefault="00000000">
      <w:pPr>
        <w:spacing w:after="120" w:line="360" w:lineRule="auto"/>
        <w:jc w:val="both"/>
        <w:rPr>
          <w:lang w:val="pt-BR"/>
        </w:rPr>
      </w:pPr>
      <w:r>
        <w:rPr>
          <w:lang w:val="pt-BR"/>
        </w:rPr>
        <w:t>Orientador: Prof. Marco Gomes.</w:t>
      </w:r>
    </w:p>
    <w:p w14:paraId="31A51C67" w14:textId="77777777" w:rsidR="00E01C3A" w:rsidRDefault="00000000">
      <w:pPr>
        <w:spacing w:before="280" w:after="140" w:line="360" w:lineRule="auto"/>
        <w:jc w:val="both"/>
        <w:rPr>
          <w:b/>
          <w:bCs/>
          <w:lang w:val="pt-BR"/>
        </w:rPr>
      </w:pPr>
      <w:r>
        <w:rPr>
          <w:b/>
          <w:bCs/>
          <w:lang w:val="pt-BR"/>
        </w:rPr>
        <w:t>2 Natureza do uso</w:t>
      </w:r>
    </w:p>
    <w:p w14:paraId="263F666C" w14:textId="77777777" w:rsidR="00E01C3A" w:rsidRDefault="00000000">
      <w:pPr>
        <w:spacing w:after="120" w:line="360" w:lineRule="auto"/>
        <w:jc w:val="both"/>
        <w:rPr>
          <w:lang w:val="pt-BR"/>
        </w:rPr>
      </w:pPr>
      <w:r>
        <w:rPr>
          <w:lang w:val="pt-BR"/>
        </w:rPr>
        <w:t>(     ) Não houve utilização de nenhuma ferramenta de Inteligência Artificial Generativa na elaboração desta obra.</w:t>
      </w:r>
    </w:p>
    <w:p w14:paraId="69491041" w14:textId="77777777" w:rsidR="00E01C3A" w:rsidRDefault="00000000">
      <w:pPr>
        <w:spacing w:after="120" w:line="360" w:lineRule="auto"/>
        <w:jc w:val="both"/>
        <w:rPr>
          <w:lang w:val="pt-BR"/>
        </w:rPr>
      </w:pPr>
      <w:r>
        <w:rPr>
          <w:lang w:val="pt-BR"/>
        </w:rPr>
        <w:t>(  X  ) Houve utilização de ferramentas de Inteligência Artificial Generativa, detalhada no Quadro 16.</w:t>
      </w:r>
    </w:p>
    <w:p w14:paraId="33017158" w14:textId="77777777" w:rsidR="00E01C3A" w:rsidRDefault="00000000">
      <w:pPr>
        <w:keepNext/>
        <w:spacing w:before="260" w:after="130"/>
        <w:rPr>
          <w:lang w:val="pt-BR"/>
        </w:rPr>
      </w:pPr>
      <w:r>
        <w:rPr>
          <w:sz w:val="20"/>
          <w:szCs w:val="20"/>
          <w:lang w:val="pt-BR"/>
        </w:rPr>
        <w:t>Quadro 16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70FB76F6" w14:textId="77777777" w:rsidTr="00101C02">
        <w:trPr>
          <w:tblHeader/>
        </w:trPr>
        <w:tc>
          <w:tcPr>
            <w:tcW w:w="1693" w:type="dxa"/>
            <w:shd w:val="clear" w:color="auto" w:fill="EDEDED"/>
            <w:tcMar>
              <w:top w:w="70" w:type="dxa"/>
              <w:left w:w="90" w:type="dxa"/>
              <w:bottom w:w="70" w:type="dxa"/>
              <w:right w:w="90" w:type="dxa"/>
            </w:tcMar>
          </w:tcPr>
          <w:p w14:paraId="59660DBD" w14:textId="77777777" w:rsidR="00E01C3A" w:rsidRDefault="00000000">
            <w:r>
              <w:rPr>
                <w:b/>
                <w:bCs/>
                <w:sz w:val="20"/>
                <w:szCs w:val="20"/>
              </w:rPr>
              <w:t>Ferramenta e desenvolvedor</w:t>
            </w:r>
          </w:p>
        </w:tc>
        <w:tc>
          <w:tcPr>
            <w:tcW w:w="1435" w:type="dxa"/>
            <w:shd w:val="clear" w:color="auto" w:fill="EDEDED"/>
            <w:tcMar>
              <w:top w:w="70" w:type="dxa"/>
              <w:left w:w="90" w:type="dxa"/>
              <w:bottom w:w="70" w:type="dxa"/>
              <w:right w:w="90" w:type="dxa"/>
            </w:tcMar>
          </w:tcPr>
          <w:p w14:paraId="3B2A0485" w14:textId="77777777" w:rsidR="00E01C3A" w:rsidRDefault="00000000">
            <w:r>
              <w:rPr>
                <w:b/>
                <w:bCs/>
                <w:sz w:val="20"/>
                <w:szCs w:val="20"/>
              </w:rPr>
              <w:t>Versão ou checkpoint</w:t>
            </w:r>
          </w:p>
        </w:tc>
        <w:tc>
          <w:tcPr>
            <w:tcW w:w="1626" w:type="dxa"/>
            <w:shd w:val="clear" w:color="auto" w:fill="EDEDED"/>
            <w:tcMar>
              <w:top w:w="70" w:type="dxa"/>
              <w:left w:w="90" w:type="dxa"/>
              <w:bottom w:w="70" w:type="dxa"/>
              <w:right w:w="90" w:type="dxa"/>
            </w:tcMar>
          </w:tcPr>
          <w:p w14:paraId="55FC3BA1" w14:textId="77777777" w:rsidR="00E01C3A" w:rsidRDefault="00000000">
            <w:r>
              <w:rPr>
                <w:b/>
                <w:bCs/>
                <w:sz w:val="20"/>
                <w:szCs w:val="20"/>
              </w:rPr>
              <w:t>Seção do trabalho afetada</w:t>
            </w:r>
          </w:p>
        </w:tc>
        <w:tc>
          <w:tcPr>
            <w:tcW w:w="2672" w:type="dxa"/>
            <w:shd w:val="clear" w:color="auto" w:fill="EDEDED"/>
            <w:tcMar>
              <w:top w:w="70" w:type="dxa"/>
              <w:left w:w="90" w:type="dxa"/>
              <w:bottom w:w="70" w:type="dxa"/>
              <w:right w:w="90" w:type="dxa"/>
            </w:tcMar>
          </w:tcPr>
          <w:p w14:paraId="48887D1C" w14:textId="77777777" w:rsidR="00E01C3A" w:rsidRDefault="00000000">
            <w:r>
              <w:rPr>
                <w:b/>
                <w:bCs/>
                <w:sz w:val="20"/>
                <w:szCs w:val="20"/>
              </w:rPr>
              <w:t>Finalidade específica</w:t>
            </w:r>
          </w:p>
        </w:tc>
        <w:tc>
          <w:tcPr>
            <w:tcW w:w="1645" w:type="dxa"/>
            <w:shd w:val="clear" w:color="auto" w:fill="EDEDED"/>
            <w:tcMar>
              <w:top w:w="70" w:type="dxa"/>
              <w:left w:w="90" w:type="dxa"/>
              <w:bottom w:w="70" w:type="dxa"/>
              <w:right w:w="90" w:type="dxa"/>
            </w:tcMar>
          </w:tcPr>
          <w:p w14:paraId="37346B0C" w14:textId="77777777" w:rsidR="00E01C3A" w:rsidRPr="00CE1B46" w:rsidRDefault="00000000">
            <w:pPr>
              <w:rPr>
                <w:lang w:val="pt-BR"/>
              </w:rPr>
            </w:pPr>
            <w:r>
              <w:rPr>
                <w:b/>
                <w:bCs/>
                <w:sz w:val="20"/>
                <w:szCs w:val="20"/>
                <w:lang w:val="pt-BR"/>
              </w:rPr>
              <w:t>Nível de intervenção humana pós-geração (%)</w:t>
            </w:r>
          </w:p>
        </w:tc>
      </w:tr>
      <w:tr w:rsidR="00E01C3A" w14:paraId="12012D16" w14:textId="77777777" w:rsidTr="00101C02">
        <w:tc>
          <w:tcPr>
            <w:tcW w:w="1693" w:type="dxa"/>
            <w:tcMar>
              <w:top w:w="70" w:type="dxa"/>
              <w:left w:w="90" w:type="dxa"/>
              <w:bottom w:w="70" w:type="dxa"/>
              <w:right w:w="90" w:type="dxa"/>
            </w:tcMar>
          </w:tcPr>
          <w:p w14:paraId="7A0F9FC5" w14:textId="77777777" w:rsidR="00E01C3A" w:rsidRDefault="00000000">
            <w:r>
              <w:rPr>
                <w:sz w:val="20"/>
                <w:szCs w:val="20"/>
              </w:rPr>
              <w:t>Claude Opus 5 (Anthropic)</w:t>
            </w:r>
          </w:p>
        </w:tc>
        <w:tc>
          <w:tcPr>
            <w:tcW w:w="1435" w:type="dxa"/>
            <w:tcMar>
              <w:top w:w="70" w:type="dxa"/>
              <w:left w:w="90" w:type="dxa"/>
              <w:bottom w:w="70" w:type="dxa"/>
              <w:right w:w="90" w:type="dxa"/>
            </w:tcMar>
          </w:tcPr>
          <w:p w14:paraId="447131B1" w14:textId="77777777" w:rsidR="00E01C3A" w:rsidRPr="00CE1B46" w:rsidRDefault="00000000">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58C2725" w14:textId="77777777" w:rsidR="00E01C3A" w:rsidRDefault="00000000">
            <w:r>
              <w:rPr>
                <w:sz w:val="20"/>
                <w:szCs w:val="20"/>
              </w:rPr>
              <w:t xml:space="preserve">Todo o documento</w:t>
            </w:r>
          </w:p>
        </w:tc>
        <w:tc>
          <w:tcPr>
            <w:tcW w:w="2672" w:type="dxa"/>
            <w:tcMar>
              <w:top w:w="70" w:type="dxa"/>
              <w:left w:w="90" w:type="dxa"/>
              <w:bottom w:w="70" w:type="dxa"/>
              <w:right w:w="90" w:type="dxa"/>
            </w:tcMar>
          </w:tcPr>
          <w:p w14:paraId="2CC69A19" w14:textId="77777777" w:rsidR="00E01C3A" w:rsidRPr="00CE1B46" w:rsidRDefault="00000000">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A127AE3" w14:textId="77777777" w:rsidR="00E01C3A" w:rsidRDefault="00000000">
            <w:r>
              <w:rPr>
                <w:sz w:val="20"/>
                <w:szCs w:val="20"/>
              </w:rPr>
              <w:t>_____</w:t>
            </w:r>
          </w:p>
        </w:tc>
      </w:tr>
      <w:tr w:rsidR="00E01C3A" w14:paraId="7939D938" w14:textId="77777777" w:rsidTr="00101C02">
        <w:tc>
          <w:tcPr>
            <w:tcW w:w="1693" w:type="dxa"/>
            <w:tcMar>
              <w:top w:w="70" w:type="dxa"/>
              <w:left w:w="90" w:type="dxa"/>
              <w:bottom w:w="70" w:type="dxa"/>
              <w:right w:w="90" w:type="dxa"/>
            </w:tcMar>
          </w:tcPr>
          <w:p w14:paraId="522B5791" w14:textId="77777777" w:rsidR="00E01C3A" w:rsidRDefault="00000000">
            <w:r>
              <w:rPr>
                <w:sz w:val="20"/>
                <w:szCs w:val="20"/>
              </w:rPr>
              <w:t>Claude Opus 5 (Anthropic)</w:t>
            </w:r>
          </w:p>
        </w:tc>
        <w:tc>
          <w:tcPr>
            <w:tcW w:w="1435" w:type="dxa"/>
            <w:tcMar>
              <w:top w:w="70" w:type="dxa"/>
              <w:left w:w="90" w:type="dxa"/>
              <w:bottom w:w="70" w:type="dxa"/>
              <w:right w:w="90" w:type="dxa"/>
            </w:tcMar>
          </w:tcPr>
          <w:p w14:paraId="63CB46D1" w14:textId="77777777" w:rsidR="00E01C3A" w:rsidRPr="00CE1B46" w:rsidRDefault="00000000">
            <w:pPr>
              <w:rPr>
                <w:lang w:val="pt-BR"/>
              </w:rPr>
            </w:pPr>
            <w:r>
              <w:rPr>
                <w:sz w:val="20"/>
                <w:szCs w:val="20"/>
                <w:lang w:val="pt-BR"/>
              </w:rPr>
              <w:t xml:space="preserve">claude-opus-5, modo de </w:t>
              <w:t>esforço estendido</w:t>
            </w:r>
          </w:p>
        </w:tc>
        <w:tc>
          <w:tcPr>
            <w:tcW w:w="1626" w:type="dxa"/>
            <w:tcMar>
              <w:top w:w="70" w:type="dxa"/>
              <w:left w:w="90" w:type="dxa"/>
              <w:bottom w:w="70" w:type="dxa"/>
              <w:right w:w="90" w:type="dxa"/>
            </w:tcMar>
          </w:tcPr>
          <w:p w14:paraId="0868A469" w14:textId="77777777" w:rsidR="00E01C3A" w:rsidRDefault="00000000">
            <w:r>
              <w:rPr>
                <w:sz w:val="20"/>
                <w:szCs w:val="20"/>
              </w:rPr>
              <w:t xml:space="preserve">Figuras 1 e 2</w:t>
            </w:r>
          </w:p>
        </w:tc>
        <w:tc>
          <w:tcPr>
            <w:tcW w:w="2672" w:type="dxa"/>
            <w:tcMar>
              <w:top w:w="70" w:type="dxa"/>
              <w:left w:w="90" w:type="dxa"/>
              <w:bottom w:w="70" w:type="dxa"/>
              <w:right w:w="90" w:type="dxa"/>
            </w:tcMar>
          </w:tcPr>
          <w:p w14:paraId="3177F383" w14:textId="77777777" w:rsidR="00E01C3A" w:rsidRPr="00CE1B46" w:rsidRDefault="00000000">
            <w:pPr>
              <w:rPr>
                <w:lang w:val="pt-BR"/>
              </w:rPr>
            </w:pPr>
            <w:r>
              <w:rPr>
                <w:sz w:val="20"/>
                <w:szCs w:val="20"/>
                <w:lang w:val="pt-BR"/>
              </w:rPr>
              <w:t xml:space="preserve">Geração dos diagramas de arquitetura e de entidade-relacionamento por script </w:t>
              <w:t>Python, a partir da especificação definida pelos autores</w:t>
            </w:r>
          </w:p>
        </w:tc>
        <w:tc>
          <w:tcPr>
            <w:tcW w:w="1645" w:type="dxa"/>
            <w:tcMar>
              <w:top w:w="70" w:type="dxa"/>
              <w:left w:w="90" w:type="dxa"/>
              <w:bottom w:w="70" w:type="dxa"/>
              <w:right w:w="90" w:type="dxa"/>
            </w:tcMar>
          </w:tcPr>
          <w:p w14:paraId="61C5B83D" w14:textId="77777777" w:rsidR="00E01C3A" w:rsidRDefault="00000000">
            <w:r>
              <w:rPr>
                <w:sz w:val="20"/>
                <w:szCs w:val="20"/>
              </w:rPr>
              <w:t>_____</w:t>
            </w:r>
          </w:p>
        </w:tc>
      </w:tr>
      <w:tr w:rsidR="00E01C3A" w14:paraId="61760C41" w14:textId="77777777" w:rsidTr="00101C02">
        <w:tc>
          <w:tcPr>
            <w:tcW w:w="1693" w:type="dxa"/>
            <w:tcMar>
              <w:top w:w="70" w:type="dxa"/>
              <w:left w:w="90" w:type="dxa"/>
              <w:bottom w:w="70" w:type="dxa"/>
              <w:right w:w="90" w:type="dxa"/>
            </w:tcMar>
          </w:tcPr>
          <w:p w14:paraId="3B4F2A1D" w14:textId="77777777" w:rsidR="00E01C3A" w:rsidRDefault="00000000">
            <w:r>
              <w:rPr>
                <w:sz w:val="20"/>
                <w:szCs w:val="20"/>
              </w:rPr>
              <w:t>Claude Opus 5 (Anthropic)</w:t>
            </w:r>
          </w:p>
        </w:tc>
        <w:tc>
          <w:tcPr>
            <w:tcW w:w="1435" w:type="dxa"/>
            <w:tcMar>
              <w:top w:w="70" w:type="dxa"/>
              <w:left w:w="90" w:type="dxa"/>
              <w:bottom w:w="70" w:type="dxa"/>
              <w:right w:w="90" w:type="dxa"/>
            </w:tcMar>
          </w:tcPr>
          <w:p w14:paraId="670F5C3F" w14:textId="77777777" w:rsidR="00E01C3A" w:rsidRPr="00CE1B46" w:rsidRDefault="00000000">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352C230" w14:textId="77777777" w:rsidR="00E01C3A" w:rsidRDefault="00000000">
            <w:r>
              <w:rPr>
                <w:sz w:val="20"/>
                <w:szCs w:val="20"/>
              </w:rPr>
              <w:t xml:space="preserve">Capítulo 2</w:t>
            </w:r>
          </w:p>
        </w:tc>
        <w:tc>
          <w:tcPr>
            <w:tcW w:w="2672" w:type="dxa"/>
            <w:tcMar>
              <w:top w:w="70" w:type="dxa"/>
              <w:left w:w="90" w:type="dxa"/>
              <w:bottom w:w="70" w:type="dxa"/>
              <w:right w:w="90" w:type="dxa"/>
            </w:tcMar>
          </w:tcPr>
          <w:p w14:paraId="28F09B75" w14:textId="77777777" w:rsidR="00E01C3A" w:rsidRPr="00CE1B46" w:rsidRDefault="00000000">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188A030" w14:textId="77777777" w:rsidR="00E01C3A" w:rsidRDefault="00000000">
            <w:r>
              <w:rPr>
                <w:sz w:val="20"/>
                <w:szCs w:val="20"/>
              </w:rPr>
              <w:t>_____</w:t>
            </w:r>
          </w:p>
        </w:tc>
      </w:tr>
      <w:tr w:rsidR="00E01C3A" w14:paraId="14680605" w14:textId="77777777" w:rsidTr="00101C02">
        <w:tc>
          <w:tcPr>
            <w:tcW w:w="1693" w:type="dxa"/>
            <w:tcMar>
              <w:top w:w="70" w:type="dxa"/>
              <w:left w:w="90" w:type="dxa"/>
              <w:bottom w:w="70" w:type="dxa"/>
              <w:right w:w="90" w:type="dxa"/>
            </w:tcMar>
          </w:tcPr>
          <w:p w14:paraId="08C10A02" w14:textId="77777777" w:rsidR="00E01C3A" w:rsidRDefault="00000000">
            <w:r>
              <w:rPr>
                <w:sz w:val="20"/>
                <w:szCs w:val="20"/>
              </w:rPr>
              <w:t>Claude Opus 5 (Anthropic)</w:t>
            </w:r>
          </w:p>
        </w:tc>
        <w:tc>
          <w:tcPr>
            <w:tcW w:w="1435" w:type="dxa"/>
            <w:tcMar>
              <w:top w:w="70" w:type="dxa"/>
              <w:left w:w="90" w:type="dxa"/>
              <w:bottom w:w="70" w:type="dxa"/>
              <w:right w:w="90" w:type="dxa"/>
            </w:tcMar>
          </w:tcPr>
          <w:p w14:paraId="70A9B3E2" w14:textId="77777777" w:rsidR="00E01C3A" w:rsidRPr="00CE1B46" w:rsidRDefault="00000000">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3966D80B" w14:textId="77777777" w:rsidR="00E01C3A" w:rsidRDefault="00000000">
            <w:r>
              <w:rPr>
                <w:sz w:val="20"/>
                <w:szCs w:val="20"/>
              </w:rPr>
              <w:t>2.2, 2.3 e 3.6</w:t>
            </w:r>
          </w:p>
        </w:tc>
        <w:tc>
          <w:tcPr>
            <w:tcW w:w="2672" w:type="dxa"/>
            <w:tcMar>
              <w:top w:w="70" w:type="dxa"/>
              <w:left w:w="90" w:type="dxa"/>
              <w:bottom w:w="70" w:type="dxa"/>
              <w:right w:w="90" w:type="dxa"/>
            </w:tcMar>
          </w:tcPr>
          <w:p w14:paraId="397AEA0D" w14:textId="77777777" w:rsidR="00E01C3A" w:rsidRPr="00CE1B46" w:rsidRDefault="00000000">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B71B636" w14:textId="77777777" w:rsidR="00E01C3A" w:rsidRDefault="00000000">
            <w:r>
              <w:rPr>
                <w:sz w:val="20"/>
                <w:szCs w:val="20"/>
              </w:rPr>
              <w:t>_____</w:t>
            </w:r>
          </w:p>
        </w:tc>
      </w:tr>
      <w:tr w:rsidR="00E01C3A" w14:paraId="696A5769" w14:textId="77777777" w:rsidTr="00101C02">
        <w:tc>
          <w:tcPr>
            <w:tcW w:w="1693" w:type="dxa"/>
            <w:tcMar>
              <w:top w:w="70" w:type="dxa"/>
              <w:left w:w="90" w:type="dxa"/>
              <w:bottom w:w="70" w:type="dxa"/>
              <w:right w:w="90" w:type="dxa"/>
            </w:tcMar>
          </w:tcPr>
          <w:p w14:paraId="75BB9D78" w14:textId="77777777" w:rsidR="00E01C3A" w:rsidRDefault="00000000">
            <w:r>
              <w:rPr>
                <w:sz w:val="20"/>
                <w:szCs w:val="20"/>
              </w:rPr>
              <w:t>Claude Opus 5 (Anthropic)</w:t>
            </w:r>
          </w:p>
        </w:tc>
        <w:tc>
          <w:tcPr>
            <w:tcW w:w="1435" w:type="dxa"/>
            <w:tcMar>
              <w:top w:w="70" w:type="dxa"/>
              <w:left w:w="90" w:type="dxa"/>
              <w:bottom w:w="70" w:type="dxa"/>
              <w:right w:w="90" w:type="dxa"/>
            </w:tcMar>
          </w:tcPr>
          <w:p w14:paraId="3994F284" w14:textId="77777777" w:rsidR="00E01C3A" w:rsidRPr="00CE1B46" w:rsidRDefault="00000000">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2228776A" w14:textId="77777777" w:rsidR="00E01C3A" w:rsidRDefault="00000000">
            <w:r>
              <w:rPr>
                <w:sz w:val="20"/>
                <w:szCs w:val="20"/>
              </w:rPr>
              <w:t xml:space="preserve">Todo o documento</w:t>
            </w:r>
          </w:p>
        </w:tc>
        <w:tc>
          <w:tcPr>
            <w:tcW w:w="2672" w:type="dxa"/>
            <w:tcMar>
              <w:top w:w="70" w:type="dxa"/>
              <w:left w:w="90" w:type="dxa"/>
              <w:bottom w:w="70" w:type="dxa"/>
              <w:right w:w="90" w:type="dxa"/>
            </w:tcMar>
          </w:tcPr>
          <w:p w14:paraId="0579DF99" w14:textId="77777777" w:rsidR="00E01C3A" w:rsidRPr="00CE1B46" w:rsidRDefault="00000000">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F83AC00" w14:textId="77777777" w:rsidR="00E01C3A" w:rsidRDefault="00000000">
            <w:r>
              <w:rPr>
                <w:sz w:val="20"/>
                <w:szCs w:val="20"/>
              </w:rPr>
              <w:t>_____</w:t>
            </w:r>
          </w:p>
        </w:tc>
      </w:tr>
    </w:tbl>
    <w:p w14:paraId="52EFC094" w14:textId="77777777" w:rsidR="00E01C3A" w:rsidRDefault="00000000">
      <w:pPr>
        <w:spacing w:before="130" w:after="260"/>
        <w:rPr>
          <w:lang w:val="pt-BR"/>
        </w:rPr>
      </w:pPr>
      <w:r>
        <w:rPr>
          <w:sz w:val="20"/>
          <w:szCs w:val="20"/>
          <w:lang w:val="pt-BR"/>
        </w:rPr>
        <w:t>Fonte: Elaborado pelos autores (2026).</w:t>
      </w:r>
    </w:p>
    <w:p w14:paraId="52BBC222" w14:textId="2E69F5EE" w:rsidR="00E01C3A" w:rsidRDefault="00000000">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0813806D" w14:textId="77777777" w:rsidR="00E01C3A" w:rsidRDefault="00000000">
      <w:pPr>
        <w:spacing w:before="280" w:after="140" w:line="360" w:lineRule="auto"/>
        <w:jc w:val="both"/>
        <w:rPr>
          <w:b/>
          <w:bCs/>
          <w:lang w:val="pt-BR"/>
        </w:rPr>
      </w:pPr>
      <w:r>
        <w:rPr>
          <w:b/>
          <w:bCs/>
          <w:lang w:val="pt-BR"/>
        </w:rPr>
        <w:t>3 Protocolo de auditoria e prompts</w:t>
      </w:r>
    </w:p>
    <w:p w14:paraId="6F32828D" w14:textId="77777777" w:rsidR="00E01C3A" w:rsidRDefault="00000000">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FC75AD2" w14:textId="77777777" w:rsidR="00E01C3A" w:rsidRDefault="00000000">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w:t>
        <w:t>as orientações do professor responsável. As interações consideradas relevantes podem ser incluídas em apêndice documental, se a banca as requisitar.</w:t>
      </w:r>
    </w:p>
    <w:p w14:paraId="1DF43762" w14:textId="77777777" w:rsidR="00E01C3A" w:rsidRDefault="00000000">
      <w:pPr>
        <w:spacing w:before="280" w:after="140" w:line="360" w:lineRule="auto"/>
        <w:jc w:val="both"/>
        <w:rPr>
          <w:b/>
          <w:bCs/>
          <w:lang w:val="pt-BR"/>
        </w:rPr>
      </w:pPr>
      <w:r>
        <w:rPr>
          <w:b/>
          <w:bCs/>
          <w:lang w:val="pt-BR"/>
        </w:rPr>
        <w:t>4 Declaração de responsabilidade ética e rigor factual</w:t>
      </w:r>
    </w:p>
    <w:p w14:paraId="3CFD5F47" w14:textId="77777777" w:rsidR="00E01C3A" w:rsidRDefault="00000000">
      <w:pPr>
        <w:spacing w:after="120" w:line="360" w:lineRule="auto"/>
        <w:jc w:val="both"/>
        <w:rPr>
          <w:lang w:val="pt-BR"/>
        </w:rPr>
      </w:pPr>
      <w:r>
        <w:rPr>
          <w:lang w:val="pt-BR"/>
        </w:rPr>
        <w:t>Os abaixo assinados declaram, sob as penas das normas acadêmicas institucionais e da legislação vigente, que:</w:t>
      </w:r>
    </w:p>
    <w:p w14:paraId="5F3CF4DE" w14:textId="77777777" w:rsidR="00E01C3A" w:rsidRDefault="00000000">
      <w:pPr>
        <w:spacing w:after="120" w:line="360" w:lineRule="auto"/>
        <w:jc w:val="both"/>
        <w:rPr>
          <w:lang w:val="pt-BR"/>
        </w:rPr>
      </w:pPr>
      <w:r>
        <w:rPr>
          <w:lang w:val="pt-BR"/>
        </w:rPr>
        <w:t>1. Nenhuma ferramenta de Inteligência Artificial foi listada ou considerada autora ou coautora desta obra.</w:t>
      </w:r>
    </w:p>
    <w:p w14:paraId="408ACCD4" w14:textId="77777777" w:rsidR="00E01C3A" w:rsidRDefault="00000000">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7E0B53D" w14:textId="77777777" w:rsidR="00E01C3A" w:rsidRDefault="00000000">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2959EED" w14:textId="77777777" w:rsidR="00E01C3A" w:rsidRDefault="00000000">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0FEEC05" w14:textId="77777777" w:rsidR="00E01C3A" w:rsidRDefault="00000000">
      <w:pPr>
        <w:spacing w:after="120" w:line="360" w:lineRule="auto"/>
        <w:jc w:val="both"/>
        <w:rPr>
          <w:lang w:val="pt-BR"/>
        </w:rPr>
      </w:pPr>
      <w:r>
        <w:rPr>
          <w:lang w:val="pt-BR"/>
        </w:rPr>
        <w:t>5. Os autores assumem total responsabilidade pública, ética e legal pelo conteúdo integral da obra submetida.</w:t>
      </w:r>
    </w:p>
    <w:p w14:paraId="7EB17AD1" w14:textId="77777777" w:rsidR="00E01C3A" w:rsidRDefault="00000000">
      <w:pPr>
        <w:spacing w:after="120" w:line="360" w:lineRule="auto"/>
        <w:jc w:val="both"/>
        <w:rPr>
          <w:lang w:val="pt-BR"/>
        </w:rPr>
      </w:pPr>
      <w:r>
        <w:rPr>
          <w:lang w:val="pt-BR"/>
        </w:rPr>
        <w:t>Local: ______________________________________, Data: ____/____/2026.</w:t>
      </w:r>
    </w:p>
    <w:p w14:paraId="79C19FA1" w14:textId="77777777" w:rsidR="00E01C3A" w:rsidRDefault="00000000">
      <w:pPr>
        <w:spacing w:before="520" w:after="60"/>
        <w:jc w:val="center"/>
        <w:rPr>
          <w:lang w:val="pt-BR"/>
        </w:rPr>
      </w:pPr>
      <w:r>
        <w:rPr>
          <w:lang w:val="pt-BR"/>
        </w:rPr>
        <w:t>_______________________________________</w:t>
      </w:r>
    </w:p>
    <w:p w14:paraId="1415DF7F" w14:textId="77777777" w:rsidR="00E01C3A" w:rsidRDefault="00000000">
      <w:pPr>
        <w:spacing w:before="520" w:after="60"/>
        <w:jc w:val="center"/>
        <w:rPr>
          <w:lang w:val="pt-BR"/>
        </w:rPr>
      </w:pPr>
      <w:r>
        <w:rPr>
          <w:lang w:val="pt-BR"/>
        </w:rPr>
        <w:t>Bruno Bonavigo Dacal — RA N309EC4</w:t>
      </w:r>
    </w:p>
    <w:p w14:paraId="262BD64B" w14:textId="77777777" w:rsidR="00E01C3A" w:rsidRDefault="00000000">
      <w:pPr>
        <w:spacing w:before="520" w:after="60"/>
        <w:jc w:val="center"/>
        <w:rPr>
          <w:lang w:val="pt-BR"/>
        </w:rPr>
      </w:pPr>
      <w:r>
        <w:rPr>
          <w:lang w:val="pt-BR"/>
        </w:rPr>
        <w:t>_______________________________________</w:t>
      </w:r>
    </w:p>
    <w:p w14:paraId="7AC8B5D6" w14:textId="77777777" w:rsidR="00E01C3A" w:rsidRDefault="00000000">
      <w:pPr>
        <w:spacing w:before="520" w:after="60"/>
        <w:jc w:val="center"/>
        <w:rPr>
          <w:lang w:val="pt-BR"/>
        </w:rPr>
      </w:pPr>
      <w:r>
        <w:rPr>
          <w:lang w:val="pt-BR"/>
        </w:rPr>
        <w:t>Lucas de Araujo Vergara — RA N090758</w:t>
      </w:r>
    </w:p>
    <w:p w14:paraId="00F4D499" w14:textId="77777777" w:rsidR="00E01C3A" w:rsidRDefault="00000000">
      <w:pPr>
        <w:spacing w:before="520" w:after="60"/>
        <w:jc w:val="center"/>
        <w:rPr>
          <w:lang w:val="pt-BR"/>
        </w:rPr>
      </w:pPr>
      <w:r>
        <w:rPr>
          <w:lang w:val="pt-BR"/>
        </w:rPr>
        <w:t>_______________________________________</w:t>
      </w:r>
    </w:p>
    <w:p w14:paraId="4B8C9CD1" w14:textId="77777777" w:rsidR="00E01C3A" w:rsidRDefault="00000000">
      <w:pPr>
        <w:spacing w:before="520" w:after="60"/>
        <w:jc w:val="center"/>
        <w:rPr>
          <w:lang w:val="pt-BR"/>
        </w:rPr>
      </w:pPr>
      <w:r>
        <w:rPr>
          <w:lang w:val="pt-BR"/>
        </w:rPr>
        <w:t>Vitor Oliveira dos Santos — RA N083DG1</w:t>
      </w:r>
    </w:p>
    <w:p w14:paraId="6C68D058" w14:textId="77777777" w:rsidR="00E01C3A" w:rsidRDefault="00000000">
      <w:pPr>
        <w:spacing w:before="520" w:after="60"/>
        <w:jc w:val="center"/>
        <w:rPr>
          <w:lang w:val="pt-BR"/>
        </w:rPr>
      </w:pPr>
      <w:r>
        <w:rPr>
          <w:lang w:val="pt-BR"/>
        </w:rPr>
        <w:t>Ciente e de acordo:</w:t>
      </w:r>
    </w:p>
    <w:p w14:paraId="0C0DC425" w14:textId="77777777" w:rsidR="00E01C3A" w:rsidRDefault="00000000">
      <w:pPr>
        <w:spacing w:before="520" w:after="60"/>
        <w:jc w:val="center"/>
        <w:rPr>
          <w:lang w:val="pt-BR"/>
        </w:rPr>
      </w:pPr>
      <w:r>
        <w:rPr>
          <w:lang w:val="pt-BR"/>
        </w:rPr>
        <w:t>_______________________________________</w:t>
      </w:r>
    </w:p>
    <w:p w14:paraId="072A82CE" w14:textId="77777777" w:rsidR="00E01C3A" w:rsidRDefault="00000000">
      <w:pPr>
        <w:spacing w:before="520" w:after="60"/>
        <w:jc w:val="center"/>
        <w:rPr>
          <w:lang w:val="pt-BR"/>
        </w:rPr>
      </w:pPr>
      <w:r>
        <w:rPr>
          <w:lang w:val="pt-BR"/>
        </w:rPr>
        <w:t>Prof. Marco Gomes — Orientador</w:t>
      </w:r>
    </w:p>
    <w:p w14:paraId="4B5D5361" w14:textId="51DBF3C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C08E5" w14:textId="77777777" w:rsidR="008342F1" w:rsidRDefault="008342F1">
      <w:r>
        <w:separator/>
      </w:r>
    </w:p>
  </w:endnote>
  <w:endnote w:type="continuationSeparator" w:id="0">
    <w:p w14:paraId="015AFE51" w14:textId="77777777" w:rsidR="008342F1" w:rsidRDefault="00834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5DF72" w14:textId="77777777" w:rsidR="008342F1" w:rsidRDefault="008342F1">
      <w:r>
        <w:separator/>
      </w:r>
    </w:p>
  </w:footnote>
  <w:footnote w:type="continuationSeparator" w:id="0">
    <w:p w14:paraId="08F2489B" w14:textId="77777777" w:rsidR="008342F1" w:rsidRDefault="00834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8B51" w14:textId="77777777" w:rsidR="006B1E66" w:rsidRDefault="00000000">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3166D5"/>
    <w:rsid w:val="00426396"/>
    <w:rsid w:val="00604A51"/>
    <w:rsid w:val="006B1E66"/>
    <w:rsid w:val="006C013E"/>
    <w:rsid w:val="00707226"/>
    <w:rsid w:val="007B78AE"/>
    <w:rsid w:val="008342F1"/>
    <w:rsid w:val="009459F7"/>
    <w:rsid w:val="009E28C2"/>
    <w:rsid w:val="00AA6728"/>
    <w:rsid w:val="00BE3F90"/>
    <w:rsid w:val="00C03C10"/>
    <w:rsid w:val="00C6425E"/>
    <w:rsid w:val="00CD1EA0"/>
    <w:rsid w:val="00CE1B46"/>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FE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24994</Words>
  <Characters>142468</Characters>
  <Application>Microsoft Office Word</Application>
  <DocSecurity>0</DocSecurity>
  <Lines>1187</Lines>
  <Paragraphs>334</Paragraphs>
  <ScaleCrop>false</ScaleCrop>
  <Company/>
  <LinksUpToDate>false</LinksUpToDate>
  <CharactersWithSpaces>167128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2026-09-21T23:56:00Z</dcterms:created>
  <dcterms:modified xsi:type="dcterms:W3CDTF">2026-09-21T23:56:00Z</dcterms:modified>
</cp:coreProperties>
</file>