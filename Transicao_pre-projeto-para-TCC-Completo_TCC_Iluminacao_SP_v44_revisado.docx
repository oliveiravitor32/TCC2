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F2B2D" w14:textId="77777777" w:rsidR="006B1E66" w:rsidRPr="000F5B8B" w:rsidRDefault="00CC3326">
      <w:pPr>
        <w:spacing w:line="360" w:lineRule="auto"/>
        <w:jc w:val="center"/>
        <w:rPr>
          <w:lang w:val="pt-BR"/>
        </w:rPr>
      </w:pPr>
      <w:r>
        <w:rPr>
          <w:b/>
          <w:bCs/>
          <w:lang w:val="pt-BR"/>
        </w:rPr>
        <w:t>UNIVERSIDADE PAULISTA – UNIP</w:t>
      </w:r>
    </w:p>
    <w:p w14:paraId="60781817" w14:textId="77777777" w:rsidR="006B1E66" w:rsidRPr="000F5B8B" w:rsidRDefault="00CC3326">
      <w:pPr>
        <w:spacing w:line="360" w:lineRule="auto"/>
        <w:jc w:val="center"/>
        <w:rPr>
          <w:lang w:val="pt-BR"/>
        </w:rPr>
      </w:pPr>
      <w:r>
        <w:rPr>
          <w:b/>
          <w:bCs/>
          <w:lang w:val="pt-BR"/>
        </w:rPr>
        <w:t>CIÊNCIA DA COMPUTAÇÃO – 8º SEMESTRE</w:t>
      </w:r>
    </w:p>
    <w:p w14:paraId="7A4113C7" w14:textId="77777777" w:rsidR="006B1E66" w:rsidRPr="000F5B8B" w:rsidRDefault="006B1E66">
      <w:pPr>
        <w:spacing w:line="360" w:lineRule="auto"/>
        <w:rPr>
          <w:lang w:val="pt-BR"/>
        </w:rPr>
      </w:pPr>
    </w:p>
    <w:p w14:paraId="2DA0A8F0" w14:textId="77777777" w:rsidR="006B1E66" w:rsidRPr="000F5B8B" w:rsidRDefault="006B1E66">
      <w:pPr>
        <w:spacing w:line="360" w:lineRule="auto"/>
        <w:rPr>
          <w:lang w:val="pt-BR"/>
        </w:rPr>
      </w:pPr>
    </w:p>
    <w:p w14:paraId="077DCB8B" w14:textId="77777777" w:rsidR="006B1E66" w:rsidRPr="000F5B8B" w:rsidRDefault="006B1E66">
      <w:pPr>
        <w:spacing w:line="360" w:lineRule="auto"/>
        <w:rPr>
          <w:lang w:val="pt-BR"/>
        </w:rPr>
      </w:pPr>
    </w:p>
    <w:p w14:paraId="7FF64A7D" w14:textId="77777777" w:rsidR="006B1E66" w:rsidRPr="000F5B8B" w:rsidRDefault="006B1E66">
      <w:pPr>
        <w:spacing w:line="360" w:lineRule="auto"/>
        <w:rPr>
          <w:lang w:val="pt-BR"/>
        </w:rPr>
      </w:pPr>
    </w:p>
    <w:p w14:paraId="2694AA0D" w14:textId="77777777" w:rsidR="006B1E66" w:rsidRPr="000F5B8B" w:rsidRDefault="00CC3326">
      <w:pPr>
        <w:spacing w:line="360" w:lineRule="auto"/>
        <w:jc w:val="center"/>
        <w:rPr>
          <w:lang w:val="pt-BR"/>
        </w:rPr>
      </w:pPr>
      <w:r>
        <w:rPr>
          <w:lang w:val="pt-BR"/>
        </w:rPr>
        <w:t>BRUNO BONAVIGO DACAL – N309EC4</w:t>
      </w:r>
    </w:p>
    <w:p w14:paraId="304C8C51" w14:textId="77777777" w:rsidR="006B1E66" w:rsidRPr="000F5B8B" w:rsidRDefault="00CC3326">
      <w:pPr>
        <w:spacing w:line="360" w:lineRule="auto"/>
        <w:jc w:val="center"/>
        <w:rPr>
          <w:lang w:val="pt-BR"/>
        </w:rPr>
      </w:pPr>
      <w:r>
        <w:rPr>
          <w:lang w:val="pt-BR"/>
        </w:rPr>
        <w:t>LUCAS DE ARAUJO VERGARA – N090758</w:t>
      </w:r>
    </w:p>
    <w:p w14:paraId="03AFBFDE" w14:textId="77777777" w:rsidR="006B1E66" w:rsidRPr="000F5B8B" w:rsidRDefault="00CC3326">
      <w:pPr>
        <w:spacing w:line="360" w:lineRule="auto"/>
        <w:jc w:val="center"/>
        <w:rPr>
          <w:lang w:val="pt-BR"/>
        </w:rPr>
      </w:pPr>
      <w:r>
        <w:rPr>
          <w:lang w:val="pt-BR"/>
        </w:rPr>
        <w:t>VITOR OLIVEIRA DOS SANTOS – N083DG1</w:t>
      </w:r>
    </w:p>
    <w:p w14:paraId="08606338" w14:textId="77777777" w:rsidR="006B1E66" w:rsidRPr="000F5B8B" w:rsidRDefault="006B1E66">
      <w:pPr>
        <w:spacing w:line="360" w:lineRule="auto"/>
        <w:rPr>
          <w:lang w:val="pt-BR"/>
        </w:rPr>
      </w:pPr>
    </w:p>
    <w:p w14:paraId="74CB1E54" w14:textId="77777777" w:rsidR="006B1E66" w:rsidRPr="000F5B8B" w:rsidRDefault="006B1E66">
      <w:pPr>
        <w:spacing w:line="360" w:lineRule="auto"/>
        <w:rPr>
          <w:lang w:val="pt-BR"/>
        </w:rPr>
      </w:pPr>
    </w:p>
    <w:p w14:paraId="2F576531" w14:textId="77777777" w:rsidR="006B1E66" w:rsidRPr="000F5B8B" w:rsidRDefault="006B1E66">
      <w:pPr>
        <w:spacing w:line="360" w:lineRule="auto"/>
        <w:rPr>
          <w:lang w:val="pt-BR"/>
        </w:rPr>
      </w:pPr>
    </w:p>
    <w:p w14:paraId="46D1D933" w14:textId="77777777" w:rsidR="006B1E66" w:rsidRPr="000F5B8B" w:rsidRDefault="006B1E66">
      <w:pPr>
        <w:spacing w:line="360" w:lineRule="auto"/>
        <w:rPr>
          <w:lang w:val="pt-BR"/>
        </w:rPr>
      </w:pPr>
    </w:p>
    <w:p w14:paraId="7B864F8B" w14:textId="77777777" w:rsidR="006B1E66" w:rsidRPr="000F5B8B" w:rsidRDefault="006B1E66">
      <w:pPr>
        <w:spacing w:line="360" w:lineRule="auto"/>
        <w:rPr>
          <w:lang w:val="pt-BR"/>
        </w:rPr>
      </w:pPr>
    </w:p>
    <w:p w14:paraId="6AA6756A"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0EF34F55" w14:textId="77777777" w:rsidR="006B1E66" w:rsidRPr="000F5B8B" w:rsidRDefault="006B1E66">
      <w:pPr>
        <w:spacing w:line="360" w:lineRule="auto"/>
        <w:rPr>
          <w:lang w:val="pt-BR"/>
        </w:rPr>
      </w:pPr>
    </w:p>
    <w:p w14:paraId="273731F8" w14:textId="77777777" w:rsidR="006B1E66" w:rsidRPr="000F5B8B" w:rsidRDefault="006B1E66">
      <w:pPr>
        <w:spacing w:line="360" w:lineRule="auto"/>
        <w:rPr>
          <w:lang w:val="pt-BR"/>
        </w:rPr>
      </w:pPr>
    </w:p>
    <w:p w14:paraId="0B84B284" w14:textId="77777777" w:rsidR="006B1E66" w:rsidRPr="000F5B8B" w:rsidRDefault="00CC3326">
      <w:pPr>
        <w:spacing w:line="360" w:lineRule="auto"/>
        <w:jc w:val="center"/>
        <w:rPr>
          <w:lang w:val="pt-BR"/>
        </w:rPr>
      </w:pPr>
      <w:r>
        <w:rPr>
          <w:lang w:val="pt-BR"/>
        </w:rPr>
        <w:t>TRABALHO DE CONCLUSÃO DE CURSO</w:t>
      </w:r>
    </w:p>
    <w:p w14:paraId="7CC12700" w14:textId="77777777" w:rsidR="006B1E66" w:rsidRPr="000F5B8B" w:rsidRDefault="006B1E66">
      <w:pPr>
        <w:spacing w:line="360" w:lineRule="auto"/>
        <w:rPr>
          <w:lang w:val="pt-BR"/>
        </w:rPr>
      </w:pPr>
    </w:p>
    <w:p w14:paraId="19021BEB" w14:textId="77777777" w:rsidR="006B1E66" w:rsidRPr="000F5B8B" w:rsidRDefault="006B1E66">
      <w:pPr>
        <w:spacing w:line="360" w:lineRule="auto"/>
        <w:rPr>
          <w:lang w:val="pt-BR"/>
        </w:rPr>
      </w:pPr>
    </w:p>
    <w:p w14:paraId="00F5D606" w14:textId="77777777" w:rsidR="006B1E66" w:rsidRPr="000F5B8B" w:rsidRDefault="006B1E66">
      <w:pPr>
        <w:spacing w:line="360" w:lineRule="auto"/>
        <w:rPr>
          <w:lang w:val="pt-BR"/>
        </w:rPr>
      </w:pPr>
    </w:p>
    <w:p w14:paraId="72205AE0" w14:textId="77777777" w:rsidR="006B1E66" w:rsidRPr="000F5B8B" w:rsidRDefault="006B1E66">
      <w:pPr>
        <w:spacing w:line="360" w:lineRule="auto"/>
        <w:rPr>
          <w:lang w:val="pt-BR"/>
        </w:rPr>
      </w:pPr>
    </w:p>
    <w:p w14:paraId="5E4B3424" w14:textId="77777777" w:rsidR="006B1E66" w:rsidRPr="000F5B8B" w:rsidRDefault="006B1E66">
      <w:pPr>
        <w:spacing w:line="360" w:lineRule="auto"/>
        <w:rPr>
          <w:lang w:val="pt-BR"/>
        </w:rPr>
      </w:pPr>
    </w:p>
    <w:p w14:paraId="061C3CB2" w14:textId="77777777" w:rsidR="006B1E66" w:rsidRPr="000F5B8B" w:rsidRDefault="006B1E66">
      <w:pPr>
        <w:spacing w:line="360" w:lineRule="auto"/>
        <w:rPr>
          <w:lang w:val="pt-BR"/>
        </w:rPr>
      </w:pPr>
    </w:p>
    <w:p w14:paraId="0451368F" w14:textId="77777777" w:rsidR="006B1E66" w:rsidRPr="000F5B8B" w:rsidRDefault="006B1E66">
      <w:pPr>
        <w:spacing w:line="360" w:lineRule="auto"/>
        <w:rPr>
          <w:lang w:val="pt-BR"/>
        </w:rPr>
      </w:pPr>
    </w:p>
    <w:p w14:paraId="3AA6C0C6" w14:textId="77777777" w:rsidR="006B1E66" w:rsidRPr="000F5B8B" w:rsidRDefault="006B1E66">
      <w:pPr>
        <w:spacing w:line="360" w:lineRule="auto"/>
        <w:rPr>
          <w:lang w:val="pt-BR"/>
        </w:rPr>
      </w:pPr>
    </w:p>
    <w:p w14:paraId="2A3E47F1" w14:textId="77777777" w:rsidR="006B1E66" w:rsidRPr="000F5B8B" w:rsidRDefault="00CC3326">
      <w:pPr>
        <w:spacing w:line="360" w:lineRule="auto"/>
        <w:jc w:val="center"/>
        <w:rPr>
          <w:lang w:val="pt-BR"/>
        </w:rPr>
      </w:pPr>
      <w:r>
        <w:rPr>
          <w:lang w:val="pt-BR"/>
        </w:rPr>
        <w:t>SÃO PAULO</w:t>
      </w:r>
    </w:p>
    <w:p w14:paraId="325AC47D" w14:textId="77777777" w:rsidR="006B1E66" w:rsidRPr="000F5B8B" w:rsidRDefault="00CC3326">
      <w:pPr>
        <w:spacing w:line="360" w:lineRule="auto"/>
        <w:jc w:val="center"/>
        <w:rPr>
          <w:lang w:val="pt-BR"/>
        </w:rPr>
      </w:pPr>
      <w:r>
        <w:rPr>
          <w:lang w:val="pt-BR"/>
        </w:rPr>
        <w:t>2026</w:t>
      </w:r>
    </w:p>
    <w:p w14:paraId="5F30C461" w14:textId="77777777" w:rsidR="006B1E66" w:rsidRPr="000F5B8B" w:rsidRDefault="00CC3326">
      <w:pPr>
        <w:rPr>
          <w:lang w:val="pt-BR"/>
        </w:rPr>
      </w:pPr>
      <w:r>
        <w:rPr>
          <w:lang w:val="pt-BR"/>
        </w:rPr>
        <w:br w:type="page"/>
      </w:r>
    </w:p>
    <w:p w14:paraId="6CEA9653" w14:textId="77777777" w:rsidR="006B1E66" w:rsidRPr="000F5B8B" w:rsidRDefault="00CC3326">
      <w:pPr>
        <w:spacing w:line="360" w:lineRule="auto"/>
        <w:jc w:val="center"/>
        <w:rPr>
          <w:lang w:val="pt-BR"/>
        </w:rPr>
      </w:pPr>
      <w:r>
        <w:rPr>
          <w:lang w:val="pt-BR"/>
        </w:rPr>
        <w:t>BRUNO BONAVIGO DACAL – N309EC4</w:t>
      </w:r>
    </w:p>
    <w:p w14:paraId="7E95ED3A" w14:textId="77777777" w:rsidR="006B1E66" w:rsidRPr="000F5B8B" w:rsidRDefault="00CC3326">
      <w:pPr>
        <w:spacing w:line="360" w:lineRule="auto"/>
        <w:jc w:val="center"/>
        <w:rPr>
          <w:lang w:val="pt-BR"/>
        </w:rPr>
      </w:pPr>
      <w:r>
        <w:rPr>
          <w:lang w:val="pt-BR"/>
        </w:rPr>
        <w:t>LUCAS DE ARAUJO VERGARA – N090758</w:t>
      </w:r>
    </w:p>
    <w:p w14:paraId="58BACCAB" w14:textId="77777777" w:rsidR="006B1E66" w:rsidRPr="000F5B8B" w:rsidRDefault="00CC3326">
      <w:pPr>
        <w:spacing w:line="360" w:lineRule="auto"/>
        <w:jc w:val="center"/>
        <w:rPr>
          <w:lang w:val="pt-BR"/>
        </w:rPr>
      </w:pPr>
      <w:r>
        <w:rPr>
          <w:lang w:val="pt-BR"/>
        </w:rPr>
        <w:t>VITOR OLIVEIRA DOS SANTOS – N083DG1</w:t>
      </w:r>
    </w:p>
    <w:p w14:paraId="114AAD0B" w14:textId="77777777" w:rsidR="006B1E66" w:rsidRPr="000F5B8B" w:rsidRDefault="006B1E66">
      <w:pPr>
        <w:spacing w:line="360" w:lineRule="auto"/>
        <w:rPr>
          <w:lang w:val="pt-BR"/>
        </w:rPr>
      </w:pPr>
    </w:p>
    <w:p w14:paraId="78DD2834" w14:textId="77777777" w:rsidR="006B1E66" w:rsidRPr="000F5B8B" w:rsidRDefault="006B1E66">
      <w:pPr>
        <w:spacing w:line="360" w:lineRule="auto"/>
        <w:rPr>
          <w:lang w:val="pt-BR"/>
        </w:rPr>
      </w:pPr>
    </w:p>
    <w:p w14:paraId="575C4F58" w14:textId="77777777" w:rsidR="006B1E66" w:rsidRPr="000F5B8B" w:rsidRDefault="006B1E66">
      <w:pPr>
        <w:spacing w:line="360" w:lineRule="auto"/>
        <w:rPr>
          <w:lang w:val="pt-BR"/>
        </w:rPr>
      </w:pPr>
    </w:p>
    <w:p w14:paraId="0B5CD7EF" w14:textId="77777777" w:rsidR="006B1E66" w:rsidRPr="000F5B8B" w:rsidRDefault="006B1E66">
      <w:pPr>
        <w:spacing w:line="360" w:lineRule="auto"/>
        <w:rPr>
          <w:lang w:val="pt-BR"/>
        </w:rPr>
      </w:pPr>
    </w:p>
    <w:p w14:paraId="03D4B40F" w14:textId="77777777" w:rsidR="006B1E66" w:rsidRPr="000F5B8B" w:rsidRDefault="006B1E66">
      <w:pPr>
        <w:spacing w:line="360" w:lineRule="auto"/>
        <w:rPr>
          <w:lang w:val="pt-BR"/>
        </w:rPr>
      </w:pPr>
    </w:p>
    <w:p w14:paraId="120C5AD3"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7F050D0B" w14:textId="77777777" w:rsidR="006B1E66" w:rsidRPr="000F5B8B" w:rsidRDefault="006B1E66">
      <w:pPr>
        <w:spacing w:line="360" w:lineRule="auto"/>
        <w:rPr>
          <w:lang w:val="pt-BR"/>
        </w:rPr>
      </w:pPr>
    </w:p>
    <w:p w14:paraId="7FD24844" w14:textId="77777777" w:rsidR="006B1E66" w:rsidRPr="000F5B8B" w:rsidRDefault="006B1E66">
      <w:pPr>
        <w:spacing w:line="360" w:lineRule="auto"/>
        <w:rPr>
          <w:lang w:val="pt-BR"/>
        </w:rPr>
      </w:pPr>
    </w:p>
    <w:p w14:paraId="412B60D9" w14:textId="77777777" w:rsidR="006B1E66" w:rsidRPr="000F5B8B" w:rsidRDefault="006B1E66">
      <w:pPr>
        <w:spacing w:line="360" w:lineRule="auto"/>
        <w:rPr>
          <w:lang w:val="pt-BR"/>
        </w:rPr>
      </w:pPr>
    </w:p>
    <w:p w14:paraId="382F4052"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07C35B51" w14:textId="77777777" w:rsidR="006B1E66" w:rsidRPr="000F5B8B" w:rsidRDefault="006B1E66">
      <w:pPr>
        <w:spacing w:line="360" w:lineRule="auto"/>
        <w:rPr>
          <w:lang w:val="pt-BR"/>
        </w:rPr>
      </w:pPr>
    </w:p>
    <w:p w14:paraId="6C92D783" w14:textId="77777777" w:rsidR="006B1E66" w:rsidRPr="000F5B8B" w:rsidRDefault="00CC3326">
      <w:pPr>
        <w:ind w:left="4536"/>
        <w:rPr>
          <w:lang w:val="pt-BR"/>
        </w:rPr>
      </w:pPr>
      <w:r>
        <w:rPr>
          <w:lang w:val="pt-BR"/>
        </w:rPr>
        <w:t>Orientador: Prof. Marco Gomes</w:t>
      </w:r>
    </w:p>
    <w:p w14:paraId="5862B96B" w14:textId="77777777" w:rsidR="006B1E66" w:rsidRPr="000F5B8B" w:rsidRDefault="006B1E66">
      <w:pPr>
        <w:spacing w:line="360" w:lineRule="auto"/>
        <w:rPr>
          <w:lang w:val="pt-BR"/>
        </w:rPr>
      </w:pPr>
    </w:p>
    <w:p w14:paraId="5E702F63" w14:textId="77777777" w:rsidR="006B1E66" w:rsidRPr="000F5B8B" w:rsidRDefault="006B1E66">
      <w:pPr>
        <w:spacing w:line="360" w:lineRule="auto"/>
        <w:rPr>
          <w:lang w:val="pt-BR"/>
        </w:rPr>
      </w:pPr>
    </w:p>
    <w:p w14:paraId="10D6C9ED" w14:textId="77777777" w:rsidR="006B1E66" w:rsidRPr="000F5B8B" w:rsidRDefault="006B1E66">
      <w:pPr>
        <w:spacing w:line="360" w:lineRule="auto"/>
        <w:rPr>
          <w:lang w:val="pt-BR"/>
        </w:rPr>
      </w:pPr>
    </w:p>
    <w:p w14:paraId="1B0D3E39" w14:textId="77777777" w:rsidR="006B1E66" w:rsidRPr="000F5B8B" w:rsidRDefault="006B1E66">
      <w:pPr>
        <w:spacing w:line="360" w:lineRule="auto"/>
        <w:rPr>
          <w:lang w:val="pt-BR"/>
        </w:rPr>
      </w:pPr>
    </w:p>
    <w:p w14:paraId="6618E23A" w14:textId="77777777" w:rsidR="006B1E66" w:rsidRPr="000F5B8B" w:rsidRDefault="006B1E66">
      <w:pPr>
        <w:spacing w:line="360" w:lineRule="auto"/>
        <w:rPr>
          <w:lang w:val="pt-BR"/>
        </w:rPr>
      </w:pPr>
    </w:p>
    <w:p w14:paraId="63ABBCE2" w14:textId="77777777" w:rsidR="006B1E66" w:rsidRPr="000F5B8B" w:rsidRDefault="006B1E66">
      <w:pPr>
        <w:spacing w:line="360" w:lineRule="auto"/>
        <w:rPr>
          <w:lang w:val="pt-BR"/>
        </w:rPr>
      </w:pPr>
    </w:p>
    <w:p w14:paraId="4E7A26EE" w14:textId="77777777" w:rsidR="006B1E66" w:rsidRPr="000F5B8B" w:rsidRDefault="006B1E66">
      <w:pPr>
        <w:spacing w:line="360" w:lineRule="auto"/>
        <w:rPr>
          <w:lang w:val="pt-BR"/>
        </w:rPr>
      </w:pPr>
    </w:p>
    <w:p w14:paraId="3F3469D4" w14:textId="77777777" w:rsidR="006B1E66" w:rsidRPr="000F5B8B" w:rsidRDefault="006B1E66">
      <w:pPr>
        <w:spacing w:line="360" w:lineRule="auto"/>
        <w:rPr>
          <w:lang w:val="pt-BR"/>
        </w:rPr>
      </w:pPr>
    </w:p>
    <w:p w14:paraId="58CCBD09" w14:textId="77777777" w:rsidR="006B1E66" w:rsidRPr="000F5B8B" w:rsidRDefault="00CC3326">
      <w:pPr>
        <w:spacing w:line="360" w:lineRule="auto"/>
        <w:jc w:val="center"/>
        <w:rPr>
          <w:lang w:val="pt-BR"/>
        </w:rPr>
      </w:pPr>
      <w:r>
        <w:rPr>
          <w:lang w:val="pt-BR"/>
        </w:rPr>
        <w:t>SÃO PAULO</w:t>
      </w:r>
    </w:p>
    <w:p w14:paraId="417CE600" w14:textId="77777777" w:rsidR="006B1E66" w:rsidRPr="000F5B8B" w:rsidRDefault="00CC3326">
      <w:pPr>
        <w:spacing w:line="360" w:lineRule="auto"/>
        <w:jc w:val="center"/>
        <w:rPr>
          <w:lang w:val="pt-BR"/>
        </w:rPr>
      </w:pPr>
      <w:r>
        <w:rPr>
          <w:lang w:val="pt-BR"/>
        </w:rPr>
        <w:t>2026</w:t>
      </w:r>
    </w:p>
    <w:p w14:paraId="6F905EC5" w14:textId="77777777" w:rsidR="006B1E66" w:rsidRDefault="00CC3326">
      <w:pPr>
        <w:rPr>
          <w:lang w:val="pt-BR"/>
        </w:rPr>
      </w:pPr>
      <w:r>
        <w:rPr>
          <w:lang w:val="pt-BR"/>
        </w:rPr>
        <w:br w:type="page"/>
      </w:r>
    </w:p>
    <w:p w14:paraId="1090A46E" w14:textId="77777777" w:rsidR="00E01C3A" w:rsidRDefault="00CC3326">
      <w:pPr>
        <w:spacing w:after="480"/>
        <w:jc w:val="center"/>
        <w:rPr>
          <w:b/>
          <w:bCs/>
          <w:lang w:val="pt-BR"/>
        </w:rPr>
      </w:pPr>
      <w:r>
        <w:rPr>
          <w:b/>
          <w:bCs/>
          <w:lang w:val="pt-BR"/>
        </w:rPr>
        <w:t>RESUMO</w:t>
      </w:r>
    </w:p>
    <w:p w14:paraId="1800C2FD"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70453222"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29A13478" w14:textId="77777777" w:rsidR="00E01C3A" w:rsidRDefault="00CC3326">
      <w:pPr>
        <w:rPr>
          <w:lang w:val="pt-BR"/>
        </w:rPr>
      </w:pPr>
      <w:r>
        <w:rPr>
          <w:lang w:val="pt-BR"/>
        </w:rPr>
        <w:br w:type="page"/>
      </w:r>
    </w:p>
    <w:p w14:paraId="2866ABA6" w14:textId="77777777" w:rsidR="00E01C3A" w:rsidRDefault="00CC3326">
      <w:pPr>
        <w:spacing w:after="480"/>
        <w:jc w:val="center"/>
        <w:rPr>
          <w:b/>
          <w:bCs/>
          <w:lang w:val="pt-BR"/>
        </w:rPr>
      </w:pPr>
      <w:r>
        <w:rPr>
          <w:b/>
          <w:bCs/>
          <w:lang w:val="pt-BR"/>
        </w:rPr>
        <w:t>ABSTRACT</w:t>
      </w:r>
    </w:p>
    <w:p w14:paraId="05D3C0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2797FC25" w14:textId="77777777" w:rsidR="00E01C3A" w:rsidRPr="00CE1B46" w:rsidRDefault="00CC3326">
      <w:pPr>
        <w:spacing w:after="240"/>
        <w:jc w:val="both"/>
      </w:pPr>
      <w:r>
        <w:rPr>
          <w:b/>
          <w:bCs/>
        </w:rPr>
        <w:t xml:space="preserve">Keywords: </w:t>
      </w:r>
      <w:r>
        <w:t>street lighting; remote management; Internet of Things; fuzzy logic; smart cities.</w:t>
      </w:r>
    </w:p>
    <w:p w14:paraId="0CB0ED76" w14:textId="77777777" w:rsidR="00E01C3A" w:rsidRPr="00CE1B46" w:rsidRDefault="00CC3326">
      <w:r>
        <w:br w:type="page"/>
      </w:r>
    </w:p>
    <w:p w14:paraId="7A928F6C" w14:textId="77777777" w:rsidR="00E01C3A" w:rsidRDefault="00CC3326">
      <w:pPr>
        <w:spacing w:after="480"/>
        <w:jc w:val="center"/>
        <w:rPr>
          <w:b/>
          <w:bCs/>
          <w:lang w:val="pt-BR"/>
        </w:rPr>
      </w:pPr>
      <w:r>
        <w:rPr>
          <w:b/>
          <w:bCs/>
          <w:lang w:val="pt-BR"/>
        </w:rPr>
        <w:t>LISTA DE QUADROS</w:t>
      </w:r>
    </w:p>
    <w:p w14:paraId="63950DFB"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84637D0"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68D81A66"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4579B437"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690370CE"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440B6BF9"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53A00D5"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1D3EA8E6"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07E237E8"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0C87632D"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0F4690C"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7B6ED7EF"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65EDF36"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60A61054"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5DCD4E11" w14:textId="77777777" w:rsidR="00847C0D" w:rsidRPr="00430DB3" w:rsidRDefault="00CC3326">
      <w:pPr>
        <w:tabs>
          <w:tab w:val="right" w:leader="dot" w:pos="9071"/>
        </w:tabs>
        <w:spacing w:after="100"/>
        <w:rPr>
          <w:lang w:val="pt-BR"/>
        </w:rPr>
      </w:pPr>
      <w:r w:rsidRPr="00430DB3">
        <w:rPr>
          <w:lang w:val="pt-BR"/>
        </w:rPr>
        <w:t>Quadro 15 – Casos de teste</w:t>
      </w:r>
    </w:p>
    <w:p w14:paraId="2838BD11"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23B9F551"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3004EA7C"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47A46A84" w14:textId="77777777" w:rsidR="00E01C3A" w:rsidRDefault="00CC3326">
      <w:pPr>
        <w:tabs>
          <w:tab w:val="right" w:leader="dot" w:pos="9071"/>
        </w:tabs>
        <w:spacing w:after="100"/>
        <w:rPr>
          <w:lang w:val="pt-BR"/>
        </w:rPr>
      </w:pPr>
      <w:r>
        <w:rPr>
          <w:lang w:val="pt-BR"/>
        </w:rPr>
        <w:t>Quadro 19 – Matriz de emprego técnico de inteligência artificial</w:t>
      </w:r>
      <w:r>
        <w:rPr>
          <w:lang w:val="pt-BR"/>
        </w:rPr>
        <w:tab/>
        <w:t>84</w:t>
      </w:r>
    </w:p>
    <w:p w14:paraId="09973122" w14:textId="77777777" w:rsidR="00724418" w:rsidRPr="00430DB3" w:rsidRDefault="002679C7">
      <w:pPr>
        <w:tabs>
          <w:tab w:val="right" w:leader="dot" w:pos="9071"/>
        </w:tabs>
        <w:spacing w:after="100"/>
        <w:rPr>
          <w:lang w:val="pt-BR"/>
        </w:rPr>
      </w:pPr>
      <w:r>
        <w:rPr>
          <w:lang w:val="pt-BR"/>
        </w:rPr>
        <w:t>Quadro 20 – Programas, dados e versões que reproduzem os resultados</w:t>
      </w:r>
    </w:p>
    <w:p w14:paraId="08449D67" w14:textId="77777777" w:rsidR="00E01C3A" w:rsidRDefault="00CC3326">
      <w:pPr>
        <w:rPr>
          <w:lang w:val="pt-BR"/>
        </w:rPr>
      </w:pPr>
      <w:r>
        <w:rPr>
          <w:lang w:val="pt-BR"/>
        </w:rPr>
        <w:br w:type="page"/>
      </w:r>
    </w:p>
    <w:p w14:paraId="4B5726CC" w14:textId="77777777" w:rsidR="00E01C3A" w:rsidRDefault="00CC3326">
      <w:pPr>
        <w:spacing w:after="480"/>
        <w:jc w:val="center"/>
        <w:rPr>
          <w:b/>
          <w:bCs/>
          <w:lang w:val="pt-BR"/>
        </w:rPr>
      </w:pPr>
      <w:r>
        <w:rPr>
          <w:b/>
          <w:bCs/>
          <w:lang w:val="pt-BR"/>
        </w:rPr>
        <w:t>LISTA DE FIGURAS</w:t>
      </w:r>
    </w:p>
    <w:p w14:paraId="69784AA8" w14:textId="77777777" w:rsidR="00044D5A" w:rsidRPr="008C0B6A" w:rsidRDefault="00000000">
      <w:pPr>
        <w:tabs>
          <w:tab w:val="right" w:leader="dot" w:pos="9071"/>
        </w:tabs>
        <w:spacing w:after="100"/>
        <w:rPr>
          <w:lang w:val="pt-BR"/>
        </w:rPr>
      </w:pPr>
      <w:r>
        <w:rPr>
          <w:lang w:val="pt-BR"/>
        </w:rPr>
        <w:t>Figura 1 – Nó de demonstração montado</w:t>
      </w:r>
    </w:p>
    <w:p w14:paraId="46D4F41C" w14:textId="77777777" w:rsidR="00044D5A" w:rsidRPr="008C0B6A" w:rsidRDefault="00000000">
      <w:pPr>
        <w:tabs>
          <w:tab w:val="right" w:leader="dot" w:pos="9071"/>
        </w:tabs>
        <w:spacing w:after="100"/>
        <w:rPr>
          <w:lang w:val="pt-BR"/>
        </w:rPr>
      </w:pPr>
      <w:r>
        <w:rPr>
          <w:lang w:val="pt-BR"/>
        </w:rPr>
        <w:t>Figura 2 – Interior do anteparo: luminária em uma extremidade e sensor na outra</w:t>
      </w:r>
    </w:p>
    <w:p>
      <w:pPr>
        <w:tabs>
          <w:tab w:val="right" w:leader="dot" w:pos="9071"/>
        </w:tabs>
        <w:spacing w:after="100"/>
      </w:pPr>
      <w:r>
        <w:rPr>
          <w:lang w:val="pt-BR"/>
        </w:rPr>
        <w:t xml:space="preserve">Figura 3 – Diagrama de casos de uso</w:t>
      </w:r>
    </w:p>
    <w:p w14:paraId="72A5B148" w14:textId="77777777" w:rsidR="00E01C3A" w:rsidRDefault="00CC3326">
      <w:pPr>
        <w:tabs>
          <w:tab w:val="right" w:leader="dot" w:pos="9071"/>
        </w:tabs>
        <w:spacing w:after="100"/>
        <w:rPr>
          <w:lang w:val="pt-BR"/>
        </w:rPr>
      </w:pPr>
      <w:r>
        <w:rPr>
          <w:lang w:val="pt-BR"/>
        </w:rPr>
        <w:t xml:space="preserve">Figura 4</w:t>
      </w:r>
      <w:r>
        <w:rPr>
          <w:lang w:val="pt-BR"/>
        </w:rPr>
        <w:t xml:space="preserve"> – Arquitetura do sistema</w:t>
      </w:r>
      <w:r>
        <w:rPr>
          <w:lang w:val="pt-BR"/>
        </w:rPr>
        <w:tab/>
        <w:t>63</w:t>
      </w:r>
    </w:p>
    <w:p w14:paraId="598F1290" w14:textId="77777777" w:rsidR="002A414D" w:rsidRPr="00430DB3" w:rsidRDefault="009172FF">
      <w:pPr>
        <w:tabs>
          <w:tab w:val="right" w:leader="dot" w:pos="9071"/>
        </w:tabs>
        <w:spacing w:after="100"/>
        <w:rPr>
          <w:lang w:val="pt-BR"/>
        </w:rPr>
      </w:pPr>
      <w:r>
        <w:rPr>
          <w:lang w:val="pt-BR"/>
        </w:rPr>
        <w:t xml:space="preserve">Figura 5</w:t>
      </w:r>
      <w:r>
        <w:rPr>
          <w:lang w:val="pt-BR"/>
        </w:rPr>
        <w:t xml:space="preserve"> – Sequência de mensagens de uma decisão</w:t>
      </w:r>
    </w:p>
    <w:p w14:paraId="60C7FE72" w14:textId="77777777" w:rsidR="00044D5A" w:rsidRPr="008C0B6A" w:rsidRDefault="00000000">
      <w:pPr>
        <w:tabs>
          <w:tab w:val="right" w:leader="dot" w:pos="9071"/>
        </w:tabs>
        <w:spacing w:after="100"/>
        <w:rPr>
          <w:lang w:val="pt-BR"/>
        </w:rPr>
      </w:pPr>
      <w:r>
        <w:rPr>
          <w:lang w:val="pt-BR"/>
        </w:rPr>
        <w:t xml:space="preserve">Figura 6</w:t>
      </w:r>
      <w:r>
        <w:rPr>
          <w:lang w:val="pt-BR"/>
        </w:rPr>
        <w:t xml:space="preserve"> – Painel de acompanhamento: visão de monitoramento</w:t>
      </w:r>
    </w:p>
    <w:p w14:paraId="737936F9" w14:textId="77777777" w:rsidR="00044D5A" w:rsidRPr="008C0B6A" w:rsidRDefault="00000000">
      <w:pPr>
        <w:tabs>
          <w:tab w:val="right" w:leader="dot" w:pos="9071"/>
        </w:tabs>
        <w:spacing w:after="100"/>
        <w:rPr>
          <w:lang w:val="pt-BR"/>
        </w:rPr>
      </w:pPr>
      <w:r>
        <w:rPr>
          <w:lang w:val="pt-BR"/>
        </w:rPr>
        <w:t xml:space="preserve">Figura 7</w:t>
      </w:r>
      <w:r>
        <w:rPr>
          <w:lang w:val="pt-BR"/>
        </w:rPr>
        <w:t xml:space="preserve"> – Painel de acompanhamento: decisão explicada regra a regra</w:t>
      </w:r>
    </w:p>
    <w:p>
      <w:pPr>
        <w:tabs>
          <w:tab w:val="right" w:leader="dot" w:pos="9071"/>
        </w:tabs>
        <w:spacing w:after="100"/>
      </w:pPr>
      <w:r>
        <w:rPr>
          <w:lang w:val="pt-BR"/>
        </w:rPr>
        <w:t xml:space="preserve">Figura 8</w:t>
      </w:r>
      <w:r>
        <w:rPr>
          <w:lang w:val="pt-BR"/>
        </w:rPr>
        <w:t xml:space="preserve"> – Painel de acompanhamento: consumo estimado</w:t>
      </w:r>
    </w:p>
    <w:p>
      <w:pPr>
        <w:tabs>
          <w:tab w:val="right" w:leader="dot" w:pos="9071"/>
        </w:tabs>
        <w:spacing w:after="100"/>
      </w:pPr>
      <w:r>
        <w:rPr>
          <w:lang w:val="pt-BR"/>
        </w:rPr>
        <w:t xml:space="preserve">Figura 9</w:t>
      </w:r>
      <w:r>
        <w:rPr>
          <w:lang w:val="pt-BR"/>
        </w:rPr>
        <w:t xml:space="preserve"> – Painel de acompanhamento: registro de decisões, diagnóstico e publicações</w:t>
      </w:r>
    </w:p>
    <w:p w14:paraId="0C3EED50" w14:textId="77777777" w:rsidR="00E01C3A" w:rsidRDefault="00CC3326">
      <w:pPr>
        <w:tabs>
          <w:tab w:val="right" w:leader="dot" w:pos="9071"/>
        </w:tabs>
        <w:spacing w:after="100"/>
        <w:rPr>
          <w:lang w:val="pt-BR"/>
        </w:rPr>
      </w:pPr>
      <w:r>
        <w:rPr>
          <w:lang w:val="pt-BR"/>
        </w:rPr>
        <w:t xml:space="preserve">Figura 10</w:t>
      </w:r>
      <w:r>
        <w:rPr>
          <w:lang w:val="pt-BR"/>
        </w:rPr>
        <w:t xml:space="preserve"> – Diagrama entidade-relacionamento do banco de dados</w:t>
      </w:r>
      <w:r>
        <w:rPr>
          <w:lang w:val="pt-BR"/>
        </w:rPr>
        <w:tab/>
        <w:t>70</w:t>
      </w:r>
    </w:p>
    <w:p w14:paraId="6522DD78" w14:textId="77777777" w:rsidR="00044D5A" w:rsidRPr="008C0B6A" w:rsidRDefault="00000000">
      <w:pPr>
        <w:tabs>
          <w:tab w:val="right" w:leader="dot" w:pos="9071"/>
        </w:tabs>
        <w:spacing w:after="100"/>
        <w:rPr>
          <w:lang w:val="pt-BR"/>
        </w:rPr>
      </w:pPr>
      <w:r>
        <w:rPr>
          <w:lang w:val="pt-BR"/>
        </w:rPr>
        <w:t xml:space="preserve">Figura 11</w:t>
      </w:r>
      <w:r>
        <w:rPr>
          <w:lang w:val="pt-BR"/>
        </w:rPr>
        <w:t xml:space="preserve"> – Vista posterior do nó de demonstração</w:t>
      </w:r>
    </w:p>
    <w:p w14:paraId="05972268" w14:textId="77777777" w:rsidR="00E01C3A" w:rsidRDefault="00CC3326">
      <w:pPr>
        <w:rPr>
          <w:lang w:val="pt-BR"/>
        </w:rPr>
      </w:pPr>
      <w:r>
        <w:rPr>
          <w:lang w:val="pt-BR"/>
        </w:rPr>
        <w:br w:type="page"/>
      </w:r>
    </w:p>
    <w:p w14:paraId="120FB325" w14:textId="77777777" w:rsidR="00D97550" w:rsidRPr="00C708F0" w:rsidRDefault="00000000">
      <w:pPr>
        <w:spacing w:after="480"/>
        <w:jc w:val="center"/>
        <w:rPr>
          <w:lang w:val="pt-BR"/>
        </w:rPr>
      </w:pPr>
      <w:r>
        <w:rPr>
          <w:b/>
          <w:bCs/>
          <w:lang w:val="pt-BR"/>
        </w:rPr>
        <w:t>LISTA DE TABELAS</w:t>
      </w:r>
    </w:p>
    <w:p w14:paraId="7F58513A" w14:textId="77777777" w:rsidR="00D97550" w:rsidRPr="00C708F0" w:rsidRDefault="00000000">
      <w:pPr>
        <w:tabs>
          <w:tab w:val="right" w:leader="dot" w:pos="9071"/>
        </w:tabs>
        <w:spacing w:after="100"/>
        <w:rPr>
          <w:lang w:val="pt-BR"/>
        </w:rPr>
      </w:pPr>
      <w:r>
        <w:rPr>
          <w:lang w:val="pt-BR"/>
        </w:rPr>
        <w:t>Tabela 1 – Envelope esperado e aderência por cenário</w:t>
      </w:r>
    </w:p>
    <w:p w14:paraId="7A312683" w14:textId="77777777" w:rsidR="00D97550" w:rsidRPr="00C708F0" w:rsidRDefault="00000000">
      <w:pPr>
        <w:tabs>
          <w:tab w:val="right" w:leader="dot" w:pos="9071"/>
        </w:tabs>
        <w:spacing w:after="100"/>
        <w:rPr>
          <w:lang w:val="pt-BR"/>
        </w:rPr>
      </w:pPr>
      <w:r>
        <w:rPr>
          <w:lang w:val="pt-BR"/>
        </w:rPr>
        <w:t>Tabela 2 – Energia estimada na luminária de referência e aderência ao envelope, por regime</w:t>
      </w:r>
    </w:p>
    <w:p w14:paraId="4A9F66F3" w14:textId="77777777" w:rsidR="00D97550" w:rsidRPr="00C708F0" w:rsidRDefault="00000000">
      <w:pPr>
        <w:tabs>
          <w:tab w:val="right" w:leader="dot" w:pos="9071"/>
        </w:tabs>
        <w:spacing w:after="100"/>
        <w:rPr>
          <w:lang w:val="pt-BR"/>
        </w:rPr>
      </w:pPr>
      <w:r>
        <w:rPr>
          <w:lang w:val="pt-BR"/>
        </w:rPr>
        <w:t>Tabela 3 – Retirada e substituição dos componentes de inteligência artificial no sistema</w:t>
      </w:r>
    </w:p>
    <w:p w14:paraId="603D5FC0" w14:textId="77777777" w:rsidR="00D97550" w:rsidRPr="00C708F0" w:rsidRDefault="00000000">
      <w:pPr>
        <w:tabs>
          <w:tab w:val="right" w:leader="dot" w:pos="9071"/>
        </w:tabs>
        <w:spacing w:after="100"/>
        <w:rPr>
          <w:lang w:val="pt-BR"/>
        </w:rPr>
      </w:pPr>
      <w:r>
        <w:rPr>
          <w:lang w:val="pt-BR"/>
        </w:rPr>
        <w:t>Tabela 4 – Previsão com série de 15 min e com a mesma série somada por hora (Zurique, período noturno)</w:t>
      </w:r>
    </w:p>
    <w:p w14:paraId="2D8F4309" w14:textId="77777777" w:rsidR="00D97550" w:rsidRPr="00C708F0" w:rsidRDefault="00D97550">
      <w:pPr>
        <w:rPr>
          <w:lang w:val="pt-BR"/>
        </w:rPr>
      </w:pPr>
    </w:p>
    <w:p w14:paraId="6C0B7487" w14:textId="77777777" w:rsidR="000F5B8B" w:rsidRPr="000F5B8B" w:rsidRDefault="000F5B8B" w:rsidP="000F5B8B">
      <w:pPr>
        <w:jc w:val="center"/>
        <w:rPr>
          <w:b/>
          <w:bCs/>
          <w:lang w:val="pt-BR"/>
        </w:rPr>
      </w:pPr>
      <w:r>
        <w:rPr>
          <w:b/>
          <w:bCs/>
          <w:lang w:val="pt-BR"/>
        </w:rPr>
        <w:t>SUMÁRIO</w:t>
      </w:r>
    </w:p>
    <w:p w14:paraId="0E824B18"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3787887F" w14:textId="77777777" w:rsidR="00E01C3A" w:rsidRDefault="00E01C3A">
          <w:pPr>
            <w:pStyle w:val="TOCHeading"/>
          </w:pPr>
        </w:p>
        <w:p w14:paraId="658C537D" w14:textId="7777777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536BDD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6C0CBC4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3F9FC73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6FAB21B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133A1A71"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37151F5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405F3E1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20DDE62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7BD2376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4AA5870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4B3ABC9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2761AF8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6998344C"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0F1B286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1FEA5E6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7D352EF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7C58DDB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783E1FF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025D8EB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5A38D4A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5143D4A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3241F96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280A1CD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27005871"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534DAAB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659AE2C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01FAE442"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1113640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2FF17F9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5EB9B2C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150C691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1828674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610FEDE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3B26BD9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584326C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2334C9D0"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3B2EF8A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1405A1B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371ABAA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1777A78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6463DB5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65E2498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352BD7B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6DFEBA1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6035791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7E744471"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4D72AD5E"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4371D4F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01044EE5"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1D535307" w14:textId="77777777"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20A4F0FD" w14:textId="77777777"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2BDD6C9" w14:textId="77777777"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77E5E06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48DECFEB"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26DB57FE"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47CB7B2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64402C6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0CF47630"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1966D23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189AC24D"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041CBA4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5D23C38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4011350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6F2B908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7555509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65022CF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1F84C84B"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4404ABA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023B022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CCEB17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107B028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5A1C5C17"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0D05CBE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326C25D3"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79F3DF5F"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1BCD49E8"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2D990FA4" w14:textId="77777777" w:rsidR="00E01C3A" w:rsidRDefault="00CC3326">
          <w:r>
            <w:fldChar w:fldCharType="end"/>
          </w:r>
        </w:p>
      </w:sdtContent>
    </w:sdt>
    <w:p w14:paraId="63F9CF8E"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19C77A5" w14:textId="77777777" w:rsidR="00E01C3A" w:rsidRDefault="00CC3326">
      <w:pPr>
        <w:pStyle w:val="Heading1"/>
        <w:spacing w:before="480" w:after="280" w:line="360" w:lineRule="auto"/>
        <w:rPr>
          <w:lang w:val="pt-BR"/>
        </w:rPr>
      </w:pPr>
      <w:bookmarkStart w:id="0" w:name="_Toc242493204"/>
      <w:r>
        <w:rPr>
          <w:lang w:val="pt-BR"/>
        </w:rPr>
        <w:t>1 INTRODUÇÃO</w:t>
      </w:r>
      <w:bookmarkEnd w:id="0"/>
    </w:p>
    <w:p w14:paraId="6AA6AE7C"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1780B812"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4022547E"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00104A55"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0C004938"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02058E84"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2A38FC52"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67349712"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67947E87"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46C6FDF3"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5B09253F"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08E6D727"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1AD8B0E9"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0607A7E6"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6EC0E071"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86F5099"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t>incide sobre um fenômeno mensurável, e não sobre o julgamento de qual seria o nível correto de iluminação — julgamento que não dispõe de referência externa e cuja rotulação pelos próprios autores tornaria a avaliação circular.</w:t>
      </w:r>
    </w:p>
    <w:p w14:paraId="61740008"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3A3215E3"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E7E7D48"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45990880"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AE7EC12"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E5832A6"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289BE86B"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003009BF"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4DF292B1"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6DF273E1"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09547654"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084C2419"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6C1193AB"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795AF6FC"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31C22918"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t>intensidade de um nó de iluminação pública de forma consistente com as condições observadas, dentro de limite de latência especificado, e sem violar em nenhuma decisão os limites estabelecidos pela ABNT NBR 5101.</w:t>
      </w:r>
    </w:p>
    <w:p w14:paraId="00AF47D4"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5F6335C7"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7C13021C"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0044EA48"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6EDC743E"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1A644F2F"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153E8C14"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1B90921E"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14423AE1"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BD98322"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72888E6F"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7BCD256B"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082165B2"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04471FD4"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379CCA67"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150DA8B6"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t>conflito, e precisam ser compostas numa saída única. O trabalho implementa essa composição por inferência nebulosa e a confronta com uma tabela de decisão com as mesmas regras (4.6).</w:t>
      </w:r>
    </w:p>
    <w:p w14:paraId="480E190C"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5FE3AD69"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C807CFF"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28481309"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700F1649"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DD6DC71" w14:textId="77777777" w:rsidR="00E01C3A" w:rsidRDefault="00CC3326">
      <w:pPr>
        <w:pStyle w:val="Heading1"/>
        <w:pageBreakBefore/>
        <w:spacing w:before="480" w:after="280" w:line="360" w:lineRule="auto"/>
        <w:rPr>
          <w:lang w:val="pt-BR"/>
        </w:rPr>
      </w:pPr>
      <w:bookmarkStart w:id="13" w:name="_Toc242493217"/>
      <w:r>
        <w:rPr>
          <w:lang w:val="pt-BR"/>
        </w:rPr>
        <w:t>2 REVISÃO BIBLIOGRÁFICA</w:t>
      </w:r>
      <w:bookmarkEnd w:id="13"/>
    </w:p>
    <w:p w14:paraId="06D3A083"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7FC183AC"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DE565A1"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478ACFA"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4490C458"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00C92F6D"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412D18B4"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7A197C64"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3EC60D2D"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4EF45322"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0E262CC0"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698F7CB7"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40B076CF"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4CCAC67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1A2D2A03" w14:textId="77777777" w:rsidR="00E01C3A" w:rsidRDefault="00CC3326">
      <w:pPr>
        <w:pStyle w:val="Heading2"/>
        <w:spacing w:before="360" w:after="240" w:line="360" w:lineRule="auto"/>
        <w:rPr>
          <w:lang w:val="pt-BR"/>
        </w:rPr>
      </w:pPr>
      <w:bookmarkStart w:id="16" w:name="_Toc242493220"/>
      <w:r>
        <w:rPr>
          <w:lang w:val="pt-BR"/>
        </w:rPr>
        <w:t>2.3 A infraestrutura instalada no município de São Paulo</w:t>
      </w:r>
      <w:bookmarkEnd w:id="16"/>
    </w:p>
    <w:p w14:paraId="51B179F3"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20A03659"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8C0B6A" w14:paraId="479EE18A" w14:textId="77777777">
        <w:trPr>
          <w:tblHeader/>
        </w:trPr>
        <w:tc>
          <w:tcPr>
            <w:tcW w:w="2100" w:type="dxa"/>
            <w:shd w:val="clear" w:color="auto" w:fill="EDEDED"/>
            <w:tcMar>
              <w:top w:w="70" w:type="dxa"/>
              <w:left w:w="90" w:type="dxa"/>
              <w:bottom w:w="70" w:type="dxa"/>
              <w:right w:w="90" w:type="dxa"/>
            </w:tcMar>
          </w:tcPr>
          <w:p w14:paraId="3D51AA5B"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01013D7A"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27A031AF" w14:textId="77777777" w:rsidR="006B1E66" w:rsidRPr="000F5B8B" w:rsidRDefault="00CC3326">
            <w:pPr>
              <w:rPr>
                <w:lang w:val="pt-BR"/>
              </w:rPr>
            </w:pPr>
            <w:r>
              <w:rPr>
                <w:b/>
                <w:bCs/>
                <w:sz w:val="20"/>
                <w:szCs w:val="20"/>
                <w:lang w:val="pt-BR"/>
              </w:rPr>
              <w:t>O que ainda não faz</w:t>
            </w:r>
          </w:p>
        </w:tc>
      </w:tr>
      <w:tr w:rsidR="006B1E66" w:rsidRPr="008C0B6A" w14:paraId="0C6615D8" w14:textId="77777777">
        <w:tc>
          <w:tcPr>
            <w:tcW w:w="2100" w:type="dxa"/>
            <w:tcMar>
              <w:top w:w="70" w:type="dxa"/>
              <w:left w:w="90" w:type="dxa"/>
              <w:bottom w:w="70" w:type="dxa"/>
              <w:right w:w="90" w:type="dxa"/>
            </w:tcMar>
          </w:tcPr>
          <w:p w14:paraId="353F3DBE"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563072A5"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1BAB0EDE" w14:textId="77777777" w:rsidR="006B1E66" w:rsidRPr="000F5B8B" w:rsidRDefault="00CC3326">
            <w:pPr>
              <w:rPr>
                <w:lang w:val="pt-BR"/>
              </w:rPr>
            </w:pPr>
            <w:r>
              <w:rPr>
                <w:sz w:val="20"/>
                <w:szCs w:val="20"/>
                <w:lang w:val="pt-BR"/>
              </w:rPr>
              <w:t>Não se localizou registro público de controle conforme o uso da via</w:t>
            </w:r>
          </w:p>
        </w:tc>
      </w:tr>
      <w:tr w:rsidR="006B1E66" w:rsidRPr="008C0B6A" w14:paraId="4E0B5DE7" w14:textId="77777777">
        <w:tc>
          <w:tcPr>
            <w:tcW w:w="2100" w:type="dxa"/>
            <w:tcMar>
              <w:top w:w="70" w:type="dxa"/>
              <w:left w:w="90" w:type="dxa"/>
              <w:bottom w:w="70" w:type="dxa"/>
              <w:right w:w="90" w:type="dxa"/>
            </w:tcMar>
          </w:tcPr>
          <w:p w14:paraId="4360C5FA"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7297DEBC"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748C71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8C0B6A" w14:paraId="7345F318" w14:textId="77777777">
        <w:tc>
          <w:tcPr>
            <w:tcW w:w="2100" w:type="dxa"/>
            <w:tcMar>
              <w:top w:w="70" w:type="dxa"/>
              <w:left w:w="90" w:type="dxa"/>
              <w:bottom w:w="70" w:type="dxa"/>
              <w:right w:w="90" w:type="dxa"/>
            </w:tcMar>
          </w:tcPr>
          <w:p w14:paraId="251E53DE" w14:textId="77777777" w:rsidR="006B1E66" w:rsidRDefault="00CC3326">
            <w:r>
              <w:rPr>
                <w:sz w:val="20"/>
                <w:szCs w:val="20"/>
              </w:rPr>
              <w:t>Plataforma Smart Sampa</w:t>
            </w:r>
          </w:p>
        </w:tc>
        <w:tc>
          <w:tcPr>
            <w:tcW w:w="3200" w:type="dxa"/>
            <w:tcMar>
              <w:top w:w="70" w:type="dxa"/>
              <w:left w:w="90" w:type="dxa"/>
              <w:bottom w:w="70" w:type="dxa"/>
              <w:right w:w="90" w:type="dxa"/>
            </w:tcMar>
          </w:tcPr>
          <w:p w14:paraId="1784232C"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43461950"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8C0B6A" w14:paraId="4F916E7E" w14:textId="77777777">
        <w:tc>
          <w:tcPr>
            <w:tcW w:w="2100" w:type="dxa"/>
            <w:tcMar>
              <w:top w:w="70" w:type="dxa"/>
              <w:left w:w="90" w:type="dxa"/>
              <w:bottom w:w="70" w:type="dxa"/>
              <w:right w:w="90" w:type="dxa"/>
            </w:tcMar>
          </w:tcPr>
          <w:p w14:paraId="5D8BC22C"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55A505E6"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t>substituindo o tempo presumido pela medição</w:t>
            </w:r>
          </w:p>
        </w:tc>
        <w:tc>
          <w:tcPr>
            <w:tcW w:w="3771" w:type="dxa"/>
            <w:tcMar>
              <w:top w:w="70" w:type="dxa"/>
              <w:left w:w="90" w:type="dxa"/>
              <w:bottom w:w="70" w:type="dxa"/>
              <w:right w:w="90" w:type="dxa"/>
            </w:tcMar>
          </w:tcPr>
          <w:p w14:paraId="36E02252"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8C0B6A" w14:paraId="015DB59B" w14:textId="77777777">
        <w:tc>
          <w:tcPr>
            <w:tcW w:w="2100" w:type="dxa"/>
            <w:tcMar>
              <w:top w:w="70" w:type="dxa"/>
              <w:left w:w="90" w:type="dxa"/>
              <w:bottom w:w="70" w:type="dxa"/>
              <w:right w:w="90" w:type="dxa"/>
            </w:tcMar>
          </w:tcPr>
          <w:p w14:paraId="1948B549"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155F7F5F"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0BA62ECA" w14:textId="77777777" w:rsidR="006B1E66" w:rsidRPr="000F5B8B" w:rsidRDefault="00CC3326">
            <w:pPr>
              <w:rPr>
                <w:lang w:val="pt-BR"/>
              </w:rPr>
            </w:pPr>
            <w:r>
              <w:rPr>
                <w:sz w:val="20"/>
                <w:szCs w:val="20"/>
                <w:lang w:val="pt-BR"/>
              </w:rPr>
              <w:t>Não publicam contagem de pedestres por via (3.6)</w:t>
            </w:r>
          </w:p>
        </w:tc>
      </w:tr>
    </w:tbl>
    <w:p w14:paraId="030CB3F5"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19607DC6"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25C5C3A6"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2EEF70AA"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t>já é produzido — o que desloca a integração do terreno do desenvolvimento para o da especificação de interface.</w:t>
      </w:r>
    </w:p>
    <w:p w14:paraId="32C1F22D"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55748452"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7205296C"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4B12FE7B"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2B9A467"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16E4D697" w14:textId="77777777" w:rsidR="00E01C3A" w:rsidRDefault="00CC3326">
      <w:pPr>
        <w:pStyle w:val="Heading2"/>
        <w:spacing w:before="360" w:after="240" w:line="360" w:lineRule="auto"/>
        <w:rPr>
          <w:lang w:val="pt-BR"/>
        </w:rPr>
      </w:pPr>
      <w:bookmarkStart w:id="17" w:name="_Toc242493221"/>
      <w:r>
        <w:rPr>
          <w:lang w:val="pt-BR"/>
        </w:rPr>
        <w:t>2.4 Internet das Coisas e nós embarcados</w:t>
      </w:r>
      <w:bookmarkEnd w:id="17"/>
    </w:p>
    <w:p w14:paraId="64092A28"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4EA32F6D"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655F3BD7"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11879FBE"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1B080070" w14:textId="77777777" w:rsidR="00E01C3A" w:rsidRDefault="00CC3326">
      <w:pPr>
        <w:pStyle w:val="Heading2"/>
        <w:spacing w:before="360" w:after="240" w:line="360" w:lineRule="auto"/>
        <w:rPr>
          <w:lang w:val="pt-BR"/>
        </w:rPr>
      </w:pPr>
      <w:bookmarkStart w:id="18" w:name="_Toc242493222"/>
      <w:r>
        <w:rPr>
          <w:lang w:val="pt-BR"/>
        </w:rPr>
        <w:t>2.5 Requisitos normativos</w:t>
      </w:r>
      <w:bookmarkEnd w:id="18"/>
    </w:p>
    <w:p w14:paraId="1D0575F2"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758A93A9"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604FB6EC"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6D2977BD"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6AE37F19"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t>iluminação adaptativa. O emprego de dados do ambiente urbano como entrada da decisão segue, portanto, essa recomendação.</w:t>
      </w:r>
    </w:p>
    <w:p w14:paraId="348FE296"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EF45BC1"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4F70A49F"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2F6859BB"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514718F9"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t>representação sintetiza controladores a partir de conhecimento expresso em linguagem natural, dispensando modelo matemático do processo controlado. Estas duas obras comparecem como atribuição de origem, nos termos da subseção 2.1.</w:t>
      </w:r>
    </w:p>
    <w:p w14:paraId="2F95F195"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2661B4E7"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0D65B83F"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1259F074"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F6A4206"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4A739647"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F59012D"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248EFDF5"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t>modelos de árvores entre si; essa comparação foi feita sobre os próprios dados do trabalho (3.6 e 4.1).</w:t>
      </w:r>
    </w:p>
    <w:p w14:paraId="1CB154FB"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5A15E4C5"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14F62D4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4333390F"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1F20C67F"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476BCC01"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0D7E225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3AF87DF5" w14:textId="77777777" w:rsidR="00D97550" w:rsidRPr="00C708F0" w:rsidRDefault="00000000">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6A0500BC" w14:textId="77777777" w:rsidR="006B1E66" w:rsidRPr="000F5B8B" w:rsidRDefault="00CC3326">
      <w:pPr>
        <w:spacing w:after="120" w:line="360" w:lineRule="auto"/>
        <w:ind w:firstLine="709"/>
        <w:jc w:val="both"/>
        <w:rPr>
          <w:lang w:val="pt-BR"/>
        </w:rPr>
      </w:pPr>
      <w:r>
        <w:rPr>
          <w:lang w:val="pt-BR"/>
        </w:rPr>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5CFA193E"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01A73D6A"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07EBAF7A" w14:textId="77777777" w:rsidR="006B1E66" w:rsidRPr="000F5B8B" w:rsidRDefault="00CC3326">
      <w:pPr>
        <w:spacing w:after="120" w:line="360" w:lineRule="auto"/>
        <w:ind w:firstLine="709"/>
        <w:jc w:val="both"/>
        <w:rPr>
          <w:lang w:val="pt-BR"/>
        </w:rPr>
      </w:pPr>
      <w:r>
        <w:rPr>
          <w:lang w:val="pt-BR"/>
        </w:rPr>
        <w:t>A revisão permite quatro conclusões.</w:t>
      </w:r>
    </w:p>
    <w:p w14:paraId="77B795FD"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5901F8DE"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3BB538BC"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324E6734"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t>mecanismo, e a interface que o integraria à infraestrutura existente, que o trabalho constrói e avalia.</w:t>
      </w:r>
    </w:p>
    <w:p w14:paraId="04DA06BE"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3B415A20"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552B52D1"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7A1509EB"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142A6F17"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3AF47C6E"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t>reduzindo a fração da janela de baixa demanda consumida em transição quando comparada ao acionamento puramente reativo.</w:t>
      </w:r>
    </w:p>
    <w:p w14:paraId="50564ED8" w14:textId="77777777" w:rsidR="00E01C3A" w:rsidRDefault="00CC3326">
      <w:pPr>
        <w:pStyle w:val="Heading1"/>
        <w:pageBreakBefore/>
        <w:spacing w:before="480" w:after="280" w:line="360" w:lineRule="auto"/>
        <w:rPr>
          <w:lang w:val="pt-BR"/>
        </w:rPr>
      </w:pPr>
      <w:bookmarkStart w:id="24" w:name="_Toc242493228"/>
      <w:r>
        <w:rPr>
          <w:lang w:val="pt-BR"/>
        </w:rPr>
        <w:t>3 METODOLOGIA</w:t>
      </w:r>
      <w:bookmarkEnd w:id="24"/>
    </w:p>
    <w:p w14:paraId="1A1B87DE"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2D38097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59D1094E"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35EC9B5"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266CEC76"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BB83E30"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263690AE"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16592381"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74B3B97E"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DE0085E"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06ADBFB7"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52A0807C"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726DE6F1" w14:textId="77777777" w:rsidR="00E01C3A" w:rsidRDefault="00CC3326">
      <w:pPr>
        <w:spacing w:after="120" w:line="360" w:lineRule="auto"/>
        <w:ind w:firstLine="709"/>
        <w:jc w:val="both"/>
        <w:rPr>
          <w:lang w:val="pt-BR"/>
        </w:rPr>
      </w:pPr>
      <w:r>
        <w:rPr>
          <w:lang w:val="pt-BR"/>
        </w:rPr>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7D4199D8" w14:textId="77777777" w:rsidR="00E01C3A" w:rsidRDefault="00CC3326">
      <w:pPr>
        <w:spacing w:after="120" w:line="360" w:lineRule="auto"/>
        <w:ind w:firstLine="709"/>
        <w:jc w:val="both"/>
        <w:rPr>
          <w:lang w:val="pt-BR"/>
        </w:rPr>
      </w:pPr>
      <w:r>
        <w:rPr>
          <w:lang w:val="pt-BR"/>
        </w:rPr>
        <w:t xml:space="preserve">O serviço de decisão é, por isso, especificado como serviço municipal autônomo: não pertence à plataforma de monitoramento nem ao sistema de telegestão, consome a interface da primeira e comanda o segundo. É essa a posição que a </w:t>
      </w:r>
      <w:r>
        <w:rPr>
          <w:lang w:val="pt-BR"/>
        </w:rPr>
        <w:t xml:space="preserve">Figura 4</w:t>
      </w:r>
      <w:r>
        <w:rPr>
          <w:lang w:val="pt-BR"/>
        </w:rPr>
        <w:t xml:space="preserve"> representa e que a documentação de 3.12 detalha.</w:t>
      </w:r>
    </w:p>
    <w:p w14:paraId="58B7DBB1"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2074089E"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1E7B5DC8"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6297A585" w14:textId="77777777">
        <w:trPr>
          <w:tblHeader/>
        </w:trPr>
        <w:tc>
          <w:tcPr>
            <w:tcW w:w="2650" w:type="dxa"/>
            <w:shd w:val="clear" w:color="auto" w:fill="EDEDED"/>
            <w:tcMar>
              <w:top w:w="70" w:type="dxa"/>
              <w:left w:w="90" w:type="dxa"/>
              <w:bottom w:w="70" w:type="dxa"/>
              <w:right w:w="90" w:type="dxa"/>
            </w:tcMar>
          </w:tcPr>
          <w:p w14:paraId="7DC986F6"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374B8C3F"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6850108B"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8C0B6A" w14:paraId="222F0AE5" w14:textId="77777777">
        <w:tc>
          <w:tcPr>
            <w:tcW w:w="2650" w:type="dxa"/>
            <w:tcMar>
              <w:top w:w="70" w:type="dxa"/>
              <w:left w:w="90" w:type="dxa"/>
              <w:bottom w:w="70" w:type="dxa"/>
              <w:right w:w="90" w:type="dxa"/>
            </w:tcMar>
          </w:tcPr>
          <w:p w14:paraId="6EB5D746"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5110913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39FBD55"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8C0B6A" w14:paraId="5D9957C5" w14:textId="77777777">
        <w:tc>
          <w:tcPr>
            <w:tcW w:w="2650" w:type="dxa"/>
            <w:tcMar>
              <w:top w:w="70" w:type="dxa"/>
              <w:left w:w="90" w:type="dxa"/>
              <w:bottom w:w="70" w:type="dxa"/>
              <w:right w:w="90" w:type="dxa"/>
            </w:tcMar>
          </w:tcPr>
          <w:p w14:paraId="01C1C2B2"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0156CF6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A605B3E" w14:textId="77777777" w:rsidR="00E01C3A" w:rsidRPr="00CE1B46" w:rsidRDefault="00CC3326">
            <w:pPr>
              <w:rPr>
                <w:lang w:val="pt-BR"/>
              </w:rPr>
            </w:pPr>
            <w:r>
              <w:rPr>
                <w:sz w:val="20"/>
                <w:szCs w:val="20"/>
                <w:lang w:val="pt-BR"/>
              </w:rPr>
              <w:t>Implantado como serviço municipal em nuvem, nos termos de 3.2</w:t>
            </w:r>
          </w:p>
        </w:tc>
      </w:tr>
      <w:tr w:rsidR="00E01C3A" w:rsidRPr="008C0B6A" w14:paraId="33E63A6F" w14:textId="77777777">
        <w:tc>
          <w:tcPr>
            <w:tcW w:w="2650" w:type="dxa"/>
            <w:tcMar>
              <w:top w:w="70" w:type="dxa"/>
              <w:left w:w="90" w:type="dxa"/>
              <w:bottom w:w="70" w:type="dxa"/>
              <w:right w:w="90" w:type="dxa"/>
            </w:tcMar>
          </w:tcPr>
          <w:p w14:paraId="5EC91022"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627CD3F2"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9DBE4D2"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8C0B6A" w14:paraId="0974B3A4" w14:textId="77777777">
        <w:tc>
          <w:tcPr>
            <w:tcW w:w="2650" w:type="dxa"/>
            <w:tcMar>
              <w:top w:w="70" w:type="dxa"/>
              <w:left w:w="90" w:type="dxa"/>
              <w:bottom w:w="70" w:type="dxa"/>
              <w:right w:w="90" w:type="dxa"/>
            </w:tcMar>
          </w:tcPr>
          <w:p w14:paraId="225C8E9D"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53D7F22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E71A932" w14:textId="77777777" w:rsidR="00E01C3A" w:rsidRPr="00CE1B46" w:rsidRDefault="00CC3326">
            <w:pPr>
              <w:rPr>
                <w:lang w:val="pt-BR"/>
              </w:rPr>
            </w:pPr>
            <w:r>
              <w:rPr>
                <w:sz w:val="20"/>
                <w:szCs w:val="20"/>
                <w:lang w:val="pt-BR"/>
              </w:rPr>
              <w:t>Implantado no mesmo serviço, conforme 3.13.1</w:t>
            </w:r>
          </w:p>
        </w:tc>
      </w:tr>
      <w:tr w:rsidR="00E01C3A" w:rsidRPr="008C0B6A" w14:paraId="4CC4DA64" w14:textId="77777777">
        <w:tc>
          <w:tcPr>
            <w:tcW w:w="2650" w:type="dxa"/>
            <w:tcMar>
              <w:top w:w="70" w:type="dxa"/>
              <w:left w:w="90" w:type="dxa"/>
              <w:bottom w:w="70" w:type="dxa"/>
              <w:right w:w="90" w:type="dxa"/>
            </w:tcMar>
          </w:tcPr>
          <w:p w14:paraId="5D1C5133"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2263FB5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0AD8B45" w14:textId="77777777" w:rsidR="00E01C3A" w:rsidRPr="00CE1B46" w:rsidRDefault="00CC3326">
            <w:pPr>
              <w:rPr>
                <w:lang w:val="pt-BR"/>
              </w:rPr>
            </w:pPr>
            <w:r>
              <w:rPr>
                <w:sz w:val="20"/>
                <w:szCs w:val="20"/>
                <w:lang w:val="pt-BR"/>
              </w:rPr>
              <w:t>Mapeada sobre o protocolo do sistema de telegestão contratado</w:t>
            </w:r>
          </w:p>
        </w:tc>
      </w:tr>
      <w:tr w:rsidR="00E01C3A" w:rsidRPr="008C0B6A" w14:paraId="5583E5BB" w14:textId="77777777">
        <w:tc>
          <w:tcPr>
            <w:tcW w:w="2650" w:type="dxa"/>
            <w:tcMar>
              <w:top w:w="70" w:type="dxa"/>
              <w:left w:w="90" w:type="dxa"/>
              <w:bottom w:w="70" w:type="dxa"/>
              <w:right w:w="90" w:type="dxa"/>
            </w:tcMar>
          </w:tcPr>
          <w:p w14:paraId="36FAFFC7"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563339C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63C61E3"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8C0B6A" w14:paraId="75B1768B" w14:textId="77777777">
        <w:tc>
          <w:tcPr>
            <w:tcW w:w="2650" w:type="dxa"/>
            <w:tcMar>
              <w:top w:w="70" w:type="dxa"/>
              <w:left w:w="90" w:type="dxa"/>
              <w:bottom w:w="70" w:type="dxa"/>
              <w:right w:w="90" w:type="dxa"/>
            </w:tcMar>
          </w:tcPr>
          <w:p w14:paraId="40110D7A"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3ED34A"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A3CB326"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8C0B6A" w14:paraId="00185914" w14:textId="77777777">
        <w:tc>
          <w:tcPr>
            <w:tcW w:w="2650" w:type="dxa"/>
            <w:tcMar>
              <w:top w:w="70" w:type="dxa"/>
              <w:left w:w="90" w:type="dxa"/>
              <w:bottom w:w="70" w:type="dxa"/>
              <w:right w:w="90" w:type="dxa"/>
            </w:tcMar>
          </w:tcPr>
          <w:p w14:paraId="341DA61D"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707A648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26E64A9"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8C0B6A" w14:paraId="171D2F5E" w14:textId="77777777">
        <w:tc>
          <w:tcPr>
            <w:tcW w:w="2650" w:type="dxa"/>
            <w:tcMar>
              <w:top w:w="70" w:type="dxa"/>
              <w:left w:w="90" w:type="dxa"/>
              <w:bottom w:w="70" w:type="dxa"/>
              <w:right w:w="90" w:type="dxa"/>
            </w:tcMar>
          </w:tcPr>
          <w:p w14:paraId="411DF1CA" w14:textId="77777777" w:rsidR="00E01C3A" w:rsidRDefault="00CC3326">
            <w:r>
              <w:rPr>
                <w:sz w:val="20"/>
                <w:szCs w:val="20"/>
              </w:rPr>
              <w:t>Enlace Wi-Fi</w:t>
            </w:r>
          </w:p>
        </w:tc>
        <w:tc>
          <w:tcPr>
            <w:tcW w:w="2200" w:type="dxa"/>
            <w:tcMar>
              <w:top w:w="70" w:type="dxa"/>
              <w:left w:w="90" w:type="dxa"/>
              <w:bottom w:w="70" w:type="dxa"/>
              <w:right w:w="90" w:type="dxa"/>
            </w:tcMar>
          </w:tcPr>
          <w:p w14:paraId="34D19B9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684AC2B9"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528D187E" w14:textId="77777777">
        <w:tc>
          <w:tcPr>
            <w:tcW w:w="2650" w:type="dxa"/>
            <w:tcMar>
              <w:top w:w="70" w:type="dxa"/>
              <w:left w:w="90" w:type="dxa"/>
              <w:bottom w:w="70" w:type="dxa"/>
              <w:right w:w="90" w:type="dxa"/>
            </w:tcMar>
          </w:tcPr>
          <w:p w14:paraId="55AEDBCD"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30331939"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35B59B4"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09F18C44" w14:textId="77777777" w:rsidR="00E01C3A" w:rsidRDefault="00CC3326">
      <w:pPr>
        <w:spacing w:before="130" w:after="260"/>
        <w:rPr>
          <w:lang w:val="pt-BR"/>
        </w:rPr>
      </w:pPr>
      <w:r>
        <w:rPr>
          <w:sz w:val="20"/>
          <w:szCs w:val="20"/>
          <w:lang w:val="pt-BR"/>
        </w:rPr>
        <w:t>Fonte: Elaborado pelos autores (2026).</w:t>
      </w:r>
    </w:p>
    <w:p w14:paraId="129ED529"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264522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0DB13861"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2CCA559"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FF02571"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8C0B6A" w14:paraId="5DB3E068" w14:textId="77777777">
        <w:trPr>
          <w:tblHeader/>
        </w:trPr>
        <w:tc>
          <w:tcPr>
            <w:tcW w:w="2150" w:type="dxa"/>
            <w:shd w:val="clear" w:color="auto" w:fill="EDEDED"/>
            <w:tcMar>
              <w:top w:w="70" w:type="dxa"/>
              <w:left w:w="90" w:type="dxa"/>
              <w:bottom w:w="70" w:type="dxa"/>
              <w:right w:w="90" w:type="dxa"/>
            </w:tcMar>
          </w:tcPr>
          <w:p w14:paraId="1AD93F4A"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1B5DA83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730A1D04"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66080BA7" w14:textId="77777777" w:rsidR="00E01C3A" w:rsidRPr="00CE1B46" w:rsidRDefault="00CC3326">
            <w:pPr>
              <w:rPr>
                <w:lang w:val="pt-BR"/>
              </w:rPr>
            </w:pPr>
            <w:r>
              <w:rPr>
                <w:b/>
                <w:bCs/>
                <w:sz w:val="20"/>
                <w:szCs w:val="20"/>
                <w:lang w:val="pt-BR"/>
              </w:rPr>
              <w:t>Situação hoje em São Paulo</w:t>
            </w:r>
          </w:p>
        </w:tc>
      </w:tr>
      <w:tr w:rsidR="00E01C3A" w:rsidRPr="008C0B6A" w14:paraId="062C7B3D" w14:textId="77777777">
        <w:tc>
          <w:tcPr>
            <w:tcW w:w="2150" w:type="dxa"/>
            <w:tcMar>
              <w:top w:w="70" w:type="dxa"/>
              <w:left w:w="90" w:type="dxa"/>
              <w:bottom w:w="70" w:type="dxa"/>
              <w:right w:w="90" w:type="dxa"/>
            </w:tcMar>
          </w:tcPr>
          <w:p w14:paraId="58B4CE58"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2B5CFAA2"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2907EB93"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2FE52E43"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8C0B6A" w14:paraId="022A893C" w14:textId="77777777">
        <w:tc>
          <w:tcPr>
            <w:tcW w:w="2150" w:type="dxa"/>
            <w:tcMar>
              <w:top w:w="70" w:type="dxa"/>
              <w:left w:w="90" w:type="dxa"/>
              <w:bottom w:w="70" w:type="dxa"/>
              <w:right w:w="90" w:type="dxa"/>
            </w:tcMar>
          </w:tcPr>
          <w:p w14:paraId="73807DCB"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2366BC26"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74CCAC2"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180B3CDC" w14:textId="77777777" w:rsidR="00E01C3A" w:rsidRPr="00CE1B46" w:rsidRDefault="00CC3326">
            <w:pPr>
              <w:rPr>
                <w:lang w:val="pt-BR"/>
              </w:rPr>
            </w:pPr>
            <w:r>
              <w:rPr>
                <w:sz w:val="20"/>
                <w:szCs w:val="20"/>
                <w:lang w:val="pt-BR"/>
              </w:rPr>
              <w:t>Inexistente. É objeto deste trabalho</w:t>
            </w:r>
          </w:p>
        </w:tc>
      </w:tr>
      <w:tr w:rsidR="00E01C3A" w:rsidRPr="008C0B6A" w14:paraId="29357679" w14:textId="77777777">
        <w:tc>
          <w:tcPr>
            <w:tcW w:w="2150" w:type="dxa"/>
            <w:tcMar>
              <w:top w:w="70" w:type="dxa"/>
              <w:left w:w="90" w:type="dxa"/>
              <w:bottom w:w="70" w:type="dxa"/>
              <w:right w:w="90" w:type="dxa"/>
            </w:tcMar>
          </w:tcPr>
          <w:p w14:paraId="34DF76F3"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7BE30BF0"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504DE7DA"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57C4852A" w14:textId="77777777" w:rsidR="00E01C3A" w:rsidRPr="00CE1B46" w:rsidRDefault="00CC3326">
            <w:pPr>
              <w:rPr>
                <w:lang w:val="pt-BR"/>
              </w:rPr>
            </w:pPr>
            <w:r>
              <w:rPr>
                <w:sz w:val="20"/>
                <w:szCs w:val="20"/>
                <w:lang w:val="pt-BR"/>
              </w:rPr>
              <w:t>Inexistente. É objeto deste trabalho</w:t>
            </w:r>
          </w:p>
        </w:tc>
      </w:tr>
      <w:tr w:rsidR="00E01C3A" w:rsidRPr="008C0B6A" w14:paraId="52046D0D" w14:textId="77777777">
        <w:tc>
          <w:tcPr>
            <w:tcW w:w="2150" w:type="dxa"/>
            <w:tcMar>
              <w:top w:w="70" w:type="dxa"/>
              <w:left w:w="90" w:type="dxa"/>
              <w:bottom w:w="70" w:type="dxa"/>
              <w:right w:w="90" w:type="dxa"/>
            </w:tcMar>
          </w:tcPr>
          <w:p w14:paraId="030ECE1C"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6A05CCF4"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7B94A31A"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104213F6" w14:textId="77777777" w:rsidR="00E01C3A" w:rsidRPr="00CE1B46" w:rsidRDefault="00CC3326">
            <w:pPr>
              <w:rPr>
                <w:lang w:val="pt-BR"/>
              </w:rPr>
            </w:pPr>
            <w:r>
              <w:rPr>
                <w:sz w:val="20"/>
                <w:szCs w:val="20"/>
                <w:lang w:val="pt-BR"/>
              </w:rPr>
              <w:t>Inexistente. É objeto deste trabalho</w:t>
            </w:r>
          </w:p>
        </w:tc>
      </w:tr>
      <w:tr w:rsidR="00E01C3A" w:rsidRPr="008C0B6A" w14:paraId="26CBE586" w14:textId="77777777">
        <w:tc>
          <w:tcPr>
            <w:tcW w:w="2150" w:type="dxa"/>
            <w:tcMar>
              <w:top w:w="70" w:type="dxa"/>
              <w:left w:w="90" w:type="dxa"/>
              <w:bottom w:w="70" w:type="dxa"/>
              <w:right w:w="90" w:type="dxa"/>
            </w:tcMar>
          </w:tcPr>
          <w:p w14:paraId="0ED87DC4"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225D8D37"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79FF359E"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4EB8E8E8" w14:textId="77777777" w:rsidR="00E01C3A" w:rsidRPr="00CE1B46" w:rsidRDefault="00CC3326">
            <w:pPr>
              <w:rPr>
                <w:lang w:val="pt-BR"/>
              </w:rPr>
            </w:pPr>
            <w:r>
              <w:rPr>
                <w:sz w:val="20"/>
                <w:szCs w:val="20"/>
                <w:lang w:val="pt-BR"/>
              </w:rPr>
              <w:t>Contratado. Caderno de Encargos, cláusulas 7.1 e 17</w:t>
            </w:r>
          </w:p>
        </w:tc>
      </w:tr>
      <w:tr w:rsidR="00E01C3A" w14:paraId="78451657" w14:textId="77777777">
        <w:tc>
          <w:tcPr>
            <w:tcW w:w="2150" w:type="dxa"/>
            <w:tcMar>
              <w:top w:w="70" w:type="dxa"/>
              <w:left w:w="90" w:type="dxa"/>
              <w:bottom w:w="70" w:type="dxa"/>
              <w:right w:w="90" w:type="dxa"/>
            </w:tcMar>
          </w:tcPr>
          <w:p w14:paraId="773105F7"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EBECF17"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691B70A8"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CBDCBEC"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8C0B6A" w14:paraId="35299FD5" w14:textId="77777777">
        <w:tc>
          <w:tcPr>
            <w:tcW w:w="2150" w:type="dxa"/>
            <w:tcMar>
              <w:top w:w="70" w:type="dxa"/>
              <w:left w:w="90" w:type="dxa"/>
              <w:bottom w:w="70" w:type="dxa"/>
              <w:right w:w="90" w:type="dxa"/>
            </w:tcMar>
          </w:tcPr>
          <w:p w14:paraId="0D77003E"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29510F16"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5BC7A30"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4AA849F2"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8C0B6A" w14:paraId="41072C54" w14:textId="77777777">
        <w:tc>
          <w:tcPr>
            <w:tcW w:w="2150" w:type="dxa"/>
            <w:tcMar>
              <w:top w:w="70" w:type="dxa"/>
              <w:left w:w="90" w:type="dxa"/>
              <w:bottom w:w="70" w:type="dxa"/>
              <w:right w:w="90" w:type="dxa"/>
            </w:tcMar>
          </w:tcPr>
          <w:p w14:paraId="18E57CD5"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36F2B1AD"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1796F977"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15ED05E0"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8C0B6A" w14:paraId="50F9AFC2" w14:textId="77777777">
        <w:tc>
          <w:tcPr>
            <w:tcW w:w="2150" w:type="dxa"/>
            <w:tcMar>
              <w:top w:w="70" w:type="dxa"/>
              <w:left w:w="90" w:type="dxa"/>
              <w:bottom w:w="70" w:type="dxa"/>
              <w:right w:w="90" w:type="dxa"/>
            </w:tcMar>
          </w:tcPr>
          <w:p w14:paraId="4B3C7712"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69B0BE3C"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3C7EF5B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6DA43E5F"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t>de 2019, e consolidada em 2022</w:t>
            </w:r>
          </w:p>
        </w:tc>
      </w:tr>
      <w:tr w:rsidR="00E01C3A" w:rsidRPr="008C0B6A" w14:paraId="0F272BD6" w14:textId="77777777">
        <w:tc>
          <w:tcPr>
            <w:tcW w:w="2150" w:type="dxa"/>
            <w:tcMar>
              <w:top w:w="70" w:type="dxa"/>
              <w:left w:w="90" w:type="dxa"/>
              <w:bottom w:w="70" w:type="dxa"/>
              <w:right w:w="90" w:type="dxa"/>
            </w:tcMar>
          </w:tcPr>
          <w:p w14:paraId="15D87906"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2CA7A2F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62391A8"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0D97AF27" w14:textId="77777777" w:rsidR="00E01C3A" w:rsidRPr="00CE1B46" w:rsidRDefault="00CC3326">
            <w:pPr>
              <w:rPr>
                <w:lang w:val="pt-BR"/>
              </w:rPr>
            </w:pPr>
            <w:r>
              <w:rPr>
                <w:sz w:val="20"/>
                <w:szCs w:val="20"/>
                <w:lang w:val="pt-BR"/>
              </w:rPr>
              <w:t>Contratada; a medição é regulada metrologicamente</w:t>
            </w:r>
          </w:p>
        </w:tc>
      </w:tr>
    </w:tbl>
    <w:p w14:paraId="6CC95AD9"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03AF3A2F"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7457E095"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6A4FA737"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0CCEE930"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78D481BE"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0760C369" w14:textId="77777777">
        <w:trPr>
          <w:tblHeader/>
        </w:trPr>
        <w:tc>
          <w:tcPr>
            <w:tcW w:w="2100" w:type="dxa"/>
            <w:shd w:val="clear" w:color="auto" w:fill="EDEDED"/>
            <w:tcMar>
              <w:top w:w="70" w:type="dxa"/>
              <w:left w:w="90" w:type="dxa"/>
              <w:bottom w:w="70" w:type="dxa"/>
              <w:right w:w="90" w:type="dxa"/>
            </w:tcMar>
          </w:tcPr>
          <w:p w14:paraId="0B8255C8"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2221819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7A7576F0"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8C0B6A" w14:paraId="274028FC" w14:textId="77777777">
        <w:tc>
          <w:tcPr>
            <w:tcW w:w="2100" w:type="dxa"/>
            <w:tcMar>
              <w:top w:w="70" w:type="dxa"/>
              <w:left w:w="90" w:type="dxa"/>
              <w:bottom w:w="70" w:type="dxa"/>
              <w:right w:w="90" w:type="dxa"/>
            </w:tcMar>
          </w:tcPr>
          <w:p w14:paraId="26354E1D"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6028680"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09EEBFC9"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8C0B6A" w14:paraId="05B995C3" w14:textId="77777777">
        <w:tc>
          <w:tcPr>
            <w:tcW w:w="2100" w:type="dxa"/>
            <w:tcMar>
              <w:top w:w="70" w:type="dxa"/>
              <w:left w:w="90" w:type="dxa"/>
              <w:bottom w:w="70" w:type="dxa"/>
              <w:right w:w="90" w:type="dxa"/>
            </w:tcMar>
          </w:tcPr>
          <w:p w14:paraId="63711067"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038F3CDA"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291E2D38"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8C0B6A" w14:paraId="601CA90E" w14:textId="77777777">
        <w:tc>
          <w:tcPr>
            <w:tcW w:w="2100" w:type="dxa"/>
            <w:tcMar>
              <w:top w:w="70" w:type="dxa"/>
              <w:left w:w="90" w:type="dxa"/>
              <w:bottom w:w="70" w:type="dxa"/>
              <w:right w:w="90" w:type="dxa"/>
            </w:tcMar>
          </w:tcPr>
          <w:p w14:paraId="3BB31A34"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610117D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01FCF3AB"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8C0B6A" w14:paraId="4F356F42" w14:textId="77777777">
        <w:tc>
          <w:tcPr>
            <w:tcW w:w="2100" w:type="dxa"/>
            <w:tcMar>
              <w:top w:w="70" w:type="dxa"/>
              <w:left w:w="90" w:type="dxa"/>
              <w:bottom w:w="70" w:type="dxa"/>
              <w:right w:w="90" w:type="dxa"/>
            </w:tcMar>
          </w:tcPr>
          <w:p w14:paraId="468E784C"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62A9CFE7"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2799B805"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8C0B6A" w14:paraId="4095C50C" w14:textId="77777777">
        <w:tc>
          <w:tcPr>
            <w:tcW w:w="2100" w:type="dxa"/>
            <w:tcMar>
              <w:top w:w="70" w:type="dxa"/>
              <w:left w:w="90" w:type="dxa"/>
              <w:bottom w:w="70" w:type="dxa"/>
              <w:right w:w="90" w:type="dxa"/>
            </w:tcMar>
          </w:tcPr>
          <w:p w14:paraId="4FFA0FD7" w14:textId="77777777" w:rsidR="006B1E66" w:rsidRDefault="00CC3326">
            <w:r>
              <w:rPr>
                <w:sz w:val="20"/>
                <w:szCs w:val="20"/>
              </w:rPr>
              <w:t>Fonte de 12 V</w:t>
            </w:r>
          </w:p>
        </w:tc>
        <w:tc>
          <w:tcPr>
            <w:tcW w:w="3200" w:type="dxa"/>
            <w:tcMar>
              <w:top w:w="70" w:type="dxa"/>
              <w:left w:w="90" w:type="dxa"/>
              <w:bottom w:w="70" w:type="dxa"/>
              <w:right w:w="90" w:type="dxa"/>
            </w:tcMar>
          </w:tcPr>
          <w:p w14:paraId="473E9547"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46F1AD65"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8C0B6A" w14:paraId="2658458D" w14:textId="77777777">
        <w:tc>
          <w:tcPr>
            <w:tcW w:w="2100" w:type="dxa"/>
            <w:tcMar>
              <w:top w:w="70" w:type="dxa"/>
              <w:left w:w="90" w:type="dxa"/>
              <w:bottom w:w="70" w:type="dxa"/>
              <w:right w:w="90" w:type="dxa"/>
            </w:tcMar>
          </w:tcPr>
          <w:p w14:paraId="4CB53088"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5E139CB5"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316FBAA6"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2371047F" w14:textId="77777777" w:rsidR="006B1E66" w:rsidRPr="000F5B8B" w:rsidRDefault="00CC3326">
      <w:pPr>
        <w:spacing w:before="130" w:after="260"/>
        <w:rPr>
          <w:lang w:val="pt-BR"/>
        </w:rPr>
      </w:pPr>
      <w:r>
        <w:rPr>
          <w:sz w:val="20"/>
          <w:szCs w:val="20"/>
          <w:lang w:val="pt-BR"/>
        </w:rPr>
        <w:t>Fonte: Elaborado pelos autores (2026).</w:t>
      </w:r>
    </w:p>
    <w:p w14:paraId="41C6408C" w14:textId="77777777" w:rsidR="00044D5A" w:rsidRPr="008C0B6A" w:rsidRDefault="00000000">
      <w:pPr>
        <w:keepNext/>
        <w:spacing w:before="130" w:after="60"/>
        <w:jc w:val="center"/>
        <w:rPr>
          <w:lang w:val="pt-BR"/>
        </w:rPr>
      </w:pPr>
      <w:r>
        <w:rPr>
          <w:sz w:val="20"/>
          <w:szCs w:val="20"/>
          <w:lang w:val="pt-BR"/>
        </w:rPr>
        <w:t>Figura 1 – Nó de demonstração montado</w:t>
      </w:r>
    </w:p>
    <w:p w14:paraId="6DA70E7A"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3CE3536F" w14:textId="77777777" w:rsidR="00044D5A" w:rsidRPr="008C0B6A" w:rsidRDefault="00000000">
      <w:pPr>
        <w:spacing w:after="280"/>
        <w:jc w:val="center"/>
        <w:rPr>
          <w:lang w:val="pt-BR"/>
        </w:rPr>
      </w:pPr>
      <w:r>
        <w:rPr>
          <w:sz w:val="20"/>
          <w:szCs w:val="20"/>
          <w:lang w:val="pt-BR"/>
        </w:rPr>
        <w:t>Fonte: Acervo dos autores (2026).</w:t>
      </w:r>
    </w:p>
    <w:p w14:paraId="78049F90"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646A5A23"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t>RNF07; a validade acompanha a do volume que sustenta a decisão, de no máximo 15 min (3.5.2). Por fim, a configuração de rede e a credencial do dispositivo residem em arquivo próprio do nó, mantido fora do repositório de código.</w:t>
      </w:r>
    </w:p>
    <w:p w14:paraId="5F10D03F"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2311F16E"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267DC0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60EAEFA4" w14:textId="77777777">
        <w:trPr>
          <w:tblHeader/>
        </w:trPr>
        <w:tc>
          <w:tcPr>
            <w:tcW w:w="1450" w:type="dxa"/>
            <w:shd w:val="clear" w:color="auto" w:fill="EDEDED"/>
            <w:tcMar>
              <w:top w:w="60" w:type="dxa"/>
              <w:left w:w="80" w:type="dxa"/>
              <w:bottom w:w="60" w:type="dxa"/>
              <w:right w:w="80" w:type="dxa"/>
            </w:tcMar>
          </w:tcPr>
          <w:p w14:paraId="6571EFC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5F08BEAC"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6D87B65B"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0A6BB427"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8C0B6A" w14:paraId="65FEFCC2" w14:textId="77777777">
        <w:tc>
          <w:tcPr>
            <w:tcW w:w="1450" w:type="dxa"/>
            <w:tcMar>
              <w:top w:w="60" w:type="dxa"/>
              <w:left w:w="80" w:type="dxa"/>
              <w:bottom w:w="60" w:type="dxa"/>
              <w:right w:w="80" w:type="dxa"/>
            </w:tcMar>
          </w:tcPr>
          <w:p w14:paraId="2FF85E9D"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6652866C" w14:textId="77777777" w:rsidR="006B1E66" w:rsidRDefault="00CC3326">
            <w:r>
              <w:rPr>
                <w:sz w:val="20"/>
                <w:szCs w:val="20"/>
              </w:rPr>
              <w:t>ESP32</w:t>
            </w:r>
          </w:p>
        </w:tc>
        <w:tc>
          <w:tcPr>
            <w:tcW w:w="1950" w:type="dxa"/>
            <w:tcMar>
              <w:top w:w="60" w:type="dxa"/>
              <w:left w:w="80" w:type="dxa"/>
              <w:bottom w:w="60" w:type="dxa"/>
              <w:right w:w="80" w:type="dxa"/>
            </w:tcMar>
          </w:tcPr>
          <w:p w14:paraId="06FBD1D4"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05AD5769"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8C0B6A" w14:paraId="5EE350CC" w14:textId="77777777">
        <w:tc>
          <w:tcPr>
            <w:tcW w:w="1450" w:type="dxa"/>
            <w:tcMar>
              <w:top w:w="60" w:type="dxa"/>
              <w:left w:w="80" w:type="dxa"/>
              <w:bottom w:w="60" w:type="dxa"/>
              <w:right w:w="80" w:type="dxa"/>
            </w:tcMar>
          </w:tcPr>
          <w:p w14:paraId="02337F5D"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0CA9C0F2"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675BB332"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43F6673C"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8C0B6A" w14:paraId="3BFC9F18" w14:textId="77777777">
        <w:tc>
          <w:tcPr>
            <w:tcW w:w="1450" w:type="dxa"/>
            <w:tcMar>
              <w:top w:w="60" w:type="dxa"/>
              <w:left w:w="80" w:type="dxa"/>
              <w:bottom w:w="60" w:type="dxa"/>
              <w:right w:w="80" w:type="dxa"/>
            </w:tcMar>
          </w:tcPr>
          <w:p w14:paraId="519F8071" w14:textId="77777777" w:rsidR="006B1E66" w:rsidRDefault="00CC3326">
            <w:r>
              <w:rPr>
                <w:sz w:val="20"/>
                <w:szCs w:val="20"/>
              </w:rPr>
              <w:t>Fonte de luz</w:t>
            </w:r>
          </w:p>
        </w:tc>
        <w:tc>
          <w:tcPr>
            <w:tcW w:w="1750" w:type="dxa"/>
            <w:tcMar>
              <w:top w:w="60" w:type="dxa"/>
              <w:left w:w="80" w:type="dxa"/>
              <w:bottom w:w="60" w:type="dxa"/>
              <w:right w:w="80" w:type="dxa"/>
            </w:tcMar>
          </w:tcPr>
          <w:p w14:paraId="6F0F6330"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3C5D171B"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t>incandescente com dimerizador</w:t>
            </w:r>
          </w:p>
        </w:tc>
        <w:tc>
          <w:tcPr>
            <w:tcW w:w="3921" w:type="dxa"/>
            <w:tcMar>
              <w:top w:w="60" w:type="dxa"/>
              <w:left w:w="80" w:type="dxa"/>
              <w:bottom w:w="60" w:type="dxa"/>
              <w:right w:w="80" w:type="dxa"/>
            </w:tcMar>
          </w:tcPr>
          <w:p w14:paraId="5A4C4B96" w14:textId="77777777" w:rsidR="006B1E66" w:rsidRPr="000F5B8B" w:rsidRDefault="00CC3326">
            <w:pPr>
              <w:rPr>
                <w:lang w:val="pt-BR"/>
              </w:rPr>
            </w:pPr>
            <w:r>
              <w:rPr>
                <w:sz w:val="20"/>
                <w:szCs w:val="20"/>
                <w:lang w:val="pt-BR"/>
              </w:rPr>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8C0B6A" w14:paraId="01DFCF03" w14:textId="77777777">
        <w:tc>
          <w:tcPr>
            <w:tcW w:w="1450" w:type="dxa"/>
            <w:tcMar>
              <w:top w:w="60" w:type="dxa"/>
              <w:left w:w="80" w:type="dxa"/>
              <w:bottom w:w="60" w:type="dxa"/>
              <w:right w:w="80" w:type="dxa"/>
            </w:tcMar>
          </w:tcPr>
          <w:p w14:paraId="6570413F"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1E83EC7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4612B418"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5693DF06"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8C0B6A" w14:paraId="3697C174" w14:textId="77777777">
        <w:tc>
          <w:tcPr>
            <w:tcW w:w="1450" w:type="dxa"/>
            <w:tcMar>
              <w:top w:w="60" w:type="dxa"/>
              <w:left w:w="80" w:type="dxa"/>
              <w:bottom w:w="60" w:type="dxa"/>
              <w:right w:w="80" w:type="dxa"/>
            </w:tcMar>
          </w:tcPr>
          <w:p w14:paraId="021553CD"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073C8B50"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38B92A24"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32926E21"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6E55455" w14:textId="77777777" w:rsidR="006B1E66" w:rsidRPr="000F5B8B" w:rsidRDefault="00CC3326">
      <w:pPr>
        <w:spacing w:before="130" w:after="260"/>
        <w:rPr>
          <w:lang w:val="pt-BR"/>
        </w:rPr>
      </w:pPr>
      <w:r>
        <w:rPr>
          <w:sz w:val="20"/>
          <w:szCs w:val="20"/>
          <w:lang w:val="pt-BR"/>
        </w:rPr>
        <w:t>Fonte: Elaborado pelos autores (2026).</w:t>
      </w:r>
    </w:p>
    <w:p w14:paraId="56E12EDF"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17D013BB"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491A3EF"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024AC7BE"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09DD752E"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0FE51F30"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63EA24C1"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2890F723"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C65D4FA"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49A85DCD"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20FE13CA" w14:textId="77777777">
        <w:trPr>
          <w:tblHeader/>
        </w:trPr>
        <w:tc>
          <w:tcPr>
            <w:tcW w:w="1700" w:type="dxa"/>
            <w:shd w:val="clear" w:color="auto" w:fill="EDEDED"/>
            <w:tcMar>
              <w:top w:w="70" w:type="dxa"/>
              <w:left w:w="90" w:type="dxa"/>
              <w:bottom w:w="70" w:type="dxa"/>
              <w:right w:w="90" w:type="dxa"/>
            </w:tcMar>
          </w:tcPr>
          <w:p w14:paraId="5B23594A"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76254139"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0E4423A4"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67180ED6" w14:textId="77777777" w:rsidR="006B1E66" w:rsidRDefault="00CC3326">
            <w:proofErr w:type="spellStart"/>
            <w:r>
              <w:rPr>
                <w:b/>
                <w:bCs/>
                <w:sz w:val="20"/>
                <w:szCs w:val="20"/>
              </w:rPr>
              <w:t>Observação</w:t>
            </w:r>
            <w:proofErr w:type="spellEnd"/>
          </w:p>
        </w:tc>
      </w:tr>
      <w:tr w:rsidR="006B1E66" w:rsidRPr="008C0B6A" w14:paraId="13045A37" w14:textId="77777777">
        <w:tc>
          <w:tcPr>
            <w:tcW w:w="1700" w:type="dxa"/>
            <w:tcMar>
              <w:top w:w="70" w:type="dxa"/>
              <w:left w:w="90" w:type="dxa"/>
              <w:bottom w:w="70" w:type="dxa"/>
              <w:right w:w="90" w:type="dxa"/>
            </w:tcMar>
          </w:tcPr>
          <w:p w14:paraId="4E4A036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08704F4C"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579ECCC8"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222FB0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8C0B6A" w14:paraId="1E0C0AB2" w14:textId="77777777">
        <w:tc>
          <w:tcPr>
            <w:tcW w:w="1700" w:type="dxa"/>
            <w:tcMar>
              <w:top w:w="70" w:type="dxa"/>
              <w:left w:w="90" w:type="dxa"/>
              <w:bottom w:w="70" w:type="dxa"/>
              <w:right w:w="90" w:type="dxa"/>
            </w:tcMar>
          </w:tcPr>
          <w:p w14:paraId="2905A555"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58A484F2"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3A8D144D"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5150A663" w14:textId="77777777" w:rsidR="006B1E66" w:rsidRPr="000F5B8B" w:rsidRDefault="00CC3326">
            <w:pPr>
              <w:rPr>
                <w:lang w:val="pt-BR"/>
              </w:rPr>
            </w:pPr>
            <w:r>
              <w:rPr>
                <w:sz w:val="20"/>
                <w:szCs w:val="20"/>
                <w:lang w:val="pt-BR"/>
              </w:rPr>
              <w:t>Referência para o cálculo da taxa de variação</w:t>
            </w:r>
          </w:p>
        </w:tc>
      </w:tr>
      <w:tr w:rsidR="006B1E66" w:rsidRPr="008C0B6A" w14:paraId="7192289F" w14:textId="77777777">
        <w:tc>
          <w:tcPr>
            <w:tcW w:w="1700" w:type="dxa"/>
            <w:tcMar>
              <w:top w:w="70" w:type="dxa"/>
              <w:left w:w="90" w:type="dxa"/>
              <w:bottom w:w="70" w:type="dxa"/>
              <w:right w:w="90" w:type="dxa"/>
            </w:tcMar>
          </w:tcPr>
          <w:p w14:paraId="4F030343"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41A10ECF"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5AC20380"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00D1958" w14:textId="77777777" w:rsidR="006B1E66" w:rsidRPr="000F5B8B" w:rsidRDefault="00CC3326">
            <w:pPr>
              <w:rPr>
                <w:lang w:val="pt-BR"/>
              </w:rPr>
            </w:pPr>
            <w:r>
              <w:rPr>
                <w:sz w:val="20"/>
                <w:szCs w:val="20"/>
                <w:lang w:val="pt-BR"/>
              </w:rPr>
              <w:t>Limite inferior verificado antes de cada atuação</w:t>
            </w:r>
          </w:p>
        </w:tc>
      </w:tr>
      <w:tr w:rsidR="006B1E66" w:rsidRPr="008C0B6A" w14:paraId="5F950BA9" w14:textId="77777777">
        <w:tc>
          <w:tcPr>
            <w:tcW w:w="1700" w:type="dxa"/>
            <w:tcMar>
              <w:top w:w="70" w:type="dxa"/>
              <w:left w:w="90" w:type="dxa"/>
              <w:bottom w:w="70" w:type="dxa"/>
              <w:right w:w="90" w:type="dxa"/>
            </w:tcMar>
          </w:tcPr>
          <w:p w14:paraId="0F2D4BEF"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57C6C027"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7EC67813"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1EF95DED"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8C0B6A" w14:paraId="470B6902" w14:textId="77777777">
        <w:tc>
          <w:tcPr>
            <w:tcW w:w="1700" w:type="dxa"/>
            <w:tcMar>
              <w:top w:w="70" w:type="dxa"/>
              <w:left w:w="90" w:type="dxa"/>
              <w:bottom w:w="70" w:type="dxa"/>
              <w:right w:w="90" w:type="dxa"/>
            </w:tcMar>
          </w:tcPr>
          <w:p w14:paraId="73ED45EE"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70A0BF1B"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61D0748E"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15144E45"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1BC8578F" w14:textId="77777777" w:rsidR="006B1E66" w:rsidRPr="000F5B8B" w:rsidRDefault="00CC3326">
      <w:pPr>
        <w:spacing w:before="130" w:after="260"/>
        <w:rPr>
          <w:lang w:val="pt-BR"/>
        </w:rPr>
      </w:pPr>
      <w:r>
        <w:rPr>
          <w:sz w:val="20"/>
          <w:szCs w:val="20"/>
          <w:lang w:val="pt-BR"/>
        </w:rPr>
        <w:t>Fonte: Elaborado pelos autores (2026).</w:t>
      </w:r>
    </w:p>
    <w:p w14:paraId="6FD3B6A7"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28131D3B"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00551DF4"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5C6AD1FC" w14:textId="77777777" w:rsidR="00044D5A" w:rsidRPr="008C0B6A" w:rsidRDefault="00000000">
      <w:pPr>
        <w:keepNext/>
        <w:spacing w:before="130" w:after="60"/>
        <w:jc w:val="center"/>
        <w:rPr>
          <w:lang w:val="pt-BR"/>
        </w:rPr>
      </w:pPr>
      <w:r>
        <w:rPr>
          <w:sz w:val="20"/>
          <w:szCs w:val="20"/>
          <w:lang w:val="pt-BR"/>
        </w:rPr>
        <w:t>Figura 2 – Interior do anteparo: luminária em uma extremidade e sensor na outra</w:t>
      </w:r>
    </w:p>
    <w:p w14:paraId="0906A12B"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5E61B0B5" w14:textId="77777777" w:rsidR="00044D5A" w:rsidRPr="008C0B6A" w:rsidRDefault="00000000">
      <w:pPr>
        <w:spacing w:after="280"/>
        <w:jc w:val="center"/>
        <w:rPr>
          <w:lang w:val="pt-BR"/>
        </w:rPr>
      </w:pPr>
      <w:r>
        <w:rPr>
          <w:sz w:val="20"/>
          <w:szCs w:val="20"/>
          <w:lang w:val="pt-BR"/>
        </w:rPr>
        <w:t>Fonte: Acervo dos autores (2026).</w:t>
      </w:r>
    </w:p>
    <w:p w14:paraId="64C4F189"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7272F02E"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E7505A1"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2A65C124"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1CAF38C7"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0921F4B3"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76B538A9"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214BB018"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t>em 3.4.3. Nenhuma delas se confunde com a verificação prevista na norma para instalações, nos termos delimitados na abertura de 3.4.2.</w:t>
      </w:r>
    </w:p>
    <w:p w14:paraId="6FAF5691"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3498EE50" w14:textId="77777777" w:rsidR="00372878" w:rsidRPr="00430DB3" w:rsidRDefault="00000000">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69FB53CB"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69CA7FB1"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t>sem acrescentar resultado. O controle coordenado de múltiplas luminárias é registrado entre as limitações e entre as recomendações de 6.1.</w:t>
      </w:r>
    </w:p>
    <w:p w14:paraId="18918730"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21FC06C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5C9C6E3C"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783DD640"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77514903"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046AEA5C"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14AD7F0D"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5EEFCEF7"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30E3D13E"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2EDF0680"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3D092136"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224BDDC0"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5386CD04"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7573EA1E"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7AE96EAA"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68477401"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183A3B22"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0CFB48FE"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F2BF03F"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73AC6EA9"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t>derivada reforça a proteção de dados de 3.10: a média de um período diz ainda menos sobre cada pessoa do que a contagem de um instante.</w:t>
      </w:r>
    </w:p>
    <w:p w14:paraId="391E3810"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5759A297"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24BF6076"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t>a atenuação. O segundo é que o cadastro tem ruído — placa duplicada, poste a mais de 25 m de qualquer trecho, endereço em texto livre —, e por isso a associação é geométrica, e não por nome de rua.</w:t>
      </w:r>
    </w:p>
    <w:p w14:paraId="5CE44E08"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3D926777" w14:textId="77777777" w:rsidR="00372878" w:rsidRPr="00430DB3" w:rsidRDefault="00000000">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349822E9"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4B8026F3"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0E631E1C"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0B86C5E2"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4C621AEF"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6AB026A0"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02C6C63C"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1EAF93D0" w14:textId="77777777" w:rsidR="00372878" w:rsidRPr="00430DB3" w:rsidRDefault="00000000">
      <w:pPr>
        <w:spacing w:after="120" w:line="360" w:lineRule="auto"/>
        <w:ind w:firstLine="709"/>
        <w:jc w:val="both"/>
        <w:rPr>
          <w:lang w:val="pt-BR"/>
        </w:rPr>
      </w:pPr>
      <w:r>
        <w:rPr>
          <w:lang w:val="pt-BR"/>
        </w:rPr>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50C645E4"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1741691"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3D92913E"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3ADAC5D3"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75E4025F"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56A83E66" w14:textId="77777777">
        <w:trPr>
          <w:tblHeader/>
        </w:trPr>
        <w:tc>
          <w:tcPr>
            <w:tcW w:w="2100" w:type="dxa"/>
            <w:shd w:val="clear" w:color="auto" w:fill="EDEDED"/>
            <w:tcMar>
              <w:top w:w="70" w:type="dxa"/>
              <w:left w:w="90" w:type="dxa"/>
              <w:bottom w:w="70" w:type="dxa"/>
              <w:right w:w="90" w:type="dxa"/>
            </w:tcMar>
          </w:tcPr>
          <w:p w14:paraId="473BE4BB"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5FC2BB44"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4C96F7AB"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8C0B6A" w14:paraId="79E08606" w14:textId="77777777">
        <w:tc>
          <w:tcPr>
            <w:tcW w:w="2100" w:type="dxa"/>
            <w:tcMar>
              <w:top w:w="70" w:type="dxa"/>
              <w:left w:w="90" w:type="dxa"/>
              <w:bottom w:w="70" w:type="dxa"/>
              <w:right w:w="90" w:type="dxa"/>
            </w:tcMar>
          </w:tcPr>
          <w:p w14:paraId="0F6EC2BF"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731DE3F"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3F27EDF4"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8C0B6A" w14:paraId="0BC2BDD1" w14:textId="77777777">
        <w:tc>
          <w:tcPr>
            <w:tcW w:w="2100" w:type="dxa"/>
            <w:tcMar>
              <w:top w:w="70" w:type="dxa"/>
              <w:left w:w="90" w:type="dxa"/>
              <w:bottom w:w="70" w:type="dxa"/>
              <w:right w:w="90" w:type="dxa"/>
            </w:tcMar>
          </w:tcPr>
          <w:p w14:paraId="358292F6"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6D4CA7BA"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30CB8BE6"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8C0B6A" w14:paraId="678870A4" w14:textId="77777777">
        <w:tc>
          <w:tcPr>
            <w:tcW w:w="2100" w:type="dxa"/>
            <w:tcMar>
              <w:top w:w="70" w:type="dxa"/>
              <w:left w:w="90" w:type="dxa"/>
              <w:bottom w:w="70" w:type="dxa"/>
              <w:right w:w="90" w:type="dxa"/>
            </w:tcMar>
          </w:tcPr>
          <w:p w14:paraId="48F8A470"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05C9284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111B834A"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8C0B6A" w14:paraId="47864DF4" w14:textId="77777777">
        <w:tc>
          <w:tcPr>
            <w:tcW w:w="2100" w:type="dxa"/>
            <w:tcMar>
              <w:top w:w="70" w:type="dxa"/>
              <w:left w:w="90" w:type="dxa"/>
              <w:bottom w:w="70" w:type="dxa"/>
              <w:right w:w="90" w:type="dxa"/>
            </w:tcMar>
          </w:tcPr>
          <w:p w14:paraId="78563DB5"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1F8A4BCE"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78AEBD7"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8C0B6A" w14:paraId="4C5F00F2" w14:textId="77777777">
        <w:tc>
          <w:tcPr>
            <w:tcW w:w="2100" w:type="dxa"/>
            <w:tcMar>
              <w:top w:w="70" w:type="dxa"/>
              <w:left w:w="90" w:type="dxa"/>
              <w:bottom w:w="70" w:type="dxa"/>
              <w:right w:w="90" w:type="dxa"/>
            </w:tcMar>
          </w:tcPr>
          <w:p w14:paraId="066961F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13E0B9F2"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2F4A31A3"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3B42FBC" w14:textId="77777777" w:rsidR="006B1E66" w:rsidRPr="000F5B8B" w:rsidRDefault="00CC3326">
      <w:pPr>
        <w:spacing w:before="130" w:after="260"/>
        <w:rPr>
          <w:lang w:val="pt-BR"/>
        </w:rPr>
      </w:pPr>
      <w:r>
        <w:rPr>
          <w:sz w:val="20"/>
          <w:szCs w:val="20"/>
          <w:lang w:val="pt-BR"/>
        </w:rPr>
        <w:t>Fonte: Elaborado pelos autores (2026).</w:t>
      </w:r>
    </w:p>
    <w:p w14:paraId="629827B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t>a faixa horária é fixada pelo relógio e a classe de iluminação é atributo do ponto de luz.</w:t>
      </w:r>
    </w:p>
    <w:p w14:paraId="0239AC52" w14:textId="77777777" w:rsidR="00D97550" w:rsidRPr="00C708F0" w:rsidRDefault="00000000">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799488C6"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24FFC9B"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619AADA2"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06040C34"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t>mudar as sete regras. Cada decisão grava ainda as entradas da inferência e o grau com que cada regra foi ativada, o que permite explicá-la regra a regra.</w:t>
      </w:r>
    </w:p>
    <w:p w14:paraId="6454CD07"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244A70D8"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56D7C624"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2ED92B58"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5C60A7C2"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0310A0B0"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FF11FEF"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t>queda admitida para baixo. A taxa, prescrita pela norma de forma geral e não por classe, é gravada como atributo de cada classe, conforme o Quadro 16.</w:t>
      </w:r>
    </w:p>
    <w:p w14:paraId="5062DCCE"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7BBDB887"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385D1040"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65452ECE"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2A218096"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t>presença de veículos estacionados; e luminância de ambiente moderada. A soma dos fatores de ponderação conduz, pela equação normativa de seleção, à classe P3.</w:t>
      </w:r>
    </w:p>
    <w:p w14:paraId="624EB59C"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09A0794"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8C0B6A" w14:paraId="5E30936F" w14:textId="77777777">
        <w:trPr>
          <w:tblHeader/>
        </w:trPr>
        <w:tc>
          <w:tcPr>
            <w:tcW w:w="1700" w:type="dxa"/>
            <w:shd w:val="clear" w:color="auto" w:fill="EDEDED"/>
            <w:tcMar>
              <w:top w:w="70" w:type="dxa"/>
              <w:left w:w="90" w:type="dxa"/>
              <w:bottom w:w="70" w:type="dxa"/>
              <w:right w:w="90" w:type="dxa"/>
            </w:tcMar>
          </w:tcPr>
          <w:p w14:paraId="30216D71"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0D705621"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29A4F94F"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38FD0834" w14:textId="77777777" w:rsidR="006B1E66" w:rsidRPr="000F5B8B" w:rsidRDefault="00CC3326">
            <w:pPr>
              <w:rPr>
                <w:lang w:val="pt-BR"/>
              </w:rPr>
            </w:pPr>
            <w:r>
              <w:rPr>
                <w:b/>
                <w:bCs/>
                <w:sz w:val="20"/>
                <w:szCs w:val="20"/>
                <w:lang w:val="pt-BR"/>
              </w:rPr>
              <w:t>Iluminância vertical mínima mantida (lux)</w:t>
            </w:r>
          </w:p>
        </w:tc>
      </w:tr>
      <w:tr w:rsidR="006B1E66" w14:paraId="2CD26203" w14:textId="77777777">
        <w:tc>
          <w:tcPr>
            <w:tcW w:w="1700" w:type="dxa"/>
            <w:tcMar>
              <w:top w:w="70" w:type="dxa"/>
              <w:left w:w="90" w:type="dxa"/>
              <w:bottom w:w="70" w:type="dxa"/>
              <w:right w:w="90" w:type="dxa"/>
            </w:tcMar>
          </w:tcPr>
          <w:p w14:paraId="0894F812"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55FD8FD9" w14:textId="77777777" w:rsidR="006B1E66" w:rsidRDefault="00CC3326">
            <w:r>
              <w:rPr>
                <w:sz w:val="20"/>
                <w:szCs w:val="20"/>
              </w:rPr>
              <w:t>10</w:t>
            </w:r>
          </w:p>
        </w:tc>
        <w:tc>
          <w:tcPr>
            <w:tcW w:w="2400" w:type="dxa"/>
            <w:tcMar>
              <w:top w:w="70" w:type="dxa"/>
              <w:left w:w="90" w:type="dxa"/>
              <w:bottom w:w="70" w:type="dxa"/>
              <w:right w:w="90" w:type="dxa"/>
            </w:tcMar>
          </w:tcPr>
          <w:p w14:paraId="7B845258" w14:textId="77777777" w:rsidR="006B1E66" w:rsidRDefault="00CC3326">
            <w:r>
              <w:rPr>
                <w:sz w:val="20"/>
                <w:szCs w:val="20"/>
              </w:rPr>
              <w:t>2,0</w:t>
            </w:r>
          </w:p>
        </w:tc>
        <w:tc>
          <w:tcPr>
            <w:tcW w:w="2471" w:type="dxa"/>
            <w:tcMar>
              <w:top w:w="70" w:type="dxa"/>
              <w:left w:w="90" w:type="dxa"/>
              <w:bottom w:w="70" w:type="dxa"/>
              <w:right w:w="90" w:type="dxa"/>
            </w:tcMar>
          </w:tcPr>
          <w:p w14:paraId="1E57E3FF" w14:textId="77777777" w:rsidR="006B1E66" w:rsidRDefault="00CC3326">
            <w:r>
              <w:rPr>
                <w:sz w:val="20"/>
                <w:szCs w:val="20"/>
              </w:rPr>
              <w:t>3,0</w:t>
            </w:r>
          </w:p>
        </w:tc>
      </w:tr>
      <w:tr w:rsidR="006B1E66" w14:paraId="1EF24BBB" w14:textId="77777777">
        <w:tc>
          <w:tcPr>
            <w:tcW w:w="1700" w:type="dxa"/>
            <w:tcMar>
              <w:top w:w="70" w:type="dxa"/>
              <w:left w:w="90" w:type="dxa"/>
              <w:bottom w:w="70" w:type="dxa"/>
              <w:right w:w="90" w:type="dxa"/>
            </w:tcMar>
          </w:tcPr>
          <w:p w14:paraId="1E06E5A8"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09A52C56" w14:textId="77777777" w:rsidR="006B1E66" w:rsidRDefault="00CC3326">
            <w:r>
              <w:rPr>
                <w:sz w:val="20"/>
                <w:szCs w:val="20"/>
              </w:rPr>
              <w:t>7,5</w:t>
            </w:r>
          </w:p>
        </w:tc>
        <w:tc>
          <w:tcPr>
            <w:tcW w:w="2400" w:type="dxa"/>
            <w:tcMar>
              <w:top w:w="70" w:type="dxa"/>
              <w:left w:w="90" w:type="dxa"/>
              <w:bottom w:w="70" w:type="dxa"/>
              <w:right w:w="90" w:type="dxa"/>
            </w:tcMar>
          </w:tcPr>
          <w:p w14:paraId="20A28B9A" w14:textId="77777777" w:rsidR="006B1E66" w:rsidRDefault="00CC3326">
            <w:r>
              <w:rPr>
                <w:sz w:val="20"/>
                <w:szCs w:val="20"/>
              </w:rPr>
              <w:t>1,5</w:t>
            </w:r>
          </w:p>
        </w:tc>
        <w:tc>
          <w:tcPr>
            <w:tcW w:w="2471" w:type="dxa"/>
            <w:tcMar>
              <w:top w:w="70" w:type="dxa"/>
              <w:left w:w="90" w:type="dxa"/>
              <w:bottom w:w="70" w:type="dxa"/>
              <w:right w:w="90" w:type="dxa"/>
            </w:tcMar>
          </w:tcPr>
          <w:p w14:paraId="16D25ACE" w14:textId="77777777" w:rsidR="006B1E66" w:rsidRDefault="00CC3326">
            <w:r>
              <w:rPr>
                <w:sz w:val="20"/>
                <w:szCs w:val="20"/>
              </w:rPr>
              <w:t>2,5</w:t>
            </w:r>
          </w:p>
        </w:tc>
      </w:tr>
      <w:tr w:rsidR="006B1E66" w14:paraId="2BBBD2CE" w14:textId="77777777">
        <w:tc>
          <w:tcPr>
            <w:tcW w:w="1700" w:type="dxa"/>
            <w:tcMar>
              <w:top w:w="70" w:type="dxa"/>
              <w:left w:w="90" w:type="dxa"/>
              <w:bottom w:w="70" w:type="dxa"/>
              <w:right w:w="90" w:type="dxa"/>
            </w:tcMar>
          </w:tcPr>
          <w:p w14:paraId="505015E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2B6632DD" w14:textId="77777777" w:rsidR="006B1E66" w:rsidRDefault="00CC3326">
            <w:r>
              <w:rPr>
                <w:sz w:val="20"/>
                <w:szCs w:val="20"/>
              </w:rPr>
              <w:t>5,0</w:t>
            </w:r>
          </w:p>
        </w:tc>
        <w:tc>
          <w:tcPr>
            <w:tcW w:w="2400" w:type="dxa"/>
            <w:tcMar>
              <w:top w:w="70" w:type="dxa"/>
              <w:left w:w="90" w:type="dxa"/>
              <w:bottom w:w="70" w:type="dxa"/>
              <w:right w:w="90" w:type="dxa"/>
            </w:tcMar>
          </w:tcPr>
          <w:p w14:paraId="0ABA153D" w14:textId="77777777" w:rsidR="006B1E66" w:rsidRDefault="00CC3326">
            <w:r>
              <w:rPr>
                <w:sz w:val="20"/>
                <w:szCs w:val="20"/>
              </w:rPr>
              <w:t>1,0</w:t>
            </w:r>
          </w:p>
        </w:tc>
        <w:tc>
          <w:tcPr>
            <w:tcW w:w="2471" w:type="dxa"/>
            <w:tcMar>
              <w:top w:w="70" w:type="dxa"/>
              <w:left w:w="90" w:type="dxa"/>
              <w:bottom w:w="70" w:type="dxa"/>
              <w:right w:w="90" w:type="dxa"/>
            </w:tcMar>
          </w:tcPr>
          <w:p w14:paraId="1FCD8D8B" w14:textId="77777777" w:rsidR="006B1E66" w:rsidRDefault="00CC3326">
            <w:r>
              <w:rPr>
                <w:sz w:val="20"/>
                <w:szCs w:val="20"/>
              </w:rPr>
              <w:t>1,5</w:t>
            </w:r>
          </w:p>
        </w:tc>
      </w:tr>
      <w:tr w:rsidR="006B1E66" w14:paraId="6D34AB41" w14:textId="77777777">
        <w:tc>
          <w:tcPr>
            <w:tcW w:w="1700" w:type="dxa"/>
            <w:tcMar>
              <w:top w:w="70" w:type="dxa"/>
              <w:left w:w="90" w:type="dxa"/>
              <w:bottom w:w="70" w:type="dxa"/>
              <w:right w:w="90" w:type="dxa"/>
            </w:tcMar>
          </w:tcPr>
          <w:p w14:paraId="5F930359"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5F4575C" w14:textId="77777777" w:rsidR="006B1E66" w:rsidRDefault="00CC3326">
            <w:r>
              <w:rPr>
                <w:sz w:val="20"/>
                <w:szCs w:val="20"/>
              </w:rPr>
              <w:t>3,0</w:t>
            </w:r>
          </w:p>
        </w:tc>
        <w:tc>
          <w:tcPr>
            <w:tcW w:w="2400" w:type="dxa"/>
            <w:tcMar>
              <w:top w:w="70" w:type="dxa"/>
              <w:left w:w="90" w:type="dxa"/>
              <w:bottom w:w="70" w:type="dxa"/>
              <w:right w:w="90" w:type="dxa"/>
            </w:tcMar>
          </w:tcPr>
          <w:p w14:paraId="29C818B9" w14:textId="77777777" w:rsidR="006B1E66" w:rsidRDefault="00CC3326">
            <w:r>
              <w:rPr>
                <w:sz w:val="20"/>
                <w:szCs w:val="20"/>
              </w:rPr>
              <w:t>0,6</w:t>
            </w:r>
          </w:p>
        </w:tc>
        <w:tc>
          <w:tcPr>
            <w:tcW w:w="2471" w:type="dxa"/>
            <w:tcMar>
              <w:top w:w="70" w:type="dxa"/>
              <w:left w:w="90" w:type="dxa"/>
              <w:bottom w:w="70" w:type="dxa"/>
              <w:right w:w="90" w:type="dxa"/>
            </w:tcMar>
          </w:tcPr>
          <w:p w14:paraId="7C6942CD" w14:textId="77777777" w:rsidR="006B1E66" w:rsidRDefault="00CC3326">
            <w:r>
              <w:rPr>
                <w:sz w:val="20"/>
                <w:szCs w:val="20"/>
              </w:rPr>
              <w:t>1,0</w:t>
            </w:r>
          </w:p>
        </w:tc>
      </w:tr>
    </w:tbl>
    <w:p w14:paraId="189AD553" w14:textId="77777777" w:rsidR="006B1E66" w:rsidRPr="000F5B8B" w:rsidRDefault="00CC3326">
      <w:pPr>
        <w:spacing w:before="130" w:after="260"/>
        <w:rPr>
          <w:lang w:val="pt-BR"/>
        </w:rPr>
      </w:pPr>
      <w:r>
        <w:rPr>
          <w:sz w:val="20"/>
          <w:szCs w:val="20"/>
          <w:lang w:val="pt-BR"/>
        </w:rPr>
        <w:t>Fonte: Adaptado da ABNT NBR 5101 (2024).</w:t>
      </w:r>
    </w:p>
    <w:p w14:paraId="06F69C9C"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3DE2BCC7"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3E70E94C"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0CB2DBA2"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44A09338"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5F3C9C1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33DFD65"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t>energia estimada para o regime adaptativo e para as duas linhas de base e reporta-se, ao lado de cada valor, a aderência ao envelope esperado, conforme 3.11. Produz o objetivo específico i).</w:t>
      </w:r>
    </w:p>
    <w:p w14:paraId="6C2EE501"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5E1444FB"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4AA7477F"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0E6EA5B6"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45D7F109"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0846CFC6"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1F9D88D1"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9968201"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1E065687"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74323DC0"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4677DE3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7F95D526"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321F10D6"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6CD5A94C"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5BCCB45B"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572FE8B0"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3FE9BC6"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39AAF417"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6E62E52D"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62FEF2D8"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69B74047"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52559DCB" w14:textId="77777777">
        <w:trPr>
          <w:tblHeader/>
        </w:trPr>
        <w:tc>
          <w:tcPr>
            <w:tcW w:w="2300" w:type="dxa"/>
            <w:shd w:val="clear" w:color="auto" w:fill="EDEDED"/>
            <w:tcMar>
              <w:top w:w="70" w:type="dxa"/>
              <w:left w:w="90" w:type="dxa"/>
              <w:bottom w:w="70" w:type="dxa"/>
              <w:right w:w="90" w:type="dxa"/>
            </w:tcMar>
          </w:tcPr>
          <w:p w14:paraId="3629CEA4"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7CE9442A"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1BE8F041" w14:textId="77777777" w:rsidR="00E01C3A" w:rsidRDefault="00CC3326">
            <w:proofErr w:type="spellStart"/>
            <w:r>
              <w:rPr>
                <w:b/>
                <w:bCs/>
                <w:sz w:val="20"/>
                <w:szCs w:val="20"/>
              </w:rPr>
              <w:t>Origem</w:t>
            </w:r>
            <w:proofErr w:type="spellEnd"/>
          </w:p>
        </w:tc>
      </w:tr>
      <w:tr w:rsidR="00E01C3A" w:rsidRPr="008C0B6A" w14:paraId="7EC80F3C" w14:textId="77777777">
        <w:tc>
          <w:tcPr>
            <w:tcW w:w="2300" w:type="dxa"/>
            <w:tcMar>
              <w:top w:w="70" w:type="dxa"/>
              <w:left w:w="90" w:type="dxa"/>
              <w:bottom w:w="70" w:type="dxa"/>
              <w:right w:w="90" w:type="dxa"/>
            </w:tcMar>
          </w:tcPr>
          <w:p w14:paraId="399346B8"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620CCFBE" w14:textId="77777777" w:rsidR="00E01C3A" w:rsidRDefault="00CC3326">
            <w:r>
              <w:rPr>
                <w:sz w:val="20"/>
                <w:szCs w:val="20"/>
              </w:rPr>
              <w:t>40 W</w:t>
            </w:r>
          </w:p>
        </w:tc>
        <w:tc>
          <w:tcPr>
            <w:tcW w:w="3971" w:type="dxa"/>
            <w:tcMar>
              <w:top w:w="70" w:type="dxa"/>
              <w:left w:w="90" w:type="dxa"/>
              <w:bottom w:w="70" w:type="dxa"/>
              <w:right w:w="90" w:type="dxa"/>
            </w:tcMar>
          </w:tcPr>
          <w:p w14:paraId="208A9021"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8C0B6A" w14:paraId="6C64D090" w14:textId="77777777">
        <w:tc>
          <w:tcPr>
            <w:tcW w:w="2300" w:type="dxa"/>
            <w:tcMar>
              <w:top w:w="70" w:type="dxa"/>
              <w:left w:w="90" w:type="dxa"/>
              <w:bottom w:w="70" w:type="dxa"/>
              <w:right w:w="90" w:type="dxa"/>
            </w:tcMar>
          </w:tcPr>
          <w:p w14:paraId="5BFD7B6A"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26746CD9"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5B80846A" w14:textId="77777777" w:rsidR="00E01C3A" w:rsidRPr="00CE1B46" w:rsidRDefault="00CC3326">
            <w:pPr>
              <w:rPr>
                <w:lang w:val="pt-BR"/>
              </w:rPr>
            </w:pPr>
            <w:r>
              <w:rPr>
                <w:sz w:val="20"/>
                <w:szCs w:val="20"/>
                <w:lang w:val="pt-BR"/>
              </w:rPr>
              <w:t>Eficácia mínima exigida de toda luminária do parque</w:t>
            </w:r>
          </w:p>
        </w:tc>
      </w:tr>
      <w:tr w:rsidR="00E01C3A" w:rsidRPr="008C0B6A" w14:paraId="5348B6E5" w14:textId="77777777">
        <w:tc>
          <w:tcPr>
            <w:tcW w:w="2300" w:type="dxa"/>
            <w:tcMar>
              <w:top w:w="70" w:type="dxa"/>
              <w:left w:w="90" w:type="dxa"/>
              <w:bottom w:w="70" w:type="dxa"/>
              <w:right w:w="90" w:type="dxa"/>
            </w:tcMar>
          </w:tcPr>
          <w:p w14:paraId="72A22064"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50C194BD"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D73EC9B" w14:textId="77777777" w:rsidR="00E01C3A" w:rsidRPr="00CE1B46" w:rsidRDefault="00CC3326">
            <w:pPr>
              <w:rPr>
                <w:lang w:val="pt-BR"/>
              </w:rPr>
            </w:pPr>
            <w:r>
              <w:rPr>
                <w:sz w:val="20"/>
                <w:szCs w:val="20"/>
                <w:lang w:val="pt-BR"/>
              </w:rPr>
              <w:t>Exigência contratual para o driver</w:t>
            </w:r>
          </w:p>
        </w:tc>
      </w:tr>
      <w:tr w:rsidR="00E01C3A" w14:paraId="588A045E" w14:textId="77777777">
        <w:tc>
          <w:tcPr>
            <w:tcW w:w="2300" w:type="dxa"/>
            <w:tcMar>
              <w:top w:w="70" w:type="dxa"/>
              <w:left w:w="90" w:type="dxa"/>
              <w:bottom w:w="70" w:type="dxa"/>
              <w:right w:w="90" w:type="dxa"/>
            </w:tcMar>
          </w:tcPr>
          <w:p w14:paraId="279D5F10"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5B54A38E"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59136802"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8C0B6A" w14:paraId="23613A75" w14:textId="77777777">
        <w:tc>
          <w:tcPr>
            <w:tcW w:w="2300" w:type="dxa"/>
            <w:tcMar>
              <w:top w:w="70" w:type="dxa"/>
              <w:left w:w="90" w:type="dxa"/>
              <w:bottom w:w="70" w:type="dxa"/>
              <w:right w:w="90" w:type="dxa"/>
            </w:tcMar>
          </w:tcPr>
          <w:p w14:paraId="41D67CB7"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5C7B47E7"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00825771" w14:textId="77777777" w:rsidR="00E01C3A" w:rsidRPr="00CE1B46" w:rsidRDefault="00CC3326">
            <w:pPr>
              <w:rPr>
                <w:lang w:val="pt-BR"/>
              </w:rPr>
            </w:pPr>
            <w:r>
              <w:rPr>
                <w:sz w:val="20"/>
                <w:szCs w:val="20"/>
                <w:lang w:val="pt-BR"/>
              </w:rPr>
              <w:t>Declarado como viés na delimitação ao final desta subseção</w:t>
            </w:r>
          </w:p>
        </w:tc>
      </w:tr>
    </w:tbl>
    <w:p w14:paraId="640C5B04" w14:textId="77777777" w:rsidR="00E01C3A" w:rsidRDefault="00CC3326">
      <w:pPr>
        <w:spacing w:before="130" w:after="260"/>
        <w:rPr>
          <w:lang w:val="pt-BR"/>
        </w:rPr>
      </w:pPr>
      <w:r>
        <w:rPr>
          <w:sz w:val="20"/>
          <w:szCs w:val="20"/>
          <w:lang w:val="pt-BR"/>
        </w:rPr>
        <w:t>Fonte: Elaborado pelos autores (2026) a partir de São Paulo (2015).</w:t>
      </w:r>
    </w:p>
    <w:p w14:paraId="490C9CDB"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3EA4B0A"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t>menores valores absolutos de economia e é o caso em que o viés declarado ao final desta subseção pesa mais.</w:t>
      </w:r>
    </w:p>
    <w:p w14:paraId="4E4D6B11"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0B113A01"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2EEAEF23"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05E4E317"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38E8A6DF" w14:textId="77777777" w:rsidR="00E01C3A" w:rsidRDefault="00CC3326">
      <w:pPr>
        <w:pStyle w:val="Heading2"/>
        <w:pageBreakBefore/>
        <w:spacing w:before="480" w:after="280" w:line="360" w:lineRule="auto"/>
        <w:rPr>
          <w:lang w:val="pt-BR"/>
        </w:rPr>
      </w:pPr>
      <w:bookmarkStart w:id="43" w:name="_Toc242493247"/>
      <w:r>
        <w:rPr>
          <w:lang w:val="pt-BR"/>
        </w:rPr>
        <w:t>3.12 Engenharia de software</w:t>
      </w:r>
      <w:bookmarkEnd w:id="43"/>
    </w:p>
    <w:p w14:paraId="505697B8"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25075E77"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26BFAEEF" w14:textId="77777777" w:rsidR="00E01C3A" w:rsidRDefault="00CC3326">
      <w:pPr>
        <w:spacing w:after="120" w:line="360" w:lineRule="auto"/>
        <w:ind w:firstLine="709"/>
        <w:jc w:val="both"/>
        <w:rPr>
          <w:lang w:val="pt-BR"/>
        </w:rPr>
      </w:pPr>
      <w:r>
        <w:rPr>
          <w:lang w:val="pt-BR"/>
        </w:rPr>
        <w:t xml:space="preserve">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pPr>
        <w:spacing w:after="120" w:line="360" w:lineRule="auto"/>
        <w:ind w:firstLine="709"/>
        <w:jc w:val="both"/>
      </w:pPr>
      <w:r>
        <w:rPr>
          <w:lang w:val="pt-BR"/>
        </w:rPr>
        <w:t xml:space="preserve">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associação de cada requisito a ao menos um caso de teste (Quadro 15), executado conforme 3.12.9. A ausência de validação junto às partes interessadas é uma limitação do trabalho: os requisitos expressam o que os documentos oficiais exigem, e não o que os operadores do serviço confirmariam.</w:t>
      </w:r>
    </w:p>
    <w:p w14:paraId="22A6C70A"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732E97A8" w14:textId="77777777" w:rsidR="00E01C3A" w:rsidRDefault="00CC3326">
      <w:pPr>
        <w:spacing w:after="120" w:line="360" w:lineRule="auto"/>
        <w:ind w:firstLine="709"/>
        <w:jc w:val="both"/>
        <w:rPr>
          <w:lang w:val="pt-BR"/>
        </w:rPr>
      </w:pPr>
      <w:r>
        <w:rPr>
          <w:lang w:val="pt-BR"/>
        </w:rPr>
        <w:t xml:space="preserve">O desenvolvimento seguiu processo iterativo e incremental, guiado pela especificação.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pPr>
        <w:spacing w:after="120" w:line="360" w:lineRule="auto"/>
        <w:ind w:firstLine="709"/>
        <w:jc w:val="both"/>
      </w:pPr>
      <w:r>
        <w:rPr>
          <w:lang w:val="pt-BR"/>
        </w:rPr>
        <w:t xml:space="preserve">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3.12.1, 3.3 e 3.4.</w:t>
      </w:r>
    </w:p>
    <w:p w14:paraId="5D7CFDBE"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1F1F49A7"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0E59472A"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73F2C362" w14:textId="77777777">
        <w:trPr>
          <w:tblHeader/>
        </w:trPr>
        <w:tc>
          <w:tcPr>
            <w:tcW w:w="900" w:type="dxa"/>
            <w:shd w:val="clear" w:color="auto" w:fill="EDEDED"/>
            <w:tcMar>
              <w:top w:w="70" w:type="dxa"/>
              <w:left w:w="90" w:type="dxa"/>
              <w:bottom w:w="70" w:type="dxa"/>
              <w:right w:w="90" w:type="dxa"/>
            </w:tcMar>
          </w:tcPr>
          <w:p w14:paraId="120BD24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6A8EB439"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7FA4E504" w14:textId="77777777" w:rsidR="00E01C3A" w:rsidRDefault="00CC3326">
            <w:proofErr w:type="spellStart"/>
            <w:r>
              <w:rPr>
                <w:b/>
                <w:bCs/>
                <w:sz w:val="20"/>
                <w:szCs w:val="20"/>
              </w:rPr>
              <w:t>Origem</w:t>
            </w:r>
            <w:proofErr w:type="spellEnd"/>
          </w:p>
        </w:tc>
      </w:tr>
      <w:tr w:rsidR="00E01C3A" w14:paraId="5402C95B" w14:textId="77777777">
        <w:tc>
          <w:tcPr>
            <w:tcW w:w="900" w:type="dxa"/>
            <w:tcMar>
              <w:top w:w="70" w:type="dxa"/>
              <w:left w:w="90" w:type="dxa"/>
              <w:bottom w:w="70" w:type="dxa"/>
              <w:right w:w="90" w:type="dxa"/>
            </w:tcMar>
          </w:tcPr>
          <w:p w14:paraId="433E8D66" w14:textId="77777777" w:rsidR="00E01C3A" w:rsidRDefault="00CC3326">
            <w:r>
              <w:rPr>
                <w:sz w:val="20"/>
                <w:szCs w:val="20"/>
              </w:rPr>
              <w:t>RF01</w:t>
            </w:r>
          </w:p>
        </w:tc>
        <w:tc>
          <w:tcPr>
            <w:tcW w:w="6171" w:type="dxa"/>
            <w:tcMar>
              <w:top w:w="70" w:type="dxa"/>
              <w:left w:w="90" w:type="dxa"/>
              <w:bottom w:w="70" w:type="dxa"/>
              <w:right w:w="90" w:type="dxa"/>
            </w:tcMar>
          </w:tcPr>
          <w:p w14:paraId="51C35334"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4D5BC0DD" w14:textId="77777777" w:rsidR="00E01C3A" w:rsidRDefault="00CC3326">
            <w:r>
              <w:rPr>
                <w:sz w:val="20"/>
                <w:szCs w:val="20"/>
              </w:rPr>
              <w:t>3.2 e 3.5</w:t>
            </w:r>
          </w:p>
        </w:tc>
      </w:tr>
      <w:tr w:rsidR="00E01C3A" w14:paraId="5722FFB1" w14:textId="77777777">
        <w:tc>
          <w:tcPr>
            <w:tcW w:w="900" w:type="dxa"/>
            <w:tcMar>
              <w:top w:w="70" w:type="dxa"/>
              <w:left w:w="90" w:type="dxa"/>
              <w:bottom w:w="70" w:type="dxa"/>
              <w:right w:w="90" w:type="dxa"/>
            </w:tcMar>
          </w:tcPr>
          <w:p w14:paraId="09F3978E" w14:textId="77777777" w:rsidR="00E01C3A" w:rsidRDefault="00CC3326">
            <w:r>
              <w:rPr>
                <w:sz w:val="20"/>
                <w:szCs w:val="20"/>
              </w:rPr>
              <w:t>RF02</w:t>
            </w:r>
          </w:p>
        </w:tc>
        <w:tc>
          <w:tcPr>
            <w:tcW w:w="6171" w:type="dxa"/>
            <w:tcMar>
              <w:top w:w="70" w:type="dxa"/>
              <w:left w:w="90" w:type="dxa"/>
              <w:bottom w:w="70" w:type="dxa"/>
              <w:right w:w="90" w:type="dxa"/>
            </w:tcMar>
          </w:tcPr>
          <w:p w14:paraId="6109E0DA"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5303E2DC" w14:textId="77777777" w:rsidR="00E01C3A" w:rsidRDefault="00CC3326">
            <w:r>
              <w:rPr>
                <w:sz w:val="20"/>
                <w:szCs w:val="20"/>
              </w:rPr>
              <w:t>3.6</w:t>
            </w:r>
          </w:p>
        </w:tc>
      </w:tr>
      <w:tr w:rsidR="00E01C3A" w14:paraId="55B4E5EB" w14:textId="77777777">
        <w:tc>
          <w:tcPr>
            <w:tcW w:w="900" w:type="dxa"/>
            <w:tcMar>
              <w:top w:w="70" w:type="dxa"/>
              <w:left w:w="90" w:type="dxa"/>
              <w:bottom w:w="70" w:type="dxa"/>
              <w:right w:w="90" w:type="dxa"/>
            </w:tcMar>
          </w:tcPr>
          <w:p w14:paraId="74B8071C" w14:textId="77777777" w:rsidR="00E01C3A" w:rsidRDefault="00CC3326">
            <w:r>
              <w:rPr>
                <w:sz w:val="20"/>
                <w:szCs w:val="20"/>
              </w:rPr>
              <w:t>RF03</w:t>
            </w:r>
          </w:p>
        </w:tc>
        <w:tc>
          <w:tcPr>
            <w:tcW w:w="6171" w:type="dxa"/>
            <w:tcMar>
              <w:top w:w="70" w:type="dxa"/>
              <w:left w:w="90" w:type="dxa"/>
              <w:bottom w:w="70" w:type="dxa"/>
              <w:right w:w="90" w:type="dxa"/>
            </w:tcMar>
          </w:tcPr>
          <w:p w14:paraId="52F5A6E5"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510846C" w14:textId="77777777" w:rsidR="00E01C3A" w:rsidRDefault="00CC3326">
            <w:r>
              <w:rPr>
                <w:sz w:val="20"/>
                <w:szCs w:val="20"/>
              </w:rPr>
              <w:t>3.7</w:t>
            </w:r>
          </w:p>
        </w:tc>
      </w:tr>
      <w:tr w:rsidR="00E01C3A" w14:paraId="5EA59B30" w14:textId="77777777">
        <w:tc>
          <w:tcPr>
            <w:tcW w:w="900" w:type="dxa"/>
            <w:tcMar>
              <w:top w:w="70" w:type="dxa"/>
              <w:left w:w="90" w:type="dxa"/>
              <w:bottom w:w="70" w:type="dxa"/>
              <w:right w:w="90" w:type="dxa"/>
            </w:tcMar>
          </w:tcPr>
          <w:p w14:paraId="17E55B8A" w14:textId="77777777" w:rsidR="00E01C3A" w:rsidRDefault="00CC3326">
            <w:r>
              <w:rPr>
                <w:sz w:val="20"/>
                <w:szCs w:val="20"/>
              </w:rPr>
              <w:t>RF04</w:t>
            </w:r>
          </w:p>
        </w:tc>
        <w:tc>
          <w:tcPr>
            <w:tcW w:w="6171" w:type="dxa"/>
            <w:tcMar>
              <w:top w:w="70" w:type="dxa"/>
              <w:left w:w="90" w:type="dxa"/>
              <w:bottom w:w="70" w:type="dxa"/>
              <w:right w:w="90" w:type="dxa"/>
            </w:tcMar>
          </w:tcPr>
          <w:p w14:paraId="54F57793"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67F93650" w14:textId="77777777" w:rsidR="00E01C3A" w:rsidRDefault="00CC3326">
            <w:r>
              <w:rPr>
                <w:sz w:val="20"/>
                <w:szCs w:val="20"/>
              </w:rPr>
              <w:t>2.5, 3.7 e 3.8</w:t>
            </w:r>
          </w:p>
        </w:tc>
      </w:tr>
      <w:tr w:rsidR="00E01C3A" w14:paraId="6ADF95D8" w14:textId="77777777">
        <w:tc>
          <w:tcPr>
            <w:tcW w:w="900" w:type="dxa"/>
            <w:tcMar>
              <w:top w:w="70" w:type="dxa"/>
              <w:left w:w="90" w:type="dxa"/>
              <w:bottom w:w="70" w:type="dxa"/>
              <w:right w:w="90" w:type="dxa"/>
            </w:tcMar>
          </w:tcPr>
          <w:p w14:paraId="123F7182" w14:textId="77777777" w:rsidR="00E01C3A" w:rsidRDefault="00CC3326">
            <w:r>
              <w:rPr>
                <w:sz w:val="20"/>
                <w:szCs w:val="20"/>
              </w:rPr>
              <w:t>RF05</w:t>
            </w:r>
          </w:p>
        </w:tc>
        <w:tc>
          <w:tcPr>
            <w:tcW w:w="6171" w:type="dxa"/>
            <w:tcMar>
              <w:top w:w="70" w:type="dxa"/>
              <w:left w:w="90" w:type="dxa"/>
              <w:bottom w:w="70" w:type="dxa"/>
              <w:right w:w="90" w:type="dxa"/>
            </w:tcMar>
          </w:tcPr>
          <w:p w14:paraId="26F23F60"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367613BA" w14:textId="77777777" w:rsidR="00E01C3A" w:rsidRDefault="00CC3326">
            <w:r>
              <w:rPr>
                <w:sz w:val="20"/>
                <w:szCs w:val="20"/>
              </w:rPr>
              <w:t>3.12.6.1</w:t>
            </w:r>
          </w:p>
        </w:tc>
      </w:tr>
      <w:tr w:rsidR="00E01C3A" w14:paraId="3BC04E49" w14:textId="77777777">
        <w:tc>
          <w:tcPr>
            <w:tcW w:w="900" w:type="dxa"/>
            <w:tcMar>
              <w:top w:w="70" w:type="dxa"/>
              <w:left w:w="90" w:type="dxa"/>
              <w:bottom w:w="70" w:type="dxa"/>
              <w:right w:w="90" w:type="dxa"/>
            </w:tcMar>
          </w:tcPr>
          <w:p w14:paraId="1E84600E" w14:textId="77777777" w:rsidR="00E01C3A" w:rsidRDefault="00CC3326">
            <w:r>
              <w:rPr>
                <w:sz w:val="20"/>
                <w:szCs w:val="20"/>
              </w:rPr>
              <w:t>RF06</w:t>
            </w:r>
          </w:p>
        </w:tc>
        <w:tc>
          <w:tcPr>
            <w:tcW w:w="6171" w:type="dxa"/>
            <w:tcMar>
              <w:top w:w="70" w:type="dxa"/>
              <w:left w:w="90" w:type="dxa"/>
              <w:bottom w:w="70" w:type="dxa"/>
              <w:right w:w="90" w:type="dxa"/>
            </w:tcMar>
          </w:tcPr>
          <w:p w14:paraId="5765B1CE"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736318EE" w14:textId="77777777" w:rsidR="00E01C3A" w:rsidRDefault="00CC3326">
            <w:r>
              <w:rPr>
                <w:sz w:val="20"/>
                <w:szCs w:val="20"/>
              </w:rPr>
              <w:t>3.4</w:t>
            </w:r>
          </w:p>
        </w:tc>
      </w:tr>
      <w:tr w:rsidR="00E01C3A" w14:paraId="62BEBD52" w14:textId="77777777">
        <w:tc>
          <w:tcPr>
            <w:tcW w:w="900" w:type="dxa"/>
            <w:tcMar>
              <w:top w:w="70" w:type="dxa"/>
              <w:left w:w="90" w:type="dxa"/>
              <w:bottom w:w="70" w:type="dxa"/>
              <w:right w:w="90" w:type="dxa"/>
            </w:tcMar>
          </w:tcPr>
          <w:p w14:paraId="5B8808AE" w14:textId="77777777" w:rsidR="00E01C3A" w:rsidRDefault="00CC3326">
            <w:r>
              <w:rPr>
                <w:sz w:val="20"/>
                <w:szCs w:val="20"/>
              </w:rPr>
              <w:t>RF07</w:t>
            </w:r>
          </w:p>
        </w:tc>
        <w:tc>
          <w:tcPr>
            <w:tcW w:w="6171" w:type="dxa"/>
            <w:tcMar>
              <w:top w:w="70" w:type="dxa"/>
              <w:left w:w="90" w:type="dxa"/>
              <w:bottom w:w="70" w:type="dxa"/>
              <w:right w:w="90" w:type="dxa"/>
            </w:tcMar>
          </w:tcPr>
          <w:p w14:paraId="0CC1E3F7"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05532BAA" w14:textId="77777777" w:rsidR="00E01C3A" w:rsidRDefault="00CC3326">
            <w:r>
              <w:rPr>
                <w:sz w:val="20"/>
                <w:szCs w:val="20"/>
              </w:rPr>
              <w:t>3.13.1</w:t>
            </w:r>
          </w:p>
        </w:tc>
      </w:tr>
      <w:tr w:rsidR="00E01C3A" w14:paraId="20BDC541" w14:textId="77777777">
        <w:tc>
          <w:tcPr>
            <w:tcW w:w="900" w:type="dxa"/>
            <w:tcMar>
              <w:top w:w="70" w:type="dxa"/>
              <w:left w:w="90" w:type="dxa"/>
              <w:bottom w:w="70" w:type="dxa"/>
              <w:right w:w="90" w:type="dxa"/>
            </w:tcMar>
          </w:tcPr>
          <w:p w14:paraId="4A71E534" w14:textId="77777777" w:rsidR="00E01C3A" w:rsidRDefault="00CC3326">
            <w:r>
              <w:rPr>
                <w:sz w:val="20"/>
                <w:szCs w:val="20"/>
              </w:rPr>
              <w:t>RF08</w:t>
            </w:r>
          </w:p>
        </w:tc>
        <w:tc>
          <w:tcPr>
            <w:tcW w:w="6171" w:type="dxa"/>
            <w:tcMar>
              <w:top w:w="70" w:type="dxa"/>
              <w:left w:w="90" w:type="dxa"/>
              <w:bottom w:w="70" w:type="dxa"/>
              <w:right w:w="90" w:type="dxa"/>
            </w:tcMar>
          </w:tcPr>
          <w:p w14:paraId="0E72E3BF"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6897C06B" w14:textId="77777777" w:rsidR="00E01C3A" w:rsidRDefault="00CC3326">
            <w:r>
              <w:rPr>
                <w:sz w:val="20"/>
                <w:szCs w:val="20"/>
              </w:rPr>
              <w:t>3.12.6.1</w:t>
            </w:r>
          </w:p>
        </w:tc>
      </w:tr>
      <w:tr w:rsidR="00E01C3A" w14:paraId="59013464" w14:textId="77777777">
        <w:tc>
          <w:tcPr>
            <w:tcW w:w="900" w:type="dxa"/>
            <w:tcMar>
              <w:top w:w="70" w:type="dxa"/>
              <w:left w:w="90" w:type="dxa"/>
              <w:bottom w:w="70" w:type="dxa"/>
              <w:right w:w="90" w:type="dxa"/>
            </w:tcMar>
          </w:tcPr>
          <w:p w14:paraId="2B45162C" w14:textId="77777777" w:rsidR="00E01C3A" w:rsidRDefault="00CC3326">
            <w:r>
              <w:rPr>
                <w:sz w:val="20"/>
                <w:szCs w:val="20"/>
              </w:rPr>
              <w:t>RF09</w:t>
            </w:r>
          </w:p>
        </w:tc>
        <w:tc>
          <w:tcPr>
            <w:tcW w:w="6171" w:type="dxa"/>
            <w:tcMar>
              <w:top w:w="70" w:type="dxa"/>
              <w:left w:w="90" w:type="dxa"/>
              <w:bottom w:w="70" w:type="dxa"/>
              <w:right w:w="90" w:type="dxa"/>
            </w:tcMar>
          </w:tcPr>
          <w:p w14:paraId="14705B5F"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356E06A2" w14:textId="77777777" w:rsidR="00E01C3A" w:rsidRDefault="00CC3326">
            <w:r>
              <w:rPr>
                <w:sz w:val="20"/>
                <w:szCs w:val="20"/>
              </w:rPr>
              <w:t>3.13.1</w:t>
            </w:r>
          </w:p>
        </w:tc>
      </w:tr>
      <w:tr w:rsidR="00E01C3A" w14:paraId="012779B0" w14:textId="77777777">
        <w:tc>
          <w:tcPr>
            <w:tcW w:w="900" w:type="dxa"/>
            <w:tcMar>
              <w:top w:w="70" w:type="dxa"/>
              <w:left w:w="90" w:type="dxa"/>
              <w:bottom w:w="70" w:type="dxa"/>
              <w:right w:w="90" w:type="dxa"/>
            </w:tcMar>
          </w:tcPr>
          <w:p w14:paraId="1E43BB5E" w14:textId="77777777" w:rsidR="00E01C3A" w:rsidRDefault="00CC3326">
            <w:r>
              <w:rPr>
                <w:sz w:val="20"/>
                <w:szCs w:val="20"/>
              </w:rPr>
              <w:t>RF10</w:t>
            </w:r>
          </w:p>
        </w:tc>
        <w:tc>
          <w:tcPr>
            <w:tcW w:w="6171" w:type="dxa"/>
            <w:tcMar>
              <w:top w:w="70" w:type="dxa"/>
              <w:left w:w="90" w:type="dxa"/>
              <w:bottom w:w="70" w:type="dxa"/>
              <w:right w:w="90" w:type="dxa"/>
            </w:tcMar>
          </w:tcPr>
          <w:p w14:paraId="2777D33A"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AEF15E3" w14:textId="77777777" w:rsidR="00E01C3A" w:rsidRDefault="00CC3326">
            <w:r>
              <w:rPr>
                <w:sz w:val="20"/>
                <w:szCs w:val="20"/>
              </w:rPr>
              <w:t>3.5 e 3.9</w:t>
            </w:r>
          </w:p>
        </w:tc>
      </w:tr>
      <w:tr w:rsidR="00E01C3A" w14:paraId="672452EA" w14:textId="77777777">
        <w:tc>
          <w:tcPr>
            <w:tcW w:w="900" w:type="dxa"/>
            <w:tcMar>
              <w:top w:w="70" w:type="dxa"/>
              <w:left w:w="90" w:type="dxa"/>
              <w:bottom w:w="70" w:type="dxa"/>
              <w:right w:w="90" w:type="dxa"/>
            </w:tcMar>
          </w:tcPr>
          <w:p w14:paraId="62740EB5" w14:textId="77777777" w:rsidR="00E01C3A" w:rsidRDefault="00CC3326">
            <w:r>
              <w:rPr>
                <w:sz w:val="20"/>
                <w:szCs w:val="20"/>
              </w:rPr>
              <w:t>RF11</w:t>
            </w:r>
          </w:p>
        </w:tc>
        <w:tc>
          <w:tcPr>
            <w:tcW w:w="6171" w:type="dxa"/>
            <w:tcMar>
              <w:top w:w="70" w:type="dxa"/>
              <w:left w:w="90" w:type="dxa"/>
              <w:bottom w:w="70" w:type="dxa"/>
              <w:right w:w="90" w:type="dxa"/>
            </w:tcMar>
          </w:tcPr>
          <w:p w14:paraId="19651152"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55563461" w14:textId="77777777" w:rsidR="00E01C3A" w:rsidRDefault="00CC3326">
            <w:r>
              <w:rPr>
                <w:sz w:val="20"/>
                <w:szCs w:val="20"/>
              </w:rPr>
              <w:t>3.4.5</w:t>
            </w:r>
          </w:p>
        </w:tc>
      </w:tr>
      <w:tr w:rsidR="00E01C3A" w14:paraId="51532E32" w14:textId="77777777">
        <w:tc>
          <w:tcPr>
            <w:tcW w:w="900" w:type="dxa"/>
            <w:tcMar>
              <w:top w:w="70" w:type="dxa"/>
              <w:left w:w="90" w:type="dxa"/>
              <w:bottom w:w="70" w:type="dxa"/>
              <w:right w:w="90" w:type="dxa"/>
            </w:tcMar>
          </w:tcPr>
          <w:p w14:paraId="778DC780" w14:textId="77777777" w:rsidR="00E01C3A" w:rsidRDefault="00CC3326">
            <w:r>
              <w:rPr>
                <w:sz w:val="20"/>
                <w:szCs w:val="20"/>
              </w:rPr>
              <w:t>RF12</w:t>
            </w:r>
          </w:p>
        </w:tc>
        <w:tc>
          <w:tcPr>
            <w:tcW w:w="6171" w:type="dxa"/>
            <w:tcMar>
              <w:top w:w="70" w:type="dxa"/>
              <w:left w:w="90" w:type="dxa"/>
              <w:bottom w:w="70" w:type="dxa"/>
              <w:right w:w="90" w:type="dxa"/>
            </w:tcMar>
          </w:tcPr>
          <w:p w14:paraId="152B7A4E"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3FFFBF1A" w14:textId="77777777" w:rsidR="00E01C3A" w:rsidRDefault="00CC3326">
            <w:r>
              <w:rPr>
                <w:sz w:val="20"/>
                <w:szCs w:val="20"/>
              </w:rPr>
              <w:t>3.11</w:t>
            </w:r>
          </w:p>
        </w:tc>
      </w:tr>
    </w:tbl>
    <w:p w14:paraId="7F2027A0" w14:textId="77777777" w:rsidR="00E01C3A" w:rsidRDefault="00CC3326">
      <w:pPr>
        <w:spacing w:before="130" w:after="260"/>
        <w:rPr>
          <w:lang w:val="pt-BR"/>
        </w:rPr>
      </w:pPr>
      <w:r>
        <w:rPr>
          <w:sz w:val="20"/>
          <w:szCs w:val="20"/>
          <w:lang w:val="pt-BR"/>
        </w:rPr>
        <w:t>Fonte: Elaborado pelos autores (2026).</w:t>
      </w:r>
    </w:p>
    <w:p w14:paraId="0F9D21CF"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1A26BF45"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5B846EF7"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9EAE234" w14:textId="77777777">
        <w:trPr>
          <w:tblHeader/>
        </w:trPr>
        <w:tc>
          <w:tcPr>
            <w:tcW w:w="850" w:type="dxa"/>
            <w:shd w:val="clear" w:color="auto" w:fill="EDEDED"/>
            <w:tcMar>
              <w:top w:w="70" w:type="dxa"/>
              <w:left w:w="90" w:type="dxa"/>
              <w:bottom w:w="70" w:type="dxa"/>
              <w:right w:w="90" w:type="dxa"/>
            </w:tcMar>
          </w:tcPr>
          <w:p w14:paraId="02A1DCB7"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169D09F0"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2192EB2C"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1C54BD32"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8C0B6A" w14:paraId="07758497" w14:textId="77777777">
        <w:tc>
          <w:tcPr>
            <w:tcW w:w="850" w:type="dxa"/>
            <w:tcMar>
              <w:top w:w="70" w:type="dxa"/>
              <w:left w:w="90" w:type="dxa"/>
              <w:bottom w:w="70" w:type="dxa"/>
              <w:right w:w="90" w:type="dxa"/>
            </w:tcMar>
          </w:tcPr>
          <w:p w14:paraId="42F4EA30" w14:textId="77777777" w:rsidR="00E01C3A" w:rsidRDefault="00CC3326">
            <w:r>
              <w:rPr>
                <w:sz w:val="20"/>
                <w:szCs w:val="20"/>
              </w:rPr>
              <w:t>RNF01</w:t>
            </w:r>
          </w:p>
        </w:tc>
        <w:tc>
          <w:tcPr>
            <w:tcW w:w="3500" w:type="dxa"/>
            <w:tcMar>
              <w:top w:w="70" w:type="dxa"/>
              <w:left w:w="90" w:type="dxa"/>
              <w:bottom w:w="70" w:type="dxa"/>
              <w:right w:w="90" w:type="dxa"/>
            </w:tcMar>
          </w:tcPr>
          <w:p w14:paraId="48C912AC"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4DE2527"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39442CC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8C0B6A" w14:paraId="687FA785" w14:textId="77777777">
        <w:tc>
          <w:tcPr>
            <w:tcW w:w="850" w:type="dxa"/>
            <w:tcMar>
              <w:top w:w="70" w:type="dxa"/>
              <w:left w:w="90" w:type="dxa"/>
              <w:bottom w:w="70" w:type="dxa"/>
              <w:right w:w="90" w:type="dxa"/>
            </w:tcMar>
          </w:tcPr>
          <w:p w14:paraId="426C493B" w14:textId="77777777" w:rsidR="00E01C3A" w:rsidRDefault="00CC3326">
            <w:r>
              <w:rPr>
                <w:sz w:val="20"/>
                <w:szCs w:val="20"/>
              </w:rPr>
              <w:t>RNF02</w:t>
            </w:r>
          </w:p>
        </w:tc>
        <w:tc>
          <w:tcPr>
            <w:tcW w:w="3500" w:type="dxa"/>
            <w:tcMar>
              <w:top w:w="70" w:type="dxa"/>
              <w:left w:w="90" w:type="dxa"/>
              <w:bottom w:w="70" w:type="dxa"/>
              <w:right w:w="90" w:type="dxa"/>
            </w:tcMar>
          </w:tcPr>
          <w:p w14:paraId="4F423500"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9F80F4D"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7C6FCFB1"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8C0B6A" w14:paraId="65458B40" w14:textId="77777777">
        <w:tc>
          <w:tcPr>
            <w:tcW w:w="850" w:type="dxa"/>
            <w:tcMar>
              <w:top w:w="70" w:type="dxa"/>
              <w:left w:w="90" w:type="dxa"/>
              <w:bottom w:w="70" w:type="dxa"/>
              <w:right w:w="90" w:type="dxa"/>
            </w:tcMar>
          </w:tcPr>
          <w:p w14:paraId="044A7AA7" w14:textId="77777777" w:rsidR="00E01C3A" w:rsidRDefault="00CC3326">
            <w:r>
              <w:rPr>
                <w:sz w:val="20"/>
                <w:szCs w:val="20"/>
              </w:rPr>
              <w:t>RNF03</w:t>
            </w:r>
          </w:p>
        </w:tc>
        <w:tc>
          <w:tcPr>
            <w:tcW w:w="3500" w:type="dxa"/>
            <w:tcMar>
              <w:top w:w="70" w:type="dxa"/>
              <w:left w:w="90" w:type="dxa"/>
              <w:bottom w:w="70" w:type="dxa"/>
              <w:right w:w="90" w:type="dxa"/>
            </w:tcMar>
          </w:tcPr>
          <w:p w14:paraId="38500A45"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71A6DC58"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29600FA9"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8C0B6A" w14:paraId="356C2ED3" w14:textId="77777777">
        <w:tc>
          <w:tcPr>
            <w:tcW w:w="850" w:type="dxa"/>
            <w:tcMar>
              <w:top w:w="70" w:type="dxa"/>
              <w:left w:w="90" w:type="dxa"/>
              <w:bottom w:w="70" w:type="dxa"/>
              <w:right w:w="90" w:type="dxa"/>
            </w:tcMar>
          </w:tcPr>
          <w:p w14:paraId="37FC13AE" w14:textId="77777777" w:rsidR="00E01C3A" w:rsidRDefault="00CC3326">
            <w:r>
              <w:rPr>
                <w:sz w:val="20"/>
                <w:szCs w:val="20"/>
              </w:rPr>
              <w:t>RNF04</w:t>
            </w:r>
          </w:p>
        </w:tc>
        <w:tc>
          <w:tcPr>
            <w:tcW w:w="3500" w:type="dxa"/>
            <w:tcMar>
              <w:top w:w="70" w:type="dxa"/>
              <w:left w:w="90" w:type="dxa"/>
              <w:bottom w:w="70" w:type="dxa"/>
              <w:right w:w="90" w:type="dxa"/>
            </w:tcMar>
          </w:tcPr>
          <w:p w14:paraId="5C8BD699"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7BB483FE"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5738B45D" w14:textId="77777777" w:rsidR="00E01C3A" w:rsidRPr="00CE1B46" w:rsidRDefault="00CC3326">
            <w:pPr>
              <w:rPr>
                <w:lang w:val="pt-BR"/>
              </w:rPr>
            </w:pPr>
            <w:r>
              <w:rPr>
                <w:sz w:val="20"/>
                <w:szCs w:val="20"/>
                <w:lang w:val="pt-BR"/>
              </w:rPr>
              <w:t>Reexecução de decisão registrada e comparação com o valor gravado</w:t>
            </w:r>
          </w:p>
        </w:tc>
      </w:tr>
      <w:tr w:rsidR="00E01C3A" w:rsidRPr="008C0B6A" w14:paraId="6D27E0A1" w14:textId="77777777">
        <w:tc>
          <w:tcPr>
            <w:tcW w:w="850" w:type="dxa"/>
            <w:tcMar>
              <w:top w:w="70" w:type="dxa"/>
              <w:left w:w="90" w:type="dxa"/>
              <w:bottom w:w="70" w:type="dxa"/>
              <w:right w:w="90" w:type="dxa"/>
            </w:tcMar>
          </w:tcPr>
          <w:p w14:paraId="124D22BB" w14:textId="77777777" w:rsidR="00E01C3A" w:rsidRDefault="00CC3326">
            <w:r>
              <w:rPr>
                <w:sz w:val="20"/>
                <w:szCs w:val="20"/>
              </w:rPr>
              <w:t>RNF05</w:t>
            </w:r>
          </w:p>
        </w:tc>
        <w:tc>
          <w:tcPr>
            <w:tcW w:w="3500" w:type="dxa"/>
            <w:tcMar>
              <w:top w:w="70" w:type="dxa"/>
              <w:left w:w="90" w:type="dxa"/>
              <w:bottom w:w="70" w:type="dxa"/>
              <w:right w:w="90" w:type="dxa"/>
            </w:tcMar>
          </w:tcPr>
          <w:p w14:paraId="343A1DC0"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349422F8"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320E643A"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8C0B6A" w14:paraId="62D2C1C3" w14:textId="77777777">
        <w:tc>
          <w:tcPr>
            <w:tcW w:w="850" w:type="dxa"/>
            <w:tcMar>
              <w:top w:w="70" w:type="dxa"/>
              <w:left w:w="90" w:type="dxa"/>
              <w:bottom w:w="70" w:type="dxa"/>
              <w:right w:w="90" w:type="dxa"/>
            </w:tcMar>
          </w:tcPr>
          <w:p w14:paraId="2DE17F58" w14:textId="77777777" w:rsidR="00E01C3A" w:rsidRDefault="00CC3326">
            <w:r>
              <w:rPr>
                <w:sz w:val="20"/>
                <w:szCs w:val="20"/>
              </w:rPr>
              <w:t>RNF06</w:t>
            </w:r>
          </w:p>
        </w:tc>
        <w:tc>
          <w:tcPr>
            <w:tcW w:w="3500" w:type="dxa"/>
            <w:tcMar>
              <w:top w:w="70" w:type="dxa"/>
              <w:left w:w="90" w:type="dxa"/>
              <w:bottom w:w="70" w:type="dxa"/>
              <w:right w:w="90" w:type="dxa"/>
            </w:tcMar>
          </w:tcPr>
          <w:p w14:paraId="3EDF1A60"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1003B2B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78EACD4B"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8C0B6A" w14:paraId="0F287715" w14:textId="77777777">
        <w:tc>
          <w:tcPr>
            <w:tcW w:w="850" w:type="dxa"/>
            <w:tcMar>
              <w:top w:w="70" w:type="dxa"/>
              <w:left w:w="90" w:type="dxa"/>
              <w:bottom w:w="70" w:type="dxa"/>
              <w:right w:w="90" w:type="dxa"/>
            </w:tcMar>
          </w:tcPr>
          <w:p w14:paraId="4A603812" w14:textId="77777777" w:rsidR="00E01C3A" w:rsidRDefault="00CC3326">
            <w:r>
              <w:rPr>
                <w:sz w:val="20"/>
                <w:szCs w:val="20"/>
              </w:rPr>
              <w:t>RNF07</w:t>
            </w:r>
          </w:p>
        </w:tc>
        <w:tc>
          <w:tcPr>
            <w:tcW w:w="3500" w:type="dxa"/>
            <w:tcMar>
              <w:top w:w="70" w:type="dxa"/>
              <w:left w:w="90" w:type="dxa"/>
              <w:bottom w:w="70" w:type="dxa"/>
              <w:right w:w="90" w:type="dxa"/>
            </w:tcMar>
          </w:tcPr>
          <w:p w14:paraId="6853E965"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762DC63E"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551B30B5"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8C0B6A" w14:paraId="588861E2" w14:textId="77777777">
        <w:tc>
          <w:tcPr>
            <w:tcW w:w="850" w:type="dxa"/>
            <w:tcMar>
              <w:top w:w="70" w:type="dxa"/>
              <w:left w:w="90" w:type="dxa"/>
              <w:bottom w:w="70" w:type="dxa"/>
              <w:right w:w="90" w:type="dxa"/>
            </w:tcMar>
          </w:tcPr>
          <w:p w14:paraId="1E6D269D" w14:textId="77777777" w:rsidR="00E01C3A" w:rsidRDefault="00CC3326">
            <w:r>
              <w:rPr>
                <w:sz w:val="20"/>
                <w:szCs w:val="20"/>
              </w:rPr>
              <w:t>RNF08</w:t>
            </w:r>
          </w:p>
        </w:tc>
        <w:tc>
          <w:tcPr>
            <w:tcW w:w="3500" w:type="dxa"/>
            <w:tcMar>
              <w:top w:w="70" w:type="dxa"/>
              <w:left w:w="90" w:type="dxa"/>
              <w:bottom w:w="70" w:type="dxa"/>
              <w:right w:w="90" w:type="dxa"/>
            </w:tcMar>
          </w:tcPr>
          <w:p w14:paraId="5C6F2189"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E667011"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2AE61A36"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8C0B6A" w14:paraId="5E3EEF95" w14:textId="77777777">
        <w:tc>
          <w:tcPr>
            <w:tcW w:w="850" w:type="dxa"/>
            <w:tcMar>
              <w:top w:w="70" w:type="dxa"/>
              <w:left w:w="90" w:type="dxa"/>
              <w:bottom w:w="70" w:type="dxa"/>
              <w:right w:w="90" w:type="dxa"/>
            </w:tcMar>
          </w:tcPr>
          <w:p w14:paraId="031FF3E5" w14:textId="77777777" w:rsidR="00E01C3A" w:rsidRDefault="00CC3326">
            <w:r>
              <w:rPr>
                <w:sz w:val="20"/>
                <w:szCs w:val="20"/>
              </w:rPr>
              <w:t>RNF09</w:t>
            </w:r>
          </w:p>
        </w:tc>
        <w:tc>
          <w:tcPr>
            <w:tcW w:w="3500" w:type="dxa"/>
            <w:tcMar>
              <w:top w:w="70" w:type="dxa"/>
              <w:left w:w="90" w:type="dxa"/>
              <w:bottom w:w="70" w:type="dxa"/>
              <w:right w:w="90" w:type="dxa"/>
            </w:tcMar>
          </w:tcPr>
          <w:p w14:paraId="7BDC5508"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4EB700A1"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DA00078"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2F7A07DD" w14:textId="77777777" w:rsidR="00E01C3A" w:rsidRDefault="00CC3326">
      <w:pPr>
        <w:spacing w:before="130" w:after="260"/>
        <w:rPr>
          <w:lang w:val="pt-BR"/>
        </w:rPr>
      </w:pPr>
      <w:r>
        <w:rPr>
          <w:sz w:val="20"/>
          <w:szCs w:val="20"/>
          <w:lang w:val="pt-BR"/>
        </w:rPr>
        <w:t>Fonte: Elaborado pelos autores (2026).</w:t>
      </w:r>
    </w:p>
    <w:p w14:paraId="778C6FDD"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t>que rege a camada de verificação: o benefício da adaptação é condicional, a garantia normativa não é.</w:t>
      </w:r>
    </w:p>
    <w:p w14:paraId="61AC7588"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3025D32D" w14:textId="77777777" w:rsidR="00E01C3A" w:rsidRDefault="00CC3326">
      <w:pPr>
        <w:spacing w:after="120" w:line="360" w:lineRule="auto"/>
        <w:ind w:firstLine="709"/>
        <w:jc w:val="both"/>
        <w:rPr>
          <w:lang w:val="pt-BR"/>
        </w:rPr>
      </w:pPr>
      <w:r>
        <w:rPr>
          <w:lang w:val="pt-BR"/>
        </w:rPr>
        <w:t xml:space="preserve">A Figura 3 apresenta o diagrama de casos de uso, derivado dos requisitos funcionais do Quadro 10. Quatro atores interagem com o sistema: a plataforma de monitoramento, que publica o volume ou a ocorrência de um trecho; o operador municipal, que acompanha as decisões no painel, consulta a estimativa de consumo e altera, por operação sobre dado, a classe e os parâmetros normativos;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pPr>
        <w:keepNext/>
        <w:spacing w:before="130" w:after="60"/>
        <w:jc w:val="center"/>
      </w:pPr>
      <w:r>
        <w:rPr>
          <w:sz w:val="20"/>
          <w:szCs w:val="20"/>
          <w:lang w:val="pt-BR"/>
        </w:rPr>
        <w:t xml:space="preserve">Figura 3 – Diagrama de casos de uso</w:t>
      </w:r>
    </w:p>
    <w:p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CasosUso"/>
                    <a:stretch>
                      <a:fillRect/>
                    </a:stretch>
                  </pic:blipFill>
                  <pic:spPr>
                    <a:xfrm>
                      <a:off x="0" y="0"/>
                      <a:ext cx="5400000" cy="4314315"/>
                    </a:xfrm>
                    <a:prstGeom prst="rect">
                      <a:avLst/>
                    </a:prstGeom>
                  </pic:spPr>
                </pic:pic>
              </a:graphicData>
            </a:graphic>
          </wp:inline>
        </w:drawing>
      </w:r>
    </w:p>
    <w:p>
      <w:pPr>
        <w:spacing w:after="280"/>
        <w:jc w:val="center"/>
      </w:pPr>
      <w:r>
        <w:rPr>
          <w:sz w:val="20"/>
          <w:szCs w:val="20"/>
          <w:lang w:val="pt-BR"/>
        </w:rPr>
        <w:t xml:space="preserve">Fonte: Elaborado pelos autores (2026).</w:t>
      </w:r>
    </w:p>
    <w:p w14:paraId="362326FC"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7D9B6FE1" w14:textId="77777777" w:rsidR="00E01C3A" w:rsidRDefault="00CC3326">
      <w:pPr>
        <w:spacing w:after="120" w:line="360" w:lineRule="auto"/>
        <w:ind w:firstLine="709"/>
        <w:jc w:val="both"/>
        <w:rPr>
          <w:lang w:val="pt-BR"/>
        </w:rPr>
      </w:pPr>
      <w:r>
        <w:rPr>
          <w:lang w:val="pt-BR"/>
        </w:rPr>
        <w:t xml:space="preserve">A </w:t>
      </w:r>
      <w:r>
        <w:rPr>
          <w:lang w:val="pt-BR"/>
        </w:rPr>
        <w:t xml:space="preserve">Figura 4</w:t>
      </w:r>
      <w:r>
        <w:rPr>
          <w:lang w:val="pt-BR"/>
        </w:rPr>
        <w:t xml:space="preserve">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4F1FFEE0" w14:textId="77777777" w:rsidR="00E01C3A" w:rsidRDefault="00CC3326">
      <w:pPr>
        <w:keepNext/>
        <w:spacing w:before="130" w:after="60"/>
        <w:jc w:val="center"/>
        <w:rPr>
          <w:lang w:val="pt-BR"/>
        </w:rPr>
      </w:pPr>
      <w:r>
        <w:rPr>
          <w:sz w:val="20"/>
          <w:szCs w:val="20"/>
          <w:lang w:val="pt-BR"/>
        </w:rPr>
        <w:t xml:space="preserve">Figura 4</w:t>
      </w:r>
      <w:r>
        <w:rPr>
          <w:sz w:val="20"/>
          <w:szCs w:val="20"/>
          <w:lang w:val="pt-BR"/>
        </w:rPr>
        <w:t xml:space="preserve"> – Arquitetura do sistema</w:t>
      </w:r>
    </w:p>
    <w:p w14:paraId="1981C632"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0"/>
                    <a:stretch>
                      <a:fillRect/>
                    </a:stretch>
                  </pic:blipFill>
                  <pic:spPr>
                    <a:xfrm>
                      <a:off x="0" y="0"/>
                      <a:ext cx="4700000" cy="5356574"/>
                    </a:xfrm>
                    <a:prstGeom prst="rect">
                      <a:avLst/>
                    </a:prstGeom>
                  </pic:spPr>
                </pic:pic>
              </a:graphicData>
            </a:graphic>
          </wp:inline>
        </w:drawing>
      </w:r>
    </w:p>
    <w:p w14:paraId="229D3871" w14:textId="77777777" w:rsidR="00E01C3A" w:rsidRDefault="00CC3326">
      <w:pPr>
        <w:spacing w:after="280"/>
        <w:jc w:val="center"/>
        <w:rPr>
          <w:lang w:val="pt-BR"/>
        </w:rPr>
      </w:pPr>
      <w:r>
        <w:rPr>
          <w:sz w:val="20"/>
          <w:szCs w:val="20"/>
          <w:lang w:val="pt-BR"/>
        </w:rPr>
        <w:t>Fonte: Elaborado pelos autores (2026).</w:t>
      </w:r>
    </w:p>
    <w:p w14:paraId="048B1D72"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67F56272"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4BCEACEB"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50DBF768" w14:textId="77777777">
        <w:trPr>
          <w:tblHeader/>
        </w:trPr>
        <w:tc>
          <w:tcPr>
            <w:tcW w:w="1750" w:type="dxa"/>
            <w:shd w:val="clear" w:color="auto" w:fill="EDEDED"/>
            <w:tcMar>
              <w:top w:w="70" w:type="dxa"/>
              <w:left w:w="90" w:type="dxa"/>
              <w:bottom w:w="70" w:type="dxa"/>
              <w:right w:w="90" w:type="dxa"/>
            </w:tcMar>
          </w:tcPr>
          <w:p w14:paraId="52CC96BA"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0DBF31DE"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7AE8D262" w14:textId="77777777" w:rsidR="00E01C3A" w:rsidRDefault="00CC3326">
            <w:proofErr w:type="spellStart"/>
            <w:r>
              <w:rPr>
                <w:b/>
                <w:bCs/>
                <w:sz w:val="20"/>
                <w:szCs w:val="20"/>
              </w:rPr>
              <w:t>Justificativa</w:t>
            </w:r>
            <w:proofErr w:type="spellEnd"/>
          </w:p>
        </w:tc>
      </w:tr>
      <w:tr w:rsidR="00E01C3A" w:rsidRPr="008C0B6A" w14:paraId="455E8646" w14:textId="77777777">
        <w:tc>
          <w:tcPr>
            <w:tcW w:w="1750" w:type="dxa"/>
            <w:tcMar>
              <w:top w:w="70" w:type="dxa"/>
              <w:left w:w="90" w:type="dxa"/>
              <w:bottom w:w="70" w:type="dxa"/>
              <w:right w:w="90" w:type="dxa"/>
            </w:tcMar>
          </w:tcPr>
          <w:p w14:paraId="21AF29B9"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57E068FC"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7287006"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8C0B6A" w14:paraId="6D39A25E" w14:textId="77777777">
        <w:tc>
          <w:tcPr>
            <w:tcW w:w="1750" w:type="dxa"/>
            <w:tcMar>
              <w:top w:w="70" w:type="dxa"/>
              <w:left w:w="90" w:type="dxa"/>
              <w:bottom w:w="70" w:type="dxa"/>
              <w:right w:w="90" w:type="dxa"/>
            </w:tcMar>
          </w:tcPr>
          <w:p w14:paraId="5651FB14" w14:textId="77777777" w:rsidR="00E01C3A" w:rsidRDefault="00CC3326">
            <w:r>
              <w:rPr>
                <w:sz w:val="20"/>
                <w:szCs w:val="20"/>
              </w:rPr>
              <w:t>Back end</w:t>
            </w:r>
          </w:p>
        </w:tc>
        <w:tc>
          <w:tcPr>
            <w:tcW w:w="3100" w:type="dxa"/>
            <w:tcMar>
              <w:top w:w="70" w:type="dxa"/>
              <w:left w:w="90" w:type="dxa"/>
              <w:bottom w:w="70" w:type="dxa"/>
              <w:right w:w="90" w:type="dxa"/>
            </w:tcMar>
          </w:tcPr>
          <w:p w14:paraId="221A0B54"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5C315FEB"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8C0B6A" w14:paraId="7BBD7369" w14:textId="77777777">
        <w:tc>
          <w:tcPr>
            <w:tcW w:w="1750" w:type="dxa"/>
            <w:tcMar>
              <w:top w:w="70" w:type="dxa"/>
              <w:left w:w="90" w:type="dxa"/>
              <w:bottom w:w="70" w:type="dxa"/>
              <w:right w:w="90" w:type="dxa"/>
            </w:tcMar>
          </w:tcPr>
          <w:p w14:paraId="5716F4D8" w14:textId="77777777" w:rsidR="00E01C3A" w:rsidRDefault="00CC3326">
            <w:r>
              <w:rPr>
                <w:sz w:val="20"/>
                <w:szCs w:val="20"/>
              </w:rPr>
              <w:t>Front end</w:t>
            </w:r>
          </w:p>
        </w:tc>
        <w:tc>
          <w:tcPr>
            <w:tcW w:w="3100" w:type="dxa"/>
            <w:tcMar>
              <w:top w:w="70" w:type="dxa"/>
              <w:left w:w="90" w:type="dxa"/>
              <w:bottom w:w="70" w:type="dxa"/>
              <w:right w:w="90" w:type="dxa"/>
            </w:tcMar>
          </w:tcPr>
          <w:p w14:paraId="26BBF6AF"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13F366DA"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8C0B6A" w14:paraId="3CBEF254" w14:textId="77777777">
        <w:tc>
          <w:tcPr>
            <w:tcW w:w="1750" w:type="dxa"/>
            <w:tcMar>
              <w:top w:w="70" w:type="dxa"/>
              <w:left w:w="90" w:type="dxa"/>
              <w:bottom w:w="70" w:type="dxa"/>
              <w:right w:w="90" w:type="dxa"/>
            </w:tcMar>
          </w:tcPr>
          <w:p w14:paraId="2E018885" w14:textId="77777777" w:rsidR="00E01C3A" w:rsidRDefault="00CC3326">
            <w:r>
              <w:rPr>
                <w:sz w:val="20"/>
                <w:szCs w:val="20"/>
              </w:rPr>
              <w:t>Banco de dados</w:t>
            </w:r>
          </w:p>
        </w:tc>
        <w:tc>
          <w:tcPr>
            <w:tcW w:w="3100" w:type="dxa"/>
            <w:tcMar>
              <w:top w:w="70" w:type="dxa"/>
              <w:left w:w="90" w:type="dxa"/>
              <w:bottom w:w="70" w:type="dxa"/>
              <w:right w:w="90" w:type="dxa"/>
            </w:tcMar>
          </w:tcPr>
          <w:p w14:paraId="0BDF1615" w14:textId="77777777" w:rsidR="00E01C3A" w:rsidRPr="00CE1B46" w:rsidRDefault="00CC3326">
            <w:pPr>
              <w:rPr>
                <w:lang w:val="pt-BR"/>
              </w:rPr>
            </w:pPr>
            <w:r>
              <w:rPr>
                <w:sz w:val="20"/>
                <w:szCs w:val="20"/>
                <w:lang w:val="pt-BR"/>
              </w:rPr>
              <w:t xml:space="preserve">Sim. Banco relacional em contêiner, com as entidades do Quadro 16 e o modelo da </w:t>
            </w:r>
            <w:r>
              <w:rPr>
                <w:sz w:val="20"/>
                <w:szCs w:val="20"/>
                <w:lang w:val="pt-BR"/>
              </w:rPr>
              <w:t xml:space="preserve">Figura 10</w:t>
            </w:r>
          </w:p>
        </w:tc>
        <w:tc>
          <w:tcPr>
            <w:tcW w:w="4221" w:type="dxa"/>
            <w:tcMar>
              <w:top w:w="70" w:type="dxa"/>
              <w:left w:w="90" w:type="dxa"/>
              <w:bottom w:w="70" w:type="dxa"/>
              <w:right w:w="90" w:type="dxa"/>
            </w:tcMar>
          </w:tcPr>
          <w:p w14:paraId="085EED36"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4052068D" w14:textId="77777777">
        <w:tc>
          <w:tcPr>
            <w:tcW w:w="1750" w:type="dxa"/>
            <w:tcMar>
              <w:top w:w="70" w:type="dxa"/>
              <w:left w:w="90" w:type="dxa"/>
              <w:bottom w:w="70" w:type="dxa"/>
              <w:right w:w="90" w:type="dxa"/>
            </w:tcMar>
          </w:tcPr>
          <w:p w14:paraId="046365D3"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7445F2F1"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3A85F698"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8C0B6A" w14:paraId="0918B3D9" w14:textId="77777777">
        <w:tc>
          <w:tcPr>
            <w:tcW w:w="1750" w:type="dxa"/>
            <w:tcMar>
              <w:top w:w="70" w:type="dxa"/>
              <w:left w:w="90" w:type="dxa"/>
              <w:bottom w:w="70" w:type="dxa"/>
              <w:right w:w="90" w:type="dxa"/>
            </w:tcMar>
          </w:tcPr>
          <w:p w14:paraId="25D22731"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0A363FB9"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5E37432B"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125198A5" w14:textId="77777777">
        <w:tc>
          <w:tcPr>
            <w:tcW w:w="1750" w:type="dxa"/>
            <w:tcMar>
              <w:top w:w="70" w:type="dxa"/>
              <w:left w:w="90" w:type="dxa"/>
              <w:bottom w:w="70" w:type="dxa"/>
              <w:right w:w="90" w:type="dxa"/>
            </w:tcMar>
          </w:tcPr>
          <w:p w14:paraId="13B83C8A"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1DF73029"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2EFF46F3"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5F59A68A" w14:textId="77777777" w:rsidR="00E01C3A" w:rsidRDefault="00CC3326">
      <w:pPr>
        <w:spacing w:before="130" w:after="260"/>
        <w:rPr>
          <w:lang w:val="pt-BR"/>
        </w:rPr>
      </w:pPr>
      <w:r>
        <w:rPr>
          <w:sz w:val="20"/>
          <w:szCs w:val="20"/>
          <w:lang w:val="pt-BR"/>
        </w:rPr>
        <w:t>Fonte: Elaborado pelos autores (2026).</w:t>
      </w:r>
    </w:p>
    <w:p w14:paraId="0D56E99B"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5A4CA13F"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3CC96203" w14:textId="77777777">
        <w:trPr>
          <w:tblHeader/>
        </w:trPr>
        <w:tc>
          <w:tcPr>
            <w:tcW w:w="2300" w:type="dxa"/>
            <w:shd w:val="clear" w:color="auto" w:fill="EDEDED"/>
            <w:tcMar>
              <w:top w:w="70" w:type="dxa"/>
              <w:left w:w="90" w:type="dxa"/>
              <w:bottom w:w="70" w:type="dxa"/>
              <w:right w:w="90" w:type="dxa"/>
            </w:tcMar>
          </w:tcPr>
          <w:p w14:paraId="48D2C1BB"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585F0696"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508C98A9" w14:textId="77777777" w:rsidR="00E01C3A" w:rsidRDefault="00CC3326">
            <w:proofErr w:type="spellStart"/>
            <w:r>
              <w:rPr>
                <w:b/>
                <w:bCs/>
                <w:sz w:val="20"/>
                <w:szCs w:val="20"/>
              </w:rPr>
              <w:t>Responsabilidade</w:t>
            </w:r>
            <w:proofErr w:type="spellEnd"/>
          </w:p>
        </w:tc>
      </w:tr>
      <w:tr w:rsidR="00E01C3A" w:rsidRPr="008C0B6A" w14:paraId="10F6EBE5" w14:textId="77777777">
        <w:tc>
          <w:tcPr>
            <w:tcW w:w="2300" w:type="dxa"/>
            <w:tcMar>
              <w:top w:w="70" w:type="dxa"/>
              <w:left w:w="90" w:type="dxa"/>
              <w:bottom w:w="70" w:type="dxa"/>
              <w:right w:w="90" w:type="dxa"/>
            </w:tcMar>
          </w:tcPr>
          <w:p w14:paraId="14C1E608"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6DA28BAF"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0FD59D0E"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8C0B6A" w14:paraId="7B032D17" w14:textId="77777777">
        <w:tc>
          <w:tcPr>
            <w:tcW w:w="2300" w:type="dxa"/>
            <w:tcMar>
              <w:top w:w="70" w:type="dxa"/>
              <w:left w:w="90" w:type="dxa"/>
              <w:bottom w:w="70" w:type="dxa"/>
              <w:right w:w="90" w:type="dxa"/>
            </w:tcMar>
          </w:tcPr>
          <w:p w14:paraId="6BC46071"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67B4CE5A"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1E5D43EA"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8C0B6A" w14:paraId="1F58C08A" w14:textId="77777777">
        <w:tc>
          <w:tcPr>
            <w:tcW w:w="2300" w:type="dxa"/>
            <w:tcMar>
              <w:top w:w="70" w:type="dxa"/>
              <w:left w:w="90" w:type="dxa"/>
              <w:bottom w:w="70" w:type="dxa"/>
              <w:right w:w="90" w:type="dxa"/>
            </w:tcMar>
          </w:tcPr>
          <w:p w14:paraId="43E5B754"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5EB6E19D"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28FA248B"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8C0B6A" w14:paraId="54A7600D" w14:textId="77777777">
        <w:tc>
          <w:tcPr>
            <w:tcW w:w="2300" w:type="dxa"/>
            <w:tcMar>
              <w:top w:w="70" w:type="dxa"/>
              <w:left w:w="90" w:type="dxa"/>
              <w:bottom w:w="70" w:type="dxa"/>
              <w:right w:w="90" w:type="dxa"/>
            </w:tcMar>
          </w:tcPr>
          <w:p w14:paraId="2ADF3205"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4F8EB305"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3076B26A"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8C0B6A" w14:paraId="3A06015D" w14:textId="77777777">
        <w:tc>
          <w:tcPr>
            <w:tcW w:w="2300" w:type="dxa"/>
            <w:tcMar>
              <w:top w:w="70" w:type="dxa"/>
              <w:left w:w="90" w:type="dxa"/>
              <w:bottom w:w="70" w:type="dxa"/>
              <w:right w:w="90" w:type="dxa"/>
            </w:tcMar>
          </w:tcPr>
          <w:p w14:paraId="341CC0DE"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4E1FDEF0"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37B8724F"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8C0B6A" w14:paraId="4722D361" w14:textId="77777777">
        <w:tc>
          <w:tcPr>
            <w:tcW w:w="2300" w:type="dxa"/>
            <w:tcMar>
              <w:top w:w="70" w:type="dxa"/>
              <w:left w:w="90" w:type="dxa"/>
              <w:bottom w:w="70" w:type="dxa"/>
              <w:right w:w="90" w:type="dxa"/>
            </w:tcMar>
          </w:tcPr>
          <w:p w14:paraId="136F1D43" w14:textId="77777777" w:rsidR="00E01C3A" w:rsidRDefault="00CC3326">
            <w:r>
              <w:rPr>
                <w:sz w:val="20"/>
                <w:szCs w:val="20"/>
              </w:rPr>
              <w:t>Banco de dados</w:t>
            </w:r>
          </w:p>
        </w:tc>
        <w:tc>
          <w:tcPr>
            <w:tcW w:w="3000" w:type="dxa"/>
            <w:tcMar>
              <w:top w:w="70" w:type="dxa"/>
              <w:left w:w="90" w:type="dxa"/>
              <w:bottom w:w="70" w:type="dxa"/>
              <w:right w:w="90" w:type="dxa"/>
            </w:tcMar>
          </w:tcPr>
          <w:p w14:paraId="28C249F7"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409C4C2B" w14:textId="77777777" w:rsidR="00E01C3A" w:rsidRPr="00CE1B46" w:rsidRDefault="00CC3326">
            <w:pPr>
              <w:rPr>
                <w:lang w:val="pt-BR"/>
              </w:rPr>
            </w:pPr>
            <w:r>
              <w:rPr>
                <w:sz w:val="20"/>
                <w:szCs w:val="20"/>
                <w:lang w:val="pt-BR"/>
              </w:rPr>
              <w:t>Registrar a cadeia completa de cada decisão</w:t>
            </w:r>
          </w:p>
        </w:tc>
      </w:tr>
      <w:tr w:rsidR="00E01C3A" w:rsidRPr="008C0B6A" w14:paraId="08524926" w14:textId="77777777">
        <w:tc>
          <w:tcPr>
            <w:tcW w:w="2300" w:type="dxa"/>
            <w:tcMar>
              <w:top w:w="70" w:type="dxa"/>
              <w:left w:w="90" w:type="dxa"/>
              <w:bottom w:w="70" w:type="dxa"/>
              <w:right w:w="90" w:type="dxa"/>
            </w:tcMar>
          </w:tcPr>
          <w:p w14:paraId="1E140E33"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02718BD4"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590DFA90"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8C0B6A" w14:paraId="53938224" w14:textId="77777777">
        <w:tc>
          <w:tcPr>
            <w:tcW w:w="2300" w:type="dxa"/>
            <w:tcMar>
              <w:top w:w="70" w:type="dxa"/>
              <w:left w:w="90" w:type="dxa"/>
              <w:bottom w:w="70" w:type="dxa"/>
              <w:right w:w="90" w:type="dxa"/>
            </w:tcMar>
          </w:tcPr>
          <w:p w14:paraId="57CCF153"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6C52D1AB"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0428921" w14:textId="77777777" w:rsidR="00E01C3A" w:rsidRPr="00CE1B46" w:rsidRDefault="00CC3326">
            <w:pPr>
              <w:rPr>
                <w:lang w:val="pt-BR"/>
              </w:rPr>
            </w:pPr>
            <w:r>
              <w:rPr>
                <w:sz w:val="20"/>
                <w:szCs w:val="20"/>
                <w:lang w:val="pt-BR"/>
              </w:rPr>
              <w:t>Aplicar o ciclo de trabalho comandado e publicar a iluminância lida</w:t>
            </w:r>
          </w:p>
        </w:tc>
      </w:tr>
    </w:tbl>
    <w:p w14:paraId="5CF48009" w14:textId="77777777" w:rsidR="00E01C3A" w:rsidRDefault="00CC3326">
      <w:pPr>
        <w:spacing w:before="130" w:after="260"/>
        <w:rPr>
          <w:lang w:val="pt-BR"/>
        </w:rPr>
      </w:pPr>
      <w:r>
        <w:rPr>
          <w:sz w:val="20"/>
          <w:szCs w:val="20"/>
          <w:lang w:val="pt-BR"/>
        </w:rPr>
        <w:t>Fonte: Elaborado pelos autores (2026).</w:t>
      </w:r>
    </w:p>
    <w:p w14:paraId="2AE0B4C2"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9834801"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0C6DF375"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71217F9B"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D294EAD"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24BC15F2"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5EA2A93F"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2143C8E7"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407F18CA"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66E6D32C"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40403E5D"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7BA54787"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0EB60CC4"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761A5261" w14:textId="77777777">
        <w:trPr>
          <w:tblHeader/>
        </w:trPr>
        <w:tc>
          <w:tcPr>
            <w:tcW w:w="2600" w:type="dxa"/>
            <w:shd w:val="clear" w:color="auto" w:fill="EDEDED"/>
            <w:tcMar>
              <w:top w:w="70" w:type="dxa"/>
              <w:left w:w="90" w:type="dxa"/>
              <w:bottom w:w="70" w:type="dxa"/>
              <w:right w:w="90" w:type="dxa"/>
            </w:tcMar>
          </w:tcPr>
          <w:p w14:paraId="79148574"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2350B392"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6A05A866" w14:textId="77777777" w:rsidR="00E01C3A" w:rsidRDefault="00CC3326">
            <w:proofErr w:type="spellStart"/>
            <w:r>
              <w:rPr>
                <w:b/>
                <w:bCs/>
                <w:sz w:val="20"/>
                <w:szCs w:val="20"/>
              </w:rPr>
              <w:t>Conteúdo</w:t>
            </w:r>
            <w:proofErr w:type="spellEnd"/>
          </w:p>
        </w:tc>
      </w:tr>
      <w:tr w:rsidR="00E01C3A" w:rsidRPr="008C0B6A" w14:paraId="6D781BE0" w14:textId="77777777">
        <w:tc>
          <w:tcPr>
            <w:tcW w:w="2600" w:type="dxa"/>
            <w:tcMar>
              <w:top w:w="70" w:type="dxa"/>
              <w:left w:w="90" w:type="dxa"/>
              <w:bottom w:w="70" w:type="dxa"/>
              <w:right w:w="90" w:type="dxa"/>
            </w:tcMar>
          </w:tcPr>
          <w:p w14:paraId="6AD740B5"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5EDA4821"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770DF4E0"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t>origem; vigência opcional. Exige chave de acesso; campo fora do contrato ou trecho fora do cadastro recusa o item, e no pacote só ele</w:t>
            </w:r>
          </w:p>
        </w:tc>
      </w:tr>
      <w:tr w:rsidR="00E01C3A" w:rsidRPr="008C0B6A" w14:paraId="464C72DA" w14:textId="77777777">
        <w:tc>
          <w:tcPr>
            <w:tcW w:w="2600" w:type="dxa"/>
            <w:tcMar>
              <w:top w:w="70" w:type="dxa"/>
              <w:left w:w="90" w:type="dxa"/>
              <w:bottom w:w="70" w:type="dxa"/>
              <w:right w:w="90" w:type="dxa"/>
            </w:tcMar>
          </w:tcPr>
          <w:p w14:paraId="33D24CCC" w14:textId="77777777" w:rsidR="00E01C3A" w:rsidRDefault="00CC3326">
            <w:r>
              <w:rPr>
                <w:sz w:val="20"/>
                <w:szCs w:val="20"/>
              </w:rPr>
              <w:t>REST – GET /</w:t>
            </w:r>
            <w:proofErr w:type="spellStart"/>
            <w:r>
              <w:rPr>
                <w:sz w:val="20"/>
                <w:szCs w:val="20"/>
              </w:rPr>
              <w:t>eventos</w:t>
            </w:r>
            <w:proofErr w:type="spellEnd"/>
          </w:p>
        </w:tc>
        <w:tc>
          <w:tcPr>
            <w:tcW w:w="2700" w:type="dxa"/>
            <w:tcMar>
              <w:top w:w="70" w:type="dxa"/>
              <w:left w:w="90" w:type="dxa"/>
              <w:bottom w:w="70" w:type="dxa"/>
              <w:right w:w="90" w:type="dxa"/>
            </w:tcMar>
          </w:tcPr>
          <w:p w14:paraId="25D901A8"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112151D1" w14:textId="77777777" w:rsidR="00E01C3A" w:rsidRPr="00CE1B46" w:rsidRDefault="00CC3326">
            <w:pPr>
              <w:rPr>
                <w:lang w:val="pt-BR"/>
              </w:rPr>
            </w:pPr>
            <w:r>
              <w:rPr>
                <w:sz w:val="20"/>
                <w:szCs w:val="20"/>
                <w:lang w:val="pt-BR"/>
              </w:rPr>
              <w:t>Coleção de publicações, filtrada por carimbo de tempo e por trecho</w:t>
            </w:r>
          </w:p>
        </w:tc>
      </w:tr>
      <w:tr w:rsidR="00E01C3A" w:rsidRPr="008C0B6A" w14:paraId="16ED11F3" w14:textId="77777777">
        <w:tc>
          <w:tcPr>
            <w:tcW w:w="2600" w:type="dxa"/>
            <w:tcMar>
              <w:top w:w="70" w:type="dxa"/>
              <w:left w:w="90" w:type="dxa"/>
              <w:bottom w:w="70" w:type="dxa"/>
              <w:right w:w="90" w:type="dxa"/>
            </w:tcMar>
          </w:tcPr>
          <w:p w14:paraId="7DDEEA4F"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6BCFE616"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21BAD0E8"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8C0B6A" w14:paraId="44A91C44" w14:textId="77777777">
        <w:tc>
          <w:tcPr>
            <w:tcW w:w="2600" w:type="dxa"/>
            <w:tcMar>
              <w:top w:w="70" w:type="dxa"/>
              <w:left w:w="90" w:type="dxa"/>
              <w:bottom w:w="70" w:type="dxa"/>
              <w:right w:w="90" w:type="dxa"/>
            </w:tcMar>
          </w:tcPr>
          <w:p w14:paraId="1FD65D90"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7DD01F52"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344E8DF7"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8C0B6A" w14:paraId="797469F0" w14:textId="77777777">
        <w:tc>
          <w:tcPr>
            <w:tcW w:w="2600" w:type="dxa"/>
            <w:tcMar>
              <w:top w:w="70" w:type="dxa"/>
              <w:left w:w="90" w:type="dxa"/>
              <w:bottom w:w="70" w:type="dxa"/>
              <w:right w:w="90" w:type="dxa"/>
            </w:tcMar>
          </w:tcPr>
          <w:p w14:paraId="26AE26E2"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02167F33"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41A8BDD"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8C0B6A" w14:paraId="6C8E0E05" w14:textId="77777777">
        <w:tc>
          <w:tcPr>
            <w:tcW w:w="2600" w:type="dxa"/>
            <w:tcMar>
              <w:top w:w="70" w:type="dxa"/>
              <w:left w:w="90" w:type="dxa"/>
              <w:bottom w:w="70" w:type="dxa"/>
              <w:right w:w="90" w:type="dxa"/>
            </w:tcMar>
          </w:tcPr>
          <w:p w14:paraId="02110611"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6222609D"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BE147D8"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8C0B6A" w14:paraId="7F1882D9" w14:textId="77777777">
        <w:tc>
          <w:tcPr>
            <w:tcW w:w="2600" w:type="dxa"/>
            <w:tcMar>
              <w:top w:w="70" w:type="dxa"/>
              <w:left w:w="90" w:type="dxa"/>
              <w:bottom w:w="70" w:type="dxa"/>
              <w:right w:w="90" w:type="dxa"/>
            </w:tcMar>
          </w:tcPr>
          <w:p w14:paraId="20BCCCE1"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060C9F58"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2D49B103" w14:textId="77777777" w:rsidR="00847C0D" w:rsidRPr="00430DB3" w:rsidRDefault="00CC3326">
            <w:pPr>
              <w:rPr>
                <w:lang w:val="pt-BR"/>
              </w:rPr>
            </w:pPr>
            <w:r>
              <w:rPr>
                <w:sz w:val="20"/>
                <w:szCs w:val="20"/>
                <w:lang w:val="pt-BR"/>
              </w:rPr>
              <w:t>Alertas de diagnóstico abertos (RF11)</w:t>
            </w:r>
          </w:p>
        </w:tc>
      </w:tr>
      <w:tr w:rsidR="00E01C3A" w:rsidRPr="008C0B6A" w14:paraId="31227222" w14:textId="77777777">
        <w:tc>
          <w:tcPr>
            <w:tcW w:w="2600" w:type="dxa"/>
            <w:tcMar>
              <w:top w:w="70" w:type="dxa"/>
              <w:left w:w="90" w:type="dxa"/>
              <w:bottom w:w="70" w:type="dxa"/>
              <w:right w:w="90" w:type="dxa"/>
            </w:tcMar>
          </w:tcPr>
          <w:p w14:paraId="6A60B8F7"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1BA4B892"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9496E8A"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8C0B6A" w14:paraId="1A8769AF" w14:textId="77777777">
        <w:tc>
          <w:tcPr>
            <w:tcW w:w="2600" w:type="dxa"/>
            <w:tcMar>
              <w:top w:w="70" w:type="dxa"/>
              <w:left w:w="90" w:type="dxa"/>
              <w:bottom w:w="70" w:type="dxa"/>
              <w:right w:w="90" w:type="dxa"/>
            </w:tcMar>
          </w:tcPr>
          <w:p w14:paraId="11815F91"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2B3BEFA8"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3565B96D"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8C0B6A" w14:paraId="584141F7" w14:textId="77777777">
        <w:tc>
          <w:tcPr>
            <w:tcW w:w="2600" w:type="dxa"/>
            <w:tcMar>
              <w:top w:w="70" w:type="dxa"/>
              <w:left w:w="90" w:type="dxa"/>
              <w:bottom w:w="70" w:type="dxa"/>
              <w:right w:w="90" w:type="dxa"/>
            </w:tcMar>
          </w:tcPr>
          <w:p w14:paraId="57EE254E"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661A0D28"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0779FFC"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8C0B6A" w14:paraId="7E4644B5" w14:textId="77777777">
        <w:tc>
          <w:tcPr>
            <w:tcW w:w="2600" w:type="dxa"/>
            <w:tcMar>
              <w:top w:w="70" w:type="dxa"/>
              <w:left w:w="90" w:type="dxa"/>
              <w:bottom w:w="70" w:type="dxa"/>
              <w:right w:w="90" w:type="dxa"/>
            </w:tcMar>
          </w:tcPr>
          <w:p w14:paraId="5A8C7C24"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5A8361FE"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7D534335"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8C0B6A" w14:paraId="662532DC" w14:textId="77777777">
        <w:tc>
          <w:tcPr>
            <w:tcW w:w="2600" w:type="dxa"/>
            <w:tcMar>
              <w:top w:w="70" w:type="dxa"/>
              <w:left w:w="90" w:type="dxa"/>
              <w:bottom w:w="70" w:type="dxa"/>
              <w:right w:w="90" w:type="dxa"/>
            </w:tcMar>
          </w:tcPr>
          <w:p w14:paraId="68C6C8B7"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2D0F0327"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33F8AD82"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8C0B6A" w14:paraId="050D9932" w14:textId="77777777">
        <w:tc>
          <w:tcPr>
            <w:tcW w:w="2600" w:type="dxa"/>
            <w:tcMar>
              <w:top w:w="70" w:type="dxa"/>
              <w:left w:w="90" w:type="dxa"/>
              <w:bottom w:w="70" w:type="dxa"/>
              <w:right w:w="90" w:type="dxa"/>
            </w:tcMar>
          </w:tcPr>
          <w:p w14:paraId="3C1D0B92"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4151BE39"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77FB76E8" w14:textId="77777777" w:rsidR="00847C0D" w:rsidRPr="00430DB3" w:rsidRDefault="00CC3326">
            <w:pPr>
              <w:rPr>
                <w:lang w:val="pt-BR"/>
              </w:rPr>
            </w:pPr>
            <w:r>
              <w:rPr>
                <w:sz w:val="20"/>
                <w:szCs w:val="20"/>
                <w:lang w:val="pt-BR"/>
              </w:rPr>
              <w:t>Presença do nó, com última vontade que indica a desconexão</w:t>
            </w:r>
          </w:p>
        </w:tc>
      </w:tr>
    </w:tbl>
    <w:p w14:paraId="75BAD0D4" w14:textId="77777777" w:rsidR="00E01C3A" w:rsidRDefault="00CC3326">
      <w:pPr>
        <w:spacing w:before="130" w:after="260"/>
        <w:rPr>
          <w:lang w:val="pt-BR"/>
        </w:rPr>
      </w:pPr>
      <w:r>
        <w:rPr>
          <w:sz w:val="20"/>
          <w:szCs w:val="20"/>
          <w:lang w:val="pt-BR"/>
        </w:rPr>
        <w:t>Fonte: Elaborado pelos autores (2026).</w:t>
      </w:r>
    </w:p>
    <w:p w14:paraId="1AEA41AA"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27E5D8EC"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37BF981F"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4C3BB48E" w14:textId="77777777" w:rsidR="002A414D" w:rsidRPr="00430DB3" w:rsidRDefault="009172FF">
      <w:pPr>
        <w:spacing w:after="120" w:line="360" w:lineRule="auto"/>
        <w:ind w:firstLine="709"/>
        <w:jc w:val="both"/>
        <w:rPr>
          <w:lang w:val="pt-BR"/>
        </w:rPr>
      </w:pPr>
      <w:r>
        <w:rPr>
          <w:lang w:val="pt-BR"/>
        </w:rPr>
        <w:t xml:space="preserve">A </w:t>
      </w:r>
      <w:r>
        <w:rPr>
          <w:lang w:val="pt-BR"/>
        </w:rPr>
        <w:t xml:space="preserve">Figura 5</w:t>
      </w:r>
      <w:r>
        <w:rPr>
          <w:lang w:val="pt-BR"/>
        </w:rPr>
        <w:t xml:space="preserve"> apresenta a sequência de mensagens de uma decisão, do recebimento do dado à exibição no painel. Os números da figura correspondem aos passos descritos em seguida.</w:t>
      </w:r>
    </w:p>
    <w:p w14:paraId="298A7684" w14:textId="77777777" w:rsidR="002A414D" w:rsidRPr="00430DB3" w:rsidRDefault="009172FF">
      <w:pPr>
        <w:keepNext/>
        <w:spacing w:before="130" w:after="60"/>
        <w:jc w:val="center"/>
        <w:rPr>
          <w:lang w:val="pt-BR"/>
        </w:rPr>
      </w:pPr>
      <w:r>
        <w:rPr>
          <w:sz w:val="20"/>
          <w:szCs w:val="20"/>
          <w:lang w:val="pt-BR"/>
        </w:rPr>
        <w:t xml:space="preserve">Figura 5</w:t>
      </w:r>
      <w:r>
        <w:rPr>
          <w:sz w:val="20"/>
          <w:szCs w:val="20"/>
          <w:lang w:val="pt-BR"/>
        </w:rPr>
        <w:t xml:space="preserve"> – Sequência de mensagens de uma decisão</w:t>
      </w:r>
    </w:p>
    <w:p w14:paraId="3FF17201"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1"/>
                    <a:stretch>
                      <a:fillRect/>
                    </a:stretch>
                  </pic:blipFill>
                  <pic:spPr>
                    <a:xfrm>
                      <a:off x="0" y="0"/>
                      <a:ext cx="5400000" cy="5349216"/>
                    </a:xfrm>
                    <a:prstGeom prst="rect">
                      <a:avLst/>
                    </a:prstGeom>
                  </pic:spPr>
                </pic:pic>
              </a:graphicData>
            </a:graphic>
          </wp:inline>
        </w:drawing>
      </w:r>
    </w:p>
    <w:p w14:paraId="2CAF7837" w14:textId="77777777" w:rsidR="002A414D" w:rsidRPr="00430DB3" w:rsidRDefault="009172FF">
      <w:pPr>
        <w:spacing w:after="280"/>
        <w:jc w:val="center"/>
        <w:rPr>
          <w:lang w:val="pt-BR"/>
        </w:rPr>
      </w:pPr>
      <w:r>
        <w:rPr>
          <w:sz w:val="20"/>
          <w:szCs w:val="20"/>
          <w:lang w:val="pt-BR"/>
        </w:rPr>
        <w:t>Fonte: Elaborado pelos autores (2026).</w:t>
      </w:r>
    </w:p>
    <w:p w14:paraId="62A3A660"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3B32AD42"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222D8489"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47424127" w14:textId="77777777" w:rsidR="002A414D" w:rsidRPr="00430DB3" w:rsidRDefault="009172FF">
      <w:pPr>
        <w:spacing w:after="120" w:line="360" w:lineRule="auto"/>
        <w:ind w:firstLine="709"/>
        <w:jc w:val="both"/>
        <w:rPr>
          <w:lang w:val="pt-BR"/>
        </w:rPr>
      </w:pPr>
      <w:r>
        <w:rPr>
          <w:lang w:val="pt-BR"/>
        </w:rPr>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53CA56A6"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146B0436"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688D404A"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0DE84B53"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239E6CF8"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0FC73A51"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6914EF31"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63292CBA"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3DA5B410"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18F99126" w14:textId="77777777" w:rsidR="002A414D" w:rsidRPr="00430DB3" w:rsidRDefault="009172FF">
      <w:pPr>
        <w:spacing w:after="120" w:line="360" w:lineRule="auto"/>
        <w:ind w:firstLine="709"/>
        <w:jc w:val="both"/>
        <w:rPr>
          <w:lang w:val="pt-BR"/>
        </w:rPr>
      </w:pPr>
      <w:r>
        <w:rPr>
          <w:lang w:val="pt-BR"/>
        </w:rPr>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39420F49"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6512B01" w14:textId="77777777" w:rsidR="00372878" w:rsidRPr="00430DB3" w:rsidRDefault="00000000">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62EB83C7"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002B4EE6"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187E8CB9" w14:textId="77777777" w:rsidR="00044D5A" w:rsidRPr="008C0B6A" w:rsidRDefault="00000000">
      <w:pPr>
        <w:spacing w:after="120" w:line="360" w:lineRule="auto"/>
        <w:ind w:firstLine="709"/>
        <w:jc w:val="both"/>
        <w:rPr>
          <w:lang w:val="pt-BR"/>
        </w:rPr>
      </w:pPr>
      <w:r>
        <w:rPr>
          <w:lang w:val="pt-BR"/>
        </w:rPr>
        <w:t xml:space="preserve">As </w:t>
      </w:r>
      <w:r>
        <w:rPr>
          <w:lang w:val="pt-BR"/>
        </w:rPr>
        <w:t xml:space="preserve">Figuras 6 e 7</w:t>
      </w:r>
      <w:r>
        <w:rPr>
          <w:lang w:val="pt-BR"/>
        </w:rPr>
        <w:t xml:space="preserve"> mostram o passo (10) no painel de acompanhamento, com dados do ambiente implantado em 10 de outubro de 2026. Na visão de monitoramento (</w:t>
      </w:r>
      <w:r>
        <w:rPr>
          <w:lang w:val="pt-BR"/>
        </w:rPr>
        <w:t xml:space="preserve">Figura 6</w:t>
      </w:r>
      <w:r>
        <w:rPr>
          <w:lang w:val="pt-BR"/>
        </w:rPr>
        <w:t xml:space="preserve">),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w:t>
      </w:r>
      <w:r>
        <w:rPr>
          <w:lang w:val="pt-BR"/>
        </w:rPr>
        <w:t xml:space="preserve">Figura 7</w:t>
      </w:r>
      <w:r>
        <w:rPr>
          <w:lang w:val="pt-BR"/>
        </w:rPr>
        <w:t xml:space="preserve">), cada publicação recebida abre a explicação regra a regra: no exemplo, o volume nulo nos três trechos ativou as regras R5 e R7, e o nível pretendido de 0,625 foi emitido sem correção; como </w:t>
      </w:r>
      <w:r>
        <w:rPr>
          <w:lang w:val="pt-BR"/>
        </w:rPr>
        <w:t>o alvo não mudou em relação à decisão anterior, não houve comando, e por isso a luz entregue aparece sem medição.</w:t>
      </w:r>
    </w:p>
    <w:p w14:paraId="49E94D68" w14:textId="77777777" w:rsidR="00044D5A" w:rsidRPr="008C0B6A" w:rsidRDefault="00000000">
      <w:pPr>
        <w:keepNext/>
        <w:spacing w:before="130" w:after="60"/>
        <w:jc w:val="center"/>
        <w:rPr>
          <w:lang w:val="pt-BR"/>
        </w:rPr>
      </w:pPr>
      <w:r>
        <w:rPr>
          <w:sz w:val="20"/>
          <w:szCs w:val="20"/>
          <w:lang w:val="pt-BR"/>
        </w:rPr>
        <w:t xml:space="preserve">Figura 6</w:t>
      </w:r>
      <w:r>
        <w:rPr>
          <w:sz w:val="20"/>
          <w:szCs w:val="20"/>
          <w:lang w:val="pt-BR"/>
        </w:rPr>
        <w:t xml:space="preserve"> – Painel de acompanhamento: visão de monitoramento</w:t>
      </w:r>
    </w:p>
    <w:p w14:paraId="164B5978"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2"/>
                    <a:stretch>
                      <a:fillRect/>
                    </a:stretch>
                  </pic:blipFill>
                  <pic:spPr>
                    <a:xfrm>
                      <a:off x="0" y="0"/>
                      <a:ext cx="5760000" cy="2536688"/>
                    </a:xfrm>
                    <a:prstGeom prst="rect">
                      <a:avLst/>
                    </a:prstGeom>
                  </pic:spPr>
                </pic:pic>
              </a:graphicData>
            </a:graphic>
          </wp:inline>
        </w:drawing>
      </w:r>
    </w:p>
    <w:p w14:paraId="63B40F9B" w14:textId="77777777" w:rsidR="00044D5A" w:rsidRPr="008C0B6A" w:rsidRDefault="00000000">
      <w:pPr>
        <w:spacing w:after="280"/>
        <w:jc w:val="center"/>
        <w:rPr>
          <w:lang w:val="pt-BR"/>
        </w:rPr>
      </w:pPr>
      <w:r>
        <w:rPr>
          <w:sz w:val="20"/>
          <w:szCs w:val="20"/>
          <w:lang w:val="pt-BR"/>
        </w:rPr>
        <w:t>Fonte: Elaborado pelos autores (2026).</w:t>
      </w:r>
    </w:p>
    <w:p w14:paraId="0DC7A44C" w14:textId="77777777" w:rsidR="00044D5A" w:rsidRPr="008C0B6A" w:rsidRDefault="00000000">
      <w:pPr>
        <w:keepNext/>
        <w:spacing w:before="130" w:after="60"/>
        <w:jc w:val="center"/>
        <w:rPr>
          <w:lang w:val="pt-BR"/>
        </w:rPr>
      </w:pPr>
      <w:r>
        <w:rPr>
          <w:sz w:val="20"/>
          <w:szCs w:val="20"/>
          <w:lang w:val="pt-BR"/>
        </w:rPr>
        <w:t xml:space="preserve">Figura 7</w:t>
      </w:r>
      <w:r>
        <w:rPr>
          <w:sz w:val="20"/>
          <w:szCs w:val="20"/>
          <w:lang w:val="pt-BR"/>
        </w:rPr>
        <w:t xml:space="preserve"> – Painel de acompanhamento: decisão explicada regra a regra</w:t>
      </w:r>
    </w:p>
    <w:p w14:paraId="3EF6BC2B"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3"/>
                    <a:stretch>
                      <a:fillRect/>
                    </a:stretch>
                  </pic:blipFill>
                  <pic:spPr>
                    <a:xfrm>
                      <a:off x="0" y="0"/>
                      <a:ext cx="5760000" cy="2288741"/>
                    </a:xfrm>
                    <a:prstGeom prst="rect">
                      <a:avLst/>
                    </a:prstGeom>
                  </pic:spPr>
                </pic:pic>
              </a:graphicData>
            </a:graphic>
          </wp:inline>
        </w:drawing>
      </w:r>
    </w:p>
    <w:p w14:paraId="1A9D9F2E" w14:textId="77777777" w:rsidR="00044D5A" w:rsidRPr="008C0B6A" w:rsidRDefault="00000000">
      <w:pPr>
        <w:spacing w:after="280"/>
        <w:jc w:val="center"/>
        <w:rPr>
          <w:lang w:val="pt-BR"/>
        </w:rPr>
      </w:pPr>
      <w:r>
        <w:rPr>
          <w:sz w:val="20"/>
          <w:szCs w:val="20"/>
          <w:lang w:val="pt-BR"/>
        </w:rPr>
        <w:t>Fonte: Elaborado pelos autores (2026).</w:t>
      </w:r>
    </w:p>
    <w:p>
      <w:pPr>
        <w:spacing w:after="120" w:line="360" w:lineRule="auto"/>
        <w:ind w:firstLine="709"/>
        <w:jc w:val="both"/>
      </w:pPr>
      <w:r>
        <w:rPr>
          <w:lang w:val="pt-BR"/>
        </w:rPr>
        <w:t xml:space="preserve">As </w:t>
      </w:r>
      <w:r>
        <w:rPr>
          <w:lang w:val="pt-BR"/>
        </w:rPr>
        <w:t xml:space="preserve">Figuras 8 e 9</w:t>
      </w:r>
      <w:r>
        <w:rPr>
          <w:lang w:val="pt-BR"/>
        </w:rPr>
        <w:t xml:space="preserve"> completam a visão de monitoramento. O cartão de consumo (</w:t>
      </w:r>
      <w:r>
        <w:rPr>
          <w:lang w:val="pt-BR"/>
        </w:rPr>
        <w:t xml:space="preserve">Figura 8</w:t>
      </w:r>
      <w:r>
        <w:rPr>
          <w:lang w:val="pt-BR"/>
        </w:rPr>
        <w:t xml:space="preserve">)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w:t>
      </w:r>
      <w:r>
        <w:rPr>
          <w:lang w:val="pt-BR"/>
        </w:rPr>
        <w:t xml:space="preserve">Figura 9</w:t>
      </w:r>
      <w:r>
        <w:rPr>
          <w:lang w:val="pt-BR"/>
        </w:rPr>
        <w:t xml:space="preserve">) lista, para cada decisão, os níveis pretendido e emitido, a correção aplicada e a iluminância da telemetria correspondente, ao lado do diagnóstico do ponto e das publicações recebidas; as linhas sem iluminância são as decisões que mantiveram o alvo e, por isso, não geraram comando.</w:t>
      </w:r>
    </w:p>
    <w:p>
      <w:pPr>
        <w:keepNext/>
        <w:spacing w:before="130" w:after="60"/>
        <w:jc w:val="center"/>
      </w:pPr>
      <w:r>
        <w:rPr>
          <w:sz w:val="20"/>
          <w:szCs w:val="20"/>
          <w:lang w:val="pt-BR"/>
        </w:rPr>
        <w:t xml:space="preserve">Figura 8</w:t>
      </w:r>
      <w:r>
        <w:rPr>
          <w:sz w:val="20"/>
          <w:szCs w:val="20"/>
          <w:lang w:val="pt-BR"/>
        </w:rPr>
        <w:t xml:space="preserve"> – Painel de acompanhamento: consumo estimado</w:t>
      </w:r>
    </w:p>
    <w:p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Captura109"/>
                    <a:stretch>
                      <a:fillRect/>
                    </a:stretch>
                  </pic:blipFill>
                  <pic:spPr>
                    <a:xfrm>
                      <a:off x="0" y="0"/>
                      <a:ext cx="5760000" cy="1873846"/>
                    </a:xfrm>
                    <a:prstGeom prst="rect">
                      <a:avLst/>
                    </a:prstGeom>
                  </pic:spPr>
                </pic:pic>
              </a:graphicData>
            </a:graphic>
          </wp:inline>
        </w:drawing>
      </w:r>
    </w:p>
    <w:p>
      <w:pPr>
        <w:spacing w:after="280"/>
        <w:jc w:val="center"/>
      </w:pPr>
      <w:r>
        <w:rPr>
          <w:sz w:val="20"/>
          <w:szCs w:val="20"/>
          <w:lang w:val="pt-BR"/>
        </w:rPr>
        <w:t xml:space="preserve">Fonte: Elaborado pelos autores (2026).</w:t>
      </w:r>
    </w:p>
    <w:p>
      <w:pPr>
        <w:keepNext/>
        <w:spacing w:before="130" w:after="60"/>
        <w:jc w:val="center"/>
      </w:pPr>
      <w:r>
        <w:rPr>
          <w:sz w:val="20"/>
          <w:szCs w:val="20"/>
          <w:lang w:val="pt-BR"/>
        </w:rPr>
        <w:t xml:space="preserve">Figura 9</w:t>
      </w:r>
      <w:r>
        <w:rPr>
          <w:sz w:val="20"/>
          <w:szCs w:val="20"/>
          <w:lang w:val="pt-BR"/>
        </w:rPr>
        <w:t xml:space="preserve"> – Painel de acompanhamento: registro de decisões, diagnóstico e publicações</w:t>
      </w:r>
    </w:p>
    <w:p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Captura110"/>
                    <a:stretch>
                      <a:fillRect/>
                    </a:stretch>
                  </pic:blipFill>
                  <pic:spPr>
                    <a:xfrm>
                      <a:off x="0" y="0"/>
                      <a:ext cx="5760000" cy="2344615"/>
                    </a:xfrm>
                    <a:prstGeom prst="rect">
                      <a:avLst/>
                    </a:prstGeom>
                  </pic:spPr>
                </pic:pic>
              </a:graphicData>
            </a:graphic>
          </wp:inline>
        </w:drawing>
      </w:r>
    </w:p>
    <w:p>
      <w:pPr>
        <w:spacing w:after="280"/>
        <w:jc w:val="center"/>
      </w:pPr>
      <w:r>
        <w:rPr>
          <w:sz w:val="20"/>
          <w:szCs w:val="20"/>
          <w:lang w:val="pt-BR"/>
        </w:rPr>
        <w:t xml:space="preserve">Fonte: Elaborado pelos autores (2026).</w:t>
      </w:r>
    </w:p>
    <w:p w14:paraId="2BF06E38"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41C13143"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2B8BA5CB"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62590ACF" w14:textId="77777777">
        <w:trPr>
          <w:tblHeader/>
        </w:trPr>
        <w:tc>
          <w:tcPr>
            <w:tcW w:w="850" w:type="dxa"/>
            <w:shd w:val="clear" w:color="auto" w:fill="EDEDED"/>
            <w:tcMar>
              <w:top w:w="70" w:type="dxa"/>
              <w:left w:w="90" w:type="dxa"/>
              <w:bottom w:w="70" w:type="dxa"/>
              <w:right w:w="90" w:type="dxa"/>
            </w:tcMar>
          </w:tcPr>
          <w:p w14:paraId="2764170B"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45D4C09C"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0DEE02AE"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7EE99729"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8C0B6A" w14:paraId="2E355661" w14:textId="77777777">
        <w:tc>
          <w:tcPr>
            <w:tcW w:w="850" w:type="dxa"/>
            <w:tcMar>
              <w:top w:w="70" w:type="dxa"/>
              <w:left w:w="90" w:type="dxa"/>
              <w:bottom w:w="70" w:type="dxa"/>
              <w:right w:w="90" w:type="dxa"/>
            </w:tcMar>
          </w:tcPr>
          <w:p w14:paraId="0D009E6A" w14:textId="77777777" w:rsidR="00847C0D" w:rsidRDefault="00CC3326">
            <w:r>
              <w:rPr>
                <w:sz w:val="20"/>
                <w:szCs w:val="20"/>
              </w:rPr>
              <w:t>CT01</w:t>
            </w:r>
          </w:p>
        </w:tc>
        <w:tc>
          <w:tcPr>
            <w:tcW w:w="3500" w:type="dxa"/>
            <w:tcMar>
              <w:top w:w="70" w:type="dxa"/>
              <w:left w:w="90" w:type="dxa"/>
              <w:bottom w:w="70" w:type="dxa"/>
              <w:right w:w="90" w:type="dxa"/>
            </w:tcMar>
          </w:tcPr>
          <w:p w14:paraId="6BC9FB9B" w14:textId="77777777" w:rsidR="00847C0D" w:rsidRDefault="00CC3326">
            <w:r>
              <w:rPr>
                <w:sz w:val="20"/>
                <w:szCs w:val="20"/>
                <w:lang w:val="pt-BR"/>
              </w:rPr>
              <w:t>RF01, RNF08</w:t>
            </w:r>
          </w:p>
        </w:tc>
        <w:tc>
          <w:tcPr>
            <w:tcW w:w="1750" w:type="dxa"/>
            <w:tcMar>
              <w:top w:w="70" w:type="dxa"/>
              <w:left w:w="90" w:type="dxa"/>
              <w:bottom w:w="70" w:type="dxa"/>
              <w:right w:w="90" w:type="dxa"/>
            </w:tcMar>
          </w:tcPr>
          <w:p w14:paraId="3EC664DE" w14:textId="77777777" w:rsidR="00847C0D" w:rsidRPr="00430DB3" w:rsidRDefault="00CC3326">
            <w:pPr>
              <w:rPr>
                <w:lang w:val="pt-BR"/>
              </w:rPr>
            </w:pPr>
            <w:r w:rsidRPr="00430DB3">
              <w:rPr>
                <w:sz w:val="20"/>
                <w:szCs w:val="20"/>
                <w:lang w:val="pt-BR"/>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C18605A"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8C0B6A" w14:paraId="448F2113" w14:textId="77777777">
        <w:tc>
          <w:tcPr>
            <w:tcW w:w="850" w:type="dxa"/>
            <w:tcMar>
              <w:top w:w="70" w:type="dxa"/>
              <w:left w:w="90" w:type="dxa"/>
              <w:bottom w:w="70" w:type="dxa"/>
              <w:right w:w="90" w:type="dxa"/>
            </w:tcMar>
          </w:tcPr>
          <w:p w14:paraId="4F3FA07A" w14:textId="77777777" w:rsidR="00847C0D" w:rsidRDefault="00CC3326">
            <w:r>
              <w:rPr>
                <w:sz w:val="20"/>
                <w:szCs w:val="20"/>
              </w:rPr>
              <w:t>CT02</w:t>
            </w:r>
          </w:p>
        </w:tc>
        <w:tc>
          <w:tcPr>
            <w:tcW w:w="3500" w:type="dxa"/>
            <w:tcMar>
              <w:top w:w="70" w:type="dxa"/>
              <w:left w:w="90" w:type="dxa"/>
              <w:bottom w:w="70" w:type="dxa"/>
              <w:right w:w="90" w:type="dxa"/>
            </w:tcMar>
          </w:tcPr>
          <w:p w14:paraId="56FC4EF9" w14:textId="77777777" w:rsidR="00847C0D" w:rsidRDefault="00CC3326">
            <w:r>
              <w:rPr>
                <w:sz w:val="20"/>
                <w:szCs w:val="20"/>
                <w:lang w:val="pt-BR"/>
              </w:rPr>
              <w:t>RF02</w:t>
            </w:r>
          </w:p>
        </w:tc>
        <w:tc>
          <w:tcPr>
            <w:tcW w:w="1750" w:type="dxa"/>
            <w:tcMar>
              <w:top w:w="70" w:type="dxa"/>
              <w:left w:w="90" w:type="dxa"/>
              <w:bottom w:w="70" w:type="dxa"/>
              <w:right w:w="90" w:type="dxa"/>
            </w:tcMar>
          </w:tcPr>
          <w:p w14:paraId="286E7A74"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315C7F5F"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8C0B6A" w14:paraId="37D177A4" w14:textId="77777777">
        <w:tc>
          <w:tcPr>
            <w:tcW w:w="850" w:type="dxa"/>
            <w:tcMar>
              <w:top w:w="70" w:type="dxa"/>
              <w:left w:w="90" w:type="dxa"/>
              <w:bottom w:w="70" w:type="dxa"/>
              <w:right w:w="90" w:type="dxa"/>
            </w:tcMar>
          </w:tcPr>
          <w:p w14:paraId="41F4AD45" w14:textId="77777777" w:rsidR="00847C0D" w:rsidRDefault="00CC3326">
            <w:r>
              <w:rPr>
                <w:sz w:val="20"/>
                <w:szCs w:val="20"/>
              </w:rPr>
              <w:t>CT03</w:t>
            </w:r>
          </w:p>
        </w:tc>
        <w:tc>
          <w:tcPr>
            <w:tcW w:w="3500" w:type="dxa"/>
            <w:tcMar>
              <w:top w:w="70" w:type="dxa"/>
              <w:left w:w="90" w:type="dxa"/>
              <w:bottom w:w="70" w:type="dxa"/>
              <w:right w:w="90" w:type="dxa"/>
            </w:tcMar>
          </w:tcPr>
          <w:p w14:paraId="62A801F6" w14:textId="77777777" w:rsidR="00847C0D" w:rsidRDefault="00CC3326">
            <w:r>
              <w:rPr>
                <w:sz w:val="20"/>
                <w:szCs w:val="20"/>
                <w:lang w:val="pt-BR"/>
              </w:rPr>
              <w:t>RF03, RNF05</w:t>
            </w:r>
          </w:p>
        </w:tc>
        <w:tc>
          <w:tcPr>
            <w:tcW w:w="1750" w:type="dxa"/>
            <w:tcMar>
              <w:top w:w="70" w:type="dxa"/>
              <w:left w:w="90" w:type="dxa"/>
              <w:bottom w:w="70" w:type="dxa"/>
              <w:right w:w="90" w:type="dxa"/>
            </w:tcMar>
          </w:tcPr>
          <w:p w14:paraId="626028A9"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1E04C39F"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8C0B6A" w14:paraId="354598C3" w14:textId="77777777">
        <w:tc>
          <w:tcPr>
            <w:tcW w:w="850" w:type="dxa"/>
            <w:tcMar>
              <w:top w:w="70" w:type="dxa"/>
              <w:left w:w="90" w:type="dxa"/>
              <w:bottom w:w="70" w:type="dxa"/>
              <w:right w:w="90" w:type="dxa"/>
            </w:tcMar>
          </w:tcPr>
          <w:p w14:paraId="79E78FFD" w14:textId="77777777" w:rsidR="00847C0D" w:rsidRDefault="00CC3326">
            <w:r>
              <w:rPr>
                <w:sz w:val="20"/>
                <w:szCs w:val="20"/>
              </w:rPr>
              <w:t>CT04</w:t>
            </w:r>
          </w:p>
        </w:tc>
        <w:tc>
          <w:tcPr>
            <w:tcW w:w="3500" w:type="dxa"/>
            <w:tcMar>
              <w:top w:w="70" w:type="dxa"/>
              <w:left w:w="90" w:type="dxa"/>
              <w:bottom w:w="70" w:type="dxa"/>
              <w:right w:w="90" w:type="dxa"/>
            </w:tcMar>
          </w:tcPr>
          <w:p w14:paraId="438BCCB4" w14:textId="77777777" w:rsidR="00847C0D" w:rsidRDefault="00CC3326">
            <w:r>
              <w:rPr>
                <w:sz w:val="20"/>
                <w:szCs w:val="20"/>
                <w:lang w:val="pt-BR"/>
              </w:rPr>
              <w:t>RF03</w:t>
            </w:r>
          </w:p>
        </w:tc>
        <w:tc>
          <w:tcPr>
            <w:tcW w:w="1750" w:type="dxa"/>
            <w:tcMar>
              <w:top w:w="70" w:type="dxa"/>
              <w:left w:w="90" w:type="dxa"/>
              <w:bottom w:w="70" w:type="dxa"/>
              <w:right w:w="90" w:type="dxa"/>
            </w:tcMar>
          </w:tcPr>
          <w:p w14:paraId="6538EF87"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449FB96"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8C0B6A" w14:paraId="762DB5EF" w14:textId="77777777">
        <w:tc>
          <w:tcPr>
            <w:tcW w:w="850" w:type="dxa"/>
            <w:tcMar>
              <w:top w:w="70" w:type="dxa"/>
              <w:left w:w="90" w:type="dxa"/>
              <w:bottom w:w="70" w:type="dxa"/>
              <w:right w:w="90" w:type="dxa"/>
            </w:tcMar>
          </w:tcPr>
          <w:p w14:paraId="4A024090" w14:textId="77777777" w:rsidR="00847C0D" w:rsidRDefault="00CC3326">
            <w:r>
              <w:rPr>
                <w:sz w:val="20"/>
                <w:szCs w:val="20"/>
              </w:rPr>
              <w:t>CT05</w:t>
            </w:r>
          </w:p>
        </w:tc>
        <w:tc>
          <w:tcPr>
            <w:tcW w:w="3500" w:type="dxa"/>
            <w:tcMar>
              <w:top w:w="70" w:type="dxa"/>
              <w:left w:w="90" w:type="dxa"/>
              <w:bottom w:w="70" w:type="dxa"/>
              <w:right w:w="90" w:type="dxa"/>
            </w:tcMar>
          </w:tcPr>
          <w:p w14:paraId="5373B85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973CE41"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0ABC55A1"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8C0B6A" w14:paraId="3DF197A9" w14:textId="77777777">
        <w:tc>
          <w:tcPr>
            <w:tcW w:w="850" w:type="dxa"/>
            <w:tcMar>
              <w:top w:w="70" w:type="dxa"/>
              <w:left w:w="90" w:type="dxa"/>
              <w:bottom w:w="70" w:type="dxa"/>
              <w:right w:w="90" w:type="dxa"/>
            </w:tcMar>
          </w:tcPr>
          <w:p w14:paraId="52A997B8" w14:textId="77777777" w:rsidR="00847C0D" w:rsidRDefault="00CC3326">
            <w:r>
              <w:rPr>
                <w:sz w:val="20"/>
                <w:szCs w:val="20"/>
              </w:rPr>
              <w:t>CT06</w:t>
            </w:r>
          </w:p>
        </w:tc>
        <w:tc>
          <w:tcPr>
            <w:tcW w:w="3500" w:type="dxa"/>
            <w:tcMar>
              <w:top w:w="70" w:type="dxa"/>
              <w:left w:w="90" w:type="dxa"/>
              <w:bottom w:w="70" w:type="dxa"/>
              <w:right w:w="90" w:type="dxa"/>
            </w:tcMar>
          </w:tcPr>
          <w:p w14:paraId="4F2E5E76" w14:textId="77777777" w:rsidR="00847C0D" w:rsidRDefault="00CC3326">
            <w:r>
              <w:rPr>
                <w:sz w:val="20"/>
                <w:szCs w:val="20"/>
                <w:lang w:val="pt-BR"/>
              </w:rPr>
              <w:t>RNF02</w:t>
            </w:r>
          </w:p>
        </w:tc>
        <w:tc>
          <w:tcPr>
            <w:tcW w:w="1750" w:type="dxa"/>
            <w:tcMar>
              <w:top w:w="70" w:type="dxa"/>
              <w:left w:w="90" w:type="dxa"/>
              <w:bottom w:w="70" w:type="dxa"/>
              <w:right w:w="90" w:type="dxa"/>
            </w:tcMar>
          </w:tcPr>
          <w:p w14:paraId="40EAAEEE"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0645C70B" w14:textId="77777777" w:rsidR="00847C0D" w:rsidRPr="00430DB3" w:rsidRDefault="00CC3326">
            <w:pPr>
              <w:rPr>
                <w:lang w:val="pt-BR"/>
              </w:rPr>
            </w:pPr>
            <w:r>
              <w:rPr>
                <w:sz w:val="20"/>
                <w:szCs w:val="20"/>
                <w:lang w:val="pt-BR"/>
              </w:rPr>
              <w:t>Descida até o piso em no mínimo cinco minutos</w:t>
            </w:r>
          </w:p>
        </w:tc>
      </w:tr>
      <w:tr w:rsidR="00E01C3A" w:rsidRPr="008C0B6A" w14:paraId="2E5637CE" w14:textId="77777777">
        <w:tc>
          <w:tcPr>
            <w:tcW w:w="850" w:type="dxa"/>
            <w:tcMar>
              <w:top w:w="70" w:type="dxa"/>
              <w:left w:w="90" w:type="dxa"/>
              <w:bottom w:w="70" w:type="dxa"/>
              <w:right w:w="90" w:type="dxa"/>
            </w:tcMar>
          </w:tcPr>
          <w:p w14:paraId="7853FDBE" w14:textId="77777777" w:rsidR="00847C0D" w:rsidRDefault="00CC3326">
            <w:r>
              <w:rPr>
                <w:sz w:val="20"/>
                <w:szCs w:val="20"/>
              </w:rPr>
              <w:t>CT07</w:t>
            </w:r>
          </w:p>
        </w:tc>
        <w:tc>
          <w:tcPr>
            <w:tcW w:w="3500" w:type="dxa"/>
            <w:tcMar>
              <w:top w:w="70" w:type="dxa"/>
              <w:left w:w="90" w:type="dxa"/>
              <w:bottom w:w="70" w:type="dxa"/>
              <w:right w:w="90" w:type="dxa"/>
            </w:tcMar>
          </w:tcPr>
          <w:p w14:paraId="493A4993"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256770"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21FE2821"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8C0B6A" w14:paraId="31898143" w14:textId="77777777">
        <w:tc>
          <w:tcPr>
            <w:tcW w:w="850" w:type="dxa"/>
            <w:tcMar>
              <w:top w:w="70" w:type="dxa"/>
              <w:left w:w="90" w:type="dxa"/>
              <w:bottom w:w="70" w:type="dxa"/>
              <w:right w:w="90" w:type="dxa"/>
            </w:tcMar>
          </w:tcPr>
          <w:p w14:paraId="3CA7AE0E" w14:textId="77777777" w:rsidR="00847C0D" w:rsidRDefault="00CC3326">
            <w:r>
              <w:rPr>
                <w:sz w:val="20"/>
                <w:szCs w:val="20"/>
              </w:rPr>
              <w:t>CT08</w:t>
            </w:r>
          </w:p>
        </w:tc>
        <w:tc>
          <w:tcPr>
            <w:tcW w:w="3500" w:type="dxa"/>
            <w:tcMar>
              <w:top w:w="70" w:type="dxa"/>
              <w:left w:w="90" w:type="dxa"/>
              <w:bottom w:w="70" w:type="dxa"/>
              <w:right w:w="90" w:type="dxa"/>
            </w:tcMar>
          </w:tcPr>
          <w:p w14:paraId="07CD2F39" w14:textId="77777777" w:rsidR="00847C0D" w:rsidRDefault="00CC3326">
            <w:r>
              <w:rPr>
                <w:sz w:val="20"/>
                <w:szCs w:val="20"/>
                <w:lang w:val="pt-BR"/>
              </w:rPr>
              <w:t>RF07, RNF04</w:t>
            </w:r>
          </w:p>
        </w:tc>
        <w:tc>
          <w:tcPr>
            <w:tcW w:w="1750" w:type="dxa"/>
            <w:tcMar>
              <w:top w:w="70" w:type="dxa"/>
              <w:left w:w="90" w:type="dxa"/>
              <w:bottom w:w="70" w:type="dxa"/>
              <w:right w:w="90" w:type="dxa"/>
            </w:tcMar>
          </w:tcPr>
          <w:p w14:paraId="659952E7"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460E66C6"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8C0B6A" w14:paraId="5FEC58CA" w14:textId="77777777">
        <w:tc>
          <w:tcPr>
            <w:tcW w:w="850" w:type="dxa"/>
            <w:tcMar>
              <w:top w:w="70" w:type="dxa"/>
              <w:left w:w="90" w:type="dxa"/>
              <w:bottom w:w="70" w:type="dxa"/>
              <w:right w:w="90" w:type="dxa"/>
            </w:tcMar>
          </w:tcPr>
          <w:p w14:paraId="0330BE30" w14:textId="77777777" w:rsidR="00847C0D" w:rsidRDefault="00CC3326">
            <w:r>
              <w:rPr>
                <w:sz w:val="20"/>
                <w:szCs w:val="20"/>
              </w:rPr>
              <w:t>CT09</w:t>
            </w:r>
          </w:p>
        </w:tc>
        <w:tc>
          <w:tcPr>
            <w:tcW w:w="3500" w:type="dxa"/>
            <w:tcMar>
              <w:top w:w="70" w:type="dxa"/>
              <w:left w:w="90" w:type="dxa"/>
              <w:bottom w:w="70" w:type="dxa"/>
              <w:right w:w="90" w:type="dxa"/>
            </w:tcMar>
          </w:tcPr>
          <w:p w14:paraId="7FFCD88D" w14:textId="77777777" w:rsidR="00847C0D" w:rsidRDefault="00CC3326">
            <w:r>
              <w:rPr>
                <w:sz w:val="20"/>
                <w:szCs w:val="20"/>
                <w:lang w:val="pt-BR"/>
              </w:rPr>
              <w:t>RF07</w:t>
            </w:r>
          </w:p>
        </w:tc>
        <w:tc>
          <w:tcPr>
            <w:tcW w:w="1750" w:type="dxa"/>
            <w:tcMar>
              <w:top w:w="70" w:type="dxa"/>
              <w:left w:w="90" w:type="dxa"/>
              <w:bottom w:w="70" w:type="dxa"/>
              <w:right w:w="90" w:type="dxa"/>
            </w:tcMar>
          </w:tcPr>
          <w:p w14:paraId="220CA45E"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5A0A8064" w14:textId="77777777" w:rsidR="00847C0D" w:rsidRPr="00430DB3" w:rsidRDefault="00CC3326">
            <w:pPr>
              <w:rPr>
                <w:lang w:val="pt-BR"/>
              </w:rPr>
            </w:pPr>
            <w:r>
              <w:rPr>
                <w:sz w:val="20"/>
                <w:szCs w:val="20"/>
                <w:lang w:val="pt-BR"/>
              </w:rPr>
              <w:t>Uma única telemetria por decisão; mensagem malformada descartada</w:t>
            </w:r>
          </w:p>
        </w:tc>
      </w:tr>
      <w:tr w:rsidR="00E01C3A" w:rsidRPr="008C0B6A" w14:paraId="1CA4748B" w14:textId="77777777">
        <w:tc>
          <w:tcPr>
            <w:tcW w:w="850" w:type="dxa"/>
            <w:tcMar>
              <w:top w:w="70" w:type="dxa"/>
              <w:left w:w="90" w:type="dxa"/>
              <w:bottom w:w="70" w:type="dxa"/>
              <w:right w:w="90" w:type="dxa"/>
            </w:tcMar>
          </w:tcPr>
          <w:p w14:paraId="09171CC5" w14:textId="77777777" w:rsidR="00847C0D" w:rsidRDefault="00CC3326">
            <w:r>
              <w:rPr>
                <w:sz w:val="20"/>
                <w:szCs w:val="20"/>
              </w:rPr>
              <w:t>CT10</w:t>
            </w:r>
          </w:p>
        </w:tc>
        <w:tc>
          <w:tcPr>
            <w:tcW w:w="3500" w:type="dxa"/>
            <w:tcMar>
              <w:top w:w="70" w:type="dxa"/>
              <w:left w:w="90" w:type="dxa"/>
              <w:bottom w:w="70" w:type="dxa"/>
              <w:right w:w="90" w:type="dxa"/>
            </w:tcMar>
          </w:tcPr>
          <w:p w14:paraId="56B76DCF" w14:textId="77777777" w:rsidR="00847C0D" w:rsidRDefault="00CC3326">
            <w:r>
              <w:rPr>
                <w:sz w:val="20"/>
                <w:szCs w:val="20"/>
                <w:lang w:val="pt-BR"/>
              </w:rPr>
              <w:t>RF09</w:t>
            </w:r>
          </w:p>
        </w:tc>
        <w:tc>
          <w:tcPr>
            <w:tcW w:w="1750" w:type="dxa"/>
            <w:tcMar>
              <w:top w:w="70" w:type="dxa"/>
              <w:left w:w="90" w:type="dxa"/>
              <w:bottom w:w="70" w:type="dxa"/>
              <w:right w:w="90" w:type="dxa"/>
            </w:tcMar>
          </w:tcPr>
          <w:p w14:paraId="55FC7989"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51CF66B8"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8C0B6A" w14:paraId="3B310894" w14:textId="77777777">
        <w:tc>
          <w:tcPr>
            <w:tcW w:w="850" w:type="dxa"/>
            <w:tcMar>
              <w:top w:w="70" w:type="dxa"/>
              <w:left w:w="90" w:type="dxa"/>
              <w:bottom w:w="70" w:type="dxa"/>
              <w:right w:w="90" w:type="dxa"/>
            </w:tcMar>
          </w:tcPr>
          <w:p w14:paraId="6C17A7D9" w14:textId="77777777" w:rsidR="00847C0D" w:rsidRDefault="00CC3326">
            <w:r>
              <w:rPr>
                <w:sz w:val="20"/>
                <w:szCs w:val="20"/>
              </w:rPr>
              <w:t>CT11</w:t>
            </w:r>
          </w:p>
        </w:tc>
        <w:tc>
          <w:tcPr>
            <w:tcW w:w="3500" w:type="dxa"/>
            <w:tcMar>
              <w:top w:w="70" w:type="dxa"/>
              <w:left w:w="90" w:type="dxa"/>
              <w:bottom w:w="70" w:type="dxa"/>
              <w:right w:w="90" w:type="dxa"/>
            </w:tcMar>
          </w:tcPr>
          <w:p w14:paraId="628F283D" w14:textId="77777777" w:rsidR="00847C0D" w:rsidRDefault="00CC3326">
            <w:r>
              <w:rPr>
                <w:sz w:val="20"/>
                <w:szCs w:val="20"/>
                <w:lang w:val="pt-BR"/>
              </w:rPr>
              <w:t>RF10</w:t>
            </w:r>
          </w:p>
        </w:tc>
        <w:tc>
          <w:tcPr>
            <w:tcW w:w="1750" w:type="dxa"/>
            <w:tcMar>
              <w:top w:w="70" w:type="dxa"/>
              <w:left w:w="90" w:type="dxa"/>
              <w:bottom w:w="70" w:type="dxa"/>
              <w:right w:w="90" w:type="dxa"/>
            </w:tcMar>
          </w:tcPr>
          <w:p w14:paraId="2907A878"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25D6C42F" w14:textId="77777777" w:rsidR="00847C0D" w:rsidRPr="00430DB3" w:rsidRDefault="00CC3326">
            <w:pPr>
              <w:rPr>
                <w:lang w:val="pt-BR"/>
              </w:rPr>
            </w:pPr>
            <w:r>
              <w:rPr>
                <w:sz w:val="20"/>
                <w:szCs w:val="20"/>
                <w:lang w:val="pt-BR"/>
              </w:rPr>
              <w:t>Cada execução enxerga só os próprios eventos; resultados idênticos</w:t>
            </w:r>
          </w:p>
        </w:tc>
      </w:tr>
      <w:tr w:rsidR="00E01C3A" w:rsidRPr="008C0B6A" w14:paraId="6A12E408" w14:textId="77777777">
        <w:tc>
          <w:tcPr>
            <w:tcW w:w="850" w:type="dxa"/>
            <w:tcMar>
              <w:top w:w="70" w:type="dxa"/>
              <w:left w:w="90" w:type="dxa"/>
              <w:bottom w:w="70" w:type="dxa"/>
              <w:right w:w="90" w:type="dxa"/>
            </w:tcMar>
          </w:tcPr>
          <w:p w14:paraId="6322F6DF" w14:textId="77777777" w:rsidR="00847C0D" w:rsidRDefault="00CC3326">
            <w:r>
              <w:rPr>
                <w:sz w:val="20"/>
                <w:szCs w:val="20"/>
              </w:rPr>
              <w:t>CT12</w:t>
            </w:r>
          </w:p>
        </w:tc>
        <w:tc>
          <w:tcPr>
            <w:tcW w:w="3500" w:type="dxa"/>
            <w:tcMar>
              <w:top w:w="70" w:type="dxa"/>
              <w:left w:w="90" w:type="dxa"/>
              <w:bottom w:w="70" w:type="dxa"/>
              <w:right w:w="90" w:type="dxa"/>
            </w:tcMar>
          </w:tcPr>
          <w:p w14:paraId="4F65B26F" w14:textId="77777777" w:rsidR="00847C0D" w:rsidRDefault="00CC3326">
            <w:r>
              <w:rPr>
                <w:sz w:val="20"/>
                <w:szCs w:val="20"/>
                <w:lang w:val="pt-BR"/>
              </w:rPr>
              <w:t>RF11</w:t>
            </w:r>
          </w:p>
        </w:tc>
        <w:tc>
          <w:tcPr>
            <w:tcW w:w="1750" w:type="dxa"/>
            <w:tcMar>
              <w:top w:w="70" w:type="dxa"/>
              <w:left w:w="90" w:type="dxa"/>
              <w:bottom w:w="70" w:type="dxa"/>
              <w:right w:w="90" w:type="dxa"/>
            </w:tcMar>
          </w:tcPr>
          <w:p w14:paraId="0B7B3BF9"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11B8654D"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8C0B6A" w14:paraId="4A2FA941" w14:textId="77777777">
        <w:tc>
          <w:tcPr>
            <w:tcW w:w="850" w:type="dxa"/>
            <w:tcMar>
              <w:top w:w="70" w:type="dxa"/>
              <w:left w:w="90" w:type="dxa"/>
              <w:bottom w:w="70" w:type="dxa"/>
              <w:right w:w="90" w:type="dxa"/>
            </w:tcMar>
          </w:tcPr>
          <w:p w14:paraId="71C2F56C" w14:textId="77777777" w:rsidR="00847C0D" w:rsidRDefault="00CC3326">
            <w:r>
              <w:rPr>
                <w:sz w:val="20"/>
                <w:szCs w:val="20"/>
              </w:rPr>
              <w:t>CT13</w:t>
            </w:r>
          </w:p>
        </w:tc>
        <w:tc>
          <w:tcPr>
            <w:tcW w:w="3500" w:type="dxa"/>
            <w:tcMar>
              <w:top w:w="70" w:type="dxa"/>
              <w:left w:w="90" w:type="dxa"/>
              <w:bottom w:w="70" w:type="dxa"/>
              <w:right w:w="90" w:type="dxa"/>
            </w:tcMar>
          </w:tcPr>
          <w:p w14:paraId="5F4E2D5D" w14:textId="77777777" w:rsidR="00847C0D" w:rsidRDefault="00CC3326">
            <w:r>
              <w:rPr>
                <w:sz w:val="20"/>
                <w:szCs w:val="20"/>
                <w:lang w:val="pt-BR"/>
              </w:rPr>
              <w:t>RF12</w:t>
            </w:r>
          </w:p>
        </w:tc>
        <w:tc>
          <w:tcPr>
            <w:tcW w:w="1750" w:type="dxa"/>
            <w:tcMar>
              <w:top w:w="70" w:type="dxa"/>
              <w:left w:w="90" w:type="dxa"/>
              <w:bottom w:w="70" w:type="dxa"/>
              <w:right w:w="90" w:type="dxa"/>
            </w:tcMar>
          </w:tcPr>
          <w:p w14:paraId="552F2FD0"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0E4A0F0A" w14:textId="77777777" w:rsidR="00847C0D" w:rsidRPr="00430DB3" w:rsidRDefault="00CC3326">
            <w:pPr>
              <w:rPr>
                <w:lang w:val="pt-BR"/>
              </w:rPr>
            </w:pPr>
            <w:r>
              <w:rPr>
                <w:sz w:val="20"/>
                <w:szCs w:val="20"/>
                <w:lang w:val="pt-BR"/>
              </w:rPr>
              <w:t>2,50 Wh a 40 W; razão entre regimes independente da potência</w:t>
            </w:r>
          </w:p>
        </w:tc>
      </w:tr>
      <w:tr w:rsidR="00E01C3A" w:rsidRPr="008C0B6A" w14:paraId="6D4446FF" w14:textId="77777777">
        <w:tc>
          <w:tcPr>
            <w:tcW w:w="850" w:type="dxa"/>
            <w:tcMar>
              <w:top w:w="70" w:type="dxa"/>
              <w:left w:w="90" w:type="dxa"/>
              <w:bottom w:w="70" w:type="dxa"/>
              <w:right w:w="90" w:type="dxa"/>
            </w:tcMar>
          </w:tcPr>
          <w:p w14:paraId="217D0C6A" w14:textId="77777777" w:rsidR="00847C0D" w:rsidRDefault="00CC3326">
            <w:r>
              <w:rPr>
                <w:sz w:val="20"/>
                <w:szCs w:val="20"/>
              </w:rPr>
              <w:t>CT14</w:t>
            </w:r>
          </w:p>
        </w:tc>
        <w:tc>
          <w:tcPr>
            <w:tcW w:w="3500" w:type="dxa"/>
            <w:tcMar>
              <w:top w:w="70" w:type="dxa"/>
              <w:left w:w="90" w:type="dxa"/>
              <w:bottom w:w="70" w:type="dxa"/>
              <w:right w:w="90" w:type="dxa"/>
            </w:tcMar>
          </w:tcPr>
          <w:p w14:paraId="55520444" w14:textId="77777777" w:rsidR="00847C0D" w:rsidRDefault="00CC3326">
            <w:r>
              <w:rPr>
                <w:sz w:val="20"/>
                <w:szCs w:val="20"/>
                <w:lang w:val="pt-BR"/>
              </w:rPr>
              <w:t>RF08</w:t>
            </w:r>
          </w:p>
        </w:tc>
        <w:tc>
          <w:tcPr>
            <w:tcW w:w="1750" w:type="dxa"/>
            <w:tcMar>
              <w:top w:w="70" w:type="dxa"/>
              <w:left w:w="90" w:type="dxa"/>
              <w:bottom w:w="70" w:type="dxa"/>
              <w:right w:w="90" w:type="dxa"/>
            </w:tcMar>
          </w:tcPr>
          <w:p w14:paraId="467A82AA"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4F3850E"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8C0B6A" w14:paraId="097D349F" w14:textId="77777777">
        <w:tc>
          <w:tcPr>
            <w:tcW w:w="850" w:type="dxa"/>
            <w:tcMar>
              <w:top w:w="70" w:type="dxa"/>
              <w:left w:w="90" w:type="dxa"/>
              <w:bottom w:w="70" w:type="dxa"/>
              <w:right w:w="90" w:type="dxa"/>
            </w:tcMar>
          </w:tcPr>
          <w:p w14:paraId="6F648777" w14:textId="77777777" w:rsidR="00847C0D" w:rsidRDefault="00CC3326">
            <w:r>
              <w:rPr>
                <w:sz w:val="20"/>
                <w:szCs w:val="20"/>
              </w:rPr>
              <w:t>CT15</w:t>
            </w:r>
          </w:p>
        </w:tc>
        <w:tc>
          <w:tcPr>
            <w:tcW w:w="3500" w:type="dxa"/>
            <w:tcMar>
              <w:top w:w="70" w:type="dxa"/>
              <w:left w:w="90" w:type="dxa"/>
              <w:bottom w:w="70" w:type="dxa"/>
              <w:right w:w="90" w:type="dxa"/>
            </w:tcMar>
          </w:tcPr>
          <w:p w14:paraId="7EADD08B" w14:textId="77777777" w:rsidR="00847C0D" w:rsidRDefault="00CC3326">
            <w:r>
              <w:rPr>
                <w:sz w:val="20"/>
                <w:szCs w:val="20"/>
                <w:lang w:val="pt-BR"/>
              </w:rPr>
              <w:t>RF05, RF06</w:t>
            </w:r>
          </w:p>
        </w:tc>
        <w:tc>
          <w:tcPr>
            <w:tcW w:w="1750" w:type="dxa"/>
            <w:tcMar>
              <w:top w:w="70" w:type="dxa"/>
              <w:left w:w="90" w:type="dxa"/>
              <w:bottom w:w="70" w:type="dxa"/>
              <w:right w:w="90" w:type="dxa"/>
            </w:tcMar>
          </w:tcPr>
          <w:p w14:paraId="6D266F7C"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768FE626"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8C0B6A" w14:paraId="2E96CC73" w14:textId="77777777">
        <w:tc>
          <w:tcPr>
            <w:tcW w:w="850" w:type="dxa"/>
            <w:tcMar>
              <w:top w:w="70" w:type="dxa"/>
              <w:left w:w="90" w:type="dxa"/>
              <w:bottom w:w="70" w:type="dxa"/>
              <w:right w:w="90" w:type="dxa"/>
            </w:tcMar>
          </w:tcPr>
          <w:p w14:paraId="23587222" w14:textId="77777777" w:rsidR="00847C0D" w:rsidRDefault="00CC3326">
            <w:r>
              <w:rPr>
                <w:sz w:val="20"/>
                <w:szCs w:val="20"/>
              </w:rPr>
              <w:t>CT16</w:t>
            </w:r>
          </w:p>
        </w:tc>
        <w:tc>
          <w:tcPr>
            <w:tcW w:w="3500" w:type="dxa"/>
            <w:tcMar>
              <w:top w:w="70" w:type="dxa"/>
              <w:left w:w="90" w:type="dxa"/>
              <w:bottom w:w="70" w:type="dxa"/>
              <w:right w:w="90" w:type="dxa"/>
            </w:tcMar>
          </w:tcPr>
          <w:p w14:paraId="131F48F0" w14:textId="77777777" w:rsidR="00847C0D" w:rsidRDefault="00CC3326">
            <w:r>
              <w:rPr>
                <w:sz w:val="20"/>
                <w:szCs w:val="20"/>
                <w:lang w:val="pt-BR"/>
              </w:rPr>
              <w:t>RF11</w:t>
            </w:r>
          </w:p>
        </w:tc>
        <w:tc>
          <w:tcPr>
            <w:tcW w:w="1750" w:type="dxa"/>
            <w:tcMar>
              <w:top w:w="70" w:type="dxa"/>
              <w:left w:w="90" w:type="dxa"/>
              <w:bottom w:w="70" w:type="dxa"/>
              <w:right w:w="90" w:type="dxa"/>
            </w:tcMar>
          </w:tcPr>
          <w:p w14:paraId="323DD6B6"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0962CE73" w14:textId="77777777" w:rsidR="00847C0D" w:rsidRPr="00430DB3" w:rsidRDefault="00CC3326">
            <w:pPr>
              <w:rPr>
                <w:lang w:val="pt-BR"/>
              </w:rPr>
            </w:pPr>
            <w:r>
              <w:rPr>
                <w:sz w:val="20"/>
                <w:szCs w:val="20"/>
                <w:lang w:val="pt-BR"/>
              </w:rPr>
              <w:t>Alerta de falha total aberto e encerrado ao religar</w:t>
            </w:r>
          </w:p>
        </w:tc>
      </w:tr>
      <w:tr w:rsidR="00E01C3A" w:rsidRPr="008C0B6A" w14:paraId="71536532" w14:textId="77777777">
        <w:tc>
          <w:tcPr>
            <w:tcW w:w="850" w:type="dxa"/>
            <w:tcMar>
              <w:top w:w="70" w:type="dxa"/>
              <w:left w:w="90" w:type="dxa"/>
              <w:bottom w:w="70" w:type="dxa"/>
              <w:right w:w="90" w:type="dxa"/>
            </w:tcMar>
          </w:tcPr>
          <w:p w14:paraId="6A2E13DE" w14:textId="77777777" w:rsidR="00847C0D" w:rsidRDefault="00CC3326">
            <w:r>
              <w:rPr>
                <w:sz w:val="20"/>
                <w:szCs w:val="20"/>
              </w:rPr>
              <w:t>CT17</w:t>
            </w:r>
          </w:p>
        </w:tc>
        <w:tc>
          <w:tcPr>
            <w:tcW w:w="3500" w:type="dxa"/>
            <w:tcMar>
              <w:top w:w="70" w:type="dxa"/>
              <w:left w:w="90" w:type="dxa"/>
              <w:bottom w:w="70" w:type="dxa"/>
              <w:right w:w="90" w:type="dxa"/>
            </w:tcMar>
          </w:tcPr>
          <w:p w14:paraId="04BD1F6B" w14:textId="77777777" w:rsidR="00847C0D" w:rsidRDefault="00CC3326">
            <w:r>
              <w:rPr>
                <w:sz w:val="20"/>
                <w:szCs w:val="20"/>
                <w:lang w:val="pt-BR"/>
              </w:rPr>
              <w:t>RNF03</w:t>
            </w:r>
          </w:p>
        </w:tc>
        <w:tc>
          <w:tcPr>
            <w:tcW w:w="1750" w:type="dxa"/>
            <w:tcMar>
              <w:top w:w="70" w:type="dxa"/>
              <w:left w:w="90" w:type="dxa"/>
              <w:bottom w:w="70" w:type="dxa"/>
              <w:right w:w="90" w:type="dxa"/>
            </w:tcMar>
          </w:tcPr>
          <w:p w14:paraId="666AF155"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2FB94330" w14:textId="77777777" w:rsidR="00847C0D" w:rsidRPr="00430DB3" w:rsidRDefault="00CC3326">
            <w:pPr>
              <w:rPr>
                <w:lang w:val="pt-BR"/>
              </w:rPr>
            </w:pPr>
            <w:r>
              <w:rPr>
                <w:sz w:val="20"/>
                <w:szCs w:val="20"/>
                <w:lang w:val="pt-BR"/>
              </w:rPr>
              <w:t>Latência inferior a 180 s em todas as repetições</w:t>
            </w:r>
          </w:p>
        </w:tc>
      </w:tr>
      <w:tr w:rsidR="00E01C3A" w:rsidRPr="008C0B6A" w14:paraId="61DC964A" w14:textId="77777777">
        <w:tc>
          <w:tcPr>
            <w:tcW w:w="850" w:type="dxa"/>
            <w:tcMar>
              <w:top w:w="70" w:type="dxa"/>
              <w:left w:w="90" w:type="dxa"/>
              <w:bottom w:w="70" w:type="dxa"/>
              <w:right w:w="90" w:type="dxa"/>
            </w:tcMar>
          </w:tcPr>
          <w:p w14:paraId="275E2A6C" w14:textId="77777777" w:rsidR="00847C0D" w:rsidRDefault="00CC3326">
            <w:r>
              <w:rPr>
                <w:sz w:val="20"/>
                <w:szCs w:val="20"/>
              </w:rPr>
              <w:t>CT18</w:t>
            </w:r>
          </w:p>
        </w:tc>
        <w:tc>
          <w:tcPr>
            <w:tcW w:w="3500" w:type="dxa"/>
            <w:tcMar>
              <w:top w:w="70" w:type="dxa"/>
              <w:left w:w="90" w:type="dxa"/>
              <w:bottom w:w="70" w:type="dxa"/>
              <w:right w:w="90" w:type="dxa"/>
            </w:tcMar>
          </w:tcPr>
          <w:p w14:paraId="628E436E" w14:textId="77777777" w:rsidR="00847C0D" w:rsidRDefault="00CC3326">
            <w:r>
              <w:rPr>
                <w:sz w:val="20"/>
                <w:szCs w:val="20"/>
                <w:lang w:val="pt-BR"/>
              </w:rPr>
              <w:t>RNF07</w:t>
            </w:r>
          </w:p>
        </w:tc>
        <w:tc>
          <w:tcPr>
            <w:tcW w:w="1750" w:type="dxa"/>
            <w:tcMar>
              <w:top w:w="70" w:type="dxa"/>
              <w:left w:w="90" w:type="dxa"/>
              <w:bottom w:w="70" w:type="dxa"/>
              <w:right w:w="90" w:type="dxa"/>
            </w:tcMar>
          </w:tcPr>
          <w:p w14:paraId="06BDB6C5"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371954F2" w14:textId="77777777" w:rsidR="00847C0D" w:rsidRPr="00430DB3" w:rsidRDefault="00CC3326">
            <w:pPr>
              <w:rPr>
                <w:lang w:val="pt-BR"/>
              </w:rPr>
            </w:pPr>
            <w:r>
              <w:rPr>
                <w:sz w:val="20"/>
                <w:szCs w:val="20"/>
                <w:lang w:val="pt-BR"/>
              </w:rPr>
              <w:t>Nó no pleno ao vencer a validade do último comando, medido pelo sensor</w:t>
            </w:r>
          </w:p>
        </w:tc>
      </w:tr>
      <w:tr w:rsidR="00E01C3A" w:rsidRPr="008C0B6A" w14:paraId="2A777400" w14:textId="77777777">
        <w:tc>
          <w:tcPr>
            <w:tcW w:w="850" w:type="dxa"/>
            <w:tcMar>
              <w:top w:w="70" w:type="dxa"/>
              <w:left w:w="90" w:type="dxa"/>
              <w:bottom w:w="70" w:type="dxa"/>
              <w:right w:w="90" w:type="dxa"/>
            </w:tcMar>
          </w:tcPr>
          <w:p w14:paraId="667E6E92" w14:textId="77777777" w:rsidR="00847C0D" w:rsidRDefault="00CC3326">
            <w:r>
              <w:rPr>
                <w:sz w:val="20"/>
                <w:szCs w:val="20"/>
              </w:rPr>
              <w:t>CT19</w:t>
            </w:r>
          </w:p>
        </w:tc>
        <w:tc>
          <w:tcPr>
            <w:tcW w:w="3500" w:type="dxa"/>
            <w:tcMar>
              <w:top w:w="70" w:type="dxa"/>
              <w:left w:w="90" w:type="dxa"/>
              <w:bottom w:w="70" w:type="dxa"/>
              <w:right w:w="90" w:type="dxa"/>
            </w:tcMar>
          </w:tcPr>
          <w:p w14:paraId="1B64C124" w14:textId="77777777" w:rsidR="00847C0D" w:rsidRDefault="00CC3326">
            <w:r>
              <w:rPr>
                <w:sz w:val="20"/>
                <w:szCs w:val="20"/>
                <w:lang w:val="pt-BR"/>
              </w:rPr>
              <w:t>RNF06</w:t>
            </w:r>
          </w:p>
        </w:tc>
        <w:tc>
          <w:tcPr>
            <w:tcW w:w="1750" w:type="dxa"/>
            <w:tcMar>
              <w:top w:w="70" w:type="dxa"/>
              <w:left w:w="90" w:type="dxa"/>
              <w:bottom w:w="70" w:type="dxa"/>
              <w:right w:w="90" w:type="dxa"/>
            </w:tcMar>
          </w:tcPr>
          <w:p w14:paraId="03523D5A"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05084CD0" w14:textId="77777777" w:rsidR="00847C0D" w:rsidRPr="00430DB3" w:rsidRDefault="00CC3326">
            <w:pPr>
              <w:rPr>
                <w:lang w:val="pt-BR"/>
              </w:rPr>
            </w:pPr>
            <w:r>
              <w:rPr>
                <w:sz w:val="20"/>
                <w:szCs w:val="20"/>
                <w:lang w:val="pt-BR"/>
              </w:rPr>
              <w:t>Recusa sem credencial; canal cifrado negociado com credencial</w:t>
            </w:r>
          </w:p>
        </w:tc>
      </w:tr>
      <w:tr w:rsidR="00E01C3A" w:rsidRPr="008C0B6A" w14:paraId="1B2E8E64" w14:textId="77777777">
        <w:tc>
          <w:tcPr>
            <w:tcW w:w="850" w:type="dxa"/>
            <w:tcMar>
              <w:top w:w="70" w:type="dxa"/>
              <w:left w:w="90" w:type="dxa"/>
              <w:bottom w:w="70" w:type="dxa"/>
              <w:right w:w="90" w:type="dxa"/>
            </w:tcMar>
          </w:tcPr>
          <w:p w14:paraId="43A9E374" w14:textId="77777777" w:rsidR="00847C0D" w:rsidRDefault="00CC3326">
            <w:r>
              <w:rPr>
                <w:sz w:val="20"/>
                <w:szCs w:val="20"/>
              </w:rPr>
              <w:t>CT20</w:t>
            </w:r>
          </w:p>
        </w:tc>
        <w:tc>
          <w:tcPr>
            <w:tcW w:w="3500" w:type="dxa"/>
            <w:tcMar>
              <w:top w:w="70" w:type="dxa"/>
              <w:left w:w="90" w:type="dxa"/>
              <w:bottom w:w="70" w:type="dxa"/>
              <w:right w:w="90" w:type="dxa"/>
            </w:tcMar>
          </w:tcPr>
          <w:p w14:paraId="6787C453" w14:textId="77777777" w:rsidR="00847C0D" w:rsidRDefault="00CC3326">
            <w:r>
              <w:rPr>
                <w:sz w:val="20"/>
                <w:szCs w:val="20"/>
                <w:lang w:val="pt-BR"/>
              </w:rPr>
              <w:t>RNF09</w:t>
            </w:r>
          </w:p>
        </w:tc>
        <w:tc>
          <w:tcPr>
            <w:tcW w:w="1750" w:type="dxa"/>
            <w:tcMar>
              <w:top w:w="70" w:type="dxa"/>
              <w:left w:w="90" w:type="dxa"/>
              <w:bottom w:w="70" w:type="dxa"/>
              <w:right w:w="90" w:type="dxa"/>
            </w:tcMar>
          </w:tcPr>
          <w:p w14:paraId="5E838AF4"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77769492" w14:textId="77777777" w:rsidR="00847C0D" w:rsidRPr="00430DB3" w:rsidRDefault="00CC3326">
            <w:pPr>
              <w:rPr>
                <w:lang w:val="pt-BR"/>
              </w:rPr>
            </w:pPr>
            <w:r>
              <w:rPr>
                <w:sz w:val="20"/>
                <w:szCs w:val="20"/>
                <w:lang w:val="pt-BR"/>
              </w:rPr>
              <w:t>Comandado sem alteração do código do serviço</w:t>
            </w:r>
          </w:p>
        </w:tc>
      </w:tr>
    </w:tbl>
    <w:p w14:paraId="641954CA" w14:textId="77777777" w:rsidR="00847C0D" w:rsidRPr="00430DB3" w:rsidRDefault="00CC3326">
      <w:pPr>
        <w:spacing w:before="130" w:after="260"/>
        <w:rPr>
          <w:lang w:val="pt-BR"/>
        </w:rPr>
      </w:pPr>
      <w:r>
        <w:rPr>
          <w:sz w:val="20"/>
          <w:szCs w:val="20"/>
          <w:lang w:val="pt-BR"/>
        </w:rPr>
        <w:t>Fonte: Elaborado pelos autores (2026).</w:t>
      </w:r>
    </w:p>
    <w:p w14:paraId="3AD6A7A5"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57EA2BBF" w14:textId="77777777" w:rsidR="00E01C3A" w:rsidRDefault="00CC3326">
      <w:pPr>
        <w:spacing w:after="120" w:line="360" w:lineRule="auto"/>
        <w:ind w:firstLine="709"/>
        <w:jc w:val="both"/>
        <w:rPr>
          <w:lang w:val="pt-BR"/>
        </w:rPr>
      </w:pPr>
      <w:r>
        <w:rPr>
          <w:lang w:val="pt-BR"/>
        </w:rPr>
        <w:t xml:space="preserve">O cronograma efetivamente seguido é o registrado no histórico de versões do repositório (Apêndice B), iniciado com o trabalho, que resultou da transição de um tema anterior. As atividades distribuíram-se nas seguintes fases, em 2026:</w:t>
      </w:r>
    </w:p>
    <w:p>
      <w:pPr>
        <w:pStyle w:val="ListParagraph"/>
        <w:numPr>
          <w:ilvl w:val="0"/>
          <w:numId w:val="2"/>
        </w:numPr>
        <w:spacing w:after="120" w:line="360" w:lineRule="auto"/>
        <w:jc w:val="both"/>
      </w:pPr>
      <w:r>
        <w:rPr>
          <w:lang w:val="pt-BR"/>
        </w:rPr>
        <w:t xml:space="preserve">16 de agosto a 13 de setembro: transição de tema e pesquisa documental, encerrada com o pré-projeto do tema atual.</w:t>
      </w:r>
    </w:p>
    <w:p>
      <w:pPr>
        <w:pStyle w:val="ListParagraph"/>
        <w:numPr>
          <w:ilvl w:val="0"/>
          <w:numId w:val="2"/>
        </w:numPr>
        <w:spacing w:after="120" w:line="360" w:lineRule="auto"/>
        <w:jc w:val="both"/>
      </w:pPr>
      <w:r>
        <w:rPr>
          <w:lang w:val="pt-BR"/>
        </w:rPr>
        <w:t xml:space="preserve">15 a 21 de setembro: especificação no texto do trabalho e primeiros incrementos — banco de dados, camada de verificação normativa com a suíte do invariante de segurança, inferência nebulosa, interface de dados urbanos e ciclo de decisão.</w:t>
      </w:r>
    </w:p>
    <w:p>
      <w:pPr>
        <w:pStyle w:val="ListParagraph"/>
        <w:numPr>
          <w:ilvl w:val="0"/>
          <w:numId w:val="2"/>
        </w:numPr>
        <w:spacing w:after="120" w:line="360" w:lineRule="auto"/>
        <w:jc w:val="both"/>
      </w:pPr>
      <w:r>
        <w:rPr>
          <w:lang w:val="pt-BR"/>
        </w:rPr>
        <w:t xml:space="preserve">22 a 27 de setembro: modelo de previsão, suíte de cenários, diagnóstico, estimativa de energia, painel, firmware do nó, implantação em máquina virtual e identificação espacial.</w:t>
      </w:r>
    </w:p>
    <w:p>
      <w:pPr>
        <w:pStyle w:val="ListParagraph"/>
        <w:numPr>
          <w:ilvl w:val="0"/>
          <w:numId w:val="2"/>
        </w:numPr>
        <w:spacing w:after="120" w:line="360" w:lineRule="auto"/>
        <w:jc w:val="both"/>
      </w:pPr>
      <w:r>
        <w:rPr>
          <w:lang w:val="pt-BR"/>
        </w:rPr>
        <w:t xml:space="preserve">29 de setembro a 1º de outubro: decisão por volume de 5 min com saída em degraus de classe e avaliação dos componentes de inteligência artificial, com protocolos fixados antes de cada execução.</w:t>
      </w:r>
    </w:p>
    <w:p>
      <w:pPr>
        <w:pStyle w:val="ListParagraph"/>
        <w:numPr>
          <w:ilvl w:val="0"/>
          <w:numId w:val="2"/>
        </w:numPr>
        <w:spacing w:after="120" w:line="360" w:lineRule="auto"/>
        <w:jc w:val="both"/>
      </w:pPr>
      <w:r>
        <w:rPr>
          <w:lang w:val="pt-BR"/>
        </w:rPr>
        <w:t xml:space="preserve">3 a 5 de outubro: conferência da calibração e primeira sessão de bancada dos casos CT15 a CT20.</w:t>
      </w:r>
    </w:p>
    <w:p>
      <w:pPr>
        <w:pStyle w:val="ListParagraph"/>
        <w:numPr>
          <w:ilvl w:val="0"/>
          <w:numId w:val="2"/>
        </w:numPr>
        <w:spacing w:after="120" w:line="360" w:lineRule="auto"/>
        <w:jc w:val="both"/>
      </w:pPr>
      <w:r>
        <w:rPr>
          <w:lang w:val="pt-BR"/>
        </w:rPr>
        <w:t xml:space="preserve">6 a 9 de outubro: comparação de modelos, troca da série de treino para Zurique, base de regras vigente, arquitetura de implantação e teste de sensibilidade da régua.</w:t>
      </w:r>
    </w:p>
    <w:p>
      <w:pPr>
        <w:pStyle w:val="ListParagraph"/>
        <w:numPr>
          <w:ilvl w:val="0"/>
          <w:numId w:val="2"/>
        </w:numPr>
        <w:spacing w:after="120" w:line="360" w:lineRule="auto"/>
        <w:jc w:val="both"/>
      </w:pPr>
      <w:r>
        <w:rPr>
          <w:lang w:val="pt-BR"/>
        </w:rPr>
        <w:t xml:space="preserve">10 de outubro: caixa nova da bancada, sessão final dos casos CT15 a CT20, estado do nó antes do comando na telemetria e consolidação dos resultados no texto.</w:t>
      </w:r>
    </w:p>
    <w:p w14:paraId="4D9D312D"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22746FAE"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67ED2200" w14:textId="77777777" w:rsidR="00044D5A" w:rsidRPr="008C0B6A" w:rsidRDefault="00000000">
      <w:pPr>
        <w:spacing w:after="120" w:line="360" w:lineRule="auto"/>
        <w:ind w:firstLine="709"/>
        <w:jc w:val="both"/>
        <w:rPr>
          <w:lang w:val="pt-BR"/>
        </w:rPr>
      </w:pPr>
      <w:r>
        <w:rPr>
          <w:highlight w:val="yellow"/>
          <w:lang w:val="pt-BR"/>
        </w:rPr>
        <w:t xml:space="preserve">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w:t>
      </w:r>
      <w:r>
        <w:rPr>
          <w:highlight w:val="yellow"/>
          <w:lang w:val="pt-BR"/>
        </w:rPr>
        <w:t>anterior, de 0,625 e 6,23 lux, 0,3 % abaixo do esperado: o ponto em que a rampa terminou, que antes só ficava na saída serial do nó, ficou registrado no banco.</w:t>
      </w:r>
    </w:p>
    <w:p w14:paraId="0F3E5842"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65CC91EC"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7407028B"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4BF97958"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3CB0FFB5"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6D4E9B51"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7BA96716"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743AD668" w14:textId="77777777">
        <w:trPr>
          <w:tblHeader/>
        </w:trPr>
        <w:tc>
          <w:tcPr>
            <w:tcW w:w="2100" w:type="dxa"/>
            <w:shd w:val="clear" w:color="auto" w:fill="EDEDED"/>
            <w:tcMar>
              <w:top w:w="70" w:type="dxa"/>
              <w:left w:w="90" w:type="dxa"/>
              <w:bottom w:w="70" w:type="dxa"/>
              <w:right w:w="90" w:type="dxa"/>
            </w:tcMar>
          </w:tcPr>
          <w:p w14:paraId="2CE4B027"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5C469711"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1B1E4B4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8C0B6A" w14:paraId="001BB7AD" w14:textId="77777777">
        <w:tc>
          <w:tcPr>
            <w:tcW w:w="2100" w:type="dxa"/>
            <w:tcMar>
              <w:top w:w="70" w:type="dxa"/>
              <w:left w:w="90" w:type="dxa"/>
              <w:bottom w:w="70" w:type="dxa"/>
              <w:right w:w="90" w:type="dxa"/>
            </w:tcMar>
          </w:tcPr>
          <w:p w14:paraId="1040380A"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0AB28C9C"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7EC90041"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8C0B6A" w14:paraId="00E89872" w14:textId="77777777">
        <w:tc>
          <w:tcPr>
            <w:tcW w:w="2100" w:type="dxa"/>
            <w:tcMar>
              <w:top w:w="70" w:type="dxa"/>
              <w:left w:w="90" w:type="dxa"/>
              <w:bottom w:w="70" w:type="dxa"/>
              <w:right w:w="90" w:type="dxa"/>
            </w:tcMar>
          </w:tcPr>
          <w:p w14:paraId="42621747"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823D7CF"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21B0056"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8C0B6A" w14:paraId="0009687E" w14:textId="77777777">
        <w:tc>
          <w:tcPr>
            <w:tcW w:w="2100" w:type="dxa"/>
            <w:tcMar>
              <w:top w:w="70" w:type="dxa"/>
              <w:left w:w="90" w:type="dxa"/>
              <w:bottom w:w="70" w:type="dxa"/>
              <w:right w:w="90" w:type="dxa"/>
            </w:tcMar>
          </w:tcPr>
          <w:p w14:paraId="762CFF8A"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7543ED4"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35FB2D66"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8C0B6A" w14:paraId="2D5D9380" w14:textId="77777777">
        <w:tc>
          <w:tcPr>
            <w:tcW w:w="2100" w:type="dxa"/>
            <w:tcMar>
              <w:top w:w="70" w:type="dxa"/>
              <w:left w:w="90" w:type="dxa"/>
              <w:bottom w:w="70" w:type="dxa"/>
              <w:right w:w="90" w:type="dxa"/>
            </w:tcMar>
          </w:tcPr>
          <w:p w14:paraId="03FA535D"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355CC2FF"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2B17836"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8C0B6A" w14:paraId="25533589" w14:textId="77777777">
        <w:tc>
          <w:tcPr>
            <w:tcW w:w="2100" w:type="dxa"/>
            <w:tcMar>
              <w:top w:w="70" w:type="dxa"/>
              <w:left w:w="90" w:type="dxa"/>
              <w:bottom w:w="70" w:type="dxa"/>
              <w:right w:w="90" w:type="dxa"/>
            </w:tcMar>
          </w:tcPr>
          <w:p w14:paraId="79F04DD8"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2E7481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4DC54E2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8C0B6A" w14:paraId="5F8C7AD2" w14:textId="77777777">
        <w:tc>
          <w:tcPr>
            <w:tcW w:w="2100" w:type="dxa"/>
            <w:tcMar>
              <w:top w:w="70" w:type="dxa"/>
              <w:left w:w="90" w:type="dxa"/>
              <w:bottom w:w="70" w:type="dxa"/>
              <w:right w:w="90" w:type="dxa"/>
            </w:tcMar>
          </w:tcPr>
          <w:p w14:paraId="043991AE"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2F966993"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385CEA12"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8C0B6A" w14:paraId="0201FF96" w14:textId="77777777">
        <w:tc>
          <w:tcPr>
            <w:tcW w:w="2100" w:type="dxa"/>
            <w:tcMar>
              <w:top w:w="70" w:type="dxa"/>
              <w:left w:w="90" w:type="dxa"/>
              <w:bottom w:w="70" w:type="dxa"/>
              <w:right w:w="90" w:type="dxa"/>
            </w:tcMar>
          </w:tcPr>
          <w:p w14:paraId="2B50B2AA"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51E2FE92"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0C4D0693"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8C0B6A" w14:paraId="090756A5" w14:textId="77777777">
        <w:tc>
          <w:tcPr>
            <w:tcW w:w="2100" w:type="dxa"/>
            <w:tcMar>
              <w:top w:w="70" w:type="dxa"/>
              <w:left w:w="90" w:type="dxa"/>
              <w:bottom w:w="70" w:type="dxa"/>
              <w:right w:w="90" w:type="dxa"/>
            </w:tcMar>
          </w:tcPr>
          <w:p w14:paraId="21B6CA3A"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7C78D767"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42EC9470"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8C0B6A" w14:paraId="38CFD98F" w14:textId="77777777">
        <w:tc>
          <w:tcPr>
            <w:tcW w:w="2100" w:type="dxa"/>
            <w:tcMar>
              <w:top w:w="70" w:type="dxa"/>
              <w:left w:w="90" w:type="dxa"/>
              <w:bottom w:w="70" w:type="dxa"/>
              <w:right w:w="90" w:type="dxa"/>
            </w:tcMar>
          </w:tcPr>
          <w:p w14:paraId="7993B621"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32BF070D"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657E4953"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8C0B6A" w14:paraId="739B1D2A" w14:textId="77777777">
        <w:tc>
          <w:tcPr>
            <w:tcW w:w="2100" w:type="dxa"/>
            <w:tcMar>
              <w:top w:w="70" w:type="dxa"/>
              <w:left w:w="90" w:type="dxa"/>
              <w:bottom w:w="70" w:type="dxa"/>
              <w:right w:w="90" w:type="dxa"/>
            </w:tcMar>
          </w:tcPr>
          <w:p w14:paraId="18DA05B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7F19EAE2"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2054E327"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8C0B6A" w14:paraId="297BAB08" w14:textId="77777777">
        <w:tc>
          <w:tcPr>
            <w:tcW w:w="2100" w:type="dxa"/>
            <w:tcMar>
              <w:top w:w="70" w:type="dxa"/>
              <w:left w:w="90" w:type="dxa"/>
              <w:bottom w:w="70" w:type="dxa"/>
              <w:right w:w="90" w:type="dxa"/>
            </w:tcMar>
          </w:tcPr>
          <w:p w14:paraId="20BAD7D6"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3AF6DEB8"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CB189B" w14:textId="77777777" w:rsidR="00847C0D" w:rsidRPr="00430DB3" w:rsidRDefault="00CC3326">
            <w:pPr>
              <w:rPr>
                <w:lang w:val="pt-BR"/>
              </w:rPr>
            </w:pPr>
            <w:r>
              <w:rPr>
                <w:sz w:val="20"/>
                <w:szCs w:val="20"/>
                <w:lang w:val="pt-BR"/>
              </w:rPr>
              <w:t>Registra a residual de cada sessão e a regra de descarte de 3.4.3</w:t>
            </w:r>
          </w:p>
        </w:tc>
      </w:tr>
      <w:tr w:rsidR="006B1E66" w:rsidRPr="008C0B6A" w14:paraId="03956AC7" w14:textId="77777777">
        <w:tc>
          <w:tcPr>
            <w:tcW w:w="2100" w:type="dxa"/>
            <w:tcMar>
              <w:top w:w="70" w:type="dxa"/>
              <w:left w:w="90" w:type="dxa"/>
              <w:bottom w:w="70" w:type="dxa"/>
              <w:right w:w="90" w:type="dxa"/>
            </w:tcMar>
          </w:tcPr>
          <w:p w14:paraId="085D18A4"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76871109"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36A56EB8"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8C0B6A" w14:paraId="0939246D" w14:textId="77777777">
        <w:tc>
          <w:tcPr>
            <w:tcW w:w="2100" w:type="dxa"/>
            <w:tcMar>
              <w:top w:w="70" w:type="dxa"/>
              <w:left w:w="90" w:type="dxa"/>
              <w:bottom w:w="70" w:type="dxa"/>
              <w:right w:w="90" w:type="dxa"/>
            </w:tcMar>
          </w:tcPr>
          <w:p w14:paraId="162E1748"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013FE779"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0B9FB6EC" w14:textId="77777777" w:rsidR="00847C0D" w:rsidRPr="00430DB3" w:rsidRDefault="00CC3326">
            <w:pPr>
              <w:rPr>
                <w:lang w:val="pt-BR"/>
              </w:rPr>
            </w:pPr>
            <w:r>
              <w:rPr>
                <w:sz w:val="20"/>
                <w:szCs w:val="20"/>
                <w:lang w:val="pt-BR"/>
              </w:rPr>
              <w:t>Registra os alertas de falha total e de perda de controle (RF11)</w:t>
            </w:r>
          </w:p>
        </w:tc>
      </w:tr>
      <w:tr w:rsidR="006B1E66" w:rsidRPr="008C0B6A" w14:paraId="3B8FD594" w14:textId="77777777">
        <w:tc>
          <w:tcPr>
            <w:tcW w:w="2100" w:type="dxa"/>
            <w:tcMar>
              <w:top w:w="70" w:type="dxa"/>
              <w:left w:w="90" w:type="dxa"/>
              <w:bottom w:w="70" w:type="dxa"/>
              <w:right w:w="90" w:type="dxa"/>
            </w:tcMar>
          </w:tcPr>
          <w:p w14:paraId="70371A6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0CFD282B"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6FAB8C9" w14:textId="77777777" w:rsidR="00847C0D" w:rsidRPr="00430DB3" w:rsidRDefault="00CC3326">
            <w:pPr>
              <w:rPr>
                <w:lang w:val="pt-BR"/>
              </w:rPr>
            </w:pPr>
            <w:r>
              <w:rPr>
                <w:sz w:val="20"/>
                <w:szCs w:val="20"/>
                <w:lang w:val="pt-BR"/>
              </w:rPr>
              <w:t>Luminárias do Quadro 9, lidas pela estimativa de energia</w:t>
            </w:r>
          </w:p>
        </w:tc>
      </w:tr>
    </w:tbl>
    <w:p w14:paraId="18017173" w14:textId="77777777" w:rsidR="006B1E66" w:rsidRPr="000F5B8B" w:rsidRDefault="00CC3326">
      <w:pPr>
        <w:spacing w:before="130" w:after="260"/>
        <w:rPr>
          <w:lang w:val="pt-BR"/>
        </w:rPr>
      </w:pPr>
      <w:r>
        <w:rPr>
          <w:sz w:val="20"/>
          <w:szCs w:val="20"/>
          <w:lang w:val="pt-BR"/>
        </w:rPr>
        <w:t>Fonte: Elaborado pelos autores (2026).</w:t>
      </w:r>
    </w:p>
    <w:p w14:paraId="0A6A04B9"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2043ECAC"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68DB568D"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419457C8" w14:textId="77777777" w:rsidR="00E01C3A" w:rsidRDefault="00CC3326">
      <w:pPr>
        <w:spacing w:after="120" w:line="360" w:lineRule="auto"/>
        <w:ind w:firstLine="709"/>
        <w:jc w:val="both"/>
        <w:rPr>
          <w:lang w:val="pt-BR"/>
        </w:rPr>
      </w:pPr>
      <w:r>
        <w:rPr>
          <w:lang w:val="pt-BR"/>
        </w:rPr>
        <w:t xml:space="preserve">A </w:t>
      </w:r>
      <w:r>
        <w:rPr>
          <w:lang w:val="pt-BR"/>
        </w:rPr>
        <w:t xml:space="preserve">Figura 10</w:t>
      </w:r>
      <w:r>
        <w:rPr>
          <w:lang w:val="pt-BR"/>
        </w:rPr>
        <w:t xml:space="preserve">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72F87775" w14:textId="77777777" w:rsidR="00E01C3A" w:rsidRDefault="00CC3326">
      <w:pPr>
        <w:keepNext/>
        <w:spacing w:before="130" w:after="60"/>
        <w:jc w:val="center"/>
        <w:rPr>
          <w:lang w:val="pt-BR"/>
        </w:rPr>
      </w:pPr>
      <w:r>
        <w:rPr>
          <w:sz w:val="20"/>
          <w:szCs w:val="20"/>
          <w:lang w:val="pt-BR"/>
        </w:rPr>
        <w:t xml:space="preserve">Figura 10</w:t>
      </w:r>
      <w:r>
        <w:rPr>
          <w:sz w:val="20"/>
          <w:szCs w:val="20"/>
          <w:lang w:val="pt-BR"/>
        </w:rPr>
        <w:t xml:space="preserve"> – Diagrama entidade-relacionamento do banco de dados</w:t>
      </w:r>
    </w:p>
    <w:p w14:paraId="410BC19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4"/>
                    <a:stretch>
                      <a:fillRect/>
                    </a:stretch>
                  </pic:blipFill>
                  <pic:spPr>
                    <a:xfrm>
                      <a:off x="0" y="0"/>
                      <a:ext cx="5400000" cy="5035955"/>
                    </a:xfrm>
                    <a:prstGeom prst="rect">
                      <a:avLst/>
                    </a:prstGeom>
                  </pic:spPr>
                </pic:pic>
              </a:graphicData>
            </a:graphic>
          </wp:inline>
        </w:drawing>
      </w:r>
    </w:p>
    <w:p w14:paraId="7B0F4C1E" w14:textId="77777777" w:rsidR="00E01C3A" w:rsidRDefault="00CC3326">
      <w:pPr>
        <w:spacing w:after="280"/>
        <w:jc w:val="center"/>
        <w:rPr>
          <w:lang w:val="pt-BR"/>
        </w:rPr>
      </w:pPr>
      <w:r>
        <w:rPr>
          <w:sz w:val="20"/>
          <w:szCs w:val="20"/>
          <w:lang w:val="pt-BR"/>
        </w:rPr>
        <w:t>Fonte: Elaborado pelos autores (2026).</w:t>
      </w:r>
    </w:p>
    <w:p w14:paraId="14E821E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286A1A80"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09876A15"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2AFD6958"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56BF13E8" w14:textId="77777777" w:rsidR="00E01C3A" w:rsidRDefault="00CC3326">
      <w:pPr>
        <w:spacing w:after="120" w:line="360" w:lineRule="auto"/>
        <w:ind w:firstLine="709"/>
        <w:jc w:val="both"/>
        <w:rPr>
          <w:lang w:val="pt-BR"/>
        </w:rPr>
      </w:pPr>
      <w:r>
        <w:rPr>
          <w:highlight w:val="yellow"/>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7B6B9B4C" w14:textId="77777777" w:rsidR="00847C0D" w:rsidRPr="00430DB3" w:rsidRDefault="00CC3326">
      <w:pPr>
        <w:keepNext/>
        <w:spacing w:before="260" w:after="130"/>
        <w:rPr>
          <w:lang w:val="pt-BR"/>
        </w:rPr>
      </w:pPr>
      <w:r>
        <w:rPr>
          <w:sz w:val="20"/>
          <w:szCs w:val="20"/>
          <w:lang w:val="pt-BR"/>
        </w:rPr>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47914F03" w14:textId="77777777">
        <w:trPr>
          <w:tblHeader/>
        </w:trPr>
        <w:tc>
          <w:tcPr>
            <w:tcW w:w="2100" w:type="dxa"/>
            <w:shd w:val="clear" w:color="auto" w:fill="EDEDED"/>
            <w:tcMar>
              <w:top w:w="70" w:type="dxa"/>
              <w:left w:w="90" w:type="dxa"/>
              <w:bottom w:w="70" w:type="dxa"/>
              <w:right w:w="90" w:type="dxa"/>
            </w:tcMar>
          </w:tcPr>
          <w:p w14:paraId="6A31A1A7"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0D136501"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3C1688F7"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8C0B6A" w14:paraId="6F55D962" w14:textId="77777777">
        <w:tc>
          <w:tcPr>
            <w:tcW w:w="2100" w:type="dxa"/>
            <w:tcMar>
              <w:top w:w="70" w:type="dxa"/>
              <w:left w:w="90" w:type="dxa"/>
              <w:bottom w:w="70" w:type="dxa"/>
              <w:right w:w="90" w:type="dxa"/>
            </w:tcMar>
          </w:tcPr>
          <w:p w14:paraId="2C90F36B"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4FD714BB"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09432101"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8C0B6A" w14:paraId="5E95CFC5" w14:textId="77777777">
        <w:tc>
          <w:tcPr>
            <w:tcW w:w="2100" w:type="dxa"/>
            <w:tcMar>
              <w:top w:w="70" w:type="dxa"/>
              <w:left w:w="90" w:type="dxa"/>
              <w:bottom w:w="70" w:type="dxa"/>
              <w:right w:w="90" w:type="dxa"/>
            </w:tcMar>
          </w:tcPr>
          <w:p w14:paraId="4B818361"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29A06F7"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t>operacional em {operante, falha, manutenção, sem comunicação}; potência plena do segmento, positiva</w:t>
            </w:r>
          </w:p>
        </w:tc>
        <w:tc>
          <w:tcPr>
            <w:tcW w:w="3771" w:type="dxa"/>
            <w:tcMar>
              <w:top w:w="70" w:type="dxa"/>
              <w:left w:w="90" w:type="dxa"/>
              <w:bottom w:w="70" w:type="dxa"/>
              <w:right w:w="90" w:type="dxa"/>
            </w:tcMar>
          </w:tcPr>
          <w:p w14:paraId="2A0A0CB2"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8C0B6A" w14:paraId="5661CEC4" w14:textId="77777777">
        <w:tc>
          <w:tcPr>
            <w:tcW w:w="2100" w:type="dxa"/>
            <w:tcMar>
              <w:top w:w="70" w:type="dxa"/>
              <w:left w:w="90" w:type="dxa"/>
              <w:bottom w:w="70" w:type="dxa"/>
              <w:right w:w="90" w:type="dxa"/>
            </w:tcMar>
          </w:tcPr>
          <w:p w14:paraId="3450A0DE"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1438387F"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4BDC1D6D"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8C0B6A" w14:paraId="748BB1A2" w14:textId="77777777">
        <w:tc>
          <w:tcPr>
            <w:tcW w:w="2100" w:type="dxa"/>
            <w:tcMar>
              <w:top w:w="70" w:type="dxa"/>
              <w:left w:w="90" w:type="dxa"/>
              <w:bottom w:w="70" w:type="dxa"/>
              <w:right w:w="90" w:type="dxa"/>
            </w:tcMar>
          </w:tcPr>
          <w:p w14:paraId="01460BD3"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7740503A"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7952B236" w14:textId="77777777" w:rsidR="00847C0D" w:rsidRPr="00430DB3" w:rsidRDefault="00CC3326">
            <w:pPr>
              <w:rPr>
                <w:lang w:val="pt-BR"/>
              </w:rPr>
            </w:pPr>
            <w:r>
              <w:rPr>
                <w:sz w:val="20"/>
                <w:szCs w:val="20"/>
                <w:lang w:val="pt-BR"/>
              </w:rPr>
              <w:t>Pontos de luz afetados por uma leitura e trechos que cada ponto enxerga</w:t>
            </w:r>
          </w:p>
        </w:tc>
      </w:tr>
      <w:tr w:rsidR="006B1E66" w:rsidRPr="008C0B6A" w14:paraId="2E860B89" w14:textId="77777777">
        <w:tc>
          <w:tcPr>
            <w:tcW w:w="2100" w:type="dxa"/>
            <w:tcMar>
              <w:top w:w="70" w:type="dxa"/>
              <w:left w:w="90" w:type="dxa"/>
              <w:bottom w:w="70" w:type="dxa"/>
              <w:right w:w="90" w:type="dxa"/>
            </w:tcMar>
          </w:tcPr>
          <w:p w14:paraId="2E2A82F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2FEF4C52"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0A4FB2AB"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8C0B6A" w14:paraId="2D3D623E" w14:textId="77777777">
        <w:tc>
          <w:tcPr>
            <w:tcW w:w="2100" w:type="dxa"/>
            <w:tcMar>
              <w:top w:w="70" w:type="dxa"/>
              <w:left w:w="90" w:type="dxa"/>
              <w:bottom w:w="70" w:type="dxa"/>
              <w:right w:w="90" w:type="dxa"/>
            </w:tcMar>
          </w:tcPr>
          <w:p w14:paraId="67755032"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A928EAB"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0377FD4F"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8C0B6A" w14:paraId="22F8500C" w14:textId="77777777">
        <w:tc>
          <w:tcPr>
            <w:tcW w:w="2100" w:type="dxa"/>
            <w:tcMar>
              <w:top w:w="70" w:type="dxa"/>
              <w:left w:w="90" w:type="dxa"/>
              <w:bottom w:w="70" w:type="dxa"/>
              <w:right w:w="90" w:type="dxa"/>
            </w:tcMar>
          </w:tcPr>
          <w:p w14:paraId="26EEB440"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2E85B8EB"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5B13D5A7"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8C0B6A" w14:paraId="36804D6B" w14:textId="77777777">
        <w:tc>
          <w:tcPr>
            <w:tcW w:w="2100" w:type="dxa"/>
            <w:tcMar>
              <w:top w:w="70" w:type="dxa"/>
              <w:left w:w="90" w:type="dxa"/>
              <w:bottom w:w="70" w:type="dxa"/>
              <w:right w:w="90" w:type="dxa"/>
            </w:tcMar>
          </w:tcPr>
          <w:p w14:paraId="2B2390D0"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0E7734BC"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E2EDA7B" w14:textId="77777777" w:rsidR="00847C0D" w:rsidRPr="00430DB3" w:rsidRDefault="00CC3326">
            <w:pPr>
              <w:rPr>
                <w:lang w:val="pt-BR"/>
              </w:rPr>
            </w:pPr>
            <w:r>
              <w:rPr>
                <w:sz w:val="20"/>
                <w:szCs w:val="20"/>
                <w:lang w:val="pt-BR"/>
              </w:rPr>
              <w:t>Versão da previsão que alimentou cada decisão (RNF04)</w:t>
            </w:r>
          </w:p>
        </w:tc>
      </w:tr>
      <w:tr w:rsidR="006B1E66" w:rsidRPr="008C0B6A" w14:paraId="5E0CABD4" w14:textId="77777777">
        <w:tc>
          <w:tcPr>
            <w:tcW w:w="2100" w:type="dxa"/>
            <w:tcMar>
              <w:top w:w="70" w:type="dxa"/>
              <w:left w:w="90" w:type="dxa"/>
              <w:bottom w:w="70" w:type="dxa"/>
              <w:right w:w="90" w:type="dxa"/>
            </w:tcMar>
          </w:tcPr>
          <w:p w14:paraId="7326C634"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318EABE8"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4965B63A" w14:textId="77777777" w:rsidR="00847C0D" w:rsidRPr="00430DB3" w:rsidRDefault="00CC3326">
            <w:pPr>
              <w:rPr>
                <w:lang w:val="pt-BR"/>
              </w:rPr>
            </w:pPr>
            <w:r>
              <w:rPr>
                <w:sz w:val="20"/>
                <w:szCs w:val="20"/>
                <w:lang w:val="pt-BR"/>
              </w:rPr>
              <w:t>Separa as execuções da suíte (RF10) e os modos comparados para H3</w:t>
            </w:r>
          </w:p>
        </w:tc>
      </w:tr>
      <w:tr w:rsidR="006B1E66" w:rsidRPr="008C0B6A" w14:paraId="6CC0C34F" w14:textId="77777777">
        <w:tc>
          <w:tcPr>
            <w:tcW w:w="2100" w:type="dxa"/>
            <w:tcMar>
              <w:top w:w="70" w:type="dxa"/>
              <w:left w:w="90" w:type="dxa"/>
              <w:bottom w:w="70" w:type="dxa"/>
              <w:right w:w="90" w:type="dxa"/>
            </w:tcMar>
          </w:tcPr>
          <w:p w14:paraId="2728DF46"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660A528D"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350DC80F" w14:textId="77777777" w:rsidR="00847C0D" w:rsidRPr="00430DB3" w:rsidRDefault="00CC3326">
            <w:pPr>
              <w:rPr>
                <w:lang w:val="pt-BR"/>
              </w:rPr>
            </w:pPr>
            <w:r>
              <w:rPr>
                <w:sz w:val="20"/>
                <w:szCs w:val="20"/>
                <w:lang w:val="pt-BR"/>
              </w:rPr>
              <w:t>Núcleo do registro de auditoria</w:t>
            </w:r>
          </w:p>
        </w:tc>
      </w:tr>
      <w:tr w:rsidR="006B1E66" w:rsidRPr="008C0B6A" w14:paraId="56F402F7" w14:textId="77777777">
        <w:tc>
          <w:tcPr>
            <w:tcW w:w="2100" w:type="dxa"/>
            <w:tcMar>
              <w:top w:w="70" w:type="dxa"/>
              <w:left w:w="90" w:type="dxa"/>
              <w:bottom w:w="70" w:type="dxa"/>
              <w:right w:w="90" w:type="dxa"/>
            </w:tcMar>
          </w:tcPr>
          <w:p w14:paraId="3A11A210"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51831D19"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2E002764"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8C0B6A" w14:paraId="2BF5C0A9" w14:textId="77777777">
        <w:tc>
          <w:tcPr>
            <w:tcW w:w="2100" w:type="dxa"/>
            <w:tcMar>
              <w:top w:w="70" w:type="dxa"/>
              <w:left w:w="90" w:type="dxa"/>
              <w:bottom w:w="70" w:type="dxa"/>
              <w:right w:w="90" w:type="dxa"/>
            </w:tcMar>
          </w:tcPr>
          <w:p w14:paraId="6A229D30"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CF52403"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3735E4E" w14:textId="77777777" w:rsidR="00847C0D" w:rsidRPr="00430DB3" w:rsidRDefault="00CC3326">
            <w:pPr>
              <w:rPr>
                <w:lang w:val="pt-BR"/>
              </w:rPr>
            </w:pPr>
            <w:r>
              <w:rPr>
                <w:sz w:val="20"/>
                <w:szCs w:val="20"/>
                <w:lang w:val="pt-BR"/>
              </w:rPr>
              <w:t>Residual subtraída das leituras e regra de descarte de 3.4.3</w:t>
            </w:r>
          </w:p>
        </w:tc>
      </w:tr>
      <w:tr w:rsidR="006B1E66" w:rsidRPr="008C0B6A" w14:paraId="6770A3D1" w14:textId="77777777">
        <w:tc>
          <w:tcPr>
            <w:tcW w:w="2100" w:type="dxa"/>
            <w:tcMar>
              <w:top w:w="70" w:type="dxa"/>
              <w:left w:w="90" w:type="dxa"/>
              <w:bottom w:w="70" w:type="dxa"/>
              <w:right w:w="90" w:type="dxa"/>
            </w:tcMar>
          </w:tcPr>
          <w:p w14:paraId="0DECE3A5"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53E5F906"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388F2AFB" w14:textId="77777777" w:rsidR="00847C0D" w:rsidRPr="00430DB3" w:rsidRDefault="00CC3326">
            <w:pPr>
              <w:rPr>
                <w:lang w:val="pt-BR"/>
              </w:rPr>
            </w:pPr>
            <w:r>
              <w:rPr>
                <w:sz w:val="20"/>
                <w:szCs w:val="20"/>
                <w:lang w:val="pt-BR"/>
              </w:rPr>
              <w:t>Confirmação de cada decisão publicada, na proporção de uma para uma</w:t>
            </w:r>
          </w:p>
        </w:tc>
      </w:tr>
      <w:tr w:rsidR="006B1E66" w:rsidRPr="008C0B6A" w14:paraId="4DBEB12C" w14:textId="77777777">
        <w:tc>
          <w:tcPr>
            <w:tcW w:w="2100" w:type="dxa"/>
            <w:tcMar>
              <w:top w:w="70" w:type="dxa"/>
              <w:left w:w="90" w:type="dxa"/>
              <w:bottom w:w="70" w:type="dxa"/>
              <w:right w:w="90" w:type="dxa"/>
            </w:tcMar>
          </w:tcPr>
          <w:p w14:paraId="6749717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07923188"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0E82DF56"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8C0B6A" w14:paraId="3670286A" w14:textId="77777777">
        <w:tc>
          <w:tcPr>
            <w:tcW w:w="2100" w:type="dxa"/>
            <w:tcMar>
              <w:top w:w="70" w:type="dxa"/>
              <w:left w:w="90" w:type="dxa"/>
              <w:bottom w:w="70" w:type="dxa"/>
              <w:right w:w="90" w:type="dxa"/>
            </w:tcMar>
          </w:tcPr>
          <w:p w14:paraId="279FB10A"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34578E1F"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1DF40BAA" w14:textId="77777777" w:rsidR="00847C0D" w:rsidRPr="00430DB3" w:rsidRDefault="00CC3326">
            <w:pPr>
              <w:rPr>
                <w:lang w:val="pt-BR"/>
              </w:rPr>
            </w:pPr>
            <w:r>
              <w:rPr>
                <w:sz w:val="20"/>
                <w:szCs w:val="20"/>
                <w:lang w:val="pt-BR"/>
              </w:rPr>
              <w:t>Alertas do RF11, abertos e encerrados pelo serviço</w:t>
            </w:r>
          </w:p>
        </w:tc>
      </w:tr>
    </w:tbl>
    <w:p w14:paraId="07CB3211" w14:textId="77777777" w:rsidR="00847C0D" w:rsidRPr="00430DB3" w:rsidRDefault="00CC3326">
      <w:pPr>
        <w:spacing w:before="130" w:after="260"/>
        <w:rPr>
          <w:lang w:val="pt-BR"/>
        </w:rPr>
      </w:pPr>
      <w:r>
        <w:rPr>
          <w:sz w:val="20"/>
          <w:szCs w:val="20"/>
          <w:lang w:val="pt-BR"/>
        </w:rPr>
        <w:t>Fonte: Elaborado pelos autores (2026).</w:t>
      </w:r>
    </w:p>
    <w:p w14:paraId="194C7B90"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262CFE6F" w14:textId="77777777" w:rsidR="00847C0D" w:rsidRPr="00430DB3" w:rsidRDefault="00847C0D">
      <w:pPr>
        <w:keepNext/>
        <w:spacing w:before="260" w:after="130"/>
        <w:rPr>
          <w:lang w:val="pt-BR"/>
        </w:rPr>
      </w:pPr>
    </w:p>
    <w:p w14:paraId="2729A7DE" w14:textId="77777777" w:rsidR="00E01C3A" w:rsidRDefault="00CC3326">
      <w:pPr>
        <w:pStyle w:val="Heading1"/>
        <w:pageBreakBefore/>
        <w:spacing w:before="480" w:after="280" w:line="360" w:lineRule="auto"/>
        <w:rPr>
          <w:lang w:val="pt-BR"/>
        </w:rPr>
      </w:pPr>
      <w:bookmarkStart w:id="60" w:name="_Toc242493264"/>
      <w:r>
        <w:rPr>
          <w:lang w:val="pt-BR"/>
        </w:rPr>
        <w:t>4 RESULTADOS</w:t>
      </w:r>
      <w:bookmarkEnd w:id="60"/>
    </w:p>
    <w:p w14:paraId="0419A454"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66C1D23A"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34AADF40"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1A436E79"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27F1D1BB" w14:textId="77777777" w:rsidR="001A5FD5" w:rsidRPr="00430DB3" w:rsidRDefault="002D2B91">
      <w:pPr>
        <w:spacing w:after="120" w:line="360" w:lineRule="auto"/>
        <w:ind w:firstLine="709"/>
        <w:jc w:val="both"/>
        <w:rPr>
          <w:lang w:val="pt-BR"/>
        </w:rPr>
      </w:pPr>
      <w:r>
        <w:rPr>
          <w:highlight w:val="yellow"/>
          <w:lang w:val="pt-BR"/>
        </w:rPr>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0307A823"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57C9F8D7"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7A5C3DCD"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3FBBCF51"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30D3B5B" w14:textId="77777777" w:rsidR="00372878" w:rsidRPr="00430DB3" w:rsidRDefault="00000000">
      <w:pPr>
        <w:spacing w:after="120" w:line="360" w:lineRule="auto"/>
        <w:ind w:firstLine="709"/>
        <w:jc w:val="both"/>
        <w:rPr>
          <w:lang w:val="pt-BR"/>
        </w:rPr>
      </w:pPr>
      <w:r>
        <w:rPr>
          <w:highlight w:val="yellow"/>
          <w:lang w:val="pt-BR"/>
        </w:rPr>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4DAADF3C"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2F42DE15"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334EAAF0"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6C0094D3"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t>iluminação pudesse consumi-la, onde, quando e como, com a justificativa de cada requisito.</w:t>
      </w:r>
    </w:p>
    <w:p w14:paraId="6D5A421C"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A148689" w14:textId="77777777">
        <w:trPr>
          <w:tblHeader/>
        </w:trPr>
        <w:tc>
          <w:tcPr>
            <w:tcW w:w="2600" w:type="dxa"/>
            <w:shd w:val="clear" w:color="auto" w:fill="EDEDED"/>
            <w:tcMar>
              <w:top w:w="70" w:type="dxa"/>
              <w:left w:w="90" w:type="dxa"/>
              <w:bottom w:w="70" w:type="dxa"/>
              <w:right w:w="90" w:type="dxa"/>
            </w:tcMar>
          </w:tcPr>
          <w:p w14:paraId="3AA715E5"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36FFD76C"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0FF80CEC" w14:textId="77777777" w:rsidR="00E01C3A" w:rsidRDefault="00CC3326">
            <w:proofErr w:type="spellStart"/>
            <w:r>
              <w:rPr>
                <w:b/>
                <w:bCs/>
                <w:sz w:val="20"/>
                <w:szCs w:val="20"/>
              </w:rPr>
              <w:t>Justificativa</w:t>
            </w:r>
            <w:proofErr w:type="spellEnd"/>
          </w:p>
        </w:tc>
      </w:tr>
      <w:tr w:rsidR="00E01C3A" w:rsidRPr="008C0B6A" w14:paraId="550E8C81" w14:textId="77777777">
        <w:tc>
          <w:tcPr>
            <w:tcW w:w="2600" w:type="dxa"/>
            <w:tcMar>
              <w:top w:w="70" w:type="dxa"/>
              <w:left w:w="90" w:type="dxa"/>
              <w:bottom w:w="70" w:type="dxa"/>
              <w:right w:w="90" w:type="dxa"/>
            </w:tcMar>
          </w:tcPr>
          <w:p w14:paraId="407A1694"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26C0F951"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5429723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8C0B6A" w14:paraId="5D766B0D" w14:textId="77777777">
        <w:tc>
          <w:tcPr>
            <w:tcW w:w="2600" w:type="dxa"/>
            <w:tcMar>
              <w:top w:w="70" w:type="dxa"/>
              <w:left w:w="90" w:type="dxa"/>
              <w:bottom w:w="70" w:type="dxa"/>
              <w:right w:w="90" w:type="dxa"/>
            </w:tcMar>
          </w:tcPr>
          <w:p w14:paraId="2A310E60"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370146BA"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7031CD8"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8C0B6A" w14:paraId="7E43B366" w14:textId="77777777">
        <w:tc>
          <w:tcPr>
            <w:tcW w:w="2600" w:type="dxa"/>
            <w:tcMar>
              <w:top w:w="70" w:type="dxa"/>
              <w:left w:w="90" w:type="dxa"/>
              <w:bottom w:w="70" w:type="dxa"/>
              <w:right w:w="90" w:type="dxa"/>
            </w:tcMar>
          </w:tcPr>
          <w:p w14:paraId="22F5B0BC" w14:textId="77777777" w:rsidR="00E01C3A" w:rsidRDefault="00CC3326">
            <w:r>
              <w:rPr>
                <w:sz w:val="20"/>
                <w:szCs w:val="20"/>
              </w:rPr>
              <w:t>Onde</w:t>
            </w:r>
          </w:p>
        </w:tc>
        <w:tc>
          <w:tcPr>
            <w:tcW w:w="2700" w:type="dxa"/>
            <w:tcMar>
              <w:top w:w="70" w:type="dxa"/>
              <w:left w:w="90" w:type="dxa"/>
              <w:bottom w:w="70" w:type="dxa"/>
              <w:right w:w="90" w:type="dxa"/>
            </w:tcMar>
          </w:tcPr>
          <w:p w14:paraId="4689DC10"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31CC1B65"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8C0B6A" w14:paraId="1B424BEA" w14:textId="77777777">
        <w:tc>
          <w:tcPr>
            <w:tcW w:w="2600" w:type="dxa"/>
            <w:tcMar>
              <w:top w:w="70" w:type="dxa"/>
              <w:left w:w="90" w:type="dxa"/>
              <w:bottom w:w="70" w:type="dxa"/>
              <w:right w:w="90" w:type="dxa"/>
            </w:tcMar>
          </w:tcPr>
          <w:p w14:paraId="06465BBA" w14:textId="77777777" w:rsidR="00E01C3A" w:rsidRDefault="00CC3326">
            <w:r>
              <w:rPr>
                <w:sz w:val="20"/>
                <w:szCs w:val="20"/>
              </w:rPr>
              <w:t>Quando</w:t>
            </w:r>
          </w:p>
        </w:tc>
        <w:tc>
          <w:tcPr>
            <w:tcW w:w="2700" w:type="dxa"/>
            <w:tcMar>
              <w:top w:w="70" w:type="dxa"/>
              <w:left w:w="90" w:type="dxa"/>
              <w:bottom w:w="70" w:type="dxa"/>
              <w:right w:w="90" w:type="dxa"/>
            </w:tcMar>
          </w:tcPr>
          <w:p w14:paraId="543991DC"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F9D93F7"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8C0B6A" w14:paraId="1FD77A0F" w14:textId="77777777">
        <w:tc>
          <w:tcPr>
            <w:tcW w:w="2600" w:type="dxa"/>
            <w:tcMar>
              <w:top w:w="70" w:type="dxa"/>
              <w:left w:w="90" w:type="dxa"/>
              <w:bottom w:w="70" w:type="dxa"/>
              <w:right w:w="90" w:type="dxa"/>
            </w:tcMar>
          </w:tcPr>
          <w:p w14:paraId="59671A09" w14:textId="77777777" w:rsidR="00E01C3A" w:rsidRDefault="00CC3326">
            <w:r>
              <w:rPr>
                <w:sz w:val="20"/>
                <w:szCs w:val="20"/>
              </w:rPr>
              <w:t>Como</w:t>
            </w:r>
          </w:p>
        </w:tc>
        <w:tc>
          <w:tcPr>
            <w:tcW w:w="2700" w:type="dxa"/>
            <w:tcMar>
              <w:top w:w="70" w:type="dxa"/>
              <w:left w:w="90" w:type="dxa"/>
              <w:bottom w:w="70" w:type="dxa"/>
              <w:right w:w="90" w:type="dxa"/>
            </w:tcMar>
          </w:tcPr>
          <w:p w14:paraId="635EB6CA"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3975653" w14:textId="77777777" w:rsidR="00E01C3A" w:rsidRPr="00430DB3" w:rsidRDefault="00CC3326">
            <w:pPr>
              <w:rPr>
                <w:lang w:val="pt-BR"/>
              </w:rPr>
            </w:pPr>
            <w:r>
              <w:rPr>
                <w:sz w:val="20"/>
                <w:szCs w:val="20"/>
                <w:lang w:val="pt-BR"/>
              </w:rPr>
              <w:t>Cerca de 170 mensagens por segundo para 50 mil câmeras, sem picos</w:t>
            </w:r>
          </w:p>
        </w:tc>
      </w:tr>
      <w:tr w:rsidR="00E01C3A" w:rsidRPr="008C0B6A" w14:paraId="54E50C6E" w14:textId="77777777">
        <w:tc>
          <w:tcPr>
            <w:tcW w:w="2600" w:type="dxa"/>
            <w:tcMar>
              <w:top w:w="70" w:type="dxa"/>
              <w:left w:w="90" w:type="dxa"/>
              <w:bottom w:w="70" w:type="dxa"/>
              <w:right w:w="90" w:type="dxa"/>
            </w:tcMar>
          </w:tcPr>
          <w:p w14:paraId="28724500" w14:textId="77777777" w:rsidR="00E01C3A" w:rsidRDefault="00CC3326">
            <w:r>
              <w:rPr>
                <w:sz w:val="20"/>
                <w:szCs w:val="20"/>
              </w:rPr>
              <w:t>Falha</w:t>
            </w:r>
          </w:p>
        </w:tc>
        <w:tc>
          <w:tcPr>
            <w:tcW w:w="2700" w:type="dxa"/>
            <w:tcMar>
              <w:top w:w="70" w:type="dxa"/>
              <w:left w:w="90" w:type="dxa"/>
              <w:bottom w:w="70" w:type="dxa"/>
              <w:right w:w="90" w:type="dxa"/>
            </w:tcMar>
          </w:tcPr>
          <w:p w14:paraId="42CDE9A4"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0890DD8"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721AC6A1" w14:textId="77777777" w:rsidR="002C2A03" w:rsidRPr="00430DB3" w:rsidRDefault="008C03E9">
      <w:pPr>
        <w:spacing w:before="130" w:after="260"/>
        <w:rPr>
          <w:lang w:val="pt-BR"/>
        </w:rPr>
      </w:pPr>
      <w:r>
        <w:rPr>
          <w:sz w:val="20"/>
          <w:szCs w:val="20"/>
          <w:lang w:val="pt-BR"/>
        </w:rPr>
        <w:t>Fonte: Elaborado pelos autores (2026).</w:t>
      </w:r>
    </w:p>
    <w:p w14:paraId="0842F332"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0B787D70"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64EEA034" w14:textId="77777777">
        <w:trPr>
          <w:tblHeader/>
        </w:trPr>
        <w:tc>
          <w:tcPr>
            <w:tcW w:w="2600" w:type="dxa"/>
            <w:shd w:val="clear" w:color="auto" w:fill="EDEDED"/>
            <w:tcMar>
              <w:top w:w="70" w:type="dxa"/>
              <w:left w:w="90" w:type="dxa"/>
              <w:bottom w:w="70" w:type="dxa"/>
              <w:right w:w="90" w:type="dxa"/>
            </w:tcMar>
          </w:tcPr>
          <w:p w14:paraId="2870F4FA"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1072D2A5"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2007C3C8"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2ED676A1" w14:textId="77777777">
        <w:tc>
          <w:tcPr>
            <w:tcW w:w="2600" w:type="dxa"/>
            <w:tcMar>
              <w:top w:w="70" w:type="dxa"/>
              <w:left w:w="90" w:type="dxa"/>
              <w:bottom w:w="70" w:type="dxa"/>
              <w:right w:w="90" w:type="dxa"/>
            </w:tcMar>
          </w:tcPr>
          <w:p w14:paraId="3184CED9"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4F001A25"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51F7E9F0" w14:textId="77777777" w:rsidR="00E01C3A" w:rsidRPr="00CE1B46" w:rsidRDefault="00CC3326">
            <w:r>
              <w:rPr>
                <w:sz w:val="20"/>
                <w:szCs w:val="20"/>
                <w:lang w:val="pt-BR"/>
              </w:rPr>
              <w:t>5.760; 100 %; 68,8 %; 68,8 %</w:t>
            </w:r>
          </w:p>
        </w:tc>
      </w:tr>
      <w:tr w:rsidR="00E01C3A" w:rsidRPr="00CE1B46" w14:paraId="4851163C" w14:textId="77777777">
        <w:tc>
          <w:tcPr>
            <w:tcW w:w="2600" w:type="dxa"/>
            <w:tcMar>
              <w:top w:w="70" w:type="dxa"/>
              <w:left w:w="90" w:type="dxa"/>
              <w:bottom w:w="70" w:type="dxa"/>
              <w:right w:w="90" w:type="dxa"/>
            </w:tcMar>
          </w:tcPr>
          <w:p w14:paraId="7491BB2D" w14:textId="77777777" w:rsidR="00E01C3A" w:rsidRDefault="00CC3326">
            <w:proofErr w:type="spellStart"/>
            <w:r>
              <w:rPr>
                <w:sz w:val="20"/>
                <w:szCs w:val="20"/>
              </w:rPr>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15C6B280"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02BA8370" w14:textId="77777777" w:rsidR="00E01C3A" w:rsidRPr="00CE1B46" w:rsidRDefault="00CC3326">
            <w:r>
              <w:rPr>
                <w:sz w:val="20"/>
                <w:szCs w:val="20"/>
                <w:lang w:val="pt-BR"/>
              </w:rPr>
              <w:t>1.440; 95,8 %; 8,3 %; 100 %</w:t>
            </w:r>
          </w:p>
        </w:tc>
      </w:tr>
      <w:tr w:rsidR="00E01C3A" w:rsidRPr="00CE1B46" w14:paraId="01AE548E" w14:textId="77777777">
        <w:tc>
          <w:tcPr>
            <w:tcW w:w="2600" w:type="dxa"/>
            <w:tcMar>
              <w:top w:w="70" w:type="dxa"/>
              <w:left w:w="90" w:type="dxa"/>
              <w:bottom w:w="70" w:type="dxa"/>
              <w:right w:w="90" w:type="dxa"/>
            </w:tcMar>
          </w:tcPr>
          <w:p w14:paraId="69CEDEA1"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403FA75F" w14:textId="77777777" w:rsidR="00E01C3A" w:rsidRDefault="00CC3326">
            <w:r>
              <w:rPr>
                <w:sz w:val="20"/>
                <w:szCs w:val="20"/>
              </w:rPr>
              <w:t>Classe da via</w:t>
            </w:r>
          </w:p>
        </w:tc>
        <w:tc>
          <w:tcPr>
            <w:tcW w:w="3771" w:type="dxa"/>
            <w:tcMar>
              <w:top w:w="70" w:type="dxa"/>
              <w:left w:w="90" w:type="dxa"/>
              <w:bottom w:w="70" w:type="dxa"/>
              <w:right w:w="90" w:type="dxa"/>
            </w:tcMar>
          </w:tcPr>
          <w:p w14:paraId="6504BC07" w14:textId="77777777" w:rsidR="00E01C3A" w:rsidRPr="00CE1B46" w:rsidRDefault="00CC3326">
            <w:r>
              <w:rPr>
                <w:sz w:val="20"/>
                <w:szCs w:val="20"/>
                <w:lang w:val="pt-BR"/>
              </w:rPr>
              <w:t>720; 100 %; 100 %; 8,3 %</w:t>
            </w:r>
          </w:p>
        </w:tc>
      </w:tr>
      <w:tr w:rsidR="00E01C3A" w:rsidRPr="00CE1B46" w14:paraId="1502F744" w14:textId="77777777">
        <w:tc>
          <w:tcPr>
            <w:tcW w:w="2600" w:type="dxa"/>
            <w:tcMar>
              <w:top w:w="70" w:type="dxa"/>
              <w:left w:w="90" w:type="dxa"/>
              <w:bottom w:w="70" w:type="dxa"/>
              <w:right w:w="90" w:type="dxa"/>
            </w:tcMar>
          </w:tcPr>
          <w:p w14:paraId="17EE704E"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315713F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74A5BAFA" w14:textId="77777777" w:rsidR="00E01C3A" w:rsidRPr="00CE1B46" w:rsidRDefault="00CC3326">
            <w:r>
              <w:rPr>
                <w:sz w:val="20"/>
                <w:szCs w:val="20"/>
                <w:lang w:val="pt-BR"/>
              </w:rPr>
              <w:t>1.080; 83,3 %; 66,7 %; 61,8 %</w:t>
            </w:r>
          </w:p>
        </w:tc>
      </w:tr>
      <w:tr w:rsidR="00E01C3A" w:rsidRPr="00CE1B46" w14:paraId="17E1548D" w14:textId="77777777">
        <w:tc>
          <w:tcPr>
            <w:tcW w:w="2600" w:type="dxa"/>
            <w:tcMar>
              <w:top w:w="70" w:type="dxa"/>
              <w:left w:w="90" w:type="dxa"/>
              <w:bottom w:w="70" w:type="dxa"/>
              <w:right w:w="90" w:type="dxa"/>
            </w:tcMar>
          </w:tcPr>
          <w:p w14:paraId="2DD4BBA7"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552FC83D"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2521AC72" w14:textId="77777777" w:rsidR="00E01C3A" w:rsidRPr="00CE1B46" w:rsidRDefault="00CC3326">
            <w:r>
              <w:rPr>
                <w:sz w:val="20"/>
                <w:szCs w:val="20"/>
                <w:lang w:val="pt-BR"/>
              </w:rPr>
              <w:t>1.080; 100 %; 66,7 %; 66,7 %</w:t>
            </w:r>
          </w:p>
        </w:tc>
      </w:tr>
      <w:tr w:rsidR="00E01C3A" w:rsidRPr="00CE1B46" w14:paraId="19C51CF6" w14:textId="77777777">
        <w:tc>
          <w:tcPr>
            <w:tcW w:w="2600" w:type="dxa"/>
            <w:tcMar>
              <w:top w:w="70" w:type="dxa"/>
              <w:left w:w="90" w:type="dxa"/>
              <w:bottom w:w="70" w:type="dxa"/>
              <w:right w:w="90" w:type="dxa"/>
            </w:tcMar>
          </w:tcPr>
          <w:p w14:paraId="3A757579"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47286B0A"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749F2E6E" w14:textId="77777777" w:rsidR="00E01C3A" w:rsidRPr="00CE1B46" w:rsidRDefault="00CC3326">
            <w:r>
              <w:rPr>
                <w:sz w:val="20"/>
                <w:szCs w:val="20"/>
                <w:lang w:val="pt-BR"/>
              </w:rPr>
              <w:t>1.440; 100 %; 0 %; 98,0 %</w:t>
            </w:r>
          </w:p>
        </w:tc>
      </w:tr>
      <w:tr w:rsidR="00E01C3A" w:rsidRPr="00CE1B46" w14:paraId="77F313A2" w14:textId="77777777">
        <w:tc>
          <w:tcPr>
            <w:tcW w:w="2600" w:type="dxa"/>
            <w:tcMar>
              <w:top w:w="70" w:type="dxa"/>
              <w:left w:w="90" w:type="dxa"/>
              <w:bottom w:w="70" w:type="dxa"/>
              <w:right w:w="90" w:type="dxa"/>
            </w:tcMar>
          </w:tcPr>
          <w:p w14:paraId="39F4CB88"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7F30E2CA"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11795D0A" w14:textId="77777777" w:rsidR="00E01C3A" w:rsidRPr="00CE1B46" w:rsidRDefault="00CC3326">
            <w:r>
              <w:rPr>
                <w:sz w:val="20"/>
                <w:szCs w:val="20"/>
                <w:lang w:val="pt-BR"/>
              </w:rPr>
              <w:t>720; 100 %; 100 %; 100 %</w:t>
            </w:r>
          </w:p>
        </w:tc>
      </w:tr>
      <w:tr w:rsidR="00E01C3A" w:rsidRPr="00CE1B46" w14:paraId="23EB8F6D" w14:textId="77777777">
        <w:tc>
          <w:tcPr>
            <w:tcW w:w="2600" w:type="dxa"/>
            <w:tcMar>
              <w:top w:w="70" w:type="dxa"/>
              <w:left w:w="90" w:type="dxa"/>
              <w:bottom w:w="70" w:type="dxa"/>
              <w:right w:w="90" w:type="dxa"/>
            </w:tcMar>
          </w:tcPr>
          <w:p w14:paraId="4345273C"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4EFF0C87"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299067D1" w14:textId="77777777" w:rsidR="00E01C3A" w:rsidRPr="00CE1B46" w:rsidRDefault="00CC3326">
            <w:r>
              <w:rPr>
                <w:sz w:val="20"/>
                <w:szCs w:val="20"/>
                <w:lang w:val="pt-BR"/>
              </w:rPr>
              <w:t>480; 100 %; 25,0 %; 100 %</w:t>
            </w:r>
          </w:p>
        </w:tc>
      </w:tr>
      <w:tr w:rsidR="00E01C3A" w:rsidRPr="00CE1B46" w14:paraId="4E40CE8D" w14:textId="77777777">
        <w:tc>
          <w:tcPr>
            <w:tcW w:w="2600" w:type="dxa"/>
            <w:tcMar>
              <w:top w:w="70" w:type="dxa"/>
              <w:left w:w="90" w:type="dxa"/>
              <w:bottom w:w="70" w:type="dxa"/>
              <w:right w:w="90" w:type="dxa"/>
            </w:tcMar>
          </w:tcPr>
          <w:p w14:paraId="1EE9FB8D"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1164177C"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47E5998F" w14:textId="77777777" w:rsidR="00E01C3A" w:rsidRPr="00CE1B46" w:rsidRDefault="00CC3326">
            <w:r>
              <w:rPr>
                <w:sz w:val="20"/>
                <w:szCs w:val="20"/>
                <w:lang w:val="pt-BR"/>
              </w:rPr>
              <w:t>720; 100 %; 100 %; 33,3 %</w:t>
            </w:r>
          </w:p>
        </w:tc>
      </w:tr>
      <w:tr w:rsidR="00E01C3A" w:rsidRPr="00CE1B46" w14:paraId="1EFDFDA8" w14:textId="77777777">
        <w:tc>
          <w:tcPr>
            <w:tcW w:w="2600" w:type="dxa"/>
            <w:tcMar>
              <w:top w:w="70" w:type="dxa"/>
              <w:left w:w="90" w:type="dxa"/>
              <w:bottom w:w="70" w:type="dxa"/>
              <w:right w:w="90" w:type="dxa"/>
            </w:tcMar>
          </w:tcPr>
          <w:p w14:paraId="2740DBA1"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7E36723F" w14:textId="77777777" w:rsidR="00E01C3A" w:rsidRDefault="00CC3326">
            <w:r>
              <w:rPr>
                <w:sz w:val="20"/>
                <w:szCs w:val="20"/>
              </w:rPr>
              <w:t>—</w:t>
            </w:r>
          </w:p>
        </w:tc>
        <w:tc>
          <w:tcPr>
            <w:tcW w:w="3771" w:type="dxa"/>
            <w:tcMar>
              <w:top w:w="70" w:type="dxa"/>
              <w:left w:w="90" w:type="dxa"/>
              <w:bottom w:w="70" w:type="dxa"/>
              <w:right w:w="90" w:type="dxa"/>
            </w:tcMar>
          </w:tcPr>
          <w:p w14:paraId="09C9D506" w14:textId="77777777" w:rsidR="00E01C3A" w:rsidRPr="00CE1B46" w:rsidRDefault="00CC3326">
            <w:r>
              <w:rPr>
                <w:sz w:val="20"/>
                <w:szCs w:val="20"/>
                <w:lang w:val="pt-BR"/>
              </w:rPr>
              <w:t>13.440; 98,2 %; 58,0 %; 72,2 %</w:t>
            </w:r>
          </w:p>
        </w:tc>
      </w:tr>
    </w:tbl>
    <w:p w14:paraId="10F8CB89" w14:textId="77777777" w:rsidR="004A7735" w:rsidRDefault="007F0308">
      <w:pPr>
        <w:spacing w:before="130" w:after="260"/>
      </w:pPr>
      <w:r>
        <w:rPr>
          <w:sz w:val="20"/>
          <w:szCs w:val="20"/>
          <w:lang w:val="pt-BR"/>
        </w:rPr>
        <w:t>Fonte: Elaborado pelos autores (2026).</w:t>
      </w:r>
    </w:p>
    <w:p w14:paraId="33A4EE68"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595AE8FE"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0FA9309E"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t>regime. Os valores decorrem do registro de decisões, pela fórmula de 3.11, e não constituem medição elétrica.</w:t>
      </w:r>
    </w:p>
    <w:p w14:paraId="68BAD6CB"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62856BB9" w14:textId="77777777">
        <w:trPr>
          <w:tblHeader/>
        </w:trPr>
        <w:tc>
          <w:tcPr>
            <w:tcW w:w="2600" w:type="dxa"/>
            <w:shd w:val="clear" w:color="auto" w:fill="EDEDED"/>
            <w:tcMar>
              <w:top w:w="70" w:type="dxa"/>
              <w:left w:w="90" w:type="dxa"/>
              <w:bottom w:w="70" w:type="dxa"/>
              <w:right w:w="90" w:type="dxa"/>
            </w:tcMar>
          </w:tcPr>
          <w:p w14:paraId="62CF08D4"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3B929A1D"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022F0FFF"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8C0B6A" w14:paraId="6CC107C2" w14:textId="77777777">
        <w:tc>
          <w:tcPr>
            <w:tcW w:w="2600" w:type="dxa"/>
            <w:tcMar>
              <w:top w:w="70" w:type="dxa"/>
              <w:left w:w="90" w:type="dxa"/>
              <w:bottom w:w="70" w:type="dxa"/>
              <w:right w:w="90" w:type="dxa"/>
            </w:tcMar>
          </w:tcPr>
          <w:p w14:paraId="338279FE"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2F8ED154"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15014502" w14:textId="77777777" w:rsidR="00E01C3A" w:rsidRPr="00430DB3" w:rsidRDefault="00CC3326">
            <w:pPr>
              <w:rPr>
                <w:lang w:val="pt-BR"/>
              </w:rPr>
            </w:pPr>
            <w:r>
              <w:rPr>
                <w:sz w:val="20"/>
                <w:szCs w:val="20"/>
                <w:lang w:val="pt-BR"/>
              </w:rPr>
              <w:t>Linha de base; aderência de 58,0 %</w:t>
            </w:r>
          </w:p>
        </w:tc>
      </w:tr>
      <w:tr w:rsidR="00E01C3A" w:rsidRPr="00CE1B46" w14:paraId="753545A8" w14:textId="77777777">
        <w:tc>
          <w:tcPr>
            <w:tcW w:w="2600" w:type="dxa"/>
            <w:tcMar>
              <w:top w:w="70" w:type="dxa"/>
              <w:left w:w="90" w:type="dxa"/>
              <w:bottom w:w="70" w:type="dxa"/>
              <w:right w:w="90" w:type="dxa"/>
            </w:tcMar>
          </w:tcPr>
          <w:p w14:paraId="445399DC"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5642547A"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49AFB811" w14:textId="77777777" w:rsidR="00E01C3A" w:rsidRPr="00CE1B46" w:rsidRDefault="00CC3326">
            <w:r>
              <w:rPr>
                <w:sz w:val="20"/>
                <w:szCs w:val="20"/>
                <w:lang w:val="pt-BR"/>
              </w:rPr>
              <w:t>71,0 % do pleno; aderência de 72,2 %</w:t>
            </w:r>
          </w:p>
        </w:tc>
      </w:tr>
      <w:tr w:rsidR="00E01C3A" w:rsidRPr="008C0B6A" w14:paraId="03555BC1" w14:textId="77777777">
        <w:tc>
          <w:tcPr>
            <w:tcW w:w="2600" w:type="dxa"/>
            <w:tcMar>
              <w:top w:w="70" w:type="dxa"/>
              <w:left w:w="90" w:type="dxa"/>
              <w:bottom w:w="70" w:type="dxa"/>
              <w:right w:w="90" w:type="dxa"/>
            </w:tcMar>
          </w:tcPr>
          <w:p w14:paraId="17BE23F0"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747562DC"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565E865C" w14:textId="77777777" w:rsidR="00E01C3A" w:rsidRPr="00430DB3" w:rsidRDefault="00CC3326">
            <w:pPr>
              <w:rPr>
                <w:lang w:val="pt-BR"/>
              </w:rPr>
            </w:pPr>
            <w:r>
              <w:rPr>
                <w:sz w:val="20"/>
                <w:szCs w:val="20"/>
                <w:lang w:val="pt-BR"/>
              </w:rPr>
              <w:t>75,7 % do pleno e 106,7 % do horário fixo; aderência de 98,2 %</w:t>
            </w:r>
          </w:p>
        </w:tc>
      </w:tr>
      <w:tr w:rsidR="00E01C3A" w:rsidRPr="008C0B6A" w14:paraId="61F5DB5A" w14:textId="77777777">
        <w:tc>
          <w:tcPr>
            <w:tcW w:w="2600" w:type="dxa"/>
            <w:tcMar>
              <w:top w:w="70" w:type="dxa"/>
              <w:left w:w="90" w:type="dxa"/>
              <w:bottom w:w="70" w:type="dxa"/>
              <w:right w:w="90" w:type="dxa"/>
            </w:tcMar>
          </w:tcPr>
          <w:p w14:paraId="7CADB6E7"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2F4EBA2D"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7A491D4C" w14:textId="77777777" w:rsidR="00E01C3A" w:rsidRPr="00430DB3" w:rsidRDefault="00CC3326">
            <w:pPr>
              <w:rPr>
                <w:lang w:val="pt-BR"/>
              </w:rPr>
            </w:pPr>
            <w:r>
              <w:rPr>
                <w:sz w:val="20"/>
                <w:szCs w:val="20"/>
                <w:lang w:val="pt-BR"/>
              </w:rPr>
              <w:t>74,6 % do pleno e 105,0 % do horário fixo; aderência de 100 %</w:t>
            </w:r>
          </w:p>
        </w:tc>
      </w:tr>
      <w:tr w:rsidR="00E01C3A" w:rsidRPr="008C0B6A" w14:paraId="0C96EFF1" w14:textId="77777777">
        <w:tc>
          <w:tcPr>
            <w:tcW w:w="2600" w:type="dxa"/>
            <w:tcMar>
              <w:top w:w="70" w:type="dxa"/>
              <w:left w:w="90" w:type="dxa"/>
              <w:bottom w:w="70" w:type="dxa"/>
              <w:right w:w="90" w:type="dxa"/>
            </w:tcMar>
          </w:tcPr>
          <w:p w14:paraId="2FECF785"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30E06B68"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2C853033" w14:textId="77777777" w:rsidR="00E01C3A" w:rsidRPr="00430DB3" w:rsidRDefault="00CC3326">
            <w:pPr>
              <w:rPr>
                <w:lang w:val="pt-BR"/>
              </w:rPr>
            </w:pPr>
            <w:r>
              <w:rPr>
                <w:sz w:val="20"/>
                <w:szCs w:val="20"/>
                <w:lang w:val="pt-BR"/>
              </w:rPr>
              <w:t>76,1 % do pleno e 107,3 % do horário fixo; aderência de 100 %</w:t>
            </w:r>
          </w:p>
        </w:tc>
      </w:tr>
    </w:tbl>
    <w:p w14:paraId="157FBB1B" w14:textId="77777777" w:rsidR="004A7735" w:rsidRPr="00430DB3" w:rsidRDefault="007F0308">
      <w:pPr>
        <w:spacing w:before="130" w:after="260"/>
        <w:rPr>
          <w:lang w:val="pt-BR"/>
        </w:rPr>
      </w:pPr>
      <w:r>
        <w:rPr>
          <w:sz w:val="20"/>
          <w:szCs w:val="20"/>
          <w:lang w:val="pt-BR"/>
        </w:rPr>
        <w:t>Fonte: Elaborado pelos autores (2026).</w:t>
      </w:r>
    </w:p>
    <w:p w14:paraId="6039CA61"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2415E7B2"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77666630"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2E6B2711"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t>taxa foi zero. O Tabela 3 reúne o que se mediu ao retirar ou substituir cada componente no sistema; onde há dois valores, o primeiro é o do componente e o segundo, o da alternativa.</w:t>
      </w:r>
    </w:p>
    <w:p w14:paraId="5FC672BE" w14:textId="77777777" w:rsidR="001A5FD5" w:rsidRPr="00430DB3" w:rsidRDefault="002D2B91">
      <w:pPr>
        <w:keepNext/>
        <w:spacing w:before="260" w:after="130"/>
        <w:rPr>
          <w:lang w:val="pt-BR"/>
        </w:rPr>
      </w:pPr>
      <w:r>
        <w:rPr>
          <w:sz w:val="20"/>
          <w:szCs w:val="20"/>
          <w:lang w:val="pt-BR"/>
        </w:rPr>
        <w:t>Tabela 3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2756DE4" w14:textId="77777777">
        <w:trPr>
          <w:tblHeader/>
        </w:trPr>
        <w:tc>
          <w:tcPr>
            <w:tcW w:w="2600" w:type="dxa"/>
            <w:shd w:val="clear" w:color="auto" w:fill="EDEDED"/>
            <w:tcMar>
              <w:top w:w="70" w:type="dxa"/>
              <w:left w:w="90" w:type="dxa"/>
              <w:bottom w:w="70" w:type="dxa"/>
              <w:right w:w="90" w:type="dxa"/>
            </w:tcMar>
          </w:tcPr>
          <w:p w14:paraId="5B2CCC5F"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60A9412F"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58369EC2" w14:textId="77777777" w:rsidR="00E01C3A" w:rsidRDefault="00CC3326">
            <w:proofErr w:type="spellStart"/>
            <w:r>
              <w:rPr>
                <w:b/>
                <w:bCs/>
                <w:sz w:val="20"/>
                <w:szCs w:val="20"/>
              </w:rPr>
              <w:t>Resultado</w:t>
            </w:r>
            <w:proofErr w:type="spellEnd"/>
          </w:p>
        </w:tc>
      </w:tr>
      <w:tr w:rsidR="00E01C3A" w:rsidRPr="008C0B6A" w14:paraId="2810B19E" w14:textId="77777777">
        <w:tc>
          <w:tcPr>
            <w:tcW w:w="2600" w:type="dxa"/>
            <w:tcMar>
              <w:top w:w="70" w:type="dxa"/>
              <w:left w:w="90" w:type="dxa"/>
              <w:bottom w:w="70" w:type="dxa"/>
              <w:right w:w="90" w:type="dxa"/>
            </w:tcMar>
          </w:tcPr>
          <w:p w14:paraId="2E058F82"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265F333D"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D3D69CD"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29FB36F8" w14:textId="77777777">
        <w:tc>
          <w:tcPr>
            <w:tcW w:w="2600" w:type="dxa"/>
            <w:tcMar>
              <w:top w:w="70" w:type="dxa"/>
              <w:left w:w="90" w:type="dxa"/>
              <w:bottom w:w="70" w:type="dxa"/>
              <w:right w:w="90" w:type="dxa"/>
            </w:tcMar>
          </w:tcPr>
          <w:p w14:paraId="237AD391"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3A131AFF"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9FF80C2"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8C0B6A" w14:paraId="6A755519" w14:textId="77777777">
        <w:tc>
          <w:tcPr>
            <w:tcW w:w="2600" w:type="dxa"/>
            <w:tcMar>
              <w:top w:w="70" w:type="dxa"/>
              <w:left w:w="90" w:type="dxa"/>
              <w:bottom w:w="70" w:type="dxa"/>
              <w:right w:w="90" w:type="dxa"/>
            </w:tcMar>
          </w:tcPr>
          <w:p w14:paraId="25788D2E"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1CCCE352"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7B3990CF"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8C0B6A" w14:paraId="30A46B84" w14:textId="77777777">
        <w:tc>
          <w:tcPr>
            <w:tcW w:w="2600" w:type="dxa"/>
            <w:tcMar>
              <w:top w:w="70" w:type="dxa"/>
              <w:left w:w="90" w:type="dxa"/>
              <w:bottom w:w="70" w:type="dxa"/>
              <w:right w:w="90" w:type="dxa"/>
            </w:tcMar>
          </w:tcPr>
          <w:p w14:paraId="324EA2AF"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DC3DE0E"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E2A87B1"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8C0B6A" w14:paraId="754F77EE" w14:textId="77777777">
        <w:tc>
          <w:tcPr>
            <w:tcW w:w="2600" w:type="dxa"/>
            <w:tcMar>
              <w:top w:w="70" w:type="dxa"/>
              <w:left w:w="90" w:type="dxa"/>
              <w:bottom w:w="70" w:type="dxa"/>
              <w:right w:w="90" w:type="dxa"/>
            </w:tcMar>
          </w:tcPr>
          <w:p w14:paraId="2EBD751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35425198"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4C410451"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8C0B6A" w14:paraId="43736CF2" w14:textId="77777777">
        <w:tc>
          <w:tcPr>
            <w:tcW w:w="2600" w:type="dxa"/>
            <w:tcMar>
              <w:top w:w="70" w:type="dxa"/>
              <w:left w:w="90" w:type="dxa"/>
              <w:bottom w:w="70" w:type="dxa"/>
              <w:right w:w="90" w:type="dxa"/>
            </w:tcMar>
          </w:tcPr>
          <w:p w14:paraId="04B8E3DE"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440A7F9C"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61CE53D8"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8C0B6A" w14:paraId="4C97045A" w14:textId="77777777">
        <w:tc>
          <w:tcPr>
            <w:tcW w:w="2600" w:type="dxa"/>
            <w:tcMar>
              <w:top w:w="70" w:type="dxa"/>
              <w:left w:w="90" w:type="dxa"/>
              <w:bottom w:w="70" w:type="dxa"/>
              <w:right w:w="90" w:type="dxa"/>
            </w:tcMar>
          </w:tcPr>
          <w:p w14:paraId="3E2753D6" w14:textId="77777777" w:rsidR="00E01C3A" w:rsidRPr="00430DB3" w:rsidRDefault="00CC3326">
            <w:pPr>
              <w:rPr>
                <w:lang w:val="pt-BR"/>
              </w:rPr>
            </w:pPr>
            <w:r w:rsidRPr="00430DB3">
              <w:rPr>
                <w:sz w:val="20"/>
                <w:szCs w:val="20"/>
                <w:lang w:val="pt-BR"/>
              </w:rPr>
              <w:t>Inferência nebulosa × tabela em degraus × tabela com histerese de descida</w:t>
            </w:r>
          </w:p>
        </w:tc>
        <w:tc>
          <w:tcPr>
            <w:tcW w:w="2700" w:type="dxa"/>
            <w:tcMar>
              <w:top w:w="70" w:type="dxa"/>
              <w:left w:w="90" w:type="dxa"/>
              <w:bottom w:w="70" w:type="dxa"/>
              <w:right w:w="90" w:type="dxa"/>
            </w:tcMar>
          </w:tcPr>
          <w:p w14:paraId="05C7FD01"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6441D50B"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588EC61D" w14:textId="77777777" w:rsidR="001A5FD5" w:rsidRPr="00430DB3" w:rsidRDefault="002D2B91">
      <w:pPr>
        <w:spacing w:before="130" w:after="260"/>
        <w:rPr>
          <w:lang w:val="pt-BR"/>
        </w:rPr>
      </w:pPr>
      <w:r>
        <w:rPr>
          <w:sz w:val="20"/>
          <w:szCs w:val="20"/>
          <w:lang w:val="pt-BR"/>
        </w:rPr>
        <w:t>Fonte: Elaborado pelos autores (2026).</w:t>
      </w:r>
    </w:p>
    <w:p w14:paraId="78532312"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28754FE5"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3786BC77" w14:textId="77777777" w:rsidR="001A5FD5" w:rsidRPr="00430DB3" w:rsidRDefault="002D2B91">
      <w:pPr>
        <w:keepNext/>
        <w:spacing w:before="260" w:after="130"/>
        <w:rPr>
          <w:lang w:val="pt-BR"/>
        </w:rPr>
      </w:pPr>
      <w:r>
        <w:rPr>
          <w:sz w:val="20"/>
          <w:szCs w:val="20"/>
          <w:lang w:val="pt-BR"/>
        </w:rPr>
        <w:t>Tabela 4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244BE5EC" w14:textId="77777777">
        <w:trPr>
          <w:tblHeader/>
        </w:trPr>
        <w:tc>
          <w:tcPr>
            <w:tcW w:w="2600" w:type="dxa"/>
            <w:shd w:val="clear" w:color="auto" w:fill="EDEDED"/>
            <w:tcMar>
              <w:top w:w="70" w:type="dxa"/>
              <w:left w:w="90" w:type="dxa"/>
              <w:bottom w:w="70" w:type="dxa"/>
              <w:right w:w="90" w:type="dxa"/>
            </w:tcMar>
          </w:tcPr>
          <w:p w14:paraId="46F8E484"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5637A23"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645176EA"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2B690208" w14:textId="77777777">
        <w:tc>
          <w:tcPr>
            <w:tcW w:w="2600" w:type="dxa"/>
            <w:tcMar>
              <w:top w:w="70" w:type="dxa"/>
              <w:left w:w="90" w:type="dxa"/>
              <w:bottom w:w="70" w:type="dxa"/>
              <w:right w:w="90" w:type="dxa"/>
            </w:tcMar>
          </w:tcPr>
          <w:p w14:paraId="0EC04C54"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023CF1D6" w14:textId="77777777" w:rsidR="00E01C3A" w:rsidRDefault="00CC3326">
            <w:r>
              <w:rPr>
                <w:sz w:val="20"/>
                <w:szCs w:val="20"/>
              </w:rPr>
              <w:t>0,023 × 0,035</w:t>
            </w:r>
          </w:p>
        </w:tc>
        <w:tc>
          <w:tcPr>
            <w:tcW w:w="3771" w:type="dxa"/>
            <w:tcMar>
              <w:top w:w="70" w:type="dxa"/>
              <w:left w:w="90" w:type="dxa"/>
              <w:bottom w:w="70" w:type="dxa"/>
              <w:right w:w="90" w:type="dxa"/>
            </w:tcMar>
          </w:tcPr>
          <w:p w14:paraId="77163E82" w14:textId="77777777" w:rsidR="00E01C3A" w:rsidRPr="00CE1B46" w:rsidRDefault="00CC3326">
            <w:r>
              <w:rPr>
                <w:sz w:val="20"/>
                <w:szCs w:val="20"/>
                <w:lang w:val="pt-BR"/>
              </w:rPr>
              <w:t>0,028 × 0,035</w:t>
            </w:r>
          </w:p>
        </w:tc>
      </w:tr>
      <w:tr w:rsidR="00E01C3A" w:rsidRPr="00CE1B46" w14:paraId="2EECA4B5" w14:textId="77777777">
        <w:tc>
          <w:tcPr>
            <w:tcW w:w="2600" w:type="dxa"/>
            <w:tcMar>
              <w:top w:w="70" w:type="dxa"/>
              <w:left w:w="90" w:type="dxa"/>
              <w:bottom w:w="70" w:type="dxa"/>
              <w:right w:w="90" w:type="dxa"/>
            </w:tcMar>
          </w:tcPr>
          <w:p w14:paraId="767FC099" w14:textId="77777777" w:rsidR="00E01C3A" w:rsidRDefault="00CC3326">
            <w:proofErr w:type="spellStart"/>
            <w:r>
              <w:rPr>
                <w:sz w:val="20"/>
                <w:szCs w:val="20"/>
              </w:rPr>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1E0CA9AA"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66D5B0CD" w14:textId="77777777" w:rsidR="00E01C3A" w:rsidRPr="00CE1B46" w:rsidRDefault="00CC3326">
            <w:r>
              <w:rPr>
                <w:sz w:val="20"/>
                <w:szCs w:val="20"/>
                <w:lang w:val="pt-BR"/>
              </w:rPr>
              <w:t>89,6 % × 87,8 % (1,8 ponto percentual a mais)</w:t>
            </w:r>
          </w:p>
        </w:tc>
      </w:tr>
      <w:tr w:rsidR="00E01C3A" w:rsidRPr="00CE1B46" w14:paraId="6C3B0861" w14:textId="77777777">
        <w:tc>
          <w:tcPr>
            <w:tcW w:w="2600" w:type="dxa"/>
            <w:tcMar>
              <w:top w:w="70" w:type="dxa"/>
              <w:left w:w="90" w:type="dxa"/>
              <w:bottom w:w="70" w:type="dxa"/>
              <w:right w:w="90" w:type="dxa"/>
            </w:tcMar>
          </w:tcPr>
          <w:p w14:paraId="47776D60"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4BABC980"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185E143C" w14:textId="77777777" w:rsidR="00E01C3A" w:rsidRPr="00CE1B46" w:rsidRDefault="00CC3326">
            <w:r>
              <w:rPr>
                <w:sz w:val="20"/>
                <w:szCs w:val="20"/>
                <w:lang w:val="pt-BR"/>
              </w:rPr>
              <w:t>0,728 × 0,721 (0,007 a mais)</w:t>
            </w:r>
          </w:p>
        </w:tc>
      </w:tr>
      <w:tr w:rsidR="00E01C3A" w:rsidRPr="00CE1B46" w14:paraId="1962A7D5" w14:textId="77777777">
        <w:tc>
          <w:tcPr>
            <w:tcW w:w="2600" w:type="dxa"/>
            <w:tcMar>
              <w:top w:w="70" w:type="dxa"/>
              <w:left w:w="90" w:type="dxa"/>
              <w:bottom w:w="70" w:type="dxa"/>
              <w:right w:w="90" w:type="dxa"/>
            </w:tcMar>
          </w:tcPr>
          <w:p w14:paraId="2FBD4F20"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0C914908"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3CAB798B" w14:textId="77777777" w:rsidR="00E01C3A" w:rsidRPr="00CE1B46" w:rsidRDefault="00CC3326">
            <w:r>
              <w:rPr>
                <w:sz w:val="20"/>
                <w:szCs w:val="20"/>
                <w:lang w:val="pt-BR"/>
              </w:rPr>
              <w:t>Substituível</w:t>
            </w:r>
          </w:p>
        </w:tc>
      </w:tr>
    </w:tbl>
    <w:p w14:paraId="78CD6427" w14:textId="77777777" w:rsidR="001A5FD5" w:rsidRDefault="002D2B91">
      <w:pPr>
        <w:spacing w:before="130" w:after="260"/>
      </w:pPr>
      <w:r>
        <w:rPr>
          <w:sz w:val="20"/>
          <w:szCs w:val="20"/>
          <w:lang w:val="pt-BR"/>
        </w:rPr>
        <w:t>Fonte: Elaborado pelos autores (2026).</w:t>
      </w:r>
    </w:p>
    <w:p w14:paraId="7A881AD5"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527A6885" w14:textId="77777777" w:rsidR="00E01C3A" w:rsidRDefault="00CC3326">
      <w:pPr>
        <w:pStyle w:val="Heading1"/>
        <w:pageBreakBefore/>
        <w:spacing w:before="480" w:after="280" w:line="360" w:lineRule="auto"/>
        <w:rPr>
          <w:lang w:val="pt-BR"/>
        </w:rPr>
      </w:pPr>
      <w:bookmarkStart w:id="67" w:name="_Toc242493271"/>
      <w:r>
        <w:rPr>
          <w:lang w:val="pt-BR"/>
        </w:rPr>
        <w:t>5 ANÁLISE DOS RESULTADOS</w:t>
      </w:r>
      <w:bookmarkEnd w:id="67"/>
    </w:p>
    <w:p w14:paraId="3D089BFF"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0E554BC6" w14:textId="77777777" w:rsidR="00E01C3A" w:rsidRDefault="00CC3326">
      <w:pPr>
        <w:spacing w:after="120" w:line="360" w:lineRule="auto"/>
        <w:ind w:firstLine="709"/>
        <w:jc w:val="both"/>
        <w:rPr>
          <w:lang w:val="pt-BR"/>
        </w:rPr>
      </w:pPr>
      <w:r>
        <w:rPr>
          <w:highlight w:val="yellow"/>
          <w:lang w:val="pt-BR"/>
        </w:rPr>
        <w:t>[PENDENTE — declarar, com base no Capítulo 4, se cada hipótese de 2.10 é aceita ou rejeitada: H1 pela concordância de 4.4; H2 pelo resultado de 4.2; H3 pela comparação entre o acionamento antecipado e o puramente reativo (3.9 e 4.6).]</w:t>
      </w:r>
    </w:p>
    <w:p w14:paraId="79489F00"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7208CC6A"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569703CE"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7A79D511"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2EEFE836"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4AC1CFC"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pPr>
        <w:pStyle w:val="ListParagraph"/>
        <w:numPr>
          <w:ilvl w:val="0"/>
          <w:numId w:val="2"/>
        </w:numPr>
        <w:spacing w:after="120" w:line="360" w:lineRule="auto"/>
        <w:jc w:val="both"/>
        <w:rPr>
          <w:ins w:id="30000" w:author="Vitor Oliveira" w:date="2026-10-11T17:00:00Z"/>
        </w:rPr>
      </w:pPr>
      <w:ins w:id="30001" w:author="Vitor Oliveira" w:date="2026-10-11T17:00:00Z">
        <w:r>
          <w:rPr>
            <w:lang w:val="pt-BR"/>
          </w:rPr>
          <w:t xml:space="preserve">Os requisitos foram elicitados apenas de fontes documentais (3.12.1), sem entrevista nem validação junto ao município, à concessionária ou ao operador da plataforma de monitoramento: expressam o que os documentos oficiais exigem, e não o que esses operadores confirmariam.</w:t>
        </w:r>
      </w:ins>
    </w:p>
    <w:p w14:paraId="19E0C052"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5E3EDC49"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C95B5D6"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066D9A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35B9C1E0"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324F79FB"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2E07503A"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699D83D4"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AD75626"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210CC7E"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2981CBB3"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73706844"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3A5CFB87"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1C2A4994"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D557CF2"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73A72302"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6DF6EE6C"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525984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t>ele; o tratamento desses casos figura na especificação de integração como requisito à plataforma, e não como resultado medido.</w:t>
      </w:r>
    </w:p>
    <w:p w14:paraId="7E4EA231"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29B134ED"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0E483D25"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45E6E24"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35B4094F"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56D5F84F"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69A3DC04"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4E3C862E" w14:textId="77777777" w:rsidR="002C2A03" w:rsidRPr="00430DB3" w:rsidRDefault="008C03E9">
      <w:pPr>
        <w:pStyle w:val="ListParagraph"/>
        <w:numPr>
          <w:ilvl w:val="0"/>
          <w:numId w:val="2"/>
        </w:numPr>
        <w:spacing w:after="120" w:line="360" w:lineRule="auto"/>
        <w:jc w:val="both"/>
        <w:rPr>
          <w:lang w:val="pt-BR"/>
        </w:rPr>
      </w:pPr>
      <w:r>
        <w:rPr>
          <w:lang w:val="pt-BR"/>
        </w:rPr>
        <w:t>Não houve teste de carga na escala do parque: a estimativa de cerca de 170 publicações por segundo para 50 mil câmeras é cálculo, e não medição.</w:t>
      </w:r>
    </w:p>
    <w:p w14:paraId="02F46ECD"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764B6B03"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4655494E"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50E9FF70"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3BF95E2E"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689ED32A"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017E4E6"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1FB521F3"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02E42B51"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065E7335" w14:textId="77777777" w:rsidR="00E01C3A" w:rsidRDefault="00CC3326">
      <w:pPr>
        <w:pStyle w:val="Heading1"/>
        <w:pageBreakBefore/>
        <w:spacing w:before="480" w:after="280" w:line="360" w:lineRule="auto"/>
        <w:rPr>
          <w:lang w:val="pt-BR"/>
        </w:rPr>
      </w:pPr>
      <w:bookmarkStart w:id="72" w:name="_Toc242493276"/>
      <w:r>
        <w:rPr>
          <w:lang w:val="pt-BR"/>
        </w:rPr>
        <w:t>6 CONCLUSÕES</w:t>
      </w:r>
      <w:bookmarkEnd w:id="72"/>
    </w:p>
    <w:p w14:paraId="7076753F"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0B7CDD2E"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503DD63F"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6F5112FD"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14526787"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85A6402"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7EBB82E1"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7A98EFFD"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583BBFA9"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07348EE3"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065A61CD"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5466A5F3"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00F94920"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76770F0A"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5088D83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2CDC66DD" w14:textId="77777777" w:rsidR="00E01C3A" w:rsidRDefault="00CC3326">
      <w:pPr>
        <w:pStyle w:val="Heading1"/>
        <w:pageBreakBefore/>
        <w:spacing w:before="480" w:after="280" w:line="360" w:lineRule="auto"/>
        <w:jc w:val="center"/>
        <w:rPr>
          <w:lang w:val="pt-BR"/>
        </w:rPr>
      </w:pPr>
      <w:bookmarkStart w:id="74" w:name="_Toc242493278"/>
      <w:r>
        <w:rPr>
          <w:lang w:val="pt-BR"/>
        </w:rPr>
        <w:t>REFERÊNCIAS</w:t>
      </w:r>
      <w:bookmarkEnd w:id="74"/>
    </w:p>
    <w:p w14:paraId="1E6309CC"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587BA4F5"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A7440A5"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78E0B428"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5F6C67E7"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5CDAEF0B"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61168F0"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74F3A743"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42649AA5"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88D7599"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55E53743"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t>https://www.planalto.gov.br/ccivil_03/_ato2015-2018/2018/lei/l13709.htm. Acesso em: 13 set. 2026.</w:t>
      </w:r>
    </w:p>
    <w:p w14:paraId="5585E685"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0CE96CB6"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1FC4746"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76473B5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5BD7791"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70A0B73C"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60A27686"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53A9EB17"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38ACA739"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529815B0"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2F84F4EE" w14:textId="77777777" w:rsidR="00D97550" w:rsidRPr="00C708F0" w:rsidRDefault="00000000">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1AB508D5"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2E2099F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33BF5041"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4D7697F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59AFD995"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4A3B0B96"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563846E4"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48048B05"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715611C2"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0DF4429B" w14:textId="77777777" w:rsidR="00D97550" w:rsidRDefault="00000000">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6EABE2FD"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532FE3F8"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6F4975D6"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703A7D4A"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0EE5651D"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1164CC4D"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2FE5361"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51D18CEC"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6F182E05"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t>Paulo: Prefeitura do Município de São Paulo, 8 out. 2021. Disponível em: https://prefeitura.sp.gov.br/w/noticia/prefeitura-avanca-na-modernizacao-com-led-da-rede-de-iluminacao-publica-de-sao-paulo. Acesso em: 13 set. 2026.</w:t>
      </w:r>
    </w:p>
    <w:p w14:paraId="0DAA726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5EF475C5"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6356ECEB"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18CBD1DC"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5E3E9A45"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22B12F7F"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0277DA3B"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4AFBBAA9"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3634CC33"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228A931A"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393A065E" w14:textId="77777777" w:rsidR="00D97550" w:rsidRDefault="00000000">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0213074A" w14:textId="77777777" w:rsidR="006B1E66" w:rsidRDefault="00CC3326">
      <w:pPr>
        <w:spacing w:after="240"/>
      </w:pPr>
      <w:r>
        <w:t xml:space="preserve">ZADEH, Lotfi A. Fuzzy sets. </w:t>
      </w:r>
      <w:r>
        <w:rPr>
          <w:b/>
          <w:bCs/>
        </w:rPr>
        <w:t>Information and Control</w:t>
      </w:r>
      <w:r>
        <w:t>, v. 8, n. 3, p. 338-353, 1965.</w:t>
      </w:r>
    </w:p>
    <w:p w14:paraId="2F0B4BC5" w14:textId="77777777" w:rsidR="00E01C3A" w:rsidRDefault="00CC3326">
      <w:pPr>
        <w:pStyle w:val="Heading1"/>
        <w:pageBreakBefore/>
        <w:spacing w:before="480" w:after="280" w:line="360" w:lineRule="auto"/>
        <w:jc w:val="center"/>
        <w:rPr>
          <w:lang w:val="pt-BR"/>
        </w:rPr>
      </w:pPr>
      <w:bookmarkStart w:id="75" w:name="_Toc242493279"/>
      <w:r>
        <w:rPr>
          <w:lang w:val="pt-BR"/>
        </w:rPr>
        <w:t>APÊNDICE A — DECLARAÇÃO DE USO DE FERRAMENTAS DE INTELIGÊNCIA ARTIFICIAL GENERATIVA</w:t>
      </w:r>
      <w:bookmarkEnd w:id="75"/>
    </w:p>
    <w:p w14:paraId="5F668CA6" w14:textId="77777777" w:rsidR="00E01C3A" w:rsidRDefault="00CC3326">
      <w:pPr>
        <w:spacing w:before="280" w:after="140" w:line="360" w:lineRule="auto"/>
        <w:jc w:val="both"/>
        <w:rPr>
          <w:b/>
          <w:bCs/>
          <w:lang w:val="pt-BR"/>
        </w:rPr>
      </w:pPr>
      <w:r>
        <w:rPr>
          <w:b/>
          <w:bCs/>
          <w:lang w:val="pt-BR"/>
        </w:rPr>
        <w:t>1 Identificação</w:t>
      </w:r>
    </w:p>
    <w:p w14:paraId="7C2EA31A"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243424BE" w14:textId="77777777" w:rsidR="00101C02" w:rsidRDefault="00CC3326">
      <w:pPr>
        <w:spacing w:after="120" w:line="360" w:lineRule="auto"/>
        <w:jc w:val="both"/>
        <w:rPr>
          <w:lang w:val="pt-BR"/>
        </w:rPr>
      </w:pPr>
      <w:r>
        <w:rPr>
          <w:lang w:val="pt-BR"/>
        </w:rPr>
        <w:t xml:space="preserve">Autores: </w:t>
      </w:r>
    </w:p>
    <w:p w14:paraId="7F725015" w14:textId="77777777" w:rsidR="00101C02" w:rsidRDefault="00CC3326">
      <w:pPr>
        <w:spacing w:after="120" w:line="360" w:lineRule="auto"/>
        <w:jc w:val="both"/>
        <w:rPr>
          <w:lang w:val="pt-BR"/>
        </w:rPr>
      </w:pPr>
      <w:r>
        <w:rPr>
          <w:lang w:val="pt-BR"/>
        </w:rPr>
        <w:t xml:space="preserve">Bruno Bonavigo Dacal, RA N309EC4, CPF _____._____._____-___; </w:t>
      </w:r>
    </w:p>
    <w:p w14:paraId="5F772545" w14:textId="77777777" w:rsidR="00101C02" w:rsidRDefault="00CC3326">
      <w:pPr>
        <w:spacing w:after="120" w:line="360" w:lineRule="auto"/>
        <w:jc w:val="both"/>
        <w:rPr>
          <w:lang w:val="pt-BR"/>
        </w:rPr>
      </w:pPr>
      <w:r>
        <w:rPr>
          <w:lang w:val="pt-BR"/>
        </w:rPr>
        <w:t xml:space="preserve">Lucas de Araujo Vergara, RA N090758, CPF _____._____._____-___; </w:t>
      </w:r>
    </w:p>
    <w:p w14:paraId="78DDBAC7" w14:textId="77777777" w:rsidR="00E01C3A" w:rsidRDefault="00CC3326">
      <w:pPr>
        <w:spacing w:after="120" w:line="360" w:lineRule="auto"/>
        <w:jc w:val="both"/>
        <w:rPr>
          <w:lang w:val="pt-BR"/>
        </w:rPr>
      </w:pPr>
      <w:r>
        <w:rPr>
          <w:lang w:val="pt-BR"/>
        </w:rPr>
        <w:t>Vitor Oliveira dos Santos, RA N083DG1, CPF _____._____._____-___.</w:t>
      </w:r>
    </w:p>
    <w:p w14:paraId="6D536804" w14:textId="77777777" w:rsidR="00E01C3A" w:rsidRDefault="00CC3326">
      <w:pPr>
        <w:spacing w:after="120" w:line="360" w:lineRule="auto"/>
        <w:jc w:val="both"/>
        <w:rPr>
          <w:lang w:val="pt-BR"/>
        </w:rPr>
      </w:pPr>
      <w:r>
        <w:rPr>
          <w:lang w:val="pt-BR"/>
        </w:rPr>
        <w:t>Curso: Bacharelado em Ciência da Computação — Universidade Paulista (UNIP).</w:t>
      </w:r>
    </w:p>
    <w:p w14:paraId="33CA47E2" w14:textId="77777777" w:rsidR="00E01C3A" w:rsidRDefault="00CC3326">
      <w:pPr>
        <w:spacing w:after="120" w:line="360" w:lineRule="auto"/>
        <w:jc w:val="both"/>
        <w:rPr>
          <w:lang w:val="pt-BR"/>
        </w:rPr>
      </w:pPr>
      <w:r>
        <w:rPr>
          <w:lang w:val="pt-BR"/>
        </w:rPr>
        <w:t>Orientador: Prof. Marco Gomes.</w:t>
      </w:r>
    </w:p>
    <w:p w14:paraId="72346843" w14:textId="77777777" w:rsidR="00E01C3A" w:rsidRDefault="00CC3326">
      <w:pPr>
        <w:spacing w:before="280" w:after="140" w:line="360" w:lineRule="auto"/>
        <w:jc w:val="both"/>
        <w:rPr>
          <w:b/>
          <w:bCs/>
          <w:lang w:val="pt-BR"/>
        </w:rPr>
      </w:pPr>
      <w:r>
        <w:rPr>
          <w:b/>
          <w:bCs/>
          <w:lang w:val="pt-BR"/>
        </w:rPr>
        <w:t>2 Natureza do uso</w:t>
      </w:r>
    </w:p>
    <w:p w14:paraId="5F90D743"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9F082B"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3A0949DD" w14:textId="77777777" w:rsidR="00D97550" w:rsidRPr="00C708F0" w:rsidRDefault="00000000">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116380E0" w14:textId="77777777" w:rsidR="00E01C3A" w:rsidRDefault="00CC3326">
      <w:pPr>
        <w:keepNext/>
        <w:spacing w:before="260" w:after="130"/>
        <w:rPr>
          <w:lang w:val="pt-BR"/>
        </w:rPr>
      </w:pPr>
      <w:r>
        <w:rPr>
          <w:sz w:val="20"/>
          <w:szCs w:val="20"/>
          <w:lang w:val="pt-BR"/>
        </w:rPr>
        <w:t>Quadro 19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8C0B6A" w14:paraId="1C6E9BE1" w14:textId="77777777" w:rsidTr="00101C02">
        <w:trPr>
          <w:tblHeader/>
        </w:trPr>
        <w:tc>
          <w:tcPr>
            <w:tcW w:w="1693" w:type="dxa"/>
            <w:shd w:val="clear" w:color="auto" w:fill="EDEDED"/>
            <w:tcMar>
              <w:top w:w="70" w:type="dxa"/>
              <w:left w:w="90" w:type="dxa"/>
              <w:bottom w:w="70" w:type="dxa"/>
              <w:right w:w="90" w:type="dxa"/>
            </w:tcMar>
          </w:tcPr>
          <w:p w14:paraId="3153BFD5"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74F31987"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2D27575D"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594F666C"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56191CB1" w14:textId="77777777" w:rsidR="00E01C3A" w:rsidRPr="00CE1B46" w:rsidRDefault="00CC3326">
            <w:pPr>
              <w:rPr>
                <w:lang w:val="pt-BR"/>
              </w:rPr>
            </w:pPr>
            <w:r>
              <w:rPr>
                <w:b/>
                <w:bCs/>
                <w:sz w:val="20"/>
                <w:szCs w:val="20"/>
                <w:lang w:val="pt-BR"/>
              </w:rPr>
              <w:t>Nível de intervenção humana pós-geração (%)</w:t>
            </w:r>
          </w:p>
        </w:tc>
      </w:tr>
      <w:tr w:rsidR="00E01C3A" w:rsidRPr="00C708F0" w14:paraId="16C26BFB" w14:textId="77777777" w:rsidTr="00101C02">
        <w:tc>
          <w:tcPr>
            <w:tcW w:w="1693" w:type="dxa"/>
            <w:tcMar>
              <w:top w:w="70" w:type="dxa"/>
              <w:left w:w="90" w:type="dxa"/>
              <w:bottom w:w="70" w:type="dxa"/>
              <w:right w:w="90" w:type="dxa"/>
            </w:tcMar>
          </w:tcPr>
          <w:p w14:paraId="5A5EB79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EB6062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817E2E3"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3767DFBA"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26FEC46E" w14:textId="77777777" w:rsidR="00E01C3A" w:rsidRPr="00C708F0" w:rsidRDefault="00C708F0">
            <w:pPr>
              <w:rPr>
                <w:lang w:val="pt-BR"/>
              </w:rPr>
            </w:pPr>
            <w:r>
              <w:rPr>
                <w:sz w:val="20"/>
                <w:szCs w:val="20"/>
              </w:rPr>
              <w:t>30</w:t>
            </w:r>
          </w:p>
        </w:tc>
      </w:tr>
      <w:tr w:rsidR="00E01C3A" w14:paraId="0E074FCB" w14:textId="77777777" w:rsidTr="00101C02">
        <w:tc>
          <w:tcPr>
            <w:tcW w:w="1693" w:type="dxa"/>
            <w:tcMar>
              <w:top w:w="70" w:type="dxa"/>
              <w:left w:w="90" w:type="dxa"/>
              <w:bottom w:w="70" w:type="dxa"/>
              <w:right w:w="90" w:type="dxa"/>
            </w:tcMar>
          </w:tcPr>
          <w:p w14:paraId="3BB5429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3C9775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2F463E7" w14:textId="77777777" w:rsidR="00E01C3A" w:rsidRDefault="00CC3326">
            <w:r>
              <w:rPr>
                <w:sz w:val="20"/>
                <w:szCs w:val="20"/>
              </w:rPr>
              <w:t xml:space="preserve">Figuras 3, 4, 5 e 10</w:t>
            </w:r>
          </w:p>
        </w:tc>
        <w:tc>
          <w:tcPr>
            <w:tcW w:w="2672" w:type="dxa"/>
            <w:tcMar>
              <w:top w:w="70" w:type="dxa"/>
              <w:left w:w="90" w:type="dxa"/>
              <w:bottom w:w="70" w:type="dxa"/>
              <w:right w:w="90" w:type="dxa"/>
            </w:tcMar>
          </w:tcPr>
          <w:p w14:paraId="04A97534"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74020F06" w14:textId="77777777" w:rsidR="00E01C3A" w:rsidRDefault="00CC3326">
            <w:r>
              <w:rPr>
                <w:sz w:val="20"/>
                <w:szCs w:val="20"/>
              </w:rPr>
              <w:t>20</w:t>
            </w:r>
          </w:p>
        </w:tc>
      </w:tr>
      <w:tr w:rsidR="00E01C3A" w14:paraId="491A91F4" w14:textId="77777777" w:rsidTr="00101C02">
        <w:tc>
          <w:tcPr>
            <w:tcW w:w="1693" w:type="dxa"/>
            <w:tcMar>
              <w:top w:w="70" w:type="dxa"/>
              <w:left w:w="90" w:type="dxa"/>
              <w:bottom w:w="70" w:type="dxa"/>
              <w:right w:w="90" w:type="dxa"/>
            </w:tcMar>
          </w:tcPr>
          <w:p w14:paraId="498CE6E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D8302AF"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60ADA73"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496B56AD"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35E91014" w14:textId="77777777" w:rsidR="00E01C3A" w:rsidRDefault="00CC3326">
            <w:r>
              <w:rPr>
                <w:sz w:val="20"/>
                <w:szCs w:val="20"/>
              </w:rPr>
              <w:t>40</w:t>
            </w:r>
          </w:p>
        </w:tc>
      </w:tr>
      <w:tr w:rsidR="00E01C3A" w14:paraId="4B410474" w14:textId="77777777" w:rsidTr="00101C02">
        <w:tc>
          <w:tcPr>
            <w:tcW w:w="1693" w:type="dxa"/>
            <w:tcMar>
              <w:top w:w="70" w:type="dxa"/>
              <w:left w:w="90" w:type="dxa"/>
              <w:bottom w:w="70" w:type="dxa"/>
              <w:right w:w="90" w:type="dxa"/>
            </w:tcMar>
          </w:tcPr>
          <w:p w14:paraId="1B5E0A7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1C371D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1F3D279" w14:textId="77777777" w:rsidR="00E01C3A" w:rsidRDefault="00CC3326">
            <w:r>
              <w:rPr>
                <w:sz w:val="20"/>
                <w:szCs w:val="20"/>
              </w:rPr>
              <w:t>2.2, 2.3 e 3.6</w:t>
            </w:r>
          </w:p>
        </w:tc>
        <w:tc>
          <w:tcPr>
            <w:tcW w:w="2672" w:type="dxa"/>
            <w:tcMar>
              <w:top w:w="70" w:type="dxa"/>
              <w:left w:w="90" w:type="dxa"/>
              <w:bottom w:w="70" w:type="dxa"/>
              <w:right w:w="90" w:type="dxa"/>
            </w:tcMar>
          </w:tcPr>
          <w:p w14:paraId="41DE45B9"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0725ABEB" w14:textId="77777777" w:rsidR="00E01C3A" w:rsidRDefault="00C708F0">
            <w:r>
              <w:rPr>
                <w:sz w:val="20"/>
                <w:szCs w:val="20"/>
              </w:rPr>
              <w:t>50</w:t>
            </w:r>
          </w:p>
        </w:tc>
      </w:tr>
      <w:tr w:rsidR="00E01C3A" w14:paraId="4C86BB9D" w14:textId="77777777" w:rsidTr="00101C02">
        <w:tc>
          <w:tcPr>
            <w:tcW w:w="1693" w:type="dxa"/>
            <w:tcMar>
              <w:top w:w="70" w:type="dxa"/>
              <w:left w:w="90" w:type="dxa"/>
              <w:bottom w:w="70" w:type="dxa"/>
              <w:right w:w="90" w:type="dxa"/>
            </w:tcMar>
          </w:tcPr>
          <w:p w14:paraId="1854A4D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243B521"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A88663C"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5DC7154B"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3988B4A4" w14:textId="77777777" w:rsidR="00E01C3A" w:rsidRDefault="00C708F0">
            <w:r>
              <w:rPr>
                <w:sz w:val="20"/>
                <w:szCs w:val="20"/>
              </w:rPr>
              <w:t>70</w:t>
            </w:r>
          </w:p>
        </w:tc>
      </w:tr>
      <w:tr w:rsidR="00E01C3A" w14:paraId="456B68A3" w14:textId="77777777" w:rsidTr="00101C02">
        <w:tc>
          <w:tcPr>
            <w:tcW w:w="1693" w:type="dxa"/>
            <w:tcMar>
              <w:top w:w="70" w:type="dxa"/>
              <w:left w:w="90" w:type="dxa"/>
              <w:bottom w:w="70" w:type="dxa"/>
              <w:right w:w="90" w:type="dxa"/>
            </w:tcMar>
          </w:tcPr>
          <w:p w14:paraId="67D84D2D"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0159AB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7DCBFB0"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3AB283C0"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6D753B28" w14:textId="77777777" w:rsidR="00E01C3A" w:rsidRDefault="00C708F0">
            <w:r>
              <w:rPr>
                <w:sz w:val="20"/>
                <w:szCs w:val="20"/>
              </w:rPr>
              <w:t>40</w:t>
            </w:r>
          </w:p>
        </w:tc>
      </w:tr>
      <w:tr w:rsidR="00E01C3A" w14:paraId="2608B816" w14:textId="77777777" w:rsidTr="00101C02">
        <w:tc>
          <w:tcPr>
            <w:tcW w:w="1693" w:type="dxa"/>
            <w:tcMar>
              <w:top w:w="70" w:type="dxa"/>
              <w:left w:w="90" w:type="dxa"/>
              <w:bottom w:w="70" w:type="dxa"/>
              <w:right w:w="90" w:type="dxa"/>
            </w:tcMar>
          </w:tcPr>
          <w:p w14:paraId="449A1FD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7C440C9"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6EF65C5F"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7C42A44A"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t>aprovados pelos autores antes de cada execução; busca e conferência de qualidade dos conjuntos de dados públicos</w:t>
            </w:r>
          </w:p>
        </w:tc>
        <w:tc>
          <w:tcPr>
            <w:tcW w:w="1645" w:type="dxa"/>
            <w:tcMar>
              <w:top w:w="70" w:type="dxa"/>
              <w:left w:w="90" w:type="dxa"/>
              <w:bottom w:w="70" w:type="dxa"/>
              <w:right w:w="90" w:type="dxa"/>
            </w:tcMar>
          </w:tcPr>
          <w:p w14:paraId="23A5ADC9" w14:textId="77777777" w:rsidR="00E01C3A" w:rsidRDefault="00CC3326">
            <w:r>
              <w:rPr>
                <w:sz w:val="20"/>
                <w:szCs w:val="20"/>
              </w:rPr>
              <w:t>40</w:t>
            </w:r>
          </w:p>
        </w:tc>
      </w:tr>
    </w:tbl>
    <w:p w14:paraId="378AE315" w14:textId="77777777" w:rsidR="00E01C3A" w:rsidRDefault="00CC3326">
      <w:pPr>
        <w:spacing w:before="130" w:after="260"/>
        <w:rPr>
          <w:lang w:val="pt-BR"/>
        </w:rPr>
      </w:pPr>
      <w:r>
        <w:rPr>
          <w:sz w:val="20"/>
          <w:szCs w:val="20"/>
          <w:lang w:val="pt-BR"/>
        </w:rPr>
        <w:t>Fonte: Elaborado pelos autores (2026).</w:t>
      </w:r>
    </w:p>
    <w:p w14:paraId="66367438"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___/___/2026. </w:t>
      </w:r>
    </w:p>
    <w:p w14:paraId="52156F25" w14:textId="77777777" w:rsidR="00E01C3A" w:rsidRDefault="00CC3326">
      <w:pPr>
        <w:spacing w:before="280" w:after="140" w:line="360" w:lineRule="auto"/>
        <w:jc w:val="both"/>
        <w:rPr>
          <w:b/>
          <w:bCs/>
          <w:lang w:val="pt-BR"/>
        </w:rPr>
      </w:pPr>
      <w:r>
        <w:rPr>
          <w:b/>
          <w:bCs/>
          <w:lang w:val="pt-BR"/>
        </w:rPr>
        <w:t>3 Protocolo de auditoria e prompts</w:t>
      </w:r>
    </w:p>
    <w:p w14:paraId="1B55C060"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43C1E5DC"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009C119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E5BEAE7"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274F9555"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320B52C"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08D323EB"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7159410"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01DDEB4E"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3998B95F" w14:textId="77777777" w:rsidR="00E01C3A" w:rsidRDefault="00CC3326">
      <w:pPr>
        <w:spacing w:after="120" w:line="360" w:lineRule="auto"/>
        <w:jc w:val="both"/>
        <w:rPr>
          <w:lang w:val="pt-BR"/>
        </w:rPr>
      </w:pPr>
      <w:r>
        <w:rPr>
          <w:lang w:val="pt-BR"/>
        </w:rPr>
        <w:t>Local: ______________________________________, Data: ____/____/2026.</w:t>
      </w:r>
    </w:p>
    <w:p w14:paraId="330C4788" w14:textId="77777777" w:rsidR="00E01C3A" w:rsidRDefault="00CC3326">
      <w:pPr>
        <w:spacing w:before="520" w:after="60"/>
        <w:jc w:val="center"/>
        <w:rPr>
          <w:lang w:val="pt-BR"/>
        </w:rPr>
      </w:pPr>
      <w:r>
        <w:rPr>
          <w:lang w:val="pt-BR"/>
        </w:rPr>
        <w:t>_______________________________________</w:t>
      </w:r>
    </w:p>
    <w:p w14:paraId="79210AF6" w14:textId="77777777" w:rsidR="00E01C3A" w:rsidRDefault="00CC3326">
      <w:pPr>
        <w:spacing w:before="520" w:after="60"/>
        <w:jc w:val="center"/>
        <w:rPr>
          <w:lang w:val="pt-BR"/>
        </w:rPr>
      </w:pPr>
      <w:r>
        <w:rPr>
          <w:lang w:val="pt-BR"/>
        </w:rPr>
        <w:t>Bruno Bonavigo Dacal — RA N309EC4</w:t>
      </w:r>
    </w:p>
    <w:p w14:paraId="03AE886A" w14:textId="77777777" w:rsidR="00E01C3A" w:rsidRDefault="00CC3326">
      <w:pPr>
        <w:spacing w:before="520" w:after="60"/>
        <w:jc w:val="center"/>
        <w:rPr>
          <w:lang w:val="pt-BR"/>
        </w:rPr>
      </w:pPr>
      <w:r>
        <w:rPr>
          <w:lang w:val="pt-BR"/>
        </w:rPr>
        <w:t>_______________________________________</w:t>
      </w:r>
    </w:p>
    <w:p w14:paraId="59B40686" w14:textId="77777777" w:rsidR="00E01C3A" w:rsidRDefault="00CC3326">
      <w:pPr>
        <w:spacing w:before="520" w:after="60"/>
        <w:jc w:val="center"/>
        <w:rPr>
          <w:lang w:val="pt-BR"/>
        </w:rPr>
      </w:pPr>
      <w:r>
        <w:rPr>
          <w:lang w:val="pt-BR"/>
        </w:rPr>
        <w:t>Lucas de Araujo Vergara — RA N090758</w:t>
      </w:r>
    </w:p>
    <w:p w14:paraId="6A6B2F79" w14:textId="77777777" w:rsidR="00E01C3A" w:rsidRDefault="00CC3326">
      <w:pPr>
        <w:spacing w:before="520" w:after="60"/>
        <w:jc w:val="center"/>
        <w:rPr>
          <w:lang w:val="pt-BR"/>
        </w:rPr>
      </w:pPr>
      <w:r>
        <w:rPr>
          <w:lang w:val="pt-BR"/>
        </w:rPr>
        <w:t>_______________________________________</w:t>
      </w:r>
    </w:p>
    <w:p w14:paraId="2D092B45" w14:textId="77777777" w:rsidR="00E01C3A" w:rsidRDefault="00CC3326">
      <w:pPr>
        <w:spacing w:before="520" w:after="60"/>
        <w:jc w:val="center"/>
        <w:rPr>
          <w:lang w:val="pt-BR"/>
        </w:rPr>
      </w:pPr>
      <w:r>
        <w:rPr>
          <w:lang w:val="pt-BR"/>
        </w:rPr>
        <w:t>Vitor Oliveira dos Santos — RA N083DG1</w:t>
      </w:r>
    </w:p>
    <w:p w14:paraId="53CDC8A3" w14:textId="77777777" w:rsidR="00E01C3A" w:rsidRDefault="00CC3326">
      <w:pPr>
        <w:spacing w:before="520" w:after="60"/>
        <w:jc w:val="center"/>
        <w:rPr>
          <w:lang w:val="pt-BR"/>
        </w:rPr>
      </w:pPr>
      <w:r>
        <w:rPr>
          <w:lang w:val="pt-BR"/>
        </w:rPr>
        <w:t>Ciente e de acordo:</w:t>
      </w:r>
    </w:p>
    <w:p w14:paraId="1896F580" w14:textId="77777777" w:rsidR="00E01C3A" w:rsidRDefault="00CC3326">
      <w:pPr>
        <w:spacing w:before="520" w:after="60"/>
        <w:jc w:val="center"/>
        <w:rPr>
          <w:lang w:val="pt-BR"/>
        </w:rPr>
      </w:pPr>
      <w:r>
        <w:rPr>
          <w:lang w:val="pt-BR"/>
        </w:rPr>
        <w:t>_______________________________________</w:t>
      </w:r>
    </w:p>
    <w:p w14:paraId="7254F2A2" w14:textId="77777777" w:rsidR="00E01C3A" w:rsidRDefault="00CC3326">
      <w:pPr>
        <w:spacing w:before="520" w:after="60"/>
        <w:jc w:val="center"/>
        <w:rPr>
          <w:lang w:val="pt-BR"/>
        </w:rPr>
      </w:pPr>
      <w:r>
        <w:rPr>
          <w:lang w:val="pt-BR"/>
        </w:rPr>
        <w:t>Prof. Marco Gomes — Orientador</w:t>
      </w:r>
    </w:p>
    <w:p w14:paraId="3FED2777"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t>APÊNDICE B — REPRODUTIBILIDADE DOS RESULTADOS</w:t>
      </w:r>
      <w:bookmarkEnd w:id="76"/>
    </w:p>
    <w:p w14:paraId="080FC864"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608754BB"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42CA70CF"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6B569E19" w14:textId="77777777" w:rsidR="00724418" w:rsidRPr="00430DB3" w:rsidRDefault="002679C7">
      <w:pPr>
        <w:keepNext/>
        <w:spacing w:before="260" w:after="130"/>
        <w:rPr>
          <w:lang w:val="pt-BR"/>
        </w:rPr>
      </w:pPr>
      <w:r>
        <w:rPr>
          <w:sz w:val="20"/>
          <w:szCs w:val="20"/>
          <w:lang w:val="pt-BR"/>
        </w:rPr>
        <w:t>Quadro 20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8C0B6A" w14:paraId="0E5E7ECB" w14:textId="77777777">
        <w:trPr>
          <w:tblHeader/>
        </w:trPr>
        <w:tc>
          <w:tcPr>
            <w:tcW w:w="1900" w:type="dxa"/>
            <w:shd w:val="clear" w:color="auto" w:fill="EDEDED"/>
            <w:tcMar>
              <w:top w:w="70" w:type="dxa"/>
              <w:left w:w="90" w:type="dxa"/>
              <w:bottom w:w="70" w:type="dxa"/>
              <w:right w:w="90" w:type="dxa"/>
            </w:tcMar>
          </w:tcPr>
          <w:p w14:paraId="74FC0A4F"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42461D4"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02C9AF80"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B8196BA" w14:textId="77777777">
        <w:tc>
          <w:tcPr>
            <w:tcW w:w="1900" w:type="dxa"/>
            <w:tcMar>
              <w:top w:w="70" w:type="dxa"/>
              <w:left w:w="90" w:type="dxa"/>
              <w:bottom w:w="70" w:type="dxa"/>
              <w:right w:w="90" w:type="dxa"/>
            </w:tcMar>
          </w:tcPr>
          <w:p w14:paraId="5A32FB8D"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70E93DD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3EF65758"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8C0B6A" w14:paraId="39BCFB53" w14:textId="77777777">
        <w:tc>
          <w:tcPr>
            <w:tcW w:w="1900" w:type="dxa"/>
            <w:tcMar>
              <w:top w:w="70" w:type="dxa"/>
              <w:left w:w="90" w:type="dxa"/>
              <w:bottom w:w="70" w:type="dxa"/>
              <w:right w:w="90" w:type="dxa"/>
            </w:tcMar>
          </w:tcPr>
          <w:p w14:paraId="05800330"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1B0702F6"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t>modelo/treinar.py; série de Melbourne extraída em 23/09/2026</w:t>
            </w:r>
          </w:p>
        </w:tc>
        <w:tc>
          <w:tcPr>
            <w:tcW w:w="4171" w:type="dxa"/>
            <w:tcMar>
              <w:top w:w="70" w:type="dxa"/>
              <w:left w:w="90" w:type="dxa"/>
              <w:bottom w:w="70" w:type="dxa"/>
              <w:right w:w="90" w:type="dxa"/>
            </w:tcMar>
          </w:tcPr>
          <w:p w14:paraId="77094585" w14:textId="77777777" w:rsidR="00E01C3A" w:rsidRPr="00430DB3" w:rsidRDefault="00CC3326">
            <w:pPr>
              <w:rPr>
                <w:lang w:val="pt-BR"/>
              </w:rPr>
            </w:pPr>
            <w:r>
              <w:rPr>
                <w:sz w:val="20"/>
                <w:szCs w:val="20"/>
                <w:lang w:val="pt-BR"/>
              </w:rPr>
              <w:t>python -m modelo.comparar_modelos. Resultado em modelo/resultados/comparacao_modelos.json. Protocolo f6d306c; resultado 7ad1b3c</w:t>
            </w:r>
          </w:p>
        </w:tc>
      </w:tr>
      <w:tr w:rsidR="00E01C3A" w:rsidRPr="008C0B6A" w14:paraId="09ACA0D3" w14:textId="77777777">
        <w:tc>
          <w:tcPr>
            <w:tcW w:w="1900" w:type="dxa"/>
            <w:tcMar>
              <w:top w:w="70" w:type="dxa"/>
              <w:left w:w="90" w:type="dxa"/>
              <w:bottom w:w="70" w:type="dxa"/>
              <w:right w:w="90" w:type="dxa"/>
            </w:tcMar>
          </w:tcPr>
          <w:p w14:paraId="22026A4F"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51B5134B"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2AB1FFBC"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1C7A1764" w14:textId="77777777">
        <w:tc>
          <w:tcPr>
            <w:tcW w:w="1900" w:type="dxa"/>
            <w:tcMar>
              <w:top w:w="70" w:type="dxa"/>
              <w:left w:w="90" w:type="dxa"/>
              <w:bottom w:w="70" w:type="dxa"/>
              <w:right w:w="90" w:type="dxa"/>
            </w:tcMar>
          </w:tcPr>
          <w:p w14:paraId="3EA263BE"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76D9467D"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08721AC8"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8C0B6A" w14:paraId="32DADF3F" w14:textId="77777777">
        <w:tc>
          <w:tcPr>
            <w:tcW w:w="1900" w:type="dxa"/>
            <w:tcMar>
              <w:top w:w="70" w:type="dxa"/>
              <w:left w:w="90" w:type="dxa"/>
              <w:bottom w:w="70" w:type="dxa"/>
              <w:right w:w="90" w:type="dxa"/>
            </w:tcMar>
          </w:tcPr>
          <w:p w14:paraId="12E01BAA"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3A921569"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114C3005"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8C0B6A" w14:paraId="676D9E00" w14:textId="77777777">
        <w:tc>
          <w:tcPr>
            <w:tcW w:w="1900" w:type="dxa"/>
            <w:tcMar>
              <w:top w:w="70" w:type="dxa"/>
              <w:left w:w="90" w:type="dxa"/>
              <w:bottom w:w="70" w:type="dxa"/>
              <w:right w:w="90" w:type="dxa"/>
            </w:tcMar>
          </w:tcPr>
          <w:p w14:paraId="11B34CE8"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269A0BAB"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7EBE591D"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1341D5B7" w14:textId="77777777">
        <w:tc>
          <w:tcPr>
            <w:tcW w:w="1900" w:type="dxa"/>
            <w:tcMar>
              <w:top w:w="70" w:type="dxa"/>
              <w:left w:w="90" w:type="dxa"/>
              <w:bottom w:w="70" w:type="dxa"/>
              <w:right w:w="90" w:type="dxa"/>
            </w:tcMar>
          </w:tcPr>
          <w:p w14:paraId="73535890"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5F798219"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5380E79A"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1D2CABAB" w14:textId="77777777">
        <w:tc>
          <w:tcPr>
            <w:tcW w:w="1900" w:type="dxa"/>
            <w:tcMar>
              <w:top w:w="70" w:type="dxa"/>
              <w:left w:w="90" w:type="dxa"/>
              <w:bottom w:w="70" w:type="dxa"/>
              <w:right w:w="90" w:type="dxa"/>
            </w:tcMar>
          </w:tcPr>
          <w:p w14:paraId="5FB08DFE"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1344322D"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3A45A737"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675DE51F" w14:textId="77777777">
        <w:tc>
          <w:tcPr>
            <w:tcW w:w="1900" w:type="dxa"/>
            <w:tcMar>
              <w:top w:w="70" w:type="dxa"/>
              <w:left w:w="90" w:type="dxa"/>
              <w:bottom w:w="70" w:type="dxa"/>
              <w:right w:w="90" w:type="dxa"/>
            </w:tcMar>
          </w:tcPr>
          <w:p w14:paraId="55C28BEC"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237EBD8B"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503A4B0C"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4C731AF7" w14:textId="77777777">
        <w:tc>
          <w:tcPr>
            <w:tcW w:w="1900" w:type="dxa"/>
            <w:tcMar>
              <w:top w:w="70" w:type="dxa"/>
              <w:left w:w="90" w:type="dxa"/>
              <w:bottom w:w="70" w:type="dxa"/>
              <w:right w:w="90" w:type="dxa"/>
            </w:tcMar>
          </w:tcPr>
          <w:p w14:paraId="182BC755"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628ABF06"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7FCF3D64"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73776BD8" w14:textId="77777777">
        <w:tc>
          <w:tcPr>
            <w:tcW w:w="1900" w:type="dxa"/>
            <w:tcMar>
              <w:top w:w="70" w:type="dxa"/>
              <w:left w:w="90" w:type="dxa"/>
              <w:bottom w:w="70" w:type="dxa"/>
              <w:right w:w="90" w:type="dxa"/>
            </w:tcMar>
          </w:tcPr>
          <w:p w14:paraId="76DE5676"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4AA7D9D0"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t>bancada e simulado ligados ao ambiente implantado</w:t>
            </w:r>
          </w:p>
        </w:tc>
        <w:tc>
          <w:tcPr>
            <w:tcW w:w="4171" w:type="dxa"/>
            <w:tcMar>
              <w:top w:w="70" w:type="dxa"/>
              <w:left w:w="90" w:type="dxa"/>
              <w:bottom w:w="70" w:type="dxa"/>
              <w:right w:w="90" w:type="dxa"/>
            </w:tcMar>
          </w:tcPr>
          <w:p w14:paraId="245BDE99" w14:textId="77777777" w:rsidR="00E01C3A" w:rsidRPr="00CE1B46" w:rsidRDefault="00CC3326">
            <w:r>
              <w:rPr>
                <w:sz w:val="20"/>
                <w:szCs w:val="20"/>
                <w:lang w:val="pt-BR"/>
              </w:rPr>
              <w:t xml:space="preserve">python -m bancada.sessao_ct latencia, piso e credencial; CT16 com comandos provocados e python -m bancada.sessao_ct </w:t>
            </w:r>
            <w:r>
              <w:rPr>
                <w:sz w:val="20"/>
                <w:szCs w:val="20"/>
                <w:lang w:val="pt-BR"/>
              </w:rPr>
              <w:t>alertas; CT18 com o registro da porta serial. Registros em bancada/resultados/ct*_20261010*. Versões 1d7b3f7 e 396076b</w:t>
            </w:r>
          </w:p>
        </w:tc>
      </w:tr>
      <w:tr w:rsidR="00E01C3A" w:rsidRPr="008C0B6A" w14:paraId="586FD703" w14:textId="77777777">
        <w:tc>
          <w:tcPr>
            <w:tcW w:w="1900" w:type="dxa"/>
            <w:tcMar>
              <w:top w:w="70" w:type="dxa"/>
              <w:left w:w="90" w:type="dxa"/>
              <w:bottom w:w="70" w:type="dxa"/>
              <w:right w:w="90" w:type="dxa"/>
            </w:tcMar>
          </w:tcPr>
          <w:p w14:paraId="47713C9F" w14:textId="77777777" w:rsidR="00E01C3A" w:rsidRPr="00430DB3" w:rsidRDefault="00CC3326">
            <w:pPr>
              <w:rPr>
                <w:lang w:val="pt-BR"/>
              </w:rPr>
            </w:pPr>
            <w:r w:rsidRPr="00430DB3">
              <w:rPr>
                <w:sz w:val="20"/>
                <w:szCs w:val="20"/>
                <w:lang w:val="pt-BR"/>
              </w:rPr>
              <w:t>4.5 — energia do nó de bancada</w:t>
            </w:r>
          </w:p>
        </w:tc>
        <w:tc>
          <w:tcPr>
            <w:tcW w:w="3000" w:type="dxa"/>
            <w:tcMar>
              <w:top w:w="70" w:type="dxa"/>
              <w:left w:w="90" w:type="dxa"/>
              <w:bottom w:w="70" w:type="dxa"/>
              <w:right w:w="90" w:type="dxa"/>
            </w:tcMar>
          </w:tcPr>
          <w:p w14:paraId="5E2F830A"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5FC30A52"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8C0B6A" w14:paraId="6A7B9BBE" w14:textId="77777777">
        <w:tc>
          <w:tcPr>
            <w:tcW w:w="1900" w:type="dxa"/>
            <w:tcMar>
              <w:top w:w="70" w:type="dxa"/>
              <w:left w:w="90" w:type="dxa"/>
              <w:bottom w:w="70" w:type="dxa"/>
              <w:right w:w="90" w:type="dxa"/>
            </w:tcMar>
          </w:tcPr>
          <w:p w14:paraId="55986528"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526D8BEB"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4F9D8EC9"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2312C95A" w14:textId="77777777" w:rsidR="00724418" w:rsidRPr="008C0B6A" w:rsidRDefault="002679C7">
      <w:pPr>
        <w:spacing w:before="130" w:after="260"/>
        <w:rPr>
          <w:lang w:val="pt-BR"/>
        </w:rPr>
      </w:pPr>
      <w:r>
        <w:rPr>
          <w:sz w:val="20"/>
          <w:szCs w:val="20"/>
          <w:lang w:val="pt-BR"/>
        </w:rPr>
        <w:t>Fonte: Elaborado pelos autores (2026).</w:t>
      </w:r>
    </w:p>
    <w:p w14:paraId="22C348CE" w14:textId="77777777" w:rsidR="006B1E66" w:rsidRPr="003166D5" w:rsidRDefault="006B1E66" w:rsidP="003166D5">
      <w:pPr>
        <w:rPr>
          <w:lang w:val="pt-BR"/>
        </w:rPr>
      </w:pPr>
    </w:p>
    <w:p w14:paraId="38CCC8C6" w14:textId="77777777" w:rsidR="00044D5A" w:rsidRPr="008C0B6A" w:rsidRDefault="00000000">
      <w:pPr>
        <w:pStyle w:val="Heading1"/>
        <w:pageBreakBefore/>
        <w:spacing w:before="480" w:after="280" w:line="360" w:lineRule="auto"/>
        <w:jc w:val="center"/>
        <w:rPr>
          <w:lang w:val="pt-BR"/>
        </w:rPr>
      </w:pPr>
      <w:r>
        <w:rPr>
          <w:lang w:val="pt-BR"/>
        </w:rPr>
        <w:t>APÊNDICE C — REGISTRO FOTOGRÁFICO DO NÓ DE BANCADA</w:t>
      </w:r>
    </w:p>
    <w:p w14:paraId="233F27C7" w14:textId="77777777" w:rsidR="00044D5A" w:rsidRPr="008C0B6A" w:rsidRDefault="00000000">
      <w:pPr>
        <w:spacing w:after="120" w:line="360" w:lineRule="auto"/>
        <w:ind w:firstLine="709"/>
        <w:jc w:val="both"/>
        <w:rPr>
          <w:lang w:val="pt-BR"/>
        </w:rPr>
      </w:pPr>
      <w:r>
        <w:rPr>
          <w:lang w:val="pt-BR"/>
        </w:rPr>
        <w:t xml:space="preserve">A </w:t>
      </w:r>
      <w:r>
        <w:rPr>
          <w:lang w:val="pt-BR"/>
        </w:rPr>
        <w:t xml:space="preserve">Figura 11</w:t>
      </w:r>
      <w:r>
        <w:rPr>
          <w:lang w:val="pt-BR"/>
        </w:rPr>
        <w:t xml:space="preserve"> complementa as Figuras 1 e 2 com a vista posterior do nó de demonstração, em que aparecem a passagem do cabo de alimentação da fita pela parede do anteparo e a posição do sensor na face oposta.</w:t>
      </w:r>
    </w:p>
    <w:p w14:paraId="48E5BA96" w14:textId="77777777" w:rsidR="00044D5A" w:rsidRPr="008C0B6A" w:rsidRDefault="00000000">
      <w:pPr>
        <w:keepNext/>
        <w:spacing w:before="130" w:after="60"/>
        <w:jc w:val="center"/>
        <w:rPr>
          <w:lang w:val="pt-BR"/>
        </w:rPr>
      </w:pPr>
      <w:r>
        <w:rPr>
          <w:sz w:val="20"/>
          <w:szCs w:val="20"/>
          <w:lang w:val="pt-BR"/>
        </w:rPr>
        <w:t xml:space="preserve">Figura 11</w:t>
      </w:r>
      <w:r>
        <w:rPr>
          <w:sz w:val="20"/>
          <w:szCs w:val="20"/>
          <w:lang w:val="pt-BR"/>
        </w:rPr>
        <w:t xml:space="preserve"> – Vista posterior do nó de demonstração</w:t>
      </w:r>
    </w:p>
    <w:p w14:paraId="3033D64C"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5"/>
                    <a:stretch>
                      <a:fillRect/>
                    </a:stretch>
                  </pic:blipFill>
                  <pic:spPr>
                    <a:xfrm>
                      <a:off x="0" y="0"/>
                      <a:ext cx="4320000" cy="4921875"/>
                    </a:xfrm>
                    <a:prstGeom prst="rect">
                      <a:avLst/>
                    </a:prstGeom>
                  </pic:spPr>
                </pic:pic>
              </a:graphicData>
            </a:graphic>
          </wp:inline>
        </w:drawing>
      </w:r>
    </w:p>
    <w:p w14:paraId="4FB0F83A" w14:textId="77777777" w:rsidR="00044D5A" w:rsidRDefault="00000000">
      <w:pPr>
        <w:spacing w:after="280"/>
        <w:jc w:val="center"/>
      </w:pPr>
      <w:r>
        <w:rPr>
          <w:sz w:val="20"/>
          <w:szCs w:val="20"/>
          <w:lang w:val="pt-BR"/>
        </w:rPr>
        <w:t>Fonte: Acervo dos autores (2026).</w:t>
      </w:r>
    </w:p>
    <w:sectPr w:rsidR="00044D5A">
      <w:headerReference w:type="default" r:id="rId16"/>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7D0B8" w14:textId="77777777" w:rsidR="0058794B" w:rsidRDefault="0058794B">
      <w:r>
        <w:separator/>
      </w:r>
    </w:p>
  </w:endnote>
  <w:endnote w:type="continuationSeparator" w:id="0">
    <w:p w14:paraId="406719D5" w14:textId="77777777" w:rsidR="0058794B" w:rsidRDefault="00587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48B39" w14:textId="77777777" w:rsidR="0058794B" w:rsidRDefault="0058794B">
      <w:r>
        <w:separator/>
      </w:r>
    </w:p>
  </w:footnote>
  <w:footnote w:type="continuationSeparator" w:id="0">
    <w:p w14:paraId="2D45CA72" w14:textId="77777777" w:rsidR="0058794B" w:rsidRDefault="005879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0A2BD"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401AE"/>
    <w:rsid w:val="00461CFB"/>
    <w:rsid w:val="004775E4"/>
    <w:rsid w:val="004A7735"/>
    <w:rsid w:val="004F4FF1"/>
    <w:rsid w:val="005169D9"/>
    <w:rsid w:val="00540256"/>
    <w:rsid w:val="0058794B"/>
    <w:rsid w:val="005D6896"/>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0B6A"/>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708F0"/>
    <w:rsid w:val="00CC3326"/>
    <w:rsid w:val="00CD1EA0"/>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957903"/>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Captura109" Type="http://schemas.openxmlformats.org/officeDocument/2006/relationships/image" Target="media/captura_painel_consumo.jpg"/><Relationship Id="rIdCaptura110" Type="http://schemas.openxmlformats.org/officeDocument/2006/relationships/image" Target="media/captura_painel_registro.jpg"/><Relationship Id="rIdCasosUso" Type="http://schemas.openxmlformats.org/officeDocument/2006/relationships/image" Target="media/casos_de_us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132</Pages>
  <Words>39612</Words>
  <Characters>225793</Characters>
  <Application>Microsoft Office Word</Application>
  <DocSecurity>0</DocSecurity>
  <Lines>1881</Lines>
  <Paragraphs>529</Paragraphs>
  <ScaleCrop>false</ScaleCrop>
  <Company/>
  <LinksUpToDate>false</LinksUpToDate>
  <CharactersWithSpaces>264876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17</cp:revision>
  <dcterms:created xsi:type="dcterms:W3CDTF">2026-09-26T22:07:00Z</dcterms:created>
  <dcterms:modified xsi:type="dcterms:W3CDTF">2026-10-10T19:57:00Z</dcterms:modified>
</cp:coreProperties>
</file>