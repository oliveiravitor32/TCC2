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BFAE" w14:textId="77777777" w:rsidR="006B1E66" w:rsidRPr="000F5B8B" w:rsidRDefault="00CC3326">
      <w:pPr>
        <w:spacing w:line="360" w:lineRule="auto"/>
        <w:jc w:val="center"/>
        <w:rPr>
          <w:lang w:val="pt-BR"/>
        </w:rPr>
      </w:pPr>
      <w:r>
        <w:rPr>
          <w:b/>
          <w:bCs/>
          <w:lang w:val="pt-BR"/>
        </w:rPr>
        <w:t>UNIVERSIDADE PAULISTA – UNIP</w:t>
      </w:r>
    </w:p>
    <w:p w14:paraId="025C71B2" w14:textId="77777777" w:rsidR="006B1E66" w:rsidRPr="000F5B8B" w:rsidRDefault="00CC3326">
      <w:pPr>
        <w:spacing w:line="360" w:lineRule="auto"/>
        <w:jc w:val="center"/>
        <w:rPr>
          <w:lang w:val="pt-BR"/>
        </w:rPr>
      </w:pPr>
      <w:r>
        <w:rPr>
          <w:b/>
          <w:bCs/>
          <w:lang w:val="pt-BR"/>
        </w:rPr>
        <w:t>CIÊNCIA DA COMPUTAÇÃO – 8º SEMESTRE</w:t>
      </w:r>
    </w:p>
    <w:p w14:paraId="2F827A54" w14:textId="77777777" w:rsidR="006B1E66" w:rsidRPr="000F5B8B" w:rsidRDefault="006B1E66">
      <w:pPr>
        <w:spacing w:line="360" w:lineRule="auto"/>
        <w:rPr>
          <w:lang w:val="pt-BR"/>
        </w:rPr>
      </w:pPr>
    </w:p>
    <w:p w14:paraId="3B9BB8FE" w14:textId="77777777" w:rsidR="006B1E66" w:rsidRPr="000F5B8B" w:rsidRDefault="006B1E66">
      <w:pPr>
        <w:spacing w:line="360" w:lineRule="auto"/>
        <w:rPr>
          <w:lang w:val="pt-BR"/>
        </w:rPr>
      </w:pPr>
    </w:p>
    <w:p w14:paraId="6014B5E6" w14:textId="77777777" w:rsidR="006B1E66" w:rsidRPr="000F5B8B" w:rsidRDefault="006B1E66">
      <w:pPr>
        <w:spacing w:line="360" w:lineRule="auto"/>
        <w:rPr>
          <w:lang w:val="pt-BR"/>
        </w:rPr>
      </w:pPr>
    </w:p>
    <w:p w14:paraId="1593194A" w14:textId="77777777" w:rsidR="006B1E66" w:rsidRPr="000F5B8B" w:rsidRDefault="006B1E66">
      <w:pPr>
        <w:spacing w:line="360" w:lineRule="auto"/>
        <w:rPr>
          <w:lang w:val="pt-BR"/>
        </w:rPr>
      </w:pPr>
    </w:p>
    <w:p w14:paraId="473DF277" w14:textId="77777777" w:rsidR="006B1E66" w:rsidRPr="000F5B8B" w:rsidRDefault="00CC3326">
      <w:pPr>
        <w:spacing w:line="360" w:lineRule="auto"/>
        <w:jc w:val="center"/>
        <w:rPr>
          <w:lang w:val="pt-BR"/>
        </w:rPr>
      </w:pPr>
      <w:r>
        <w:rPr>
          <w:lang w:val="pt-BR"/>
        </w:rPr>
        <w:t>BRUNO BONAVIGO DACAL – N309EC4</w:t>
      </w:r>
    </w:p>
    <w:p w14:paraId="2E8B9D1E" w14:textId="77777777" w:rsidR="006B1E66" w:rsidRPr="000F5B8B" w:rsidRDefault="00CC3326">
      <w:pPr>
        <w:spacing w:line="360" w:lineRule="auto"/>
        <w:jc w:val="center"/>
        <w:rPr>
          <w:lang w:val="pt-BR"/>
        </w:rPr>
      </w:pPr>
      <w:r>
        <w:rPr>
          <w:lang w:val="pt-BR"/>
        </w:rPr>
        <w:t>LUCAS DE ARAUJO VERGARA – N090758</w:t>
      </w:r>
    </w:p>
    <w:p w14:paraId="3D17523A" w14:textId="77777777" w:rsidR="006B1E66" w:rsidRPr="000F5B8B" w:rsidRDefault="00CC3326">
      <w:pPr>
        <w:spacing w:line="360" w:lineRule="auto"/>
        <w:jc w:val="center"/>
        <w:rPr>
          <w:lang w:val="pt-BR"/>
        </w:rPr>
      </w:pPr>
      <w:r>
        <w:rPr>
          <w:lang w:val="pt-BR"/>
        </w:rPr>
        <w:t>VITOR OLIVEIRA DOS SANTOS – N083DG1</w:t>
      </w:r>
    </w:p>
    <w:p w14:paraId="42BA5C1A" w14:textId="77777777" w:rsidR="006B1E66" w:rsidRPr="000F5B8B" w:rsidRDefault="006B1E66">
      <w:pPr>
        <w:spacing w:line="360" w:lineRule="auto"/>
        <w:rPr>
          <w:lang w:val="pt-BR"/>
        </w:rPr>
      </w:pPr>
    </w:p>
    <w:p w14:paraId="026C33E8" w14:textId="77777777" w:rsidR="006B1E66" w:rsidRPr="000F5B8B" w:rsidRDefault="006B1E66">
      <w:pPr>
        <w:spacing w:line="360" w:lineRule="auto"/>
        <w:rPr>
          <w:lang w:val="pt-BR"/>
        </w:rPr>
      </w:pPr>
    </w:p>
    <w:p w14:paraId="0C0FF253" w14:textId="77777777" w:rsidR="006B1E66" w:rsidRPr="000F5B8B" w:rsidRDefault="006B1E66">
      <w:pPr>
        <w:spacing w:line="360" w:lineRule="auto"/>
        <w:rPr>
          <w:lang w:val="pt-BR"/>
        </w:rPr>
      </w:pPr>
    </w:p>
    <w:p w14:paraId="5ACFFF9E" w14:textId="77777777" w:rsidR="006B1E66" w:rsidRPr="000F5B8B" w:rsidRDefault="006B1E66">
      <w:pPr>
        <w:spacing w:line="360" w:lineRule="auto"/>
        <w:rPr>
          <w:lang w:val="pt-BR"/>
        </w:rPr>
      </w:pPr>
    </w:p>
    <w:p w14:paraId="788E3A56" w14:textId="77777777" w:rsidR="006B1E66" w:rsidRPr="000F5B8B" w:rsidRDefault="006B1E66">
      <w:pPr>
        <w:spacing w:line="360" w:lineRule="auto"/>
        <w:rPr>
          <w:lang w:val="pt-BR"/>
        </w:rPr>
      </w:pPr>
    </w:p>
    <w:p w14:paraId="0360E00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67ECD26" w14:textId="77777777" w:rsidR="006B1E66" w:rsidRPr="000F5B8B" w:rsidRDefault="006B1E66">
      <w:pPr>
        <w:spacing w:line="360" w:lineRule="auto"/>
        <w:rPr>
          <w:lang w:val="pt-BR"/>
        </w:rPr>
      </w:pPr>
    </w:p>
    <w:p w14:paraId="39910086" w14:textId="77777777" w:rsidR="006B1E66" w:rsidRPr="000F5B8B" w:rsidRDefault="006B1E66">
      <w:pPr>
        <w:spacing w:line="360" w:lineRule="auto"/>
        <w:rPr>
          <w:lang w:val="pt-BR"/>
        </w:rPr>
      </w:pPr>
    </w:p>
    <w:p w14:paraId="0ACDE6BB" w14:textId="77777777" w:rsidR="006B1E66" w:rsidRPr="000F5B8B" w:rsidRDefault="00CC3326">
      <w:pPr>
        <w:spacing w:line="360" w:lineRule="auto"/>
        <w:jc w:val="center"/>
        <w:rPr>
          <w:lang w:val="pt-BR"/>
        </w:rPr>
      </w:pPr>
      <w:r>
        <w:rPr>
          <w:lang w:val="pt-BR"/>
        </w:rPr>
        <w:t>TRABALHO DE CONCLUSÃO DE CURSO</w:t>
      </w:r>
    </w:p>
    <w:p w14:paraId="18194371" w14:textId="77777777" w:rsidR="006B1E66" w:rsidRPr="000F5B8B" w:rsidRDefault="006B1E66">
      <w:pPr>
        <w:spacing w:line="360" w:lineRule="auto"/>
        <w:rPr>
          <w:lang w:val="pt-BR"/>
        </w:rPr>
      </w:pPr>
    </w:p>
    <w:p w14:paraId="1C3CFFAC" w14:textId="77777777" w:rsidR="006B1E66" w:rsidRPr="000F5B8B" w:rsidRDefault="006B1E66">
      <w:pPr>
        <w:spacing w:line="360" w:lineRule="auto"/>
        <w:rPr>
          <w:lang w:val="pt-BR"/>
        </w:rPr>
      </w:pPr>
    </w:p>
    <w:p w14:paraId="6B29371C" w14:textId="77777777" w:rsidR="006B1E66" w:rsidRPr="000F5B8B" w:rsidRDefault="006B1E66">
      <w:pPr>
        <w:spacing w:line="360" w:lineRule="auto"/>
        <w:rPr>
          <w:lang w:val="pt-BR"/>
        </w:rPr>
      </w:pPr>
    </w:p>
    <w:p w14:paraId="27340DE8" w14:textId="77777777" w:rsidR="006B1E66" w:rsidRPr="000F5B8B" w:rsidRDefault="006B1E66">
      <w:pPr>
        <w:spacing w:line="360" w:lineRule="auto"/>
        <w:rPr>
          <w:lang w:val="pt-BR"/>
        </w:rPr>
      </w:pPr>
    </w:p>
    <w:p w14:paraId="130643F1" w14:textId="77777777" w:rsidR="006B1E66" w:rsidRPr="000F5B8B" w:rsidRDefault="006B1E66">
      <w:pPr>
        <w:spacing w:line="360" w:lineRule="auto"/>
        <w:rPr>
          <w:lang w:val="pt-BR"/>
        </w:rPr>
      </w:pPr>
    </w:p>
    <w:p w14:paraId="7269330A" w14:textId="77777777" w:rsidR="006B1E66" w:rsidRPr="000F5B8B" w:rsidRDefault="006B1E66">
      <w:pPr>
        <w:spacing w:line="360" w:lineRule="auto"/>
        <w:rPr>
          <w:lang w:val="pt-BR"/>
        </w:rPr>
      </w:pPr>
    </w:p>
    <w:p w14:paraId="48D7F334" w14:textId="77777777" w:rsidR="006B1E66" w:rsidRPr="000F5B8B" w:rsidRDefault="006B1E66">
      <w:pPr>
        <w:spacing w:line="360" w:lineRule="auto"/>
        <w:rPr>
          <w:lang w:val="pt-BR"/>
        </w:rPr>
      </w:pPr>
    </w:p>
    <w:p w14:paraId="1F99F360" w14:textId="77777777" w:rsidR="006B1E66" w:rsidRPr="000F5B8B" w:rsidRDefault="006B1E66">
      <w:pPr>
        <w:spacing w:line="360" w:lineRule="auto"/>
        <w:rPr>
          <w:lang w:val="pt-BR"/>
        </w:rPr>
      </w:pPr>
    </w:p>
    <w:p w14:paraId="701A6969" w14:textId="77777777" w:rsidR="006B1E66" w:rsidRPr="000F5B8B" w:rsidRDefault="00CC3326">
      <w:pPr>
        <w:spacing w:line="360" w:lineRule="auto"/>
        <w:jc w:val="center"/>
        <w:rPr>
          <w:lang w:val="pt-BR"/>
        </w:rPr>
      </w:pPr>
      <w:r>
        <w:rPr>
          <w:lang w:val="pt-BR"/>
        </w:rPr>
        <w:t>SÃO PAULO</w:t>
      </w:r>
    </w:p>
    <w:p w14:paraId="404AE28C" w14:textId="77777777" w:rsidR="006B1E66" w:rsidRPr="000F5B8B" w:rsidRDefault="00CC3326">
      <w:pPr>
        <w:spacing w:line="360" w:lineRule="auto"/>
        <w:jc w:val="center"/>
        <w:rPr>
          <w:lang w:val="pt-BR"/>
        </w:rPr>
      </w:pPr>
      <w:r>
        <w:rPr>
          <w:lang w:val="pt-BR"/>
        </w:rPr>
        <w:t>2026</w:t>
      </w:r>
    </w:p>
    <w:p w14:paraId="13E1E303" w14:textId="77777777" w:rsidR="006B1E66" w:rsidRPr="000F5B8B" w:rsidRDefault="00CC3326">
      <w:pPr>
        <w:rPr>
          <w:lang w:val="pt-BR"/>
        </w:rPr>
      </w:pPr>
      <w:r>
        <w:rPr>
          <w:lang w:val="pt-BR"/>
        </w:rPr>
        <w:br w:type="page"/>
      </w:r>
    </w:p>
    <w:p w14:paraId="5BCEAEDF" w14:textId="77777777" w:rsidR="006B1E66" w:rsidRPr="000F5B8B" w:rsidRDefault="00CC3326">
      <w:pPr>
        <w:spacing w:line="360" w:lineRule="auto"/>
        <w:jc w:val="center"/>
        <w:rPr>
          <w:lang w:val="pt-BR"/>
        </w:rPr>
      </w:pPr>
      <w:r>
        <w:rPr>
          <w:lang w:val="pt-BR"/>
        </w:rPr>
        <w:lastRenderedPageBreak/>
        <w:t>BRUNO BONAVIGO DACAL – N309EC4</w:t>
      </w:r>
    </w:p>
    <w:p w14:paraId="2317977A" w14:textId="77777777" w:rsidR="006B1E66" w:rsidRPr="000F5B8B" w:rsidRDefault="00CC3326">
      <w:pPr>
        <w:spacing w:line="360" w:lineRule="auto"/>
        <w:jc w:val="center"/>
        <w:rPr>
          <w:lang w:val="pt-BR"/>
        </w:rPr>
      </w:pPr>
      <w:r>
        <w:rPr>
          <w:lang w:val="pt-BR"/>
        </w:rPr>
        <w:t>LUCAS DE ARAUJO VERGARA – N090758</w:t>
      </w:r>
    </w:p>
    <w:p w14:paraId="5B1ADD77" w14:textId="77777777" w:rsidR="006B1E66" w:rsidRPr="000F5B8B" w:rsidRDefault="00CC3326">
      <w:pPr>
        <w:spacing w:line="360" w:lineRule="auto"/>
        <w:jc w:val="center"/>
        <w:rPr>
          <w:lang w:val="pt-BR"/>
        </w:rPr>
      </w:pPr>
      <w:r>
        <w:rPr>
          <w:lang w:val="pt-BR"/>
        </w:rPr>
        <w:t>VITOR OLIVEIRA DOS SANTOS – N083DG1</w:t>
      </w:r>
    </w:p>
    <w:p w14:paraId="30AEF646" w14:textId="77777777" w:rsidR="006B1E66" w:rsidRPr="000F5B8B" w:rsidRDefault="006B1E66">
      <w:pPr>
        <w:spacing w:line="360" w:lineRule="auto"/>
        <w:rPr>
          <w:lang w:val="pt-BR"/>
        </w:rPr>
      </w:pPr>
    </w:p>
    <w:p w14:paraId="432A9F51" w14:textId="77777777" w:rsidR="006B1E66" w:rsidRPr="000F5B8B" w:rsidRDefault="006B1E66">
      <w:pPr>
        <w:spacing w:line="360" w:lineRule="auto"/>
        <w:rPr>
          <w:lang w:val="pt-BR"/>
        </w:rPr>
      </w:pPr>
    </w:p>
    <w:p w14:paraId="552EAFA1" w14:textId="77777777" w:rsidR="006B1E66" w:rsidRPr="000F5B8B" w:rsidRDefault="006B1E66">
      <w:pPr>
        <w:spacing w:line="360" w:lineRule="auto"/>
        <w:rPr>
          <w:lang w:val="pt-BR"/>
        </w:rPr>
      </w:pPr>
    </w:p>
    <w:p w14:paraId="7B149F15" w14:textId="77777777" w:rsidR="006B1E66" w:rsidRPr="000F5B8B" w:rsidRDefault="006B1E66">
      <w:pPr>
        <w:spacing w:line="360" w:lineRule="auto"/>
        <w:rPr>
          <w:lang w:val="pt-BR"/>
        </w:rPr>
      </w:pPr>
    </w:p>
    <w:p w14:paraId="6127E289" w14:textId="77777777" w:rsidR="006B1E66" w:rsidRPr="000F5B8B" w:rsidRDefault="006B1E66">
      <w:pPr>
        <w:spacing w:line="360" w:lineRule="auto"/>
        <w:rPr>
          <w:lang w:val="pt-BR"/>
        </w:rPr>
      </w:pPr>
    </w:p>
    <w:p w14:paraId="522A8FF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5E2BE2B" w14:textId="77777777" w:rsidR="006B1E66" w:rsidRPr="000F5B8B" w:rsidRDefault="006B1E66">
      <w:pPr>
        <w:spacing w:line="360" w:lineRule="auto"/>
        <w:rPr>
          <w:lang w:val="pt-BR"/>
        </w:rPr>
      </w:pPr>
    </w:p>
    <w:p w14:paraId="26A6489F" w14:textId="77777777" w:rsidR="006B1E66" w:rsidRPr="000F5B8B" w:rsidRDefault="006B1E66">
      <w:pPr>
        <w:spacing w:line="360" w:lineRule="auto"/>
        <w:rPr>
          <w:lang w:val="pt-BR"/>
        </w:rPr>
      </w:pPr>
    </w:p>
    <w:p w14:paraId="543CBCCC" w14:textId="77777777" w:rsidR="006B1E66" w:rsidRPr="000F5B8B" w:rsidRDefault="006B1E66">
      <w:pPr>
        <w:spacing w:line="360" w:lineRule="auto"/>
        <w:rPr>
          <w:lang w:val="pt-BR"/>
        </w:rPr>
      </w:pPr>
    </w:p>
    <w:p w14:paraId="3923D16D"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E260AFB" w14:textId="77777777" w:rsidR="006B1E66" w:rsidRPr="000F5B8B" w:rsidRDefault="006B1E66">
      <w:pPr>
        <w:spacing w:line="360" w:lineRule="auto"/>
        <w:rPr>
          <w:lang w:val="pt-BR"/>
        </w:rPr>
      </w:pPr>
    </w:p>
    <w:p w14:paraId="0480047F" w14:textId="77777777" w:rsidR="006B1E66" w:rsidRPr="000F5B8B" w:rsidRDefault="00CC3326">
      <w:pPr>
        <w:ind w:left="4536"/>
        <w:rPr>
          <w:lang w:val="pt-BR"/>
        </w:rPr>
      </w:pPr>
      <w:r>
        <w:rPr>
          <w:lang w:val="pt-BR"/>
        </w:rPr>
        <w:t>Orientador: Prof. Marco Gomes</w:t>
      </w:r>
    </w:p>
    <w:p w14:paraId="3E39304A" w14:textId="77777777" w:rsidR="006B1E66" w:rsidRPr="000F5B8B" w:rsidRDefault="006B1E66">
      <w:pPr>
        <w:spacing w:line="360" w:lineRule="auto"/>
        <w:rPr>
          <w:lang w:val="pt-BR"/>
        </w:rPr>
      </w:pPr>
    </w:p>
    <w:p w14:paraId="32FE4A8B" w14:textId="77777777" w:rsidR="006B1E66" w:rsidRPr="000F5B8B" w:rsidRDefault="006B1E66">
      <w:pPr>
        <w:spacing w:line="360" w:lineRule="auto"/>
        <w:rPr>
          <w:lang w:val="pt-BR"/>
        </w:rPr>
      </w:pPr>
    </w:p>
    <w:p w14:paraId="607E9128" w14:textId="77777777" w:rsidR="006B1E66" w:rsidRPr="000F5B8B" w:rsidRDefault="006B1E66">
      <w:pPr>
        <w:spacing w:line="360" w:lineRule="auto"/>
        <w:rPr>
          <w:lang w:val="pt-BR"/>
        </w:rPr>
      </w:pPr>
    </w:p>
    <w:p w14:paraId="7293A37D" w14:textId="77777777" w:rsidR="006B1E66" w:rsidRPr="000F5B8B" w:rsidRDefault="006B1E66">
      <w:pPr>
        <w:spacing w:line="360" w:lineRule="auto"/>
        <w:rPr>
          <w:lang w:val="pt-BR"/>
        </w:rPr>
      </w:pPr>
    </w:p>
    <w:p w14:paraId="24F3EB32" w14:textId="77777777" w:rsidR="006B1E66" w:rsidRPr="000F5B8B" w:rsidRDefault="006B1E66">
      <w:pPr>
        <w:spacing w:line="360" w:lineRule="auto"/>
        <w:rPr>
          <w:lang w:val="pt-BR"/>
        </w:rPr>
      </w:pPr>
    </w:p>
    <w:p w14:paraId="3C92AF83" w14:textId="77777777" w:rsidR="006B1E66" w:rsidRPr="000F5B8B" w:rsidRDefault="006B1E66">
      <w:pPr>
        <w:spacing w:line="360" w:lineRule="auto"/>
        <w:rPr>
          <w:lang w:val="pt-BR"/>
        </w:rPr>
      </w:pPr>
    </w:p>
    <w:p w14:paraId="6263FFF7" w14:textId="77777777" w:rsidR="006B1E66" w:rsidRPr="000F5B8B" w:rsidRDefault="006B1E66">
      <w:pPr>
        <w:spacing w:line="360" w:lineRule="auto"/>
        <w:rPr>
          <w:lang w:val="pt-BR"/>
        </w:rPr>
      </w:pPr>
    </w:p>
    <w:p w14:paraId="315F9C98" w14:textId="77777777" w:rsidR="006B1E66" w:rsidRPr="000F5B8B" w:rsidRDefault="006B1E66">
      <w:pPr>
        <w:spacing w:line="360" w:lineRule="auto"/>
        <w:rPr>
          <w:lang w:val="pt-BR"/>
        </w:rPr>
      </w:pPr>
    </w:p>
    <w:p w14:paraId="3C074258" w14:textId="77777777" w:rsidR="006B1E66" w:rsidRPr="000F5B8B" w:rsidRDefault="00CC3326">
      <w:pPr>
        <w:spacing w:line="360" w:lineRule="auto"/>
        <w:jc w:val="center"/>
        <w:rPr>
          <w:lang w:val="pt-BR"/>
        </w:rPr>
      </w:pPr>
      <w:r>
        <w:rPr>
          <w:lang w:val="pt-BR"/>
        </w:rPr>
        <w:t>SÃO PAULO</w:t>
      </w:r>
    </w:p>
    <w:p w14:paraId="7D88FC9C" w14:textId="77777777" w:rsidR="006B1E66" w:rsidRPr="000F5B8B" w:rsidRDefault="00CC3326">
      <w:pPr>
        <w:spacing w:line="360" w:lineRule="auto"/>
        <w:jc w:val="center"/>
        <w:rPr>
          <w:lang w:val="pt-BR"/>
        </w:rPr>
      </w:pPr>
      <w:r>
        <w:rPr>
          <w:lang w:val="pt-BR"/>
        </w:rPr>
        <w:t>2026</w:t>
      </w:r>
    </w:p>
    <w:p w14:paraId="0B4FFA4A" w14:textId="77777777" w:rsidR="006B1E66" w:rsidRDefault="00CC3326">
      <w:pPr>
        <w:rPr>
          <w:lang w:val="pt-BR"/>
        </w:rPr>
      </w:pPr>
      <w:r>
        <w:rPr>
          <w:lang w:val="pt-BR"/>
        </w:rPr>
        <w:br w:type="page"/>
      </w:r>
    </w:p>
    <w:p w14:paraId="1641A80D" w14:textId="77777777" w:rsidR="00E01C3A" w:rsidRDefault="00CC3326">
      <w:pPr>
        <w:spacing w:after="480"/>
        <w:jc w:val="center"/>
        <w:rPr>
          <w:b/>
          <w:bCs/>
          <w:lang w:val="pt-BR"/>
        </w:rPr>
      </w:pPr>
      <w:r>
        <w:rPr>
          <w:b/>
          <w:bCs/>
          <w:lang w:val="pt-BR"/>
        </w:rPr>
        <w:lastRenderedPageBreak/>
        <w:t>RESUMO</w:t>
      </w:r>
    </w:p>
    <w:p w14:paraId="6FD8B2EB"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6754C40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9F2091B" w14:textId="77777777" w:rsidR="00E01C3A" w:rsidRDefault="00CC3326">
      <w:pPr>
        <w:rPr>
          <w:lang w:val="pt-BR"/>
        </w:rPr>
      </w:pPr>
      <w:r>
        <w:rPr>
          <w:lang w:val="pt-BR"/>
        </w:rPr>
        <w:br w:type="page"/>
      </w:r>
    </w:p>
    <w:p w14:paraId="1554173E" w14:textId="77777777" w:rsidR="00E01C3A" w:rsidRDefault="00CC3326">
      <w:pPr>
        <w:spacing w:after="480"/>
        <w:jc w:val="center"/>
        <w:rPr>
          <w:b/>
          <w:bCs/>
          <w:lang w:val="pt-BR"/>
        </w:rPr>
      </w:pPr>
      <w:r>
        <w:rPr>
          <w:b/>
          <w:bCs/>
          <w:lang w:val="pt-BR"/>
        </w:rPr>
        <w:lastRenderedPageBreak/>
        <w:t>ABSTRACT</w:t>
      </w:r>
    </w:p>
    <w:p w14:paraId="560C7579"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37037587" w14:textId="77777777" w:rsidR="00E01C3A" w:rsidRPr="00CE1B46" w:rsidRDefault="00CC3326">
      <w:pPr>
        <w:spacing w:after="240"/>
        <w:jc w:val="both"/>
      </w:pPr>
      <w:r>
        <w:rPr>
          <w:b/>
          <w:bCs/>
        </w:rPr>
        <w:t xml:space="preserve">Keywords: </w:t>
      </w:r>
      <w:r>
        <w:t>street lighting; remote management; Internet of Things; fuzzy logic; smart cities.</w:t>
      </w:r>
    </w:p>
    <w:p w14:paraId="1AC09C54" w14:textId="77777777" w:rsidR="00E01C3A" w:rsidRPr="00CE1B46" w:rsidRDefault="00CC3326">
      <w:r>
        <w:br w:type="page"/>
      </w:r>
    </w:p>
    <w:p w14:paraId="6A3A05A6" w14:textId="77777777" w:rsidR="00E01C3A" w:rsidRDefault="00CC3326">
      <w:pPr>
        <w:spacing w:after="480"/>
        <w:jc w:val="center"/>
        <w:rPr>
          <w:b/>
          <w:bCs/>
          <w:lang w:val="pt-BR"/>
        </w:rPr>
      </w:pPr>
      <w:r>
        <w:rPr>
          <w:b/>
          <w:bCs/>
          <w:lang w:val="pt-BR"/>
        </w:rPr>
        <w:lastRenderedPageBreak/>
        <w:t>LISTA DE QUADROS</w:t>
      </w:r>
    </w:p>
    <w:p w14:paraId="4EF7A7E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0DF1AA75"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B24F3F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23AF2930"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11CBD89A"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4414E55"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866EA2B"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4F3264E9"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B56310F"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14A4F44E"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173CFE60"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19F75888"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0C20F7"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959691E"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6225F04"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FA4025B" w14:textId="77777777" w:rsidR="00847C0D" w:rsidRDefault="00CC3326">
      <w:pPr>
        <w:tabs>
          <w:tab w:val="right" w:leader="dot" w:pos="9071"/>
        </w:tabs>
        <w:spacing w:after="100"/>
      </w:pPr>
      <w:r>
        <w:rPr>
          <w:lang w:val="pt-BR"/>
        </w:rPr>
        <w:t>Quadro 16 – Tabelas do banco de dados: atributos, domínios, restrições e uso</w:t>
      </w:r>
    </w:p>
    <w:p w14:paraId="41FB3819" w14:textId="77777777" w:rsidR="00847C0D" w:rsidRDefault="00CC3326">
      <w:pPr>
        <w:tabs>
          <w:tab w:val="right" w:leader="dot" w:pos="9071"/>
        </w:tabs>
        <w:spacing w:after="100"/>
      </w:pPr>
      <w:r>
        <w:rPr>
          <w:lang w:val="pt-BR"/>
        </w:rPr>
        <w:t>Quadro 17 – Casos de teste</w:t>
      </w:r>
    </w:p>
    <w:p w14:paraId="5DA3E528" w14:textId="77777777" w:rsidR="002C2A03" w:rsidRDefault="008C03E9">
      <w:pPr>
        <w:tabs>
          <w:tab w:val="right" w:leader="dot" w:pos="9071"/>
        </w:tabs>
        <w:spacing w:after="100"/>
      </w:pPr>
      <w:r>
        <w:rPr>
          <w:lang w:val="pt-BR"/>
        </w:rPr>
        <w:t>Quadro 18 – Especificação da interface de integração</w:t>
      </w:r>
    </w:p>
    <w:p w14:paraId="739B13B5" w14:textId="77777777" w:rsidR="001A5FD5" w:rsidRDefault="002D2B91">
      <w:pPr>
        <w:tabs>
          <w:tab w:val="right" w:leader="dot" w:pos="9071"/>
        </w:tabs>
        <w:spacing w:after="100"/>
      </w:pPr>
      <w:r>
        <w:rPr>
          <w:lang w:val="pt-BR"/>
        </w:rPr>
        <w:t>Quadro 19 – Retirada e substituição dos componentes de inteligência artificial no sistema</w:t>
      </w:r>
    </w:p>
    <w:p w14:paraId="1F500157"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B502060"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2BF6DE70" w14:textId="77777777" w:rsidR="00724418" w:rsidRDefault="002679C7">
      <w:pPr>
        <w:tabs>
          <w:tab w:val="right" w:leader="dot" w:pos="9071"/>
        </w:tabs>
        <w:spacing w:after="100"/>
      </w:pPr>
      <w:r>
        <w:rPr>
          <w:lang w:val="pt-BR"/>
        </w:rPr>
        <w:t>Quadro 22 – Programas, dados e versões que reproduzem os resultados</w:t>
      </w:r>
    </w:p>
    <w:p w14:paraId="38C0472E" w14:textId="77777777" w:rsidR="00E01C3A" w:rsidRDefault="00CC3326">
      <w:pPr>
        <w:rPr>
          <w:lang w:val="pt-BR"/>
        </w:rPr>
      </w:pPr>
      <w:r>
        <w:rPr>
          <w:lang w:val="pt-BR"/>
        </w:rPr>
        <w:br w:type="page"/>
      </w:r>
    </w:p>
    <w:p w14:paraId="4377770B" w14:textId="77777777" w:rsidR="00E01C3A" w:rsidRDefault="00CC3326">
      <w:pPr>
        <w:spacing w:after="480"/>
        <w:jc w:val="center"/>
        <w:rPr>
          <w:b/>
          <w:bCs/>
          <w:lang w:val="pt-BR"/>
        </w:rPr>
      </w:pPr>
      <w:r>
        <w:rPr>
          <w:b/>
          <w:bCs/>
          <w:lang w:val="pt-BR"/>
        </w:rPr>
        <w:lastRenderedPageBreak/>
        <w:t>LISTA DE FIGURAS</w:t>
      </w:r>
    </w:p>
    <w:p w14:paraId="591EB7D6"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0A7F7A97"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578EB145" w14:textId="77777777" w:rsidR="00E01C3A" w:rsidRDefault="00CC3326">
      <w:pPr>
        <w:rPr>
          <w:lang w:val="pt-BR"/>
        </w:rPr>
      </w:pPr>
      <w:r>
        <w:rPr>
          <w:lang w:val="pt-BR"/>
        </w:rPr>
        <w:br w:type="page"/>
      </w:r>
    </w:p>
    <w:p w14:paraId="183389AC" w14:textId="77777777" w:rsidR="000F5B8B" w:rsidRPr="000F5B8B" w:rsidRDefault="000F5B8B" w:rsidP="000F5B8B">
      <w:pPr>
        <w:jc w:val="center"/>
        <w:rPr>
          <w:b/>
          <w:bCs/>
          <w:lang w:val="pt-BR"/>
        </w:rPr>
      </w:pPr>
      <w:r>
        <w:rPr>
          <w:b/>
          <w:bCs/>
          <w:lang w:val="pt-BR"/>
        </w:rPr>
        <w:lastRenderedPageBreak/>
        <w:t>SUMÁRIO</w:t>
      </w:r>
    </w:p>
    <w:p w14:paraId="0C354AA7"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37DA0DD" w14:textId="77777777" w:rsidR="00E01C3A" w:rsidRDefault="00E01C3A">
          <w:pPr>
            <w:pStyle w:val="TOCHeading"/>
          </w:pPr>
        </w:p>
        <w:p w14:paraId="29575377" w14:textId="0058C063" w:rsidR="007A101D"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05798" w:history="1">
            <w:r w:rsidR="007A101D" w:rsidRPr="000D675F">
              <w:rPr>
                <w:rStyle w:val="Hyperlink"/>
                <w:noProof/>
                <w:lang w:val="pt-BR"/>
              </w:rPr>
              <w:t>1 INTRODUÇÃO</w:t>
            </w:r>
            <w:r w:rsidR="007A101D">
              <w:rPr>
                <w:noProof/>
                <w:webHidden/>
              </w:rPr>
              <w:tab/>
            </w:r>
            <w:r w:rsidR="007A101D">
              <w:rPr>
                <w:noProof/>
                <w:webHidden/>
              </w:rPr>
              <w:fldChar w:fldCharType="begin"/>
            </w:r>
            <w:r w:rsidR="007A101D">
              <w:rPr>
                <w:noProof/>
                <w:webHidden/>
              </w:rPr>
              <w:instrText xml:space="preserve"> PAGEREF _Toc241705798 \h </w:instrText>
            </w:r>
            <w:r w:rsidR="007A101D">
              <w:rPr>
                <w:noProof/>
                <w:webHidden/>
              </w:rPr>
            </w:r>
            <w:r w:rsidR="007A101D">
              <w:rPr>
                <w:noProof/>
                <w:webHidden/>
              </w:rPr>
              <w:fldChar w:fldCharType="separate"/>
            </w:r>
            <w:r w:rsidR="007A101D">
              <w:rPr>
                <w:noProof/>
                <w:webHidden/>
              </w:rPr>
              <w:t>9</w:t>
            </w:r>
            <w:r w:rsidR="007A101D">
              <w:rPr>
                <w:noProof/>
                <w:webHidden/>
              </w:rPr>
              <w:fldChar w:fldCharType="end"/>
            </w:r>
          </w:hyperlink>
        </w:p>
        <w:p w14:paraId="1629C5BD" w14:textId="17F70DCD"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799" w:history="1">
            <w:r w:rsidRPr="000D675F">
              <w:rPr>
                <w:rStyle w:val="Hyperlink"/>
                <w:noProof/>
                <w:lang w:val="pt-BR"/>
              </w:rPr>
              <w:t>1.1 Contextualização</w:t>
            </w:r>
            <w:r>
              <w:rPr>
                <w:noProof/>
                <w:webHidden/>
              </w:rPr>
              <w:tab/>
            </w:r>
            <w:r>
              <w:rPr>
                <w:noProof/>
                <w:webHidden/>
              </w:rPr>
              <w:fldChar w:fldCharType="begin"/>
            </w:r>
            <w:r>
              <w:rPr>
                <w:noProof/>
                <w:webHidden/>
              </w:rPr>
              <w:instrText xml:space="preserve"> PAGEREF _Toc241705799 \h </w:instrText>
            </w:r>
            <w:r>
              <w:rPr>
                <w:noProof/>
                <w:webHidden/>
              </w:rPr>
            </w:r>
            <w:r>
              <w:rPr>
                <w:noProof/>
                <w:webHidden/>
              </w:rPr>
              <w:fldChar w:fldCharType="separate"/>
            </w:r>
            <w:r>
              <w:rPr>
                <w:noProof/>
                <w:webHidden/>
              </w:rPr>
              <w:t>9</w:t>
            </w:r>
            <w:r>
              <w:rPr>
                <w:noProof/>
                <w:webHidden/>
              </w:rPr>
              <w:fldChar w:fldCharType="end"/>
            </w:r>
          </w:hyperlink>
        </w:p>
        <w:p w14:paraId="5B939E67" w14:textId="573CCF7D"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00" w:history="1">
            <w:r w:rsidRPr="000D675F">
              <w:rPr>
                <w:rStyle w:val="Hyperlink"/>
                <w:noProof/>
                <w:lang w:val="pt-BR"/>
              </w:rPr>
              <w:t>1.2 Termos-chave</w:t>
            </w:r>
            <w:r>
              <w:rPr>
                <w:noProof/>
                <w:webHidden/>
              </w:rPr>
              <w:tab/>
            </w:r>
            <w:r>
              <w:rPr>
                <w:noProof/>
                <w:webHidden/>
              </w:rPr>
              <w:fldChar w:fldCharType="begin"/>
            </w:r>
            <w:r>
              <w:rPr>
                <w:noProof/>
                <w:webHidden/>
              </w:rPr>
              <w:instrText xml:space="preserve"> PAGEREF _Toc241705800 \h </w:instrText>
            </w:r>
            <w:r>
              <w:rPr>
                <w:noProof/>
                <w:webHidden/>
              </w:rPr>
            </w:r>
            <w:r>
              <w:rPr>
                <w:noProof/>
                <w:webHidden/>
              </w:rPr>
              <w:fldChar w:fldCharType="separate"/>
            </w:r>
            <w:r>
              <w:rPr>
                <w:noProof/>
                <w:webHidden/>
              </w:rPr>
              <w:t>9</w:t>
            </w:r>
            <w:r>
              <w:rPr>
                <w:noProof/>
                <w:webHidden/>
              </w:rPr>
              <w:fldChar w:fldCharType="end"/>
            </w:r>
          </w:hyperlink>
        </w:p>
        <w:p w14:paraId="4930BED8" w14:textId="7A674F1C"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01" w:history="1">
            <w:r w:rsidRPr="000D675F">
              <w:rPr>
                <w:rStyle w:val="Hyperlink"/>
                <w:noProof/>
                <w:lang w:val="pt-BR"/>
              </w:rPr>
              <w:t>1.2.1 Cidades inteligentes</w:t>
            </w:r>
            <w:r>
              <w:rPr>
                <w:noProof/>
                <w:webHidden/>
              </w:rPr>
              <w:tab/>
            </w:r>
            <w:r>
              <w:rPr>
                <w:noProof/>
                <w:webHidden/>
              </w:rPr>
              <w:fldChar w:fldCharType="begin"/>
            </w:r>
            <w:r>
              <w:rPr>
                <w:noProof/>
                <w:webHidden/>
              </w:rPr>
              <w:instrText xml:space="preserve"> PAGEREF _Toc241705801 \h </w:instrText>
            </w:r>
            <w:r>
              <w:rPr>
                <w:noProof/>
                <w:webHidden/>
              </w:rPr>
            </w:r>
            <w:r>
              <w:rPr>
                <w:noProof/>
                <w:webHidden/>
              </w:rPr>
              <w:fldChar w:fldCharType="separate"/>
            </w:r>
            <w:r>
              <w:rPr>
                <w:noProof/>
                <w:webHidden/>
              </w:rPr>
              <w:t>9</w:t>
            </w:r>
            <w:r>
              <w:rPr>
                <w:noProof/>
                <w:webHidden/>
              </w:rPr>
              <w:fldChar w:fldCharType="end"/>
            </w:r>
          </w:hyperlink>
        </w:p>
        <w:p w14:paraId="6E162DBF" w14:textId="4C3F87C3"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02" w:history="1">
            <w:r w:rsidRPr="000D675F">
              <w:rPr>
                <w:rStyle w:val="Hyperlink"/>
                <w:noProof/>
                <w:lang w:val="pt-BR"/>
              </w:rPr>
              <w:t>1.2.2 Internet das Coisas</w:t>
            </w:r>
            <w:r>
              <w:rPr>
                <w:noProof/>
                <w:webHidden/>
              </w:rPr>
              <w:tab/>
            </w:r>
            <w:r>
              <w:rPr>
                <w:noProof/>
                <w:webHidden/>
              </w:rPr>
              <w:fldChar w:fldCharType="begin"/>
            </w:r>
            <w:r>
              <w:rPr>
                <w:noProof/>
                <w:webHidden/>
              </w:rPr>
              <w:instrText xml:space="preserve"> PAGEREF _Toc241705802 \h </w:instrText>
            </w:r>
            <w:r>
              <w:rPr>
                <w:noProof/>
                <w:webHidden/>
              </w:rPr>
            </w:r>
            <w:r>
              <w:rPr>
                <w:noProof/>
                <w:webHidden/>
              </w:rPr>
              <w:fldChar w:fldCharType="separate"/>
            </w:r>
            <w:r>
              <w:rPr>
                <w:noProof/>
                <w:webHidden/>
              </w:rPr>
              <w:t>10</w:t>
            </w:r>
            <w:r>
              <w:rPr>
                <w:noProof/>
                <w:webHidden/>
              </w:rPr>
              <w:fldChar w:fldCharType="end"/>
            </w:r>
          </w:hyperlink>
        </w:p>
        <w:p w14:paraId="63E5EAF3" w14:textId="38B26AD6"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03" w:history="1">
            <w:r w:rsidRPr="000D675F">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_Toc241705803 \h </w:instrText>
            </w:r>
            <w:r>
              <w:rPr>
                <w:noProof/>
                <w:webHidden/>
              </w:rPr>
            </w:r>
            <w:r>
              <w:rPr>
                <w:noProof/>
                <w:webHidden/>
              </w:rPr>
              <w:fldChar w:fldCharType="separate"/>
            </w:r>
            <w:r>
              <w:rPr>
                <w:noProof/>
                <w:webHidden/>
              </w:rPr>
              <w:t>10</w:t>
            </w:r>
            <w:r>
              <w:rPr>
                <w:noProof/>
                <w:webHidden/>
              </w:rPr>
              <w:fldChar w:fldCharType="end"/>
            </w:r>
          </w:hyperlink>
        </w:p>
        <w:p w14:paraId="06736225" w14:textId="76F8A6F2"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04" w:history="1">
            <w:r w:rsidRPr="000D675F">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_Toc241705804 \h </w:instrText>
            </w:r>
            <w:r>
              <w:rPr>
                <w:noProof/>
                <w:webHidden/>
              </w:rPr>
            </w:r>
            <w:r>
              <w:rPr>
                <w:noProof/>
                <w:webHidden/>
              </w:rPr>
              <w:fldChar w:fldCharType="separate"/>
            </w:r>
            <w:r>
              <w:rPr>
                <w:noProof/>
                <w:webHidden/>
              </w:rPr>
              <w:t>11</w:t>
            </w:r>
            <w:r>
              <w:rPr>
                <w:noProof/>
                <w:webHidden/>
              </w:rPr>
              <w:fldChar w:fldCharType="end"/>
            </w:r>
          </w:hyperlink>
        </w:p>
        <w:p w14:paraId="1388CE35" w14:textId="20700AE3"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05" w:history="1">
            <w:r w:rsidRPr="000D675F">
              <w:rPr>
                <w:rStyle w:val="Hyperlink"/>
                <w:noProof/>
                <w:lang w:val="pt-BR"/>
              </w:rPr>
              <w:t>1.4 Problema de pesquisa</w:t>
            </w:r>
            <w:r>
              <w:rPr>
                <w:noProof/>
                <w:webHidden/>
              </w:rPr>
              <w:tab/>
            </w:r>
            <w:r>
              <w:rPr>
                <w:noProof/>
                <w:webHidden/>
              </w:rPr>
              <w:fldChar w:fldCharType="begin"/>
            </w:r>
            <w:r>
              <w:rPr>
                <w:noProof/>
                <w:webHidden/>
              </w:rPr>
              <w:instrText xml:space="preserve"> PAGEREF _Toc241705805 \h </w:instrText>
            </w:r>
            <w:r>
              <w:rPr>
                <w:noProof/>
                <w:webHidden/>
              </w:rPr>
            </w:r>
            <w:r>
              <w:rPr>
                <w:noProof/>
                <w:webHidden/>
              </w:rPr>
              <w:fldChar w:fldCharType="separate"/>
            </w:r>
            <w:r>
              <w:rPr>
                <w:noProof/>
                <w:webHidden/>
              </w:rPr>
              <w:t>12</w:t>
            </w:r>
            <w:r>
              <w:rPr>
                <w:noProof/>
                <w:webHidden/>
              </w:rPr>
              <w:fldChar w:fldCharType="end"/>
            </w:r>
          </w:hyperlink>
        </w:p>
        <w:p w14:paraId="025B738A" w14:textId="142830A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06" w:history="1">
            <w:r w:rsidRPr="000D675F">
              <w:rPr>
                <w:rStyle w:val="Hyperlink"/>
                <w:noProof/>
                <w:lang w:val="pt-BR"/>
              </w:rPr>
              <w:t>1.5 Objetivos</w:t>
            </w:r>
            <w:r>
              <w:rPr>
                <w:noProof/>
                <w:webHidden/>
              </w:rPr>
              <w:tab/>
            </w:r>
            <w:r>
              <w:rPr>
                <w:noProof/>
                <w:webHidden/>
              </w:rPr>
              <w:fldChar w:fldCharType="begin"/>
            </w:r>
            <w:r>
              <w:rPr>
                <w:noProof/>
                <w:webHidden/>
              </w:rPr>
              <w:instrText xml:space="preserve"> PAGEREF _Toc241705806 \h </w:instrText>
            </w:r>
            <w:r>
              <w:rPr>
                <w:noProof/>
                <w:webHidden/>
              </w:rPr>
            </w:r>
            <w:r>
              <w:rPr>
                <w:noProof/>
                <w:webHidden/>
              </w:rPr>
              <w:fldChar w:fldCharType="separate"/>
            </w:r>
            <w:r>
              <w:rPr>
                <w:noProof/>
                <w:webHidden/>
              </w:rPr>
              <w:t>12</w:t>
            </w:r>
            <w:r>
              <w:rPr>
                <w:noProof/>
                <w:webHidden/>
              </w:rPr>
              <w:fldChar w:fldCharType="end"/>
            </w:r>
          </w:hyperlink>
        </w:p>
        <w:p w14:paraId="096C3606" w14:textId="38DD4636"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07" w:history="1">
            <w:r w:rsidRPr="000D675F">
              <w:rPr>
                <w:rStyle w:val="Hyperlink"/>
                <w:noProof/>
                <w:lang w:val="pt-BR"/>
              </w:rPr>
              <w:t>1.5.1 Objetivo geral</w:t>
            </w:r>
            <w:r>
              <w:rPr>
                <w:noProof/>
                <w:webHidden/>
              </w:rPr>
              <w:tab/>
            </w:r>
            <w:r>
              <w:rPr>
                <w:noProof/>
                <w:webHidden/>
              </w:rPr>
              <w:fldChar w:fldCharType="begin"/>
            </w:r>
            <w:r>
              <w:rPr>
                <w:noProof/>
                <w:webHidden/>
              </w:rPr>
              <w:instrText xml:space="preserve"> PAGEREF _Toc241705807 \h </w:instrText>
            </w:r>
            <w:r>
              <w:rPr>
                <w:noProof/>
                <w:webHidden/>
              </w:rPr>
            </w:r>
            <w:r>
              <w:rPr>
                <w:noProof/>
                <w:webHidden/>
              </w:rPr>
              <w:fldChar w:fldCharType="separate"/>
            </w:r>
            <w:r>
              <w:rPr>
                <w:noProof/>
                <w:webHidden/>
              </w:rPr>
              <w:t>13</w:t>
            </w:r>
            <w:r>
              <w:rPr>
                <w:noProof/>
                <w:webHidden/>
              </w:rPr>
              <w:fldChar w:fldCharType="end"/>
            </w:r>
          </w:hyperlink>
        </w:p>
        <w:p w14:paraId="17614333" w14:textId="49F27CCA"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08" w:history="1">
            <w:r w:rsidRPr="000D675F">
              <w:rPr>
                <w:rStyle w:val="Hyperlink"/>
                <w:noProof/>
                <w:lang w:val="pt-BR"/>
              </w:rPr>
              <w:t>1.5.2 Objetivos específicos</w:t>
            </w:r>
            <w:r>
              <w:rPr>
                <w:noProof/>
                <w:webHidden/>
              </w:rPr>
              <w:tab/>
            </w:r>
            <w:r>
              <w:rPr>
                <w:noProof/>
                <w:webHidden/>
              </w:rPr>
              <w:fldChar w:fldCharType="begin"/>
            </w:r>
            <w:r>
              <w:rPr>
                <w:noProof/>
                <w:webHidden/>
              </w:rPr>
              <w:instrText xml:space="preserve"> PAGEREF _Toc241705808 \h </w:instrText>
            </w:r>
            <w:r>
              <w:rPr>
                <w:noProof/>
                <w:webHidden/>
              </w:rPr>
            </w:r>
            <w:r>
              <w:rPr>
                <w:noProof/>
                <w:webHidden/>
              </w:rPr>
              <w:fldChar w:fldCharType="separate"/>
            </w:r>
            <w:r>
              <w:rPr>
                <w:noProof/>
                <w:webHidden/>
              </w:rPr>
              <w:t>13</w:t>
            </w:r>
            <w:r>
              <w:rPr>
                <w:noProof/>
                <w:webHidden/>
              </w:rPr>
              <w:fldChar w:fldCharType="end"/>
            </w:r>
          </w:hyperlink>
        </w:p>
        <w:p w14:paraId="095BBCC9" w14:textId="775D717E"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09" w:history="1">
            <w:r w:rsidRPr="000D675F">
              <w:rPr>
                <w:rStyle w:val="Hyperlink"/>
                <w:noProof/>
                <w:lang w:val="pt-BR"/>
              </w:rPr>
              <w:t>1.6 Justificativa</w:t>
            </w:r>
            <w:r>
              <w:rPr>
                <w:noProof/>
                <w:webHidden/>
              </w:rPr>
              <w:tab/>
            </w:r>
            <w:r>
              <w:rPr>
                <w:noProof/>
                <w:webHidden/>
              </w:rPr>
              <w:fldChar w:fldCharType="begin"/>
            </w:r>
            <w:r>
              <w:rPr>
                <w:noProof/>
                <w:webHidden/>
              </w:rPr>
              <w:instrText xml:space="preserve"> PAGEREF _Toc241705809 \h </w:instrText>
            </w:r>
            <w:r>
              <w:rPr>
                <w:noProof/>
                <w:webHidden/>
              </w:rPr>
            </w:r>
            <w:r>
              <w:rPr>
                <w:noProof/>
                <w:webHidden/>
              </w:rPr>
              <w:fldChar w:fldCharType="separate"/>
            </w:r>
            <w:r>
              <w:rPr>
                <w:noProof/>
                <w:webHidden/>
              </w:rPr>
              <w:t>14</w:t>
            </w:r>
            <w:r>
              <w:rPr>
                <w:noProof/>
                <w:webHidden/>
              </w:rPr>
              <w:fldChar w:fldCharType="end"/>
            </w:r>
          </w:hyperlink>
        </w:p>
        <w:p w14:paraId="1F661744" w14:textId="3148E8FD"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0" w:history="1">
            <w:r w:rsidRPr="000D675F">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_Toc241705810 \h </w:instrText>
            </w:r>
            <w:r>
              <w:rPr>
                <w:noProof/>
                <w:webHidden/>
              </w:rPr>
            </w:r>
            <w:r>
              <w:rPr>
                <w:noProof/>
                <w:webHidden/>
              </w:rPr>
              <w:fldChar w:fldCharType="separate"/>
            </w:r>
            <w:r>
              <w:rPr>
                <w:noProof/>
                <w:webHidden/>
              </w:rPr>
              <w:t>15</w:t>
            </w:r>
            <w:r>
              <w:rPr>
                <w:noProof/>
                <w:webHidden/>
              </w:rPr>
              <w:fldChar w:fldCharType="end"/>
            </w:r>
          </w:hyperlink>
        </w:p>
        <w:p w14:paraId="2A975C4A" w14:textId="1FA5DDDE"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11" w:history="1">
            <w:r w:rsidRPr="000D675F">
              <w:rPr>
                <w:rStyle w:val="Hyperlink"/>
                <w:noProof/>
                <w:lang w:val="pt-BR"/>
              </w:rPr>
              <w:t>2 REVISÃO BIBLIOGRÁFICA</w:t>
            </w:r>
            <w:r>
              <w:rPr>
                <w:noProof/>
                <w:webHidden/>
              </w:rPr>
              <w:tab/>
            </w:r>
            <w:r>
              <w:rPr>
                <w:noProof/>
                <w:webHidden/>
              </w:rPr>
              <w:fldChar w:fldCharType="begin"/>
            </w:r>
            <w:r>
              <w:rPr>
                <w:noProof/>
                <w:webHidden/>
              </w:rPr>
              <w:instrText xml:space="preserve"> PAGEREF _Toc241705811 \h </w:instrText>
            </w:r>
            <w:r>
              <w:rPr>
                <w:noProof/>
                <w:webHidden/>
              </w:rPr>
            </w:r>
            <w:r>
              <w:rPr>
                <w:noProof/>
                <w:webHidden/>
              </w:rPr>
              <w:fldChar w:fldCharType="separate"/>
            </w:r>
            <w:r>
              <w:rPr>
                <w:noProof/>
                <w:webHidden/>
              </w:rPr>
              <w:t>17</w:t>
            </w:r>
            <w:r>
              <w:rPr>
                <w:noProof/>
                <w:webHidden/>
              </w:rPr>
              <w:fldChar w:fldCharType="end"/>
            </w:r>
          </w:hyperlink>
        </w:p>
        <w:p w14:paraId="0BBC5725" w14:textId="024AE883"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2" w:history="1">
            <w:r w:rsidRPr="000D675F">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_Toc241705812 \h </w:instrText>
            </w:r>
            <w:r>
              <w:rPr>
                <w:noProof/>
                <w:webHidden/>
              </w:rPr>
            </w:r>
            <w:r>
              <w:rPr>
                <w:noProof/>
                <w:webHidden/>
              </w:rPr>
              <w:fldChar w:fldCharType="separate"/>
            </w:r>
            <w:r>
              <w:rPr>
                <w:noProof/>
                <w:webHidden/>
              </w:rPr>
              <w:t>17</w:t>
            </w:r>
            <w:r>
              <w:rPr>
                <w:noProof/>
                <w:webHidden/>
              </w:rPr>
              <w:fldChar w:fldCharType="end"/>
            </w:r>
          </w:hyperlink>
        </w:p>
        <w:p w14:paraId="5367D083" w14:textId="72651F4A"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3" w:history="1">
            <w:r w:rsidRPr="000D675F">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_Toc241705813 \h </w:instrText>
            </w:r>
            <w:r>
              <w:rPr>
                <w:noProof/>
                <w:webHidden/>
              </w:rPr>
            </w:r>
            <w:r>
              <w:rPr>
                <w:noProof/>
                <w:webHidden/>
              </w:rPr>
              <w:fldChar w:fldCharType="separate"/>
            </w:r>
            <w:r>
              <w:rPr>
                <w:noProof/>
                <w:webHidden/>
              </w:rPr>
              <w:t>18</w:t>
            </w:r>
            <w:r>
              <w:rPr>
                <w:noProof/>
                <w:webHidden/>
              </w:rPr>
              <w:fldChar w:fldCharType="end"/>
            </w:r>
          </w:hyperlink>
        </w:p>
        <w:p w14:paraId="50B71E46" w14:textId="1FE1D6FC"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4" w:history="1">
            <w:r w:rsidRPr="000D675F">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_Toc241705814 \h </w:instrText>
            </w:r>
            <w:r>
              <w:rPr>
                <w:noProof/>
                <w:webHidden/>
              </w:rPr>
            </w:r>
            <w:r>
              <w:rPr>
                <w:noProof/>
                <w:webHidden/>
              </w:rPr>
              <w:fldChar w:fldCharType="separate"/>
            </w:r>
            <w:r>
              <w:rPr>
                <w:noProof/>
                <w:webHidden/>
              </w:rPr>
              <w:t>20</w:t>
            </w:r>
            <w:r>
              <w:rPr>
                <w:noProof/>
                <w:webHidden/>
              </w:rPr>
              <w:fldChar w:fldCharType="end"/>
            </w:r>
          </w:hyperlink>
        </w:p>
        <w:p w14:paraId="1C113C26" w14:textId="686D0C9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5" w:history="1">
            <w:r w:rsidRPr="000D675F">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_Toc241705815 \h </w:instrText>
            </w:r>
            <w:r>
              <w:rPr>
                <w:noProof/>
                <w:webHidden/>
              </w:rPr>
            </w:r>
            <w:r>
              <w:rPr>
                <w:noProof/>
                <w:webHidden/>
              </w:rPr>
              <w:fldChar w:fldCharType="separate"/>
            </w:r>
            <w:r>
              <w:rPr>
                <w:noProof/>
                <w:webHidden/>
              </w:rPr>
              <w:t>23</w:t>
            </w:r>
            <w:r>
              <w:rPr>
                <w:noProof/>
                <w:webHidden/>
              </w:rPr>
              <w:fldChar w:fldCharType="end"/>
            </w:r>
          </w:hyperlink>
        </w:p>
        <w:p w14:paraId="5C3D33AD" w14:textId="0AE3B7FC"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6" w:history="1">
            <w:r w:rsidRPr="000D675F">
              <w:rPr>
                <w:rStyle w:val="Hyperlink"/>
                <w:noProof/>
                <w:lang w:val="pt-BR"/>
              </w:rPr>
              <w:t>2.5 Requisitos normativos</w:t>
            </w:r>
            <w:r>
              <w:rPr>
                <w:noProof/>
                <w:webHidden/>
              </w:rPr>
              <w:tab/>
            </w:r>
            <w:r>
              <w:rPr>
                <w:noProof/>
                <w:webHidden/>
              </w:rPr>
              <w:fldChar w:fldCharType="begin"/>
            </w:r>
            <w:r>
              <w:rPr>
                <w:noProof/>
                <w:webHidden/>
              </w:rPr>
              <w:instrText xml:space="preserve"> PAGEREF _Toc241705816 \h </w:instrText>
            </w:r>
            <w:r>
              <w:rPr>
                <w:noProof/>
                <w:webHidden/>
              </w:rPr>
            </w:r>
            <w:r>
              <w:rPr>
                <w:noProof/>
                <w:webHidden/>
              </w:rPr>
              <w:fldChar w:fldCharType="separate"/>
            </w:r>
            <w:r>
              <w:rPr>
                <w:noProof/>
                <w:webHidden/>
              </w:rPr>
              <w:t>24</w:t>
            </w:r>
            <w:r>
              <w:rPr>
                <w:noProof/>
                <w:webHidden/>
              </w:rPr>
              <w:fldChar w:fldCharType="end"/>
            </w:r>
          </w:hyperlink>
        </w:p>
        <w:p w14:paraId="32F464B1" w14:textId="2D7147AC"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7" w:history="1">
            <w:r w:rsidRPr="000D675F">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_Toc241705817 \h </w:instrText>
            </w:r>
            <w:r>
              <w:rPr>
                <w:noProof/>
                <w:webHidden/>
              </w:rPr>
            </w:r>
            <w:r>
              <w:rPr>
                <w:noProof/>
                <w:webHidden/>
              </w:rPr>
              <w:fldChar w:fldCharType="separate"/>
            </w:r>
            <w:r>
              <w:rPr>
                <w:noProof/>
                <w:webHidden/>
              </w:rPr>
              <w:t>26</w:t>
            </w:r>
            <w:r>
              <w:rPr>
                <w:noProof/>
                <w:webHidden/>
              </w:rPr>
              <w:fldChar w:fldCharType="end"/>
            </w:r>
          </w:hyperlink>
        </w:p>
        <w:p w14:paraId="64C7A2E8" w14:textId="7B378C97"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8" w:history="1">
            <w:r w:rsidRPr="000D675F">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_Toc241705818 \h </w:instrText>
            </w:r>
            <w:r>
              <w:rPr>
                <w:noProof/>
                <w:webHidden/>
              </w:rPr>
            </w:r>
            <w:r>
              <w:rPr>
                <w:noProof/>
                <w:webHidden/>
              </w:rPr>
              <w:fldChar w:fldCharType="separate"/>
            </w:r>
            <w:r>
              <w:rPr>
                <w:noProof/>
                <w:webHidden/>
              </w:rPr>
              <w:t>27</w:t>
            </w:r>
            <w:r>
              <w:rPr>
                <w:noProof/>
                <w:webHidden/>
              </w:rPr>
              <w:fldChar w:fldCharType="end"/>
            </w:r>
          </w:hyperlink>
        </w:p>
        <w:p w14:paraId="59C1787E" w14:textId="748689B6"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19" w:history="1">
            <w:r w:rsidRPr="000D675F">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_Toc241705819 \h </w:instrText>
            </w:r>
            <w:r>
              <w:rPr>
                <w:noProof/>
                <w:webHidden/>
              </w:rPr>
            </w:r>
            <w:r>
              <w:rPr>
                <w:noProof/>
                <w:webHidden/>
              </w:rPr>
              <w:fldChar w:fldCharType="separate"/>
            </w:r>
            <w:r>
              <w:rPr>
                <w:noProof/>
                <w:webHidden/>
              </w:rPr>
              <w:t>28</w:t>
            </w:r>
            <w:r>
              <w:rPr>
                <w:noProof/>
                <w:webHidden/>
              </w:rPr>
              <w:fldChar w:fldCharType="end"/>
            </w:r>
          </w:hyperlink>
        </w:p>
        <w:p w14:paraId="6E386E49" w14:textId="7B3E3699"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20" w:history="1">
            <w:r w:rsidRPr="000D675F">
              <w:rPr>
                <w:rStyle w:val="Hyperlink"/>
                <w:noProof/>
                <w:lang w:val="pt-BR"/>
              </w:rPr>
              <w:t>2.9 Lacuna identificada</w:t>
            </w:r>
            <w:r>
              <w:rPr>
                <w:noProof/>
                <w:webHidden/>
              </w:rPr>
              <w:tab/>
            </w:r>
            <w:r>
              <w:rPr>
                <w:noProof/>
                <w:webHidden/>
              </w:rPr>
              <w:fldChar w:fldCharType="begin"/>
            </w:r>
            <w:r>
              <w:rPr>
                <w:noProof/>
                <w:webHidden/>
              </w:rPr>
              <w:instrText xml:space="preserve"> PAGEREF _Toc241705820 \h </w:instrText>
            </w:r>
            <w:r>
              <w:rPr>
                <w:noProof/>
                <w:webHidden/>
              </w:rPr>
            </w:r>
            <w:r>
              <w:rPr>
                <w:noProof/>
                <w:webHidden/>
              </w:rPr>
              <w:fldChar w:fldCharType="separate"/>
            </w:r>
            <w:r>
              <w:rPr>
                <w:noProof/>
                <w:webHidden/>
              </w:rPr>
              <w:t>30</w:t>
            </w:r>
            <w:r>
              <w:rPr>
                <w:noProof/>
                <w:webHidden/>
              </w:rPr>
              <w:fldChar w:fldCharType="end"/>
            </w:r>
          </w:hyperlink>
        </w:p>
        <w:p w14:paraId="05EBD1AC" w14:textId="483C0E6B"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21" w:history="1">
            <w:r w:rsidRPr="000D675F">
              <w:rPr>
                <w:rStyle w:val="Hyperlink"/>
                <w:noProof/>
                <w:lang w:val="pt-BR"/>
              </w:rPr>
              <w:t>2.10 Hipóteses da pesquisa</w:t>
            </w:r>
            <w:r>
              <w:rPr>
                <w:noProof/>
                <w:webHidden/>
              </w:rPr>
              <w:tab/>
            </w:r>
            <w:r>
              <w:rPr>
                <w:noProof/>
                <w:webHidden/>
              </w:rPr>
              <w:fldChar w:fldCharType="begin"/>
            </w:r>
            <w:r>
              <w:rPr>
                <w:noProof/>
                <w:webHidden/>
              </w:rPr>
              <w:instrText xml:space="preserve"> PAGEREF _Toc241705821 \h </w:instrText>
            </w:r>
            <w:r>
              <w:rPr>
                <w:noProof/>
                <w:webHidden/>
              </w:rPr>
            </w:r>
            <w:r>
              <w:rPr>
                <w:noProof/>
                <w:webHidden/>
              </w:rPr>
              <w:fldChar w:fldCharType="separate"/>
            </w:r>
            <w:r>
              <w:rPr>
                <w:noProof/>
                <w:webHidden/>
              </w:rPr>
              <w:t>31</w:t>
            </w:r>
            <w:r>
              <w:rPr>
                <w:noProof/>
                <w:webHidden/>
              </w:rPr>
              <w:fldChar w:fldCharType="end"/>
            </w:r>
          </w:hyperlink>
        </w:p>
        <w:p w14:paraId="42D75D5F" w14:textId="3EA9448A"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22" w:history="1">
            <w:r w:rsidRPr="000D675F">
              <w:rPr>
                <w:rStyle w:val="Hyperlink"/>
                <w:noProof/>
                <w:lang w:val="pt-BR"/>
              </w:rPr>
              <w:t>3 METODOLOGIA</w:t>
            </w:r>
            <w:r>
              <w:rPr>
                <w:noProof/>
                <w:webHidden/>
              </w:rPr>
              <w:tab/>
            </w:r>
            <w:r>
              <w:rPr>
                <w:noProof/>
                <w:webHidden/>
              </w:rPr>
              <w:fldChar w:fldCharType="begin"/>
            </w:r>
            <w:r>
              <w:rPr>
                <w:noProof/>
                <w:webHidden/>
              </w:rPr>
              <w:instrText xml:space="preserve"> PAGEREF _Toc241705822 \h </w:instrText>
            </w:r>
            <w:r>
              <w:rPr>
                <w:noProof/>
                <w:webHidden/>
              </w:rPr>
            </w:r>
            <w:r>
              <w:rPr>
                <w:noProof/>
                <w:webHidden/>
              </w:rPr>
              <w:fldChar w:fldCharType="separate"/>
            </w:r>
            <w:r>
              <w:rPr>
                <w:noProof/>
                <w:webHidden/>
              </w:rPr>
              <w:t>32</w:t>
            </w:r>
            <w:r>
              <w:rPr>
                <w:noProof/>
                <w:webHidden/>
              </w:rPr>
              <w:fldChar w:fldCharType="end"/>
            </w:r>
          </w:hyperlink>
        </w:p>
        <w:p w14:paraId="5B25CD97" w14:textId="547688CB"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23" w:history="1">
            <w:r w:rsidRPr="000D675F">
              <w:rPr>
                <w:rStyle w:val="Hyperlink"/>
                <w:noProof/>
                <w:lang w:val="pt-BR"/>
              </w:rPr>
              <w:t>3.1 Classificação da pesquisa</w:t>
            </w:r>
            <w:r>
              <w:rPr>
                <w:noProof/>
                <w:webHidden/>
              </w:rPr>
              <w:tab/>
            </w:r>
            <w:r>
              <w:rPr>
                <w:noProof/>
                <w:webHidden/>
              </w:rPr>
              <w:fldChar w:fldCharType="begin"/>
            </w:r>
            <w:r>
              <w:rPr>
                <w:noProof/>
                <w:webHidden/>
              </w:rPr>
              <w:instrText xml:space="preserve"> PAGEREF _Toc241705823 \h </w:instrText>
            </w:r>
            <w:r>
              <w:rPr>
                <w:noProof/>
                <w:webHidden/>
              </w:rPr>
            </w:r>
            <w:r>
              <w:rPr>
                <w:noProof/>
                <w:webHidden/>
              </w:rPr>
              <w:fldChar w:fldCharType="separate"/>
            </w:r>
            <w:r>
              <w:rPr>
                <w:noProof/>
                <w:webHidden/>
              </w:rPr>
              <w:t>32</w:t>
            </w:r>
            <w:r>
              <w:rPr>
                <w:noProof/>
                <w:webHidden/>
              </w:rPr>
              <w:fldChar w:fldCharType="end"/>
            </w:r>
          </w:hyperlink>
        </w:p>
        <w:p w14:paraId="544D1004" w14:textId="354C7A3B"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24" w:history="1">
            <w:r w:rsidRPr="000D675F">
              <w:rPr>
                <w:rStyle w:val="Hyperlink"/>
                <w:noProof/>
                <w:lang w:val="pt-BR"/>
              </w:rPr>
              <w:t>3.2 Arquitetura do sistema</w:t>
            </w:r>
            <w:r>
              <w:rPr>
                <w:noProof/>
                <w:webHidden/>
              </w:rPr>
              <w:tab/>
            </w:r>
            <w:r>
              <w:rPr>
                <w:noProof/>
                <w:webHidden/>
              </w:rPr>
              <w:fldChar w:fldCharType="begin"/>
            </w:r>
            <w:r>
              <w:rPr>
                <w:noProof/>
                <w:webHidden/>
              </w:rPr>
              <w:instrText xml:space="preserve"> PAGEREF _Toc241705824 \h </w:instrText>
            </w:r>
            <w:r>
              <w:rPr>
                <w:noProof/>
                <w:webHidden/>
              </w:rPr>
            </w:r>
            <w:r>
              <w:rPr>
                <w:noProof/>
                <w:webHidden/>
              </w:rPr>
              <w:fldChar w:fldCharType="separate"/>
            </w:r>
            <w:r>
              <w:rPr>
                <w:noProof/>
                <w:webHidden/>
              </w:rPr>
              <w:t>32</w:t>
            </w:r>
            <w:r>
              <w:rPr>
                <w:noProof/>
                <w:webHidden/>
              </w:rPr>
              <w:fldChar w:fldCharType="end"/>
            </w:r>
          </w:hyperlink>
        </w:p>
        <w:p w14:paraId="2B6C5474" w14:textId="7B79D2D8"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25" w:history="1">
            <w:r w:rsidRPr="000D675F">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_Toc241705825 \h </w:instrText>
            </w:r>
            <w:r>
              <w:rPr>
                <w:noProof/>
                <w:webHidden/>
              </w:rPr>
            </w:r>
            <w:r>
              <w:rPr>
                <w:noProof/>
                <w:webHidden/>
              </w:rPr>
              <w:fldChar w:fldCharType="separate"/>
            </w:r>
            <w:r>
              <w:rPr>
                <w:noProof/>
                <w:webHidden/>
              </w:rPr>
              <w:t>34</w:t>
            </w:r>
            <w:r>
              <w:rPr>
                <w:noProof/>
                <w:webHidden/>
              </w:rPr>
              <w:fldChar w:fldCharType="end"/>
            </w:r>
          </w:hyperlink>
        </w:p>
        <w:p w14:paraId="75F0A84D" w14:textId="482B95E3"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26" w:history="1">
            <w:r w:rsidRPr="000D675F">
              <w:rPr>
                <w:rStyle w:val="Hyperlink"/>
                <w:noProof/>
                <w:lang w:val="pt-BR"/>
              </w:rPr>
              <w:t>3.4 O nó de demonstração</w:t>
            </w:r>
            <w:r>
              <w:rPr>
                <w:noProof/>
                <w:webHidden/>
              </w:rPr>
              <w:tab/>
            </w:r>
            <w:r>
              <w:rPr>
                <w:noProof/>
                <w:webHidden/>
              </w:rPr>
              <w:fldChar w:fldCharType="begin"/>
            </w:r>
            <w:r>
              <w:rPr>
                <w:noProof/>
                <w:webHidden/>
              </w:rPr>
              <w:instrText xml:space="preserve"> PAGEREF _Toc241705826 \h </w:instrText>
            </w:r>
            <w:r>
              <w:rPr>
                <w:noProof/>
                <w:webHidden/>
              </w:rPr>
            </w:r>
            <w:r>
              <w:rPr>
                <w:noProof/>
                <w:webHidden/>
              </w:rPr>
              <w:fldChar w:fldCharType="separate"/>
            </w:r>
            <w:r>
              <w:rPr>
                <w:noProof/>
                <w:webHidden/>
              </w:rPr>
              <w:t>38</w:t>
            </w:r>
            <w:r>
              <w:rPr>
                <w:noProof/>
                <w:webHidden/>
              </w:rPr>
              <w:fldChar w:fldCharType="end"/>
            </w:r>
          </w:hyperlink>
        </w:p>
        <w:p w14:paraId="2C757AB9" w14:textId="6FDC6112"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27" w:history="1">
            <w:r w:rsidRPr="000D675F">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_Toc241705827 \h </w:instrText>
            </w:r>
            <w:r>
              <w:rPr>
                <w:noProof/>
                <w:webHidden/>
              </w:rPr>
            </w:r>
            <w:r>
              <w:rPr>
                <w:noProof/>
                <w:webHidden/>
              </w:rPr>
              <w:fldChar w:fldCharType="separate"/>
            </w:r>
            <w:r>
              <w:rPr>
                <w:noProof/>
                <w:webHidden/>
              </w:rPr>
              <w:t>39</w:t>
            </w:r>
            <w:r>
              <w:rPr>
                <w:noProof/>
                <w:webHidden/>
              </w:rPr>
              <w:fldChar w:fldCharType="end"/>
            </w:r>
          </w:hyperlink>
        </w:p>
        <w:p w14:paraId="31F1E2A6" w14:textId="26E62C20"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28" w:history="1">
            <w:r w:rsidRPr="000D675F">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_Toc241705828 \h </w:instrText>
            </w:r>
            <w:r>
              <w:rPr>
                <w:noProof/>
                <w:webHidden/>
              </w:rPr>
            </w:r>
            <w:r>
              <w:rPr>
                <w:noProof/>
                <w:webHidden/>
              </w:rPr>
              <w:fldChar w:fldCharType="separate"/>
            </w:r>
            <w:r>
              <w:rPr>
                <w:noProof/>
                <w:webHidden/>
              </w:rPr>
              <w:t>41</w:t>
            </w:r>
            <w:r>
              <w:rPr>
                <w:noProof/>
                <w:webHidden/>
              </w:rPr>
              <w:fldChar w:fldCharType="end"/>
            </w:r>
          </w:hyperlink>
        </w:p>
        <w:p w14:paraId="2790D32C" w14:textId="59AAC163"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29" w:history="1">
            <w:r w:rsidRPr="000D675F">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_Toc241705829 \h </w:instrText>
            </w:r>
            <w:r>
              <w:rPr>
                <w:noProof/>
                <w:webHidden/>
              </w:rPr>
            </w:r>
            <w:r>
              <w:rPr>
                <w:noProof/>
                <w:webHidden/>
              </w:rPr>
              <w:fldChar w:fldCharType="separate"/>
            </w:r>
            <w:r>
              <w:rPr>
                <w:noProof/>
                <w:webHidden/>
              </w:rPr>
              <w:t>44</w:t>
            </w:r>
            <w:r>
              <w:rPr>
                <w:noProof/>
                <w:webHidden/>
              </w:rPr>
              <w:fldChar w:fldCharType="end"/>
            </w:r>
          </w:hyperlink>
        </w:p>
        <w:p w14:paraId="7A0202CB" w14:textId="0985ECB2"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30" w:history="1">
            <w:r w:rsidRPr="000D675F">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_Toc241705830 \h </w:instrText>
            </w:r>
            <w:r>
              <w:rPr>
                <w:noProof/>
                <w:webHidden/>
              </w:rPr>
            </w:r>
            <w:r>
              <w:rPr>
                <w:noProof/>
                <w:webHidden/>
              </w:rPr>
              <w:fldChar w:fldCharType="separate"/>
            </w:r>
            <w:r>
              <w:rPr>
                <w:noProof/>
                <w:webHidden/>
              </w:rPr>
              <w:t>44</w:t>
            </w:r>
            <w:r>
              <w:rPr>
                <w:noProof/>
                <w:webHidden/>
              </w:rPr>
              <w:fldChar w:fldCharType="end"/>
            </w:r>
          </w:hyperlink>
        </w:p>
        <w:p w14:paraId="3A320E59" w14:textId="413E3D81"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31" w:history="1">
            <w:r w:rsidRPr="000D675F">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_Toc241705831 \h </w:instrText>
            </w:r>
            <w:r>
              <w:rPr>
                <w:noProof/>
                <w:webHidden/>
              </w:rPr>
            </w:r>
            <w:r>
              <w:rPr>
                <w:noProof/>
                <w:webHidden/>
              </w:rPr>
              <w:fldChar w:fldCharType="separate"/>
            </w:r>
            <w:r>
              <w:rPr>
                <w:noProof/>
                <w:webHidden/>
              </w:rPr>
              <w:t>46</w:t>
            </w:r>
            <w:r>
              <w:rPr>
                <w:noProof/>
                <w:webHidden/>
              </w:rPr>
              <w:fldChar w:fldCharType="end"/>
            </w:r>
          </w:hyperlink>
        </w:p>
        <w:p w14:paraId="2D5D35B0" w14:textId="6CE3E27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32" w:history="1">
            <w:r w:rsidRPr="000D675F">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_Toc241705832 \h </w:instrText>
            </w:r>
            <w:r>
              <w:rPr>
                <w:noProof/>
                <w:webHidden/>
              </w:rPr>
            </w:r>
            <w:r>
              <w:rPr>
                <w:noProof/>
                <w:webHidden/>
              </w:rPr>
              <w:fldChar w:fldCharType="separate"/>
            </w:r>
            <w:r>
              <w:rPr>
                <w:noProof/>
                <w:webHidden/>
              </w:rPr>
              <w:t>48</w:t>
            </w:r>
            <w:r>
              <w:rPr>
                <w:noProof/>
                <w:webHidden/>
              </w:rPr>
              <w:fldChar w:fldCharType="end"/>
            </w:r>
          </w:hyperlink>
        </w:p>
        <w:p w14:paraId="6BE1741B" w14:textId="3B5A57DE"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33" w:history="1">
            <w:r w:rsidRPr="000D675F">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_Toc241705833 \h </w:instrText>
            </w:r>
            <w:r>
              <w:rPr>
                <w:noProof/>
                <w:webHidden/>
              </w:rPr>
            </w:r>
            <w:r>
              <w:rPr>
                <w:noProof/>
                <w:webHidden/>
              </w:rPr>
              <w:fldChar w:fldCharType="separate"/>
            </w:r>
            <w:r>
              <w:rPr>
                <w:noProof/>
                <w:webHidden/>
              </w:rPr>
              <w:t>48</w:t>
            </w:r>
            <w:r>
              <w:rPr>
                <w:noProof/>
                <w:webHidden/>
              </w:rPr>
              <w:fldChar w:fldCharType="end"/>
            </w:r>
          </w:hyperlink>
        </w:p>
        <w:p w14:paraId="4330217A" w14:textId="09E7F1CA"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34" w:history="1">
            <w:r w:rsidRPr="000D675F">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_Toc241705834 \h </w:instrText>
            </w:r>
            <w:r>
              <w:rPr>
                <w:noProof/>
                <w:webHidden/>
              </w:rPr>
            </w:r>
            <w:r>
              <w:rPr>
                <w:noProof/>
                <w:webHidden/>
              </w:rPr>
              <w:fldChar w:fldCharType="separate"/>
            </w:r>
            <w:r>
              <w:rPr>
                <w:noProof/>
                <w:webHidden/>
              </w:rPr>
              <w:t>49</w:t>
            </w:r>
            <w:r>
              <w:rPr>
                <w:noProof/>
                <w:webHidden/>
              </w:rPr>
              <w:fldChar w:fldCharType="end"/>
            </w:r>
          </w:hyperlink>
        </w:p>
        <w:p w14:paraId="28810DED" w14:textId="303DFC97"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35" w:history="1">
            <w:r w:rsidRPr="000D675F">
              <w:rPr>
                <w:rStyle w:val="Hyperlink"/>
                <w:noProof/>
                <w:lang w:val="pt-BR"/>
              </w:rPr>
              <w:t>3.6 Camada de previsão</w:t>
            </w:r>
            <w:r>
              <w:rPr>
                <w:noProof/>
                <w:webHidden/>
              </w:rPr>
              <w:tab/>
            </w:r>
            <w:r>
              <w:rPr>
                <w:noProof/>
                <w:webHidden/>
              </w:rPr>
              <w:fldChar w:fldCharType="begin"/>
            </w:r>
            <w:r>
              <w:rPr>
                <w:noProof/>
                <w:webHidden/>
              </w:rPr>
              <w:instrText xml:space="preserve"> PAGEREF _Toc241705835 \h </w:instrText>
            </w:r>
            <w:r>
              <w:rPr>
                <w:noProof/>
                <w:webHidden/>
              </w:rPr>
            </w:r>
            <w:r>
              <w:rPr>
                <w:noProof/>
                <w:webHidden/>
              </w:rPr>
              <w:fldChar w:fldCharType="separate"/>
            </w:r>
            <w:r>
              <w:rPr>
                <w:noProof/>
                <w:webHidden/>
              </w:rPr>
              <w:t>51</w:t>
            </w:r>
            <w:r>
              <w:rPr>
                <w:noProof/>
                <w:webHidden/>
              </w:rPr>
              <w:fldChar w:fldCharType="end"/>
            </w:r>
          </w:hyperlink>
        </w:p>
        <w:p w14:paraId="7A00174F" w14:textId="633F67F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36" w:history="1">
            <w:r w:rsidRPr="000D675F">
              <w:rPr>
                <w:rStyle w:val="Hyperlink"/>
                <w:noProof/>
                <w:lang w:val="pt-BR"/>
              </w:rPr>
              <w:t>3.7 Mecanismo de decisão</w:t>
            </w:r>
            <w:r>
              <w:rPr>
                <w:noProof/>
                <w:webHidden/>
              </w:rPr>
              <w:tab/>
            </w:r>
            <w:r>
              <w:rPr>
                <w:noProof/>
                <w:webHidden/>
              </w:rPr>
              <w:fldChar w:fldCharType="begin"/>
            </w:r>
            <w:r>
              <w:rPr>
                <w:noProof/>
                <w:webHidden/>
              </w:rPr>
              <w:instrText xml:space="preserve"> PAGEREF _Toc241705836 \h </w:instrText>
            </w:r>
            <w:r>
              <w:rPr>
                <w:noProof/>
                <w:webHidden/>
              </w:rPr>
            </w:r>
            <w:r>
              <w:rPr>
                <w:noProof/>
                <w:webHidden/>
              </w:rPr>
              <w:fldChar w:fldCharType="separate"/>
            </w:r>
            <w:r>
              <w:rPr>
                <w:noProof/>
                <w:webHidden/>
              </w:rPr>
              <w:t>54</w:t>
            </w:r>
            <w:r>
              <w:rPr>
                <w:noProof/>
                <w:webHidden/>
              </w:rPr>
              <w:fldChar w:fldCharType="end"/>
            </w:r>
          </w:hyperlink>
        </w:p>
        <w:p w14:paraId="708B2636" w14:textId="519113F8"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37" w:history="1">
            <w:r w:rsidRPr="000D675F">
              <w:rPr>
                <w:rStyle w:val="Hyperlink"/>
                <w:noProof/>
                <w:lang w:val="pt-BR"/>
              </w:rPr>
              <w:t>3.8 Classe de iluminação adotada</w:t>
            </w:r>
            <w:r>
              <w:rPr>
                <w:noProof/>
                <w:webHidden/>
              </w:rPr>
              <w:tab/>
            </w:r>
            <w:r>
              <w:rPr>
                <w:noProof/>
                <w:webHidden/>
              </w:rPr>
              <w:fldChar w:fldCharType="begin"/>
            </w:r>
            <w:r>
              <w:rPr>
                <w:noProof/>
                <w:webHidden/>
              </w:rPr>
              <w:instrText xml:space="preserve"> PAGEREF _Toc241705837 \h </w:instrText>
            </w:r>
            <w:r>
              <w:rPr>
                <w:noProof/>
                <w:webHidden/>
              </w:rPr>
            </w:r>
            <w:r>
              <w:rPr>
                <w:noProof/>
                <w:webHidden/>
              </w:rPr>
              <w:fldChar w:fldCharType="separate"/>
            </w:r>
            <w:r>
              <w:rPr>
                <w:noProof/>
                <w:webHidden/>
              </w:rPr>
              <w:t>60</w:t>
            </w:r>
            <w:r>
              <w:rPr>
                <w:noProof/>
                <w:webHidden/>
              </w:rPr>
              <w:fldChar w:fldCharType="end"/>
            </w:r>
          </w:hyperlink>
        </w:p>
        <w:p w14:paraId="2545D0D7" w14:textId="3EADC29D"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38" w:history="1">
            <w:r w:rsidRPr="000D675F">
              <w:rPr>
                <w:rStyle w:val="Hyperlink"/>
                <w:noProof/>
                <w:lang w:val="pt-BR"/>
              </w:rPr>
              <w:t>3.9 Procedimentos e avaliação</w:t>
            </w:r>
            <w:r>
              <w:rPr>
                <w:noProof/>
                <w:webHidden/>
              </w:rPr>
              <w:tab/>
            </w:r>
            <w:r>
              <w:rPr>
                <w:noProof/>
                <w:webHidden/>
              </w:rPr>
              <w:fldChar w:fldCharType="begin"/>
            </w:r>
            <w:r>
              <w:rPr>
                <w:noProof/>
                <w:webHidden/>
              </w:rPr>
              <w:instrText xml:space="preserve"> PAGEREF _Toc241705838 \h </w:instrText>
            </w:r>
            <w:r>
              <w:rPr>
                <w:noProof/>
                <w:webHidden/>
              </w:rPr>
            </w:r>
            <w:r>
              <w:rPr>
                <w:noProof/>
                <w:webHidden/>
              </w:rPr>
              <w:fldChar w:fldCharType="separate"/>
            </w:r>
            <w:r>
              <w:rPr>
                <w:noProof/>
                <w:webHidden/>
              </w:rPr>
              <w:t>60</w:t>
            </w:r>
            <w:r>
              <w:rPr>
                <w:noProof/>
                <w:webHidden/>
              </w:rPr>
              <w:fldChar w:fldCharType="end"/>
            </w:r>
          </w:hyperlink>
        </w:p>
        <w:p w14:paraId="02699F40" w14:textId="19669F65"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39" w:history="1">
            <w:r w:rsidRPr="000D675F">
              <w:rPr>
                <w:rStyle w:val="Hyperlink"/>
                <w:noProof/>
                <w:lang w:val="pt-BR"/>
              </w:rPr>
              <w:t>3.10 Tratamento de dados pessoais</w:t>
            </w:r>
            <w:r>
              <w:rPr>
                <w:noProof/>
                <w:webHidden/>
              </w:rPr>
              <w:tab/>
            </w:r>
            <w:r>
              <w:rPr>
                <w:noProof/>
                <w:webHidden/>
              </w:rPr>
              <w:fldChar w:fldCharType="begin"/>
            </w:r>
            <w:r>
              <w:rPr>
                <w:noProof/>
                <w:webHidden/>
              </w:rPr>
              <w:instrText xml:space="preserve"> PAGEREF _Toc241705839 \h </w:instrText>
            </w:r>
            <w:r>
              <w:rPr>
                <w:noProof/>
                <w:webHidden/>
              </w:rPr>
            </w:r>
            <w:r>
              <w:rPr>
                <w:noProof/>
                <w:webHidden/>
              </w:rPr>
              <w:fldChar w:fldCharType="separate"/>
            </w:r>
            <w:r>
              <w:rPr>
                <w:noProof/>
                <w:webHidden/>
              </w:rPr>
              <w:t>64</w:t>
            </w:r>
            <w:r>
              <w:rPr>
                <w:noProof/>
                <w:webHidden/>
              </w:rPr>
              <w:fldChar w:fldCharType="end"/>
            </w:r>
          </w:hyperlink>
        </w:p>
        <w:p w14:paraId="290F173E" w14:textId="6F4271C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0" w:history="1">
            <w:r w:rsidRPr="000D675F">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_Toc241705840 \h </w:instrText>
            </w:r>
            <w:r>
              <w:rPr>
                <w:noProof/>
                <w:webHidden/>
              </w:rPr>
            </w:r>
            <w:r>
              <w:rPr>
                <w:noProof/>
                <w:webHidden/>
              </w:rPr>
              <w:fldChar w:fldCharType="separate"/>
            </w:r>
            <w:r>
              <w:rPr>
                <w:noProof/>
                <w:webHidden/>
              </w:rPr>
              <w:t>65</w:t>
            </w:r>
            <w:r>
              <w:rPr>
                <w:noProof/>
                <w:webHidden/>
              </w:rPr>
              <w:fldChar w:fldCharType="end"/>
            </w:r>
          </w:hyperlink>
        </w:p>
        <w:p w14:paraId="42FB79D2" w14:textId="64112DF0"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41" w:history="1">
            <w:r w:rsidRPr="000D675F">
              <w:rPr>
                <w:rStyle w:val="Hyperlink"/>
                <w:noProof/>
                <w:lang w:val="pt-BR"/>
              </w:rPr>
              <w:t>4 ENGENHARIA DE SOFTWARE</w:t>
            </w:r>
            <w:r>
              <w:rPr>
                <w:noProof/>
                <w:webHidden/>
              </w:rPr>
              <w:tab/>
            </w:r>
            <w:r>
              <w:rPr>
                <w:noProof/>
                <w:webHidden/>
              </w:rPr>
              <w:fldChar w:fldCharType="begin"/>
            </w:r>
            <w:r>
              <w:rPr>
                <w:noProof/>
                <w:webHidden/>
              </w:rPr>
              <w:instrText xml:space="preserve"> PAGEREF _Toc241705841 \h </w:instrText>
            </w:r>
            <w:r>
              <w:rPr>
                <w:noProof/>
                <w:webHidden/>
              </w:rPr>
            </w:r>
            <w:r>
              <w:rPr>
                <w:noProof/>
                <w:webHidden/>
              </w:rPr>
              <w:fldChar w:fldCharType="separate"/>
            </w:r>
            <w:r>
              <w:rPr>
                <w:noProof/>
                <w:webHidden/>
              </w:rPr>
              <w:t>69</w:t>
            </w:r>
            <w:r>
              <w:rPr>
                <w:noProof/>
                <w:webHidden/>
              </w:rPr>
              <w:fldChar w:fldCharType="end"/>
            </w:r>
          </w:hyperlink>
        </w:p>
        <w:p w14:paraId="447D4508" w14:textId="1028A1D4"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2" w:history="1">
            <w:r w:rsidRPr="000D675F">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_Toc241705842 \h </w:instrText>
            </w:r>
            <w:r>
              <w:rPr>
                <w:noProof/>
                <w:webHidden/>
              </w:rPr>
            </w:r>
            <w:r>
              <w:rPr>
                <w:noProof/>
                <w:webHidden/>
              </w:rPr>
              <w:fldChar w:fldCharType="separate"/>
            </w:r>
            <w:r>
              <w:rPr>
                <w:noProof/>
                <w:webHidden/>
              </w:rPr>
              <w:t>69</w:t>
            </w:r>
            <w:r>
              <w:rPr>
                <w:noProof/>
                <w:webHidden/>
              </w:rPr>
              <w:fldChar w:fldCharType="end"/>
            </w:r>
          </w:hyperlink>
        </w:p>
        <w:p w14:paraId="14CE1249" w14:textId="60623C63"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3" w:history="1">
            <w:r w:rsidRPr="000D675F">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_Toc241705843 \h </w:instrText>
            </w:r>
            <w:r>
              <w:rPr>
                <w:noProof/>
                <w:webHidden/>
              </w:rPr>
            </w:r>
            <w:r>
              <w:rPr>
                <w:noProof/>
                <w:webHidden/>
              </w:rPr>
              <w:fldChar w:fldCharType="separate"/>
            </w:r>
            <w:r>
              <w:rPr>
                <w:noProof/>
                <w:webHidden/>
              </w:rPr>
              <w:t>69</w:t>
            </w:r>
            <w:r>
              <w:rPr>
                <w:noProof/>
                <w:webHidden/>
              </w:rPr>
              <w:fldChar w:fldCharType="end"/>
            </w:r>
          </w:hyperlink>
        </w:p>
        <w:p w14:paraId="40A02DD8" w14:textId="0C5E7FF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4" w:history="1">
            <w:r w:rsidRPr="000D675F">
              <w:rPr>
                <w:rStyle w:val="Hyperlink"/>
                <w:noProof/>
                <w:lang w:val="pt-BR"/>
              </w:rPr>
              <w:t>4.3 Requisitos funcionais</w:t>
            </w:r>
            <w:r>
              <w:rPr>
                <w:noProof/>
                <w:webHidden/>
              </w:rPr>
              <w:tab/>
            </w:r>
            <w:r>
              <w:rPr>
                <w:noProof/>
                <w:webHidden/>
              </w:rPr>
              <w:fldChar w:fldCharType="begin"/>
            </w:r>
            <w:r>
              <w:rPr>
                <w:noProof/>
                <w:webHidden/>
              </w:rPr>
              <w:instrText xml:space="preserve"> PAGEREF _Toc241705844 \h </w:instrText>
            </w:r>
            <w:r>
              <w:rPr>
                <w:noProof/>
                <w:webHidden/>
              </w:rPr>
            </w:r>
            <w:r>
              <w:rPr>
                <w:noProof/>
                <w:webHidden/>
              </w:rPr>
              <w:fldChar w:fldCharType="separate"/>
            </w:r>
            <w:r>
              <w:rPr>
                <w:noProof/>
                <w:webHidden/>
              </w:rPr>
              <w:t>69</w:t>
            </w:r>
            <w:r>
              <w:rPr>
                <w:noProof/>
                <w:webHidden/>
              </w:rPr>
              <w:fldChar w:fldCharType="end"/>
            </w:r>
          </w:hyperlink>
        </w:p>
        <w:p w14:paraId="5C0BA191" w14:textId="726EC89F"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5" w:history="1">
            <w:r w:rsidRPr="000D675F">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_Toc241705845 \h </w:instrText>
            </w:r>
            <w:r>
              <w:rPr>
                <w:noProof/>
                <w:webHidden/>
              </w:rPr>
            </w:r>
            <w:r>
              <w:rPr>
                <w:noProof/>
                <w:webHidden/>
              </w:rPr>
              <w:fldChar w:fldCharType="separate"/>
            </w:r>
            <w:r>
              <w:rPr>
                <w:noProof/>
                <w:webHidden/>
              </w:rPr>
              <w:t>70</w:t>
            </w:r>
            <w:r>
              <w:rPr>
                <w:noProof/>
                <w:webHidden/>
              </w:rPr>
              <w:fldChar w:fldCharType="end"/>
            </w:r>
          </w:hyperlink>
        </w:p>
        <w:p w14:paraId="4542194F" w14:textId="48E96B84"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6" w:history="1">
            <w:r w:rsidRPr="000D675F">
              <w:rPr>
                <w:rStyle w:val="Hyperlink"/>
                <w:noProof/>
                <w:lang w:val="pt-BR"/>
              </w:rPr>
              <w:t>4.5 Diagrama de casos de uso</w:t>
            </w:r>
            <w:r>
              <w:rPr>
                <w:noProof/>
                <w:webHidden/>
              </w:rPr>
              <w:tab/>
            </w:r>
            <w:r>
              <w:rPr>
                <w:noProof/>
                <w:webHidden/>
              </w:rPr>
              <w:fldChar w:fldCharType="begin"/>
            </w:r>
            <w:r>
              <w:rPr>
                <w:noProof/>
                <w:webHidden/>
              </w:rPr>
              <w:instrText xml:space="preserve"> PAGEREF _Toc241705846 \h </w:instrText>
            </w:r>
            <w:r>
              <w:rPr>
                <w:noProof/>
                <w:webHidden/>
              </w:rPr>
            </w:r>
            <w:r>
              <w:rPr>
                <w:noProof/>
                <w:webHidden/>
              </w:rPr>
              <w:fldChar w:fldCharType="separate"/>
            </w:r>
            <w:r>
              <w:rPr>
                <w:noProof/>
                <w:webHidden/>
              </w:rPr>
              <w:t>71</w:t>
            </w:r>
            <w:r>
              <w:rPr>
                <w:noProof/>
                <w:webHidden/>
              </w:rPr>
              <w:fldChar w:fldCharType="end"/>
            </w:r>
          </w:hyperlink>
        </w:p>
        <w:p w14:paraId="13D1B92E" w14:textId="35976446"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47" w:history="1">
            <w:r w:rsidRPr="000D675F">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_Toc241705847 \h </w:instrText>
            </w:r>
            <w:r>
              <w:rPr>
                <w:noProof/>
                <w:webHidden/>
              </w:rPr>
            </w:r>
            <w:r>
              <w:rPr>
                <w:noProof/>
                <w:webHidden/>
              </w:rPr>
              <w:fldChar w:fldCharType="separate"/>
            </w:r>
            <w:r>
              <w:rPr>
                <w:noProof/>
                <w:webHidden/>
              </w:rPr>
              <w:t>72</w:t>
            </w:r>
            <w:r>
              <w:rPr>
                <w:noProof/>
                <w:webHidden/>
              </w:rPr>
              <w:fldChar w:fldCharType="end"/>
            </w:r>
          </w:hyperlink>
        </w:p>
        <w:p w14:paraId="6FB9C624" w14:textId="5C58BCD1"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48" w:history="1">
            <w:r w:rsidRPr="000D675F">
              <w:rPr>
                <w:rStyle w:val="Hyperlink"/>
                <w:noProof/>
                <w:lang w:val="pt-BR"/>
              </w:rPr>
              <w:t>4.6.1 Implantação em nuvem</w:t>
            </w:r>
            <w:r>
              <w:rPr>
                <w:noProof/>
                <w:webHidden/>
              </w:rPr>
              <w:tab/>
            </w:r>
            <w:r>
              <w:rPr>
                <w:noProof/>
                <w:webHidden/>
              </w:rPr>
              <w:fldChar w:fldCharType="begin"/>
            </w:r>
            <w:r>
              <w:rPr>
                <w:noProof/>
                <w:webHidden/>
              </w:rPr>
              <w:instrText xml:space="preserve"> PAGEREF _Toc241705848 \h </w:instrText>
            </w:r>
            <w:r>
              <w:rPr>
                <w:noProof/>
                <w:webHidden/>
              </w:rPr>
            </w:r>
            <w:r>
              <w:rPr>
                <w:noProof/>
                <w:webHidden/>
              </w:rPr>
              <w:fldChar w:fldCharType="separate"/>
            </w:r>
            <w:r>
              <w:rPr>
                <w:noProof/>
                <w:webHidden/>
              </w:rPr>
              <w:t>75</w:t>
            </w:r>
            <w:r>
              <w:rPr>
                <w:noProof/>
                <w:webHidden/>
              </w:rPr>
              <w:fldChar w:fldCharType="end"/>
            </w:r>
          </w:hyperlink>
        </w:p>
        <w:p w14:paraId="44F34844" w14:textId="53EC6AE5"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49" w:history="1">
            <w:r w:rsidRPr="000D675F">
              <w:rPr>
                <w:rStyle w:val="Hyperlink"/>
                <w:noProof/>
                <w:lang w:val="pt-BR"/>
              </w:rPr>
              <w:t>4.6.2 Contratos das interfaces</w:t>
            </w:r>
            <w:r>
              <w:rPr>
                <w:noProof/>
                <w:webHidden/>
              </w:rPr>
              <w:tab/>
            </w:r>
            <w:r>
              <w:rPr>
                <w:noProof/>
                <w:webHidden/>
              </w:rPr>
              <w:fldChar w:fldCharType="begin"/>
            </w:r>
            <w:r>
              <w:rPr>
                <w:noProof/>
                <w:webHidden/>
              </w:rPr>
              <w:instrText xml:space="preserve"> PAGEREF _Toc241705849 \h </w:instrText>
            </w:r>
            <w:r>
              <w:rPr>
                <w:noProof/>
                <w:webHidden/>
              </w:rPr>
            </w:r>
            <w:r>
              <w:rPr>
                <w:noProof/>
                <w:webHidden/>
              </w:rPr>
              <w:fldChar w:fldCharType="separate"/>
            </w:r>
            <w:r>
              <w:rPr>
                <w:noProof/>
                <w:webHidden/>
              </w:rPr>
              <w:t>77</w:t>
            </w:r>
            <w:r>
              <w:rPr>
                <w:noProof/>
                <w:webHidden/>
              </w:rPr>
              <w:fldChar w:fldCharType="end"/>
            </w:r>
          </w:hyperlink>
        </w:p>
        <w:p w14:paraId="442835D7" w14:textId="03E09623"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50" w:history="1">
            <w:r w:rsidRPr="000D675F">
              <w:rPr>
                <w:rStyle w:val="Hyperlink"/>
                <w:noProof/>
                <w:lang w:val="pt-BR"/>
              </w:rPr>
              <w:t>4.7 Banco de dados</w:t>
            </w:r>
            <w:r>
              <w:rPr>
                <w:noProof/>
                <w:webHidden/>
              </w:rPr>
              <w:tab/>
            </w:r>
            <w:r>
              <w:rPr>
                <w:noProof/>
                <w:webHidden/>
              </w:rPr>
              <w:fldChar w:fldCharType="begin"/>
            </w:r>
            <w:r>
              <w:rPr>
                <w:noProof/>
                <w:webHidden/>
              </w:rPr>
              <w:instrText xml:space="preserve"> PAGEREF _Toc241705850 \h </w:instrText>
            </w:r>
            <w:r>
              <w:rPr>
                <w:noProof/>
                <w:webHidden/>
              </w:rPr>
            </w:r>
            <w:r>
              <w:rPr>
                <w:noProof/>
                <w:webHidden/>
              </w:rPr>
              <w:fldChar w:fldCharType="separate"/>
            </w:r>
            <w:r>
              <w:rPr>
                <w:noProof/>
                <w:webHidden/>
              </w:rPr>
              <w:t>79</w:t>
            </w:r>
            <w:r>
              <w:rPr>
                <w:noProof/>
                <w:webHidden/>
              </w:rPr>
              <w:fldChar w:fldCharType="end"/>
            </w:r>
          </w:hyperlink>
        </w:p>
        <w:p w14:paraId="55A64A7A" w14:textId="5FE36A99"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51" w:history="1">
            <w:r w:rsidRPr="000D675F">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_Toc241705851 \h </w:instrText>
            </w:r>
            <w:r>
              <w:rPr>
                <w:noProof/>
                <w:webHidden/>
              </w:rPr>
            </w:r>
            <w:r>
              <w:rPr>
                <w:noProof/>
                <w:webHidden/>
              </w:rPr>
              <w:fldChar w:fldCharType="separate"/>
            </w:r>
            <w:r>
              <w:rPr>
                <w:noProof/>
                <w:webHidden/>
              </w:rPr>
              <w:t>79</w:t>
            </w:r>
            <w:r>
              <w:rPr>
                <w:noProof/>
                <w:webHidden/>
              </w:rPr>
              <w:fldChar w:fldCharType="end"/>
            </w:r>
          </w:hyperlink>
        </w:p>
        <w:p w14:paraId="67840E33" w14:textId="0F1CBBE1"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52" w:history="1">
            <w:r w:rsidRPr="000D675F">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_Toc241705852 \h </w:instrText>
            </w:r>
            <w:r>
              <w:rPr>
                <w:noProof/>
                <w:webHidden/>
              </w:rPr>
            </w:r>
            <w:r>
              <w:rPr>
                <w:noProof/>
                <w:webHidden/>
              </w:rPr>
              <w:fldChar w:fldCharType="separate"/>
            </w:r>
            <w:r>
              <w:rPr>
                <w:noProof/>
                <w:webHidden/>
              </w:rPr>
              <w:t>82</w:t>
            </w:r>
            <w:r>
              <w:rPr>
                <w:noProof/>
                <w:webHidden/>
              </w:rPr>
              <w:fldChar w:fldCharType="end"/>
            </w:r>
          </w:hyperlink>
        </w:p>
        <w:p w14:paraId="5021993C" w14:textId="77E1DC9B" w:rsidR="007A101D" w:rsidRDefault="007A101D">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853" w:history="1">
            <w:r w:rsidRPr="000D675F">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_Toc241705853 \h </w:instrText>
            </w:r>
            <w:r>
              <w:rPr>
                <w:noProof/>
                <w:webHidden/>
              </w:rPr>
            </w:r>
            <w:r>
              <w:rPr>
                <w:noProof/>
                <w:webHidden/>
              </w:rPr>
              <w:fldChar w:fldCharType="separate"/>
            </w:r>
            <w:r>
              <w:rPr>
                <w:noProof/>
                <w:webHidden/>
              </w:rPr>
              <w:t>83</w:t>
            </w:r>
            <w:r>
              <w:rPr>
                <w:noProof/>
                <w:webHidden/>
              </w:rPr>
              <w:fldChar w:fldCharType="end"/>
            </w:r>
          </w:hyperlink>
        </w:p>
        <w:p w14:paraId="3400836A" w14:textId="5A7F2E95"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54" w:history="1">
            <w:r w:rsidRPr="000D675F">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_Toc241705854 \h </w:instrText>
            </w:r>
            <w:r>
              <w:rPr>
                <w:noProof/>
                <w:webHidden/>
              </w:rPr>
            </w:r>
            <w:r>
              <w:rPr>
                <w:noProof/>
                <w:webHidden/>
              </w:rPr>
              <w:fldChar w:fldCharType="separate"/>
            </w:r>
            <w:r>
              <w:rPr>
                <w:noProof/>
                <w:webHidden/>
              </w:rPr>
              <w:t>85</w:t>
            </w:r>
            <w:r>
              <w:rPr>
                <w:noProof/>
                <w:webHidden/>
              </w:rPr>
              <w:fldChar w:fldCharType="end"/>
            </w:r>
          </w:hyperlink>
        </w:p>
        <w:p w14:paraId="12BE5393" w14:textId="74C60F45"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55" w:history="1">
            <w:r w:rsidRPr="000D675F">
              <w:rPr>
                <w:rStyle w:val="Hyperlink"/>
                <w:noProof/>
                <w:lang w:val="pt-BR"/>
              </w:rPr>
              <w:t>4.9 Cronograma de atividades</w:t>
            </w:r>
            <w:r>
              <w:rPr>
                <w:noProof/>
                <w:webHidden/>
              </w:rPr>
              <w:tab/>
            </w:r>
            <w:r>
              <w:rPr>
                <w:noProof/>
                <w:webHidden/>
              </w:rPr>
              <w:fldChar w:fldCharType="begin"/>
            </w:r>
            <w:r>
              <w:rPr>
                <w:noProof/>
                <w:webHidden/>
              </w:rPr>
              <w:instrText xml:space="preserve"> PAGEREF _Toc241705855 \h </w:instrText>
            </w:r>
            <w:r>
              <w:rPr>
                <w:noProof/>
                <w:webHidden/>
              </w:rPr>
            </w:r>
            <w:r>
              <w:rPr>
                <w:noProof/>
                <w:webHidden/>
              </w:rPr>
              <w:fldChar w:fldCharType="separate"/>
            </w:r>
            <w:r>
              <w:rPr>
                <w:noProof/>
                <w:webHidden/>
              </w:rPr>
              <w:t>88</w:t>
            </w:r>
            <w:r>
              <w:rPr>
                <w:noProof/>
                <w:webHidden/>
              </w:rPr>
              <w:fldChar w:fldCharType="end"/>
            </w:r>
          </w:hyperlink>
        </w:p>
        <w:p w14:paraId="2A98EE9E" w14:textId="0391E4EC"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56" w:history="1">
            <w:r w:rsidRPr="000D675F">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_Toc241705856 \h </w:instrText>
            </w:r>
            <w:r>
              <w:rPr>
                <w:noProof/>
                <w:webHidden/>
              </w:rPr>
            </w:r>
            <w:r>
              <w:rPr>
                <w:noProof/>
                <w:webHidden/>
              </w:rPr>
              <w:fldChar w:fldCharType="separate"/>
            </w:r>
            <w:r>
              <w:rPr>
                <w:noProof/>
                <w:webHidden/>
              </w:rPr>
              <w:t>88</w:t>
            </w:r>
            <w:r>
              <w:rPr>
                <w:noProof/>
                <w:webHidden/>
              </w:rPr>
              <w:fldChar w:fldCharType="end"/>
            </w:r>
          </w:hyperlink>
        </w:p>
        <w:p w14:paraId="4806F06D" w14:textId="3DD70FF2"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57" w:history="1">
            <w:r w:rsidRPr="000D675F">
              <w:rPr>
                <w:rStyle w:val="Hyperlink"/>
                <w:noProof/>
                <w:lang w:val="pt-BR"/>
              </w:rPr>
              <w:t>5 RESULTADOS</w:t>
            </w:r>
            <w:r>
              <w:rPr>
                <w:noProof/>
                <w:webHidden/>
              </w:rPr>
              <w:tab/>
            </w:r>
            <w:r>
              <w:rPr>
                <w:noProof/>
                <w:webHidden/>
              </w:rPr>
              <w:fldChar w:fldCharType="begin"/>
            </w:r>
            <w:r>
              <w:rPr>
                <w:noProof/>
                <w:webHidden/>
              </w:rPr>
              <w:instrText xml:space="preserve"> PAGEREF _Toc241705857 \h </w:instrText>
            </w:r>
            <w:r>
              <w:rPr>
                <w:noProof/>
                <w:webHidden/>
              </w:rPr>
            </w:r>
            <w:r>
              <w:rPr>
                <w:noProof/>
                <w:webHidden/>
              </w:rPr>
              <w:fldChar w:fldCharType="separate"/>
            </w:r>
            <w:r>
              <w:rPr>
                <w:noProof/>
                <w:webHidden/>
              </w:rPr>
              <w:t>89</w:t>
            </w:r>
            <w:r>
              <w:rPr>
                <w:noProof/>
                <w:webHidden/>
              </w:rPr>
              <w:fldChar w:fldCharType="end"/>
            </w:r>
          </w:hyperlink>
        </w:p>
        <w:p w14:paraId="4D4254F2" w14:textId="47C1F5E0"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58" w:history="1">
            <w:r w:rsidRPr="000D675F">
              <w:rPr>
                <w:rStyle w:val="Hyperlink"/>
                <w:noProof/>
                <w:lang w:val="pt-BR"/>
              </w:rPr>
              <w:t>5.1 Camada de previsão</w:t>
            </w:r>
            <w:r>
              <w:rPr>
                <w:noProof/>
                <w:webHidden/>
              </w:rPr>
              <w:tab/>
            </w:r>
            <w:r>
              <w:rPr>
                <w:noProof/>
                <w:webHidden/>
              </w:rPr>
              <w:fldChar w:fldCharType="begin"/>
            </w:r>
            <w:r>
              <w:rPr>
                <w:noProof/>
                <w:webHidden/>
              </w:rPr>
              <w:instrText xml:space="preserve"> PAGEREF _Toc241705858 \h </w:instrText>
            </w:r>
            <w:r>
              <w:rPr>
                <w:noProof/>
                <w:webHidden/>
              </w:rPr>
            </w:r>
            <w:r>
              <w:rPr>
                <w:noProof/>
                <w:webHidden/>
              </w:rPr>
              <w:fldChar w:fldCharType="separate"/>
            </w:r>
            <w:r>
              <w:rPr>
                <w:noProof/>
                <w:webHidden/>
              </w:rPr>
              <w:t>89</w:t>
            </w:r>
            <w:r>
              <w:rPr>
                <w:noProof/>
                <w:webHidden/>
              </w:rPr>
              <w:fldChar w:fldCharType="end"/>
            </w:r>
          </w:hyperlink>
        </w:p>
        <w:p w14:paraId="04C1AF78" w14:textId="34A7B883"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59" w:history="1">
            <w:r w:rsidRPr="000D675F">
              <w:rPr>
                <w:rStyle w:val="Hyperlink"/>
                <w:noProof/>
                <w:lang w:val="pt-BR"/>
              </w:rPr>
              <w:t>5.2 Invariante de segurança</w:t>
            </w:r>
            <w:r>
              <w:rPr>
                <w:noProof/>
                <w:webHidden/>
              </w:rPr>
              <w:tab/>
            </w:r>
            <w:r>
              <w:rPr>
                <w:noProof/>
                <w:webHidden/>
              </w:rPr>
              <w:fldChar w:fldCharType="begin"/>
            </w:r>
            <w:r>
              <w:rPr>
                <w:noProof/>
                <w:webHidden/>
              </w:rPr>
              <w:instrText xml:space="preserve"> PAGEREF _Toc241705859 \h </w:instrText>
            </w:r>
            <w:r>
              <w:rPr>
                <w:noProof/>
                <w:webHidden/>
              </w:rPr>
            </w:r>
            <w:r>
              <w:rPr>
                <w:noProof/>
                <w:webHidden/>
              </w:rPr>
              <w:fldChar w:fldCharType="separate"/>
            </w:r>
            <w:r>
              <w:rPr>
                <w:noProof/>
                <w:webHidden/>
              </w:rPr>
              <w:t>89</w:t>
            </w:r>
            <w:r>
              <w:rPr>
                <w:noProof/>
                <w:webHidden/>
              </w:rPr>
              <w:fldChar w:fldCharType="end"/>
            </w:r>
          </w:hyperlink>
        </w:p>
        <w:p w14:paraId="1575431F" w14:textId="3B3D6E6D"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0" w:history="1">
            <w:r w:rsidRPr="000D675F">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_Toc241705860 \h </w:instrText>
            </w:r>
            <w:r>
              <w:rPr>
                <w:noProof/>
                <w:webHidden/>
              </w:rPr>
            </w:r>
            <w:r>
              <w:rPr>
                <w:noProof/>
                <w:webHidden/>
              </w:rPr>
              <w:fldChar w:fldCharType="separate"/>
            </w:r>
            <w:r>
              <w:rPr>
                <w:noProof/>
                <w:webHidden/>
              </w:rPr>
              <w:t>89</w:t>
            </w:r>
            <w:r>
              <w:rPr>
                <w:noProof/>
                <w:webHidden/>
              </w:rPr>
              <w:fldChar w:fldCharType="end"/>
            </w:r>
          </w:hyperlink>
        </w:p>
        <w:p w14:paraId="4E9CBC66" w14:textId="382BD67B"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1" w:history="1">
            <w:r w:rsidRPr="000D675F">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_Toc241705861 \h </w:instrText>
            </w:r>
            <w:r>
              <w:rPr>
                <w:noProof/>
                <w:webHidden/>
              </w:rPr>
            </w:r>
            <w:r>
              <w:rPr>
                <w:noProof/>
                <w:webHidden/>
              </w:rPr>
              <w:fldChar w:fldCharType="separate"/>
            </w:r>
            <w:r>
              <w:rPr>
                <w:noProof/>
                <w:webHidden/>
              </w:rPr>
              <w:t>90</w:t>
            </w:r>
            <w:r>
              <w:rPr>
                <w:noProof/>
                <w:webHidden/>
              </w:rPr>
              <w:fldChar w:fldCharType="end"/>
            </w:r>
          </w:hyperlink>
        </w:p>
        <w:p w14:paraId="6DF48179" w14:textId="3CE4855A"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2" w:history="1">
            <w:r w:rsidRPr="000D675F">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_Toc241705862 \h </w:instrText>
            </w:r>
            <w:r>
              <w:rPr>
                <w:noProof/>
                <w:webHidden/>
              </w:rPr>
            </w:r>
            <w:r>
              <w:rPr>
                <w:noProof/>
                <w:webHidden/>
              </w:rPr>
              <w:fldChar w:fldCharType="separate"/>
            </w:r>
            <w:r>
              <w:rPr>
                <w:noProof/>
                <w:webHidden/>
              </w:rPr>
              <w:t>91</w:t>
            </w:r>
            <w:r>
              <w:rPr>
                <w:noProof/>
                <w:webHidden/>
              </w:rPr>
              <w:fldChar w:fldCharType="end"/>
            </w:r>
          </w:hyperlink>
        </w:p>
        <w:p w14:paraId="5817F8CA" w14:textId="1A5C63BE"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3" w:history="1">
            <w:r w:rsidRPr="000D675F">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_Toc241705863 \h </w:instrText>
            </w:r>
            <w:r>
              <w:rPr>
                <w:noProof/>
                <w:webHidden/>
              </w:rPr>
            </w:r>
            <w:r>
              <w:rPr>
                <w:noProof/>
                <w:webHidden/>
              </w:rPr>
              <w:fldChar w:fldCharType="separate"/>
            </w:r>
            <w:r>
              <w:rPr>
                <w:noProof/>
                <w:webHidden/>
              </w:rPr>
              <w:t>91</w:t>
            </w:r>
            <w:r>
              <w:rPr>
                <w:noProof/>
                <w:webHidden/>
              </w:rPr>
              <w:fldChar w:fldCharType="end"/>
            </w:r>
          </w:hyperlink>
        </w:p>
        <w:p w14:paraId="2AB044B6" w14:textId="5A26B835"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64" w:history="1">
            <w:r w:rsidRPr="000D675F">
              <w:rPr>
                <w:rStyle w:val="Hyperlink"/>
                <w:noProof/>
                <w:lang w:val="pt-BR"/>
              </w:rPr>
              <w:t>6 ANÁLISE DOS RESULTADOS</w:t>
            </w:r>
            <w:r>
              <w:rPr>
                <w:noProof/>
                <w:webHidden/>
              </w:rPr>
              <w:tab/>
            </w:r>
            <w:r>
              <w:rPr>
                <w:noProof/>
                <w:webHidden/>
              </w:rPr>
              <w:fldChar w:fldCharType="begin"/>
            </w:r>
            <w:r>
              <w:rPr>
                <w:noProof/>
                <w:webHidden/>
              </w:rPr>
              <w:instrText xml:space="preserve"> PAGEREF _Toc241705864 \h </w:instrText>
            </w:r>
            <w:r>
              <w:rPr>
                <w:noProof/>
                <w:webHidden/>
              </w:rPr>
            </w:r>
            <w:r>
              <w:rPr>
                <w:noProof/>
                <w:webHidden/>
              </w:rPr>
              <w:fldChar w:fldCharType="separate"/>
            </w:r>
            <w:r>
              <w:rPr>
                <w:noProof/>
                <w:webHidden/>
              </w:rPr>
              <w:t>94</w:t>
            </w:r>
            <w:r>
              <w:rPr>
                <w:noProof/>
                <w:webHidden/>
              </w:rPr>
              <w:fldChar w:fldCharType="end"/>
            </w:r>
          </w:hyperlink>
        </w:p>
        <w:p w14:paraId="4748C01A" w14:textId="2D1E6B7B"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5" w:history="1">
            <w:r w:rsidRPr="000D675F">
              <w:rPr>
                <w:rStyle w:val="Hyperlink"/>
                <w:noProof/>
                <w:lang w:val="pt-BR"/>
              </w:rPr>
              <w:t>6.1 Avaliação das hipóteses</w:t>
            </w:r>
            <w:r>
              <w:rPr>
                <w:noProof/>
                <w:webHidden/>
              </w:rPr>
              <w:tab/>
            </w:r>
            <w:r>
              <w:rPr>
                <w:noProof/>
                <w:webHidden/>
              </w:rPr>
              <w:fldChar w:fldCharType="begin"/>
            </w:r>
            <w:r>
              <w:rPr>
                <w:noProof/>
                <w:webHidden/>
              </w:rPr>
              <w:instrText xml:space="preserve"> PAGEREF _Toc241705865 \h </w:instrText>
            </w:r>
            <w:r>
              <w:rPr>
                <w:noProof/>
                <w:webHidden/>
              </w:rPr>
            </w:r>
            <w:r>
              <w:rPr>
                <w:noProof/>
                <w:webHidden/>
              </w:rPr>
              <w:fldChar w:fldCharType="separate"/>
            </w:r>
            <w:r>
              <w:rPr>
                <w:noProof/>
                <w:webHidden/>
              </w:rPr>
              <w:t>94</w:t>
            </w:r>
            <w:r>
              <w:rPr>
                <w:noProof/>
                <w:webHidden/>
              </w:rPr>
              <w:fldChar w:fldCharType="end"/>
            </w:r>
          </w:hyperlink>
        </w:p>
        <w:p w14:paraId="4CFE71F2" w14:textId="4D6BBB41"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6" w:history="1">
            <w:r w:rsidRPr="000D675F">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_Toc241705866 \h </w:instrText>
            </w:r>
            <w:r>
              <w:rPr>
                <w:noProof/>
                <w:webHidden/>
              </w:rPr>
            </w:r>
            <w:r>
              <w:rPr>
                <w:noProof/>
                <w:webHidden/>
              </w:rPr>
              <w:fldChar w:fldCharType="separate"/>
            </w:r>
            <w:r>
              <w:rPr>
                <w:noProof/>
                <w:webHidden/>
              </w:rPr>
              <w:t>94</w:t>
            </w:r>
            <w:r>
              <w:rPr>
                <w:noProof/>
                <w:webHidden/>
              </w:rPr>
              <w:fldChar w:fldCharType="end"/>
            </w:r>
          </w:hyperlink>
        </w:p>
        <w:p w14:paraId="58663C36" w14:textId="23314687"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7" w:history="1">
            <w:r w:rsidRPr="000D675F">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_Toc241705867 \h </w:instrText>
            </w:r>
            <w:r>
              <w:rPr>
                <w:noProof/>
                <w:webHidden/>
              </w:rPr>
            </w:r>
            <w:r>
              <w:rPr>
                <w:noProof/>
                <w:webHidden/>
              </w:rPr>
              <w:fldChar w:fldCharType="separate"/>
            </w:r>
            <w:r>
              <w:rPr>
                <w:noProof/>
                <w:webHidden/>
              </w:rPr>
              <w:t>94</w:t>
            </w:r>
            <w:r>
              <w:rPr>
                <w:noProof/>
                <w:webHidden/>
              </w:rPr>
              <w:fldChar w:fldCharType="end"/>
            </w:r>
          </w:hyperlink>
        </w:p>
        <w:p w14:paraId="6520C1A6" w14:textId="169542CF"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68" w:history="1">
            <w:r w:rsidRPr="000D675F">
              <w:rPr>
                <w:rStyle w:val="Hyperlink"/>
                <w:noProof/>
                <w:lang w:val="pt-BR"/>
              </w:rPr>
              <w:t>6.4 Implicações dos resultados</w:t>
            </w:r>
            <w:r>
              <w:rPr>
                <w:noProof/>
                <w:webHidden/>
              </w:rPr>
              <w:tab/>
            </w:r>
            <w:r>
              <w:rPr>
                <w:noProof/>
                <w:webHidden/>
              </w:rPr>
              <w:fldChar w:fldCharType="begin"/>
            </w:r>
            <w:r>
              <w:rPr>
                <w:noProof/>
                <w:webHidden/>
              </w:rPr>
              <w:instrText xml:space="preserve"> PAGEREF _Toc241705868 \h </w:instrText>
            </w:r>
            <w:r>
              <w:rPr>
                <w:noProof/>
                <w:webHidden/>
              </w:rPr>
            </w:r>
            <w:r>
              <w:rPr>
                <w:noProof/>
                <w:webHidden/>
              </w:rPr>
              <w:fldChar w:fldCharType="separate"/>
            </w:r>
            <w:r>
              <w:rPr>
                <w:noProof/>
                <w:webHidden/>
              </w:rPr>
              <w:t>99</w:t>
            </w:r>
            <w:r>
              <w:rPr>
                <w:noProof/>
                <w:webHidden/>
              </w:rPr>
              <w:fldChar w:fldCharType="end"/>
            </w:r>
          </w:hyperlink>
        </w:p>
        <w:p w14:paraId="34B1FBEF" w14:textId="24573099"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69" w:history="1">
            <w:r w:rsidRPr="000D675F">
              <w:rPr>
                <w:rStyle w:val="Hyperlink"/>
                <w:noProof/>
                <w:lang w:val="pt-BR"/>
              </w:rPr>
              <w:t>7 CONCLUSÕES</w:t>
            </w:r>
            <w:r>
              <w:rPr>
                <w:noProof/>
                <w:webHidden/>
              </w:rPr>
              <w:tab/>
            </w:r>
            <w:r>
              <w:rPr>
                <w:noProof/>
                <w:webHidden/>
              </w:rPr>
              <w:fldChar w:fldCharType="begin"/>
            </w:r>
            <w:r>
              <w:rPr>
                <w:noProof/>
                <w:webHidden/>
              </w:rPr>
              <w:instrText xml:space="preserve"> PAGEREF _Toc241705869 \h </w:instrText>
            </w:r>
            <w:r>
              <w:rPr>
                <w:noProof/>
                <w:webHidden/>
              </w:rPr>
            </w:r>
            <w:r>
              <w:rPr>
                <w:noProof/>
                <w:webHidden/>
              </w:rPr>
              <w:fldChar w:fldCharType="separate"/>
            </w:r>
            <w:r>
              <w:rPr>
                <w:noProof/>
                <w:webHidden/>
              </w:rPr>
              <w:t>100</w:t>
            </w:r>
            <w:r>
              <w:rPr>
                <w:noProof/>
                <w:webHidden/>
              </w:rPr>
              <w:fldChar w:fldCharType="end"/>
            </w:r>
          </w:hyperlink>
        </w:p>
        <w:p w14:paraId="2B1AD89E" w14:textId="7877B65C" w:rsidR="007A101D" w:rsidRDefault="007A101D">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870" w:history="1">
            <w:r w:rsidRPr="000D675F">
              <w:rPr>
                <w:rStyle w:val="Hyperlink"/>
                <w:noProof/>
                <w:lang w:val="pt-BR"/>
              </w:rPr>
              <w:t>7.1 Recomendações</w:t>
            </w:r>
            <w:r>
              <w:rPr>
                <w:noProof/>
                <w:webHidden/>
              </w:rPr>
              <w:tab/>
            </w:r>
            <w:r>
              <w:rPr>
                <w:noProof/>
                <w:webHidden/>
              </w:rPr>
              <w:fldChar w:fldCharType="begin"/>
            </w:r>
            <w:r>
              <w:rPr>
                <w:noProof/>
                <w:webHidden/>
              </w:rPr>
              <w:instrText xml:space="preserve"> PAGEREF _Toc241705870 \h </w:instrText>
            </w:r>
            <w:r>
              <w:rPr>
                <w:noProof/>
                <w:webHidden/>
              </w:rPr>
            </w:r>
            <w:r>
              <w:rPr>
                <w:noProof/>
                <w:webHidden/>
              </w:rPr>
              <w:fldChar w:fldCharType="separate"/>
            </w:r>
            <w:r>
              <w:rPr>
                <w:noProof/>
                <w:webHidden/>
              </w:rPr>
              <w:t>100</w:t>
            </w:r>
            <w:r>
              <w:rPr>
                <w:noProof/>
                <w:webHidden/>
              </w:rPr>
              <w:fldChar w:fldCharType="end"/>
            </w:r>
          </w:hyperlink>
        </w:p>
        <w:p w14:paraId="3FF4E23E" w14:textId="2C711523"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71" w:history="1">
            <w:r w:rsidRPr="000D675F">
              <w:rPr>
                <w:rStyle w:val="Hyperlink"/>
                <w:noProof/>
                <w:lang w:val="pt-BR"/>
              </w:rPr>
              <w:t>REFERÊNCIAS</w:t>
            </w:r>
            <w:r>
              <w:rPr>
                <w:noProof/>
                <w:webHidden/>
              </w:rPr>
              <w:tab/>
            </w:r>
            <w:r>
              <w:rPr>
                <w:noProof/>
                <w:webHidden/>
              </w:rPr>
              <w:fldChar w:fldCharType="begin"/>
            </w:r>
            <w:r>
              <w:rPr>
                <w:noProof/>
                <w:webHidden/>
              </w:rPr>
              <w:instrText xml:space="preserve"> PAGEREF _Toc241705871 \h </w:instrText>
            </w:r>
            <w:r>
              <w:rPr>
                <w:noProof/>
                <w:webHidden/>
              </w:rPr>
            </w:r>
            <w:r>
              <w:rPr>
                <w:noProof/>
                <w:webHidden/>
              </w:rPr>
              <w:fldChar w:fldCharType="separate"/>
            </w:r>
            <w:r>
              <w:rPr>
                <w:noProof/>
                <w:webHidden/>
              </w:rPr>
              <w:t>102</w:t>
            </w:r>
            <w:r>
              <w:rPr>
                <w:noProof/>
                <w:webHidden/>
              </w:rPr>
              <w:fldChar w:fldCharType="end"/>
            </w:r>
          </w:hyperlink>
        </w:p>
        <w:p w14:paraId="30982AE2" w14:textId="2892DC2C"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72" w:history="1">
            <w:r w:rsidRPr="000D675F">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_Toc241705872 \h </w:instrText>
            </w:r>
            <w:r>
              <w:rPr>
                <w:noProof/>
                <w:webHidden/>
              </w:rPr>
            </w:r>
            <w:r>
              <w:rPr>
                <w:noProof/>
                <w:webHidden/>
              </w:rPr>
              <w:fldChar w:fldCharType="separate"/>
            </w:r>
            <w:r>
              <w:rPr>
                <w:noProof/>
                <w:webHidden/>
              </w:rPr>
              <w:t>108</w:t>
            </w:r>
            <w:r>
              <w:rPr>
                <w:noProof/>
                <w:webHidden/>
              </w:rPr>
              <w:fldChar w:fldCharType="end"/>
            </w:r>
          </w:hyperlink>
        </w:p>
        <w:p w14:paraId="58B1E915" w14:textId="3AB29364" w:rsidR="007A101D" w:rsidRDefault="007A101D">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873" w:history="1">
            <w:r w:rsidRPr="000D675F">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_Toc241705873 \h </w:instrText>
            </w:r>
            <w:r>
              <w:rPr>
                <w:noProof/>
                <w:webHidden/>
              </w:rPr>
            </w:r>
            <w:r>
              <w:rPr>
                <w:noProof/>
                <w:webHidden/>
              </w:rPr>
              <w:fldChar w:fldCharType="separate"/>
            </w:r>
            <w:r>
              <w:rPr>
                <w:noProof/>
                <w:webHidden/>
              </w:rPr>
              <w:t>112</w:t>
            </w:r>
            <w:r>
              <w:rPr>
                <w:noProof/>
                <w:webHidden/>
              </w:rPr>
              <w:fldChar w:fldCharType="end"/>
            </w:r>
          </w:hyperlink>
        </w:p>
        <w:p w14:paraId="263CCE0E" w14:textId="3C47A152" w:rsidR="00E01C3A" w:rsidRDefault="00CC3326">
          <w:r>
            <w:fldChar w:fldCharType="end"/>
          </w:r>
        </w:p>
      </w:sdtContent>
    </w:sdt>
    <w:p w14:paraId="05B9C5EF"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2EB02F1" w14:textId="77777777" w:rsidR="00E01C3A" w:rsidRDefault="00CC3326">
      <w:pPr>
        <w:pStyle w:val="Heading1"/>
        <w:spacing w:before="480" w:after="280" w:line="360" w:lineRule="auto"/>
        <w:rPr>
          <w:lang w:val="pt-BR"/>
        </w:rPr>
      </w:pPr>
      <w:bookmarkStart w:id="0" w:name="_Toc241705798"/>
      <w:r>
        <w:rPr>
          <w:lang w:val="pt-BR"/>
        </w:rPr>
        <w:lastRenderedPageBreak/>
        <w:t>1 INTRODUÇÃO</w:t>
      </w:r>
      <w:bookmarkEnd w:id="0"/>
    </w:p>
    <w:p w14:paraId="4CDCBC54" w14:textId="77777777" w:rsidR="00E01C3A" w:rsidRDefault="00CC3326">
      <w:pPr>
        <w:pStyle w:val="Heading2"/>
        <w:spacing w:before="360" w:after="240" w:line="360" w:lineRule="auto"/>
        <w:rPr>
          <w:lang w:val="pt-BR"/>
        </w:rPr>
      </w:pPr>
      <w:bookmarkStart w:id="1" w:name="_Toc241705799"/>
      <w:r>
        <w:rPr>
          <w:lang w:val="pt-BR"/>
        </w:rPr>
        <w:t>1.1 Contextualização</w:t>
      </w:r>
      <w:bookmarkEnd w:id="1"/>
    </w:p>
    <w:p w14:paraId="4B31C81E"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FD70C6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8049029"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21B3137" w14:textId="77777777" w:rsidR="00E01C3A" w:rsidRDefault="00CC3326">
      <w:pPr>
        <w:pStyle w:val="Heading2"/>
        <w:spacing w:before="360" w:after="240" w:line="360" w:lineRule="auto"/>
        <w:rPr>
          <w:lang w:val="pt-BR"/>
        </w:rPr>
      </w:pPr>
      <w:bookmarkStart w:id="2" w:name="_Toc241705800"/>
      <w:r>
        <w:rPr>
          <w:lang w:val="pt-BR"/>
        </w:rPr>
        <w:t>1.2 Termos-chave</w:t>
      </w:r>
      <w:bookmarkEnd w:id="2"/>
    </w:p>
    <w:p w14:paraId="583BC6E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084B3191" w14:textId="77777777" w:rsidR="00E01C3A" w:rsidRDefault="00CC3326">
      <w:pPr>
        <w:pStyle w:val="Heading3"/>
        <w:spacing w:before="320" w:after="200" w:line="360" w:lineRule="auto"/>
        <w:rPr>
          <w:lang w:val="pt-BR"/>
        </w:rPr>
      </w:pPr>
      <w:bookmarkStart w:id="3" w:name="_Toc241705801"/>
      <w:r>
        <w:rPr>
          <w:lang w:val="pt-BR"/>
        </w:rPr>
        <w:t>1.2.1 Cidades inteligentes</w:t>
      </w:r>
      <w:bookmarkEnd w:id="3"/>
    </w:p>
    <w:p w14:paraId="47B93562"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2741C2CD"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20DAEFEB" w14:textId="77777777" w:rsidR="00E01C3A" w:rsidRDefault="00CC3326">
      <w:pPr>
        <w:pStyle w:val="Heading3"/>
        <w:spacing w:before="320" w:after="200" w:line="360" w:lineRule="auto"/>
        <w:rPr>
          <w:lang w:val="pt-BR"/>
        </w:rPr>
      </w:pPr>
      <w:bookmarkStart w:id="4" w:name="_Toc241705802"/>
      <w:r>
        <w:rPr>
          <w:lang w:val="pt-BR"/>
        </w:rPr>
        <w:t>1.2.2 Internet das Coisas</w:t>
      </w:r>
      <w:bookmarkEnd w:id="4"/>
    </w:p>
    <w:p w14:paraId="0A32BBC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7598320"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20083C51" w14:textId="77777777" w:rsidR="00E01C3A" w:rsidRDefault="00CC3326">
      <w:pPr>
        <w:pStyle w:val="Heading3"/>
        <w:spacing w:before="320" w:after="200" w:line="360" w:lineRule="auto"/>
        <w:rPr>
          <w:lang w:val="pt-BR"/>
        </w:rPr>
      </w:pPr>
      <w:bookmarkStart w:id="5" w:name="_Toc241705803"/>
      <w:r>
        <w:rPr>
          <w:lang w:val="pt-BR"/>
        </w:rPr>
        <w:t>1.2.3 Inteligência artificial aplicada à decisão</w:t>
      </w:r>
      <w:bookmarkEnd w:id="5"/>
    </w:p>
    <w:p w14:paraId="76FEB328"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242C0D87"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490FC198"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7C82BDFB" w14:textId="77777777" w:rsidR="00E01C3A" w:rsidRDefault="00CC3326">
      <w:pPr>
        <w:pStyle w:val="Heading2"/>
        <w:spacing w:before="360" w:after="240" w:line="360" w:lineRule="auto"/>
        <w:rPr>
          <w:lang w:val="pt-BR"/>
        </w:rPr>
      </w:pPr>
      <w:bookmarkStart w:id="6" w:name="_Toc241705804"/>
      <w:r>
        <w:rPr>
          <w:lang w:val="pt-BR"/>
        </w:rPr>
        <w:t>1.3 Definição e delimitação do tema</w:t>
      </w:r>
      <w:bookmarkEnd w:id="6"/>
    </w:p>
    <w:p w14:paraId="3EBF3740"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48B76FD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04A399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A8F1476"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5E10FA30" w14:textId="77777777" w:rsidR="00E01C3A" w:rsidRDefault="00CC3326">
      <w:pPr>
        <w:pStyle w:val="Heading2"/>
        <w:spacing w:before="360" w:after="240" w:line="360" w:lineRule="auto"/>
        <w:rPr>
          <w:lang w:val="pt-BR"/>
        </w:rPr>
      </w:pPr>
      <w:bookmarkStart w:id="7" w:name="_Toc241705805"/>
      <w:r>
        <w:rPr>
          <w:lang w:val="pt-BR"/>
        </w:rPr>
        <w:t>1.4 Problema de pesquisa</w:t>
      </w:r>
      <w:bookmarkEnd w:id="7"/>
    </w:p>
    <w:p w14:paraId="4C5ADF1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552CBB5C" w14:textId="77777777" w:rsidR="006B1E66" w:rsidRPr="000F5B8B" w:rsidRDefault="00CC3326">
      <w:pPr>
        <w:spacing w:after="120" w:line="360" w:lineRule="auto"/>
        <w:ind w:firstLine="709"/>
        <w:jc w:val="both"/>
        <w:rPr>
          <w:lang w:val="pt-BR"/>
        </w:rPr>
      </w:pPr>
      <w:del w:id="30000" w:author="Vitor Oliveira" w:date="2026-10-01T18:00:00Z">
        <w:r>
          <w:rPr>
            <w:lang w:val="pt-BR"/>
          </w:rPr>
          <w:delText>Existem sistemas capazes de coletar e analisar informações sobre o ambiente urbano. O problema investigado neste trabalho é como utilizar essas informações para tornar a iluminação pública mais responsiva às condições observadas.</w:delText>
        </w:r>
      </w:del>
      <w:ins w:id="30001" w:author="Vitor Oliveira" w:date="2026-10-01T18:00:00Z">
        <w:r>
          <w:rPr>
            <w:lang w:val="pt-BR"/>
          </w:rPr>
          <w:t xml:space="preserve">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ins>
    </w:p>
    <w:p w14:paraId="301CA1FF"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557F8AD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18FEB78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7ED3397C" w14:textId="77777777" w:rsidR="006B1E66" w:rsidRPr="000F5B8B" w:rsidRDefault="00CC3326">
      <w:pPr>
        <w:spacing w:before="120" w:after="360"/>
        <w:ind w:left="1134" w:right="567"/>
        <w:jc w:val="both"/>
        <w:rPr>
          <w:lang w:val="pt-BR"/>
        </w:rPr>
      </w:pPr>
      <w:del w:id="30002" w:author="Vitor Oliveira" w:date="2026-10-01T18:00:00Z">
        <w:r>
          <w:rPr>
            <w:sz w:val="20"/>
            <w:szCs w:val="20"/>
            <w:lang w:val="pt-BR"/>
          </w:rPr>
          <w:delText>Como utilizar dados urbanos e Inteligência Artificial para determinar dinamicamente o nível adequado de iluminação pública de acordo com as condições do ambiente?</w:delText>
        </w:r>
      </w:del>
      <w:ins w:id="30003" w:author="Vitor Oliveira" w:date="2026-10-01T18:00:00Z">
        <w:r>
          <w:rPr>
            <w:sz w:val="20"/>
            <w:szCs w:val="20"/>
            <w:lang w:val="pt-BR"/>
          </w:rPr>
          <w:t xml:space="preserve">Como utilizar dados urbanos já produzidos no município e Inteligência Artificial para determinar dinamicamente o nível de iluminação pública conforme o uso observado da via, sem transgredir os limites da ABNT NBR 5101?</w:t>
        </w:r>
      </w:ins>
    </w:p>
    <w:p w14:paraId="085157E4" w14:textId="77777777" w:rsidR="00E01C3A" w:rsidRDefault="00CC3326">
      <w:pPr>
        <w:pStyle w:val="Heading2"/>
        <w:spacing w:before="360" w:after="240" w:line="360" w:lineRule="auto"/>
        <w:rPr>
          <w:lang w:val="pt-BR"/>
        </w:rPr>
      </w:pPr>
      <w:bookmarkStart w:id="8" w:name="_Toc241705806"/>
      <w:r>
        <w:rPr>
          <w:lang w:val="pt-BR"/>
        </w:rPr>
        <w:t>1.5 Objetivos</w:t>
      </w:r>
      <w:bookmarkEnd w:id="8"/>
    </w:p>
    <w:p w14:paraId="33A57376" w14:textId="77777777" w:rsidR="00E01C3A" w:rsidRDefault="00CC3326">
      <w:pPr>
        <w:pStyle w:val="Heading3"/>
        <w:spacing w:before="320" w:after="200" w:line="360" w:lineRule="auto"/>
        <w:rPr>
          <w:lang w:val="pt-BR"/>
        </w:rPr>
      </w:pPr>
      <w:bookmarkStart w:id="9" w:name="_Toc241705807"/>
      <w:r>
        <w:rPr>
          <w:lang w:val="pt-BR"/>
        </w:rPr>
        <w:lastRenderedPageBreak/>
        <w:t>1.5.1 Objetivo geral</w:t>
      </w:r>
      <w:bookmarkEnd w:id="9"/>
    </w:p>
    <w:p w14:paraId="6D4B41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w:t>
      </w:r>
      <w:del w:id="30004" w:author="Vitor Oliveira" w:date="2026-10-01T18:00:00Z">
        <w:r>
          <w:rPr>
            <w:lang w:val="pt-BR"/>
          </w:rPr>
          <w:delText xml:space="preserve">inferência artificial</w:delText>
        </w:r>
      </w:del>
      <w:ins w:id="30005" w:author="Vitor Oliveira" w:date="2026-10-01T18:00:00Z">
        <w:r>
          <w:rPr>
            <w:lang w:val="pt-BR"/>
          </w:rPr>
          <w:t xml:space="preserve">inteligência artificial</w:t>
        </w:r>
      </w:ins>
      <w:r>
        <w:rPr>
          <w:lang w:val="pt-BR"/>
        </w:rPr>
        <w:t xml:space="preserve">, comandam o ajuste da intensidade de um nó de iluminação pública de forma consistente com as condições observadas, dentro de limite de latência especificado, e sem violar em nenhuma decisão os limites estabelecidos pela ABNT NBR 5101.</w:t>
      </w:r>
    </w:p>
    <w:p w14:paraId="7B0D1DA4" w14:textId="77777777" w:rsidR="00E01C3A" w:rsidRDefault="00CC3326">
      <w:pPr>
        <w:pStyle w:val="Heading3"/>
        <w:spacing w:before="320" w:after="200" w:line="360" w:lineRule="auto"/>
        <w:rPr>
          <w:lang w:val="pt-BR"/>
        </w:rPr>
      </w:pPr>
      <w:bookmarkStart w:id="10" w:name="_Toc241705808"/>
      <w:r>
        <w:rPr>
          <w:lang w:val="pt-BR"/>
        </w:rPr>
        <w:t>1.5.2 Objetivos específicos</w:t>
      </w:r>
      <w:bookmarkEnd w:id="10"/>
    </w:p>
    <w:p w14:paraId="41371A6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9FBFA8A"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52C77146"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8516F0F"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771E6A1D"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4D9C84E"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1E6363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7BAF309" w14:textId="77777777" w:rsidR="00E01C3A" w:rsidRDefault="00CC3326">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6A0A814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00F49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580CE5C" w14:textId="77777777" w:rsidR="00E01C3A" w:rsidRDefault="00CC3326">
      <w:pPr>
        <w:pStyle w:val="Heading2"/>
        <w:spacing w:before="360" w:after="240" w:line="360" w:lineRule="auto"/>
        <w:rPr>
          <w:lang w:val="pt-BR"/>
        </w:rPr>
      </w:pPr>
      <w:bookmarkStart w:id="11" w:name="_Toc241705809"/>
      <w:r>
        <w:rPr>
          <w:lang w:val="pt-BR"/>
        </w:rPr>
        <w:t>1.6 Justificativa</w:t>
      </w:r>
      <w:bookmarkEnd w:id="11"/>
    </w:p>
    <w:p w14:paraId="4979919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57D406F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C1CA7F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263C3CE" w14:textId="77777777" w:rsidR="006B1E66" w:rsidRPr="000F5B8B" w:rsidRDefault="00CC3326">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785BAE6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703E3C91"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1EA68BD3" w14:textId="77777777" w:rsidR="00E01C3A" w:rsidRDefault="00CC3326">
      <w:pPr>
        <w:pStyle w:val="Heading2"/>
        <w:spacing w:before="360" w:after="240" w:line="360" w:lineRule="auto"/>
        <w:rPr>
          <w:lang w:val="pt-BR"/>
        </w:rPr>
      </w:pPr>
      <w:bookmarkStart w:id="12" w:name="_Toc241705810"/>
      <w:r>
        <w:rPr>
          <w:lang w:val="pt-BR"/>
        </w:rPr>
        <w:t>1.7 Público-alvo, aplicação e forma de execução</w:t>
      </w:r>
      <w:bookmarkEnd w:id="12"/>
    </w:p>
    <w:p w14:paraId="764EEEF2" w14:textId="77777777" w:rsidR="00E01C3A" w:rsidRDefault="00CC3326">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4D31BD30"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833BD46" w14:textId="77777777" w:rsidR="00E01C3A" w:rsidRDefault="00CC3326">
      <w:pPr>
        <w:pStyle w:val="Heading1"/>
        <w:pageBreakBefore/>
        <w:spacing w:before="480" w:after="280" w:line="360" w:lineRule="auto"/>
        <w:rPr>
          <w:lang w:val="pt-BR"/>
        </w:rPr>
      </w:pPr>
      <w:bookmarkStart w:id="13" w:name="_Toc241705811"/>
      <w:r>
        <w:rPr>
          <w:lang w:val="pt-BR"/>
        </w:rPr>
        <w:lastRenderedPageBreak/>
        <w:t>2 REVISÃO BIBLIOGRÁFICA</w:t>
      </w:r>
      <w:bookmarkEnd w:id="13"/>
    </w:p>
    <w:p w14:paraId="43F0C9F2" w14:textId="77777777" w:rsidR="00E01C3A" w:rsidRDefault="00CC3326">
      <w:pPr>
        <w:pStyle w:val="Heading2"/>
        <w:spacing w:before="360" w:after="240" w:line="360" w:lineRule="auto"/>
        <w:rPr>
          <w:lang w:val="pt-BR"/>
        </w:rPr>
      </w:pPr>
      <w:bookmarkStart w:id="14" w:name="_Toc241705812"/>
      <w:r>
        <w:rPr>
          <w:lang w:val="pt-BR"/>
        </w:rPr>
        <w:t>2.1 Metodologia de seleção das fontes</w:t>
      </w:r>
      <w:bookmarkEnd w:id="14"/>
    </w:p>
    <w:p w14:paraId="07802681"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A51D151"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0FD801F2"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6CCF5B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9F665B6"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CA8EF14"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67E8A4AF" w14:textId="77777777" w:rsidR="00E01C3A" w:rsidRDefault="00CC3326">
      <w:pPr>
        <w:pStyle w:val="Heading2"/>
        <w:spacing w:before="360" w:after="240" w:line="360" w:lineRule="auto"/>
        <w:rPr>
          <w:lang w:val="pt-BR"/>
        </w:rPr>
      </w:pPr>
      <w:bookmarkStart w:id="15" w:name="_Toc241705813"/>
      <w:r>
        <w:rPr>
          <w:lang w:val="pt-BR"/>
        </w:rPr>
        <w:t>2.2 Infraestrutura instalada e integração ausente: um padrão documentado</w:t>
      </w:r>
      <w:bookmarkEnd w:id="15"/>
    </w:p>
    <w:p w14:paraId="6302C64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7DA9E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7BEBAC0D"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1B34644A"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43F81E35"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20ABC15B"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78257B53"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0F912FE"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7E5A6D37" w14:textId="77777777" w:rsidR="00E01C3A" w:rsidRDefault="00CC3326">
      <w:pPr>
        <w:pStyle w:val="Heading2"/>
        <w:spacing w:before="360" w:after="240" w:line="360" w:lineRule="auto"/>
        <w:rPr>
          <w:lang w:val="pt-BR"/>
        </w:rPr>
      </w:pPr>
      <w:bookmarkStart w:id="16" w:name="_Toc241705814"/>
      <w:r>
        <w:rPr>
          <w:lang w:val="pt-BR"/>
        </w:rPr>
        <w:t>2.3 A infraestrutura instalada no município de São Paulo</w:t>
      </w:r>
      <w:bookmarkEnd w:id="16"/>
    </w:p>
    <w:p w14:paraId="6E1CDA1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63E812DA"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529DFE2" w14:textId="77777777">
        <w:trPr>
          <w:tblHeader/>
        </w:trPr>
        <w:tc>
          <w:tcPr>
            <w:tcW w:w="2100" w:type="dxa"/>
            <w:shd w:val="clear" w:color="auto" w:fill="EDEDED"/>
            <w:tcMar>
              <w:top w:w="70" w:type="dxa"/>
              <w:left w:w="90" w:type="dxa"/>
              <w:bottom w:w="70" w:type="dxa"/>
              <w:right w:w="90" w:type="dxa"/>
            </w:tcMar>
          </w:tcPr>
          <w:p w14:paraId="59281554"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1C71313"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D33BEC1" w14:textId="77777777" w:rsidR="006B1E66" w:rsidRPr="000F5B8B" w:rsidRDefault="00CC3326">
            <w:pPr>
              <w:rPr>
                <w:lang w:val="pt-BR"/>
              </w:rPr>
            </w:pPr>
            <w:r>
              <w:rPr>
                <w:b/>
                <w:bCs/>
                <w:sz w:val="20"/>
                <w:szCs w:val="20"/>
                <w:lang w:val="pt-BR"/>
              </w:rPr>
              <w:t>O que ainda não faz</w:t>
            </w:r>
          </w:p>
        </w:tc>
      </w:tr>
      <w:tr w:rsidR="006B1E66" w:rsidRPr="00CE1B46" w14:paraId="276F1542" w14:textId="77777777">
        <w:tc>
          <w:tcPr>
            <w:tcW w:w="2100" w:type="dxa"/>
            <w:tcMar>
              <w:top w:w="70" w:type="dxa"/>
              <w:left w:w="90" w:type="dxa"/>
              <w:bottom w:w="70" w:type="dxa"/>
              <w:right w:w="90" w:type="dxa"/>
            </w:tcMar>
          </w:tcPr>
          <w:p w14:paraId="727EBEFC"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371BA3E"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3D029731"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40D45C19" w14:textId="77777777">
        <w:tc>
          <w:tcPr>
            <w:tcW w:w="2100" w:type="dxa"/>
            <w:tcMar>
              <w:top w:w="70" w:type="dxa"/>
              <w:left w:w="90" w:type="dxa"/>
              <w:bottom w:w="70" w:type="dxa"/>
              <w:right w:w="90" w:type="dxa"/>
            </w:tcMar>
          </w:tcPr>
          <w:p w14:paraId="6B8F5260" w14:textId="77777777" w:rsidR="006B1E66" w:rsidRDefault="00CC3326">
            <w:r>
              <w:rPr>
                <w:sz w:val="20"/>
                <w:szCs w:val="20"/>
              </w:rPr>
              <w:t>Concessão e telegestão</w:t>
            </w:r>
          </w:p>
        </w:tc>
        <w:tc>
          <w:tcPr>
            <w:tcW w:w="3200" w:type="dxa"/>
            <w:tcMar>
              <w:top w:w="70" w:type="dxa"/>
              <w:left w:w="90" w:type="dxa"/>
              <w:bottom w:w="70" w:type="dxa"/>
              <w:right w:w="90" w:type="dxa"/>
            </w:tcMar>
          </w:tcPr>
          <w:p w14:paraId="74581F10"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ACA21E"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2A3879E3" w14:textId="77777777">
        <w:tc>
          <w:tcPr>
            <w:tcW w:w="2100" w:type="dxa"/>
            <w:tcMar>
              <w:top w:w="70" w:type="dxa"/>
              <w:left w:w="90" w:type="dxa"/>
              <w:bottom w:w="70" w:type="dxa"/>
              <w:right w:w="90" w:type="dxa"/>
            </w:tcMar>
          </w:tcPr>
          <w:p w14:paraId="2DDE0705"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39C01FC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A903B1D"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862529D" w14:textId="77777777">
        <w:tc>
          <w:tcPr>
            <w:tcW w:w="2100" w:type="dxa"/>
            <w:tcMar>
              <w:top w:w="70" w:type="dxa"/>
              <w:left w:w="90" w:type="dxa"/>
              <w:bottom w:w="70" w:type="dxa"/>
              <w:right w:w="90" w:type="dxa"/>
            </w:tcMar>
          </w:tcPr>
          <w:p w14:paraId="53A8D5B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0F1B24D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1F62479F"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56F43258" w14:textId="77777777">
        <w:tc>
          <w:tcPr>
            <w:tcW w:w="2100" w:type="dxa"/>
            <w:tcMar>
              <w:top w:w="70" w:type="dxa"/>
              <w:left w:w="90" w:type="dxa"/>
              <w:bottom w:w="70" w:type="dxa"/>
              <w:right w:w="90" w:type="dxa"/>
            </w:tcMar>
          </w:tcPr>
          <w:p w14:paraId="0F081F30" w14:textId="77777777" w:rsidR="006B1E66" w:rsidRDefault="00CC3326">
            <w:r>
              <w:rPr>
                <w:sz w:val="20"/>
                <w:szCs w:val="20"/>
              </w:rPr>
              <w:t>Dados abertos municipais</w:t>
            </w:r>
          </w:p>
        </w:tc>
        <w:tc>
          <w:tcPr>
            <w:tcW w:w="3200" w:type="dxa"/>
            <w:tcMar>
              <w:top w:w="70" w:type="dxa"/>
              <w:left w:w="90" w:type="dxa"/>
              <w:bottom w:w="70" w:type="dxa"/>
              <w:right w:w="90" w:type="dxa"/>
            </w:tcMar>
          </w:tcPr>
          <w:p w14:paraId="45A13939"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551D0FCE"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713C320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2D5760F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0C30202E"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2D4F3185"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522B869E"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6AD84A4A"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6A6F27F"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DB19E1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0BD6A4"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B362115" w14:textId="77777777" w:rsidR="00E01C3A" w:rsidRDefault="00CC3326">
      <w:pPr>
        <w:pStyle w:val="Heading2"/>
        <w:spacing w:before="360" w:after="240" w:line="360" w:lineRule="auto"/>
        <w:rPr>
          <w:lang w:val="pt-BR"/>
        </w:rPr>
      </w:pPr>
      <w:bookmarkStart w:id="17" w:name="_Toc241705815"/>
      <w:r>
        <w:rPr>
          <w:lang w:val="pt-BR"/>
        </w:rPr>
        <w:t>2.4 Internet das Coisas e nós embarcados</w:t>
      </w:r>
      <w:bookmarkEnd w:id="17"/>
    </w:p>
    <w:p w14:paraId="369FCB64"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2B4A8DFA"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63570B5"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B31B522"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2CFEA9FA" w14:textId="77777777" w:rsidR="00E01C3A" w:rsidRDefault="00CC3326">
      <w:pPr>
        <w:pStyle w:val="Heading2"/>
        <w:spacing w:before="360" w:after="240" w:line="360" w:lineRule="auto"/>
        <w:rPr>
          <w:lang w:val="pt-BR"/>
        </w:rPr>
      </w:pPr>
      <w:bookmarkStart w:id="18" w:name="_Toc241705816"/>
      <w:r>
        <w:rPr>
          <w:lang w:val="pt-BR"/>
        </w:rPr>
        <w:t>2.5 Requisitos normativos</w:t>
      </w:r>
      <w:bookmarkEnd w:id="18"/>
    </w:p>
    <w:p w14:paraId="40CBA06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5ED48ACB"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1ADD7A9F"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3DB5D651"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3EBAFE1"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C7050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0518E9E3"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27D1651C" w14:textId="77777777" w:rsidR="00E01C3A" w:rsidRDefault="00CC3326">
      <w:pPr>
        <w:pStyle w:val="Heading2"/>
        <w:spacing w:before="360" w:after="240" w:line="360" w:lineRule="auto"/>
        <w:rPr>
          <w:lang w:val="pt-BR"/>
        </w:rPr>
      </w:pPr>
      <w:bookmarkStart w:id="19" w:name="_Toc241705817"/>
      <w:r>
        <w:rPr>
          <w:lang w:val="pt-BR"/>
        </w:rPr>
        <w:t>2.6 Decisão sob informação imprecisa e a escolha de um modelo interpretável</w:t>
      </w:r>
      <w:bookmarkEnd w:id="19"/>
    </w:p>
    <w:p w14:paraId="2720AD21"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2B9E892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C017A68"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5FC1D9AC" w14:textId="77777777" w:rsidR="006B1E66" w:rsidRPr="000F5B8B" w:rsidRDefault="00CC3326">
      <w:pPr>
        <w:spacing w:after="120" w:line="360" w:lineRule="auto"/>
        <w:ind w:firstLine="709"/>
        <w:jc w:val="both"/>
        <w:rPr>
          <w:lang w:val="pt-BR"/>
        </w:rPr>
      </w:pPr>
      <w:del w:id="30006" w:author="Vitor Oliveira" w:date="2026-10-01T18:00:00Z">
        <w:r>
          <w:rPr>
            <w:lang w:val="pt-BR"/>
          </w:rPr>
          <w:delTex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w:delText>
        </w:r>
      </w:del>
      <w:del w:id="30007" w:author="Vitor Oliveira" w:date="2026-10-01T18:00:00Z">
        <w:r>
          <w:rPr>
            <w:lang w:val="pt-BR"/>
          </w:rPr>
          <w:delText>é gradual, o que é requisito e não conveniência, já que a norma limita a taxa de variação do fluxo. E a rastreabilidade: cada decisão remonta às regras que a produziram e ao grau com que cada uma foi ativada.</w:delText>
        </w:r>
      </w:del>
      <w:ins w:id="30008" w:author="Vitor Oliveira" w:date="2026-10-01T18:00:00Z">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ins>
    </w:p>
    <w:p w14:paraId="2AC878EC"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67D3BC9D" w14:textId="77777777" w:rsidR="00E01C3A" w:rsidRDefault="00CC3326">
      <w:pPr>
        <w:pStyle w:val="Heading2"/>
        <w:spacing w:before="360" w:after="240" w:line="360" w:lineRule="auto"/>
        <w:rPr>
          <w:lang w:val="pt-BR"/>
        </w:rPr>
      </w:pPr>
      <w:bookmarkStart w:id="20" w:name="_Toc241705818"/>
      <w:r>
        <w:rPr>
          <w:lang w:val="pt-BR"/>
        </w:rPr>
        <w:t>2.7 Previsão de curto prazo da demanda</w:t>
      </w:r>
      <w:bookmarkEnd w:id="20"/>
    </w:p>
    <w:p w14:paraId="40F7CCC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7D7867F3"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0F38DE2D"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w:t>
      </w:r>
      <w:r>
        <w:rPr>
          <w:lang w:val="pt-BR"/>
        </w:rPr>
        <w:lastRenderedPageBreak/>
        <w:t>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13B0126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BFD4A2" w14:textId="77777777" w:rsidR="00E01C3A" w:rsidRDefault="00CC3326">
      <w:pPr>
        <w:pStyle w:val="Heading2"/>
        <w:spacing w:before="360" w:after="240" w:line="360" w:lineRule="auto"/>
        <w:rPr>
          <w:lang w:val="pt-BR"/>
        </w:rPr>
      </w:pPr>
      <w:bookmarkStart w:id="21" w:name="_Toc241705819"/>
      <w:r>
        <w:rPr>
          <w:lang w:val="pt-BR"/>
        </w:rPr>
        <w:t>2.8 Trabalhos correlatos e o trabalho mais próximo</w:t>
      </w:r>
      <w:bookmarkEnd w:id="21"/>
    </w:p>
    <w:p w14:paraId="2E4D406A"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64ACFC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B511464"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w:t>
      </w:r>
      <w:r>
        <w:rPr>
          <w:lang w:val="pt-BR"/>
        </w:rPr>
        <w:lastRenderedPageBreak/>
        <w:t>obra — decisão humana, lenta e pontual —, sem que se feche o laço sobre qualquer ativo urbano em operação.</w:t>
      </w:r>
    </w:p>
    <w:p w14:paraId="50882614"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1229C0B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66D39C40"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F1E26AE" w14:textId="77777777" w:rsidR="006B1E66" w:rsidRPr="000F5B8B" w:rsidRDefault="00CC3326">
      <w:pPr>
        <w:spacing w:after="240" w:line="360" w:lineRule="auto"/>
        <w:ind w:firstLine="709"/>
        <w:jc w:val="both"/>
        <w:rPr>
          <w:lang w:val="pt-BR"/>
        </w:rPr>
      </w:pPr>
      <w:r>
        <w:rPr>
          <w:lang w:val="pt-BR"/>
        </w:rPr>
        <w:t xml:space="preserve">Ao caso internacional já citado — Sheffield, onde um parque quase integralmente convertido e telegerido opera por calendário solar (DIZON; </w:t>
      </w:r>
      <w:r>
        <w:rPr>
          <w:lang w:val="pt-BR"/>
        </w:rPr>
        <w:lastRenderedPageBreak/>
        <w:t>PRANGGONO, 2022) — soma-se a mesma constatação por outro caminho: a capacidade de controle está instalada e subutilizada, e o que falta não é equipamento.</w:t>
      </w:r>
    </w:p>
    <w:p w14:paraId="22BEBC7A" w14:textId="77777777" w:rsidR="00E01C3A" w:rsidRDefault="00CC3326">
      <w:pPr>
        <w:pStyle w:val="Heading2"/>
        <w:spacing w:before="360" w:after="240" w:line="360" w:lineRule="auto"/>
        <w:rPr>
          <w:lang w:val="pt-BR"/>
        </w:rPr>
      </w:pPr>
      <w:bookmarkStart w:id="22" w:name="_Toc241705820"/>
      <w:r>
        <w:rPr>
          <w:lang w:val="pt-BR"/>
        </w:rPr>
        <w:t>2.9 Lacuna identificada</w:t>
      </w:r>
      <w:bookmarkEnd w:id="22"/>
    </w:p>
    <w:p w14:paraId="0A5150F1" w14:textId="77777777" w:rsidR="006B1E66" w:rsidRPr="000F5B8B" w:rsidRDefault="00CC3326">
      <w:pPr>
        <w:spacing w:after="120" w:line="360" w:lineRule="auto"/>
        <w:ind w:firstLine="709"/>
        <w:jc w:val="both"/>
        <w:rPr>
          <w:lang w:val="pt-BR"/>
        </w:rPr>
      </w:pPr>
      <w:r>
        <w:rPr>
          <w:lang w:val="pt-BR"/>
        </w:rPr>
        <w:t>A revisão permite quatro conclusões.</w:t>
      </w:r>
    </w:p>
    <w:p w14:paraId="6C9ADF00"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0C69FEB6"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95D3B65"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68BC8321"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2FF8958"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w:t>
      </w:r>
      <w:r>
        <w:rPr>
          <w:lang w:val="pt-BR"/>
        </w:rPr>
        <w:lastRenderedPageBreak/>
        <w:t>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044AE37" w14:textId="77777777" w:rsidR="00E01C3A" w:rsidRDefault="00CC3326">
      <w:pPr>
        <w:pStyle w:val="Heading2"/>
        <w:spacing w:before="360" w:after="240" w:line="360" w:lineRule="auto"/>
        <w:rPr>
          <w:lang w:val="pt-BR"/>
        </w:rPr>
      </w:pPr>
      <w:bookmarkStart w:id="23" w:name="_Toc241705821"/>
      <w:r>
        <w:rPr>
          <w:lang w:val="pt-BR"/>
        </w:rPr>
        <w:t>2.10 Hipóteses da pesquisa</w:t>
      </w:r>
      <w:bookmarkEnd w:id="23"/>
    </w:p>
    <w:p w14:paraId="25DC452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E54D1F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707B570"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DC8792F"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EDDBE56" w14:textId="77777777" w:rsidR="00E01C3A" w:rsidRDefault="00CC3326">
      <w:pPr>
        <w:pStyle w:val="Heading1"/>
        <w:pageBreakBefore/>
        <w:spacing w:before="480" w:after="280" w:line="360" w:lineRule="auto"/>
        <w:rPr>
          <w:lang w:val="pt-BR"/>
        </w:rPr>
      </w:pPr>
      <w:bookmarkStart w:id="24" w:name="_Toc241705822"/>
      <w:r>
        <w:rPr>
          <w:lang w:val="pt-BR"/>
        </w:rPr>
        <w:lastRenderedPageBreak/>
        <w:t>3 METODOLOGIA</w:t>
      </w:r>
      <w:bookmarkEnd w:id="24"/>
    </w:p>
    <w:p w14:paraId="1BDBE746" w14:textId="77777777" w:rsidR="00E01C3A" w:rsidRDefault="00CC3326">
      <w:pPr>
        <w:pStyle w:val="Heading2"/>
        <w:spacing w:before="360" w:after="240" w:line="360" w:lineRule="auto"/>
        <w:rPr>
          <w:lang w:val="pt-BR"/>
        </w:rPr>
      </w:pPr>
      <w:bookmarkStart w:id="25" w:name="_Toc241705823"/>
      <w:r>
        <w:rPr>
          <w:lang w:val="pt-BR"/>
        </w:rPr>
        <w:t>3.1 Classificação da pesquisa</w:t>
      </w:r>
      <w:bookmarkEnd w:id="25"/>
    </w:p>
    <w:p w14:paraId="5E442FFC"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8F1C24A" w14:textId="77777777" w:rsidR="00E01C3A" w:rsidRDefault="00CC3326">
      <w:pPr>
        <w:pStyle w:val="Heading2"/>
        <w:spacing w:before="360" w:after="240" w:line="360" w:lineRule="auto"/>
        <w:rPr>
          <w:lang w:val="pt-BR"/>
        </w:rPr>
      </w:pPr>
      <w:bookmarkStart w:id="26" w:name="_Toc241705824"/>
      <w:r>
        <w:rPr>
          <w:lang w:val="pt-BR"/>
        </w:rPr>
        <w:t>3.2 Arquitetura do sistema</w:t>
      </w:r>
      <w:bookmarkEnd w:id="26"/>
    </w:p>
    <w:p w14:paraId="6DB798BA"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376AFD8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E8DC5F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FEF7F79"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1FA2563"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54793E6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4A5BBD6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3C7EC76E"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66B58FB7"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E5747A1"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5563D7C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259195F" w14:textId="77777777" w:rsidR="00E01C3A" w:rsidRDefault="00CC3326">
      <w:pPr>
        <w:pStyle w:val="Heading2"/>
        <w:spacing w:before="360" w:after="240" w:line="360" w:lineRule="auto"/>
        <w:rPr>
          <w:lang w:val="pt-BR"/>
        </w:rPr>
      </w:pPr>
      <w:bookmarkStart w:id="27" w:name="_Toc241705825"/>
      <w:r>
        <w:rPr>
          <w:lang w:val="pt-BR"/>
        </w:rPr>
        <w:t>3.3 Do protótipo à implantação: o que se propõe e o que se instrumenta</w:t>
      </w:r>
      <w:bookmarkEnd w:id="27"/>
    </w:p>
    <w:p w14:paraId="5F2F40E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2DAC83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AB54BBF" w14:textId="77777777">
        <w:trPr>
          <w:tblHeader/>
        </w:trPr>
        <w:tc>
          <w:tcPr>
            <w:tcW w:w="2650" w:type="dxa"/>
            <w:shd w:val="clear" w:color="auto" w:fill="EDEDED"/>
            <w:tcMar>
              <w:top w:w="70" w:type="dxa"/>
              <w:left w:w="90" w:type="dxa"/>
              <w:bottom w:w="70" w:type="dxa"/>
              <w:right w:w="90" w:type="dxa"/>
            </w:tcMar>
          </w:tcPr>
          <w:p w14:paraId="0E3F08E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234608A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0C683A6" w14:textId="77777777" w:rsidR="00E01C3A" w:rsidRDefault="00CC3326">
            <w:r>
              <w:rPr>
                <w:b/>
                <w:bCs/>
                <w:sz w:val="20"/>
                <w:szCs w:val="20"/>
              </w:rPr>
              <w:t>Destino na implantação</w:t>
            </w:r>
          </w:p>
        </w:tc>
      </w:tr>
      <w:tr w:rsidR="00E01C3A" w:rsidRPr="00CE1B46" w14:paraId="03E4DE57" w14:textId="77777777">
        <w:tc>
          <w:tcPr>
            <w:tcW w:w="2650" w:type="dxa"/>
            <w:tcMar>
              <w:top w:w="70" w:type="dxa"/>
              <w:left w:w="90" w:type="dxa"/>
              <w:bottom w:w="70" w:type="dxa"/>
              <w:right w:w="90" w:type="dxa"/>
            </w:tcMar>
          </w:tcPr>
          <w:p w14:paraId="4827D36D"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AE6CBCC" w14:textId="77777777" w:rsidR="00E01C3A" w:rsidRDefault="00CC3326">
            <w:r>
              <w:rPr>
                <w:sz w:val="20"/>
                <w:szCs w:val="20"/>
              </w:rPr>
              <w:t>Componente da proposta</w:t>
            </w:r>
          </w:p>
        </w:tc>
        <w:tc>
          <w:tcPr>
            <w:tcW w:w="4221" w:type="dxa"/>
            <w:tcMar>
              <w:top w:w="70" w:type="dxa"/>
              <w:left w:w="90" w:type="dxa"/>
              <w:bottom w:w="70" w:type="dxa"/>
              <w:right w:w="90" w:type="dxa"/>
            </w:tcMar>
          </w:tcPr>
          <w:p w14:paraId="43252AB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5D494332" w14:textId="77777777">
        <w:tc>
          <w:tcPr>
            <w:tcW w:w="2650" w:type="dxa"/>
            <w:tcMar>
              <w:top w:w="70" w:type="dxa"/>
              <w:left w:w="90" w:type="dxa"/>
              <w:bottom w:w="70" w:type="dxa"/>
              <w:right w:w="90" w:type="dxa"/>
            </w:tcMar>
          </w:tcPr>
          <w:p w14:paraId="7E326EFE"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FD8F9BC" w14:textId="77777777" w:rsidR="00E01C3A" w:rsidRDefault="00CC3326">
            <w:r>
              <w:rPr>
                <w:sz w:val="20"/>
                <w:szCs w:val="20"/>
              </w:rPr>
              <w:t>Componente da proposta</w:t>
            </w:r>
          </w:p>
        </w:tc>
        <w:tc>
          <w:tcPr>
            <w:tcW w:w="4221" w:type="dxa"/>
            <w:tcMar>
              <w:top w:w="70" w:type="dxa"/>
              <w:left w:w="90" w:type="dxa"/>
              <w:bottom w:w="70" w:type="dxa"/>
              <w:right w:w="90" w:type="dxa"/>
            </w:tcMar>
          </w:tcPr>
          <w:p w14:paraId="71F19E0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19359A62" w14:textId="77777777">
        <w:tc>
          <w:tcPr>
            <w:tcW w:w="2650" w:type="dxa"/>
            <w:tcMar>
              <w:top w:w="70" w:type="dxa"/>
              <w:left w:w="90" w:type="dxa"/>
              <w:bottom w:w="70" w:type="dxa"/>
              <w:right w:w="90" w:type="dxa"/>
            </w:tcMar>
          </w:tcPr>
          <w:p w14:paraId="5EA3B359"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9244389" w14:textId="77777777" w:rsidR="00E01C3A" w:rsidRDefault="00CC3326">
            <w:r>
              <w:rPr>
                <w:sz w:val="20"/>
                <w:szCs w:val="20"/>
              </w:rPr>
              <w:t>Componente da proposta</w:t>
            </w:r>
          </w:p>
        </w:tc>
        <w:tc>
          <w:tcPr>
            <w:tcW w:w="4221" w:type="dxa"/>
            <w:tcMar>
              <w:top w:w="70" w:type="dxa"/>
              <w:left w:w="90" w:type="dxa"/>
              <w:bottom w:w="70" w:type="dxa"/>
              <w:right w:w="90" w:type="dxa"/>
            </w:tcMar>
          </w:tcPr>
          <w:p w14:paraId="0F3FAF5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B6C0507" w14:textId="77777777">
        <w:tc>
          <w:tcPr>
            <w:tcW w:w="2650" w:type="dxa"/>
            <w:tcMar>
              <w:top w:w="70" w:type="dxa"/>
              <w:left w:w="90" w:type="dxa"/>
              <w:bottom w:w="70" w:type="dxa"/>
              <w:right w:w="90" w:type="dxa"/>
            </w:tcMar>
          </w:tcPr>
          <w:p w14:paraId="387060EB"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A42DD81" w14:textId="77777777" w:rsidR="00E01C3A" w:rsidRDefault="00CC3326">
            <w:r>
              <w:rPr>
                <w:sz w:val="20"/>
                <w:szCs w:val="20"/>
              </w:rPr>
              <w:t>Componente da proposta</w:t>
            </w:r>
          </w:p>
        </w:tc>
        <w:tc>
          <w:tcPr>
            <w:tcW w:w="4221" w:type="dxa"/>
            <w:tcMar>
              <w:top w:w="70" w:type="dxa"/>
              <w:left w:w="90" w:type="dxa"/>
              <w:bottom w:w="70" w:type="dxa"/>
              <w:right w:w="90" w:type="dxa"/>
            </w:tcMar>
          </w:tcPr>
          <w:p w14:paraId="0238784E" w14:textId="77777777" w:rsidR="00E01C3A" w:rsidRPr="00CE1B46" w:rsidRDefault="00CC3326">
            <w:pPr>
              <w:rPr>
                <w:lang w:val="pt-BR"/>
              </w:rPr>
            </w:pPr>
            <w:r>
              <w:rPr>
                <w:sz w:val="20"/>
                <w:szCs w:val="20"/>
                <w:lang w:val="pt-BR"/>
              </w:rPr>
              <w:t>Implantado no mesmo serviço, conforme 4.7.1</w:t>
            </w:r>
          </w:p>
        </w:tc>
      </w:tr>
      <w:tr w:rsidR="00E01C3A" w:rsidRPr="00CE1B46" w14:paraId="75860A54" w14:textId="77777777">
        <w:tc>
          <w:tcPr>
            <w:tcW w:w="2650" w:type="dxa"/>
            <w:tcMar>
              <w:top w:w="70" w:type="dxa"/>
              <w:left w:w="90" w:type="dxa"/>
              <w:bottom w:w="70" w:type="dxa"/>
              <w:right w:w="90" w:type="dxa"/>
            </w:tcMar>
          </w:tcPr>
          <w:p w14:paraId="0A09BC5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28ACABE" w14:textId="77777777" w:rsidR="00E01C3A" w:rsidRDefault="00CC3326">
            <w:r>
              <w:rPr>
                <w:sz w:val="20"/>
                <w:szCs w:val="20"/>
              </w:rPr>
              <w:t>Componente da proposta</w:t>
            </w:r>
          </w:p>
        </w:tc>
        <w:tc>
          <w:tcPr>
            <w:tcW w:w="4221" w:type="dxa"/>
            <w:tcMar>
              <w:top w:w="70" w:type="dxa"/>
              <w:left w:w="90" w:type="dxa"/>
              <w:bottom w:w="70" w:type="dxa"/>
              <w:right w:w="90" w:type="dxa"/>
            </w:tcMar>
          </w:tcPr>
          <w:p w14:paraId="1190A7E7"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3407AF1" w14:textId="77777777">
        <w:tc>
          <w:tcPr>
            <w:tcW w:w="2650" w:type="dxa"/>
            <w:tcMar>
              <w:top w:w="70" w:type="dxa"/>
              <w:left w:w="90" w:type="dxa"/>
              <w:bottom w:w="70" w:type="dxa"/>
              <w:right w:w="90" w:type="dxa"/>
            </w:tcMar>
          </w:tcPr>
          <w:p w14:paraId="3247284F" w14:textId="77777777" w:rsidR="00E01C3A" w:rsidRDefault="00CC3326">
            <w:r>
              <w:rPr>
                <w:sz w:val="20"/>
                <w:szCs w:val="20"/>
              </w:rPr>
              <w:t>Microcontrolador ESP32</w:t>
            </w:r>
          </w:p>
        </w:tc>
        <w:tc>
          <w:tcPr>
            <w:tcW w:w="2200" w:type="dxa"/>
            <w:tcMar>
              <w:top w:w="70" w:type="dxa"/>
              <w:left w:w="90" w:type="dxa"/>
              <w:bottom w:w="70" w:type="dxa"/>
              <w:right w:w="90" w:type="dxa"/>
            </w:tcMar>
          </w:tcPr>
          <w:p w14:paraId="6EE238D6" w14:textId="77777777" w:rsidR="00E01C3A" w:rsidRDefault="00CC3326">
            <w:r>
              <w:rPr>
                <w:sz w:val="20"/>
                <w:szCs w:val="20"/>
              </w:rPr>
              <w:t>Instrumento de ensaio</w:t>
            </w:r>
          </w:p>
        </w:tc>
        <w:tc>
          <w:tcPr>
            <w:tcW w:w="4221" w:type="dxa"/>
            <w:tcMar>
              <w:top w:w="70" w:type="dxa"/>
              <w:left w:w="90" w:type="dxa"/>
              <w:bottom w:w="70" w:type="dxa"/>
              <w:right w:w="90" w:type="dxa"/>
            </w:tcMar>
          </w:tcPr>
          <w:p w14:paraId="77AB574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25E02594" w14:textId="77777777">
        <w:tc>
          <w:tcPr>
            <w:tcW w:w="2650" w:type="dxa"/>
            <w:tcMar>
              <w:top w:w="70" w:type="dxa"/>
              <w:left w:w="90" w:type="dxa"/>
              <w:bottom w:w="70" w:type="dxa"/>
              <w:right w:w="90" w:type="dxa"/>
            </w:tcMar>
          </w:tcPr>
          <w:p w14:paraId="5BB926EC"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69170E7D" w14:textId="77777777" w:rsidR="00E01C3A" w:rsidRDefault="00CC3326">
            <w:r>
              <w:rPr>
                <w:sz w:val="20"/>
                <w:szCs w:val="20"/>
              </w:rPr>
              <w:t>Instrumento de ensaio</w:t>
            </w:r>
          </w:p>
        </w:tc>
        <w:tc>
          <w:tcPr>
            <w:tcW w:w="4221" w:type="dxa"/>
            <w:tcMar>
              <w:top w:w="70" w:type="dxa"/>
              <w:left w:w="90" w:type="dxa"/>
              <w:bottom w:w="70" w:type="dxa"/>
              <w:right w:w="90" w:type="dxa"/>
            </w:tcMar>
          </w:tcPr>
          <w:p w14:paraId="3493D1B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6409242" w14:textId="77777777">
        <w:tc>
          <w:tcPr>
            <w:tcW w:w="2650" w:type="dxa"/>
            <w:tcMar>
              <w:top w:w="70" w:type="dxa"/>
              <w:left w:w="90" w:type="dxa"/>
              <w:bottom w:w="70" w:type="dxa"/>
              <w:right w:w="90" w:type="dxa"/>
            </w:tcMar>
          </w:tcPr>
          <w:p w14:paraId="230E7409" w14:textId="77777777" w:rsidR="00E01C3A" w:rsidRDefault="00CC3326">
            <w:r>
              <w:rPr>
                <w:sz w:val="20"/>
                <w:szCs w:val="20"/>
              </w:rPr>
              <w:t>Sensor de iluminância</w:t>
            </w:r>
          </w:p>
        </w:tc>
        <w:tc>
          <w:tcPr>
            <w:tcW w:w="2200" w:type="dxa"/>
            <w:tcMar>
              <w:top w:w="70" w:type="dxa"/>
              <w:left w:w="90" w:type="dxa"/>
              <w:bottom w:w="70" w:type="dxa"/>
              <w:right w:w="90" w:type="dxa"/>
            </w:tcMar>
          </w:tcPr>
          <w:p w14:paraId="7C864BDE" w14:textId="77777777" w:rsidR="00E01C3A" w:rsidRDefault="00CC3326">
            <w:r>
              <w:rPr>
                <w:sz w:val="20"/>
                <w:szCs w:val="20"/>
              </w:rPr>
              <w:t>Instrumento de ensaio</w:t>
            </w:r>
          </w:p>
        </w:tc>
        <w:tc>
          <w:tcPr>
            <w:tcW w:w="4221" w:type="dxa"/>
            <w:tcMar>
              <w:top w:w="70" w:type="dxa"/>
              <w:left w:w="90" w:type="dxa"/>
              <w:bottom w:w="70" w:type="dxa"/>
              <w:right w:w="90" w:type="dxa"/>
            </w:tcMar>
          </w:tcPr>
          <w:p w14:paraId="4719723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F1BB2CF" w14:textId="77777777">
        <w:tc>
          <w:tcPr>
            <w:tcW w:w="2650" w:type="dxa"/>
            <w:tcMar>
              <w:top w:w="70" w:type="dxa"/>
              <w:left w:w="90" w:type="dxa"/>
              <w:bottom w:w="70" w:type="dxa"/>
              <w:right w:w="90" w:type="dxa"/>
            </w:tcMar>
          </w:tcPr>
          <w:p w14:paraId="6637D0BB" w14:textId="77777777" w:rsidR="00E01C3A" w:rsidRDefault="00CC3326">
            <w:r>
              <w:rPr>
                <w:sz w:val="20"/>
                <w:szCs w:val="20"/>
              </w:rPr>
              <w:t>Enlace Wi-Fi</w:t>
            </w:r>
          </w:p>
        </w:tc>
        <w:tc>
          <w:tcPr>
            <w:tcW w:w="2200" w:type="dxa"/>
            <w:tcMar>
              <w:top w:w="70" w:type="dxa"/>
              <w:left w:w="90" w:type="dxa"/>
              <w:bottom w:w="70" w:type="dxa"/>
              <w:right w:w="90" w:type="dxa"/>
            </w:tcMar>
          </w:tcPr>
          <w:p w14:paraId="064F7F36" w14:textId="77777777" w:rsidR="00E01C3A" w:rsidRDefault="00CC3326">
            <w:r>
              <w:rPr>
                <w:sz w:val="20"/>
                <w:szCs w:val="20"/>
              </w:rPr>
              <w:t>Instrumento de ensaio</w:t>
            </w:r>
          </w:p>
        </w:tc>
        <w:tc>
          <w:tcPr>
            <w:tcW w:w="4221" w:type="dxa"/>
            <w:tcMar>
              <w:top w:w="70" w:type="dxa"/>
              <w:left w:w="90" w:type="dxa"/>
              <w:bottom w:w="70" w:type="dxa"/>
              <w:right w:w="90" w:type="dxa"/>
            </w:tcMar>
          </w:tcPr>
          <w:p w14:paraId="32CFF5F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5834655" w14:textId="77777777">
        <w:tc>
          <w:tcPr>
            <w:tcW w:w="2650" w:type="dxa"/>
            <w:tcMar>
              <w:top w:w="70" w:type="dxa"/>
              <w:left w:w="90" w:type="dxa"/>
              <w:bottom w:w="70" w:type="dxa"/>
              <w:right w:w="90" w:type="dxa"/>
            </w:tcMar>
          </w:tcPr>
          <w:p w14:paraId="14A7A43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E548781" w14:textId="77777777" w:rsidR="00E01C3A" w:rsidRDefault="00CC3326">
            <w:r>
              <w:rPr>
                <w:sz w:val="20"/>
                <w:szCs w:val="20"/>
              </w:rPr>
              <w:t>Instrumento de ensaio</w:t>
            </w:r>
          </w:p>
        </w:tc>
        <w:tc>
          <w:tcPr>
            <w:tcW w:w="4221" w:type="dxa"/>
            <w:tcMar>
              <w:top w:w="70" w:type="dxa"/>
              <w:left w:w="90" w:type="dxa"/>
              <w:bottom w:w="70" w:type="dxa"/>
              <w:right w:w="90" w:type="dxa"/>
            </w:tcMar>
          </w:tcPr>
          <w:p w14:paraId="0BDF6DC8" w14:textId="77777777" w:rsidR="00E01C3A" w:rsidRDefault="00CC3326">
            <w:r>
              <w:rPr>
                <w:sz w:val="20"/>
                <w:szCs w:val="20"/>
              </w:rPr>
              <w:t>Não se aplica</w:t>
            </w:r>
          </w:p>
        </w:tc>
      </w:tr>
    </w:tbl>
    <w:p w14:paraId="682DF8F4" w14:textId="77777777" w:rsidR="00E01C3A" w:rsidRDefault="00CC3326">
      <w:pPr>
        <w:spacing w:before="130" w:after="260"/>
        <w:rPr>
          <w:lang w:val="pt-BR"/>
        </w:rPr>
      </w:pPr>
      <w:r>
        <w:rPr>
          <w:sz w:val="20"/>
          <w:szCs w:val="20"/>
          <w:lang w:val="pt-BR"/>
        </w:rPr>
        <w:t>Fonte: Elaborado pelos autores (2026).</w:t>
      </w:r>
    </w:p>
    <w:p w14:paraId="46B48CD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78B288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09DE35C"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4281BF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21C66B0A"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10C04C58" w14:textId="77777777">
        <w:trPr>
          <w:tblHeader/>
        </w:trPr>
        <w:tc>
          <w:tcPr>
            <w:tcW w:w="2150" w:type="dxa"/>
            <w:shd w:val="clear" w:color="auto" w:fill="EDEDED"/>
            <w:tcMar>
              <w:top w:w="70" w:type="dxa"/>
              <w:left w:w="90" w:type="dxa"/>
              <w:bottom w:w="70" w:type="dxa"/>
              <w:right w:w="90" w:type="dxa"/>
            </w:tcMar>
          </w:tcPr>
          <w:p w14:paraId="540525F7"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648E4B92"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1F60DE2"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77F7BE2" w14:textId="77777777" w:rsidR="00E01C3A" w:rsidRPr="00CE1B46" w:rsidRDefault="00CC3326">
            <w:pPr>
              <w:rPr>
                <w:lang w:val="pt-BR"/>
              </w:rPr>
            </w:pPr>
            <w:r>
              <w:rPr>
                <w:b/>
                <w:bCs/>
                <w:sz w:val="20"/>
                <w:szCs w:val="20"/>
                <w:lang w:val="pt-BR"/>
              </w:rPr>
              <w:t>Situação hoje em São Paulo</w:t>
            </w:r>
          </w:p>
        </w:tc>
      </w:tr>
      <w:tr w:rsidR="00E01C3A" w:rsidRPr="00CE1B46" w14:paraId="6E137654" w14:textId="77777777">
        <w:tc>
          <w:tcPr>
            <w:tcW w:w="2150" w:type="dxa"/>
            <w:tcMar>
              <w:top w:w="70" w:type="dxa"/>
              <w:left w:w="90" w:type="dxa"/>
              <w:bottom w:w="70" w:type="dxa"/>
              <w:right w:w="90" w:type="dxa"/>
            </w:tcMar>
          </w:tcPr>
          <w:p w14:paraId="3C3D8B22"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00F75EA"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0C2B4E5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7468A875"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F5B6B1D" w14:textId="77777777">
        <w:tc>
          <w:tcPr>
            <w:tcW w:w="2150" w:type="dxa"/>
            <w:tcMar>
              <w:top w:w="70" w:type="dxa"/>
              <w:left w:w="90" w:type="dxa"/>
              <w:bottom w:w="70" w:type="dxa"/>
              <w:right w:w="90" w:type="dxa"/>
            </w:tcMar>
          </w:tcPr>
          <w:p w14:paraId="7BAF6F05"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1443126C"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6C267998"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B13BD8C" w14:textId="77777777" w:rsidR="00E01C3A" w:rsidRPr="00CE1B46" w:rsidRDefault="00CC3326">
            <w:pPr>
              <w:rPr>
                <w:lang w:val="pt-BR"/>
              </w:rPr>
            </w:pPr>
            <w:r>
              <w:rPr>
                <w:sz w:val="20"/>
                <w:szCs w:val="20"/>
                <w:lang w:val="pt-BR"/>
              </w:rPr>
              <w:t>Inexistente. É objeto deste trabalho</w:t>
            </w:r>
          </w:p>
        </w:tc>
      </w:tr>
      <w:tr w:rsidR="00E01C3A" w:rsidRPr="00CE1B46" w14:paraId="14F7F700" w14:textId="77777777">
        <w:tc>
          <w:tcPr>
            <w:tcW w:w="2150" w:type="dxa"/>
            <w:tcMar>
              <w:top w:w="70" w:type="dxa"/>
              <w:left w:w="90" w:type="dxa"/>
              <w:bottom w:w="70" w:type="dxa"/>
              <w:right w:w="90" w:type="dxa"/>
            </w:tcMar>
          </w:tcPr>
          <w:p w14:paraId="51292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3CDD08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79C5D5CF" w14:textId="77777777" w:rsidR="00E01C3A" w:rsidRDefault="00CC3326">
            <w:r>
              <w:rPr>
                <w:sz w:val="20"/>
                <w:szCs w:val="20"/>
              </w:rPr>
              <w:t>O mesmo módulo</w:t>
            </w:r>
          </w:p>
        </w:tc>
        <w:tc>
          <w:tcPr>
            <w:tcW w:w="2321" w:type="dxa"/>
            <w:tcMar>
              <w:top w:w="70" w:type="dxa"/>
              <w:left w:w="90" w:type="dxa"/>
              <w:bottom w:w="70" w:type="dxa"/>
              <w:right w:w="90" w:type="dxa"/>
            </w:tcMar>
          </w:tcPr>
          <w:p w14:paraId="35A84F53" w14:textId="77777777" w:rsidR="00E01C3A" w:rsidRPr="00CE1B46" w:rsidRDefault="00CC3326">
            <w:pPr>
              <w:rPr>
                <w:lang w:val="pt-BR"/>
              </w:rPr>
            </w:pPr>
            <w:r>
              <w:rPr>
                <w:sz w:val="20"/>
                <w:szCs w:val="20"/>
                <w:lang w:val="pt-BR"/>
              </w:rPr>
              <w:t>Inexistente. É objeto deste trabalho</w:t>
            </w:r>
          </w:p>
        </w:tc>
      </w:tr>
      <w:tr w:rsidR="00E01C3A" w:rsidRPr="00CE1B46" w14:paraId="376ACBA3" w14:textId="77777777">
        <w:tc>
          <w:tcPr>
            <w:tcW w:w="2150" w:type="dxa"/>
            <w:tcMar>
              <w:top w:w="70" w:type="dxa"/>
              <w:left w:w="90" w:type="dxa"/>
              <w:bottom w:w="70" w:type="dxa"/>
              <w:right w:w="90" w:type="dxa"/>
            </w:tcMar>
          </w:tcPr>
          <w:p w14:paraId="07CB784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3D29F0D" w14:textId="77777777" w:rsidR="00E01C3A" w:rsidRDefault="00CC3326">
            <w:r>
              <w:rPr>
                <w:sz w:val="20"/>
                <w:szCs w:val="20"/>
              </w:rPr>
              <w:t>Banco relacional de 4.7.1</w:t>
            </w:r>
          </w:p>
        </w:tc>
        <w:tc>
          <w:tcPr>
            <w:tcW w:w="2400" w:type="dxa"/>
            <w:tcMar>
              <w:top w:w="70" w:type="dxa"/>
              <w:left w:w="90" w:type="dxa"/>
              <w:bottom w:w="70" w:type="dxa"/>
              <w:right w:w="90" w:type="dxa"/>
            </w:tcMar>
          </w:tcPr>
          <w:p w14:paraId="622C8C5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6210BE8B" w14:textId="77777777" w:rsidR="00E01C3A" w:rsidRPr="00CE1B46" w:rsidRDefault="00CC3326">
            <w:pPr>
              <w:rPr>
                <w:lang w:val="pt-BR"/>
              </w:rPr>
            </w:pPr>
            <w:r>
              <w:rPr>
                <w:sz w:val="20"/>
                <w:szCs w:val="20"/>
                <w:lang w:val="pt-BR"/>
              </w:rPr>
              <w:t>Inexistente. É objeto deste trabalho</w:t>
            </w:r>
          </w:p>
        </w:tc>
      </w:tr>
      <w:tr w:rsidR="00E01C3A" w:rsidRPr="00CE1B46" w14:paraId="644358AC" w14:textId="77777777">
        <w:tc>
          <w:tcPr>
            <w:tcW w:w="2150" w:type="dxa"/>
            <w:tcMar>
              <w:top w:w="70" w:type="dxa"/>
              <w:left w:w="90" w:type="dxa"/>
              <w:bottom w:w="70" w:type="dxa"/>
              <w:right w:w="90" w:type="dxa"/>
            </w:tcMar>
          </w:tcPr>
          <w:p w14:paraId="171310B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51744665"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4BD6056"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025C6AB" w14:textId="77777777" w:rsidR="00E01C3A" w:rsidRPr="00CE1B46" w:rsidRDefault="00CC3326">
            <w:pPr>
              <w:rPr>
                <w:lang w:val="pt-BR"/>
              </w:rPr>
            </w:pPr>
            <w:r>
              <w:rPr>
                <w:sz w:val="20"/>
                <w:szCs w:val="20"/>
                <w:lang w:val="pt-BR"/>
              </w:rPr>
              <w:t>Contratado. Caderno de Encargos, cláusulas 7.1 e 17</w:t>
            </w:r>
          </w:p>
        </w:tc>
      </w:tr>
      <w:tr w:rsidR="00E01C3A" w14:paraId="1DD28AD6" w14:textId="77777777">
        <w:tc>
          <w:tcPr>
            <w:tcW w:w="2150" w:type="dxa"/>
            <w:tcMar>
              <w:top w:w="70" w:type="dxa"/>
              <w:left w:w="90" w:type="dxa"/>
              <w:bottom w:w="70" w:type="dxa"/>
              <w:right w:w="90" w:type="dxa"/>
            </w:tcMar>
          </w:tcPr>
          <w:p w14:paraId="06ADB46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50EF6954"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A88A0B"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C48942" w14:textId="77777777" w:rsidR="00E01C3A" w:rsidRDefault="00CC3326">
            <w:r>
              <w:rPr>
                <w:sz w:val="20"/>
                <w:szCs w:val="20"/>
              </w:rPr>
              <w:t>Contratado. Cláusula 7.1</w:t>
            </w:r>
          </w:p>
        </w:tc>
      </w:tr>
      <w:tr w:rsidR="00E01C3A" w14:paraId="4F1F635A" w14:textId="77777777">
        <w:tc>
          <w:tcPr>
            <w:tcW w:w="2150" w:type="dxa"/>
            <w:tcMar>
              <w:top w:w="70" w:type="dxa"/>
              <w:left w:w="90" w:type="dxa"/>
              <w:bottom w:w="70" w:type="dxa"/>
              <w:right w:w="90" w:type="dxa"/>
            </w:tcMar>
          </w:tcPr>
          <w:p w14:paraId="3124EFC3"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710ED245"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60A59760"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BAD36E2" w14:textId="77777777" w:rsidR="00E01C3A" w:rsidRDefault="00CC3326">
            <w:r>
              <w:rPr>
                <w:sz w:val="20"/>
                <w:szCs w:val="20"/>
              </w:rPr>
              <w:t>Contratado. Caderno de Encargos, itens 13 e 13.3; cadastro publicado no GeoSampa</w:t>
            </w:r>
          </w:p>
        </w:tc>
      </w:tr>
      <w:tr w:rsidR="00E01C3A" w:rsidRPr="00CE1B46" w14:paraId="5E3C65A8" w14:textId="77777777">
        <w:tc>
          <w:tcPr>
            <w:tcW w:w="2150" w:type="dxa"/>
            <w:tcMar>
              <w:top w:w="70" w:type="dxa"/>
              <w:left w:w="90" w:type="dxa"/>
              <w:bottom w:w="70" w:type="dxa"/>
              <w:right w:w="90" w:type="dxa"/>
            </w:tcMar>
          </w:tcPr>
          <w:p w14:paraId="02335914"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06ECFE87"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4CED459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45941D7F" w14:textId="77777777" w:rsidR="00E01C3A" w:rsidRPr="00CE1B46" w:rsidRDefault="00CC3326">
            <w:pPr>
              <w:rPr>
                <w:lang w:val="pt-BR"/>
              </w:rPr>
            </w:pPr>
            <w:r>
              <w:rPr>
                <w:sz w:val="20"/>
                <w:szCs w:val="20"/>
                <w:lang w:val="pt-BR"/>
              </w:rPr>
              <w:t>Contratado. Cláusula 6.2.1.B; tomada de sete contatos no padrão ANSI C136.41</w:t>
            </w:r>
          </w:p>
        </w:tc>
      </w:tr>
      <w:tr w:rsidR="00E01C3A" w14:paraId="156A0818" w14:textId="77777777">
        <w:tc>
          <w:tcPr>
            <w:tcW w:w="2150" w:type="dxa"/>
            <w:tcMar>
              <w:top w:w="70" w:type="dxa"/>
              <w:left w:w="90" w:type="dxa"/>
              <w:bottom w:w="70" w:type="dxa"/>
              <w:right w:w="90" w:type="dxa"/>
            </w:tcMar>
          </w:tcPr>
          <w:p w14:paraId="4E14B3AC"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B3DBEEE"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5AD2641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4567F9A" w14:textId="77777777" w:rsidR="00E01C3A" w:rsidRDefault="00CC3326">
            <w:r>
              <w:rPr>
                <w:sz w:val="20"/>
                <w:szCs w:val="20"/>
              </w:rPr>
              <w:t>Certificação compulsória desde 2022</w:t>
            </w:r>
          </w:p>
        </w:tc>
      </w:tr>
      <w:tr w:rsidR="00E01C3A" w:rsidRPr="00CE1B46" w14:paraId="3828C9F1" w14:textId="77777777">
        <w:tc>
          <w:tcPr>
            <w:tcW w:w="2150" w:type="dxa"/>
            <w:tcMar>
              <w:top w:w="70" w:type="dxa"/>
              <w:left w:w="90" w:type="dxa"/>
              <w:bottom w:w="70" w:type="dxa"/>
              <w:right w:w="90" w:type="dxa"/>
            </w:tcMar>
          </w:tcPr>
          <w:p w14:paraId="1FC54FB2"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6F8F245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173400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1D6B4AFF" w14:textId="77777777" w:rsidR="00E01C3A" w:rsidRPr="00CE1B46" w:rsidRDefault="00CC3326">
            <w:pPr>
              <w:rPr>
                <w:lang w:val="pt-BR"/>
              </w:rPr>
            </w:pPr>
            <w:r>
              <w:rPr>
                <w:sz w:val="20"/>
                <w:szCs w:val="20"/>
                <w:lang w:val="pt-BR"/>
              </w:rPr>
              <w:t>Em operação; a medição é regulada metrologicamente</w:t>
            </w:r>
          </w:p>
        </w:tc>
      </w:tr>
    </w:tbl>
    <w:p w14:paraId="0FD7E9F6"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693739D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6B1CA4A"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6DAA37AC" w14:textId="77777777" w:rsidR="00E01C3A" w:rsidRDefault="00CC3326">
      <w:pPr>
        <w:pStyle w:val="Heading2"/>
        <w:spacing w:before="360" w:after="240" w:line="360" w:lineRule="auto"/>
        <w:rPr>
          <w:lang w:val="pt-BR"/>
        </w:rPr>
      </w:pPr>
      <w:bookmarkStart w:id="28" w:name="_Toc241705826"/>
      <w:r>
        <w:rPr>
          <w:lang w:val="pt-BR"/>
        </w:rPr>
        <w:lastRenderedPageBreak/>
        <w:t>3.4 O nó de demonstração</w:t>
      </w:r>
      <w:bookmarkEnd w:id="28"/>
    </w:p>
    <w:p w14:paraId="3626A39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035DC2AD"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1264BED" w14:textId="77777777">
        <w:trPr>
          <w:tblHeader/>
        </w:trPr>
        <w:tc>
          <w:tcPr>
            <w:tcW w:w="2100" w:type="dxa"/>
            <w:shd w:val="clear" w:color="auto" w:fill="EDEDED"/>
            <w:tcMar>
              <w:top w:w="70" w:type="dxa"/>
              <w:left w:w="90" w:type="dxa"/>
              <w:bottom w:w="70" w:type="dxa"/>
              <w:right w:w="90" w:type="dxa"/>
            </w:tcMar>
          </w:tcPr>
          <w:p w14:paraId="3F0227E3"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50C0FC6A"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6A05D41" w14:textId="77777777" w:rsidR="006B1E66" w:rsidRDefault="00CC3326">
            <w:r>
              <w:rPr>
                <w:b/>
                <w:bCs/>
                <w:sz w:val="20"/>
                <w:szCs w:val="20"/>
              </w:rPr>
              <w:t>Especificação adotada</w:t>
            </w:r>
          </w:p>
        </w:tc>
      </w:tr>
      <w:tr w:rsidR="006B1E66" w:rsidRPr="00CE1B46" w14:paraId="31D1364C" w14:textId="77777777">
        <w:tc>
          <w:tcPr>
            <w:tcW w:w="2100" w:type="dxa"/>
            <w:tcMar>
              <w:top w:w="70" w:type="dxa"/>
              <w:left w:w="90" w:type="dxa"/>
              <w:bottom w:w="70" w:type="dxa"/>
              <w:right w:w="90" w:type="dxa"/>
            </w:tcMar>
          </w:tcPr>
          <w:p w14:paraId="553B773F"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5A95E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5F35E64E"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297558C6" w14:textId="77777777">
        <w:tc>
          <w:tcPr>
            <w:tcW w:w="2100" w:type="dxa"/>
            <w:tcMar>
              <w:top w:w="70" w:type="dxa"/>
              <w:left w:w="90" w:type="dxa"/>
              <w:bottom w:w="70" w:type="dxa"/>
              <w:right w:w="90" w:type="dxa"/>
            </w:tcMar>
          </w:tcPr>
          <w:p w14:paraId="421CD408"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6FF094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6112CDFD"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4B76CB74" w14:textId="77777777">
        <w:tc>
          <w:tcPr>
            <w:tcW w:w="2100" w:type="dxa"/>
            <w:tcMar>
              <w:top w:w="70" w:type="dxa"/>
              <w:left w:w="90" w:type="dxa"/>
              <w:bottom w:w="70" w:type="dxa"/>
              <w:right w:w="90" w:type="dxa"/>
            </w:tcMar>
          </w:tcPr>
          <w:p w14:paraId="15DB730F"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ED9B2B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20AA973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627FB18F" w14:textId="77777777">
        <w:tc>
          <w:tcPr>
            <w:tcW w:w="2100" w:type="dxa"/>
            <w:tcMar>
              <w:top w:w="70" w:type="dxa"/>
              <w:left w:w="90" w:type="dxa"/>
              <w:bottom w:w="70" w:type="dxa"/>
              <w:right w:w="90" w:type="dxa"/>
            </w:tcMar>
          </w:tcPr>
          <w:p w14:paraId="2767F1C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59B2B0C3"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7340A6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4BE32374" w14:textId="77777777">
        <w:tc>
          <w:tcPr>
            <w:tcW w:w="2100" w:type="dxa"/>
            <w:tcMar>
              <w:top w:w="70" w:type="dxa"/>
              <w:left w:w="90" w:type="dxa"/>
              <w:bottom w:w="70" w:type="dxa"/>
              <w:right w:w="90" w:type="dxa"/>
            </w:tcMar>
          </w:tcPr>
          <w:p w14:paraId="57CBB83A" w14:textId="77777777" w:rsidR="006B1E66" w:rsidRDefault="00CC3326">
            <w:r>
              <w:rPr>
                <w:sz w:val="20"/>
                <w:szCs w:val="20"/>
              </w:rPr>
              <w:t>Fonte de 12 V</w:t>
            </w:r>
          </w:p>
        </w:tc>
        <w:tc>
          <w:tcPr>
            <w:tcW w:w="3200" w:type="dxa"/>
            <w:tcMar>
              <w:top w:w="70" w:type="dxa"/>
              <w:left w:w="90" w:type="dxa"/>
              <w:bottom w:w="70" w:type="dxa"/>
              <w:right w:w="90" w:type="dxa"/>
            </w:tcMar>
          </w:tcPr>
          <w:p w14:paraId="3D677DE2"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5527C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4F84389A" w14:textId="77777777">
        <w:tc>
          <w:tcPr>
            <w:tcW w:w="2100" w:type="dxa"/>
            <w:tcMar>
              <w:top w:w="70" w:type="dxa"/>
              <w:left w:w="90" w:type="dxa"/>
              <w:bottom w:w="70" w:type="dxa"/>
              <w:right w:w="90" w:type="dxa"/>
            </w:tcMar>
          </w:tcPr>
          <w:p w14:paraId="63D3FB25" w14:textId="77777777" w:rsidR="006B1E66" w:rsidRDefault="00CC3326">
            <w:r>
              <w:rPr>
                <w:sz w:val="20"/>
                <w:szCs w:val="20"/>
              </w:rPr>
              <w:t>Anteparo de bancada</w:t>
            </w:r>
          </w:p>
        </w:tc>
        <w:tc>
          <w:tcPr>
            <w:tcW w:w="3200" w:type="dxa"/>
            <w:tcMar>
              <w:top w:w="70" w:type="dxa"/>
              <w:left w:w="90" w:type="dxa"/>
              <w:bottom w:w="70" w:type="dxa"/>
              <w:right w:w="90" w:type="dxa"/>
            </w:tcMar>
          </w:tcPr>
          <w:p w14:paraId="5656AAC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55E1B908"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E7C5DD7" w14:textId="77777777" w:rsidR="006B1E66" w:rsidRPr="000F5B8B" w:rsidRDefault="00CC3326">
      <w:pPr>
        <w:spacing w:before="130" w:after="260"/>
        <w:rPr>
          <w:lang w:val="pt-BR"/>
        </w:rPr>
      </w:pPr>
      <w:r>
        <w:rPr>
          <w:sz w:val="20"/>
          <w:szCs w:val="20"/>
          <w:lang w:val="pt-BR"/>
        </w:rPr>
        <w:t>Fonte: Elaborado pelos autores (2026).</w:t>
      </w:r>
    </w:p>
    <w:p w14:paraId="2428B82E"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492E8398"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187B319E" w14:textId="77777777" w:rsidR="00E01C3A" w:rsidRDefault="00CC3326">
      <w:pPr>
        <w:pStyle w:val="Heading3"/>
        <w:spacing w:before="320" w:after="200" w:line="360" w:lineRule="auto"/>
        <w:rPr>
          <w:lang w:val="pt-BR"/>
        </w:rPr>
      </w:pPr>
      <w:bookmarkStart w:id="29" w:name="_Toc241705827"/>
      <w:r>
        <w:rPr>
          <w:lang w:val="pt-BR"/>
        </w:rPr>
        <w:t>3.4.1 Critérios de seleção e alternativas preteridas</w:t>
      </w:r>
      <w:bookmarkEnd w:id="29"/>
    </w:p>
    <w:p w14:paraId="492B343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8011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9945041" w14:textId="77777777">
        <w:trPr>
          <w:tblHeader/>
        </w:trPr>
        <w:tc>
          <w:tcPr>
            <w:tcW w:w="1450" w:type="dxa"/>
            <w:shd w:val="clear" w:color="auto" w:fill="EDEDED"/>
            <w:tcMar>
              <w:top w:w="60" w:type="dxa"/>
              <w:left w:w="80" w:type="dxa"/>
              <w:bottom w:w="60" w:type="dxa"/>
              <w:right w:w="80" w:type="dxa"/>
            </w:tcMar>
          </w:tcPr>
          <w:p w14:paraId="611B1A74"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67D2C23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1B7164F1"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83A246D" w14:textId="77777777" w:rsidR="006B1E66" w:rsidRDefault="00CC3326">
            <w:r>
              <w:rPr>
                <w:b/>
                <w:bCs/>
                <w:sz w:val="20"/>
                <w:szCs w:val="20"/>
              </w:rPr>
              <w:t>Razão determinante da escolha</w:t>
            </w:r>
          </w:p>
        </w:tc>
      </w:tr>
      <w:tr w:rsidR="006B1E66" w:rsidRPr="00CE1B46" w14:paraId="0F9354B2" w14:textId="77777777">
        <w:tc>
          <w:tcPr>
            <w:tcW w:w="1450" w:type="dxa"/>
            <w:tcMar>
              <w:top w:w="60" w:type="dxa"/>
              <w:left w:w="80" w:type="dxa"/>
              <w:bottom w:w="60" w:type="dxa"/>
              <w:right w:w="80" w:type="dxa"/>
            </w:tcMar>
          </w:tcPr>
          <w:p w14:paraId="69D77B3E"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0A9FEB1E" w14:textId="77777777" w:rsidR="006B1E66" w:rsidRDefault="00CC3326">
            <w:r>
              <w:rPr>
                <w:sz w:val="20"/>
                <w:szCs w:val="20"/>
              </w:rPr>
              <w:t>ESP32</w:t>
            </w:r>
          </w:p>
        </w:tc>
        <w:tc>
          <w:tcPr>
            <w:tcW w:w="1950" w:type="dxa"/>
            <w:tcMar>
              <w:top w:w="60" w:type="dxa"/>
              <w:left w:w="80" w:type="dxa"/>
              <w:bottom w:w="60" w:type="dxa"/>
              <w:right w:w="80" w:type="dxa"/>
            </w:tcMar>
          </w:tcPr>
          <w:p w14:paraId="340B9F7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CF1493C"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60487790" w14:textId="77777777">
        <w:tc>
          <w:tcPr>
            <w:tcW w:w="1450" w:type="dxa"/>
            <w:tcMar>
              <w:top w:w="60" w:type="dxa"/>
              <w:left w:w="80" w:type="dxa"/>
              <w:bottom w:w="60" w:type="dxa"/>
              <w:right w:w="80" w:type="dxa"/>
            </w:tcMar>
          </w:tcPr>
          <w:p w14:paraId="2224F899"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7F61C77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52D2D4A"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12F57D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1B4884B" w14:textId="77777777">
        <w:tc>
          <w:tcPr>
            <w:tcW w:w="1450" w:type="dxa"/>
            <w:tcMar>
              <w:top w:w="60" w:type="dxa"/>
              <w:left w:w="80" w:type="dxa"/>
              <w:bottom w:w="60" w:type="dxa"/>
              <w:right w:w="80" w:type="dxa"/>
            </w:tcMar>
          </w:tcPr>
          <w:p w14:paraId="571FC792" w14:textId="77777777" w:rsidR="006B1E66" w:rsidRDefault="00CC3326">
            <w:r>
              <w:rPr>
                <w:sz w:val="20"/>
                <w:szCs w:val="20"/>
              </w:rPr>
              <w:t>Fonte de luz</w:t>
            </w:r>
          </w:p>
        </w:tc>
        <w:tc>
          <w:tcPr>
            <w:tcW w:w="1750" w:type="dxa"/>
            <w:tcMar>
              <w:top w:w="60" w:type="dxa"/>
              <w:left w:w="80" w:type="dxa"/>
              <w:bottom w:w="60" w:type="dxa"/>
              <w:right w:w="80" w:type="dxa"/>
            </w:tcMar>
          </w:tcPr>
          <w:p w14:paraId="79381A55"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7857171A"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401E33C3"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78016C4B" w14:textId="77777777">
        <w:tc>
          <w:tcPr>
            <w:tcW w:w="1450" w:type="dxa"/>
            <w:tcMar>
              <w:top w:w="60" w:type="dxa"/>
              <w:left w:w="80" w:type="dxa"/>
              <w:bottom w:w="60" w:type="dxa"/>
              <w:right w:w="80" w:type="dxa"/>
            </w:tcMar>
          </w:tcPr>
          <w:p w14:paraId="65DD97E2" w14:textId="77777777" w:rsidR="006B1E66" w:rsidRDefault="00CC3326">
            <w:r>
              <w:rPr>
                <w:sz w:val="20"/>
                <w:szCs w:val="20"/>
              </w:rPr>
              <w:t>Medição da iluminância</w:t>
            </w:r>
          </w:p>
        </w:tc>
        <w:tc>
          <w:tcPr>
            <w:tcW w:w="1750" w:type="dxa"/>
            <w:tcMar>
              <w:top w:w="60" w:type="dxa"/>
              <w:left w:w="80" w:type="dxa"/>
              <w:bottom w:w="60" w:type="dxa"/>
              <w:right w:w="80" w:type="dxa"/>
            </w:tcMar>
          </w:tcPr>
          <w:p w14:paraId="0118B5DD"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C057CF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9979A25"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5E5E863B" w14:textId="77777777">
        <w:tc>
          <w:tcPr>
            <w:tcW w:w="1450" w:type="dxa"/>
            <w:tcMar>
              <w:top w:w="60" w:type="dxa"/>
              <w:left w:w="80" w:type="dxa"/>
              <w:bottom w:w="60" w:type="dxa"/>
              <w:right w:w="80" w:type="dxa"/>
            </w:tcMar>
          </w:tcPr>
          <w:p w14:paraId="69A48283" w14:textId="77777777" w:rsidR="006B1E66" w:rsidRDefault="00CC3326">
            <w:r>
              <w:rPr>
                <w:sz w:val="20"/>
                <w:szCs w:val="20"/>
              </w:rPr>
              <w:t>Transporte da mensagem</w:t>
            </w:r>
          </w:p>
        </w:tc>
        <w:tc>
          <w:tcPr>
            <w:tcW w:w="1750" w:type="dxa"/>
            <w:tcMar>
              <w:top w:w="60" w:type="dxa"/>
              <w:left w:w="80" w:type="dxa"/>
              <w:bottom w:w="60" w:type="dxa"/>
              <w:right w:w="80" w:type="dxa"/>
            </w:tcMar>
          </w:tcPr>
          <w:p w14:paraId="672FD2CC"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0B6DBF0" w14:textId="77777777" w:rsidR="006B1E66" w:rsidRDefault="00CC3326">
            <w:r>
              <w:rPr>
                <w:sz w:val="20"/>
                <w:szCs w:val="20"/>
              </w:rPr>
              <w:t>LoRaWAN; NB-IoT; Zigbee</w:t>
            </w:r>
          </w:p>
        </w:tc>
        <w:tc>
          <w:tcPr>
            <w:tcW w:w="3921" w:type="dxa"/>
            <w:tcMar>
              <w:top w:w="60" w:type="dxa"/>
              <w:left w:w="80" w:type="dxa"/>
              <w:bottom w:w="60" w:type="dxa"/>
              <w:right w:w="80" w:type="dxa"/>
            </w:tcMar>
          </w:tcPr>
          <w:p w14:paraId="72205B61"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6B507826" w14:textId="77777777" w:rsidR="006B1E66" w:rsidRPr="000F5B8B" w:rsidRDefault="00CC3326">
      <w:pPr>
        <w:spacing w:before="130" w:after="260"/>
        <w:rPr>
          <w:lang w:val="pt-BR"/>
        </w:rPr>
      </w:pPr>
      <w:r>
        <w:rPr>
          <w:sz w:val="20"/>
          <w:szCs w:val="20"/>
          <w:lang w:val="pt-BR"/>
        </w:rPr>
        <w:lastRenderedPageBreak/>
        <w:t>Fonte: Elaborado pelos autores (2026).</w:t>
      </w:r>
    </w:p>
    <w:p w14:paraId="091E272B"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64D15CAF"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EDD8B07" w14:textId="77777777" w:rsidR="00E01C3A" w:rsidRDefault="00CC3326">
      <w:pPr>
        <w:pStyle w:val="Heading3"/>
        <w:spacing w:before="320" w:after="200" w:line="360" w:lineRule="auto"/>
        <w:rPr>
          <w:lang w:val="pt-BR"/>
        </w:rPr>
      </w:pPr>
      <w:bookmarkStart w:id="30" w:name="_Toc241705828"/>
      <w:r>
        <w:rPr>
          <w:lang w:val="pt-BR"/>
        </w:rPr>
        <w:t>3.4.2 Dimensionamento fotométrico da bancada</w:t>
      </w:r>
      <w:bookmarkEnd w:id="30"/>
    </w:p>
    <w:p w14:paraId="242B6323"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2F86F628"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79E1819"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370F606F"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63F344A2"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69CF18B"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DEB0A2E"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41D98FF" w14:textId="77777777">
        <w:trPr>
          <w:tblHeader/>
        </w:trPr>
        <w:tc>
          <w:tcPr>
            <w:tcW w:w="1700" w:type="dxa"/>
            <w:shd w:val="clear" w:color="auto" w:fill="EDEDED"/>
            <w:tcMar>
              <w:top w:w="70" w:type="dxa"/>
              <w:left w:w="90" w:type="dxa"/>
              <w:bottom w:w="70" w:type="dxa"/>
              <w:right w:w="90" w:type="dxa"/>
            </w:tcMar>
          </w:tcPr>
          <w:p w14:paraId="4CF278C0"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D0F4920"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1E750F4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0BD777DA" w14:textId="77777777" w:rsidR="006B1E66" w:rsidRDefault="00CC3326">
            <w:r>
              <w:rPr>
                <w:b/>
                <w:bCs/>
                <w:sz w:val="20"/>
                <w:szCs w:val="20"/>
              </w:rPr>
              <w:t>Observação</w:t>
            </w:r>
          </w:p>
        </w:tc>
      </w:tr>
      <w:tr w:rsidR="006B1E66" w:rsidRPr="00CE1B46" w14:paraId="5CF00EF3" w14:textId="77777777">
        <w:tc>
          <w:tcPr>
            <w:tcW w:w="1700" w:type="dxa"/>
            <w:tcMar>
              <w:top w:w="70" w:type="dxa"/>
              <w:left w:w="90" w:type="dxa"/>
              <w:bottom w:w="70" w:type="dxa"/>
              <w:right w:w="90" w:type="dxa"/>
            </w:tcMar>
          </w:tcPr>
          <w:p w14:paraId="5E834E52"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E6077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5E4CA2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52B65E0"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53C9C170" w14:textId="77777777">
        <w:tc>
          <w:tcPr>
            <w:tcW w:w="1700" w:type="dxa"/>
            <w:tcMar>
              <w:top w:w="70" w:type="dxa"/>
              <w:left w:w="90" w:type="dxa"/>
              <w:bottom w:w="70" w:type="dxa"/>
              <w:right w:w="90" w:type="dxa"/>
            </w:tcMar>
          </w:tcPr>
          <w:p w14:paraId="007A728C"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74891868"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4A7A4CC9" w14:textId="77777777" w:rsidR="006B1E66" w:rsidRDefault="00CC3326">
            <w:r>
              <w:rPr>
                <w:sz w:val="20"/>
                <w:szCs w:val="20"/>
              </w:rPr>
              <w:t>Classe P3, Tabela 7</w:t>
            </w:r>
          </w:p>
        </w:tc>
        <w:tc>
          <w:tcPr>
            <w:tcW w:w="2471" w:type="dxa"/>
            <w:tcMar>
              <w:top w:w="70" w:type="dxa"/>
              <w:left w:w="90" w:type="dxa"/>
              <w:bottom w:w="70" w:type="dxa"/>
              <w:right w:w="90" w:type="dxa"/>
            </w:tcMar>
          </w:tcPr>
          <w:p w14:paraId="50E09BE7" w14:textId="77777777" w:rsidR="006B1E66" w:rsidRPr="000F5B8B" w:rsidRDefault="00CC3326">
            <w:pPr>
              <w:rPr>
                <w:lang w:val="pt-BR"/>
              </w:rPr>
            </w:pPr>
            <w:r>
              <w:rPr>
                <w:sz w:val="20"/>
                <w:szCs w:val="20"/>
                <w:lang w:val="pt-BR"/>
              </w:rPr>
              <w:t>Referência para o cálculo da taxa de variação</w:t>
            </w:r>
          </w:p>
        </w:tc>
      </w:tr>
      <w:tr w:rsidR="006B1E66" w:rsidRPr="00CE1B46" w14:paraId="3F2BB408" w14:textId="77777777">
        <w:tc>
          <w:tcPr>
            <w:tcW w:w="1700" w:type="dxa"/>
            <w:tcMar>
              <w:top w:w="70" w:type="dxa"/>
              <w:left w:w="90" w:type="dxa"/>
              <w:bottom w:w="70" w:type="dxa"/>
              <w:right w:w="90" w:type="dxa"/>
            </w:tcMar>
          </w:tcPr>
          <w:p w14:paraId="7E0EBB54" w14:textId="77777777" w:rsidR="006B1E66" w:rsidRDefault="00CC3326">
            <w:r>
              <w:rPr>
                <w:sz w:val="20"/>
                <w:szCs w:val="20"/>
              </w:rPr>
              <w:t>Piso de atenuação</w:t>
            </w:r>
          </w:p>
        </w:tc>
        <w:tc>
          <w:tcPr>
            <w:tcW w:w="2500" w:type="dxa"/>
            <w:tcMar>
              <w:top w:w="70" w:type="dxa"/>
              <w:left w:w="90" w:type="dxa"/>
              <w:bottom w:w="70" w:type="dxa"/>
              <w:right w:w="90" w:type="dxa"/>
            </w:tcMar>
          </w:tcPr>
          <w:p w14:paraId="163576F6"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C216F2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9B1A59F" w14:textId="77777777" w:rsidR="006B1E66" w:rsidRPr="000F5B8B" w:rsidRDefault="00CC3326">
            <w:pPr>
              <w:rPr>
                <w:lang w:val="pt-BR"/>
              </w:rPr>
            </w:pPr>
            <w:r>
              <w:rPr>
                <w:sz w:val="20"/>
                <w:szCs w:val="20"/>
                <w:lang w:val="pt-BR"/>
              </w:rPr>
              <w:t>Limite inferior verificado antes de cada atuação</w:t>
            </w:r>
          </w:p>
        </w:tc>
      </w:tr>
      <w:tr w:rsidR="006B1E66" w:rsidRPr="00CE1B46" w14:paraId="2A21A0D2" w14:textId="77777777">
        <w:tc>
          <w:tcPr>
            <w:tcW w:w="1700" w:type="dxa"/>
            <w:tcMar>
              <w:top w:w="70" w:type="dxa"/>
              <w:left w:w="90" w:type="dxa"/>
              <w:bottom w:w="70" w:type="dxa"/>
              <w:right w:w="90" w:type="dxa"/>
            </w:tcMar>
          </w:tcPr>
          <w:p w14:paraId="0AA666A2"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2CBC1285" w14:textId="77777777" w:rsidR="006B1E66" w:rsidRDefault="00CC3326">
            <w:r>
              <w:rPr>
                <w:sz w:val="20"/>
                <w:szCs w:val="20"/>
              </w:rPr>
              <w:t>1 lux por minuto</w:t>
            </w:r>
          </w:p>
        </w:tc>
        <w:tc>
          <w:tcPr>
            <w:tcW w:w="2400" w:type="dxa"/>
            <w:tcMar>
              <w:top w:w="70" w:type="dxa"/>
              <w:left w:w="90" w:type="dxa"/>
              <w:bottom w:w="70" w:type="dxa"/>
              <w:right w:w="90" w:type="dxa"/>
            </w:tcMar>
          </w:tcPr>
          <w:p w14:paraId="461F3E9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7B15BF5"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39E0F5C2" w14:textId="77777777">
        <w:tc>
          <w:tcPr>
            <w:tcW w:w="1700" w:type="dxa"/>
            <w:tcMar>
              <w:top w:w="70" w:type="dxa"/>
              <w:left w:w="90" w:type="dxa"/>
              <w:bottom w:w="70" w:type="dxa"/>
              <w:right w:w="90" w:type="dxa"/>
            </w:tcMar>
          </w:tcPr>
          <w:p w14:paraId="67235175"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0F8E60C"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779E2D74" w14:textId="77777777" w:rsidR="006B1E66" w:rsidRDefault="00CC3326">
            <w:r>
              <w:rPr>
                <w:sz w:val="20"/>
                <w:szCs w:val="20"/>
              </w:rPr>
              <w:t>Não prescrito pela norma</w:t>
            </w:r>
          </w:p>
        </w:tc>
        <w:tc>
          <w:tcPr>
            <w:tcW w:w="2471" w:type="dxa"/>
            <w:tcMar>
              <w:top w:w="70" w:type="dxa"/>
              <w:left w:w="90" w:type="dxa"/>
              <w:bottom w:w="70" w:type="dxa"/>
              <w:right w:w="90" w:type="dxa"/>
            </w:tcMar>
          </w:tcPr>
          <w:p w14:paraId="0A42A5D8"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0640E65A" w14:textId="77777777" w:rsidR="006B1E66" w:rsidRPr="000F5B8B" w:rsidRDefault="00CC3326">
      <w:pPr>
        <w:spacing w:before="130" w:after="260"/>
        <w:rPr>
          <w:lang w:val="pt-BR"/>
        </w:rPr>
      </w:pPr>
      <w:r>
        <w:rPr>
          <w:sz w:val="20"/>
          <w:szCs w:val="20"/>
          <w:lang w:val="pt-BR"/>
        </w:rPr>
        <w:t>Fonte: Elaborado pelos autores (2026).</w:t>
      </w:r>
    </w:p>
    <w:p w14:paraId="02D1BA21"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42DE36A4" w14:textId="77777777" w:rsidR="00E01C3A" w:rsidRDefault="00CC3326">
      <w:pPr>
        <w:pStyle w:val="Heading3"/>
        <w:spacing w:before="320" w:after="200" w:line="360" w:lineRule="auto"/>
        <w:rPr>
          <w:lang w:val="pt-BR"/>
        </w:rPr>
      </w:pPr>
      <w:bookmarkStart w:id="31" w:name="_Toc241705829"/>
      <w:r>
        <w:rPr>
          <w:lang w:val="pt-BR"/>
        </w:rPr>
        <w:t>3.4.3 Controle das condições de medição</w:t>
      </w:r>
      <w:bookmarkEnd w:id="31"/>
    </w:p>
    <w:p w14:paraId="61E30353"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5D037E83"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A194EFD"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67F83339" w14:textId="77777777" w:rsidR="00E01C3A" w:rsidRDefault="00CC3326">
      <w:pPr>
        <w:pStyle w:val="Heading3"/>
        <w:spacing w:before="320" w:after="200" w:line="360" w:lineRule="auto"/>
        <w:rPr>
          <w:lang w:val="pt-BR"/>
        </w:rPr>
      </w:pPr>
      <w:bookmarkStart w:id="32" w:name="_Toc241705830"/>
      <w:r>
        <w:rPr>
          <w:lang w:val="pt-BR"/>
        </w:rPr>
        <w:t>3.4.4 Verificação da medição e incerteza declarada</w:t>
      </w:r>
      <w:bookmarkEnd w:id="32"/>
    </w:p>
    <w:p w14:paraId="37D2007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0E682774"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4CBE414A"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9DB9DE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945A7F2"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4048C083"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420E3403"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35EE2970"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0CB87912" w14:textId="77777777" w:rsidR="00E01C3A" w:rsidRDefault="00CC3326">
      <w:pPr>
        <w:pStyle w:val="Heading3"/>
        <w:spacing w:before="320" w:after="200" w:line="360" w:lineRule="auto"/>
        <w:rPr>
          <w:lang w:val="pt-BR"/>
        </w:rPr>
      </w:pPr>
      <w:bookmarkStart w:id="33" w:name="_Toc241705831"/>
      <w:r>
        <w:rPr>
          <w:lang w:val="pt-BR"/>
        </w:rPr>
        <w:t>3.4.5 Funções de diagnóstico do ponto de luz</w:t>
      </w:r>
      <w:bookmarkEnd w:id="33"/>
    </w:p>
    <w:p w14:paraId="1C0950AD"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2C68CBF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4B65E21A"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E9FE6B3"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77622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0A74169F"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22949653" w14:textId="77777777" w:rsidR="00E01C3A" w:rsidRDefault="00CC3326">
      <w:pPr>
        <w:pStyle w:val="Heading2"/>
        <w:spacing w:before="360" w:after="240" w:line="360" w:lineRule="auto"/>
        <w:rPr>
          <w:lang w:val="pt-BR"/>
        </w:rPr>
      </w:pPr>
      <w:bookmarkStart w:id="34" w:name="_Toc241705832"/>
      <w:r>
        <w:rPr>
          <w:lang w:val="pt-BR"/>
        </w:rPr>
        <w:t>3.5 Dados urbanos e construção dos cenários</w:t>
      </w:r>
      <w:bookmarkEnd w:id="34"/>
    </w:p>
    <w:p w14:paraId="3957A959" w14:textId="77777777" w:rsidR="00540256" w:rsidRDefault="002E4A9C">
      <w:pPr>
        <w:pStyle w:val="Heading3"/>
        <w:spacing w:before="320" w:after="200" w:line="360" w:lineRule="auto"/>
      </w:pPr>
      <w:bookmarkStart w:id="35" w:name="_Toc241705833"/>
      <w:r>
        <w:rPr>
          <w:lang w:val="pt-BR"/>
        </w:rPr>
        <w:t>3.5.1 Conjuntos de dados e suíte de cenários</w:t>
      </w:r>
      <w:bookmarkEnd w:id="35"/>
    </w:p>
    <w:p w14:paraId="730881D6"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2869EC06"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029070A2"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7A3DB12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BC1BE6C"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42B307E1"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94229FD" w14:textId="77777777" w:rsidR="00540256" w:rsidRDefault="002E4A9C">
      <w:pPr>
        <w:pStyle w:val="Heading3"/>
        <w:spacing w:before="320" w:after="200" w:line="360" w:lineRule="auto"/>
      </w:pPr>
      <w:bookmarkStart w:id="36" w:name="_Toc241705834"/>
      <w:r>
        <w:rPr>
          <w:lang w:val="pt-BR"/>
        </w:rPr>
        <w:t>3.5.2 Publicação por trecho e identificação espacial</w:t>
      </w:r>
      <w:bookmarkEnd w:id="36"/>
    </w:p>
    <w:p w14:paraId="2A51B44A"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1B7E4B82"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57237EC9"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07C3C694"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CA5E245"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2E66E5A"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5D241AC8"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D244B51"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46A390C" w14:textId="77777777" w:rsidR="00E01C3A" w:rsidRDefault="00CC3326">
      <w:pPr>
        <w:pStyle w:val="Heading2"/>
        <w:spacing w:before="360" w:after="240" w:line="360" w:lineRule="auto"/>
        <w:rPr>
          <w:lang w:val="pt-BR"/>
        </w:rPr>
      </w:pPr>
      <w:bookmarkStart w:id="37" w:name="_Toc241705835"/>
      <w:r>
        <w:rPr>
          <w:lang w:val="pt-BR"/>
        </w:rPr>
        <w:t>3.6 Camada de previsão</w:t>
      </w:r>
      <w:bookmarkEnd w:id="37"/>
    </w:p>
    <w:p w14:paraId="7A1B33EF"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0A448F8"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3990105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D07116"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8F5239"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465250DD"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5EF5074C"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7925E6B7"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3E110134" w14:textId="77777777" w:rsidR="00E01C3A" w:rsidRDefault="00CC3326">
      <w:pPr>
        <w:pStyle w:val="Heading2"/>
        <w:spacing w:before="360" w:after="240" w:line="360" w:lineRule="auto"/>
        <w:rPr>
          <w:lang w:val="pt-BR"/>
        </w:rPr>
      </w:pPr>
      <w:bookmarkStart w:id="38" w:name="_Toc241705836"/>
      <w:r>
        <w:rPr>
          <w:lang w:val="pt-BR"/>
        </w:rPr>
        <w:t>3.7 Mecanismo de decisão</w:t>
      </w:r>
      <w:bookmarkEnd w:id="38"/>
    </w:p>
    <w:p w14:paraId="2D67F22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07C14F82"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CEE86AA" w14:textId="77777777">
        <w:trPr>
          <w:tblHeader/>
        </w:trPr>
        <w:tc>
          <w:tcPr>
            <w:tcW w:w="2100" w:type="dxa"/>
            <w:shd w:val="clear" w:color="auto" w:fill="EDEDED"/>
            <w:tcMar>
              <w:top w:w="70" w:type="dxa"/>
              <w:left w:w="90" w:type="dxa"/>
              <w:bottom w:w="70" w:type="dxa"/>
              <w:right w:w="90" w:type="dxa"/>
            </w:tcMar>
          </w:tcPr>
          <w:p w14:paraId="1E13EE71"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7DAF321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520F89D" w14:textId="77777777" w:rsidR="006B1E66" w:rsidRDefault="00CC3326">
            <w:r>
              <w:rPr>
                <w:b/>
                <w:bCs/>
                <w:sz w:val="20"/>
                <w:szCs w:val="20"/>
              </w:rPr>
              <w:t>Justificativa da inclusão</w:t>
            </w:r>
          </w:p>
        </w:tc>
      </w:tr>
      <w:tr w:rsidR="006B1E66" w:rsidRPr="00CE1B46" w14:paraId="0141E979" w14:textId="77777777">
        <w:tc>
          <w:tcPr>
            <w:tcW w:w="2100" w:type="dxa"/>
            <w:tcMar>
              <w:top w:w="70" w:type="dxa"/>
              <w:left w:w="90" w:type="dxa"/>
              <w:bottom w:w="70" w:type="dxa"/>
              <w:right w:w="90" w:type="dxa"/>
            </w:tcMar>
          </w:tcPr>
          <w:p w14:paraId="05B0E341"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E0AF0A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4BE3D49"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005EC051" w14:textId="77777777">
        <w:tc>
          <w:tcPr>
            <w:tcW w:w="2100" w:type="dxa"/>
            <w:tcMar>
              <w:top w:w="70" w:type="dxa"/>
              <w:left w:w="90" w:type="dxa"/>
              <w:bottom w:w="70" w:type="dxa"/>
              <w:right w:w="90" w:type="dxa"/>
            </w:tcMar>
          </w:tcPr>
          <w:p w14:paraId="58A6732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49CF28C"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14118D19"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35D7D3" w14:textId="77777777">
        <w:tc>
          <w:tcPr>
            <w:tcW w:w="2100" w:type="dxa"/>
            <w:tcMar>
              <w:top w:w="70" w:type="dxa"/>
              <w:left w:w="90" w:type="dxa"/>
              <w:bottom w:w="70" w:type="dxa"/>
              <w:right w:w="90" w:type="dxa"/>
            </w:tcMar>
          </w:tcPr>
          <w:p w14:paraId="4E049ACC"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1B366DE"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A7E23F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29432565" w14:textId="77777777">
        <w:tc>
          <w:tcPr>
            <w:tcW w:w="2100" w:type="dxa"/>
            <w:tcMar>
              <w:top w:w="70" w:type="dxa"/>
              <w:left w:w="90" w:type="dxa"/>
              <w:bottom w:w="70" w:type="dxa"/>
              <w:right w:w="90" w:type="dxa"/>
            </w:tcMar>
          </w:tcPr>
          <w:p w14:paraId="30A59C7C" w14:textId="77777777" w:rsidR="006B1E66" w:rsidRDefault="00CC3326">
            <w:r>
              <w:rPr>
                <w:sz w:val="20"/>
                <w:szCs w:val="20"/>
              </w:rPr>
              <w:t>Faixa horária</w:t>
            </w:r>
          </w:p>
        </w:tc>
        <w:tc>
          <w:tcPr>
            <w:tcW w:w="3200" w:type="dxa"/>
            <w:tcMar>
              <w:top w:w="70" w:type="dxa"/>
              <w:left w:w="90" w:type="dxa"/>
              <w:bottom w:w="70" w:type="dxa"/>
              <w:right w:w="90" w:type="dxa"/>
            </w:tcMar>
          </w:tcPr>
          <w:p w14:paraId="5C710AED"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77BD03A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0C623785" w14:textId="77777777">
        <w:tc>
          <w:tcPr>
            <w:tcW w:w="2100" w:type="dxa"/>
            <w:tcMar>
              <w:top w:w="70" w:type="dxa"/>
              <w:left w:w="90" w:type="dxa"/>
              <w:bottom w:w="70" w:type="dxa"/>
              <w:right w:w="90" w:type="dxa"/>
            </w:tcMar>
          </w:tcPr>
          <w:p w14:paraId="0FFE5ED9"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2C89656D"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2E04E216"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EF88E68" w14:textId="77777777" w:rsidR="006B1E66" w:rsidRPr="000F5B8B" w:rsidRDefault="00CC3326">
      <w:pPr>
        <w:spacing w:before="130" w:after="260"/>
        <w:rPr>
          <w:lang w:val="pt-BR"/>
        </w:rPr>
      </w:pPr>
      <w:r>
        <w:rPr>
          <w:sz w:val="20"/>
          <w:szCs w:val="20"/>
          <w:lang w:val="pt-BR"/>
        </w:rPr>
        <w:t>Fonte: Elaborado pelos autores (2026).</w:t>
      </w:r>
    </w:p>
    <w:p w14:paraId="107C024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w:t>
      </w:r>
      <w:ins w:id="30009" w:author="Vitor Oliveira" w:date="2026-10-01T18:00:00Z">
        <w:r>
          <w:rPr>
            <w:lang w:val="pt-BR"/>
          </w:rPr>
          <w:t xml:space="preserve"> Os dois valores são únicos e calculados sobre todas as horas do dia, de todos os pontos reunidos; no período noturno, em que o sistema decide, 54 % das horas da série ficam na faixa baixa.</w:t>
        </w:r>
      </w:ins>
      <w:r>
        <w:rPr>
          <w:lang w:val="pt-BR"/>
        </w:rPr>
        <w:t xml:space="preserve">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w:t>
      </w:r>
      <w:del w:id="30010" w:author="Vitor Oliveira" w:date="2026-10-01T18:00:00Z">
        <w:r>
          <w:rPr>
            <w:lang w:val="pt-BR"/>
          </w:rPr>
          <w:delText xml:space="preserve">Os tercis preenchem essa lacuna comparando cada trecho com o seu próprio histórico.</w:delText>
        </w:r>
      </w:del>
      <w:ins w:id="30011" w:author="Vitor Oliveira" w:date="2026-10-01T18:00:00Z">
        <w:r>
          <w:rPr>
            <w:lang w:val="pt-BR"/>
          </w:rPr>
          <w:t xml:space="preserve">Os tercis preenchem essa lacuna, e a normalização compara cada trecho com o seu próprio histórico.</w:t>
        </w:r>
      </w:ins>
      <w:r>
        <w:rPr>
          <w:lang w:val="pt-BR"/>
        </w:rPr>
        <w:t xml:space="preserve">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w:t>
      </w:r>
      <w:del w:id="30012" w:author="Vitor Oliveira" w:date="2026-10-01T18:00:00Z">
        <w:r>
          <w:rPr>
            <w:lang w:val="pt-BR"/>
          </w:rPr>
          <w:delText xml:space="preserve">calculados por ponto de medição, os tercis acompanham o patamar local de circulação</w:delText>
        </w:r>
      </w:del>
      <w:ins w:id="30013" w:author="Vitor Oliveira" w:date="2026-10-01T18:00:00Z">
        <w:r>
          <w:rPr>
            <w:lang w:val="pt-BR"/>
          </w:rPr>
          <w:t xml:space="preserve">aplicados sobre o nível normalizado de cada ponto, os mesmos dois valores acompanham o patamar local de circulação</w:t>
        </w:r>
      </w:ins>
      <w:r>
        <w:rPr>
          <w:lang w:val="pt-BR"/>
        </w:rPr>
        <w:t xml:space="preserve">,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06F1C4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w:t>
      </w:r>
      <w:r>
        <w:rPr>
          <w:lang w:val="pt-BR"/>
        </w:rPr>
        <w:lastRenderedPageBreak/>
        <w:t>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419BBCA2"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EA07696"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3CF20E5E"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w:t>
      </w:r>
      <w:r>
        <w:rPr>
          <w:lang w:val="pt-BR"/>
        </w:rPr>
        <w:lastRenderedPageBreak/>
        <w:t>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2D1DF6A1"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18B4717"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w:t>
      </w:r>
      <w:r>
        <w:rPr>
          <w:lang w:val="pt-BR"/>
        </w:rPr>
        <w:lastRenderedPageBreak/>
        <w:t>Capítulo 5 reporta também o que ocorre quando a previsão vem de uma média sazonal, em lugar do modelo treinado.</w:t>
      </w:r>
    </w:p>
    <w:p w14:paraId="07333DF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w:t>
      </w:r>
      <w:ins w:id="30014" w:author="Vitor Oliveira" w:date="2026-10-01T18:00:00Z">
        <w:r>
          <w:rPr>
            <w:lang w:val="pt-BR"/>
          </w:rPr>
          <w:t xml:space="preserve"> Um último confronto empregou noites reais com contagem de 15 min, contou apenas as mudanças de nível perceptíveis e incluiu uma tabela com histerese de descida; também nele a inferência nebulosa não superou as tabelas (5.6).</w:t>
        </w:r>
      </w:ins>
    </w:p>
    <w:p w14:paraId="53DBC7F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193869B"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9FB86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w:t>
      </w:r>
      <w:r>
        <w:rPr>
          <w:lang w:val="pt-BR"/>
        </w:rPr>
        <w:lastRenderedPageBreak/>
        <w:t>um décimo por minuto. O nível corrente considerado é o da última decisão anterior ao instante atual e, se o nó esteve em failsafe, o pleno, que é o nível em que ele efetivamente se encontra.</w:t>
      </w:r>
    </w:p>
    <w:p w14:paraId="21724E4B"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393244ED"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588AFBFB"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66F1BBC0" w14:textId="77777777" w:rsidR="006B1E66" w:rsidRPr="000F5B8B" w:rsidRDefault="00CC3326">
      <w:pPr>
        <w:spacing w:after="120" w:line="360" w:lineRule="auto"/>
        <w:ind w:firstLine="709"/>
        <w:jc w:val="both"/>
        <w:rPr>
          <w:lang w:val="pt-BR"/>
        </w:rPr>
      </w:pPr>
      <w:r>
        <w:rPr>
          <w:lang w:val="pt-BR"/>
        </w:rPr>
        <w:t xml:space="preserve">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w:t>
      </w:r>
      <w:r>
        <w:rPr>
          <w:lang w:val="pt-BR"/>
        </w:rPr>
        <w:lastRenderedPageBreak/>
        <w:t>independentemente do comportamento da inferência — propriedade que a avaliação verifica empiricamente. É também o que tornaria a proposta admissível para uma concessionária regulada: o comportamento inteligente pode evoluir, o limite não.</w:t>
      </w:r>
    </w:p>
    <w:p w14:paraId="62BCA058" w14:textId="77777777" w:rsidR="00E01C3A" w:rsidRDefault="00CC3326">
      <w:pPr>
        <w:pStyle w:val="Heading2"/>
        <w:spacing w:before="360" w:after="240" w:line="360" w:lineRule="auto"/>
        <w:rPr>
          <w:lang w:val="pt-BR"/>
        </w:rPr>
      </w:pPr>
      <w:bookmarkStart w:id="39" w:name="_Toc241705837"/>
      <w:r>
        <w:rPr>
          <w:lang w:val="pt-BR"/>
        </w:rPr>
        <w:t>3.8 Classe de iluminação adotada</w:t>
      </w:r>
      <w:bookmarkEnd w:id="39"/>
    </w:p>
    <w:p w14:paraId="796049E0"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7DFF048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3B5D3CC1"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234F6CF5" w14:textId="77777777">
        <w:trPr>
          <w:tblHeader/>
        </w:trPr>
        <w:tc>
          <w:tcPr>
            <w:tcW w:w="1700" w:type="dxa"/>
            <w:shd w:val="clear" w:color="auto" w:fill="EDEDED"/>
            <w:tcMar>
              <w:top w:w="70" w:type="dxa"/>
              <w:left w:w="90" w:type="dxa"/>
              <w:bottom w:w="70" w:type="dxa"/>
              <w:right w:w="90" w:type="dxa"/>
            </w:tcMar>
          </w:tcPr>
          <w:p w14:paraId="02F09B3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3807F46"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539F93E5"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BF9A583" w14:textId="77777777" w:rsidR="006B1E66" w:rsidRPr="000F5B8B" w:rsidRDefault="00CC3326">
            <w:pPr>
              <w:rPr>
                <w:lang w:val="pt-BR"/>
              </w:rPr>
            </w:pPr>
            <w:r>
              <w:rPr>
                <w:b/>
                <w:bCs/>
                <w:sz w:val="20"/>
                <w:szCs w:val="20"/>
                <w:lang w:val="pt-BR"/>
              </w:rPr>
              <w:t>Iluminância vertical mínima mantida (lux)</w:t>
            </w:r>
          </w:p>
        </w:tc>
      </w:tr>
      <w:tr w:rsidR="006B1E66" w14:paraId="7D13F32F" w14:textId="77777777">
        <w:tc>
          <w:tcPr>
            <w:tcW w:w="1700" w:type="dxa"/>
            <w:tcMar>
              <w:top w:w="70" w:type="dxa"/>
              <w:left w:w="90" w:type="dxa"/>
              <w:bottom w:w="70" w:type="dxa"/>
              <w:right w:w="90" w:type="dxa"/>
            </w:tcMar>
          </w:tcPr>
          <w:p w14:paraId="3913A8BA" w14:textId="77777777" w:rsidR="006B1E66" w:rsidRDefault="00CC3326">
            <w:r>
              <w:rPr>
                <w:sz w:val="20"/>
                <w:szCs w:val="20"/>
              </w:rPr>
              <w:t>P3 (fluxo pleno)</w:t>
            </w:r>
          </w:p>
        </w:tc>
        <w:tc>
          <w:tcPr>
            <w:tcW w:w="2500" w:type="dxa"/>
            <w:tcMar>
              <w:top w:w="70" w:type="dxa"/>
              <w:left w:w="90" w:type="dxa"/>
              <w:bottom w:w="70" w:type="dxa"/>
              <w:right w:w="90" w:type="dxa"/>
            </w:tcMar>
          </w:tcPr>
          <w:p w14:paraId="423CCA7A" w14:textId="77777777" w:rsidR="006B1E66" w:rsidRDefault="00CC3326">
            <w:r>
              <w:rPr>
                <w:sz w:val="20"/>
                <w:szCs w:val="20"/>
              </w:rPr>
              <w:t>10</w:t>
            </w:r>
          </w:p>
        </w:tc>
        <w:tc>
          <w:tcPr>
            <w:tcW w:w="2400" w:type="dxa"/>
            <w:tcMar>
              <w:top w:w="70" w:type="dxa"/>
              <w:left w:w="90" w:type="dxa"/>
              <w:bottom w:w="70" w:type="dxa"/>
              <w:right w:w="90" w:type="dxa"/>
            </w:tcMar>
          </w:tcPr>
          <w:p w14:paraId="31307B2B" w14:textId="77777777" w:rsidR="006B1E66" w:rsidRDefault="00CC3326">
            <w:r>
              <w:rPr>
                <w:sz w:val="20"/>
                <w:szCs w:val="20"/>
              </w:rPr>
              <w:t>2,0</w:t>
            </w:r>
          </w:p>
        </w:tc>
        <w:tc>
          <w:tcPr>
            <w:tcW w:w="2471" w:type="dxa"/>
            <w:tcMar>
              <w:top w:w="70" w:type="dxa"/>
              <w:left w:w="90" w:type="dxa"/>
              <w:bottom w:w="70" w:type="dxa"/>
              <w:right w:w="90" w:type="dxa"/>
            </w:tcMar>
          </w:tcPr>
          <w:p w14:paraId="2BF1FA16" w14:textId="77777777" w:rsidR="006B1E66" w:rsidRDefault="00CC3326">
            <w:r>
              <w:rPr>
                <w:sz w:val="20"/>
                <w:szCs w:val="20"/>
              </w:rPr>
              <w:t>3,0</w:t>
            </w:r>
          </w:p>
        </w:tc>
      </w:tr>
      <w:tr w:rsidR="006B1E66" w14:paraId="5393D92F" w14:textId="77777777">
        <w:tc>
          <w:tcPr>
            <w:tcW w:w="1700" w:type="dxa"/>
            <w:tcMar>
              <w:top w:w="70" w:type="dxa"/>
              <w:left w:w="90" w:type="dxa"/>
              <w:bottom w:w="70" w:type="dxa"/>
              <w:right w:w="90" w:type="dxa"/>
            </w:tcMar>
          </w:tcPr>
          <w:p w14:paraId="01654013" w14:textId="77777777" w:rsidR="006B1E66" w:rsidRDefault="00CC3326">
            <w:r>
              <w:rPr>
                <w:sz w:val="20"/>
                <w:szCs w:val="20"/>
              </w:rPr>
              <w:t>P4 (nível intermediário)</w:t>
            </w:r>
          </w:p>
        </w:tc>
        <w:tc>
          <w:tcPr>
            <w:tcW w:w="2500" w:type="dxa"/>
            <w:tcMar>
              <w:top w:w="70" w:type="dxa"/>
              <w:left w:w="90" w:type="dxa"/>
              <w:bottom w:w="70" w:type="dxa"/>
              <w:right w:w="90" w:type="dxa"/>
            </w:tcMar>
          </w:tcPr>
          <w:p w14:paraId="2457BEE5" w14:textId="77777777" w:rsidR="006B1E66" w:rsidRDefault="00CC3326">
            <w:r>
              <w:rPr>
                <w:sz w:val="20"/>
                <w:szCs w:val="20"/>
              </w:rPr>
              <w:t>7,5</w:t>
            </w:r>
          </w:p>
        </w:tc>
        <w:tc>
          <w:tcPr>
            <w:tcW w:w="2400" w:type="dxa"/>
            <w:tcMar>
              <w:top w:w="70" w:type="dxa"/>
              <w:left w:w="90" w:type="dxa"/>
              <w:bottom w:w="70" w:type="dxa"/>
              <w:right w:w="90" w:type="dxa"/>
            </w:tcMar>
          </w:tcPr>
          <w:p w14:paraId="55430E30" w14:textId="77777777" w:rsidR="006B1E66" w:rsidRDefault="00CC3326">
            <w:r>
              <w:rPr>
                <w:sz w:val="20"/>
                <w:szCs w:val="20"/>
              </w:rPr>
              <w:t>1,5</w:t>
            </w:r>
          </w:p>
        </w:tc>
        <w:tc>
          <w:tcPr>
            <w:tcW w:w="2471" w:type="dxa"/>
            <w:tcMar>
              <w:top w:w="70" w:type="dxa"/>
              <w:left w:w="90" w:type="dxa"/>
              <w:bottom w:w="70" w:type="dxa"/>
              <w:right w:w="90" w:type="dxa"/>
            </w:tcMar>
          </w:tcPr>
          <w:p w14:paraId="08843938" w14:textId="77777777" w:rsidR="006B1E66" w:rsidRDefault="00CC3326">
            <w:r>
              <w:rPr>
                <w:sz w:val="20"/>
                <w:szCs w:val="20"/>
              </w:rPr>
              <w:t>2,5</w:t>
            </w:r>
          </w:p>
        </w:tc>
      </w:tr>
      <w:tr w:rsidR="006B1E66" w14:paraId="7A3FEAFA" w14:textId="77777777">
        <w:tc>
          <w:tcPr>
            <w:tcW w:w="1700" w:type="dxa"/>
            <w:tcMar>
              <w:top w:w="70" w:type="dxa"/>
              <w:left w:w="90" w:type="dxa"/>
              <w:bottom w:w="70" w:type="dxa"/>
              <w:right w:w="90" w:type="dxa"/>
            </w:tcMar>
          </w:tcPr>
          <w:p w14:paraId="69FFB09F" w14:textId="77777777" w:rsidR="006B1E66" w:rsidRDefault="00CC3326">
            <w:r>
              <w:rPr>
                <w:sz w:val="20"/>
                <w:szCs w:val="20"/>
              </w:rPr>
              <w:t>P5 (piso admissível)</w:t>
            </w:r>
          </w:p>
        </w:tc>
        <w:tc>
          <w:tcPr>
            <w:tcW w:w="2500" w:type="dxa"/>
            <w:tcMar>
              <w:top w:w="70" w:type="dxa"/>
              <w:left w:w="90" w:type="dxa"/>
              <w:bottom w:w="70" w:type="dxa"/>
              <w:right w:w="90" w:type="dxa"/>
            </w:tcMar>
          </w:tcPr>
          <w:p w14:paraId="1127A7B8" w14:textId="77777777" w:rsidR="006B1E66" w:rsidRDefault="00CC3326">
            <w:r>
              <w:rPr>
                <w:sz w:val="20"/>
                <w:szCs w:val="20"/>
              </w:rPr>
              <w:t>5,0</w:t>
            </w:r>
          </w:p>
        </w:tc>
        <w:tc>
          <w:tcPr>
            <w:tcW w:w="2400" w:type="dxa"/>
            <w:tcMar>
              <w:top w:w="70" w:type="dxa"/>
              <w:left w:w="90" w:type="dxa"/>
              <w:bottom w:w="70" w:type="dxa"/>
              <w:right w:w="90" w:type="dxa"/>
            </w:tcMar>
          </w:tcPr>
          <w:p w14:paraId="3959FD29" w14:textId="77777777" w:rsidR="006B1E66" w:rsidRDefault="00CC3326">
            <w:r>
              <w:rPr>
                <w:sz w:val="20"/>
                <w:szCs w:val="20"/>
              </w:rPr>
              <w:t>1,0</w:t>
            </w:r>
          </w:p>
        </w:tc>
        <w:tc>
          <w:tcPr>
            <w:tcW w:w="2471" w:type="dxa"/>
            <w:tcMar>
              <w:top w:w="70" w:type="dxa"/>
              <w:left w:w="90" w:type="dxa"/>
              <w:bottom w:w="70" w:type="dxa"/>
              <w:right w:w="90" w:type="dxa"/>
            </w:tcMar>
          </w:tcPr>
          <w:p w14:paraId="4C51D407" w14:textId="77777777" w:rsidR="006B1E66" w:rsidRDefault="00CC3326">
            <w:r>
              <w:rPr>
                <w:sz w:val="20"/>
                <w:szCs w:val="20"/>
              </w:rPr>
              <w:t>1,5</w:t>
            </w:r>
          </w:p>
        </w:tc>
      </w:tr>
      <w:tr w:rsidR="006B1E66" w14:paraId="76C66D99" w14:textId="77777777">
        <w:tc>
          <w:tcPr>
            <w:tcW w:w="1700" w:type="dxa"/>
            <w:tcMar>
              <w:top w:w="70" w:type="dxa"/>
              <w:left w:w="90" w:type="dxa"/>
              <w:bottom w:w="70" w:type="dxa"/>
              <w:right w:w="90" w:type="dxa"/>
            </w:tcMar>
          </w:tcPr>
          <w:p w14:paraId="0126823E" w14:textId="77777777" w:rsidR="006B1E66" w:rsidRDefault="00CC3326">
            <w:r>
              <w:rPr>
                <w:sz w:val="20"/>
                <w:szCs w:val="20"/>
              </w:rPr>
              <w:t>P6 (não dimerizável)</w:t>
            </w:r>
          </w:p>
        </w:tc>
        <w:tc>
          <w:tcPr>
            <w:tcW w:w="2500" w:type="dxa"/>
            <w:tcMar>
              <w:top w:w="70" w:type="dxa"/>
              <w:left w:w="90" w:type="dxa"/>
              <w:bottom w:w="70" w:type="dxa"/>
              <w:right w:w="90" w:type="dxa"/>
            </w:tcMar>
          </w:tcPr>
          <w:p w14:paraId="3D5F3D18" w14:textId="77777777" w:rsidR="006B1E66" w:rsidRDefault="00CC3326">
            <w:r>
              <w:rPr>
                <w:sz w:val="20"/>
                <w:szCs w:val="20"/>
              </w:rPr>
              <w:t>3,0</w:t>
            </w:r>
          </w:p>
        </w:tc>
        <w:tc>
          <w:tcPr>
            <w:tcW w:w="2400" w:type="dxa"/>
            <w:tcMar>
              <w:top w:w="70" w:type="dxa"/>
              <w:left w:w="90" w:type="dxa"/>
              <w:bottom w:w="70" w:type="dxa"/>
              <w:right w:w="90" w:type="dxa"/>
            </w:tcMar>
          </w:tcPr>
          <w:p w14:paraId="09B7A0E2" w14:textId="77777777" w:rsidR="006B1E66" w:rsidRDefault="00CC3326">
            <w:r>
              <w:rPr>
                <w:sz w:val="20"/>
                <w:szCs w:val="20"/>
              </w:rPr>
              <w:t>0,6</w:t>
            </w:r>
          </w:p>
        </w:tc>
        <w:tc>
          <w:tcPr>
            <w:tcW w:w="2471" w:type="dxa"/>
            <w:tcMar>
              <w:top w:w="70" w:type="dxa"/>
              <w:left w:w="90" w:type="dxa"/>
              <w:bottom w:w="70" w:type="dxa"/>
              <w:right w:w="90" w:type="dxa"/>
            </w:tcMar>
          </w:tcPr>
          <w:p w14:paraId="64A3B0E7" w14:textId="77777777" w:rsidR="006B1E66" w:rsidRDefault="00CC3326">
            <w:r>
              <w:rPr>
                <w:sz w:val="20"/>
                <w:szCs w:val="20"/>
              </w:rPr>
              <w:t>1,0</w:t>
            </w:r>
          </w:p>
        </w:tc>
      </w:tr>
    </w:tbl>
    <w:p w14:paraId="35678510" w14:textId="77777777" w:rsidR="006B1E66" w:rsidRPr="000F5B8B" w:rsidRDefault="00CC3326">
      <w:pPr>
        <w:spacing w:before="130" w:after="260"/>
        <w:rPr>
          <w:lang w:val="pt-BR"/>
        </w:rPr>
      </w:pPr>
      <w:r>
        <w:rPr>
          <w:sz w:val="20"/>
          <w:szCs w:val="20"/>
          <w:lang w:val="pt-BR"/>
        </w:rPr>
        <w:t>Fonte: Adaptado da ABNT NBR 5101 (2024).</w:t>
      </w:r>
    </w:p>
    <w:p w14:paraId="5F6881AA" w14:textId="77777777" w:rsidR="00E01C3A" w:rsidRDefault="00CC3326">
      <w:pPr>
        <w:pStyle w:val="Heading2"/>
        <w:spacing w:before="360" w:after="240" w:line="360" w:lineRule="auto"/>
        <w:rPr>
          <w:lang w:val="pt-BR"/>
        </w:rPr>
      </w:pPr>
      <w:bookmarkStart w:id="40" w:name="_Toc241705838"/>
      <w:r>
        <w:rPr>
          <w:lang w:val="pt-BR"/>
        </w:rPr>
        <w:t>3.9 Procedimentos e avaliação</w:t>
      </w:r>
      <w:bookmarkEnd w:id="40"/>
    </w:p>
    <w:p w14:paraId="47434234" w14:textId="77777777" w:rsidR="006B1E66" w:rsidRPr="000F5B8B" w:rsidRDefault="00CC3326">
      <w:pPr>
        <w:spacing w:after="240" w:line="360" w:lineRule="auto"/>
        <w:ind w:firstLine="709"/>
        <w:jc w:val="both"/>
        <w:rPr>
          <w:lang w:val="pt-BR"/>
        </w:rPr>
      </w:pPr>
      <w:r>
        <w:rPr>
          <w:lang w:val="pt-BR"/>
        </w:rPr>
        <w:t xml:space="preserve">A execução organiza-se em sete etapas. As duas primeiras são de preparação: a caracterização documental da infraestrutura municipal e das fontes de dados abertos, exposta em 2.3 e em 3.5, que produz o objetivo específico a) e alimenta o b); </w:t>
      </w:r>
      <w:r>
        <w:rPr>
          <w:lang w:val="pt-BR"/>
        </w:rPr>
        <w:lastRenderedPageBreak/>
        <w:t>e a construção do sistema descrito em 3.2 e em 3.4, atividade de meio que não produz resultado próprio. As cinco seguintes produzem os resultados que respondem aos demais objetivos específicos.</w:t>
      </w:r>
    </w:p>
    <w:p w14:paraId="7A4FB0D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5E40DE4F"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99D563C"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4023E53" w14:textId="77777777" w:rsidR="006B1E66" w:rsidRDefault="00CC3326">
      <w:pPr>
        <w:pStyle w:val="ListParagraph"/>
        <w:numPr>
          <w:ilvl w:val="0"/>
          <w:numId w:val="2"/>
        </w:numPr>
        <w:spacing w:after="120" w:line="360" w:lineRule="auto"/>
        <w:jc w:val="both"/>
      </w:pPr>
      <w:r>
        <w:rPr>
          <w:lang w:val="pt-BR"/>
        </w:rPr>
        <w:lastRenderedPageBreak/>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051DB9D1"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606E3B39"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FE2F1AA"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w:t>
      </w:r>
      <w:r>
        <w:rPr>
          <w:lang w:val="pt-BR"/>
        </w:rPr>
        <w:lastRenderedPageBreak/>
        <w:t>uma de sábado; dois pares sintéticos em que a contagem cai a zero por duas horas com a via ocupada, um no início da noite e outro na madrugada, comparados com o mesmo cenário sem a falha; e seis cenários com o volume sorteado em torno de cada tercil.</w:t>
      </w:r>
    </w:p>
    <w:p w14:paraId="405DFF8B"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pPr>
        <w:spacing w:after="120" w:line="360" w:lineRule="auto"/>
        <w:ind w:firstLine="709"/>
        <w:jc w:val="both"/>
        <w:rPr>
          <w:ins w:id="30015" w:author="Vitor Oliveira" w:date="2026-10-01T18:00:00Z"/>
        </w:rPr>
      </w:pPr>
      <w:ins w:id="30016" w:author="Vitor Oliveira" w:date="2026-10-01T18:00:00Z">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ao menos 15 % em relação ao anterior, limiar em que metade dos observadores detecta a variação (AKASHI; NECHES, 2004), e, como limiar rigoroso, ao menos 6 % (SHIKAKURA; MORIKAWA; NAKAMURA, 2003). Os dois limiares provêm de estudos em ambiente de escritório;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ins>
    </w:p>
    <w:p w14:paraId="712149D7"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251AAED9"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BB28A7C" w14:textId="77777777" w:rsidR="006B1E66" w:rsidRPr="000F5B8B" w:rsidRDefault="00CC3326">
      <w:pPr>
        <w:spacing w:after="120" w:line="360" w:lineRule="auto"/>
        <w:ind w:firstLine="709"/>
        <w:jc w:val="both"/>
        <w:rPr>
          <w:lang w:val="pt-BR"/>
        </w:rPr>
      </w:pPr>
      <w:r>
        <w:rPr>
          <w:lang w:val="pt-BR"/>
        </w:rPr>
        <w:lastRenderedPageBreak/>
        <w:t>A verificação do invariante de segurança não padece dessa limitação: seu critério deriva integralmente da norma e é verificável por terceiros que disponham do texto normativo. É por isso que ela constitui o resultado mais robusto do trabalho.</w:t>
      </w:r>
    </w:p>
    <w:p w14:paraId="5B776DBE" w14:textId="77777777" w:rsidR="00E01C3A" w:rsidRDefault="00CC3326">
      <w:pPr>
        <w:pStyle w:val="Heading2"/>
        <w:spacing w:before="360" w:after="240" w:line="360" w:lineRule="auto"/>
        <w:rPr>
          <w:lang w:val="pt-BR"/>
        </w:rPr>
      </w:pPr>
      <w:bookmarkStart w:id="41" w:name="_Toc241705839"/>
      <w:r>
        <w:rPr>
          <w:lang w:val="pt-BR"/>
        </w:rPr>
        <w:t>3.10 Tratamento de dados pessoais</w:t>
      </w:r>
      <w:bookmarkEnd w:id="41"/>
    </w:p>
    <w:p w14:paraId="0FBA02C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6E09E761"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CFE78F1"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19725D0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36817E8"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5B69FFDD"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C89A04C"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w:t>
      </w:r>
      <w:r>
        <w:rPr>
          <w:lang w:val="pt-BR"/>
        </w:rPr>
        <w:lastRenderedPageBreak/>
        <w:t>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16D7436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5B408374" w14:textId="77777777" w:rsidR="00E01C3A" w:rsidRDefault="00CC3326">
      <w:pPr>
        <w:pStyle w:val="Heading2"/>
        <w:spacing w:before="360" w:after="240" w:line="360" w:lineRule="auto"/>
        <w:rPr>
          <w:lang w:val="pt-BR"/>
        </w:rPr>
      </w:pPr>
      <w:bookmarkStart w:id="42" w:name="_Toc241705840"/>
      <w:r>
        <w:rPr>
          <w:lang w:val="pt-BR"/>
        </w:rPr>
        <w:t>3.11 Estimativa de consumo e linhas de base de comparação</w:t>
      </w:r>
      <w:bookmarkEnd w:id="42"/>
    </w:p>
    <w:p w14:paraId="54FFE137"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776FE048"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w:t>
      </w:r>
      <w:r>
        <w:rPr>
          <w:lang w:val="pt-BR"/>
        </w:rPr>
        <w:lastRenderedPageBreak/>
        <w:t>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19FC1A2D"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784F91A"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0E57F38A" w14:textId="77777777">
        <w:trPr>
          <w:tblHeader/>
        </w:trPr>
        <w:tc>
          <w:tcPr>
            <w:tcW w:w="2300" w:type="dxa"/>
            <w:shd w:val="clear" w:color="auto" w:fill="EDEDED"/>
            <w:tcMar>
              <w:top w:w="70" w:type="dxa"/>
              <w:left w:w="90" w:type="dxa"/>
              <w:bottom w:w="70" w:type="dxa"/>
              <w:right w:w="90" w:type="dxa"/>
            </w:tcMar>
          </w:tcPr>
          <w:p w14:paraId="43554299"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38E8ADA4"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515A400C" w14:textId="77777777" w:rsidR="00E01C3A" w:rsidRDefault="00CC3326">
            <w:r>
              <w:rPr>
                <w:b/>
                <w:bCs/>
                <w:sz w:val="20"/>
                <w:szCs w:val="20"/>
              </w:rPr>
              <w:t>Origem</w:t>
            </w:r>
          </w:p>
        </w:tc>
      </w:tr>
      <w:tr w:rsidR="00E01C3A" w:rsidRPr="00CE1B46" w14:paraId="776B8303" w14:textId="77777777">
        <w:tc>
          <w:tcPr>
            <w:tcW w:w="2300" w:type="dxa"/>
            <w:tcMar>
              <w:top w:w="70" w:type="dxa"/>
              <w:left w:w="90" w:type="dxa"/>
              <w:bottom w:w="70" w:type="dxa"/>
              <w:right w:w="90" w:type="dxa"/>
            </w:tcMar>
          </w:tcPr>
          <w:p w14:paraId="5F26AD2D" w14:textId="77777777" w:rsidR="00E01C3A" w:rsidRDefault="00CC3326">
            <w:r>
              <w:rPr>
                <w:sz w:val="20"/>
                <w:szCs w:val="20"/>
              </w:rPr>
              <w:t>Potência nominal</w:t>
            </w:r>
          </w:p>
        </w:tc>
        <w:tc>
          <w:tcPr>
            <w:tcW w:w="2800" w:type="dxa"/>
            <w:tcMar>
              <w:top w:w="70" w:type="dxa"/>
              <w:left w:w="90" w:type="dxa"/>
              <w:bottom w:w="70" w:type="dxa"/>
              <w:right w:w="90" w:type="dxa"/>
            </w:tcMar>
          </w:tcPr>
          <w:p w14:paraId="69CE9274" w14:textId="77777777" w:rsidR="00E01C3A" w:rsidRDefault="00CC3326">
            <w:r>
              <w:rPr>
                <w:sz w:val="20"/>
                <w:szCs w:val="20"/>
              </w:rPr>
              <w:t>40 W</w:t>
            </w:r>
          </w:p>
        </w:tc>
        <w:tc>
          <w:tcPr>
            <w:tcW w:w="3971" w:type="dxa"/>
            <w:tcMar>
              <w:top w:w="70" w:type="dxa"/>
              <w:left w:w="90" w:type="dxa"/>
              <w:bottom w:w="70" w:type="dxa"/>
              <w:right w:w="90" w:type="dxa"/>
            </w:tcMar>
          </w:tcPr>
          <w:p w14:paraId="34D556B1" w14:textId="77777777" w:rsidR="00E01C3A" w:rsidRPr="00CE1B46" w:rsidRDefault="00CC3326">
            <w:pPr>
              <w:rPr>
                <w:lang w:val="pt-BR"/>
              </w:rPr>
            </w:pPr>
            <w:r>
              <w:rPr>
                <w:sz w:val="20"/>
                <w:szCs w:val="20"/>
                <w:lang w:val="pt-BR"/>
              </w:rPr>
              <w:t>Limite inferior da faixa contratual de 40 W a 440 W</w:t>
            </w:r>
          </w:p>
        </w:tc>
      </w:tr>
      <w:tr w:rsidR="00E01C3A" w:rsidRPr="00CE1B46" w14:paraId="42E33A62" w14:textId="77777777">
        <w:tc>
          <w:tcPr>
            <w:tcW w:w="2300" w:type="dxa"/>
            <w:tcMar>
              <w:top w:w="70" w:type="dxa"/>
              <w:left w:w="90" w:type="dxa"/>
              <w:bottom w:w="70" w:type="dxa"/>
              <w:right w:w="90" w:type="dxa"/>
            </w:tcMar>
          </w:tcPr>
          <w:p w14:paraId="728E0B90"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E5E8EB8"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C9608FB" w14:textId="77777777" w:rsidR="00E01C3A" w:rsidRPr="00CE1B46" w:rsidRDefault="00CC3326">
            <w:pPr>
              <w:rPr>
                <w:lang w:val="pt-BR"/>
              </w:rPr>
            </w:pPr>
            <w:r>
              <w:rPr>
                <w:sz w:val="20"/>
                <w:szCs w:val="20"/>
                <w:lang w:val="pt-BR"/>
              </w:rPr>
              <w:t>Eficácia mínima exigida de toda luminária do parque</w:t>
            </w:r>
          </w:p>
        </w:tc>
      </w:tr>
      <w:tr w:rsidR="00E01C3A" w:rsidRPr="00CE1B46" w14:paraId="01B4E929" w14:textId="77777777">
        <w:tc>
          <w:tcPr>
            <w:tcW w:w="2300" w:type="dxa"/>
            <w:tcMar>
              <w:top w:w="70" w:type="dxa"/>
              <w:left w:w="90" w:type="dxa"/>
              <w:bottom w:w="70" w:type="dxa"/>
              <w:right w:w="90" w:type="dxa"/>
            </w:tcMar>
          </w:tcPr>
          <w:p w14:paraId="22439A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167B520E"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079391" w14:textId="77777777" w:rsidR="00E01C3A" w:rsidRPr="00CE1B46" w:rsidRDefault="00CC3326">
            <w:pPr>
              <w:rPr>
                <w:lang w:val="pt-BR"/>
              </w:rPr>
            </w:pPr>
            <w:r>
              <w:rPr>
                <w:sz w:val="20"/>
                <w:szCs w:val="20"/>
                <w:lang w:val="pt-BR"/>
              </w:rPr>
              <w:t>Exigência contratual para o driver</w:t>
            </w:r>
          </w:p>
        </w:tc>
      </w:tr>
      <w:tr w:rsidR="00E01C3A" w14:paraId="144C1C82" w14:textId="77777777">
        <w:tc>
          <w:tcPr>
            <w:tcW w:w="2300" w:type="dxa"/>
            <w:tcMar>
              <w:top w:w="70" w:type="dxa"/>
              <w:left w:w="90" w:type="dxa"/>
              <w:bottom w:w="70" w:type="dxa"/>
              <w:right w:w="90" w:type="dxa"/>
            </w:tcMar>
          </w:tcPr>
          <w:p w14:paraId="1461885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7CB7244D" w14:textId="77777777" w:rsidR="00E01C3A" w:rsidRDefault="00CC3326">
            <w:r>
              <w:rPr>
                <w:sz w:val="20"/>
                <w:szCs w:val="20"/>
              </w:rPr>
              <w:t>Proporcional</w:t>
            </w:r>
          </w:p>
        </w:tc>
        <w:tc>
          <w:tcPr>
            <w:tcW w:w="3971" w:type="dxa"/>
            <w:tcMar>
              <w:top w:w="70" w:type="dxa"/>
              <w:left w:w="90" w:type="dxa"/>
              <w:bottom w:w="70" w:type="dxa"/>
              <w:right w:w="90" w:type="dxa"/>
            </w:tcMar>
          </w:tcPr>
          <w:p w14:paraId="18F89A82" w14:textId="77777777" w:rsidR="00E01C3A" w:rsidRDefault="00CC3326">
            <w:r>
              <w:rPr>
                <w:sz w:val="20"/>
                <w:szCs w:val="20"/>
              </w:rPr>
              <w:t>Hipótese adotada nesta subseção</w:t>
            </w:r>
          </w:p>
        </w:tc>
      </w:tr>
      <w:tr w:rsidR="00E01C3A" w:rsidRPr="00CE1B46" w14:paraId="30F450FD" w14:textId="77777777">
        <w:tc>
          <w:tcPr>
            <w:tcW w:w="2300" w:type="dxa"/>
            <w:tcMar>
              <w:top w:w="70" w:type="dxa"/>
              <w:left w:w="90" w:type="dxa"/>
              <w:bottom w:w="70" w:type="dxa"/>
              <w:right w:w="90" w:type="dxa"/>
            </w:tcMar>
          </w:tcPr>
          <w:p w14:paraId="46EE724E"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4A3F453" w14:textId="77777777" w:rsidR="00E01C3A" w:rsidRDefault="00CC3326">
            <w:r>
              <w:rPr>
                <w:sz w:val="20"/>
                <w:szCs w:val="20"/>
              </w:rPr>
              <w:t>Não considerado</w:t>
            </w:r>
          </w:p>
        </w:tc>
        <w:tc>
          <w:tcPr>
            <w:tcW w:w="3971" w:type="dxa"/>
            <w:tcMar>
              <w:top w:w="70" w:type="dxa"/>
              <w:left w:w="90" w:type="dxa"/>
              <w:bottom w:w="70" w:type="dxa"/>
              <w:right w:w="90" w:type="dxa"/>
            </w:tcMar>
          </w:tcPr>
          <w:p w14:paraId="60E0F3C2" w14:textId="77777777" w:rsidR="00E01C3A" w:rsidRPr="00CE1B46" w:rsidRDefault="00CC3326">
            <w:pPr>
              <w:rPr>
                <w:lang w:val="pt-BR"/>
              </w:rPr>
            </w:pPr>
            <w:r>
              <w:rPr>
                <w:sz w:val="20"/>
                <w:szCs w:val="20"/>
                <w:lang w:val="pt-BR"/>
              </w:rPr>
              <w:t>Declarado como viés na delimitação ao final desta subseção</w:t>
            </w:r>
          </w:p>
        </w:tc>
      </w:tr>
    </w:tbl>
    <w:p w14:paraId="27D3C8E3" w14:textId="77777777" w:rsidR="00E01C3A" w:rsidRDefault="00CC3326">
      <w:pPr>
        <w:spacing w:before="130" w:after="260"/>
        <w:rPr>
          <w:lang w:val="pt-BR"/>
        </w:rPr>
      </w:pPr>
      <w:r>
        <w:rPr>
          <w:sz w:val="20"/>
          <w:szCs w:val="20"/>
          <w:lang w:val="pt-BR"/>
        </w:rPr>
        <w:t>Fonte: Elaborado pelos autores (2026) a partir de São Paulo (2015).</w:t>
      </w:r>
    </w:p>
    <w:p w14:paraId="02CE712E"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w:t>
      </w:r>
      <w:r>
        <w:rPr>
          <w:lang w:val="pt-BR"/>
        </w:rPr>
        <w:lastRenderedPageBreak/>
        <w:t>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44D8947A"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43C4F0F4"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755C88F2" w14:textId="77777777" w:rsidR="00540256" w:rsidRDefault="002E4A9C">
      <w:pPr>
        <w:spacing w:after="120" w:line="360" w:lineRule="auto"/>
        <w:ind w:firstLine="709"/>
        <w:jc w:val="both"/>
      </w:pPr>
      <w:r>
        <w:rPr>
          <w:lang w:val="pt-BR"/>
        </w:rPr>
        <w:t xml:space="preserve">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w:t>
      </w:r>
      <w:r>
        <w:rPr>
          <w:lang w:val="pt-BR"/>
        </w:rPr>
        <w:lastRenderedPageBreak/>
        <w:t>é de aderência contra energia, e não de economia. É nesses termos que o resultado é reportado.</w:t>
      </w:r>
    </w:p>
    <w:p w14:paraId="79FE909D"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5FEDC09"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D4C08A2" w14:textId="77777777" w:rsidR="00E01C3A" w:rsidRDefault="00CC3326">
      <w:pPr>
        <w:pStyle w:val="Heading1"/>
        <w:pageBreakBefore/>
        <w:spacing w:before="480" w:after="280" w:line="360" w:lineRule="auto"/>
        <w:rPr>
          <w:lang w:val="pt-BR"/>
        </w:rPr>
      </w:pPr>
      <w:bookmarkStart w:id="43" w:name="_Toc241705841"/>
      <w:r>
        <w:rPr>
          <w:lang w:val="pt-BR"/>
        </w:rPr>
        <w:lastRenderedPageBreak/>
        <w:t>4 ENGENHARIA DE SOFTWARE</w:t>
      </w:r>
      <w:bookmarkEnd w:id="43"/>
    </w:p>
    <w:p w14:paraId="38F3EDA4"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00F08EAA" w14:textId="77777777" w:rsidR="00E01C3A" w:rsidRDefault="00CC3326">
      <w:pPr>
        <w:pStyle w:val="Heading2"/>
        <w:spacing w:before="360" w:after="240" w:line="360" w:lineRule="auto"/>
        <w:rPr>
          <w:lang w:val="pt-BR"/>
        </w:rPr>
      </w:pPr>
      <w:bookmarkStart w:id="44" w:name="_Toc241705842"/>
      <w:r>
        <w:rPr>
          <w:lang w:val="pt-BR"/>
        </w:rPr>
        <w:t>4.1 Partes interessadas e elicitação de requisitos</w:t>
      </w:r>
      <w:bookmarkEnd w:id="44"/>
    </w:p>
    <w:p w14:paraId="279DBA52"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90195DC" w14:textId="77777777" w:rsidR="00E01C3A" w:rsidRDefault="00CC3326">
      <w:pPr>
        <w:pStyle w:val="Heading2"/>
        <w:spacing w:before="360" w:after="240" w:line="360" w:lineRule="auto"/>
        <w:rPr>
          <w:lang w:val="pt-BR"/>
        </w:rPr>
      </w:pPr>
      <w:bookmarkStart w:id="45" w:name="_Toc241705843"/>
      <w:r>
        <w:rPr>
          <w:lang w:val="pt-BR"/>
        </w:rPr>
        <w:t>4.2 Processo de desenvolvimento e planejamento do projeto</w:t>
      </w:r>
      <w:bookmarkEnd w:id="45"/>
    </w:p>
    <w:p w14:paraId="7CDEF57E"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107CDFC2" w14:textId="77777777" w:rsidR="00E01C3A" w:rsidRDefault="00CC3326">
      <w:pPr>
        <w:pStyle w:val="Heading2"/>
        <w:spacing w:before="360" w:after="240" w:line="360" w:lineRule="auto"/>
        <w:rPr>
          <w:lang w:val="pt-BR"/>
        </w:rPr>
      </w:pPr>
      <w:bookmarkStart w:id="46" w:name="_Toc241705844"/>
      <w:r>
        <w:rPr>
          <w:lang w:val="pt-BR"/>
        </w:rPr>
        <w:t>4.3 Requisitos funcionais</w:t>
      </w:r>
      <w:bookmarkEnd w:id="46"/>
    </w:p>
    <w:p w14:paraId="21A0C80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0278BDE"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7D60C05" w14:textId="77777777">
        <w:trPr>
          <w:tblHeader/>
        </w:trPr>
        <w:tc>
          <w:tcPr>
            <w:tcW w:w="900" w:type="dxa"/>
            <w:shd w:val="clear" w:color="auto" w:fill="EDEDED"/>
            <w:tcMar>
              <w:top w:w="70" w:type="dxa"/>
              <w:left w:w="90" w:type="dxa"/>
              <w:bottom w:w="70" w:type="dxa"/>
              <w:right w:w="90" w:type="dxa"/>
            </w:tcMar>
          </w:tcPr>
          <w:p w14:paraId="782D81C3"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04D805F0"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6E687178" w14:textId="77777777" w:rsidR="00E01C3A" w:rsidRDefault="00CC3326">
            <w:r>
              <w:rPr>
                <w:b/>
                <w:bCs/>
                <w:sz w:val="20"/>
                <w:szCs w:val="20"/>
              </w:rPr>
              <w:t>Origem</w:t>
            </w:r>
          </w:p>
        </w:tc>
      </w:tr>
      <w:tr w:rsidR="00E01C3A" w14:paraId="16B85E85" w14:textId="77777777">
        <w:tc>
          <w:tcPr>
            <w:tcW w:w="900" w:type="dxa"/>
            <w:tcMar>
              <w:top w:w="70" w:type="dxa"/>
              <w:left w:w="90" w:type="dxa"/>
              <w:bottom w:w="70" w:type="dxa"/>
              <w:right w:w="90" w:type="dxa"/>
            </w:tcMar>
          </w:tcPr>
          <w:p w14:paraId="2997E65F" w14:textId="77777777" w:rsidR="00E01C3A" w:rsidRDefault="00CC3326">
            <w:r>
              <w:rPr>
                <w:sz w:val="20"/>
                <w:szCs w:val="20"/>
              </w:rPr>
              <w:t>RF01</w:t>
            </w:r>
          </w:p>
        </w:tc>
        <w:tc>
          <w:tcPr>
            <w:tcW w:w="6171" w:type="dxa"/>
            <w:tcMar>
              <w:top w:w="70" w:type="dxa"/>
              <w:left w:w="90" w:type="dxa"/>
              <w:bottom w:w="70" w:type="dxa"/>
              <w:right w:w="90" w:type="dxa"/>
            </w:tcMar>
          </w:tcPr>
          <w:p w14:paraId="436D9A16"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EBD1415" w14:textId="77777777" w:rsidR="00E01C3A" w:rsidRDefault="00CC3326">
            <w:r>
              <w:rPr>
                <w:sz w:val="20"/>
                <w:szCs w:val="20"/>
              </w:rPr>
              <w:t>3.2 e 3.5</w:t>
            </w:r>
          </w:p>
        </w:tc>
      </w:tr>
      <w:tr w:rsidR="00E01C3A" w14:paraId="13B85FE1" w14:textId="77777777">
        <w:tc>
          <w:tcPr>
            <w:tcW w:w="900" w:type="dxa"/>
            <w:tcMar>
              <w:top w:w="70" w:type="dxa"/>
              <w:left w:w="90" w:type="dxa"/>
              <w:bottom w:w="70" w:type="dxa"/>
              <w:right w:w="90" w:type="dxa"/>
            </w:tcMar>
          </w:tcPr>
          <w:p w14:paraId="3A0ED594" w14:textId="77777777" w:rsidR="00E01C3A" w:rsidRDefault="00CC3326">
            <w:r>
              <w:rPr>
                <w:sz w:val="20"/>
                <w:szCs w:val="20"/>
              </w:rPr>
              <w:t>RF02</w:t>
            </w:r>
          </w:p>
        </w:tc>
        <w:tc>
          <w:tcPr>
            <w:tcW w:w="6171" w:type="dxa"/>
            <w:tcMar>
              <w:top w:w="70" w:type="dxa"/>
              <w:left w:w="90" w:type="dxa"/>
              <w:bottom w:w="70" w:type="dxa"/>
              <w:right w:w="90" w:type="dxa"/>
            </w:tcMar>
          </w:tcPr>
          <w:p w14:paraId="6624709F"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1F016625" w14:textId="77777777" w:rsidR="00E01C3A" w:rsidRDefault="00CC3326">
            <w:r>
              <w:rPr>
                <w:sz w:val="20"/>
                <w:szCs w:val="20"/>
              </w:rPr>
              <w:t>3.6</w:t>
            </w:r>
          </w:p>
        </w:tc>
      </w:tr>
      <w:tr w:rsidR="00E01C3A" w14:paraId="08927FEA" w14:textId="77777777">
        <w:tc>
          <w:tcPr>
            <w:tcW w:w="900" w:type="dxa"/>
            <w:tcMar>
              <w:top w:w="70" w:type="dxa"/>
              <w:left w:w="90" w:type="dxa"/>
              <w:bottom w:w="70" w:type="dxa"/>
              <w:right w:w="90" w:type="dxa"/>
            </w:tcMar>
          </w:tcPr>
          <w:p w14:paraId="2342E453"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83E16B9"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FA977D" w14:textId="77777777" w:rsidR="00E01C3A" w:rsidRDefault="00CC3326">
            <w:r>
              <w:rPr>
                <w:sz w:val="20"/>
                <w:szCs w:val="20"/>
              </w:rPr>
              <w:t>3.7</w:t>
            </w:r>
          </w:p>
        </w:tc>
      </w:tr>
      <w:tr w:rsidR="00E01C3A" w14:paraId="1C6146D0" w14:textId="77777777">
        <w:tc>
          <w:tcPr>
            <w:tcW w:w="900" w:type="dxa"/>
            <w:tcMar>
              <w:top w:w="70" w:type="dxa"/>
              <w:left w:w="90" w:type="dxa"/>
              <w:bottom w:w="70" w:type="dxa"/>
              <w:right w:w="90" w:type="dxa"/>
            </w:tcMar>
          </w:tcPr>
          <w:p w14:paraId="7741DDE4" w14:textId="77777777" w:rsidR="00E01C3A" w:rsidRDefault="00CC3326">
            <w:r>
              <w:rPr>
                <w:sz w:val="20"/>
                <w:szCs w:val="20"/>
              </w:rPr>
              <w:t>RF04</w:t>
            </w:r>
          </w:p>
        </w:tc>
        <w:tc>
          <w:tcPr>
            <w:tcW w:w="6171" w:type="dxa"/>
            <w:tcMar>
              <w:top w:w="70" w:type="dxa"/>
              <w:left w:w="90" w:type="dxa"/>
              <w:bottom w:w="70" w:type="dxa"/>
              <w:right w:w="90" w:type="dxa"/>
            </w:tcMar>
          </w:tcPr>
          <w:p w14:paraId="34EA624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EC8E761" w14:textId="77777777" w:rsidR="00E01C3A" w:rsidRDefault="00CC3326">
            <w:r>
              <w:rPr>
                <w:sz w:val="20"/>
                <w:szCs w:val="20"/>
              </w:rPr>
              <w:t>2.5, 3.7 e 3.8</w:t>
            </w:r>
          </w:p>
        </w:tc>
      </w:tr>
      <w:tr w:rsidR="00E01C3A" w14:paraId="1BBD7E3C" w14:textId="77777777">
        <w:tc>
          <w:tcPr>
            <w:tcW w:w="900" w:type="dxa"/>
            <w:tcMar>
              <w:top w:w="70" w:type="dxa"/>
              <w:left w:w="90" w:type="dxa"/>
              <w:bottom w:w="70" w:type="dxa"/>
              <w:right w:w="90" w:type="dxa"/>
            </w:tcMar>
          </w:tcPr>
          <w:p w14:paraId="5AE6537B" w14:textId="77777777" w:rsidR="00E01C3A" w:rsidRDefault="00CC3326">
            <w:r>
              <w:rPr>
                <w:sz w:val="20"/>
                <w:szCs w:val="20"/>
              </w:rPr>
              <w:t>RF05</w:t>
            </w:r>
          </w:p>
        </w:tc>
        <w:tc>
          <w:tcPr>
            <w:tcW w:w="6171" w:type="dxa"/>
            <w:tcMar>
              <w:top w:w="70" w:type="dxa"/>
              <w:left w:w="90" w:type="dxa"/>
              <w:bottom w:w="70" w:type="dxa"/>
              <w:right w:w="90" w:type="dxa"/>
            </w:tcMar>
          </w:tcPr>
          <w:p w14:paraId="511D7F2F"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3A4FE52" w14:textId="77777777" w:rsidR="00E01C3A" w:rsidRDefault="00CC3326">
            <w:r>
              <w:rPr>
                <w:sz w:val="20"/>
                <w:szCs w:val="20"/>
              </w:rPr>
              <w:t>4.6.1</w:t>
            </w:r>
          </w:p>
        </w:tc>
      </w:tr>
      <w:tr w:rsidR="00E01C3A" w14:paraId="3D774D05" w14:textId="77777777">
        <w:tc>
          <w:tcPr>
            <w:tcW w:w="900" w:type="dxa"/>
            <w:tcMar>
              <w:top w:w="70" w:type="dxa"/>
              <w:left w:w="90" w:type="dxa"/>
              <w:bottom w:w="70" w:type="dxa"/>
              <w:right w:w="90" w:type="dxa"/>
            </w:tcMar>
          </w:tcPr>
          <w:p w14:paraId="4FA093BF" w14:textId="77777777" w:rsidR="00E01C3A" w:rsidRDefault="00CC3326">
            <w:r>
              <w:rPr>
                <w:sz w:val="20"/>
                <w:szCs w:val="20"/>
              </w:rPr>
              <w:t>RF06</w:t>
            </w:r>
          </w:p>
        </w:tc>
        <w:tc>
          <w:tcPr>
            <w:tcW w:w="6171" w:type="dxa"/>
            <w:tcMar>
              <w:top w:w="70" w:type="dxa"/>
              <w:left w:w="90" w:type="dxa"/>
              <w:bottom w:w="70" w:type="dxa"/>
              <w:right w:w="90" w:type="dxa"/>
            </w:tcMar>
          </w:tcPr>
          <w:p w14:paraId="5E50D8F5"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EA00F49" w14:textId="77777777" w:rsidR="00E01C3A" w:rsidRDefault="00CC3326">
            <w:r>
              <w:rPr>
                <w:sz w:val="20"/>
                <w:szCs w:val="20"/>
              </w:rPr>
              <w:t>3.4</w:t>
            </w:r>
          </w:p>
        </w:tc>
      </w:tr>
      <w:tr w:rsidR="00E01C3A" w14:paraId="2B2D3EEE" w14:textId="77777777">
        <w:tc>
          <w:tcPr>
            <w:tcW w:w="900" w:type="dxa"/>
            <w:tcMar>
              <w:top w:w="70" w:type="dxa"/>
              <w:left w:w="90" w:type="dxa"/>
              <w:bottom w:w="70" w:type="dxa"/>
              <w:right w:w="90" w:type="dxa"/>
            </w:tcMar>
          </w:tcPr>
          <w:p w14:paraId="24D28911" w14:textId="77777777" w:rsidR="00E01C3A" w:rsidRDefault="00CC3326">
            <w:r>
              <w:rPr>
                <w:sz w:val="20"/>
                <w:szCs w:val="20"/>
              </w:rPr>
              <w:t>RF07</w:t>
            </w:r>
          </w:p>
        </w:tc>
        <w:tc>
          <w:tcPr>
            <w:tcW w:w="6171" w:type="dxa"/>
            <w:tcMar>
              <w:top w:w="70" w:type="dxa"/>
              <w:left w:w="90" w:type="dxa"/>
              <w:bottom w:w="70" w:type="dxa"/>
              <w:right w:w="90" w:type="dxa"/>
            </w:tcMar>
          </w:tcPr>
          <w:p w14:paraId="3BE11942"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592C8C6" w14:textId="77777777" w:rsidR="00E01C3A" w:rsidRDefault="00CC3326">
            <w:r>
              <w:rPr>
                <w:sz w:val="20"/>
                <w:szCs w:val="20"/>
              </w:rPr>
              <w:t>4.7.1</w:t>
            </w:r>
          </w:p>
        </w:tc>
      </w:tr>
      <w:tr w:rsidR="00E01C3A" w14:paraId="0EA1AE09" w14:textId="77777777">
        <w:tc>
          <w:tcPr>
            <w:tcW w:w="900" w:type="dxa"/>
            <w:tcMar>
              <w:top w:w="70" w:type="dxa"/>
              <w:left w:w="90" w:type="dxa"/>
              <w:bottom w:w="70" w:type="dxa"/>
              <w:right w:w="90" w:type="dxa"/>
            </w:tcMar>
          </w:tcPr>
          <w:p w14:paraId="01D3F2A0" w14:textId="77777777" w:rsidR="00E01C3A" w:rsidRDefault="00CC3326">
            <w:r>
              <w:rPr>
                <w:sz w:val="20"/>
                <w:szCs w:val="20"/>
              </w:rPr>
              <w:t>RF08</w:t>
            </w:r>
          </w:p>
        </w:tc>
        <w:tc>
          <w:tcPr>
            <w:tcW w:w="6171" w:type="dxa"/>
            <w:tcMar>
              <w:top w:w="70" w:type="dxa"/>
              <w:left w:w="90" w:type="dxa"/>
              <w:bottom w:w="70" w:type="dxa"/>
              <w:right w:w="90" w:type="dxa"/>
            </w:tcMar>
          </w:tcPr>
          <w:p w14:paraId="3B0FA683"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273C6E2" w14:textId="77777777" w:rsidR="00E01C3A" w:rsidRDefault="00CC3326">
            <w:r>
              <w:rPr>
                <w:sz w:val="20"/>
                <w:szCs w:val="20"/>
              </w:rPr>
              <w:t>4.6.1</w:t>
            </w:r>
          </w:p>
        </w:tc>
      </w:tr>
      <w:tr w:rsidR="00E01C3A" w14:paraId="368E7B2D" w14:textId="77777777">
        <w:tc>
          <w:tcPr>
            <w:tcW w:w="900" w:type="dxa"/>
            <w:tcMar>
              <w:top w:w="70" w:type="dxa"/>
              <w:left w:w="90" w:type="dxa"/>
              <w:bottom w:w="70" w:type="dxa"/>
              <w:right w:w="90" w:type="dxa"/>
            </w:tcMar>
          </w:tcPr>
          <w:p w14:paraId="6B9E5241" w14:textId="77777777" w:rsidR="00E01C3A" w:rsidRDefault="00CC3326">
            <w:r>
              <w:rPr>
                <w:sz w:val="20"/>
                <w:szCs w:val="20"/>
              </w:rPr>
              <w:t>RF09</w:t>
            </w:r>
          </w:p>
        </w:tc>
        <w:tc>
          <w:tcPr>
            <w:tcW w:w="6171" w:type="dxa"/>
            <w:tcMar>
              <w:top w:w="70" w:type="dxa"/>
              <w:left w:w="90" w:type="dxa"/>
              <w:bottom w:w="70" w:type="dxa"/>
              <w:right w:w="90" w:type="dxa"/>
            </w:tcMar>
          </w:tcPr>
          <w:p w14:paraId="33C6704A"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ECE9748" w14:textId="77777777" w:rsidR="00E01C3A" w:rsidRDefault="00CC3326">
            <w:r>
              <w:rPr>
                <w:sz w:val="20"/>
                <w:szCs w:val="20"/>
              </w:rPr>
              <w:t>4.7.1</w:t>
            </w:r>
          </w:p>
        </w:tc>
      </w:tr>
      <w:tr w:rsidR="00E01C3A" w14:paraId="7517AE0F" w14:textId="77777777">
        <w:tc>
          <w:tcPr>
            <w:tcW w:w="900" w:type="dxa"/>
            <w:tcMar>
              <w:top w:w="70" w:type="dxa"/>
              <w:left w:w="90" w:type="dxa"/>
              <w:bottom w:w="70" w:type="dxa"/>
              <w:right w:w="90" w:type="dxa"/>
            </w:tcMar>
          </w:tcPr>
          <w:p w14:paraId="131834E8" w14:textId="77777777" w:rsidR="00E01C3A" w:rsidRDefault="00CC3326">
            <w:r>
              <w:rPr>
                <w:sz w:val="20"/>
                <w:szCs w:val="20"/>
              </w:rPr>
              <w:t>RF10</w:t>
            </w:r>
          </w:p>
        </w:tc>
        <w:tc>
          <w:tcPr>
            <w:tcW w:w="6171" w:type="dxa"/>
            <w:tcMar>
              <w:top w:w="70" w:type="dxa"/>
              <w:left w:w="90" w:type="dxa"/>
              <w:bottom w:w="70" w:type="dxa"/>
              <w:right w:w="90" w:type="dxa"/>
            </w:tcMar>
          </w:tcPr>
          <w:p w14:paraId="22B26DAB"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225F43E" w14:textId="77777777" w:rsidR="00E01C3A" w:rsidRDefault="00CC3326">
            <w:r>
              <w:rPr>
                <w:sz w:val="20"/>
                <w:szCs w:val="20"/>
              </w:rPr>
              <w:t>3.5 e 3.9</w:t>
            </w:r>
          </w:p>
        </w:tc>
      </w:tr>
      <w:tr w:rsidR="00E01C3A" w14:paraId="143B6D26" w14:textId="77777777">
        <w:tc>
          <w:tcPr>
            <w:tcW w:w="900" w:type="dxa"/>
            <w:tcMar>
              <w:top w:w="70" w:type="dxa"/>
              <w:left w:w="90" w:type="dxa"/>
              <w:bottom w:w="70" w:type="dxa"/>
              <w:right w:w="90" w:type="dxa"/>
            </w:tcMar>
          </w:tcPr>
          <w:p w14:paraId="287D76DA" w14:textId="77777777" w:rsidR="00E01C3A" w:rsidRDefault="00CC3326">
            <w:r>
              <w:rPr>
                <w:sz w:val="20"/>
                <w:szCs w:val="20"/>
              </w:rPr>
              <w:t>RF11</w:t>
            </w:r>
          </w:p>
        </w:tc>
        <w:tc>
          <w:tcPr>
            <w:tcW w:w="6171" w:type="dxa"/>
            <w:tcMar>
              <w:top w:w="70" w:type="dxa"/>
              <w:left w:w="90" w:type="dxa"/>
              <w:bottom w:w="70" w:type="dxa"/>
              <w:right w:w="90" w:type="dxa"/>
            </w:tcMar>
          </w:tcPr>
          <w:p w14:paraId="70455758"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F34B61E" w14:textId="77777777" w:rsidR="00E01C3A" w:rsidRDefault="00CC3326">
            <w:r>
              <w:rPr>
                <w:sz w:val="20"/>
                <w:szCs w:val="20"/>
              </w:rPr>
              <w:t>3.4.5</w:t>
            </w:r>
          </w:p>
        </w:tc>
      </w:tr>
      <w:tr w:rsidR="00E01C3A" w14:paraId="2F5A9AC5" w14:textId="77777777">
        <w:tc>
          <w:tcPr>
            <w:tcW w:w="900" w:type="dxa"/>
            <w:tcMar>
              <w:top w:w="70" w:type="dxa"/>
              <w:left w:w="90" w:type="dxa"/>
              <w:bottom w:w="70" w:type="dxa"/>
              <w:right w:w="90" w:type="dxa"/>
            </w:tcMar>
          </w:tcPr>
          <w:p w14:paraId="46D712E3" w14:textId="77777777" w:rsidR="00E01C3A" w:rsidRDefault="00CC3326">
            <w:r>
              <w:rPr>
                <w:sz w:val="20"/>
                <w:szCs w:val="20"/>
              </w:rPr>
              <w:t>RF12</w:t>
            </w:r>
          </w:p>
        </w:tc>
        <w:tc>
          <w:tcPr>
            <w:tcW w:w="6171" w:type="dxa"/>
            <w:tcMar>
              <w:top w:w="70" w:type="dxa"/>
              <w:left w:w="90" w:type="dxa"/>
              <w:bottom w:w="70" w:type="dxa"/>
              <w:right w:w="90" w:type="dxa"/>
            </w:tcMar>
          </w:tcPr>
          <w:p w14:paraId="43FC5E43"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43B91B56" w14:textId="77777777" w:rsidR="00E01C3A" w:rsidRDefault="00CC3326">
            <w:r>
              <w:rPr>
                <w:sz w:val="20"/>
                <w:szCs w:val="20"/>
              </w:rPr>
              <w:t>3.11</w:t>
            </w:r>
          </w:p>
        </w:tc>
      </w:tr>
    </w:tbl>
    <w:p w14:paraId="41F039F4" w14:textId="77777777" w:rsidR="00E01C3A" w:rsidRDefault="00CC3326">
      <w:pPr>
        <w:spacing w:before="130" w:after="260"/>
        <w:rPr>
          <w:lang w:val="pt-BR"/>
        </w:rPr>
      </w:pPr>
      <w:r>
        <w:rPr>
          <w:sz w:val="20"/>
          <w:szCs w:val="20"/>
          <w:lang w:val="pt-BR"/>
        </w:rPr>
        <w:t>Fonte: Elaborado pelos autores (2026).</w:t>
      </w:r>
    </w:p>
    <w:p w14:paraId="37EC1CEF" w14:textId="77777777" w:rsidR="00E01C3A" w:rsidRDefault="00CC3326">
      <w:pPr>
        <w:pStyle w:val="Heading2"/>
        <w:spacing w:before="360" w:after="240" w:line="360" w:lineRule="auto"/>
        <w:rPr>
          <w:lang w:val="pt-BR"/>
        </w:rPr>
      </w:pPr>
      <w:bookmarkStart w:id="47" w:name="_Toc241705845"/>
      <w:r>
        <w:rPr>
          <w:lang w:val="pt-BR"/>
        </w:rPr>
        <w:t>4.4 Requisitos não funcionais e critérios de qualidade</w:t>
      </w:r>
      <w:bookmarkEnd w:id="47"/>
    </w:p>
    <w:p w14:paraId="781EC7C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FE2032A"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D11977B" w14:textId="77777777">
        <w:trPr>
          <w:tblHeader/>
        </w:trPr>
        <w:tc>
          <w:tcPr>
            <w:tcW w:w="850" w:type="dxa"/>
            <w:shd w:val="clear" w:color="auto" w:fill="EDEDED"/>
            <w:tcMar>
              <w:top w:w="70" w:type="dxa"/>
              <w:left w:w="90" w:type="dxa"/>
              <w:bottom w:w="70" w:type="dxa"/>
              <w:right w:w="90" w:type="dxa"/>
            </w:tcMar>
          </w:tcPr>
          <w:p w14:paraId="2CA04A2F"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C4AC471"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7B5EF4F2"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04E7D636" w14:textId="77777777" w:rsidR="00E01C3A" w:rsidRDefault="00CC3326">
            <w:r>
              <w:rPr>
                <w:b/>
                <w:bCs/>
                <w:sz w:val="20"/>
                <w:szCs w:val="20"/>
              </w:rPr>
              <w:t>Forma de verificação</w:t>
            </w:r>
          </w:p>
        </w:tc>
      </w:tr>
      <w:tr w:rsidR="00E01C3A" w:rsidRPr="00CE1B46" w14:paraId="2A47AE43" w14:textId="77777777">
        <w:tc>
          <w:tcPr>
            <w:tcW w:w="850" w:type="dxa"/>
            <w:tcMar>
              <w:top w:w="70" w:type="dxa"/>
              <w:left w:w="90" w:type="dxa"/>
              <w:bottom w:w="70" w:type="dxa"/>
              <w:right w:w="90" w:type="dxa"/>
            </w:tcMar>
          </w:tcPr>
          <w:p w14:paraId="36ED1690" w14:textId="77777777" w:rsidR="00E01C3A" w:rsidRDefault="00CC3326">
            <w:r>
              <w:rPr>
                <w:sz w:val="20"/>
                <w:szCs w:val="20"/>
              </w:rPr>
              <w:t>RNF01</w:t>
            </w:r>
          </w:p>
        </w:tc>
        <w:tc>
          <w:tcPr>
            <w:tcW w:w="3500" w:type="dxa"/>
            <w:tcMar>
              <w:top w:w="70" w:type="dxa"/>
              <w:left w:w="90" w:type="dxa"/>
              <w:bottom w:w="70" w:type="dxa"/>
              <w:right w:w="90" w:type="dxa"/>
            </w:tcMar>
          </w:tcPr>
          <w:p w14:paraId="408753BA"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22A3D001"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16F6A25"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4CFC95EB" w14:textId="77777777">
        <w:tc>
          <w:tcPr>
            <w:tcW w:w="850" w:type="dxa"/>
            <w:tcMar>
              <w:top w:w="70" w:type="dxa"/>
              <w:left w:w="90" w:type="dxa"/>
              <w:bottom w:w="70" w:type="dxa"/>
              <w:right w:w="90" w:type="dxa"/>
            </w:tcMar>
          </w:tcPr>
          <w:p w14:paraId="1AF5094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4570911D"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A7BD1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B2E5EED"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10513BE" w14:textId="77777777">
        <w:tc>
          <w:tcPr>
            <w:tcW w:w="850" w:type="dxa"/>
            <w:tcMar>
              <w:top w:w="70" w:type="dxa"/>
              <w:left w:w="90" w:type="dxa"/>
              <w:bottom w:w="70" w:type="dxa"/>
              <w:right w:w="90" w:type="dxa"/>
            </w:tcMar>
          </w:tcPr>
          <w:p w14:paraId="111040D3" w14:textId="77777777" w:rsidR="00E01C3A" w:rsidRDefault="00CC3326">
            <w:r>
              <w:rPr>
                <w:sz w:val="20"/>
                <w:szCs w:val="20"/>
              </w:rPr>
              <w:t>RNF03</w:t>
            </w:r>
          </w:p>
        </w:tc>
        <w:tc>
          <w:tcPr>
            <w:tcW w:w="3500" w:type="dxa"/>
            <w:tcMar>
              <w:top w:w="70" w:type="dxa"/>
              <w:left w:w="90" w:type="dxa"/>
              <w:bottom w:w="70" w:type="dxa"/>
              <w:right w:w="90" w:type="dxa"/>
            </w:tcMar>
          </w:tcPr>
          <w:p w14:paraId="37939A12"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348A7FF4" w14:textId="77777777" w:rsidR="00E01C3A" w:rsidRDefault="00CC3326">
            <w:r>
              <w:rPr>
                <w:sz w:val="20"/>
                <w:szCs w:val="20"/>
              </w:rPr>
              <w:t>Eficiência de desempenho</w:t>
            </w:r>
          </w:p>
        </w:tc>
        <w:tc>
          <w:tcPr>
            <w:tcW w:w="2971" w:type="dxa"/>
            <w:tcMar>
              <w:top w:w="70" w:type="dxa"/>
              <w:left w:w="90" w:type="dxa"/>
              <w:bottom w:w="70" w:type="dxa"/>
              <w:right w:w="90" w:type="dxa"/>
            </w:tcMar>
          </w:tcPr>
          <w:p w14:paraId="405B7E32"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815A9BF" w14:textId="77777777">
        <w:tc>
          <w:tcPr>
            <w:tcW w:w="850" w:type="dxa"/>
            <w:tcMar>
              <w:top w:w="70" w:type="dxa"/>
              <w:left w:w="90" w:type="dxa"/>
              <w:bottom w:w="70" w:type="dxa"/>
              <w:right w:w="90" w:type="dxa"/>
            </w:tcMar>
          </w:tcPr>
          <w:p w14:paraId="0AD30FC2" w14:textId="77777777" w:rsidR="00E01C3A" w:rsidRDefault="00CC3326">
            <w:r>
              <w:rPr>
                <w:sz w:val="20"/>
                <w:szCs w:val="20"/>
              </w:rPr>
              <w:t>RNF04</w:t>
            </w:r>
          </w:p>
        </w:tc>
        <w:tc>
          <w:tcPr>
            <w:tcW w:w="3500" w:type="dxa"/>
            <w:tcMar>
              <w:top w:w="70" w:type="dxa"/>
              <w:left w:w="90" w:type="dxa"/>
              <w:bottom w:w="70" w:type="dxa"/>
              <w:right w:w="90" w:type="dxa"/>
            </w:tcMar>
          </w:tcPr>
          <w:p w14:paraId="5E102DA3"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DB3ADD8" w14:textId="77777777" w:rsidR="00E01C3A" w:rsidRDefault="00CC3326">
            <w:r>
              <w:rPr>
                <w:sz w:val="20"/>
                <w:szCs w:val="20"/>
              </w:rPr>
              <w:t>Manutenibilidade</w:t>
            </w:r>
          </w:p>
        </w:tc>
        <w:tc>
          <w:tcPr>
            <w:tcW w:w="2971" w:type="dxa"/>
            <w:tcMar>
              <w:top w:w="70" w:type="dxa"/>
              <w:left w:w="90" w:type="dxa"/>
              <w:bottom w:w="70" w:type="dxa"/>
              <w:right w:w="90" w:type="dxa"/>
            </w:tcMar>
          </w:tcPr>
          <w:p w14:paraId="6120F2F6"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43C762B4" w14:textId="77777777">
        <w:tc>
          <w:tcPr>
            <w:tcW w:w="850" w:type="dxa"/>
            <w:tcMar>
              <w:top w:w="70" w:type="dxa"/>
              <w:left w:w="90" w:type="dxa"/>
              <w:bottom w:w="70" w:type="dxa"/>
              <w:right w:w="90" w:type="dxa"/>
            </w:tcMar>
          </w:tcPr>
          <w:p w14:paraId="021DF130" w14:textId="77777777" w:rsidR="00E01C3A" w:rsidRDefault="00CC3326">
            <w:r>
              <w:rPr>
                <w:sz w:val="20"/>
                <w:szCs w:val="20"/>
              </w:rPr>
              <w:t>RNF05</w:t>
            </w:r>
          </w:p>
        </w:tc>
        <w:tc>
          <w:tcPr>
            <w:tcW w:w="3500" w:type="dxa"/>
            <w:tcMar>
              <w:top w:w="70" w:type="dxa"/>
              <w:left w:w="90" w:type="dxa"/>
              <w:bottom w:w="70" w:type="dxa"/>
              <w:right w:w="90" w:type="dxa"/>
            </w:tcMar>
          </w:tcPr>
          <w:p w14:paraId="51BA680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773580C0" w14:textId="77777777" w:rsidR="00E01C3A" w:rsidRDefault="00CC3326">
            <w:r>
              <w:rPr>
                <w:sz w:val="20"/>
                <w:szCs w:val="20"/>
              </w:rPr>
              <w:t>Flexibilidade</w:t>
            </w:r>
          </w:p>
        </w:tc>
        <w:tc>
          <w:tcPr>
            <w:tcW w:w="2971" w:type="dxa"/>
            <w:tcMar>
              <w:top w:w="70" w:type="dxa"/>
              <w:left w:w="90" w:type="dxa"/>
              <w:bottom w:w="70" w:type="dxa"/>
              <w:right w:w="90" w:type="dxa"/>
            </w:tcMar>
          </w:tcPr>
          <w:p w14:paraId="5A993D0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1EBFCAB2" w14:textId="77777777">
        <w:tc>
          <w:tcPr>
            <w:tcW w:w="850" w:type="dxa"/>
            <w:tcMar>
              <w:top w:w="70" w:type="dxa"/>
              <w:left w:w="90" w:type="dxa"/>
              <w:bottom w:w="70" w:type="dxa"/>
              <w:right w:w="90" w:type="dxa"/>
            </w:tcMar>
          </w:tcPr>
          <w:p w14:paraId="53226476" w14:textId="77777777" w:rsidR="00E01C3A" w:rsidRDefault="00CC3326">
            <w:r>
              <w:rPr>
                <w:sz w:val="20"/>
                <w:szCs w:val="20"/>
              </w:rPr>
              <w:t>RNF06</w:t>
            </w:r>
          </w:p>
        </w:tc>
        <w:tc>
          <w:tcPr>
            <w:tcW w:w="3500" w:type="dxa"/>
            <w:tcMar>
              <w:top w:w="70" w:type="dxa"/>
              <w:left w:w="90" w:type="dxa"/>
              <w:bottom w:w="70" w:type="dxa"/>
              <w:right w:w="90" w:type="dxa"/>
            </w:tcMar>
          </w:tcPr>
          <w:p w14:paraId="6974F13C"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65779F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4EFCE0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141D3EDD" w14:textId="77777777">
        <w:tc>
          <w:tcPr>
            <w:tcW w:w="850" w:type="dxa"/>
            <w:tcMar>
              <w:top w:w="70" w:type="dxa"/>
              <w:left w:w="90" w:type="dxa"/>
              <w:bottom w:w="70" w:type="dxa"/>
              <w:right w:w="90" w:type="dxa"/>
            </w:tcMar>
          </w:tcPr>
          <w:p w14:paraId="3ECFD493" w14:textId="77777777" w:rsidR="00E01C3A" w:rsidRDefault="00CC3326">
            <w:r>
              <w:rPr>
                <w:sz w:val="20"/>
                <w:szCs w:val="20"/>
              </w:rPr>
              <w:t>RNF07</w:t>
            </w:r>
          </w:p>
        </w:tc>
        <w:tc>
          <w:tcPr>
            <w:tcW w:w="3500" w:type="dxa"/>
            <w:tcMar>
              <w:top w:w="70" w:type="dxa"/>
              <w:left w:w="90" w:type="dxa"/>
              <w:bottom w:w="70" w:type="dxa"/>
              <w:right w:w="90" w:type="dxa"/>
            </w:tcMar>
          </w:tcPr>
          <w:p w14:paraId="461AD0F0"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DCE503F" w14:textId="77777777" w:rsidR="00E01C3A" w:rsidRDefault="00CC3326">
            <w:r>
              <w:rPr>
                <w:sz w:val="20"/>
                <w:szCs w:val="20"/>
              </w:rPr>
              <w:t>Confiabilidade</w:t>
            </w:r>
          </w:p>
        </w:tc>
        <w:tc>
          <w:tcPr>
            <w:tcW w:w="2971" w:type="dxa"/>
            <w:tcMar>
              <w:top w:w="70" w:type="dxa"/>
              <w:left w:w="90" w:type="dxa"/>
              <w:bottom w:w="70" w:type="dxa"/>
              <w:right w:w="90" w:type="dxa"/>
            </w:tcMar>
          </w:tcPr>
          <w:p w14:paraId="3EE9382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209DBCF3" w14:textId="77777777">
        <w:tc>
          <w:tcPr>
            <w:tcW w:w="850" w:type="dxa"/>
            <w:tcMar>
              <w:top w:w="70" w:type="dxa"/>
              <w:left w:w="90" w:type="dxa"/>
              <w:bottom w:w="70" w:type="dxa"/>
              <w:right w:w="90" w:type="dxa"/>
            </w:tcMar>
          </w:tcPr>
          <w:p w14:paraId="41016B51" w14:textId="77777777" w:rsidR="00E01C3A" w:rsidRDefault="00CC3326">
            <w:r>
              <w:rPr>
                <w:sz w:val="20"/>
                <w:szCs w:val="20"/>
              </w:rPr>
              <w:t>RNF08</w:t>
            </w:r>
          </w:p>
        </w:tc>
        <w:tc>
          <w:tcPr>
            <w:tcW w:w="3500" w:type="dxa"/>
            <w:tcMar>
              <w:top w:w="70" w:type="dxa"/>
              <w:left w:w="90" w:type="dxa"/>
              <w:bottom w:w="70" w:type="dxa"/>
              <w:right w:w="90" w:type="dxa"/>
            </w:tcMar>
          </w:tcPr>
          <w:p w14:paraId="6E7EE3C1"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14F46172" w14:textId="77777777" w:rsidR="00E01C3A" w:rsidRDefault="00CC3326">
            <w:r>
              <w:rPr>
                <w:sz w:val="20"/>
                <w:szCs w:val="20"/>
              </w:rPr>
              <w:t>Segurança da informação</w:t>
            </w:r>
          </w:p>
        </w:tc>
        <w:tc>
          <w:tcPr>
            <w:tcW w:w="2971" w:type="dxa"/>
            <w:tcMar>
              <w:top w:w="70" w:type="dxa"/>
              <w:left w:w="90" w:type="dxa"/>
              <w:bottom w:w="70" w:type="dxa"/>
              <w:right w:w="90" w:type="dxa"/>
            </w:tcMar>
          </w:tcPr>
          <w:p w14:paraId="7E4B0F7A"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D059E05" w14:textId="77777777">
        <w:tc>
          <w:tcPr>
            <w:tcW w:w="850" w:type="dxa"/>
            <w:tcMar>
              <w:top w:w="70" w:type="dxa"/>
              <w:left w:w="90" w:type="dxa"/>
              <w:bottom w:w="70" w:type="dxa"/>
              <w:right w:w="90" w:type="dxa"/>
            </w:tcMar>
          </w:tcPr>
          <w:p w14:paraId="5E66730B" w14:textId="77777777" w:rsidR="00E01C3A" w:rsidRDefault="00CC3326">
            <w:r>
              <w:rPr>
                <w:sz w:val="20"/>
                <w:szCs w:val="20"/>
              </w:rPr>
              <w:t>RNF09</w:t>
            </w:r>
          </w:p>
        </w:tc>
        <w:tc>
          <w:tcPr>
            <w:tcW w:w="3500" w:type="dxa"/>
            <w:tcMar>
              <w:top w:w="70" w:type="dxa"/>
              <w:left w:w="90" w:type="dxa"/>
              <w:bottom w:w="70" w:type="dxa"/>
              <w:right w:w="90" w:type="dxa"/>
            </w:tcMar>
          </w:tcPr>
          <w:p w14:paraId="1B5852C0"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66B5CDA" w14:textId="77777777" w:rsidR="00E01C3A" w:rsidRDefault="00CC3326">
            <w:r>
              <w:rPr>
                <w:sz w:val="20"/>
                <w:szCs w:val="20"/>
              </w:rPr>
              <w:t>Flexibilidade</w:t>
            </w:r>
          </w:p>
        </w:tc>
        <w:tc>
          <w:tcPr>
            <w:tcW w:w="2971" w:type="dxa"/>
            <w:tcMar>
              <w:top w:w="70" w:type="dxa"/>
              <w:left w:w="90" w:type="dxa"/>
              <w:bottom w:w="70" w:type="dxa"/>
              <w:right w:w="90" w:type="dxa"/>
            </w:tcMar>
          </w:tcPr>
          <w:p w14:paraId="7FD5ED8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B8C0127" w14:textId="77777777" w:rsidR="00E01C3A" w:rsidRDefault="00CC3326">
      <w:pPr>
        <w:spacing w:before="130" w:after="260"/>
        <w:rPr>
          <w:lang w:val="pt-BR"/>
        </w:rPr>
      </w:pPr>
      <w:r>
        <w:rPr>
          <w:sz w:val="20"/>
          <w:szCs w:val="20"/>
          <w:lang w:val="pt-BR"/>
        </w:rPr>
        <w:t>Fonte: Elaborado pelos autores (2026).</w:t>
      </w:r>
    </w:p>
    <w:p w14:paraId="75151F1D"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465795BE" w14:textId="77777777" w:rsidR="00E01C3A" w:rsidRDefault="00CC3326">
      <w:pPr>
        <w:pStyle w:val="Heading2"/>
        <w:spacing w:before="360" w:after="240" w:line="360" w:lineRule="auto"/>
        <w:rPr>
          <w:lang w:val="pt-BR"/>
        </w:rPr>
      </w:pPr>
      <w:bookmarkStart w:id="48" w:name="_Toc241705846"/>
      <w:r>
        <w:rPr>
          <w:lang w:val="pt-BR"/>
        </w:rPr>
        <w:t>4.5 Diagrama de casos de uso</w:t>
      </w:r>
      <w:bookmarkEnd w:id="48"/>
    </w:p>
    <w:p w14:paraId="29187DC1"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2B9D25E3" w14:textId="77777777" w:rsidR="00E01C3A" w:rsidRDefault="00CC3326">
      <w:pPr>
        <w:pStyle w:val="Heading2"/>
        <w:spacing w:before="360" w:after="240" w:line="360" w:lineRule="auto"/>
        <w:rPr>
          <w:lang w:val="pt-BR"/>
        </w:rPr>
      </w:pPr>
      <w:bookmarkStart w:id="49" w:name="_Toc241705847"/>
      <w:r>
        <w:rPr>
          <w:lang w:val="pt-BR"/>
        </w:rPr>
        <w:t>4.6 Desenho da arquitetura do sistema</w:t>
      </w:r>
      <w:bookmarkEnd w:id="49"/>
    </w:p>
    <w:p w14:paraId="46C347F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4CAC81AE"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10F7DDD6" w14:textId="77777777" w:rsidR="00E01C3A" w:rsidRDefault="00CC3326">
      <w:pPr>
        <w:keepNext/>
        <w:spacing w:before="130" w:after="60"/>
        <w:jc w:val="center"/>
        <w:rPr>
          <w:lang w:val="pt-BR"/>
        </w:rPr>
      </w:pPr>
      <w:r>
        <w:rPr>
          <w:sz w:val="20"/>
          <w:szCs w:val="20"/>
          <w:lang w:val="pt-BR"/>
        </w:rPr>
        <w:t>Figura 1 – Arquitetura do sistema</w:t>
      </w:r>
    </w:p>
    <w:p w14:paraId="10060441" w14:textId="77777777" w:rsidR="00E01C3A" w:rsidRDefault="00CC3326">
      <w:pPr>
        <w:spacing w:after="280"/>
        <w:jc w:val="center"/>
        <w:rPr>
          <w:lang w:val="pt-BR"/>
        </w:rPr>
      </w:pPr>
      <w:r>
        <w:rPr>
          <w:sz w:val="20"/>
          <w:szCs w:val="20"/>
          <w:lang w:val="pt-BR"/>
        </w:rPr>
        <w:t>Fonte: Elaborado pelos autores (2026).</w:t>
      </w:r>
    </w:p>
    <w:p w14:paraId="51DDFD37"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4C480B6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2E997B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21204187" w14:textId="77777777">
        <w:trPr>
          <w:tblHeader/>
        </w:trPr>
        <w:tc>
          <w:tcPr>
            <w:tcW w:w="1750" w:type="dxa"/>
            <w:shd w:val="clear" w:color="auto" w:fill="EDEDED"/>
            <w:tcMar>
              <w:top w:w="70" w:type="dxa"/>
              <w:left w:w="90" w:type="dxa"/>
              <w:bottom w:w="70" w:type="dxa"/>
              <w:right w:w="90" w:type="dxa"/>
            </w:tcMar>
          </w:tcPr>
          <w:p w14:paraId="566E8E5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6A577C4B"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39482E2D" w14:textId="77777777" w:rsidR="00E01C3A" w:rsidRDefault="00CC3326">
            <w:r>
              <w:rPr>
                <w:b/>
                <w:bCs/>
                <w:sz w:val="20"/>
                <w:szCs w:val="20"/>
              </w:rPr>
              <w:t>Justificativa</w:t>
            </w:r>
          </w:p>
        </w:tc>
      </w:tr>
      <w:tr w:rsidR="00E01C3A" w:rsidRPr="00CE1B46" w14:paraId="28FB4687" w14:textId="77777777">
        <w:tc>
          <w:tcPr>
            <w:tcW w:w="1750" w:type="dxa"/>
            <w:tcMar>
              <w:top w:w="70" w:type="dxa"/>
              <w:left w:w="90" w:type="dxa"/>
              <w:bottom w:w="70" w:type="dxa"/>
              <w:right w:w="90" w:type="dxa"/>
            </w:tcMar>
          </w:tcPr>
          <w:p w14:paraId="6D7E8EF7" w14:textId="77777777" w:rsidR="00E01C3A" w:rsidRDefault="00CC3326">
            <w:r>
              <w:rPr>
                <w:sz w:val="20"/>
                <w:szCs w:val="20"/>
              </w:rPr>
              <w:t>Implantação em nuvem</w:t>
            </w:r>
          </w:p>
        </w:tc>
        <w:tc>
          <w:tcPr>
            <w:tcW w:w="3100" w:type="dxa"/>
            <w:tcMar>
              <w:top w:w="70" w:type="dxa"/>
              <w:left w:w="90" w:type="dxa"/>
              <w:bottom w:w="70" w:type="dxa"/>
              <w:right w:w="90" w:type="dxa"/>
            </w:tcMar>
          </w:tcPr>
          <w:p w14:paraId="2B3F790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3D135045"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EB0BCC7" w14:textId="77777777">
        <w:tc>
          <w:tcPr>
            <w:tcW w:w="1750" w:type="dxa"/>
            <w:tcMar>
              <w:top w:w="70" w:type="dxa"/>
              <w:left w:w="90" w:type="dxa"/>
              <w:bottom w:w="70" w:type="dxa"/>
              <w:right w:w="90" w:type="dxa"/>
            </w:tcMar>
          </w:tcPr>
          <w:p w14:paraId="4ACD6C41" w14:textId="77777777" w:rsidR="00E01C3A" w:rsidRDefault="00CC3326">
            <w:r>
              <w:rPr>
                <w:sz w:val="20"/>
                <w:szCs w:val="20"/>
              </w:rPr>
              <w:t>Back end</w:t>
            </w:r>
          </w:p>
        </w:tc>
        <w:tc>
          <w:tcPr>
            <w:tcW w:w="3100" w:type="dxa"/>
            <w:tcMar>
              <w:top w:w="70" w:type="dxa"/>
              <w:left w:w="90" w:type="dxa"/>
              <w:bottom w:w="70" w:type="dxa"/>
              <w:right w:w="90" w:type="dxa"/>
            </w:tcMar>
          </w:tcPr>
          <w:p w14:paraId="45BED0D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5E3F5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CF8130E" w14:textId="77777777">
        <w:tc>
          <w:tcPr>
            <w:tcW w:w="1750" w:type="dxa"/>
            <w:tcMar>
              <w:top w:w="70" w:type="dxa"/>
              <w:left w:w="90" w:type="dxa"/>
              <w:bottom w:w="70" w:type="dxa"/>
              <w:right w:w="90" w:type="dxa"/>
            </w:tcMar>
          </w:tcPr>
          <w:p w14:paraId="0D4705C6" w14:textId="77777777" w:rsidR="00E01C3A" w:rsidRDefault="00CC3326">
            <w:r>
              <w:rPr>
                <w:sz w:val="20"/>
                <w:szCs w:val="20"/>
              </w:rPr>
              <w:t>Front end</w:t>
            </w:r>
          </w:p>
        </w:tc>
        <w:tc>
          <w:tcPr>
            <w:tcW w:w="3100" w:type="dxa"/>
            <w:tcMar>
              <w:top w:w="70" w:type="dxa"/>
              <w:left w:w="90" w:type="dxa"/>
              <w:bottom w:w="70" w:type="dxa"/>
              <w:right w:w="90" w:type="dxa"/>
            </w:tcMar>
          </w:tcPr>
          <w:p w14:paraId="78B52A8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92EA18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0F1B8A24" w14:textId="77777777">
        <w:tc>
          <w:tcPr>
            <w:tcW w:w="1750" w:type="dxa"/>
            <w:tcMar>
              <w:top w:w="70" w:type="dxa"/>
              <w:left w:w="90" w:type="dxa"/>
              <w:bottom w:w="70" w:type="dxa"/>
              <w:right w:w="90" w:type="dxa"/>
            </w:tcMar>
          </w:tcPr>
          <w:p w14:paraId="03FFFDD2" w14:textId="77777777" w:rsidR="00E01C3A" w:rsidRDefault="00CC3326">
            <w:r>
              <w:rPr>
                <w:sz w:val="20"/>
                <w:szCs w:val="20"/>
              </w:rPr>
              <w:t>Banco de dados</w:t>
            </w:r>
          </w:p>
        </w:tc>
        <w:tc>
          <w:tcPr>
            <w:tcW w:w="3100" w:type="dxa"/>
            <w:tcMar>
              <w:top w:w="70" w:type="dxa"/>
              <w:left w:w="90" w:type="dxa"/>
              <w:bottom w:w="70" w:type="dxa"/>
              <w:right w:w="90" w:type="dxa"/>
            </w:tcMar>
          </w:tcPr>
          <w:p w14:paraId="0EB90CFA"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6C338253"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79778F86" w14:textId="77777777">
        <w:tc>
          <w:tcPr>
            <w:tcW w:w="1750" w:type="dxa"/>
            <w:tcMar>
              <w:top w:w="70" w:type="dxa"/>
              <w:left w:w="90" w:type="dxa"/>
              <w:bottom w:w="70" w:type="dxa"/>
              <w:right w:w="90" w:type="dxa"/>
            </w:tcMar>
          </w:tcPr>
          <w:p w14:paraId="2E8F2E6B" w14:textId="77777777" w:rsidR="00E01C3A" w:rsidRDefault="00CC3326">
            <w:r>
              <w:rPr>
                <w:sz w:val="20"/>
                <w:szCs w:val="20"/>
              </w:rPr>
              <w:t>Aplicativo móvel</w:t>
            </w:r>
          </w:p>
        </w:tc>
        <w:tc>
          <w:tcPr>
            <w:tcW w:w="3100" w:type="dxa"/>
            <w:tcMar>
              <w:top w:w="70" w:type="dxa"/>
              <w:left w:w="90" w:type="dxa"/>
              <w:bottom w:w="70" w:type="dxa"/>
              <w:right w:w="90" w:type="dxa"/>
            </w:tcMar>
          </w:tcPr>
          <w:p w14:paraId="45F48035"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FE75A1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521FA946" w14:textId="77777777">
        <w:tc>
          <w:tcPr>
            <w:tcW w:w="1750" w:type="dxa"/>
            <w:tcMar>
              <w:top w:w="70" w:type="dxa"/>
              <w:left w:w="90" w:type="dxa"/>
              <w:bottom w:w="70" w:type="dxa"/>
              <w:right w:w="90" w:type="dxa"/>
            </w:tcMar>
          </w:tcPr>
          <w:p w14:paraId="7AC9F4D9" w14:textId="77777777" w:rsidR="00E01C3A" w:rsidRDefault="00CC3326">
            <w:r>
              <w:rPr>
                <w:sz w:val="20"/>
                <w:szCs w:val="20"/>
              </w:rPr>
              <w:t>Software embarcado</w:t>
            </w:r>
          </w:p>
        </w:tc>
        <w:tc>
          <w:tcPr>
            <w:tcW w:w="3100" w:type="dxa"/>
            <w:tcMar>
              <w:top w:w="70" w:type="dxa"/>
              <w:left w:w="90" w:type="dxa"/>
              <w:bottom w:w="70" w:type="dxa"/>
              <w:right w:w="90" w:type="dxa"/>
            </w:tcMar>
          </w:tcPr>
          <w:p w14:paraId="30C31BB3"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80A670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31DF018A" w14:textId="77777777">
        <w:tc>
          <w:tcPr>
            <w:tcW w:w="1750" w:type="dxa"/>
            <w:tcMar>
              <w:top w:w="70" w:type="dxa"/>
              <w:left w:w="90" w:type="dxa"/>
              <w:bottom w:w="70" w:type="dxa"/>
              <w:right w:w="90" w:type="dxa"/>
            </w:tcMar>
          </w:tcPr>
          <w:p w14:paraId="23ADB694"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A41FE91"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30CFE05C"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534AD5FC" w14:textId="77777777" w:rsidR="00E01C3A" w:rsidRDefault="00CC3326">
      <w:pPr>
        <w:spacing w:before="130" w:after="260"/>
        <w:rPr>
          <w:lang w:val="pt-BR"/>
        </w:rPr>
      </w:pPr>
      <w:r>
        <w:rPr>
          <w:sz w:val="20"/>
          <w:szCs w:val="20"/>
          <w:lang w:val="pt-BR"/>
        </w:rPr>
        <w:t>Fonte: Elaborado pelos autores (2026).</w:t>
      </w:r>
    </w:p>
    <w:p w14:paraId="79000FF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2726F40"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4A0E5DF" w14:textId="77777777">
        <w:trPr>
          <w:tblHeader/>
        </w:trPr>
        <w:tc>
          <w:tcPr>
            <w:tcW w:w="2300" w:type="dxa"/>
            <w:shd w:val="clear" w:color="auto" w:fill="EDEDED"/>
            <w:tcMar>
              <w:top w:w="70" w:type="dxa"/>
              <w:left w:w="90" w:type="dxa"/>
              <w:bottom w:w="70" w:type="dxa"/>
              <w:right w:w="90" w:type="dxa"/>
            </w:tcMar>
          </w:tcPr>
          <w:p w14:paraId="4B2293F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08940B0F"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3278F021" w14:textId="77777777" w:rsidR="00E01C3A" w:rsidRDefault="00CC3326">
            <w:r>
              <w:rPr>
                <w:b/>
                <w:bCs/>
                <w:sz w:val="20"/>
                <w:szCs w:val="20"/>
              </w:rPr>
              <w:t>Responsabilidade</w:t>
            </w:r>
          </w:p>
        </w:tc>
      </w:tr>
      <w:tr w:rsidR="00E01C3A" w:rsidRPr="00CE1B46" w14:paraId="3B7DB3AA" w14:textId="77777777">
        <w:tc>
          <w:tcPr>
            <w:tcW w:w="2300" w:type="dxa"/>
            <w:tcMar>
              <w:top w:w="70" w:type="dxa"/>
              <w:left w:w="90" w:type="dxa"/>
              <w:bottom w:w="70" w:type="dxa"/>
              <w:right w:w="90" w:type="dxa"/>
            </w:tcMar>
          </w:tcPr>
          <w:p w14:paraId="0B9F8B95"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2BA985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4B73FB5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56A9303D" w14:textId="77777777">
        <w:tc>
          <w:tcPr>
            <w:tcW w:w="2300" w:type="dxa"/>
            <w:tcMar>
              <w:top w:w="70" w:type="dxa"/>
              <w:left w:w="90" w:type="dxa"/>
              <w:bottom w:w="70" w:type="dxa"/>
              <w:right w:w="90" w:type="dxa"/>
            </w:tcMar>
          </w:tcPr>
          <w:p w14:paraId="60624BAF"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35FE6AFE"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7C5B53C2"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1393B78A" w14:textId="77777777">
        <w:tc>
          <w:tcPr>
            <w:tcW w:w="2300" w:type="dxa"/>
            <w:tcMar>
              <w:top w:w="70" w:type="dxa"/>
              <w:left w:w="90" w:type="dxa"/>
              <w:bottom w:w="70" w:type="dxa"/>
              <w:right w:w="90" w:type="dxa"/>
            </w:tcMar>
          </w:tcPr>
          <w:p w14:paraId="33AC6A41"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78750E23"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DAC3C5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A98449F" w14:textId="77777777">
        <w:tc>
          <w:tcPr>
            <w:tcW w:w="2300" w:type="dxa"/>
            <w:tcMar>
              <w:top w:w="70" w:type="dxa"/>
              <w:left w:w="90" w:type="dxa"/>
              <w:bottom w:w="70" w:type="dxa"/>
              <w:right w:w="90" w:type="dxa"/>
            </w:tcMar>
          </w:tcPr>
          <w:p w14:paraId="24F4EC1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63132392"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70488EB9"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71138D8F" w14:textId="77777777">
        <w:tc>
          <w:tcPr>
            <w:tcW w:w="2300" w:type="dxa"/>
            <w:tcMar>
              <w:top w:w="70" w:type="dxa"/>
              <w:left w:w="90" w:type="dxa"/>
              <w:bottom w:w="70" w:type="dxa"/>
              <w:right w:w="90" w:type="dxa"/>
            </w:tcMar>
          </w:tcPr>
          <w:p w14:paraId="2E8D5384"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7EC9BAED"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C151D59"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AC58F04" w14:textId="77777777">
        <w:tc>
          <w:tcPr>
            <w:tcW w:w="2300" w:type="dxa"/>
            <w:tcMar>
              <w:top w:w="70" w:type="dxa"/>
              <w:left w:w="90" w:type="dxa"/>
              <w:bottom w:w="70" w:type="dxa"/>
              <w:right w:w="90" w:type="dxa"/>
            </w:tcMar>
          </w:tcPr>
          <w:p w14:paraId="162AA9ED" w14:textId="77777777" w:rsidR="00E01C3A" w:rsidRDefault="00CC3326">
            <w:r>
              <w:rPr>
                <w:sz w:val="20"/>
                <w:szCs w:val="20"/>
              </w:rPr>
              <w:t>Banco de dados</w:t>
            </w:r>
          </w:p>
        </w:tc>
        <w:tc>
          <w:tcPr>
            <w:tcW w:w="3000" w:type="dxa"/>
            <w:tcMar>
              <w:top w:w="70" w:type="dxa"/>
              <w:left w:w="90" w:type="dxa"/>
              <w:bottom w:w="70" w:type="dxa"/>
              <w:right w:w="90" w:type="dxa"/>
            </w:tcMar>
          </w:tcPr>
          <w:p w14:paraId="7DC5B00D" w14:textId="77777777" w:rsidR="00E01C3A" w:rsidRDefault="00CC3326">
            <w:r>
              <w:rPr>
                <w:sz w:val="20"/>
                <w:szCs w:val="20"/>
              </w:rPr>
              <w:t>PostgreSQL em contêiner</w:t>
            </w:r>
          </w:p>
        </w:tc>
        <w:tc>
          <w:tcPr>
            <w:tcW w:w="3771" w:type="dxa"/>
            <w:tcMar>
              <w:top w:w="70" w:type="dxa"/>
              <w:left w:w="90" w:type="dxa"/>
              <w:bottom w:w="70" w:type="dxa"/>
              <w:right w:w="90" w:type="dxa"/>
            </w:tcMar>
          </w:tcPr>
          <w:p w14:paraId="23FFE374" w14:textId="77777777" w:rsidR="00E01C3A" w:rsidRPr="00CE1B46" w:rsidRDefault="00CC3326">
            <w:pPr>
              <w:rPr>
                <w:lang w:val="pt-BR"/>
              </w:rPr>
            </w:pPr>
            <w:r>
              <w:rPr>
                <w:sz w:val="20"/>
                <w:szCs w:val="20"/>
                <w:lang w:val="pt-BR"/>
              </w:rPr>
              <w:t>Registrar a cadeia completa de cada ciclo de decisão</w:t>
            </w:r>
          </w:p>
        </w:tc>
      </w:tr>
      <w:tr w:rsidR="00E01C3A" w:rsidRPr="00CE1B46" w14:paraId="0E0D795F" w14:textId="77777777">
        <w:tc>
          <w:tcPr>
            <w:tcW w:w="2300" w:type="dxa"/>
            <w:tcMar>
              <w:top w:w="70" w:type="dxa"/>
              <w:left w:w="90" w:type="dxa"/>
              <w:bottom w:w="70" w:type="dxa"/>
              <w:right w:w="90" w:type="dxa"/>
            </w:tcMar>
          </w:tcPr>
          <w:p w14:paraId="780C56EE"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FD76F"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39A8714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5BDE803A" w14:textId="77777777">
        <w:tc>
          <w:tcPr>
            <w:tcW w:w="2300" w:type="dxa"/>
            <w:tcMar>
              <w:top w:w="70" w:type="dxa"/>
              <w:left w:w="90" w:type="dxa"/>
              <w:bottom w:w="70" w:type="dxa"/>
              <w:right w:w="90" w:type="dxa"/>
            </w:tcMar>
          </w:tcPr>
          <w:p w14:paraId="35F5F22D" w14:textId="77777777" w:rsidR="00E01C3A" w:rsidRDefault="00CC3326">
            <w:r>
              <w:rPr>
                <w:sz w:val="20"/>
                <w:szCs w:val="20"/>
              </w:rPr>
              <w:t>Firmware do nó</w:t>
            </w:r>
          </w:p>
        </w:tc>
        <w:tc>
          <w:tcPr>
            <w:tcW w:w="3000" w:type="dxa"/>
            <w:tcMar>
              <w:top w:w="70" w:type="dxa"/>
              <w:left w:w="90" w:type="dxa"/>
              <w:bottom w:w="70" w:type="dxa"/>
              <w:right w:w="90" w:type="dxa"/>
            </w:tcMar>
          </w:tcPr>
          <w:p w14:paraId="375878D2"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581FED46" w14:textId="77777777" w:rsidR="00E01C3A" w:rsidRPr="00CE1B46" w:rsidRDefault="00CC3326">
            <w:pPr>
              <w:rPr>
                <w:lang w:val="pt-BR"/>
              </w:rPr>
            </w:pPr>
            <w:r>
              <w:rPr>
                <w:sz w:val="20"/>
                <w:szCs w:val="20"/>
                <w:lang w:val="pt-BR"/>
              </w:rPr>
              <w:t>Aplicar o ciclo de trabalho comandado e publicar a iluminância lida</w:t>
            </w:r>
          </w:p>
        </w:tc>
      </w:tr>
    </w:tbl>
    <w:p w14:paraId="01EA1D32" w14:textId="77777777" w:rsidR="00E01C3A" w:rsidRDefault="00CC3326">
      <w:pPr>
        <w:spacing w:before="130" w:after="260"/>
        <w:rPr>
          <w:lang w:val="pt-BR"/>
        </w:rPr>
      </w:pPr>
      <w:r>
        <w:rPr>
          <w:sz w:val="20"/>
          <w:szCs w:val="20"/>
          <w:lang w:val="pt-BR"/>
        </w:rPr>
        <w:t>Fonte: Elaborado pelos autores (2026).</w:t>
      </w:r>
    </w:p>
    <w:p w14:paraId="0D6EBEC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C991023" w14:textId="77777777" w:rsidR="00E01C3A" w:rsidRDefault="00CC3326">
      <w:pPr>
        <w:pStyle w:val="Heading3"/>
        <w:spacing w:before="320" w:after="200" w:line="360" w:lineRule="auto"/>
        <w:rPr>
          <w:lang w:val="pt-BR"/>
        </w:rPr>
      </w:pPr>
      <w:bookmarkStart w:id="50" w:name="_Toc241705848"/>
      <w:r>
        <w:rPr>
          <w:lang w:val="pt-BR"/>
        </w:rPr>
        <w:t>4.6.1 Implantação em nuvem</w:t>
      </w:r>
      <w:bookmarkEnd w:id="50"/>
    </w:p>
    <w:p w14:paraId="470D02A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92AB45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654CC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E2A26D5"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22061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2F3F534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2B6A96C6"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326FB74"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79895C97" w14:textId="77777777" w:rsidR="00E01C3A" w:rsidRDefault="00CC3326">
      <w:pPr>
        <w:pStyle w:val="Heading3"/>
        <w:spacing w:before="320" w:after="200" w:line="360" w:lineRule="auto"/>
        <w:rPr>
          <w:lang w:val="pt-BR"/>
        </w:rPr>
      </w:pPr>
      <w:bookmarkStart w:id="51" w:name="_Toc241705849"/>
      <w:r>
        <w:rPr>
          <w:lang w:val="pt-BR"/>
        </w:rPr>
        <w:t>4.6.2 Contratos das interfaces</w:t>
      </w:r>
      <w:bookmarkEnd w:id="51"/>
    </w:p>
    <w:p w14:paraId="25B209B0"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3A2A7017"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742FBD8" w14:textId="77777777">
        <w:trPr>
          <w:tblHeader/>
        </w:trPr>
        <w:tc>
          <w:tcPr>
            <w:tcW w:w="2600" w:type="dxa"/>
            <w:shd w:val="clear" w:color="auto" w:fill="EDEDED"/>
            <w:tcMar>
              <w:top w:w="70" w:type="dxa"/>
              <w:left w:w="90" w:type="dxa"/>
              <w:bottom w:w="70" w:type="dxa"/>
              <w:right w:w="90" w:type="dxa"/>
            </w:tcMar>
          </w:tcPr>
          <w:p w14:paraId="091B035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6C5AEF8C"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7A4C5BE" w14:textId="77777777" w:rsidR="00E01C3A" w:rsidRDefault="00CC3326">
            <w:r>
              <w:rPr>
                <w:b/>
                <w:bCs/>
                <w:sz w:val="20"/>
                <w:szCs w:val="20"/>
              </w:rPr>
              <w:t>Conteúdo</w:t>
            </w:r>
          </w:p>
        </w:tc>
      </w:tr>
      <w:tr w:rsidR="00E01C3A" w:rsidRPr="00CE1B46" w14:paraId="6617C767" w14:textId="77777777">
        <w:tc>
          <w:tcPr>
            <w:tcW w:w="2600" w:type="dxa"/>
            <w:tcMar>
              <w:top w:w="70" w:type="dxa"/>
              <w:left w:w="90" w:type="dxa"/>
              <w:bottom w:w="70" w:type="dxa"/>
              <w:right w:w="90" w:type="dxa"/>
            </w:tcMar>
          </w:tcPr>
          <w:p w14:paraId="2FC43DA6" w14:textId="77777777" w:rsidR="00E01C3A" w:rsidRDefault="00CC3326">
            <w:r>
              <w:rPr>
                <w:sz w:val="20"/>
                <w:szCs w:val="20"/>
              </w:rPr>
              <w:t>REST – POST /eventos</w:t>
            </w:r>
          </w:p>
        </w:tc>
        <w:tc>
          <w:tcPr>
            <w:tcW w:w="2700" w:type="dxa"/>
            <w:tcMar>
              <w:top w:w="70" w:type="dxa"/>
              <w:left w:w="90" w:type="dxa"/>
              <w:bottom w:w="70" w:type="dxa"/>
              <w:right w:w="90" w:type="dxa"/>
            </w:tcMar>
          </w:tcPr>
          <w:p w14:paraId="167DDB47"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755201B1"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96276A4" w14:textId="77777777">
        <w:tc>
          <w:tcPr>
            <w:tcW w:w="2600" w:type="dxa"/>
            <w:tcMar>
              <w:top w:w="70" w:type="dxa"/>
              <w:left w:w="90" w:type="dxa"/>
              <w:bottom w:w="70" w:type="dxa"/>
              <w:right w:w="90" w:type="dxa"/>
            </w:tcMar>
          </w:tcPr>
          <w:p w14:paraId="3949AE08"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AA64D29"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38EAF915"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51CA125E" w14:textId="77777777">
        <w:tc>
          <w:tcPr>
            <w:tcW w:w="2600" w:type="dxa"/>
            <w:tcMar>
              <w:top w:w="70" w:type="dxa"/>
              <w:left w:w="90" w:type="dxa"/>
              <w:bottom w:w="70" w:type="dxa"/>
              <w:right w:w="90" w:type="dxa"/>
            </w:tcMar>
          </w:tcPr>
          <w:p w14:paraId="416E4D84" w14:textId="77777777" w:rsidR="00E01C3A" w:rsidRDefault="00CC3326">
            <w:r>
              <w:rPr>
                <w:sz w:val="20"/>
                <w:szCs w:val="20"/>
              </w:rPr>
              <w:t>REST – GET /decisoes</w:t>
            </w:r>
          </w:p>
        </w:tc>
        <w:tc>
          <w:tcPr>
            <w:tcW w:w="2700" w:type="dxa"/>
            <w:tcMar>
              <w:top w:w="70" w:type="dxa"/>
              <w:left w:w="90" w:type="dxa"/>
              <w:bottom w:w="70" w:type="dxa"/>
              <w:right w:w="90" w:type="dxa"/>
            </w:tcMar>
          </w:tcPr>
          <w:p w14:paraId="3FA095EC"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0EA457D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F794C08" w14:textId="77777777">
        <w:tc>
          <w:tcPr>
            <w:tcW w:w="2600" w:type="dxa"/>
            <w:tcMar>
              <w:top w:w="70" w:type="dxa"/>
              <w:left w:w="90" w:type="dxa"/>
              <w:bottom w:w="70" w:type="dxa"/>
              <w:right w:w="90" w:type="dxa"/>
            </w:tcMar>
          </w:tcPr>
          <w:p w14:paraId="502F7C62" w14:textId="77777777" w:rsidR="00E01C3A" w:rsidRDefault="00CC3326">
            <w:r>
              <w:rPr>
                <w:sz w:val="20"/>
                <w:szCs w:val="20"/>
              </w:rPr>
              <w:t>REST – GET /telemetria</w:t>
            </w:r>
          </w:p>
        </w:tc>
        <w:tc>
          <w:tcPr>
            <w:tcW w:w="2700" w:type="dxa"/>
            <w:tcMar>
              <w:top w:w="70" w:type="dxa"/>
              <w:left w:w="90" w:type="dxa"/>
              <w:bottom w:w="70" w:type="dxa"/>
              <w:right w:w="90" w:type="dxa"/>
            </w:tcMar>
          </w:tcPr>
          <w:p w14:paraId="48C3AC7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5BB5A06"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79F59F70" w14:textId="77777777">
        <w:tc>
          <w:tcPr>
            <w:tcW w:w="2600" w:type="dxa"/>
            <w:tcMar>
              <w:top w:w="70" w:type="dxa"/>
              <w:left w:w="90" w:type="dxa"/>
              <w:bottom w:w="70" w:type="dxa"/>
              <w:right w:w="90" w:type="dxa"/>
            </w:tcMar>
          </w:tcPr>
          <w:p w14:paraId="7B669D0E" w14:textId="77777777" w:rsidR="00E01C3A" w:rsidRDefault="00CC3326">
            <w:r>
              <w:rPr>
                <w:sz w:val="20"/>
                <w:szCs w:val="20"/>
              </w:rPr>
              <w:t>REST – GET /trechos</w:t>
            </w:r>
          </w:p>
        </w:tc>
        <w:tc>
          <w:tcPr>
            <w:tcW w:w="2700" w:type="dxa"/>
            <w:tcMar>
              <w:top w:w="70" w:type="dxa"/>
              <w:left w:w="90" w:type="dxa"/>
              <w:bottom w:w="70" w:type="dxa"/>
              <w:right w:w="90" w:type="dxa"/>
            </w:tcMar>
          </w:tcPr>
          <w:p w14:paraId="2AA40D3C"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29C870B"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660D262D" w14:textId="77777777">
        <w:tc>
          <w:tcPr>
            <w:tcW w:w="2600" w:type="dxa"/>
            <w:tcMar>
              <w:top w:w="70" w:type="dxa"/>
              <w:left w:w="90" w:type="dxa"/>
              <w:bottom w:w="70" w:type="dxa"/>
              <w:right w:w="90" w:type="dxa"/>
            </w:tcMar>
          </w:tcPr>
          <w:p w14:paraId="5EF281FF" w14:textId="77777777" w:rsidR="00847C0D" w:rsidRDefault="00CC3326">
            <w:r>
              <w:rPr>
                <w:sz w:val="20"/>
                <w:szCs w:val="20"/>
              </w:rPr>
              <w:t>REST – GET /pontos</w:t>
            </w:r>
          </w:p>
        </w:tc>
        <w:tc>
          <w:tcPr>
            <w:tcW w:w="2700" w:type="dxa"/>
            <w:tcMar>
              <w:top w:w="70" w:type="dxa"/>
              <w:left w:w="90" w:type="dxa"/>
              <w:bottom w:w="70" w:type="dxa"/>
              <w:right w:w="90" w:type="dxa"/>
            </w:tcMar>
          </w:tcPr>
          <w:p w14:paraId="18720CA6"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6A5BFD3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3A00996A" w14:textId="77777777">
        <w:tc>
          <w:tcPr>
            <w:tcW w:w="2600" w:type="dxa"/>
            <w:tcMar>
              <w:top w:w="70" w:type="dxa"/>
              <w:left w:w="90" w:type="dxa"/>
              <w:bottom w:w="70" w:type="dxa"/>
              <w:right w:w="90" w:type="dxa"/>
            </w:tcMar>
          </w:tcPr>
          <w:p w14:paraId="217E8356" w14:textId="77777777" w:rsidR="00847C0D" w:rsidRDefault="00CC3326">
            <w:r>
              <w:rPr>
                <w:sz w:val="20"/>
                <w:szCs w:val="20"/>
              </w:rPr>
              <w:t>REST – GET /alertas</w:t>
            </w:r>
          </w:p>
        </w:tc>
        <w:tc>
          <w:tcPr>
            <w:tcW w:w="2700" w:type="dxa"/>
            <w:tcMar>
              <w:top w:w="70" w:type="dxa"/>
              <w:left w:w="90" w:type="dxa"/>
              <w:bottom w:w="70" w:type="dxa"/>
              <w:right w:w="90" w:type="dxa"/>
            </w:tcMar>
          </w:tcPr>
          <w:p w14:paraId="0D813ECE"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2532008" w14:textId="77777777" w:rsidR="00847C0D" w:rsidRDefault="00CC3326">
            <w:r>
              <w:rPr>
                <w:sz w:val="20"/>
                <w:szCs w:val="20"/>
                <w:lang w:val="pt-BR"/>
              </w:rPr>
              <w:t>Alertas de diagnóstico abertos (RF11)</w:t>
            </w:r>
          </w:p>
        </w:tc>
      </w:tr>
      <w:tr w:rsidR="00E01C3A" w:rsidRPr="00CE1B46" w14:paraId="71A9226E" w14:textId="77777777">
        <w:tc>
          <w:tcPr>
            <w:tcW w:w="2600" w:type="dxa"/>
            <w:tcMar>
              <w:top w:w="70" w:type="dxa"/>
              <w:left w:w="90" w:type="dxa"/>
              <w:bottom w:w="70" w:type="dxa"/>
              <w:right w:w="90" w:type="dxa"/>
            </w:tcMar>
          </w:tcPr>
          <w:p w14:paraId="440A4E6D" w14:textId="77777777" w:rsidR="00847C0D" w:rsidRDefault="00CC3326">
            <w:r>
              <w:rPr>
                <w:sz w:val="20"/>
                <w:szCs w:val="20"/>
              </w:rPr>
              <w:t>REST – GET /energia</w:t>
            </w:r>
          </w:p>
        </w:tc>
        <w:tc>
          <w:tcPr>
            <w:tcW w:w="2700" w:type="dxa"/>
            <w:tcMar>
              <w:top w:w="70" w:type="dxa"/>
              <w:left w:w="90" w:type="dxa"/>
              <w:bottom w:w="70" w:type="dxa"/>
              <w:right w:w="90" w:type="dxa"/>
            </w:tcMar>
          </w:tcPr>
          <w:p w14:paraId="5A6F7A0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1A9FF05"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725BB754" w14:textId="77777777">
        <w:tc>
          <w:tcPr>
            <w:tcW w:w="2600" w:type="dxa"/>
            <w:tcMar>
              <w:top w:w="70" w:type="dxa"/>
              <w:left w:w="90" w:type="dxa"/>
              <w:bottom w:w="70" w:type="dxa"/>
              <w:right w:w="90" w:type="dxa"/>
            </w:tcMar>
          </w:tcPr>
          <w:p w14:paraId="009AB7F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A907A96"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3BBB000"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42F035F9" w14:textId="77777777">
        <w:tc>
          <w:tcPr>
            <w:tcW w:w="2600" w:type="dxa"/>
            <w:tcMar>
              <w:top w:w="70" w:type="dxa"/>
              <w:left w:w="90" w:type="dxa"/>
              <w:bottom w:w="70" w:type="dxa"/>
              <w:right w:w="90" w:type="dxa"/>
            </w:tcMar>
          </w:tcPr>
          <w:p w14:paraId="43950EB9"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486296C3" w14:textId="77777777" w:rsidR="00E01C3A" w:rsidRDefault="00CC3326">
            <w:r>
              <w:rPr>
                <w:sz w:val="20"/>
                <w:szCs w:val="20"/>
              </w:rPr>
              <w:t>Tópico assinado pelo nó</w:t>
            </w:r>
          </w:p>
        </w:tc>
        <w:tc>
          <w:tcPr>
            <w:tcW w:w="3771" w:type="dxa"/>
            <w:tcMar>
              <w:top w:w="70" w:type="dxa"/>
              <w:left w:w="90" w:type="dxa"/>
              <w:bottom w:w="70" w:type="dxa"/>
              <w:right w:w="90" w:type="dxa"/>
            </w:tcMar>
          </w:tcPr>
          <w:p w14:paraId="093EA297"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7A4424BA" w14:textId="77777777">
        <w:tc>
          <w:tcPr>
            <w:tcW w:w="2600" w:type="dxa"/>
            <w:tcMar>
              <w:top w:w="70" w:type="dxa"/>
              <w:left w:w="90" w:type="dxa"/>
              <w:bottom w:w="70" w:type="dxa"/>
              <w:right w:w="90" w:type="dxa"/>
            </w:tcMar>
          </w:tcPr>
          <w:p w14:paraId="1453775D"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6116DF75"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5877FF1"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49C02F42" w14:textId="77777777">
        <w:tc>
          <w:tcPr>
            <w:tcW w:w="2600" w:type="dxa"/>
            <w:tcMar>
              <w:top w:w="70" w:type="dxa"/>
              <w:left w:w="90" w:type="dxa"/>
              <w:bottom w:w="70" w:type="dxa"/>
              <w:right w:w="90" w:type="dxa"/>
            </w:tcMar>
          </w:tcPr>
          <w:p w14:paraId="2341EE28"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335A2E4D"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25AF1B89" w14:textId="77777777" w:rsidR="00847C0D" w:rsidRDefault="00CC3326">
            <w:r>
              <w:rPr>
                <w:sz w:val="20"/>
                <w:szCs w:val="20"/>
                <w:lang w:val="pt-BR"/>
              </w:rPr>
              <w:t>Presença do nó, com última vontade que indica a desconexão</w:t>
            </w:r>
          </w:p>
        </w:tc>
      </w:tr>
    </w:tbl>
    <w:p w14:paraId="6CE1E4AB" w14:textId="77777777" w:rsidR="00E01C3A" w:rsidRDefault="00CC3326">
      <w:pPr>
        <w:spacing w:before="130" w:after="260"/>
        <w:rPr>
          <w:lang w:val="pt-BR"/>
        </w:rPr>
      </w:pPr>
      <w:r>
        <w:rPr>
          <w:sz w:val="20"/>
          <w:szCs w:val="20"/>
          <w:lang w:val="pt-BR"/>
        </w:rPr>
        <w:t>Fonte: Elaborado pelos autores (2026).</w:t>
      </w:r>
    </w:p>
    <w:p w14:paraId="310E7154"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1E6B13"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33FE7D49" w14:textId="77777777" w:rsidR="00E01C3A" w:rsidRDefault="00CC3326">
      <w:pPr>
        <w:pStyle w:val="Heading2"/>
        <w:spacing w:before="360" w:after="240" w:line="360" w:lineRule="auto"/>
        <w:rPr>
          <w:lang w:val="pt-BR"/>
        </w:rPr>
      </w:pPr>
      <w:bookmarkStart w:id="52" w:name="_Toc241705850"/>
      <w:r>
        <w:rPr>
          <w:lang w:val="pt-BR"/>
        </w:rPr>
        <w:t>4.7 Banco de dados</w:t>
      </w:r>
      <w:bookmarkEnd w:id="52"/>
    </w:p>
    <w:p w14:paraId="45193B00" w14:textId="77777777" w:rsidR="00E01C3A" w:rsidRDefault="00CC3326">
      <w:pPr>
        <w:pStyle w:val="Heading3"/>
        <w:spacing w:before="320" w:after="200" w:line="360" w:lineRule="auto"/>
        <w:rPr>
          <w:lang w:val="pt-BR"/>
        </w:rPr>
      </w:pPr>
      <w:bookmarkStart w:id="53" w:name="_Toc241705851"/>
      <w:r>
        <w:rPr>
          <w:lang w:val="pt-BR"/>
        </w:rPr>
        <w:t>4.7.1 Modelo conceitual e justificativa da escolha</w:t>
      </w:r>
      <w:bookmarkEnd w:id="53"/>
    </w:p>
    <w:p w14:paraId="73F954E6"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F3AFCF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5071127"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B29F052"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2F52386"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C8A211D" w14:textId="77777777">
        <w:trPr>
          <w:tblHeader/>
        </w:trPr>
        <w:tc>
          <w:tcPr>
            <w:tcW w:w="2100" w:type="dxa"/>
            <w:shd w:val="clear" w:color="auto" w:fill="EDEDED"/>
            <w:tcMar>
              <w:top w:w="70" w:type="dxa"/>
              <w:left w:w="90" w:type="dxa"/>
              <w:bottom w:w="70" w:type="dxa"/>
              <w:right w:w="90" w:type="dxa"/>
            </w:tcMar>
          </w:tcPr>
          <w:p w14:paraId="7160AC2F"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24BA857B"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229F83A5" w14:textId="77777777" w:rsidR="006B1E66" w:rsidRDefault="00CC3326">
            <w:r>
              <w:rPr>
                <w:b/>
                <w:bCs/>
                <w:sz w:val="20"/>
                <w:szCs w:val="20"/>
              </w:rPr>
              <w:t>Função no sistema</w:t>
            </w:r>
          </w:p>
        </w:tc>
      </w:tr>
      <w:tr w:rsidR="006B1E66" w:rsidRPr="00CE1B46" w14:paraId="6A4B2D60" w14:textId="77777777">
        <w:tc>
          <w:tcPr>
            <w:tcW w:w="2100" w:type="dxa"/>
            <w:tcMar>
              <w:top w:w="70" w:type="dxa"/>
              <w:left w:w="90" w:type="dxa"/>
              <w:bottom w:w="70" w:type="dxa"/>
              <w:right w:w="90" w:type="dxa"/>
            </w:tcMar>
          </w:tcPr>
          <w:p w14:paraId="3A253D03" w14:textId="77777777" w:rsidR="006B1E66" w:rsidRDefault="00CC3326">
            <w:r>
              <w:rPr>
                <w:sz w:val="20"/>
                <w:szCs w:val="20"/>
              </w:rPr>
              <w:t>classe_iluminacao</w:t>
            </w:r>
          </w:p>
        </w:tc>
        <w:tc>
          <w:tcPr>
            <w:tcW w:w="3200" w:type="dxa"/>
            <w:tcMar>
              <w:top w:w="70" w:type="dxa"/>
              <w:left w:w="90" w:type="dxa"/>
              <w:bottom w:w="70" w:type="dxa"/>
              <w:right w:w="90" w:type="dxa"/>
            </w:tcMar>
          </w:tcPr>
          <w:p w14:paraId="41A27002"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FAFE75A"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05C0A04A" w14:textId="77777777">
        <w:tc>
          <w:tcPr>
            <w:tcW w:w="2100" w:type="dxa"/>
            <w:tcMar>
              <w:top w:w="70" w:type="dxa"/>
              <w:left w:w="90" w:type="dxa"/>
              <w:bottom w:w="70" w:type="dxa"/>
              <w:right w:w="90" w:type="dxa"/>
            </w:tcMar>
          </w:tcPr>
          <w:p w14:paraId="6118B93A" w14:textId="77777777" w:rsidR="006B1E66" w:rsidRDefault="00CC3326">
            <w:r>
              <w:rPr>
                <w:sz w:val="20"/>
                <w:szCs w:val="20"/>
              </w:rPr>
              <w:t>ponto_de_luz</w:t>
            </w:r>
          </w:p>
        </w:tc>
        <w:tc>
          <w:tcPr>
            <w:tcW w:w="3200" w:type="dxa"/>
            <w:tcMar>
              <w:top w:w="70" w:type="dxa"/>
              <w:left w:w="90" w:type="dxa"/>
              <w:bottom w:w="70" w:type="dxa"/>
              <w:right w:w="90" w:type="dxa"/>
            </w:tcMar>
          </w:tcPr>
          <w:p w14:paraId="0C86E1D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D9344BC"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0CAE1BF9" w14:textId="77777777">
        <w:tc>
          <w:tcPr>
            <w:tcW w:w="2100" w:type="dxa"/>
            <w:tcMar>
              <w:top w:w="70" w:type="dxa"/>
              <w:left w:w="90" w:type="dxa"/>
              <w:bottom w:w="70" w:type="dxa"/>
              <w:right w:w="90" w:type="dxa"/>
            </w:tcMar>
          </w:tcPr>
          <w:p w14:paraId="49D1EF01" w14:textId="77777777" w:rsidR="006B1E66" w:rsidRDefault="00CC3326">
            <w:r>
              <w:rPr>
                <w:sz w:val="20"/>
                <w:szCs w:val="20"/>
              </w:rPr>
              <w:t>trecho_via</w:t>
            </w:r>
          </w:p>
        </w:tc>
        <w:tc>
          <w:tcPr>
            <w:tcW w:w="3200" w:type="dxa"/>
            <w:tcMar>
              <w:top w:w="70" w:type="dxa"/>
              <w:left w:w="90" w:type="dxa"/>
              <w:bottom w:w="70" w:type="dxa"/>
              <w:right w:w="90" w:type="dxa"/>
            </w:tcMar>
          </w:tcPr>
          <w:p w14:paraId="15CAD514"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215D2055"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4746AC2F" w14:textId="77777777">
        <w:tc>
          <w:tcPr>
            <w:tcW w:w="2100" w:type="dxa"/>
            <w:tcMar>
              <w:top w:w="70" w:type="dxa"/>
              <w:left w:w="90" w:type="dxa"/>
              <w:bottom w:w="70" w:type="dxa"/>
              <w:right w:w="90" w:type="dxa"/>
            </w:tcMar>
          </w:tcPr>
          <w:p w14:paraId="0E73D0B0" w14:textId="77777777" w:rsidR="006B1E66" w:rsidRDefault="00CC3326">
            <w:r>
              <w:rPr>
                <w:sz w:val="20"/>
                <w:szCs w:val="20"/>
              </w:rPr>
              <w:t>trecho_ponto</w:t>
            </w:r>
          </w:p>
        </w:tc>
        <w:tc>
          <w:tcPr>
            <w:tcW w:w="3200" w:type="dxa"/>
            <w:tcMar>
              <w:top w:w="70" w:type="dxa"/>
              <w:left w:w="90" w:type="dxa"/>
              <w:bottom w:w="70" w:type="dxa"/>
              <w:right w:w="90" w:type="dxa"/>
            </w:tcMar>
          </w:tcPr>
          <w:p w14:paraId="0C19B061"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509034CE"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A31F852" w14:textId="77777777">
        <w:tc>
          <w:tcPr>
            <w:tcW w:w="2100" w:type="dxa"/>
            <w:tcMar>
              <w:top w:w="70" w:type="dxa"/>
              <w:left w:w="90" w:type="dxa"/>
              <w:bottom w:w="70" w:type="dxa"/>
              <w:right w:w="90" w:type="dxa"/>
            </w:tcMar>
          </w:tcPr>
          <w:p w14:paraId="7D486FBF" w14:textId="77777777" w:rsidR="006B1E66" w:rsidRDefault="00CC3326">
            <w:r>
              <w:rPr>
                <w:sz w:val="20"/>
                <w:szCs w:val="20"/>
              </w:rPr>
              <w:t>evento_urbano</w:t>
            </w:r>
          </w:p>
        </w:tc>
        <w:tc>
          <w:tcPr>
            <w:tcW w:w="3200" w:type="dxa"/>
            <w:tcMar>
              <w:top w:w="70" w:type="dxa"/>
              <w:left w:w="90" w:type="dxa"/>
              <w:bottom w:w="70" w:type="dxa"/>
              <w:right w:w="90" w:type="dxa"/>
            </w:tcMar>
          </w:tcPr>
          <w:p w14:paraId="5EF3E91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E414CF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3E8155F" w14:textId="77777777">
        <w:tc>
          <w:tcPr>
            <w:tcW w:w="2100" w:type="dxa"/>
            <w:tcMar>
              <w:top w:w="70" w:type="dxa"/>
              <w:left w:w="90" w:type="dxa"/>
              <w:bottom w:w="70" w:type="dxa"/>
              <w:right w:w="90" w:type="dxa"/>
            </w:tcMar>
          </w:tcPr>
          <w:p w14:paraId="2A1026CD" w14:textId="77777777" w:rsidR="006B1E66" w:rsidRDefault="00CC3326">
            <w:r>
              <w:rPr>
                <w:sz w:val="20"/>
                <w:szCs w:val="20"/>
              </w:rPr>
              <w:t>versao_base_regras</w:t>
            </w:r>
          </w:p>
        </w:tc>
        <w:tc>
          <w:tcPr>
            <w:tcW w:w="3200" w:type="dxa"/>
            <w:tcMar>
              <w:top w:w="70" w:type="dxa"/>
              <w:left w:w="90" w:type="dxa"/>
              <w:bottom w:w="70" w:type="dxa"/>
              <w:right w:w="90" w:type="dxa"/>
            </w:tcMar>
          </w:tcPr>
          <w:p w14:paraId="48AD451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A413DAE"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546C61E1" w14:textId="77777777">
        <w:tc>
          <w:tcPr>
            <w:tcW w:w="2100" w:type="dxa"/>
            <w:tcMar>
              <w:top w:w="70" w:type="dxa"/>
              <w:left w:w="90" w:type="dxa"/>
              <w:bottom w:w="70" w:type="dxa"/>
              <w:right w:w="90" w:type="dxa"/>
            </w:tcMar>
          </w:tcPr>
          <w:p w14:paraId="2988E38F" w14:textId="77777777" w:rsidR="006B1E66" w:rsidRDefault="00CC3326">
            <w:r>
              <w:rPr>
                <w:sz w:val="20"/>
                <w:szCs w:val="20"/>
              </w:rPr>
              <w:t>decisao</w:t>
            </w:r>
          </w:p>
        </w:tc>
        <w:tc>
          <w:tcPr>
            <w:tcW w:w="3200" w:type="dxa"/>
            <w:tcMar>
              <w:top w:w="70" w:type="dxa"/>
              <w:left w:w="90" w:type="dxa"/>
              <w:bottom w:w="70" w:type="dxa"/>
              <w:right w:w="90" w:type="dxa"/>
            </w:tcMar>
          </w:tcPr>
          <w:p w14:paraId="038EBD25"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5FADFE7"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02F14694" w14:textId="77777777">
        <w:tc>
          <w:tcPr>
            <w:tcW w:w="2100" w:type="dxa"/>
            <w:tcMar>
              <w:top w:w="70" w:type="dxa"/>
              <w:left w:w="90" w:type="dxa"/>
              <w:bottom w:w="70" w:type="dxa"/>
              <w:right w:w="90" w:type="dxa"/>
            </w:tcMar>
          </w:tcPr>
          <w:p w14:paraId="5CF3E115" w14:textId="77777777" w:rsidR="006B1E66" w:rsidRDefault="00CC3326">
            <w:r>
              <w:rPr>
                <w:sz w:val="20"/>
                <w:szCs w:val="20"/>
              </w:rPr>
              <w:t>telemetria</w:t>
            </w:r>
          </w:p>
        </w:tc>
        <w:tc>
          <w:tcPr>
            <w:tcW w:w="3200" w:type="dxa"/>
            <w:tcMar>
              <w:top w:w="70" w:type="dxa"/>
              <w:left w:w="90" w:type="dxa"/>
              <w:bottom w:w="70" w:type="dxa"/>
              <w:right w:w="90" w:type="dxa"/>
            </w:tcMar>
          </w:tcPr>
          <w:p w14:paraId="130ED57F"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3B212E1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4421BDA" w14:textId="77777777">
        <w:tc>
          <w:tcPr>
            <w:tcW w:w="2100" w:type="dxa"/>
            <w:tcMar>
              <w:top w:w="70" w:type="dxa"/>
              <w:left w:w="90" w:type="dxa"/>
              <w:bottom w:w="70" w:type="dxa"/>
              <w:right w:w="90" w:type="dxa"/>
            </w:tcMar>
          </w:tcPr>
          <w:p w14:paraId="7D2D4DAA" w14:textId="77777777" w:rsidR="00847C0D" w:rsidRDefault="00CC3326">
            <w:r>
              <w:rPr>
                <w:sz w:val="20"/>
                <w:szCs w:val="20"/>
              </w:rPr>
              <w:t>versao_modelo_previsao</w:t>
            </w:r>
          </w:p>
        </w:tc>
        <w:tc>
          <w:tcPr>
            <w:tcW w:w="3200" w:type="dxa"/>
            <w:tcMar>
              <w:top w:w="70" w:type="dxa"/>
              <w:left w:w="90" w:type="dxa"/>
              <w:bottom w:w="70" w:type="dxa"/>
              <w:right w:w="90" w:type="dxa"/>
            </w:tcMar>
          </w:tcPr>
          <w:p w14:paraId="4E0971EA"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5B63F1DA"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5174DC62" w14:textId="77777777">
        <w:tc>
          <w:tcPr>
            <w:tcW w:w="2100" w:type="dxa"/>
            <w:tcMar>
              <w:top w:w="70" w:type="dxa"/>
              <w:left w:w="90" w:type="dxa"/>
              <w:bottom w:w="70" w:type="dxa"/>
              <w:right w:w="90" w:type="dxa"/>
            </w:tcMar>
          </w:tcPr>
          <w:p w14:paraId="17334401" w14:textId="77777777" w:rsidR="00847C0D" w:rsidRDefault="00CC3326">
            <w:r>
              <w:rPr>
                <w:sz w:val="20"/>
                <w:szCs w:val="20"/>
              </w:rPr>
              <w:t>execucao_cenario</w:t>
            </w:r>
          </w:p>
        </w:tc>
        <w:tc>
          <w:tcPr>
            <w:tcW w:w="3200" w:type="dxa"/>
            <w:tcMar>
              <w:top w:w="70" w:type="dxa"/>
              <w:left w:w="90" w:type="dxa"/>
              <w:bottom w:w="70" w:type="dxa"/>
              <w:right w:w="90" w:type="dxa"/>
            </w:tcMar>
          </w:tcPr>
          <w:p w14:paraId="24C48A9E"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306A857" w14:textId="77777777" w:rsidR="00847C0D" w:rsidRDefault="00CC3326">
            <w:r>
              <w:rPr>
                <w:sz w:val="20"/>
                <w:szCs w:val="20"/>
                <w:lang w:val="pt-BR"/>
              </w:rPr>
              <w:t>Separa as execuções da suíte e os regimes e modos comparados em 3.9 e 3.11</w:t>
            </w:r>
          </w:p>
        </w:tc>
      </w:tr>
      <w:tr w:rsidR="006B1E66" w:rsidRPr="00CE1B46" w14:paraId="4E7A4BAD" w14:textId="77777777">
        <w:tc>
          <w:tcPr>
            <w:tcW w:w="2100" w:type="dxa"/>
            <w:tcMar>
              <w:top w:w="70" w:type="dxa"/>
              <w:left w:w="90" w:type="dxa"/>
              <w:bottom w:w="70" w:type="dxa"/>
              <w:right w:w="90" w:type="dxa"/>
            </w:tcMar>
          </w:tcPr>
          <w:p w14:paraId="0B378015" w14:textId="77777777" w:rsidR="00847C0D" w:rsidRDefault="00CC3326">
            <w:r>
              <w:rPr>
                <w:sz w:val="20"/>
                <w:szCs w:val="20"/>
              </w:rPr>
              <w:t>sessao_medicao</w:t>
            </w:r>
          </w:p>
        </w:tc>
        <w:tc>
          <w:tcPr>
            <w:tcW w:w="3200" w:type="dxa"/>
            <w:tcMar>
              <w:top w:w="70" w:type="dxa"/>
              <w:left w:w="90" w:type="dxa"/>
              <w:bottom w:w="70" w:type="dxa"/>
              <w:right w:w="90" w:type="dxa"/>
            </w:tcMar>
          </w:tcPr>
          <w:p w14:paraId="6B396F5B"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571EC13" w14:textId="77777777" w:rsidR="00847C0D" w:rsidRDefault="00CC3326">
            <w:r>
              <w:rPr>
                <w:sz w:val="20"/>
                <w:szCs w:val="20"/>
                <w:lang w:val="pt-BR"/>
              </w:rPr>
              <w:t>Registra a residual de cada sessão e a regra de descarte de 3.4.3</w:t>
            </w:r>
          </w:p>
        </w:tc>
      </w:tr>
      <w:tr w:rsidR="006B1E66" w:rsidRPr="00CE1B46" w14:paraId="5D8D7120" w14:textId="77777777">
        <w:tc>
          <w:tcPr>
            <w:tcW w:w="2100" w:type="dxa"/>
            <w:tcMar>
              <w:top w:w="70" w:type="dxa"/>
              <w:left w:w="90" w:type="dxa"/>
              <w:bottom w:w="70" w:type="dxa"/>
              <w:right w:w="90" w:type="dxa"/>
            </w:tcMar>
          </w:tcPr>
          <w:p w14:paraId="44B5FD38" w14:textId="77777777" w:rsidR="00847C0D" w:rsidRDefault="00CC3326">
            <w:r>
              <w:rPr>
                <w:sz w:val="20"/>
                <w:szCs w:val="20"/>
              </w:rPr>
              <w:t>calibracao</w:t>
            </w:r>
          </w:p>
        </w:tc>
        <w:tc>
          <w:tcPr>
            <w:tcW w:w="3200" w:type="dxa"/>
            <w:tcMar>
              <w:top w:w="70" w:type="dxa"/>
              <w:left w:w="90" w:type="dxa"/>
              <w:bottom w:w="70" w:type="dxa"/>
              <w:right w:w="90" w:type="dxa"/>
            </w:tcMar>
          </w:tcPr>
          <w:p w14:paraId="14C0313A"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C2D366B" w14:textId="77777777" w:rsidR="00847C0D" w:rsidRDefault="00CC3326">
            <w:r>
              <w:rPr>
                <w:sz w:val="20"/>
                <w:szCs w:val="20"/>
                <w:lang w:val="pt-BR"/>
              </w:rPr>
              <w:t>Guarda a varredura de 3.4.4, origem da tabela do nó e da tolerância do diagnóstico</w:t>
            </w:r>
          </w:p>
        </w:tc>
      </w:tr>
      <w:tr w:rsidR="006B1E66" w:rsidRPr="00CE1B46" w14:paraId="0EB4A089" w14:textId="77777777">
        <w:tc>
          <w:tcPr>
            <w:tcW w:w="2100" w:type="dxa"/>
            <w:tcMar>
              <w:top w:w="70" w:type="dxa"/>
              <w:left w:w="90" w:type="dxa"/>
              <w:bottom w:w="70" w:type="dxa"/>
              <w:right w:w="90" w:type="dxa"/>
            </w:tcMar>
          </w:tcPr>
          <w:p w14:paraId="1639B2B1" w14:textId="77777777" w:rsidR="00847C0D" w:rsidRDefault="00CC3326">
            <w:r>
              <w:rPr>
                <w:sz w:val="20"/>
                <w:szCs w:val="20"/>
              </w:rPr>
              <w:t>alerta_diagnostico</w:t>
            </w:r>
          </w:p>
        </w:tc>
        <w:tc>
          <w:tcPr>
            <w:tcW w:w="3200" w:type="dxa"/>
            <w:tcMar>
              <w:top w:w="70" w:type="dxa"/>
              <w:left w:w="90" w:type="dxa"/>
              <w:bottom w:w="70" w:type="dxa"/>
              <w:right w:w="90" w:type="dxa"/>
            </w:tcMar>
          </w:tcPr>
          <w:p w14:paraId="3E88F084"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67FC4FB" w14:textId="77777777" w:rsidR="00847C0D" w:rsidRDefault="00CC3326">
            <w:r>
              <w:rPr>
                <w:sz w:val="20"/>
                <w:szCs w:val="20"/>
                <w:lang w:val="pt-BR"/>
              </w:rPr>
              <w:t>Registra os alertas de falha total e de perda de controle (RF11)</w:t>
            </w:r>
          </w:p>
        </w:tc>
      </w:tr>
      <w:tr w:rsidR="006B1E66" w:rsidRPr="00CE1B46" w14:paraId="266D90F0" w14:textId="77777777">
        <w:tc>
          <w:tcPr>
            <w:tcW w:w="2100" w:type="dxa"/>
            <w:tcMar>
              <w:top w:w="70" w:type="dxa"/>
              <w:left w:w="90" w:type="dxa"/>
              <w:bottom w:w="70" w:type="dxa"/>
              <w:right w:w="90" w:type="dxa"/>
            </w:tcMar>
          </w:tcPr>
          <w:p w14:paraId="427F68F5" w14:textId="77777777" w:rsidR="00847C0D" w:rsidRDefault="00CC3326">
            <w:r>
              <w:rPr>
                <w:sz w:val="20"/>
                <w:szCs w:val="20"/>
              </w:rPr>
              <w:t>luminaria_referencia</w:t>
            </w:r>
          </w:p>
        </w:tc>
        <w:tc>
          <w:tcPr>
            <w:tcW w:w="3200" w:type="dxa"/>
            <w:tcMar>
              <w:top w:w="70" w:type="dxa"/>
              <w:left w:w="90" w:type="dxa"/>
              <w:bottom w:w="70" w:type="dxa"/>
              <w:right w:w="90" w:type="dxa"/>
            </w:tcMar>
          </w:tcPr>
          <w:p w14:paraId="2CEA59E5"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35876655" w14:textId="77777777" w:rsidR="00847C0D" w:rsidRDefault="00CC3326">
            <w:r>
              <w:rPr>
                <w:sz w:val="20"/>
                <w:szCs w:val="20"/>
                <w:lang w:val="pt-BR"/>
              </w:rPr>
              <w:t>Luminárias do Quadro 9, lidas pela estimativa de energia</w:t>
            </w:r>
          </w:p>
        </w:tc>
      </w:tr>
    </w:tbl>
    <w:p w14:paraId="545E1AA8" w14:textId="77777777" w:rsidR="006B1E66" w:rsidRPr="000F5B8B" w:rsidRDefault="00CC3326">
      <w:pPr>
        <w:spacing w:before="130" w:after="260"/>
        <w:rPr>
          <w:lang w:val="pt-BR"/>
        </w:rPr>
      </w:pPr>
      <w:r>
        <w:rPr>
          <w:sz w:val="20"/>
          <w:szCs w:val="20"/>
          <w:lang w:val="pt-BR"/>
        </w:rPr>
        <w:t>Fonte: Elaborado pelos autores (2026).</w:t>
      </w:r>
    </w:p>
    <w:p w14:paraId="39318635"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BF67DAA"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7A3FB780" w14:textId="77777777" w:rsidR="00E01C3A" w:rsidRDefault="00CC3326">
      <w:pPr>
        <w:pStyle w:val="Heading3"/>
        <w:spacing w:before="320" w:after="200" w:line="360" w:lineRule="auto"/>
        <w:rPr>
          <w:lang w:val="pt-BR"/>
        </w:rPr>
      </w:pPr>
      <w:bookmarkStart w:id="54" w:name="_Toc241705852"/>
      <w:r>
        <w:rPr>
          <w:lang w:val="pt-BR"/>
        </w:rPr>
        <w:t>4.7.2 Modelo lógico: diagrama entidade-relacionamento</w:t>
      </w:r>
      <w:bookmarkEnd w:id="54"/>
    </w:p>
    <w:p w14:paraId="796F940B"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488F759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429EE49E"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4B5552B" w14:textId="77777777" w:rsidR="00E01C3A" w:rsidRDefault="00CC3326">
      <w:pPr>
        <w:spacing w:after="280"/>
        <w:jc w:val="center"/>
        <w:rPr>
          <w:lang w:val="pt-BR"/>
        </w:rPr>
      </w:pPr>
      <w:r>
        <w:rPr>
          <w:sz w:val="20"/>
          <w:szCs w:val="20"/>
          <w:lang w:val="pt-BR"/>
        </w:rPr>
        <w:t>Fonte: Elaborado pelos autores (2026).</w:t>
      </w:r>
    </w:p>
    <w:p w14:paraId="1B912F4F"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2BD0B7A0"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1214B5F"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7555319B" w14:textId="77777777" w:rsidR="00E01C3A" w:rsidRDefault="00CC3326">
      <w:pPr>
        <w:pStyle w:val="Heading3"/>
        <w:spacing w:before="320" w:after="200" w:line="360" w:lineRule="auto"/>
        <w:rPr>
          <w:lang w:val="pt-BR"/>
        </w:rPr>
      </w:pPr>
      <w:bookmarkStart w:id="55" w:name="_Toc241705853"/>
      <w:r>
        <w:rPr>
          <w:lang w:val="pt-BR"/>
        </w:rPr>
        <w:t>4.7.3 Modelo físico: tabelas, domínios e restrições</w:t>
      </w:r>
      <w:bookmarkEnd w:id="55"/>
    </w:p>
    <w:p w14:paraId="605D0D0E"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CCAC04E"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088AE7D" w14:textId="77777777">
        <w:trPr>
          <w:tblHeader/>
        </w:trPr>
        <w:tc>
          <w:tcPr>
            <w:tcW w:w="2100" w:type="dxa"/>
            <w:shd w:val="clear" w:color="auto" w:fill="EDEDED"/>
            <w:tcMar>
              <w:top w:w="70" w:type="dxa"/>
              <w:left w:w="90" w:type="dxa"/>
              <w:bottom w:w="70" w:type="dxa"/>
              <w:right w:w="90" w:type="dxa"/>
            </w:tcMar>
          </w:tcPr>
          <w:p w14:paraId="39405198"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7387055D"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DE5B620" w14:textId="77777777" w:rsidR="00847C0D" w:rsidRDefault="00CC3326">
            <w:r>
              <w:rPr>
                <w:sz w:val="20"/>
                <w:szCs w:val="20"/>
              </w:rPr>
              <w:t>Uso pelo sistema</w:t>
            </w:r>
          </w:p>
        </w:tc>
      </w:tr>
      <w:tr w:rsidR="006B1E66" w:rsidRPr="00CE1B46" w14:paraId="39153488" w14:textId="77777777">
        <w:tc>
          <w:tcPr>
            <w:tcW w:w="2100" w:type="dxa"/>
            <w:tcMar>
              <w:top w:w="70" w:type="dxa"/>
              <w:left w:w="90" w:type="dxa"/>
              <w:bottom w:w="70" w:type="dxa"/>
              <w:right w:w="90" w:type="dxa"/>
            </w:tcMar>
          </w:tcPr>
          <w:p w14:paraId="669AA21D" w14:textId="77777777" w:rsidR="00847C0D" w:rsidRDefault="00CC3326">
            <w:r>
              <w:rPr>
                <w:sz w:val="20"/>
                <w:szCs w:val="20"/>
              </w:rPr>
              <w:t>classe_iluminacao</w:t>
            </w:r>
          </w:p>
        </w:tc>
        <w:tc>
          <w:tcPr>
            <w:tcW w:w="3200" w:type="dxa"/>
            <w:tcMar>
              <w:top w:w="70" w:type="dxa"/>
              <w:left w:w="90" w:type="dxa"/>
              <w:bottom w:w="70" w:type="dxa"/>
              <w:right w:w="90" w:type="dxa"/>
            </w:tcMar>
          </w:tcPr>
          <w:p w14:paraId="554A0EEC"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152B4C27"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70C0A2BD" w14:textId="77777777">
        <w:tc>
          <w:tcPr>
            <w:tcW w:w="2100" w:type="dxa"/>
            <w:tcMar>
              <w:top w:w="70" w:type="dxa"/>
              <w:left w:w="90" w:type="dxa"/>
              <w:bottom w:w="70" w:type="dxa"/>
              <w:right w:w="90" w:type="dxa"/>
            </w:tcMar>
          </w:tcPr>
          <w:p w14:paraId="7D8D205E"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2A1FA39F"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AD4CCC7" w14:textId="77777777" w:rsidR="00847C0D" w:rsidRDefault="00CC3326">
            <w:r>
              <w:rPr>
                <w:sz w:val="20"/>
                <w:szCs w:val="20"/>
                <w:lang w:val="pt-BR"/>
              </w:rPr>
              <w:t>Ponto comandado; o estado é atualizado pela presença do nó e pelo diagnóstico</w:t>
            </w:r>
          </w:p>
        </w:tc>
      </w:tr>
      <w:tr w:rsidR="006B1E66" w:rsidRPr="00CE1B46" w14:paraId="063FFD39" w14:textId="77777777">
        <w:tc>
          <w:tcPr>
            <w:tcW w:w="2100" w:type="dxa"/>
            <w:tcMar>
              <w:top w:w="70" w:type="dxa"/>
              <w:left w:w="90" w:type="dxa"/>
              <w:bottom w:w="70" w:type="dxa"/>
              <w:right w:w="90" w:type="dxa"/>
            </w:tcMar>
          </w:tcPr>
          <w:p w14:paraId="2930328F" w14:textId="77777777" w:rsidR="00847C0D" w:rsidRDefault="00CC3326">
            <w:r>
              <w:rPr>
                <w:sz w:val="20"/>
                <w:szCs w:val="20"/>
              </w:rPr>
              <w:t>trecho_via</w:t>
            </w:r>
          </w:p>
        </w:tc>
        <w:tc>
          <w:tcPr>
            <w:tcW w:w="3200" w:type="dxa"/>
            <w:tcMar>
              <w:top w:w="70" w:type="dxa"/>
              <w:left w:w="90" w:type="dxa"/>
              <w:bottom w:w="70" w:type="dxa"/>
              <w:right w:w="90" w:type="dxa"/>
            </w:tcMar>
          </w:tcPr>
          <w:p w14:paraId="39106234"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4943EF4" w14:textId="77777777" w:rsidR="00847C0D" w:rsidRDefault="00CC3326">
            <w:r>
              <w:rPr>
                <w:sz w:val="20"/>
                <w:szCs w:val="20"/>
                <w:lang w:val="pt-BR"/>
              </w:rPr>
              <w:t>Lugar a que cada publicação se refere; carga inicial com o recorte real do cadastro</w:t>
            </w:r>
          </w:p>
        </w:tc>
      </w:tr>
      <w:tr w:rsidR="006B1E66" w:rsidRPr="00CE1B46" w14:paraId="2FF824D9" w14:textId="77777777">
        <w:tc>
          <w:tcPr>
            <w:tcW w:w="2100" w:type="dxa"/>
            <w:tcMar>
              <w:top w:w="70" w:type="dxa"/>
              <w:left w:w="90" w:type="dxa"/>
              <w:bottom w:w="70" w:type="dxa"/>
              <w:right w:w="90" w:type="dxa"/>
            </w:tcMar>
          </w:tcPr>
          <w:p w14:paraId="5FE21A5E" w14:textId="77777777" w:rsidR="00847C0D" w:rsidRDefault="00CC3326">
            <w:r>
              <w:rPr>
                <w:sz w:val="20"/>
                <w:szCs w:val="20"/>
              </w:rPr>
              <w:t>trecho_ponto</w:t>
            </w:r>
          </w:p>
        </w:tc>
        <w:tc>
          <w:tcPr>
            <w:tcW w:w="3200" w:type="dxa"/>
            <w:tcMar>
              <w:top w:w="70" w:type="dxa"/>
              <w:left w:w="90" w:type="dxa"/>
              <w:bottom w:w="70" w:type="dxa"/>
              <w:right w:w="90" w:type="dxa"/>
            </w:tcMar>
          </w:tcPr>
          <w:p w14:paraId="001A7DDD"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135B487A" w14:textId="77777777" w:rsidR="00847C0D" w:rsidRDefault="00CC3326">
            <w:r>
              <w:rPr>
                <w:sz w:val="20"/>
                <w:szCs w:val="20"/>
                <w:lang w:val="pt-BR"/>
              </w:rPr>
              <w:t>Pontos de luz afetados por uma leitura e trechos que cada ponto enxerga</w:t>
            </w:r>
          </w:p>
        </w:tc>
      </w:tr>
      <w:tr w:rsidR="006B1E66" w:rsidRPr="00CE1B46" w14:paraId="709710D6" w14:textId="77777777">
        <w:tc>
          <w:tcPr>
            <w:tcW w:w="2100" w:type="dxa"/>
            <w:tcMar>
              <w:top w:w="70" w:type="dxa"/>
              <w:left w:w="90" w:type="dxa"/>
              <w:bottom w:w="70" w:type="dxa"/>
              <w:right w:w="90" w:type="dxa"/>
            </w:tcMar>
          </w:tcPr>
          <w:p w14:paraId="5DAA6756" w14:textId="77777777" w:rsidR="00847C0D" w:rsidRDefault="00CC3326">
            <w:r>
              <w:rPr>
                <w:sz w:val="20"/>
                <w:szCs w:val="20"/>
              </w:rPr>
              <w:t>luminaria_referencia</w:t>
            </w:r>
          </w:p>
        </w:tc>
        <w:tc>
          <w:tcPr>
            <w:tcW w:w="3200" w:type="dxa"/>
            <w:tcMar>
              <w:top w:w="70" w:type="dxa"/>
              <w:left w:w="90" w:type="dxa"/>
              <w:bottom w:w="70" w:type="dxa"/>
              <w:right w:w="90" w:type="dxa"/>
            </w:tcMar>
          </w:tcPr>
          <w:p w14:paraId="6D4B3DBC"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A8C39EC" w14:textId="77777777" w:rsidR="00847C0D" w:rsidRDefault="00CC3326">
            <w:r>
              <w:rPr>
                <w:sz w:val="20"/>
                <w:szCs w:val="20"/>
                <w:lang w:val="pt-BR"/>
              </w:rPr>
              <w:t>Luminárias de 40 W e 440 W do Quadro 9, lidas pela estimativa de energia</w:t>
            </w:r>
          </w:p>
        </w:tc>
      </w:tr>
      <w:tr w:rsidR="006B1E66" w:rsidRPr="00CE1B46" w14:paraId="62476044" w14:textId="77777777">
        <w:tc>
          <w:tcPr>
            <w:tcW w:w="2100" w:type="dxa"/>
            <w:tcMar>
              <w:top w:w="70" w:type="dxa"/>
              <w:left w:w="90" w:type="dxa"/>
              <w:bottom w:w="70" w:type="dxa"/>
              <w:right w:w="90" w:type="dxa"/>
            </w:tcMar>
          </w:tcPr>
          <w:p w14:paraId="6E6DD68E" w14:textId="77777777" w:rsidR="00847C0D" w:rsidRDefault="00CC3326">
            <w:r>
              <w:rPr>
                <w:sz w:val="20"/>
                <w:szCs w:val="20"/>
              </w:rPr>
              <w:t>evento_urbano</w:t>
            </w:r>
          </w:p>
        </w:tc>
        <w:tc>
          <w:tcPr>
            <w:tcW w:w="3200" w:type="dxa"/>
            <w:tcMar>
              <w:top w:w="70" w:type="dxa"/>
              <w:left w:w="90" w:type="dxa"/>
              <w:bottom w:w="70" w:type="dxa"/>
              <w:right w:w="90" w:type="dxa"/>
            </w:tcMar>
          </w:tcPr>
          <w:p w14:paraId="06CCE652"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7DAC9E71"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5725B6A" w14:textId="77777777">
        <w:tc>
          <w:tcPr>
            <w:tcW w:w="2100" w:type="dxa"/>
            <w:tcMar>
              <w:top w:w="70" w:type="dxa"/>
              <w:left w:w="90" w:type="dxa"/>
              <w:bottom w:w="70" w:type="dxa"/>
              <w:right w:w="90" w:type="dxa"/>
            </w:tcMar>
          </w:tcPr>
          <w:p w14:paraId="6744FD6C" w14:textId="77777777" w:rsidR="00847C0D" w:rsidRDefault="00CC3326">
            <w:r>
              <w:rPr>
                <w:sz w:val="20"/>
                <w:szCs w:val="20"/>
              </w:rPr>
              <w:t>versao_base_regras</w:t>
            </w:r>
          </w:p>
        </w:tc>
        <w:tc>
          <w:tcPr>
            <w:tcW w:w="3200" w:type="dxa"/>
            <w:tcMar>
              <w:top w:w="70" w:type="dxa"/>
              <w:left w:w="90" w:type="dxa"/>
              <w:bottom w:w="70" w:type="dxa"/>
              <w:right w:w="90" w:type="dxa"/>
            </w:tcMar>
          </w:tcPr>
          <w:p w14:paraId="5CBB0794"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E1E8F76" w14:textId="77777777" w:rsidR="00847C0D" w:rsidRDefault="00CC3326">
            <w:r>
              <w:rPr>
                <w:sz w:val="20"/>
                <w:szCs w:val="20"/>
                <w:lang w:val="pt-BR"/>
              </w:rPr>
              <w:t>O serviço confere o hash ao iniciar e recusa operar com arquivo alterado sem nova versão (RNF04)</w:t>
            </w:r>
          </w:p>
        </w:tc>
      </w:tr>
      <w:tr w:rsidR="006B1E66" w:rsidRPr="00CE1B46" w14:paraId="02E6886F" w14:textId="77777777">
        <w:tc>
          <w:tcPr>
            <w:tcW w:w="2100" w:type="dxa"/>
            <w:tcMar>
              <w:top w:w="70" w:type="dxa"/>
              <w:left w:w="90" w:type="dxa"/>
              <w:bottom w:w="70" w:type="dxa"/>
              <w:right w:w="90" w:type="dxa"/>
            </w:tcMar>
          </w:tcPr>
          <w:p w14:paraId="4F29B82A" w14:textId="77777777" w:rsidR="00847C0D" w:rsidRDefault="00CC3326">
            <w:r>
              <w:rPr>
                <w:sz w:val="20"/>
                <w:szCs w:val="20"/>
              </w:rPr>
              <w:t>versao_modelo_previsao</w:t>
            </w:r>
          </w:p>
        </w:tc>
        <w:tc>
          <w:tcPr>
            <w:tcW w:w="3200" w:type="dxa"/>
            <w:tcMar>
              <w:top w:w="70" w:type="dxa"/>
              <w:left w:w="90" w:type="dxa"/>
              <w:bottom w:w="70" w:type="dxa"/>
              <w:right w:w="90" w:type="dxa"/>
            </w:tcMar>
          </w:tcPr>
          <w:p w14:paraId="0E8B081D"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6C306BF" w14:textId="77777777" w:rsidR="00847C0D" w:rsidRDefault="00CC3326">
            <w:r>
              <w:rPr>
                <w:sz w:val="20"/>
                <w:szCs w:val="20"/>
                <w:lang w:val="pt-BR"/>
              </w:rPr>
              <w:t>Versão da previsão que alimentou cada decisão (RNF04)</w:t>
            </w:r>
          </w:p>
        </w:tc>
      </w:tr>
      <w:tr w:rsidR="006B1E66" w:rsidRPr="00CE1B46" w14:paraId="1F63DEB1" w14:textId="77777777">
        <w:tc>
          <w:tcPr>
            <w:tcW w:w="2100" w:type="dxa"/>
            <w:tcMar>
              <w:top w:w="70" w:type="dxa"/>
              <w:left w:w="90" w:type="dxa"/>
              <w:bottom w:w="70" w:type="dxa"/>
              <w:right w:w="90" w:type="dxa"/>
            </w:tcMar>
          </w:tcPr>
          <w:p w14:paraId="610CC2E5" w14:textId="77777777" w:rsidR="00847C0D" w:rsidRDefault="00CC3326">
            <w:r>
              <w:rPr>
                <w:sz w:val="20"/>
                <w:szCs w:val="20"/>
              </w:rPr>
              <w:t>execucao_cenario</w:t>
            </w:r>
          </w:p>
        </w:tc>
        <w:tc>
          <w:tcPr>
            <w:tcW w:w="3200" w:type="dxa"/>
            <w:tcMar>
              <w:top w:w="70" w:type="dxa"/>
              <w:left w:w="90" w:type="dxa"/>
              <w:bottom w:w="70" w:type="dxa"/>
              <w:right w:w="90" w:type="dxa"/>
            </w:tcMar>
          </w:tcPr>
          <w:p w14:paraId="419DAA5A"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589D2366" w14:textId="77777777" w:rsidR="00847C0D" w:rsidRDefault="00CC3326">
            <w:r>
              <w:rPr>
                <w:sz w:val="20"/>
                <w:szCs w:val="20"/>
                <w:lang w:val="pt-BR"/>
              </w:rPr>
              <w:lastRenderedPageBreak/>
              <w:t>Separa as execuções da suíte (RF10) e os modos comparados para H3</w:t>
            </w:r>
          </w:p>
        </w:tc>
      </w:tr>
      <w:tr w:rsidR="006B1E66" w:rsidRPr="00CE1B46" w14:paraId="3CDA2D45" w14:textId="77777777">
        <w:tc>
          <w:tcPr>
            <w:tcW w:w="2100" w:type="dxa"/>
            <w:tcMar>
              <w:top w:w="70" w:type="dxa"/>
              <w:left w:w="90" w:type="dxa"/>
              <w:bottom w:w="70" w:type="dxa"/>
              <w:right w:w="90" w:type="dxa"/>
            </w:tcMar>
          </w:tcPr>
          <w:p w14:paraId="5562EF96" w14:textId="77777777" w:rsidR="00847C0D" w:rsidRDefault="00CC3326">
            <w:r>
              <w:rPr>
                <w:sz w:val="20"/>
                <w:szCs w:val="20"/>
              </w:rPr>
              <w:t>decisao</w:t>
            </w:r>
          </w:p>
        </w:tc>
        <w:tc>
          <w:tcPr>
            <w:tcW w:w="3200" w:type="dxa"/>
            <w:tcMar>
              <w:top w:w="70" w:type="dxa"/>
              <w:left w:w="90" w:type="dxa"/>
              <w:bottom w:w="70" w:type="dxa"/>
              <w:right w:w="90" w:type="dxa"/>
            </w:tcMar>
          </w:tcPr>
          <w:p w14:paraId="4F8E2BAD"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1C2E720D" w14:textId="77777777" w:rsidR="00847C0D" w:rsidRDefault="00CC3326">
            <w:r>
              <w:rPr>
                <w:sz w:val="20"/>
                <w:szCs w:val="20"/>
                <w:lang w:val="pt-BR"/>
              </w:rPr>
              <w:t>Núcleo do registro de auditoria</w:t>
            </w:r>
          </w:p>
        </w:tc>
      </w:tr>
      <w:tr w:rsidR="006B1E66" w:rsidRPr="00CE1B46" w14:paraId="7E867880" w14:textId="77777777">
        <w:tc>
          <w:tcPr>
            <w:tcW w:w="2100" w:type="dxa"/>
            <w:tcMar>
              <w:top w:w="70" w:type="dxa"/>
              <w:left w:w="90" w:type="dxa"/>
              <w:bottom w:w="70" w:type="dxa"/>
              <w:right w:w="90" w:type="dxa"/>
            </w:tcMar>
          </w:tcPr>
          <w:p w14:paraId="19079406" w14:textId="77777777" w:rsidR="00847C0D" w:rsidRDefault="00CC3326">
            <w:r>
              <w:rPr>
                <w:sz w:val="20"/>
                <w:szCs w:val="20"/>
              </w:rPr>
              <w:t>decisao_evento</w:t>
            </w:r>
          </w:p>
        </w:tc>
        <w:tc>
          <w:tcPr>
            <w:tcW w:w="3200" w:type="dxa"/>
            <w:tcMar>
              <w:top w:w="70" w:type="dxa"/>
              <w:left w:w="90" w:type="dxa"/>
              <w:bottom w:w="70" w:type="dxa"/>
              <w:right w:w="90" w:type="dxa"/>
            </w:tcMar>
          </w:tcPr>
          <w:p w14:paraId="52C6697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20C9F346" w14:textId="77777777" w:rsidR="00847C0D" w:rsidRDefault="00CC3326">
            <w:r>
              <w:rPr>
                <w:sz w:val="20"/>
                <w:szCs w:val="20"/>
                <w:lang w:val="pt-BR"/>
              </w:rPr>
              <w:t>Eventos em que cada decisão se apoiou, na relação de muitos para muitos</w:t>
            </w:r>
          </w:p>
        </w:tc>
      </w:tr>
      <w:tr w:rsidR="006B1E66" w:rsidRPr="00CE1B46" w14:paraId="48EE19D6" w14:textId="77777777">
        <w:tc>
          <w:tcPr>
            <w:tcW w:w="2100" w:type="dxa"/>
            <w:tcMar>
              <w:top w:w="70" w:type="dxa"/>
              <w:left w:w="90" w:type="dxa"/>
              <w:bottom w:w="70" w:type="dxa"/>
              <w:right w:w="90" w:type="dxa"/>
            </w:tcMar>
          </w:tcPr>
          <w:p w14:paraId="07C9CFEC" w14:textId="77777777" w:rsidR="00847C0D" w:rsidRDefault="00CC3326">
            <w:r>
              <w:rPr>
                <w:sz w:val="20"/>
                <w:szCs w:val="20"/>
              </w:rPr>
              <w:t>sessao_medicao</w:t>
            </w:r>
          </w:p>
        </w:tc>
        <w:tc>
          <w:tcPr>
            <w:tcW w:w="3200" w:type="dxa"/>
            <w:tcMar>
              <w:top w:w="70" w:type="dxa"/>
              <w:left w:w="90" w:type="dxa"/>
              <w:bottom w:w="70" w:type="dxa"/>
              <w:right w:w="90" w:type="dxa"/>
            </w:tcMar>
          </w:tcPr>
          <w:p w14:paraId="643A494E"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2B1B147F" w14:textId="77777777" w:rsidR="00847C0D" w:rsidRDefault="00CC3326">
            <w:r>
              <w:rPr>
                <w:sz w:val="20"/>
                <w:szCs w:val="20"/>
                <w:lang w:val="pt-BR"/>
              </w:rPr>
              <w:t>Residual subtraída das leituras e regra de descarte de 3.4.3</w:t>
            </w:r>
          </w:p>
        </w:tc>
      </w:tr>
      <w:tr w:rsidR="006B1E66" w:rsidRPr="00CE1B46" w14:paraId="76837BE4" w14:textId="77777777">
        <w:tc>
          <w:tcPr>
            <w:tcW w:w="2100" w:type="dxa"/>
            <w:tcMar>
              <w:top w:w="70" w:type="dxa"/>
              <w:left w:w="90" w:type="dxa"/>
              <w:bottom w:w="70" w:type="dxa"/>
              <w:right w:w="90" w:type="dxa"/>
            </w:tcMar>
          </w:tcPr>
          <w:p w14:paraId="71620E71" w14:textId="77777777" w:rsidR="00847C0D" w:rsidRDefault="00CC3326">
            <w:r>
              <w:rPr>
                <w:sz w:val="20"/>
                <w:szCs w:val="20"/>
              </w:rPr>
              <w:t>telemetria</w:t>
            </w:r>
          </w:p>
        </w:tc>
        <w:tc>
          <w:tcPr>
            <w:tcW w:w="3200" w:type="dxa"/>
            <w:tcMar>
              <w:top w:w="70" w:type="dxa"/>
              <w:left w:w="90" w:type="dxa"/>
              <w:bottom w:w="70" w:type="dxa"/>
              <w:right w:w="90" w:type="dxa"/>
            </w:tcMar>
          </w:tcPr>
          <w:p w14:paraId="59D0EDE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4288B6" w14:textId="77777777" w:rsidR="00847C0D" w:rsidRDefault="00CC3326">
            <w:r>
              <w:rPr>
                <w:sz w:val="20"/>
                <w:szCs w:val="20"/>
                <w:lang w:val="pt-BR"/>
              </w:rPr>
              <w:t>Confirmação de cada decisão, na proporção de uma para uma</w:t>
            </w:r>
          </w:p>
        </w:tc>
      </w:tr>
      <w:tr w:rsidR="006B1E66" w:rsidRPr="00CE1B46" w14:paraId="01A8D834" w14:textId="77777777">
        <w:tc>
          <w:tcPr>
            <w:tcW w:w="2100" w:type="dxa"/>
            <w:tcMar>
              <w:top w:w="70" w:type="dxa"/>
              <w:left w:w="90" w:type="dxa"/>
              <w:bottom w:w="70" w:type="dxa"/>
              <w:right w:w="90" w:type="dxa"/>
            </w:tcMar>
          </w:tcPr>
          <w:p w14:paraId="2D34C880" w14:textId="77777777" w:rsidR="00847C0D" w:rsidRDefault="00CC3326">
            <w:r>
              <w:rPr>
                <w:sz w:val="20"/>
                <w:szCs w:val="20"/>
              </w:rPr>
              <w:t>calibracao</w:t>
            </w:r>
          </w:p>
        </w:tc>
        <w:tc>
          <w:tcPr>
            <w:tcW w:w="3200" w:type="dxa"/>
            <w:tcMar>
              <w:top w:w="70" w:type="dxa"/>
              <w:left w:w="90" w:type="dxa"/>
              <w:bottom w:w="70" w:type="dxa"/>
              <w:right w:w="90" w:type="dxa"/>
            </w:tcMar>
          </w:tcPr>
          <w:p w14:paraId="5CFC94EA"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0E9BA9C" w14:textId="77777777" w:rsidR="00847C0D" w:rsidRDefault="00CC3326">
            <w:r>
              <w:rPr>
                <w:sz w:val="20"/>
                <w:szCs w:val="20"/>
                <w:lang w:val="pt-BR"/>
              </w:rPr>
              <w:t>Varredura de 3.4.4; origem da tabela do firmware e da tolerância do diagnóstico</w:t>
            </w:r>
          </w:p>
        </w:tc>
      </w:tr>
      <w:tr w:rsidR="006B1E66" w:rsidRPr="00CE1B46" w14:paraId="0B07046D" w14:textId="77777777">
        <w:tc>
          <w:tcPr>
            <w:tcW w:w="2100" w:type="dxa"/>
            <w:tcMar>
              <w:top w:w="70" w:type="dxa"/>
              <w:left w:w="90" w:type="dxa"/>
              <w:bottom w:w="70" w:type="dxa"/>
              <w:right w:w="90" w:type="dxa"/>
            </w:tcMar>
          </w:tcPr>
          <w:p w14:paraId="457AFB16" w14:textId="77777777" w:rsidR="00847C0D" w:rsidRDefault="00CC3326">
            <w:r>
              <w:rPr>
                <w:sz w:val="20"/>
                <w:szCs w:val="20"/>
              </w:rPr>
              <w:t>alerta_diagnostico</w:t>
            </w:r>
          </w:p>
        </w:tc>
        <w:tc>
          <w:tcPr>
            <w:tcW w:w="3200" w:type="dxa"/>
            <w:tcMar>
              <w:top w:w="70" w:type="dxa"/>
              <w:left w:w="90" w:type="dxa"/>
              <w:bottom w:w="70" w:type="dxa"/>
              <w:right w:w="90" w:type="dxa"/>
            </w:tcMar>
          </w:tcPr>
          <w:p w14:paraId="19FF5DAD"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4B97D40" w14:textId="77777777" w:rsidR="00847C0D" w:rsidRDefault="00CC3326">
            <w:r>
              <w:rPr>
                <w:sz w:val="20"/>
                <w:szCs w:val="20"/>
                <w:lang w:val="pt-BR"/>
              </w:rPr>
              <w:t>Alertas do RF11, abertos e encerrados pelo serviço</w:t>
            </w:r>
          </w:p>
        </w:tc>
      </w:tr>
    </w:tbl>
    <w:p w14:paraId="27418CF6" w14:textId="77777777" w:rsidR="00847C0D" w:rsidRDefault="00CC3326">
      <w:pPr>
        <w:spacing w:before="130" w:after="260"/>
      </w:pPr>
      <w:r>
        <w:rPr>
          <w:sz w:val="20"/>
          <w:szCs w:val="20"/>
          <w:lang w:val="pt-BR"/>
        </w:rPr>
        <w:t>Fonte: Elaborado pelos autores (2026).</w:t>
      </w:r>
    </w:p>
    <w:p w14:paraId="18C97829"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0413789E" w14:textId="77777777" w:rsidR="00E01C3A" w:rsidRDefault="00CC3326">
      <w:pPr>
        <w:pStyle w:val="Heading2"/>
        <w:spacing w:before="360" w:after="240" w:line="360" w:lineRule="auto"/>
        <w:rPr>
          <w:lang w:val="pt-BR"/>
        </w:rPr>
      </w:pPr>
      <w:bookmarkStart w:id="56" w:name="_Toc241705854"/>
      <w:r>
        <w:rPr>
          <w:lang w:val="pt-BR"/>
        </w:rPr>
        <w:t>4.8 Especificação dos casos de teste</w:t>
      </w:r>
      <w:bookmarkEnd w:id="56"/>
    </w:p>
    <w:p w14:paraId="7A06EFF4"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77306A6F"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05F2B63" w14:textId="77777777">
        <w:trPr>
          <w:tblHeader/>
        </w:trPr>
        <w:tc>
          <w:tcPr>
            <w:tcW w:w="850" w:type="dxa"/>
            <w:shd w:val="clear" w:color="auto" w:fill="EDEDED"/>
            <w:tcMar>
              <w:top w:w="70" w:type="dxa"/>
              <w:left w:w="90" w:type="dxa"/>
              <w:bottom w:w="70" w:type="dxa"/>
              <w:right w:w="90" w:type="dxa"/>
            </w:tcMar>
          </w:tcPr>
          <w:p w14:paraId="17701BD6"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2E8AFCB"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3ACCA6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46DE7C9B" w14:textId="77777777" w:rsidR="00847C0D" w:rsidRDefault="00CC3326">
            <w:r>
              <w:rPr>
                <w:sz w:val="20"/>
                <w:szCs w:val="20"/>
              </w:rPr>
              <w:t>Resultado esperado</w:t>
            </w:r>
          </w:p>
        </w:tc>
      </w:tr>
      <w:tr w:rsidR="00E01C3A" w:rsidRPr="00CE1B46" w14:paraId="5CC7D426" w14:textId="77777777">
        <w:tc>
          <w:tcPr>
            <w:tcW w:w="850" w:type="dxa"/>
            <w:tcMar>
              <w:top w:w="70" w:type="dxa"/>
              <w:left w:w="90" w:type="dxa"/>
              <w:bottom w:w="70" w:type="dxa"/>
              <w:right w:w="90" w:type="dxa"/>
            </w:tcMar>
          </w:tcPr>
          <w:p w14:paraId="3E105014" w14:textId="77777777" w:rsidR="00847C0D" w:rsidRDefault="00CC3326">
            <w:r>
              <w:rPr>
                <w:sz w:val="20"/>
                <w:szCs w:val="20"/>
              </w:rPr>
              <w:t>CT01</w:t>
            </w:r>
          </w:p>
        </w:tc>
        <w:tc>
          <w:tcPr>
            <w:tcW w:w="3500" w:type="dxa"/>
            <w:tcMar>
              <w:top w:w="70" w:type="dxa"/>
              <w:left w:w="90" w:type="dxa"/>
              <w:bottom w:w="70" w:type="dxa"/>
              <w:right w:w="90" w:type="dxa"/>
            </w:tcMar>
          </w:tcPr>
          <w:p w14:paraId="12DCE450" w14:textId="77777777" w:rsidR="00847C0D" w:rsidRDefault="00CC3326">
            <w:r>
              <w:rPr>
                <w:sz w:val="20"/>
                <w:szCs w:val="20"/>
                <w:lang w:val="pt-BR"/>
              </w:rPr>
              <w:t>RF01, RNF08</w:t>
            </w:r>
          </w:p>
        </w:tc>
        <w:tc>
          <w:tcPr>
            <w:tcW w:w="1750" w:type="dxa"/>
            <w:tcMar>
              <w:top w:w="70" w:type="dxa"/>
              <w:left w:w="90" w:type="dxa"/>
              <w:bottom w:w="70" w:type="dxa"/>
              <w:right w:w="90" w:type="dxa"/>
            </w:tcMar>
          </w:tcPr>
          <w:p w14:paraId="3F2F8AC2"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DEB0913"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45E8720" w14:textId="77777777">
        <w:tc>
          <w:tcPr>
            <w:tcW w:w="850" w:type="dxa"/>
            <w:tcMar>
              <w:top w:w="70" w:type="dxa"/>
              <w:left w:w="90" w:type="dxa"/>
              <w:bottom w:w="70" w:type="dxa"/>
              <w:right w:w="90" w:type="dxa"/>
            </w:tcMar>
          </w:tcPr>
          <w:p w14:paraId="7922A31F" w14:textId="77777777" w:rsidR="00847C0D" w:rsidRDefault="00CC3326">
            <w:r>
              <w:rPr>
                <w:sz w:val="20"/>
                <w:szCs w:val="20"/>
              </w:rPr>
              <w:t>CT02</w:t>
            </w:r>
          </w:p>
        </w:tc>
        <w:tc>
          <w:tcPr>
            <w:tcW w:w="3500" w:type="dxa"/>
            <w:tcMar>
              <w:top w:w="70" w:type="dxa"/>
              <w:left w:w="90" w:type="dxa"/>
              <w:bottom w:w="70" w:type="dxa"/>
              <w:right w:w="90" w:type="dxa"/>
            </w:tcMar>
          </w:tcPr>
          <w:p w14:paraId="40D8DCFD" w14:textId="77777777" w:rsidR="00847C0D" w:rsidRDefault="00CC3326">
            <w:r>
              <w:rPr>
                <w:sz w:val="20"/>
                <w:szCs w:val="20"/>
                <w:lang w:val="pt-BR"/>
              </w:rPr>
              <w:t>RF02</w:t>
            </w:r>
          </w:p>
        </w:tc>
        <w:tc>
          <w:tcPr>
            <w:tcW w:w="1750" w:type="dxa"/>
            <w:tcMar>
              <w:top w:w="70" w:type="dxa"/>
              <w:left w:w="90" w:type="dxa"/>
              <w:bottom w:w="70" w:type="dxa"/>
              <w:right w:w="90" w:type="dxa"/>
            </w:tcMar>
          </w:tcPr>
          <w:p w14:paraId="5AA2B225"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2E992649" w14:textId="77777777" w:rsidR="00847C0D" w:rsidRDefault="00CC3326">
            <w:r>
              <w:rPr>
                <w:sz w:val="20"/>
                <w:szCs w:val="20"/>
                <w:lang w:val="pt-BR"/>
              </w:rPr>
              <w:t>Previsão entre 0 e 1 que acompanha o patamar do histórico; sem histórico, persistência</w:t>
            </w:r>
          </w:p>
        </w:tc>
      </w:tr>
      <w:tr w:rsidR="00E01C3A" w:rsidRPr="00CE1B46" w14:paraId="6DC0DF96" w14:textId="77777777">
        <w:tc>
          <w:tcPr>
            <w:tcW w:w="850" w:type="dxa"/>
            <w:tcMar>
              <w:top w:w="70" w:type="dxa"/>
              <w:left w:w="90" w:type="dxa"/>
              <w:bottom w:w="70" w:type="dxa"/>
              <w:right w:w="90" w:type="dxa"/>
            </w:tcMar>
          </w:tcPr>
          <w:p w14:paraId="7972B0D6" w14:textId="77777777" w:rsidR="00847C0D" w:rsidRDefault="00CC3326">
            <w:r>
              <w:rPr>
                <w:sz w:val="20"/>
                <w:szCs w:val="20"/>
              </w:rPr>
              <w:t>CT03</w:t>
            </w:r>
          </w:p>
        </w:tc>
        <w:tc>
          <w:tcPr>
            <w:tcW w:w="3500" w:type="dxa"/>
            <w:tcMar>
              <w:top w:w="70" w:type="dxa"/>
              <w:left w:w="90" w:type="dxa"/>
              <w:bottom w:w="70" w:type="dxa"/>
              <w:right w:w="90" w:type="dxa"/>
            </w:tcMar>
          </w:tcPr>
          <w:p w14:paraId="3FF6F642" w14:textId="77777777" w:rsidR="00847C0D" w:rsidRDefault="00CC3326">
            <w:r>
              <w:rPr>
                <w:sz w:val="20"/>
                <w:szCs w:val="20"/>
                <w:lang w:val="pt-BR"/>
              </w:rPr>
              <w:t>RF03, RNF05</w:t>
            </w:r>
          </w:p>
        </w:tc>
        <w:tc>
          <w:tcPr>
            <w:tcW w:w="1750" w:type="dxa"/>
            <w:tcMar>
              <w:top w:w="70" w:type="dxa"/>
              <w:left w:w="90" w:type="dxa"/>
              <w:bottom w:w="70" w:type="dxa"/>
              <w:right w:w="90" w:type="dxa"/>
            </w:tcMar>
          </w:tcPr>
          <w:p w14:paraId="005206D7"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65DD16CF"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783E5900" w14:textId="77777777">
        <w:tc>
          <w:tcPr>
            <w:tcW w:w="850" w:type="dxa"/>
            <w:tcMar>
              <w:top w:w="70" w:type="dxa"/>
              <w:left w:w="90" w:type="dxa"/>
              <w:bottom w:w="70" w:type="dxa"/>
              <w:right w:w="90" w:type="dxa"/>
            </w:tcMar>
          </w:tcPr>
          <w:p w14:paraId="1B4E644C" w14:textId="77777777" w:rsidR="00847C0D" w:rsidRDefault="00CC3326">
            <w:r>
              <w:rPr>
                <w:sz w:val="20"/>
                <w:szCs w:val="20"/>
              </w:rPr>
              <w:t>CT04</w:t>
            </w:r>
          </w:p>
        </w:tc>
        <w:tc>
          <w:tcPr>
            <w:tcW w:w="3500" w:type="dxa"/>
            <w:tcMar>
              <w:top w:w="70" w:type="dxa"/>
              <w:left w:w="90" w:type="dxa"/>
              <w:bottom w:w="70" w:type="dxa"/>
              <w:right w:w="90" w:type="dxa"/>
            </w:tcMar>
          </w:tcPr>
          <w:p w14:paraId="296A732E" w14:textId="77777777" w:rsidR="00847C0D" w:rsidRDefault="00CC3326">
            <w:r>
              <w:rPr>
                <w:sz w:val="20"/>
                <w:szCs w:val="20"/>
                <w:lang w:val="pt-BR"/>
              </w:rPr>
              <w:t>RF03</w:t>
            </w:r>
          </w:p>
        </w:tc>
        <w:tc>
          <w:tcPr>
            <w:tcW w:w="1750" w:type="dxa"/>
            <w:tcMar>
              <w:top w:w="70" w:type="dxa"/>
              <w:left w:w="90" w:type="dxa"/>
              <w:bottom w:w="70" w:type="dxa"/>
              <w:right w:w="90" w:type="dxa"/>
            </w:tcMar>
          </w:tcPr>
          <w:p w14:paraId="73D16EB2"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44908B57" w14:textId="77777777" w:rsidR="00847C0D" w:rsidRDefault="00CC3326">
            <w:r>
              <w:rPr>
                <w:sz w:val="20"/>
                <w:szCs w:val="20"/>
                <w:lang w:val="pt-BR"/>
              </w:rPr>
              <w:t>Nível pretendido igual ao da classe da via: a evidência de risco não é diluída</w:t>
            </w:r>
          </w:p>
        </w:tc>
      </w:tr>
      <w:tr w:rsidR="00E01C3A" w:rsidRPr="00CE1B46" w14:paraId="388FE255" w14:textId="77777777">
        <w:tc>
          <w:tcPr>
            <w:tcW w:w="850" w:type="dxa"/>
            <w:tcMar>
              <w:top w:w="70" w:type="dxa"/>
              <w:left w:w="90" w:type="dxa"/>
              <w:bottom w:w="70" w:type="dxa"/>
              <w:right w:w="90" w:type="dxa"/>
            </w:tcMar>
          </w:tcPr>
          <w:p w14:paraId="0AE95162" w14:textId="77777777" w:rsidR="00847C0D" w:rsidRDefault="00CC3326">
            <w:r>
              <w:rPr>
                <w:sz w:val="20"/>
                <w:szCs w:val="20"/>
              </w:rPr>
              <w:t>CT05</w:t>
            </w:r>
          </w:p>
        </w:tc>
        <w:tc>
          <w:tcPr>
            <w:tcW w:w="3500" w:type="dxa"/>
            <w:tcMar>
              <w:top w:w="70" w:type="dxa"/>
              <w:left w:w="90" w:type="dxa"/>
              <w:bottom w:w="70" w:type="dxa"/>
              <w:right w:w="90" w:type="dxa"/>
            </w:tcMar>
          </w:tcPr>
          <w:p w14:paraId="33E3E429"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B4BE47"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58F48B46" w14:textId="77777777" w:rsidR="00847C0D" w:rsidRDefault="00CC3326">
            <w:r>
              <w:rPr>
                <w:sz w:val="20"/>
                <w:szCs w:val="20"/>
                <w:lang w:val="pt-BR"/>
              </w:rPr>
              <w:t>Zero violações de piso e de taxa; nível emitido nunca inferior ao pretendido</w:t>
            </w:r>
          </w:p>
        </w:tc>
      </w:tr>
      <w:tr w:rsidR="00E01C3A" w:rsidRPr="00CE1B46" w14:paraId="0F8851A7" w14:textId="77777777">
        <w:tc>
          <w:tcPr>
            <w:tcW w:w="850" w:type="dxa"/>
            <w:tcMar>
              <w:top w:w="70" w:type="dxa"/>
              <w:left w:w="90" w:type="dxa"/>
              <w:bottom w:w="70" w:type="dxa"/>
              <w:right w:w="90" w:type="dxa"/>
            </w:tcMar>
          </w:tcPr>
          <w:p w14:paraId="02EAB1EC" w14:textId="77777777" w:rsidR="00847C0D" w:rsidRDefault="00CC3326">
            <w:r>
              <w:rPr>
                <w:sz w:val="20"/>
                <w:szCs w:val="20"/>
              </w:rPr>
              <w:t>CT06</w:t>
            </w:r>
          </w:p>
        </w:tc>
        <w:tc>
          <w:tcPr>
            <w:tcW w:w="3500" w:type="dxa"/>
            <w:tcMar>
              <w:top w:w="70" w:type="dxa"/>
              <w:left w:w="90" w:type="dxa"/>
              <w:bottom w:w="70" w:type="dxa"/>
              <w:right w:w="90" w:type="dxa"/>
            </w:tcMar>
          </w:tcPr>
          <w:p w14:paraId="00B85273" w14:textId="77777777" w:rsidR="00847C0D" w:rsidRDefault="00CC3326">
            <w:r>
              <w:rPr>
                <w:sz w:val="20"/>
                <w:szCs w:val="20"/>
                <w:lang w:val="pt-BR"/>
              </w:rPr>
              <w:t>RNF02</w:t>
            </w:r>
          </w:p>
        </w:tc>
        <w:tc>
          <w:tcPr>
            <w:tcW w:w="1750" w:type="dxa"/>
            <w:tcMar>
              <w:top w:w="70" w:type="dxa"/>
              <w:left w:w="90" w:type="dxa"/>
              <w:bottom w:w="70" w:type="dxa"/>
              <w:right w:w="90" w:type="dxa"/>
            </w:tcMar>
          </w:tcPr>
          <w:p w14:paraId="3A3FC399"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3B3F8970" w14:textId="77777777" w:rsidR="00847C0D" w:rsidRDefault="00CC3326">
            <w:r>
              <w:rPr>
                <w:sz w:val="20"/>
                <w:szCs w:val="20"/>
                <w:lang w:val="pt-BR"/>
              </w:rPr>
              <w:t>Descida até o piso em no mínimo cinco minutos</w:t>
            </w:r>
          </w:p>
        </w:tc>
      </w:tr>
      <w:tr w:rsidR="00E01C3A" w:rsidRPr="00CE1B46" w14:paraId="690F0A31" w14:textId="77777777">
        <w:tc>
          <w:tcPr>
            <w:tcW w:w="850" w:type="dxa"/>
            <w:tcMar>
              <w:top w:w="70" w:type="dxa"/>
              <w:left w:w="90" w:type="dxa"/>
              <w:bottom w:w="70" w:type="dxa"/>
              <w:right w:w="90" w:type="dxa"/>
            </w:tcMar>
          </w:tcPr>
          <w:p w14:paraId="7BB11D7A" w14:textId="77777777" w:rsidR="00847C0D" w:rsidRDefault="00CC3326">
            <w:r>
              <w:rPr>
                <w:sz w:val="20"/>
                <w:szCs w:val="20"/>
              </w:rPr>
              <w:t>CT07</w:t>
            </w:r>
          </w:p>
        </w:tc>
        <w:tc>
          <w:tcPr>
            <w:tcW w:w="3500" w:type="dxa"/>
            <w:tcMar>
              <w:top w:w="70" w:type="dxa"/>
              <w:left w:w="90" w:type="dxa"/>
              <w:bottom w:w="70" w:type="dxa"/>
              <w:right w:w="90" w:type="dxa"/>
            </w:tcMar>
          </w:tcPr>
          <w:p w14:paraId="54C4B8C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19F23E1B"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7D455D08" w14:textId="77777777" w:rsidR="00847C0D" w:rsidRDefault="00CC3326">
            <w:r>
              <w:rPr>
                <w:sz w:val="20"/>
                <w:szCs w:val="20"/>
                <w:lang w:val="pt-BR"/>
              </w:rPr>
              <w:t>Rampa recomeça do pleno, e não do último nível gravado</w:t>
            </w:r>
          </w:p>
        </w:tc>
      </w:tr>
      <w:tr w:rsidR="00E01C3A" w:rsidRPr="00CE1B46" w14:paraId="4BDAF2DE" w14:textId="77777777">
        <w:tc>
          <w:tcPr>
            <w:tcW w:w="850" w:type="dxa"/>
            <w:tcMar>
              <w:top w:w="70" w:type="dxa"/>
              <w:left w:w="90" w:type="dxa"/>
              <w:bottom w:w="70" w:type="dxa"/>
              <w:right w:w="90" w:type="dxa"/>
            </w:tcMar>
          </w:tcPr>
          <w:p w14:paraId="0106F79C" w14:textId="77777777" w:rsidR="00847C0D" w:rsidRDefault="00CC3326">
            <w:r>
              <w:rPr>
                <w:sz w:val="20"/>
                <w:szCs w:val="20"/>
              </w:rPr>
              <w:t>CT08</w:t>
            </w:r>
          </w:p>
        </w:tc>
        <w:tc>
          <w:tcPr>
            <w:tcW w:w="3500" w:type="dxa"/>
            <w:tcMar>
              <w:top w:w="70" w:type="dxa"/>
              <w:left w:w="90" w:type="dxa"/>
              <w:bottom w:w="70" w:type="dxa"/>
              <w:right w:w="90" w:type="dxa"/>
            </w:tcMar>
          </w:tcPr>
          <w:p w14:paraId="0355CE2D" w14:textId="77777777" w:rsidR="00847C0D" w:rsidRDefault="00CC3326">
            <w:r>
              <w:rPr>
                <w:sz w:val="20"/>
                <w:szCs w:val="20"/>
                <w:lang w:val="pt-BR"/>
              </w:rPr>
              <w:t>RF07, RNF04</w:t>
            </w:r>
          </w:p>
        </w:tc>
        <w:tc>
          <w:tcPr>
            <w:tcW w:w="1750" w:type="dxa"/>
            <w:tcMar>
              <w:top w:w="70" w:type="dxa"/>
              <w:left w:w="90" w:type="dxa"/>
              <w:bottom w:w="70" w:type="dxa"/>
              <w:right w:w="90" w:type="dxa"/>
            </w:tcMar>
          </w:tcPr>
          <w:p w14:paraId="0DD3582A"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7FE9EAA0"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0AB6F5AE" w14:textId="77777777">
        <w:tc>
          <w:tcPr>
            <w:tcW w:w="850" w:type="dxa"/>
            <w:tcMar>
              <w:top w:w="70" w:type="dxa"/>
              <w:left w:w="90" w:type="dxa"/>
              <w:bottom w:w="70" w:type="dxa"/>
              <w:right w:w="90" w:type="dxa"/>
            </w:tcMar>
          </w:tcPr>
          <w:p w14:paraId="29A40C89" w14:textId="77777777" w:rsidR="00847C0D" w:rsidRDefault="00CC3326">
            <w:r>
              <w:rPr>
                <w:sz w:val="20"/>
                <w:szCs w:val="20"/>
              </w:rPr>
              <w:t>CT09</w:t>
            </w:r>
          </w:p>
        </w:tc>
        <w:tc>
          <w:tcPr>
            <w:tcW w:w="3500" w:type="dxa"/>
            <w:tcMar>
              <w:top w:w="70" w:type="dxa"/>
              <w:left w:w="90" w:type="dxa"/>
              <w:bottom w:w="70" w:type="dxa"/>
              <w:right w:w="90" w:type="dxa"/>
            </w:tcMar>
          </w:tcPr>
          <w:p w14:paraId="1581AE1A" w14:textId="77777777" w:rsidR="00847C0D" w:rsidRDefault="00CC3326">
            <w:r>
              <w:rPr>
                <w:sz w:val="20"/>
                <w:szCs w:val="20"/>
                <w:lang w:val="pt-BR"/>
              </w:rPr>
              <w:t>RF07</w:t>
            </w:r>
          </w:p>
        </w:tc>
        <w:tc>
          <w:tcPr>
            <w:tcW w:w="1750" w:type="dxa"/>
            <w:tcMar>
              <w:top w:w="70" w:type="dxa"/>
              <w:left w:w="90" w:type="dxa"/>
              <w:bottom w:w="70" w:type="dxa"/>
              <w:right w:w="90" w:type="dxa"/>
            </w:tcMar>
          </w:tcPr>
          <w:p w14:paraId="2B00D61E"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A22F8FD" w14:textId="77777777" w:rsidR="00847C0D" w:rsidRDefault="00CC3326">
            <w:r>
              <w:rPr>
                <w:sz w:val="20"/>
                <w:szCs w:val="20"/>
                <w:lang w:val="pt-BR"/>
              </w:rPr>
              <w:t>Uma única telemetria por decisão; mensagem malformada descartada</w:t>
            </w:r>
          </w:p>
        </w:tc>
      </w:tr>
      <w:tr w:rsidR="00E01C3A" w:rsidRPr="00CE1B46" w14:paraId="08C29334" w14:textId="77777777">
        <w:tc>
          <w:tcPr>
            <w:tcW w:w="850" w:type="dxa"/>
            <w:tcMar>
              <w:top w:w="70" w:type="dxa"/>
              <w:left w:w="90" w:type="dxa"/>
              <w:bottom w:w="70" w:type="dxa"/>
              <w:right w:w="90" w:type="dxa"/>
            </w:tcMar>
          </w:tcPr>
          <w:p w14:paraId="27FBB9AD" w14:textId="77777777" w:rsidR="00847C0D" w:rsidRDefault="00CC3326">
            <w:r>
              <w:rPr>
                <w:sz w:val="20"/>
                <w:szCs w:val="20"/>
              </w:rPr>
              <w:t>CT10</w:t>
            </w:r>
          </w:p>
        </w:tc>
        <w:tc>
          <w:tcPr>
            <w:tcW w:w="3500" w:type="dxa"/>
            <w:tcMar>
              <w:top w:w="70" w:type="dxa"/>
              <w:left w:w="90" w:type="dxa"/>
              <w:bottom w:w="70" w:type="dxa"/>
              <w:right w:w="90" w:type="dxa"/>
            </w:tcMar>
          </w:tcPr>
          <w:p w14:paraId="7F0EF4CA" w14:textId="77777777" w:rsidR="00847C0D" w:rsidRDefault="00CC3326">
            <w:r>
              <w:rPr>
                <w:sz w:val="20"/>
                <w:szCs w:val="20"/>
                <w:lang w:val="pt-BR"/>
              </w:rPr>
              <w:t>RF09</w:t>
            </w:r>
          </w:p>
        </w:tc>
        <w:tc>
          <w:tcPr>
            <w:tcW w:w="1750" w:type="dxa"/>
            <w:tcMar>
              <w:top w:w="70" w:type="dxa"/>
              <w:left w:w="90" w:type="dxa"/>
              <w:bottom w:w="70" w:type="dxa"/>
              <w:right w:w="90" w:type="dxa"/>
            </w:tcMar>
          </w:tcPr>
          <w:p w14:paraId="7BD1EC81"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3F6B0C45"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4830BBED" w14:textId="77777777">
        <w:tc>
          <w:tcPr>
            <w:tcW w:w="850" w:type="dxa"/>
            <w:tcMar>
              <w:top w:w="70" w:type="dxa"/>
              <w:left w:w="90" w:type="dxa"/>
              <w:bottom w:w="70" w:type="dxa"/>
              <w:right w:w="90" w:type="dxa"/>
            </w:tcMar>
          </w:tcPr>
          <w:p w14:paraId="2B95E717" w14:textId="77777777" w:rsidR="00847C0D" w:rsidRDefault="00CC3326">
            <w:r>
              <w:rPr>
                <w:sz w:val="20"/>
                <w:szCs w:val="20"/>
              </w:rPr>
              <w:t>CT11</w:t>
            </w:r>
          </w:p>
        </w:tc>
        <w:tc>
          <w:tcPr>
            <w:tcW w:w="3500" w:type="dxa"/>
            <w:tcMar>
              <w:top w:w="70" w:type="dxa"/>
              <w:left w:w="90" w:type="dxa"/>
              <w:bottom w:w="70" w:type="dxa"/>
              <w:right w:w="90" w:type="dxa"/>
            </w:tcMar>
          </w:tcPr>
          <w:p w14:paraId="30CF35D9" w14:textId="77777777" w:rsidR="00847C0D" w:rsidRDefault="00CC3326">
            <w:r>
              <w:rPr>
                <w:sz w:val="20"/>
                <w:szCs w:val="20"/>
                <w:lang w:val="pt-BR"/>
              </w:rPr>
              <w:t>RF10</w:t>
            </w:r>
          </w:p>
        </w:tc>
        <w:tc>
          <w:tcPr>
            <w:tcW w:w="1750" w:type="dxa"/>
            <w:tcMar>
              <w:top w:w="70" w:type="dxa"/>
              <w:left w:w="90" w:type="dxa"/>
              <w:bottom w:w="70" w:type="dxa"/>
              <w:right w:w="90" w:type="dxa"/>
            </w:tcMar>
          </w:tcPr>
          <w:p w14:paraId="18518D2B"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0BA15B1A" w14:textId="77777777" w:rsidR="00847C0D" w:rsidRDefault="00CC3326">
            <w:r>
              <w:rPr>
                <w:sz w:val="20"/>
                <w:szCs w:val="20"/>
                <w:lang w:val="pt-BR"/>
              </w:rPr>
              <w:t>Cada execução enxerga só os próprios eventos; resultados idênticos</w:t>
            </w:r>
          </w:p>
        </w:tc>
      </w:tr>
      <w:tr w:rsidR="00E01C3A" w:rsidRPr="00CE1B46" w14:paraId="7EC88281" w14:textId="77777777">
        <w:tc>
          <w:tcPr>
            <w:tcW w:w="850" w:type="dxa"/>
            <w:tcMar>
              <w:top w:w="70" w:type="dxa"/>
              <w:left w:w="90" w:type="dxa"/>
              <w:bottom w:w="70" w:type="dxa"/>
              <w:right w:w="90" w:type="dxa"/>
            </w:tcMar>
          </w:tcPr>
          <w:p w14:paraId="10A657E1" w14:textId="77777777" w:rsidR="00847C0D" w:rsidRDefault="00CC3326">
            <w:r>
              <w:rPr>
                <w:sz w:val="20"/>
                <w:szCs w:val="20"/>
              </w:rPr>
              <w:t>CT12</w:t>
            </w:r>
          </w:p>
        </w:tc>
        <w:tc>
          <w:tcPr>
            <w:tcW w:w="3500" w:type="dxa"/>
            <w:tcMar>
              <w:top w:w="70" w:type="dxa"/>
              <w:left w:w="90" w:type="dxa"/>
              <w:bottom w:w="70" w:type="dxa"/>
              <w:right w:w="90" w:type="dxa"/>
            </w:tcMar>
          </w:tcPr>
          <w:p w14:paraId="588611FA" w14:textId="77777777" w:rsidR="00847C0D" w:rsidRDefault="00CC3326">
            <w:r>
              <w:rPr>
                <w:sz w:val="20"/>
                <w:szCs w:val="20"/>
                <w:lang w:val="pt-BR"/>
              </w:rPr>
              <w:t>RF11</w:t>
            </w:r>
          </w:p>
        </w:tc>
        <w:tc>
          <w:tcPr>
            <w:tcW w:w="1750" w:type="dxa"/>
            <w:tcMar>
              <w:top w:w="70" w:type="dxa"/>
              <w:left w:w="90" w:type="dxa"/>
              <w:bottom w:w="70" w:type="dxa"/>
              <w:right w:w="90" w:type="dxa"/>
            </w:tcMar>
          </w:tcPr>
          <w:p w14:paraId="2A6C895A"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20DDF9E5"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0F16D2A" w14:textId="77777777">
        <w:tc>
          <w:tcPr>
            <w:tcW w:w="850" w:type="dxa"/>
            <w:tcMar>
              <w:top w:w="70" w:type="dxa"/>
              <w:left w:w="90" w:type="dxa"/>
              <w:bottom w:w="70" w:type="dxa"/>
              <w:right w:w="90" w:type="dxa"/>
            </w:tcMar>
          </w:tcPr>
          <w:p w14:paraId="6D439788" w14:textId="77777777" w:rsidR="00847C0D" w:rsidRDefault="00CC3326">
            <w:r>
              <w:rPr>
                <w:sz w:val="20"/>
                <w:szCs w:val="20"/>
              </w:rPr>
              <w:t>CT13</w:t>
            </w:r>
          </w:p>
        </w:tc>
        <w:tc>
          <w:tcPr>
            <w:tcW w:w="3500" w:type="dxa"/>
            <w:tcMar>
              <w:top w:w="70" w:type="dxa"/>
              <w:left w:w="90" w:type="dxa"/>
              <w:bottom w:w="70" w:type="dxa"/>
              <w:right w:w="90" w:type="dxa"/>
            </w:tcMar>
          </w:tcPr>
          <w:p w14:paraId="5519223C" w14:textId="77777777" w:rsidR="00847C0D" w:rsidRDefault="00CC3326">
            <w:r>
              <w:rPr>
                <w:sz w:val="20"/>
                <w:szCs w:val="20"/>
                <w:lang w:val="pt-BR"/>
              </w:rPr>
              <w:t>RF12</w:t>
            </w:r>
          </w:p>
        </w:tc>
        <w:tc>
          <w:tcPr>
            <w:tcW w:w="1750" w:type="dxa"/>
            <w:tcMar>
              <w:top w:w="70" w:type="dxa"/>
              <w:left w:w="90" w:type="dxa"/>
              <w:bottom w:w="70" w:type="dxa"/>
              <w:right w:w="90" w:type="dxa"/>
            </w:tcMar>
          </w:tcPr>
          <w:p w14:paraId="40432BF1"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6BF995B7" w14:textId="77777777" w:rsidR="00847C0D" w:rsidRDefault="00CC3326">
            <w:r>
              <w:rPr>
                <w:sz w:val="20"/>
                <w:szCs w:val="20"/>
                <w:lang w:val="pt-BR"/>
              </w:rPr>
              <w:t>2,50 Wh a 40 W; razão entre regimes independente da potência</w:t>
            </w:r>
          </w:p>
        </w:tc>
      </w:tr>
      <w:tr w:rsidR="00E01C3A" w:rsidRPr="00CE1B46" w14:paraId="0640EDDD" w14:textId="77777777">
        <w:tc>
          <w:tcPr>
            <w:tcW w:w="850" w:type="dxa"/>
            <w:tcMar>
              <w:top w:w="70" w:type="dxa"/>
              <w:left w:w="90" w:type="dxa"/>
              <w:bottom w:w="70" w:type="dxa"/>
              <w:right w:w="90" w:type="dxa"/>
            </w:tcMar>
          </w:tcPr>
          <w:p w14:paraId="28F5BC73" w14:textId="77777777" w:rsidR="00847C0D" w:rsidRDefault="00CC3326">
            <w:r>
              <w:rPr>
                <w:sz w:val="20"/>
                <w:szCs w:val="20"/>
              </w:rPr>
              <w:t>CT14</w:t>
            </w:r>
          </w:p>
        </w:tc>
        <w:tc>
          <w:tcPr>
            <w:tcW w:w="3500" w:type="dxa"/>
            <w:tcMar>
              <w:top w:w="70" w:type="dxa"/>
              <w:left w:w="90" w:type="dxa"/>
              <w:bottom w:w="70" w:type="dxa"/>
              <w:right w:w="90" w:type="dxa"/>
            </w:tcMar>
          </w:tcPr>
          <w:p w14:paraId="764B5999" w14:textId="77777777" w:rsidR="00847C0D" w:rsidRDefault="00CC3326">
            <w:r>
              <w:rPr>
                <w:sz w:val="20"/>
                <w:szCs w:val="20"/>
                <w:lang w:val="pt-BR"/>
              </w:rPr>
              <w:t>RF08</w:t>
            </w:r>
          </w:p>
        </w:tc>
        <w:tc>
          <w:tcPr>
            <w:tcW w:w="1750" w:type="dxa"/>
            <w:tcMar>
              <w:top w:w="70" w:type="dxa"/>
              <w:left w:w="90" w:type="dxa"/>
              <w:bottom w:w="70" w:type="dxa"/>
              <w:right w:w="90" w:type="dxa"/>
            </w:tcMar>
          </w:tcPr>
          <w:p w14:paraId="43B929E9"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318995B4"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4C020C73" w14:textId="77777777">
        <w:tc>
          <w:tcPr>
            <w:tcW w:w="850" w:type="dxa"/>
            <w:tcMar>
              <w:top w:w="70" w:type="dxa"/>
              <w:left w:w="90" w:type="dxa"/>
              <w:bottom w:w="70" w:type="dxa"/>
              <w:right w:w="90" w:type="dxa"/>
            </w:tcMar>
          </w:tcPr>
          <w:p w14:paraId="03F1F81A" w14:textId="77777777" w:rsidR="00847C0D" w:rsidRDefault="00CC3326">
            <w:r>
              <w:rPr>
                <w:sz w:val="20"/>
                <w:szCs w:val="20"/>
              </w:rPr>
              <w:t>CT15</w:t>
            </w:r>
          </w:p>
        </w:tc>
        <w:tc>
          <w:tcPr>
            <w:tcW w:w="3500" w:type="dxa"/>
            <w:tcMar>
              <w:top w:w="70" w:type="dxa"/>
              <w:left w:w="90" w:type="dxa"/>
              <w:bottom w:w="70" w:type="dxa"/>
              <w:right w:w="90" w:type="dxa"/>
            </w:tcMar>
          </w:tcPr>
          <w:p w14:paraId="74C7B57D" w14:textId="77777777" w:rsidR="00847C0D" w:rsidRDefault="00CC3326">
            <w:r>
              <w:rPr>
                <w:sz w:val="20"/>
                <w:szCs w:val="20"/>
                <w:lang w:val="pt-BR"/>
              </w:rPr>
              <w:t>RF05, RF06</w:t>
            </w:r>
          </w:p>
        </w:tc>
        <w:tc>
          <w:tcPr>
            <w:tcW w:w="1750" w:type="dxa"/>
            <w:tcMar>
              <w:top w:w="70" w:type="dxa"/>
              <w:left w:w="90" w:type="dxa"/>
              <w:bottom w:w="70" w:type="dxa"/>
              <w:right w:w="90" w:type="dxa"/>
            </w:tcMar>
          </w:tcPr>
          <w:p w14:paraId="2C8A7785"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717ED93" w14:textId="77777777" w:rsidR="00847C0D" w:rsidRDefault="00CC3326">
            <w:r>
              <w:rPr>
                <w:sz w:val="20"/>
                <w:szCs w:val="20"/>
                <w:lang w:val="pt-BR"/>
              </w:rPr>
              <w:t>Ciclo de trabalho aplicado e iluminância medida correspondentes ao nível emitido</w:t>
            </w:r>
          </w:p>
        </w:tc>
      </w:tr>
      <w:tr w:rsidR="00E01C3A" w:rsidRPr="00CE1B46" w14:paraId="3C2BAAAB" w14:textId="77777777">
        <w:tc>
          <w:tcPr>
            <w:tcW w:w="850" w:type="dxa"/>
            <w:tcMar>
              <w:top w:w="70" w:type="dxa"/>
              <w:left w:w="90" w:type="dxa"/>
              <w:bottom w:w="70" w:type="dxa"/>
              <w:right w:w="90" w:type="dxa"/>
            </w:tcMar>
          </w:tcPr>
          <w:p w14:paraId="05A46EC6" w14:textId="77777777" w:rsidR="00847C0D" w:rsidRDefault="00CC3326">
            <w:r>
              <w:rPr>
                <w:sz w:val="20"/>
                <w:szCs w:val="20"/>
              </w:rPr>
              <w:t>CT16</w:t>
            </w:r>
          </w:p>
        </w:tc>
        <w:tc>
          <w:tcPr>
            <w:tcW w:w="3500" w:type="dxa"/>
            <w:tcMar>
              <w:top w:w="70" w:type="dxa"/>
              <w:left w:w="90" w:type="dxa"/>
              <w:bottom w:w="70" w:type="dxa"/>
              <w:right w:w="90" w:type="dxa"/>
            </w:tcMar>
          </w:tcPr>
          <w:p w14:paraId="103A50FD" w14:textId="77777777" w:rsidR="00847C0D" w:rsidRDefault="00CC3326">
            <w:r>
              <w:rPr>
                <w:sz w:val="20"/>
                <w:szCs w:val="20"/>
                <w:lang w:val="pt-BR"/>
              </w:rPr>
              <w:t>RF11</w:t>
            </w:r>
          </w:p>
        </w:tc>
        <w:tc>
          <w:tcPr>
            <w:tcW w:w="1750" w:type="dxa"/>
            <w:tcMar>
              <w:top w:w="70" w:type="dxa"/>
              <w:left w:w="90" w:type="dxa"/>
              <w:bottom w:w="70" w:type="dxa"/>
              <w:right w:w="90" w:type="dxa"/>
            </w:tcMar>
          </w:tcPr>
          <w:p w14:paraId="2841B016"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7B0CFBFA" w14:textId="77777777" w:rsidR="00847C0D" w:rsidRDefault="00CC3326">
            <w:r>
              <w:rPr>
                <w:sz w:val="20"/>
                <w:szCs w:val="20"/>
                <w:lang w:val="pt-BR"/>
              </w:rPr>
              <w:t>Alerta de falha total aberto e encerrado ao religar</w:t>
            </w:r>
          </w:p>
        </w:tc>
      </w:tr>
      <w:tr w:rsidR="00E01C3A" w:rsidRPr="00CE1B46" w14:paraId="0D2CFC14" w14:textId="77777777">
        <w:tc>
          <w:tcPr>
            <w:tcW w:w="850" w:type="dxa"/>
            <w:tcMar>
              <w:top w:w="70" w:type="dxa"/>
              <w:left w:w="90" w:type="dxa"/>
              <w:bottom w:w="70" w:type="dxa"/>
              <w:right w:w="90" w:type="dxa"/>
            </w:tcMar>
          </w:tcPr>
          <w:p w14:paraId="723F3DE8" w14:textId="77777777" w:rsidR="00847C0D" w:rsidRDefault="00CC3326">
            <w:r>
              <w:rPr>
                <w:sz w:val="20"/>
                <w:szCs w:val="20"/>
              </w:rPr>
              <w:t>CT17</w:t>
            </w:r>
          </w:p>
        </w:tc>
        <w:tc>
          <w:tcPr>
            <w:tcW w:w="3500" w:type="dxa"/>
            <w:tcMar>
              <w:top w:w="70" w:type="dxa"/>
              <w:left w:w="90" w:type="dxa"/>
              <w:bottom w:w="70" w:type="dxa"/>
              <w:right w:w="90" w:type="dxa"/>
            </w:tcMar>
          </w:tcPr>
          <w:p w14:paraId="7F36DAAC" w14:textId="77777777" w:rsidR="00847C0D" w:rsidRDefault="00CC3326">
            <w:r>
              <w:rPr>
                <w:sz w:val="20"/>
                <w:szCs w:val="20"/>
                <w:lang w:val="pt-BR"/>
              </w:rPr>
              <w:t>RNF03</w:t>
            </w:r>
          </w:p>
        </w:tc>
        <w:tc>
          <w:tcPr>
            <w:tcW w:w="1750" w:type="dxa"/>
            <w:tcMar>
              <w:top w:w="70" w:type="dxa"/>
              <w:left w:w="90" w:type="dxa"/>
              <w:bottom w:w="70" w:type="dxa"/>
              <w:right w:w="90" w:type="dxa"/>
            </w:tcMar>
          </w:tcPr>
          <w:p w14:paraId="7670002D"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1C3BCC0" w14:textId="77777777" w:rsidR="00847C0D" w:rsidRDefault="00CC3326">
            <w:r>
              <w:rPr>
                <w:sz w:val="20"/>
                <w:szCs w:val="20"/>
                <w:lang w:val="pt-BR"/>
              </w:rPr>
              <w:t>Latência inferior a 2 s em todas as repetições</w:t>
            </w:r>
          </w:p>
        </w:tc>
      </w:tr>
      <w:tr w:rsidR="00E01C3A" w:rsidRPr="00CE1B46" w14:paraId="3C787337" w14:textId="77777777">
        <w:tc>
          <w:tcPr>
            <w:tcW w:w="850" w:type="dxa"/>
            <w:tcMar>
              <w:top w:w="70" w:type="dxa"/>
              <w:left w:w="90" w:type="dxa"/>
              <w:bottom w:w="70" w:type="dxa"/>
              <w:right w:w="90" w:type="dxa"/>
            </w:tcMar>
          </w:tcPr>
          <w:p w14:paraId="11CF3514" w14:textId="77777777" w:rsidR="00847C0D" w:rsidRDefault="00CC3326">
            <w:r>
              <w:rPr>
                <w:sz w:val="20"/>
                <w:szCs w:val="20"/>
              </w:rPr>
              <w:t>CT18</w:t>
            </w:r>
          </w:p>
        </w:tc>
        <w:tc>
          <w:tcPr>
            <w:tcW w:w="3500" w:type="dxa"/>
            <w:tcMar>
              <w:top w:w="70" w:type="dxa"/>
              <w:left w:w="90" w:type="dxa"/>
              <w:bottom w:w="70" w:type="dxa"/>
              <w:right w:w="90" w:type="dxa"/>
            </w:tcMar>
          </w:tcPr>
          <w:p w14:paraId="55340161" w14:textId="77777777" w:rsidR="00847C0D" w:rsidRDefault="00CC3326">
            <w:r>
              <w:rPr>
                <w:sz w:val="20"/>
                <w:szCs w:val="20"/>
                <w:lang w:val="pt-BR"/>
              </w:rPr>
              <w:t>RNF07</w:t>
            </w:r>
          </w:p>
        </w:tc>
        <w:tc>
          <w:tcPr>
            <w:tcW w:w="1750" w:type="dxa"/>
            <w:tcMar>
              <w:top w:w="70" w:type="dxa"/>
              <w:left w:w="90" w:type="dxa"/>
              <w:bottom w:w="70" w:type="dxa"/>
              <w:right w:w="90" w:type="dxa"/>
            </w:tcMar>
          </w:tcPr>
          <w:p w14:paraId="4725BA28"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D637B28" w14:textId="77777777" w:rsidR="00847C0D" w:rsidRDefault="00CC3326">
            <w:r>
              <w:rPr>
                <w:sz w:val="20"/>
                <w:szCs w:val="20"/>
                <w:lang w:val="pt-BR"/>
              </w:rPr>
              <w:t>Nó no pleno em até 15 s, medido pelo sensor</w:t>
            </w:r>
          </w:p>
        </w:tc>
      </w:tr>
      <w:tr w:rsidR="00E01C3A" w:rsidRPr="00CE1B46" w14:paraId="6A78BE1E" w14:textId="77777777">
        <w:tc>
          <w:tcPr>
            <w:tcW w:w="850" w:type="dxa"/>
            <w:tcMar>
              <w:top w:w="70" w:type="dxa"/>
              <w:left w:w="90" w:type="dxa"/>
              <w:bottom w:w="70" w:type="dxa"/>
              <w:right w:w="90" w:type="dxa"/>
            </w:tcMar>
          </w:tcPr>
          <w:p w14:paraId="73E8DBF8" w14:textId="77777777" w:rsidR="00847C0D" w:rsidRDefault="00CC3326">
            <w:r>
              <w:rPr>
                <w:sz w:val="20"/>
                <w:szCs w:val="20"/>
              </w:rPr>
              <w:t>CT19</w:t>
            </w:r>
          </w:p>
        </w:tc>
        <w:tc>
          <w:tcPr>
            <w:tcW w:w="3500" w:type="dxa"/>
            <w:tcMar>
              <w:top w:w="70" w:type="dxa"/>
              <w:left w:w="90" w:type="dxa"/>
              <w:bottom w:w="70" w:type="dxa"/>
              <w:right w:w="90" w:type="dxa"/>
            </w:tcMar>
          </w:tcPr>
          <w:p w14:paraId="474BB4E0" w14:textId="77777777" w:rsidR="00847C0D" w:rsidRDefault="00CC3326">
            <w:r>
              <w:rPr>
                <w:sz w:val="20"/>
                <w:szCs w:val="20"/>
                <w:lang w:val="pt-BR"/>
              </w:rPr>
              <w:t>RNF06</w:t>
            </w:r>
          </w:p>
        </w:tc>
        <w:tc>
          <w:tcPr>
            <w:tcW w:w="1750" w:type="dxa"/>
            <w:tcMar>
              <w:top w:w="70" w:type="dxa"/>
              <w:left w:w="90" w:type="dxa"/>
              <w:bottom w:w="70" w:type="dxa"/>
              <w:right w:w="90" w:type="dxa"/>
            </w:tcMar>
          </w:tcPr>
          <w:p w14:paraId="3E66D1E9"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098FBE00" w14:textId="77777777" w:rsidR="00847C0D" w:rsidRDefault="00CC3326">
            <w:r>
              <w:rPr>
                <w:sz w:val="20"/>
                <w:szCs w:val="20"/>
                <w:lang w:val="pt-BR"/>
              </w:rPr>
              <w:lastRenderedPageBreak/>
              <w:t>Recusa sem credencial; canal cifrado negociado com credencial</w:t>
            </w:r>
          </w:p>
        </w:tc>
      </w:tr>
      <w:tr w:rsidR="00E01C3A" w:rsidRPr="00CE1B46" w14:paraId="2B057727" w14:textId="77777777">
        <w:tc>
          <w:tcPr>
            <w:tcW w:w="850" w:type="dxa"/>
            <w:tcMar>
              <w:top w:w="70" w:type="dxa"/>
              <w:left w:w="90" w:type="dxa"/>
              <w:bottom w:w="70" w:type="dxa"/>
              <w:right w:w="90" w:type="dxa"/>
            </w:tcMar>
          </w:tcPr>
          <w:p w14:paraId="352286FA" w14:textId="77777777" w:rsidR="00847C0D" w:rsidRDefault="00CC3326">
            <w:r>
              <w:rPr>
                <w:sz w:val="20"/>
                <w:szCs w:val="20"/>
              </w:rPr>
              <w:t>CT20</w:t>
            </w:r>
          </w:p>
        </w:tc>
        <w:tc>
          <w:tcPr>
            <w:tcW w:w="3500" w:type="dxa"/>
            <w:tcMar>
              <w:top w:w="70" w:type="dxa"/>
              <w:left w:w="90" w:type="dxa"/>
              <w:bottom w:w="70" w:type="dxa"/>
              <w:right w:w="90" w:type="dxa"/>
            </w:tcMar>
          </w:tcPr>
          <w:p w14:paraId="08A0E4E3" w14:textId="77777777" w:rsidR="00847C0D" w:rsidRDefault="00CC3326">
            <w:r>
              <w:rPr>
                <w:sz w:val="20"/>
                <w:szCs w:val="20"/>
                <w:lang w:val="pt-BR"/>
              </w:rPr>
              <w:t>RNF09</w:t>
            </w:r>
          </w:p>
        </w:tc>
        <w:tc>
          <w:tcPr>
            <w:tcW w:w="1750" w:type="dxa"/>
            <w:tcMar>
              <w:top w:w="70" w:type="dxa"/>
              <w:left w:w="90" w:type="dxa"/>
              <w:bottom w:w="70" w:type="dxa"/>
              <w:right w:w="90" w:type="dxa"/>
            </w:tcMar>
          </w:tcPr>
          <w:p w14:paraId="1F79978F"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16B7FA2E" w14:textId="77777777" w:rsidR="00847C0D" w:rsidRDefault="00CC3326">
            <w:r>
              <w:rPr>
                <w:sz w:val="20"/>
                <w:szCs w:val="20"/>
                <w:lang w:val="pt-BR"/>
              </w:rPr>
              <w:t>Comandado sem alteração do código do serviço</w:t>
            </w:r>
          </w:p>
        </w:tc>
      </w:tr>
    </w:tbl>
    <w:p w14:paraId="0BB8CEBD" w14:textId="77777777" w:rsidR="00847C0D" w:rsidRDefault="00CC3326">
      <w:pPr>
        <w:spacing w:before="130" w:after="260"/>
      </w:pPr>
      <w:r>
        <w:rPr>
          <w:sz w:val="20"/>
          <w:szCs w:val="20"/>
          <w:lang w:val="pt-BR"/>
        </w:rPr>
        <w:t>Fonte: Elaborado pelos autores (2026).</w:t>
      </w:r>
    </w:p>
    <w:p w14:paraId="4BDFEBA5" w14:textId="77777777" w:rsidR="00E01C3A" w:rsidRDefault="00CC3326">
      <w:pPr>
        <w:pStyle w:val="Heading2"/>
        <w:spacing w:before="360" w:after="240" w:line="360" w:lineRule="auto"/>
        <w:rPr>
          <w:lang w:val="pt-BR"/>
        </w:rPr>
      </w:pPr>
      <w:bookmarkStart w:id="57" w:name="_Toc241705855"/>
      <w:r>
        <w:rPr>
          <w:lang w:val="pt-BR"/>
        </w:rPr>
        <w:t>4.9 Cronograma de atividades</w:t>
      </w:r>
      <w:bookmarkEnd w:id="57"/>
    </w:p>
    <w:p w14:paraId="6860019D"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62ADAB9" w14:textId="77777777" w:rsidR="00E01C3A" w:rsidRDefault="00CC3326">
      <w:pPr>
        <w:pStyle w:val="Heading2"/>
        <w:spacing w:before="360" w:after="240" w:line="360" w:lineRule="auto"/>
        <w:rPr>
          <w:lang w:val="pt-BR"/>
        </w:rPr>
      </w:pPr>
      <w:bookmarkStart w:id="58" w:name="_Toc241705856"/>
      <w:r>
        <w:rPr>
          <w:lang w:val="pt-BR"/>
        </w:rPr>
        <w:t>4.10 Resultado da execução dos casos de teste</w:t>
      </w:r>
      <w:bookmarkEnd w:id="58"/>
    </w:p>
    <w:p w14:paraId="7515BA41"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5D9741A7" w14:textId="77777777" w:rsidR="00E01C3A" w:rsidRDefault="00CC3326">
      <w:pPr>
        <w:pStyle w:val="Heading1"/>
        <w:pageBreakBefore/>
        <w:spacing w:before="480" w:after="280" w:line="360" w:lineRule="auto"/>
        <w:rPr>
          <w:lang w:val="pt-BR"/>
        </w:rPr>
      </w:pPr>
      <w:bookmarkStart w:id="59" w:name="_Toc241705857"/>
      <w:r>
        <w:rPr>
          <w:lang w:val="pt-BR"/>
        </w:rPr>
        <w:lastRenderedPageBreak/>
        <w:t>5 RESULTADOS</w:t>
      </w:r>
      <w:bookmarkEnd w:id="59"/>
    </w:p>
    <w:p w14:paraId="0EBE8F32"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3F881761" w14:textId="77777777" w:rsidR="00E01C3A" w:rsidRDefault="00CC3326">
      <w:pPr>
        <w:pStyle w:val="Heading2"/>
        <w:spacing w:before="360" w:after="240" w:line="360" w:lineRule="auto"/>
        <w:rPr>
          <w:lang w:val="pt-BR"/>
        </w:rPr>
      </w:pPr>
      <w:bookmarkStart w:id="60" w:name="_Toc241705858"/>
      <w:r>
        <w:rPr>
          <w:lang w:val="pt-BR"/>
        </w:rPr>
        <w:t>5.1 Camada de previsão</w:t>
      </w:r>
      <w:bookmarkEnd w:id="60"/>
    </w:p>
    <w:p w14:paraId="62F5B024"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06732EF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BDE9EEB" w14:textId="77777777" w:rsidR="00E01C3A" w:rsidRDefault="00CC3326">
      <w:pPr>
        <w:pStyle w:val="Heading2"/>
        <w:spacing w:before="360" w:after="240" w:line="360" w:lineRule="auto"/>
        <w:rPr>
          <w:lang w:val="pt-BR"/>
        </w:rPr>
      </w:pPr>
      <w:bookmarkStart w:id="61" w:name="_Toc241705859"/>
      <w:r>
        <w:rPr>
          <w:lang w:val="pt-BR"/>
        </w:rPr>
        <w:t>5.2 Invariante de segurança</w:t>
      </w:r>
      <w:bookmarkEnd w:id="61"/>
    </w:p>
    <w:p w14:paraId="76834C46"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26120E65" w14:textId="77777777" w:rsidR="00E01C3A" w:rsidRDefault="00CC3326">
      <w:pPr>
        <w:pStyle w:val="Heading2"/>
        <w:spacing w:before="360" w:after="240" w:line="360" w:lineRule="auto"/>
        <w:rPr>
          <w:lang w:val="pt-BR"/>
        </w:rPr>
      </w:pPr>
      <w:bookmarkStart w:id="62" w:name="_Toc241705860"/>
      <w:r>
        <w:rPr>
          <w:lang w:val="pt-BR"/>
        </w:rPr>
        <w:t>5.3 Latência do percurso e funções de diagnóstico</w:t>
      </w:r>
      <w:bookmarkEnd w:id="62"/>
    </w:p>
    <w:p w14:paraId="1DBF0100"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43961B57" w14:textId="77777777" w:rsidR="00E01C3A" w:rsidRDefault="00CC3326">
      <w:pPr>
        <w:pStyle w:val="Heading2"/>
        <w:spacing w:before="360" w:after="240" w:line="360" w:lineRule="auto"/>
        <w:rPr>
          <w:lang w:val="pt-BR"/>
        </w:rPr>
      </w:pPr>
      <w:bookmarkStart w:id="63" w:name="_Toc241705861"/>
      <w:r>
        <w:rPr>
          <w:lang w:val="pt-BR"/>
        </w:rPr>
        <w:t>5.4 Concordância com o envelope esperado e especificação da interface</w:t>
      </w:r>
      <w:bookmarkEnd w:id="63"/>
    </w:p>
    <w:p w14:paraId="70A3B73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53B988CF"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7993AF6" w14:textId="77777777">
        <w:trPr>
          <w:tblHeader/>
        </w:trPr>
        <w:tc>
          <w:tcPr>
            <w:tcW w:w="2600" w:type="dxa"/>
            <w:shd w:val="clear" w:color="auto" w:fill="EDEDED"/>
            <w:tcMar>
              <w:top w:w="70" w:type="dxa"/>
              <w:left w:w="90" w:type="dxa"/>
              <w:bottom w:w="70" w:type="dxa"/>
              <w:right w:w="90" w:type="dxa"/>
            </w:tcMar>
          </w:tcPr>
          <w:p w14:paraId="0FC24B8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2BD8948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2EC7872B" w14:textId="77777777" w:rsidR="00E01C3A" w:rsidRDefault="00CC3326">
            <w:r>
              <w:rPr>
                <w:b/>
                <w:bCs/>
                <w:sz w:val="20"/>
                <w:szCs w:val="20"/>
              </w:rPr>
              <w:t>Justificativa</w:t>
            </w:r>
          </w:p>
        </w:tc>
      </w:tr>
      <w:tr w:rsidR="00E01C3A" w:rsidRPr="00CE1B46" w14:paraId="4F789EB0" w14:textId="77777777">
        <w:tc>
          <w:tcPr>
            <w:tcW w:w="2600" w:type="dxa"/>
            <w:tcMar>
              <w:top w:w="70" w:type="dxa"/>
              <w:left w:w="90" w:type="dxa"/>
              <w:bottom w:w="70" w:type="dxa"/>
              <w:right w:w="90" w:type="dxa"/>
            </w:tcMar>
          </w:tcPr>
          <w:p w14:paraId="0C77CE01" w14:textId="77777777" w:rsidR="00E01C3A" w:rsidRDefault="00CC3326">
            <w:r>
              <w:rPr>
                <w:sz w:val="20"/>
                <w:szCs w:val="20"/>
              </w:rPr>
              <w:t>O que publicar: volume</w:t>
            </w:r>
          </w:p>
        </w:tc>
        <w:tc>
          <w:tcPr>
            <w:tcW w:w="2700" w:type="dxa"/>
            <w:tcMar>
              <w:top w:w="70" w:type="dxa"/>
              <w:left w:w="90" w:type="dxa"/>
              <w:bottom w:w="70" w:type="dxa"/>
              <w:right w:w="90" w:type="dxa"/>
            </w:tcMar>
          </w:tcPr>
          <w:p w14:paraId="6B26BFA6"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4893217D"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38E71C34" w14:textId="77777777">
        <w:tc>
          <w:tcPr>
            <w:tcW w:w="2600" w:type="dxa"/>
            <w:tcMar>
              <w:top w:w="70" w:type="dxa"/>
              <w:left w:w="90" w:type="dxa"/>
              <w:bottom w:w="70" w:type="dxa"/>
              <w:right w:w="90" w:type="dxa"/>
            </w:tcMar>
          </w:tcPr>
          <w:p w14:paraId="616C9D74" w14:textId="77777777" w:rsidR="00E01C3A" w:rsidRDefault="00CC3326">
            <w:r>
              <w:rPr>
                <w:sz w:val="20"/>
                <w:szCs w:val="20"/>
              </w:rPr>
              <w:t>O que publicar: ocorrência</w:t>
            </w:r>
          </w:p>
        </w:tc>
        <w:tc>
          <w:tcPr>
            <w:tcW w:w="2700" w:type="dxa"/>
            <w:tcMar>
              <w:top w:w="70" w:type="dxa"/>
              <w:left w:w="90" w:type="dxa"/>
              <w:bottom w:w="70" w:type="dxa"/>
              <w:right w:w="90" w:type="dxa"/>
            </w:tcMar>
          </w:tcPr>
          <w:p w14:paraId="1EE14AFA"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44061882"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8C1C11E" w14:textId="77777777">
        <w:tc>
          <w:tcPr>
            <w:tcW w:w="2600" w:type="dxa"/>
            <w:tcMar>
              <w:top w:w="70" w:type="dxa"/>
              <w:left w:w="90" w:type="dxa"/>
              <w:bottom w:w="70" w:type="dxa"/>
              <w:right w:w="90" w:type="dxa"/>
            </w:tcMar>
          </w:tcPr>
          <w:p w14:paraId="1531BCBA" w14:textId="77777777" w:rsidR="00E01C3A" w:rsidRDefault="00CC3326">
            <w:r>
              <w:rPr>
                <w:sz w:val="20"/>
                <w:szCs w:val="20"/>
              </w:rPr>
              <w:t>Onde</w:t>
            </w:r>
          </w:p>
        </w:tc>
        <w:tc>
          <w:tcPr>
            <w:tcW w:w="2700" w:type="dxa"/>
            <w:tcMar>
              <w:top w:w="70" w:type="dxa"/>
              <w:left w:w="90" w:type="dxa"/>
              <w:bottom w:w="70" w:type="dxa"/>
              <w:right w:w="90" w:type="dxa"/>
            </w:tcMar>
          </w:tcPr>
          <w:p w14:paraId="3021EA23"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0200DE5" w14:textId="77777777" w:rsidR="00E01C3A" w:rsidRPr="00CE1B46" w:rsidRDefault="00CC3326">
            <w:r>
              <w:rPr>
                <w:sz w:val="20"/>
                <w:szCs w:val="20"/>
                <w:lang w:val="pt-BR"/>
              </w:rPr>
              <w:t>Base cartográfica oficial, já exigida da plataforma; liga a câmera ao ponto de luz (3.5.2)</w:t>
            </w:r>
          </w:p>
        </w:tc>
      </w:tr>
      <w:tr w:rsidR="00E01C3A" w:rsidRPr="00CE1B46" w14:paraId="7D96A746" w14:textId="77777777">
        <w:tc>
          <w:tcPr>
            <w:tcW w:w="2600" w:type="dxa"/>
            <w:tcMar>
              <w:top w:w="70" w:type="dxa"/>
              <w:left w:w="90" w:type="dxa"/>
              <w:bottom w:w="70" w:type="dxa"/>
              <w:right w:w="90" w:type="dxa"/>
            </w:tcMar>
          </w:tcPr>
          <w:p w14:paraId="0C1A54D9" w14:textId="77777777" w:rsidR="00E01C3A" w:rsidRDefault="00CC3326">
            <w:r>
              <w:rPr>
                <w:sz w:val="20"/>
                <w:szCs w:val="20"/>
              </w:rPr>
              <w:t>Quando</w:t>
            </w:r>
          </w:p>
        </w:tc>
        <w:tc>
          <w:tcPr>
            <w:tcW w:w="2700" w:type="dxa"/>
            <w:tcMar>
              <w:top w:w="70" w:type="dxa"/>
              <w:left w:w="90" w:type="dxa"/>
              <w:bottom w:w="70" w:type="dxa"/>
              <w:right w:w="90" w:type="dxa"/>
            </w:tcMar>
          </w:tcPr>
          <w:p w14:paraId="6935BE1B"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DCAF144"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E0F9FAA" w14:textId="77777777">
        <w:tc>
          <w:tcPr>
            <w:tcW w:w="2600" w:type="dxa"/>
            <w:tcMar>
              <w:top w:w="70" w:type="dxa"/>
              <w:left w:w="90" w:type="dxa"/>
              <w:bottom w:w="70" w:type="dxa"/>
              <w:right w:w="90" w:type="dxa"/>
            </w:tcMar>
          </w:tcPr>
          <w:p w14:paraId="179C2603" w14:textId="77777777" w:rsidR="00E01C3A" w:rsidRDefault="00CC3326">
            <w:r>
              <w:rPr>
                <w:sz w:val="20"/>
                <w:szCs w:val="20"/>
              </w:rPr>
              <w:t>Como</w:t>
            </w:r>
          </w:p>
        </w:tc>
        <w:tc>
          <w:tcPr>
            <w:tcW w:w="2700" w:type="dxa"/>
            <w:tcMar>
              <w:top w:w="70" w:type="dxa"/>
              <w:left w:w="90" w:type="dxa"/>
              <w:bottom w:w="70" w:type="dxa"/>
              <w:right w:w="90" w:type="dxa"/>
            </w:tcMar>
          </w:tcPr>
          <w:p w14:paraId="5C6B050C"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10AD93E6"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7A24DC62" w14:textId="77777777">
        <w:tc>
          <w:tcPr>
            <w:tcW w:w="2600" w:type="dxa"/>
            <w:tcMar>
              <w:top w:w="70" w:type="dxa"/>
              <w:left w:w="90" w:type="dxa"/>
              <w:bottom w:w="70" w:type="dxa"/>
              <w:right w:w="90" w:type="dxa"/>
            </w:tcMar>
          </w:tcPr>
          <w:p w14:paraId="686D370A" w14:textId="77777777" w:rsidR="00E01C3A" w:rsidRDefault="00CC3326">
            <w:r>
              <w:rPr>
                <w:sz w:val="20"/>
                <w:szCs w:val="20"/>
              </w:rPr>
              <w:t>Falha</w:t>
            </w:r>
          </w:p>
        </w:tc>
        <w:tc>
          <w:tcPr>
            <w:tcW w:w="2700" w:type="dxa"/>
            <w:tcMar>
              <w:top w:w="70" w:type="dxa"/>
              <w:left w:w="90" w:type="dxa"/>
              <w:bottom w:w="70" w:type="dxa"/>
              <w:right w:w="90" w:type="dxa"/>
            </w:tcMar>
          </w:tcPr>
          <w:p w14:paraId="40E56542"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3B6A5AA9" w14:textId="77777777" w:rsidR="00E01C3A" w:rsidRPr="00CE1B46" w:rsidRDefault="00CC3326">
            <w:r>
              <w:rPr>
                <w:sz w:val="20"/>
                <w:szCs w:val="20"/>
                <w:lang w:val="pt-BR"/>
              </w:rPr>
              <w:t>Um erro não derruba a publicação de uma região; falta de dado nunca produz atenuação (3.7)</w:t>
            </w:r>
          </w:p>
        </w:tc>
      </w:tr>
    </w:tbl>
    <w:p w14:paraId="73279761" w14:textId="77777777" w:rsidR="002C2A03" w:rsidRDefault="008C03E9">
      <w:pPr>
        <w:spacing w:before="130" w:after="260"/>
      </w:pPr>
      <w:r>
        <w:rPr>
          <w:sz w:val="20"/>
          <w:szCs w:val="20"/>
          <w:lang w:val="pt-BR"/>
        </w:rPr>
        <w:t>Fonte: Elaborado pelos autores (2026).</w:t>
      </w:r>
    </w:p>
    <w:p w14:paraId="50E76723"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586C9024" w14:textId="77777777" w:rsidR="00E01C3A" w:rsidRDefault="00CC3326">
      <w:pPr>
        <w:pStyle w:val="Heading2"/>
        <w:spacing w:before="360" w:after="240" w:line="360" w:lineRule="auto"/>
        <w:rPr>
          <w:lang w:val="pt-BR"/>
        </w:rPr>
      </w:pPr>
      <w:bookmarkStart w:id="64" w:name="_Toc241705862"/>
      <w:r>
        <w:rPr>
          <w:lang w:val="pt-BR"/>
        </w:rPr>
        <w:t>5.5 Estimativa de consumo de energia</w:t>
      </w:r>
      <w:bookmarkEnd w:id="64"/>
    </w:p>
    <w:p w14:paraId="57E29A88"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2B4F2B00" w14:textId="77777777" w:rsidR="001A5FD5" w:rsidRDefault="002D2B91">
      <w:pPr>
        <w:pStyle w:val="Heading2"/>
        <w:spacing w:before="360" w:after="240" w:line="360" w:lineRule="auto"/>
      </w:pPr>
      <w:bookmarkStart w:id="65" w:name="_Toc241705863"/>
      <w:r>
        <w:rPr>
          <w:lang w:val="pt-BR"/>
        </w:rPr>
        <w:t>5.6 Avaliação dos componentes de inteligência artificial</w:t>
      </w:r>
      <w:bookmarkEnd w:id="65"/>
    </w:p>
    <w:p w14:paraId="17315F71"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5C272D9E"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49E1EC5" w14:textId="77777777">
        <w:trPr>
          <w:tblHeader/>
        </w:trPr>
        <w:tc>
          <w:tcPr>
            <w:tcW w:w="2600" w:type="dxa"/>
            <w:shd w:val="clear" w:color="auto" w:fill="EDEDED"/>
            <w:tcMar>
              <w:top w:w="70" w:type="dxa"/>
              <w:left w:w="90" w:type="dxa"/>
              <w:bottom w:w="70" w:type="dxa"/>
              <w:right w:w="90" w:type="dxa"/>
            </w:tcMar>
          </w:tcPr>
          <w:p w14:paraId="660DEFBF"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3FB35B10"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EB94522" w14:textId="77777777" w:rsidR="00E01C3A" w:rsidRDefault="00CC3326">
            <w:r>
              <w:rPr>
                <w:b/>
                <w:bCs/>
                <w:sz w:val="20"/>
                <w:szCs w:val="20"/>
              </w:rPr>
              <w:t>Resultado</w:t>
            </w:r>
          </w:p>
        </w:tc>
      </w:tr>
      <w:tr w:rsidR="00E01C3A" w:rsidRPr="00CE1B46" w14:paraId="1673387F" w14:textId="77777777">
        <w:tc>
          <w:tcPr>
            <w:tcW w:w="2600" w:type="dxa"/>
            <w:tcMar>
              <w:top w:w="70" w:type="dxa"/>
              <w:left w:w="90" w:type="dxa"/>
              <w:bottom w:w="70" w:type="dxa"/>
              <w:right w:w="90" w:type="dxa"/>
            </w:tcMar>
          </w:tcPr>
          <w:p w14:paraId="410F10E2"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7A07731B"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0AD7DE2E"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38AF73D8" w14:textId="77777777">
        <w:tc>
          <w:tcPr>
            <w:tcW w:w="2600" w:type="dxa"/>
            <w:tcMar>
              <w:top w:w="70" w:type="dxa"/>
              <w:left w:w="90" w:type="dxa"/>
              <w:bottom w:w="70" w:type="dxa"/>
              <w:right w:w="90" w:type="dxa"/>
            </w:tcMar>
          </w:tcPr>
          <w:p w14:paraId="5D4B12F0" w14:textId="77777777" w:rsidR="00E01C3A" w:rsidRDefault="00CC3326">
            <w:r>
              <w:rPr>
                <w:sz w:val="20"/>
                <w:szCs w:val="20"/>
              </w:rPr>
              <w:t>Previsão × modo reativo</w:t>
            </w:r>
          </w:p>
        </w:tc>
        <w:tc>
          <w:tcPr>
            <w:tcW w:w="2700" w:type="dxa"/>
            <w:tcMar>
              <w:top w:w="70" w:type="dxa"/>
              <w:left w:w="90" w:type="dxa"/>
              <w:bottom w:w="70" w:type="dxa"/>
              <w:right w:w="90" w:type="dxa"/>
            </w:tcMar>
          </w:tcPr>
          <w:p w14:paraId="242260DF" w14:textId="77777777" w:rsidR="00E01C3A" w:rsidRDefault="00CC3326">
            <w:r>
              <w:rPr>
                <w:sz w:val="20"/>
                <w:szCs w:val="20"/>
              </w:rPr>
              <w:t>Oito noites reais</w:t>
            </w:r>
          </w:p>
        </w:tc>
        <w:tc>
          <w:tcPr>
            <w:tcW w:w="3771" w:type="dxa"/>
            <w:tcMar>
              <w:top w:w="70" w:type="dxa"/>
              <w:left w:w="90" w:type="dxa"/>
              <w:bottom w:w="70" w:type="dxa"/>
              <w:right w:w="90" w:type="dxa"/>
            </w:tcMar>
          </w:tcPr>
          <w:p w14:paraId="55EB2320"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7C1927F9" w14:textId="77777777">
        <w:tc>
          <w:tcPr>
            <w:tcW w:w="2600" w:type="dxa"/>
            <w:tcMar>
              <w:top w:w="70" w:type="dxa"/>
              <w:left w:w="90" w:type="dxa"/>
              <w:bottom w:w="70" w:type="dxa"/>
              <w:right w:w="90" w:type="dxa"/>
            </w:tcMar>
          </w:tcPr>
          <w:p w14:paraId="3DFBEA8E"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04620F33"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40EDC130"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267F17D7" w14:textId="77777777">
        <w:tc>
          <w:tcPr>
            <w:tcW w:w="2600" w:type="dxa"/>
            <w:tcMar>
              <w:top w:w="70" w:type="dxa"/>
              <w:left w:w="90" w:type="dxa"/>
              <w:bottom w:w="70" w:type="dxa"/>
              <w:right w:w="90" w:type="dxa"/>
            </w:tcMar>
          </w:tcPr>
          <w:p w14:paraId="6C1F7DFB"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0F30F036"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637BFBFD"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AA42D1A" w14:textId="77777777">
        <w:tc>
          <w:tcPr>
            <w:tcW w:w="2600" w:type="dxa"/>
            <w:tcMar>
              <w:top w:w="70" w:type="dxa"/>
              <w:left w:w="90" w:type="dxa"/>
              <w:bottom w:w="70" w:type="dxa"/>
              <w:right w:w="90" w:type="dxa"/>
            </w:tcMar>
          </w:tcPr>
          <w:p w14:paraId="74C26167"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601FA580" w14:textId="77777777" w:rsidR="00E01C3A" w:rsidRDefault="00CC3326">
            <w:r>
              <w:rPr>
                <w:sz w:val="20"/>
                <w:szCs w:val="20"/>
              </w:rPr>
              <w:t>Oito noites reais</w:t>
            </w:r>
          </w:p>
        </w:tc>
        <w:tc>
          <w:tcPr>
            <w:tcW w:w="3771" w:type="dxa"/>
            <w:tcMar>
              <w:top w:w="70" w:type="dxa"/>
              <w:left w:w="90" w:type="dxa"/>
              <w:bottom w:w="70" w:type="dxa"/>
              <w:right w:w="90" w:type="dxa"/>
            </w:tcMar>
          </w:tcPr>
          <w:p w14:paraId="391D0DB8"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0113C51B" w14:textId="77777777">
        <w:tc>
          <w:tcPr>
            <w:tcW w:w="2600" w:type="dxa"/>
            <w:tcMar>
              <w:top w:w="70" w:type="dxa"/>
              <w:left w:w="90" w:type="dxa"/>
              <w:bottom w:w="70" w:type="dxa"/>
              <w:right w:w="90" w:type="dxa"/>
            </w:tcMar>
          </w:tcPr>
          <w:p w14:paraId="77630F71"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2E544974"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7292B417"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0113C51B" w14:textId="77777777">
        <w:trPr>
          <w:ins w:id="30017" w:author="Vitor Oliveira" w:date="2026-10-01T18:00:00Z"/>
        </w:trPr>
        <w:tc>
          <w:tcPr>
            <w:tcW w:w="2600" w:type="dxa"/>
            <w:tcMar>
              <w:top w:w="70" w:type="dxa"/>
              <w:left w:w="90" w:type="dxa"/>
              <w:bottom w:w="70" w:type="dxa"/>
              <w:right w:w="90" w:type="dxa"/>
            </w:tcMar>
          </w:tcPr>
          <w:p w14:paraId="77630F71" w14:textId="77777777" w:rsidR="00E01C3A" w:rsidRDefault="00CC3326">
            <w:pPr>
              <w:rPr>
                <w:ins w:id="30018" w:author="Vitor Oliveira" w:date="2026-10-01T18:00:00Z"/>
              </w:rPr>
            </w:pPr>
            <w:ins w:id="30019" w:author="Vitor Oliveira" w:date="2026-10-01T18:00:00Z">
              <w:r>
                <w:rPr>
                  <w:sz w:val="20"/>
                  <w:szCs w:val="20"/>
                </w:rPr>
                <w:t xml:space="preserve">Inferência nebulosa × tabela em degraus × tabela com histerese de descida</w:t>
              </w:r>
            </w:ins>
          </w:p>
        </w:tc>
        <w:tc>
          <w:tcPr>
            <w:tcW w:w="2700" w:type="dxa"/>
            <w:tcMar>
              <w:top w:w="70" w:type="dxa"/>
              <w:left w:w="90" w:type="dxa"/>
              <w:bottom w:w="70" w:type="dxa"/>
              <w:right w:w="90" w:type="dxa"/>
            </w:tcMar>
          </w:tcPr>
          <w:p w14:paraId="2E544974" w14:textId="77777777" w:rsidR="00E01C3A" w:rsidRDefault="00CC3326">
            <w:pPr>
              <w:rPr>
                <w:ins w:id="30020" w:author="Vitor Oliveira" w:date="2026-10-01T18:00:00Z"/>
              </w:rPr>
            </w:pPr>
            <w:ins w:id="30021" w:author="Vitor Oliveira" w:date="2026-10-01T18:00:00Z">
              <w:r>
                <w:rPr>
                  <w:sz w:val="20"/>
                  <w:szCs w:val="20"/>
                </w:rPr>
                <w:t xml:space="preserve">Oito noites reais de Zurique, em 15 min</w:t>
              </w:r>
            </w:ins>
          </w:p>
        </w:tc>
        <w:tc>
          <w:tcPr>
            <w:tcW w:w="3771" w:type="dxa"/>
            <w:tcMar>
              <w:top w:w="70" w:type="dxa"/>
              <w:left w:w="90" w:type="dxa"/>
              <w:bottom w:w="70" w:type="dxa"/>
              <w:right w:w="90" w:type="dxa"/>
            </w:tcMar>
          </w:tcPr>
          <w:p w14:paraId="7292B417" w14:textId="77777777" w:rsidR="00E01C3A" w:rsidRPr="00CE1B46" w:rsidRDefault="00CC3326">
            <w:pPr>
              <w:rPr>
                <w:ins w:id="30022" w:author="Vitor Oliveira" w:date="2026-10-01T18:00:00Z"/>
              </w:rPr>
            </w:pPr>
            <w:ins w:id="30023" w:author="Vitor Oliveira" w:date="2026-10-01T18:00:00Z">
              <w:r>
                <w:rPr>
                  <w:sz w:val="20"/>
                  <w:szCs w:val="20"/>
                  <w:lang w:val="pt-BR"/>
                </w:rPr>
                <w:t xml:space="preserve">Mudanças perceptíveis de ao menos 15 %: 7, 4 e 4; de ao menos 6 %: 24, 5 e 5; inversões de sentido: 63, 7 e 7; energia de 61,8 %, 61,7 % e 62,4 % do pleno; nenhum minuto 2 lux abaixo do nível pedido nos três; atraso médio até a classe mínima de 63,8 min, 45,5 min e 44,0 min</w:t>
              </w:r>
            </w:ins>
          </w:p>
        </w:tc>
      </w:tr>
    </w:tbl>
    <w:p w14:paraId="6E7D3BE7" w14:textId="77777777" w:rsidR="001A5FD5" w:rsidRDefault="002D2B91">
      <w:pPr>
        <w:spacing w:before="130" w:after="260"/>
      </w:pPr>
      <w:r>
        <w:rPr>
          <w:sz w:val="20"/>
          <w:szCs w:val="20"/>
          <w:lang w:val="pt-BR"/>
        </w:rPr>
        <w:t>Fonte: Elaborado pelos autores (2026).</w:t>
      </w:r>
    </w:p>
    <w:p w14:paraId="556FF55E"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w:t>
      </w:r>
      <w:ins w:id="30024" w:author="Vitor Oliveira" w:date="2026-10-01T18:00:00Z">
        <w:r>
          <w:rPr>
            <w:lang w:val="pt-BR"/>
          </w:rPr>
          <w:t xml:space="preserv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w:t>
        </w:r>
      </w:ins>
    </w:p>
    <w:p w14:paraId="43250478"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E2949F4"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6A138CB" w14:textId="77777777">
        <w:trPr>
          <w:tblHeader/>
        </w:trPr>
        <w:tc>
          <w:tcPr>
            <w:tcW w:w="2600" w:type="dxa"/>
            <w:shd w:val="clear" w:color="auto" w:fill="EDEDED"/>
            <w:tcMar>
              <w:top w:w="70" w:type="dxa"/>
              <w:left w:w="90" w:type="dxa"/>
              <w:bottom w:w="70" w:type="dxa"/>
              <w:right w:w="90" w:type="dxa"/>
            </w:tcMar>
          </w:tcPr>
          <w:p w14:paraId="11071818"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8340D56"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FF0740E" w14:textId="77777777" w:rsidR="00E01C3A" w:rsidRDefault="00CC3326">
            <w:r>
              <w:rPr>
                <w:b/>
                <w:bCs/>
                <w:sz w:val="20"/>
                <w:szCs w:val="20"/>
              </w:rPr>
              <w:t>1 hora: modelo × melhor referência simples</w:t>
            </w:r>
          </w:p>
        </w:tc>
      </w:tr>
      <w:tr w:rsidR="00E01C3A" w:rsidRPr="00CE1B46" w14:paraId="3A2DA3F9" w14:textId="77777777">
        <w:tc>
          <w:tcPr>
            <w:tcW w:w="2600" w:type="dxa"/>
            <w:tcMar>
              <w:top w:w="70" w:type="dxa"/>
              <w:left w:w="90" w:type="dxa"/>
              <w:bottom w:w="70" w:type="dxa"/>
              <w:right w:w="90" w:type="dxa"/>
            </w:tcMar>
          </w:tcPr>
          <w:p w14:paraId="120C9951" w14:textId="77777777" w:rsidR="00E01C3A" w:rsidRDefault="00CC3326">
            <w:r>
              <w:rPr>
                <w:sz w:val="20"/>
                <w:szCs w:val="20"/>
              </w:rPr>
              <w:t>Erro absoluto médio</w:t>
            </w:r>
          </w:p>
        </w:tc>
        <w:tc>
          <w:tcPr>
            <w:tcW w:w="2700" w:type="dxa"/>
            <w:tcMar>
              <w:top w:w="70" w:type="dxa"/>
              <w:left w:w="90" w:type="dxa"/>
              <w:bottom w:w="70" w:type="dxa"/>
              <w:right w:w="90" w:type="dxa"/>
            </w:tcMar>
          </w:tcPr>
          <w:p w14:paraId="08627C8A" w14:textId="77777777" w:rsidR="00E01C3A" w:rsidRDefault="00CC3326">
            <w:r>
              <w:rPr>
                <w:sz w:val="20"/>
                <w:szCs w:val="20"/>
              </w:rPr>
              <w:t>0,023 × 0,035</w:t>
            </w:r>
          </w:p>
        </w:tc>
        <w:tc>
          <w:tcPr>
            <w:tcW w:w="3771" w:type="dxa"/>
            <w:tcMar>
              <w:top w:w="70" w:type="dxa"/>
              <w:left w:w="90" w:type="dxa"/>
              <w:bottom w:w="70" w:type="dxa"/>
              <w:right w:w="90" w:type="dxa"/>
            </w:tcMar>
          </w:tcPr>
          <w:p w14:paraId="455071E1" w14:textId="77777777" w:rsidR="00E01C3A" w:rsidRPr="00CE1B46" w:rsidRDefault="00CC3326">
            <w:r>
              <w:rPr>
                <w:sz w:val="20"/>
                <w:szCs w:val="20"/>
                <w:lang w:val="pt-BR"/>
              </w:rPr>
              <w:t>0,028 × 0,035</w:t>
            </w:r>
          </w:p>
        </w:tc>
      </w:tr>
      <w:tr w:rsidR="00E01C3A" w:rsidRPr="00CE1B46" w14:paraId="541CE418" w14:textId="77777777">
        <w:tc>
          <w:tcPr>
            <w:tcW w:w="2600" w:type="dxa"/>
            <w:tcMar>
              <w:top w:w="70" w:type="dxa"/>
              <w:left w:w="90" w:type="dxa"/>
              <w:bottom w:w="70" w:type="dxa"/>
              <w:right w:w="90" w:type="dxa"/>
            </w:tcMar>
          </w:tcPr>
          <w:p w14:paraId="03F85C2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69F31B34"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2E678317" w14:textId="77777777" w:rsidR="00E01C3A" w:rsidRPr="00CE1B46" w:rsidRDefault="00CC3326">
            <w:r>
              <w:rPr>
                <w:sz w:val="20"/>
                <w:szCs w:val="20"/>
                <w:lang w:val="pt-BR"/>
              </w:rPr>
              <w:t>89,6 % × 87,8 % (1,8 ponto percentual a mais)</w:t>
            </w:r>
          </w:p>
        </w:tc>
      </w:tr>
      <w:tr w:rsidR="00E01C3A" w:rsidRPr="00CE1B46" w14:paraId="6A1FE0D1" w14:textId="77777777">
        <w:tc>
          <w:tcPr>
            <w:tcW w:w="2600" w:type="dxa"/>
            <w:tcMar>
              <w:top w:w="70" w:type="dxa"/>
              <w:left w:w="90" w:type="dxa"/>
              <w:bottom w:w="70" w:type="dxa"/>
              <w:right w:w="90" w:type="dxa"/>
            </w:tcMar>
          </w:tcPr>
          <w:p w14:paraId="73674548"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5BD9CFD1" w14:textId="77777777" w:rsidR="00E01C3A" w:rsidRDefault="00CC3326">
            <w:r>
              <w:rPr>
                <w:sz w:val="20"/>
                <w:szCs w:val="20"/>
              </w:rPr>
              <w:t>0,625 × 0,581 (0,044 a mais)</w:t>
            </w:r>
          </w:p>
        </w:tc>
        <w:tc>
          <w:tcPr>
            <w:tcW w:w="3771" w:type="dxa"/>
            <w:tcMar>
              <w:top w:w="70" w:type="dxa"/>
              <w:left w:w="90" w:type="dxa"/>
              <w:bottom w:w="70" w:type="dxa"/>
              <w:right w:w="90" w:type="dxa"/>
            </w:tcMar>
          </w:tcPr>
          <w:p w14:paraId="4E067E16" w14:textId="77777777" w:rsidR="00E01C3A" w:rsidRPr="00CE1B46" w:rsidRDefault="00CC3326">
            <w:r>
              <w:rPr>
                <w:sz w:val="20"/>
                <w:szCs w:val="20"/>
                <w:lang w:val="pt-BR"/>
              </w:rPr>
              <w:t>0,728 × 0,721 (0,007 a mais)</w:t>
            </w:r>
          </w:p>
        </w:tc>
      </w:tr>
      <w:tr w:rsidR="00E01C3A" w:rsidRPr="00CE1B46" w14:paraId="2B0ADF5A" w14:textId="77777777">
        <w:tc>
          <w:tcPr>
            <w:tcW w:w="2600" w:type="dxa"/>
            <w:tcMar>
              <w:top w:w="70" w:type="dxa"/>
              <w:left w:w="90" w:type="dxa"/>
              <w:bottom w:w="70" w:type="dxa"/>
              <w:right w:w="90" w:type="dxa"/>
            </w:tcMar>
          </w:tcPr>
          <w:p w14:paraId="64008F0F"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047D2A30" w14:textId="77777777" w:rsidR="00E01C3A" w:rsidRDefault="00CC3326">
            <w:r>
              <w:rPr>
                <w:sz w:val="20"/>
                <w:szCs w:val="20"/>
              </w:rPr>
              <w:t>Não substituível</w:t>
            </w:r>
          </w:p>
        </w:tc>
        <w:tc>
          <w:tcPr>
            <w:tcW w:w="3771" w:type="dxa"/>
            <w:tcMar>
              <w:top w:w="70" w:type="dxa"/>
              <w:left w:w="90" w:type="dxa"/>
              <w:bottom w:w="70" w:type="dxa"/>
              <w:right w:w="90" w:type="dxa"/>
            </w:tcMar>
          </w:tcPr>
          <w:p w14:paraId="50C830F4" w14:textId="77777777" w:rsidR="00E01C3A" w:rsidRPr="00CE1B46" w:rsidRDefault="00CC3326">
            <w:r>
              <w:rPr>
                <w:sz w:val="20"/>
                <w:szCs w:val="20"/>
                <w:lang w:val="pt-BR"/>
              </w:rPr>
              <w:t>Substituível</w:t>
            </w:r>
          </w:p>
        </w:tc>
      </w:tr>
    </w:tbl>
    <w:p w14:paraId="5B2749F3" w14:textId="77777777" w:rsidR="001A5FD5" w:rsidRDefault="002D2B91">
      <w:pPr>
        <w:spacing w:before="130" w:after="260"/>
      </w:pPr>
      <w:r>
        <w:rPr>
          <w:sz w:val="20"/>
          <w:szCs w:val="20"/>
          <w:lang w:val="pt-BR"/>
        </w:rPr>
        <w:t>Fonte: Elaborado pelos autores (2026).</w:t>
      </w:r>
    </w:p>
    <w:p w14:paraId="0D4CC958"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5D4F52E" w14:textId="77777777" w:rsidR="00E01C3A" w:rsidRDefault="00CC3326">
      <w:pPr>
        <w:pStyle w:val="Heading1"/>
        <w:pageBreakBefore/>
        <w:spacing w:before="480" w:after="280" w:line="360" w:lineRule="auto"/>
        <w:rPr>
          <w:lang w:val="pt-BR"/>
        </w:rPr>
      </w:pPr>
      <w:bookmarkStart w:id="66" w:name="_Toc241705864"/>
      <w:r>
        <w:rPr>
          <w:lang w:val="pt-BR"/>
        </w:rPr>
        <w:lastRenderedPageBreak/>
        <w:t>6 ANÁLISE DOS RESULTADOS</w:t>
      </w:r>
      <w:bookmarkEnd w:id="66"/>
    </w:p>
    <w:p w14:paraId="65CED919" w14:textId="77777777" w:rsidR="00E01C3A" w:rsidRDefault="00CC3326">
      <w:pPr>
        <w:pStyle w:val="Heading2"/>
        <w:spacing w:before="360" w:after="240" w:line="360" w:lineRule="auto"/>
        <w:rPr>
          <w:lang w:val="pt-BR"/>
        </w:rPr>
      </w:pPr>
      <w:bookmarkStart w:id="67" w:name="_Toc241705865"/>
      <w:r>
        <w:rPr>
          <w:lang w:val="pt-BR"/>
        </w:rPr>
        <w:t>6.1 Avaliação das hipóteses</w:t>
      </w:r>
      <w:bookmarkEnd w:id="67"/>
    </w:p>
    <w:p w14:paraId="4B6B89CB"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7792184B" w14:textId="77777777" w:rsidR="00E01C3A" w:rsidRDefault="00CC3326">
      <w:pPr>
        <w:pStyle w:val="Heading2"/>
        <w:spacing w:before="360" w:after="240" w:line="360" w:lineRule="auto"/>
        <w:rPr>
          <w:lang w:val="pt-BR"/>
        </w:rPr>
      </w:pPr>
      <w:bookmarkStart w:id="68" w:name="_Toc241705866"/>
      <w:r>
        <w:rPr>
          <w:lang w:val="pt-BR"/>
        </w:rPr>
        <w:t>6.2 Discussão dos resultados e comparação com a literatura</w:t>
      </w:r>
      <w:bookmarkEnd w:id="68"/>
    </w:p>
    <w:p w14:paraId="3ABAF680"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18F4CB7" w14:textId="77777777" w:rsidR="00E01C3A" w:rsidRDefault="00CC3326">
      <w:pPr>
        <w:pStyle w:val="Heading2"/>
        <w:spacing w:before="360" w:after="240" w:line="360" w:lineRule="auto"/>
        <w:rPr>
          <w:lang w:val="pt-BR"/>
        </w:rPr>
      </w:pPr>
      <w:bookmarkStart w:id="69" w:name="_Toc241705867"/>
      <w:r>
        <w:rPr>
          <w:lang w:val="pt-BR"/>
        </w:rPr>
        <w:t>6.3 Exatidão, confiabilidade e limitações</w:t>
      </w:r>
      <w:bookmarkEnd w:id="69"/>
    </w:p>
    <w:p w14:paraId="617ED581"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59D1AB93"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5BB00DF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C142488"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BCA358B"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77501EC"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7ED767E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28BA6A27"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1287349C"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7FA015D"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7D132B91"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637B5142"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CE94D49"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6D46AA1B"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4AF8BDAD"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4391770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3E9037F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3DBEB759"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588C9DE8"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592BF8D"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09CB37C7"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4277F92"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A55D950"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A7E7A4D"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0126A435"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42763CA0"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4D00A8E2"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D5BB47A"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2278603"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w:t>
      </w:r>
      <w:ins w:id="30025" w:author="Vitor Oliveira" w:date="2026-10-01T18:00:00Z">
        <w:r>
          <w:rPr>
            <w:lang w:val="pt-BR"/>
          </w:rPr>
          <w:t xml:space="preserve"> Com contagem real de 15 min, produziu mais mudanças perceptíveis que a tabela; os limiares de percepção empregados provêm de estudos em escritório, e não em via pública.</w:t>
        </w:r>
      </w:ins>
    </w:p>
    <w:p w14:paraId="314CE4D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pPr>
        <w:pStyle w:val="ListParagraph"/>
        <w:numPr>
          <w:ilvl w:val="0"/>
          <w:numId w:val="2"/>
        </w:numPr>
        <w:spacing w:after="120" w:line="360" w:lineRule="auto"/>
        <w:jc w:val="both"/>
        <w:rPr>
          <w:ins w:id="30026" w:author="Vitor Oliveira" w:date="2026-10-01T18:00:00Z"/>
        </w:rPr>
      </w:pPr>
      <w:ins w:id="30027" w:author="Vitor Oliveira" w:date="2026-10-01T18:00:00Z">
        <w:r>
          <w:rPr>
            <w:lang w:val="pt-BR"/>
          </w:rPr>
          <w:t xml:space="preserve">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ins>
    </w:p>
    <w:p w14:paraId="6DF35448" w14:textId="77777777" w:rsidR="00E01C3A" w:rsidRDefault="00CC3326">
      <w:pPr>
        <w:pStyle w:val="Heading2"/>
        <w:spacing w:before="360" w:after="240" w:line="360" w:lineRule="auto"/>
        <w:rPr>
          <w:lang w:val="pt-BR"/>
        </w:rPr>
      </w:pPr>
      <w:bookmarkStart w:id="70" w:name="_Toc241705868"/>
      <w:r>
        <w:rPr>
          <w:lang w:val="pt-BR"/>
        </w:rPr>
        <w:lastRenderedPageBreak/>
        <w:t>6.4 Implicações dos resultados</w:t>
      </w:r>
      <w:bookmarkEnd w:id="70"/>
    </w:p>
    <w:p w14:paraId="2AF541FF"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1DF1A696" w14:textId="77777777" w:rsidR="00E01C3A" w:rsidRDefault="00CC3326">
      <w:pPr>
        <w:pStyle w:val="Heading1"/>
        <w:pageBreakBefore/>
        <w:spacing w:before="480" w:after="280" w:line="360" w:lineRule="auto"/>
        <w:rPr>
          <w:lang w:val="pt-BR"/>
        </w:rPr>
      </w:pPr>
      <w:bookmarkStart w:id="71" w:name="_Toc241705869"/>
      <w:r>
        <w:rPr>
          <w:lang w:val="pt-BR"/>
        </w:rPr>
        <w:lastRenderedPageBreak/>
        <w:t>7 CONCLUSÕES</w:t>
      </w:r>
      <w:bookmarkEnd w:id="71"/>
    </w:p>
    <w:p w14:paraId="5A907EE4"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7460C5B8" w14:textId="77777777" w:rsidR="00E01C3A" w:rsidRDefault="00CC3326">
      <w:pPr>
        <w:pStyle w:val="Heading2"/>
        <w:spacing w:before="360" w:after="240" w:line="360" w:lineRule="auto"/>
        <w:rPr>
          <w:lang w:val="pt-BR"/>
        </w:rPr>
      </w:pPr>
      <w:bookmarkStart w:id="72" w:name="_Toc241705870"/>
      <w:r>
        <w:rPr>
          <w:lang w:val="pt-BR"/>
        </w:rPr>
        <w:t>7.1 Recomendações</w:t>
      </w:r>
      <w:bookmarkEnd w:id="72"/>
    </w:p>
    <w:p w14:paraId="3F8E1C5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9E19F5A"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6FAB1B8E"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124D0AF4"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30A9E990"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017218A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1127676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2FB69384"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0A45FDAB"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3A2148A0"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29EBE680"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9F6797E"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5F9FAB11" w14:textId="77777777" w:rsidR="00E01C3A" w:rsidRDefault="00CC3326">
      <w:pPr>
        <w:pStyle w:val="Heading1"/>
        <w:pageBreakBefore/>
        <w:spacing w:before="480" w:after="280" w:line="360" w:lineRule="auto"/>
        <w:jc w:val="center"/>
        <w:rPr>
          <w:lang w:val="pt-BR"/>
        </w:rPr>
      </w:pPr>
      <w:bookmarkStart w:id="73" w:name="_Toc241705871"/>
      <w:r>
        <w:rPr>
          <w:lang w:val="pt-BR"/>
        </w:rPr>
        <w:lastRenderedPageBreak/>
        <w:t>REFERÊNCIAS</w:t>
      </w:r>
      <w:bookmarkEnd w:id="73"/>
    </w:p>
    <w:p w14:paraId="0B72924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pPr>
        <w:spacing w:after="240"/>
        <w:rPr>
          <w:ins w:id="30037" w:author="Vitor Oliveira" w:date="2026-10-01T18:00:00Z"/>
        </w:rPr>
      </w:pPr>
      <w:ins w:id="30038" w:author="Vitor Oliveira" w:date="2026-10-01T18:00:00Z">
        <w:r>
          <w:rPr>
            <w:lang w:val="pt-BR"/>
          </w:rPr>
          <w:t xml:space="preserve">AKASHI, Y.; NECHES, J. Detectability and acceptability of illuminance reduction for load shedding. Journal of the Illuminating Engineering Society, v. 33, n. 1, p. 3-13, 2004.</w:t>
        </w:r>
      </w:ins>
    </w:p>
    <w:p w14:paraId="4562853C"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6F9E27A9"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1646892"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40C6B5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0B7F2C0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28C88ADE"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084325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A8B858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58E4AAF"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ED3EFB8"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13A03F03"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059E0F6A"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1BC20743"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7D9D6031"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19802340"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63D51402"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06D6EB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13C273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BBA05B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A79DF1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2070108F"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637EEF5"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2AD6D88A"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0F3DEE1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55E2C40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7878082"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459E301"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276666DF"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1E8533C2"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771F5C89"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092DE36B"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07A25D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290B4649"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0941E6F"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3D605FD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35499AF1"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63C9CF3D"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50204022"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0049448D"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15D793CA"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0A4D799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93D4E9A"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FFD4C4F"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3654100"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E7B6FB8"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079D411"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CC94B25"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4154A268"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66E7530F"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pPr>
        <w:spacing w:after="240"/>
        <w:rPr>
          <w:ins w:id="30039" w:author="Vitor Oliveira" w:date="2026-10-01T18:00:00Z"/>
        </w:rPr>
      </w:pPr>
      <w:ins w:id="30040" w:author="Vitor Oliveira" w:date="2026-10-01T18:00:00Z">
        <w:r>
          <w:rPr>
            <w:lang w:val="pt-BR"/>
          </w:rPr>
          <w:t xml:space="preserve">SHIKAKURA, Tomoaki; MORIKAWA, Hiroyuki; NAKAMURA, Yoshiki. Perception of lighting fluctuation in office lighting environment. Journal of Light &amp; Visual Environment, 2003.</w:t>
        </w:r>
      </w:ins>
    </w:p>
    <w:p w14:paraId="536A5A23"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210DBF0"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4BD25D41" w14:textId="77777777" w:rsidR="006B1E66" w:rsidRDefault="00CC3326">
      <w:pPr>
        <w:spacing w:after="240"/>
      </w:pPr>
      <w:r>
        <w:t xml:space="preserve">ZADEH, Lotfi A. Fuzzy sets. </w:t>
      </w:r>
      <w:r>
        <w:rPr>
          <w:b/>
          <w:bCs/>
        </w:rPr>
        <w:t>Information and Control</w:t>
      </w:r>
      <w:r>
        <w:t>, v. 8, n. 3, p. 338-353, 1965.</w:t>
      </w:r>
    </w:p>
    <w:p w14:paraId="60506300" w14:textId="77777777" w:rsidR="00E01C3A" w:rsidRDefault="00CC3326">
      <w:pPr>
        <w:pStyle w:val="Heading1"/>
        <w:pageBreakBefore/>
        <w:spacing w:before="480" w:after="280" w:line="360" w:lineRule="auto"/>
        <w:jc w:val="center"/>
        <w:rPr>
          <w:lang w:val="pt-BR"/>
        </w:rPr>
      </w:pPr>
      <w:bookmarkStart w:id="74" w:name="_Toc241705872"/>
      <w:r>
        <w:rPr>
          <w:lang w:val="pt-BR"/>
        </w:rPr>
        <w:lastRenderedPageBreak/>
        <w:t>APÊNDICE A — DECLARAÇÃO DE USO DE FERRAMENTAS DE INTELIGÊNCIA ARTIFICIAL GENERATIVA</w:t>
      </w:r>
      <w:bookmarkEnd w:id="74"/>
    </w:p>
    <w:p w14:paraId="06F2CF6B" w14:textId="77777777" w:rsidR="00E01C3A" w:rsidRDefault="00CC3326">
      <w:pPr>
        <w:spacing w:before="280" w:after="140" w:line="360" w:lineRule="auto"/>
        <w:jc w:val="both"/>
        <w:rPr>
          <w:b/>
          <w:bCs/>
          <w:lang w:val="pt-BR"/>
        </w:rPr>
      </w:pPr>
      <w:r>
        <w:rPr>
          <w:b/>
          <w:bCs/>
          <w:lang w:val="pt-BR"/>
        </w:rPr>
        <w:t>1 Identificação</w:t>
      </w:r>
    </w:p>
    <w:p w14:paraId="2C0BFC3C"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2D864C2" w14:textId="77777777" w:rsidR="00101C02" w:rsidRDefault="00CC3326">
      <w:pPr>
        <w:spacing w:after="120" w:line="360" w:lineRule="auto"/>
        <w:jc w:val="both"/>
        <w:rPr>
          <w:lang w:val="pt-BR"/>
        </w:rPr>
      </w:pPr>
      <w:r>
        <w:rPr>
          <w:lang w:val="pt-BR"/>
        </w:rPr>
        <w:t xml:space="preserve">Autores: </w:t>
      </w:r>
    </w:p>
    <w:p w14:paraId="229E53F3" w14:textId="77777777" w:rsidR="00101C02" w:rsidRDefault="00CC3326">
      <w:pPr>
        <w:spacing w:after="120" w:line="360" w:lineRule="auto"/>
        <w:jc w:val="both"/>
        <w:rPr>
          <w:lang w:val="pt-BR"/>
        </w:rPr>
      </w:pPr>
      <w:r>
        <w:rPr>
          <w:lang w:val="pt-BR"/>
        </w:rPr>
        <w:t xml:space="preserve">Bruno Bonavigo Dacal, RA N309EC4, CPF _____._____._____-___; </w:t>
      </w:r>
    </w:p>
    <w:p w14:paraId="2F075337" w14:textId="77777777" w:rsidR="00101C02" w:rsidRDefault="00CC3326">
      <w:pPr>
        <w:spacing w:after="120" w:line="360" w:lineRule="auto"/>
        <w:jc w:val="both"/>
        <w:rPr>
          <w:lang w:val="pt-BR"/>
        </w:rPr>
      </w:pPr>
      <w:r>
        <w:rPr>
          <w:lang w:val="pt-BR"/>
        </w:rPr>
        <w:t xml:space="preserve">Lucas de Araujo Vergara, RA N090758, CPF _____._____._____-___; </w:t>
      </w:r>
    </w:p>
    <w:p w14:paraId="471038D3" w14:textId="77777777" w:rsidR="00E01C3A" w:rsidRDefault="00CC3326">
      <w:pPr>
        <w:spacing w:after="120" w:line="360" w:lineRule="auto"/>
        <w:jc w:val="both"/>
        <w:rPr>
          <w:lang w:val="pt-BR"/>
        </w:rPr>
      </w:pPr>
      <w:r>
        <w:rPr>
          <w:lang w:val="pt-BR"/>
        </w:rPr>
        <w:t>Vitor Oliveira dos Santos, RA N083DG1, CPF _____._____._____-___.</w:t>
      </w:r>
    </w:p>
    <w:p w14:paraId="5460DA4E" w14:textId="77777777" w:rsidR="00E01C3A" w:rsidRDefault="00CC3326">
      <w:pPr>
        <w:spacing w:after="120" w:line="360" w:lineRule="auto"/>
        <w:jc w:val="both"/>
        <w:rPr>
          <w:lang w:val="pt-BR"/>
        </w:rPr>
      </w:pPr>
      <w:r>
        <w:rPr>
          <w:lang w:val="pt-BR"/>
        </w:rPr>
        <w:t>Curso: Bacharelado em Ciência da Computação — Universidade Paulista (UNIP).</w:t>
      </w:r>
    </w:p>
    <w:p w14:paraId="22A3D281" w14:textId="77777777" w:rsidR="00E01C3A" w:rsidRDefault="00CC3326">
      <w:pPr>
        <w:spacing w:after="120" w:line="360" w:lineRule="auto"/>
        <w:jc w:val="both"/>
        <w:rPr>
          <w:lang w:val="pt-BR"/>
        </w:rPr>
      </w:pPr>
      <w:r>
        <w:rPr>
          <w:lang w:val="pt-BR"/>
        </w:rPr>
        <w:t>Orientador: Prof. Marco Gomes.</w:t>
      </w:r>
    </w:p>
    <w:p w14:paraId="01CF757C" w14:textId="77777777" w:rsidR="00E01C3A" w:rsidRDefault="00CC3326">
      <w:pPr>
        <w:spacing w:before="280" w:after="140" w:line="360" w:lineRule="auto"/>
        <w:jc w:val="both"/>
        <w:rPr>
          <w:b/>
          <w:bCs/>
          <w:lang w:val="pt-BR"/>
        </w:rPr>
      </w:pPr>
      <w:r>
        <w:rPr>
          <w:b/>
          <w:bCs/>
          <w:lang w:val="pt-BR"/>
        </w:rPr>
        <w:t>2 Natureza do uso</w:t>
      </w:r>
    </w:p>
    <w:p w14:paraId="0EDAC8A0"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A4F6CE7"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5411D56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1ECA3B8B" w14:textId="77777777" w:rsidTr="00101C02">
        <w:trPr>
          <w:tblHeader/>
        </w:trPr>
        <w:tc>
          <w:tcPr>
            <w:tcW w:w="1693" w:type="dxa"/>
            <w:shd w:val="clear" w:color="auto" w:fill="EDEDED"/>
            <w:tcMar>
              <w:top w:w="70" w:type="dxa"/>
              <w:left w:w="90" w:type="dxa"/>
              <w:bottom w:w="70" w:type="dxa"/>
              <w:right w:w="90" w:type="dxa"/>
            </w:tcMar>
          </w:tcPr>
          <w:p w14:paraId="4B349115"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3AAEA31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58B3F96E"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0B74DAC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1CF9309A" w14:textId="77777777" w:rsidR="00E01C3A" w:rsidRPr="00CE1B46" w:rsidRDefault="00CC3326">
            <w:pPr>
              <w:rPr>
                <w:lang w:val="pt-BR"/>
              </w:rPr>
            </w:pPr>
            <w:r>
              <w:rPr>
                <w:b/>
                <w:bCs/>
                <w:sz w:val="20"/>
                <w:szCs w:val="20"/>
                <w:lang w:val="pt-BR"/>
              </w:rPr>
              <w:t>Nível de intervenção humana pós-geração (%)</w:t>
            </w:r>
          </w:p>
        </w:tc>
      </w:tr>
      <w:tr w:rsidR="00E01C3A" w14:paraId="3571E42E" w14:textId="77777777" w:rsidTr="00101C02">
        <w:tc>
          <w:tcPr>
            <w:tcW w:w="1693" w:type="dxa"/>
            <w:tcMar>
              <w:top w:w="70" w:type="dxa"/>
              <w:left w:w="90" w:type="dxa"/>
              <w:bottom w:w="70" w:type="dxa"/>
              <w:right w:w="90" w:type="dxa"/>
            </w:tcMar>
          </w:tcPr>
          <w:p w14:paraId="4F5B14C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4398C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ED5EBDC" w14:textId="77777777" w:rsidR="00E01C3A" w:rsidRDefault="00CC3326">
            <w:r>
              <w:rPr>
                <w:sz w:val="20"/>
                <w:szCs w:val="20"/>
              </w:rPr>
              <w:t>Todo o documento</w:t>
            </w:r>
          </w:p>
        </w:tc>
        <w:tc>
          <w:tcPr>
            <w:tcW w:w="2672" w:type="dxa"/>
            <w:tcMar>
              <w:top w:w="70" w:type="dxa"/>
              <w:left w:w="90" w:type="dxa"/>
              <w:bottom w:w="70" w:type="dxa"/>
              <w:right w:w="90" w:type="dxa"/>
            </w:tcMar>
          </w:tcPr>
          <w:p w14:paraId="4FC6473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4A7D3B8" w14:textId="77777777" w:rsidR="00E01C3A" w:rsidRDefault="00CC3326">
            <w:r>
              <w:rPr>
                <w:sz w:val="20"/>
                <w:szCs w:val="20"/>
              </w:rPr>
              <w:t>_____</w:t>
            </w:r>
          </w:p>
        </w:tc>
      </w:tr>
      <w:tr w:rsidR="00E01C3A" w14:paraId="73C892AF" w14:textId="77777777" w:rsidTr="00101C02">
        <w:tc>
          <w:tcPr>
            <w:tcW w:w="1693" w:type="dxa"/>
            <w:tcMar>
              <w:top w:w="70" w:type="dxa"/>
              <w:left w:w="90" w:type="dxa"/>
              <w:bottom w:w="70" w:type="dxa"/>
              <w:right w:w="90" w:type="dxa"/>
            </w:tcMar>
          </w:tcPr>
          <w:p w14:paraId="6D4B84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51CF59A"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4306B58A"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736F497E"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F63693A" w14:textId="77777777" w:rsidR="00E01C3A" w:rsidRDefault="00CC3326">
            <w:r>
              <w:rPr>
                <w:sz w:val="20"/>
                <w:szCs w:val="20"/>
              </w:rPr>
              <w:lastRenderedPageBreak/>
              <w:t>_____</w:t>
            </w:r>
          </w:p>
        </w:tc>
      </w:tr>
      <w:tr w:rsidR="00E01C3A" w14:paraId="1B1619F7" w14:textId="77777777" w:rsidTr="00101C02">
        <w:tc>
          <w:tcPr>
            <w:tcW w:w="1693" w:type="dxa"/>
            <w:tcMar>
              <w:top w:w="70" w:type="dxa"/>
              <w:left w:w="90" w:type="dxa"/>
              <w:bottom w:w="70" w:type="dxa"/>
              <w:right w:w="90" w:type="dxa"/>
            </w:tcMar>
          </w:tcPr>
          <w:p w14:paraId="70B041C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D75E7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54F8426" w14:textId="77777777" w:rsidR="00E01C3A" w:rsidRDefault="00CC3326">
            <w:r>
              <w:rPr>
                <w:sz w:val="20"/>
                <w:szCs w:val="20"/>
              </w:rPr>
              <w:t>Capítulo 2</w:t>
            </w:r>
          </w:p>
        </w:tc>
        <w:tc>
          <w:tcPr>
            <w:tcW w:w="2672" w:type="dxa"/>
            <w:tcMar>
              <w:top w:w="70" w:type="dxa"/>
              <w:left w:w="90" w:type="dxa"/>
              <w:bottom w:w="70" w:type="dxa"/>
              <w:right w:w="90" w:type="dxa"/>
            </w:tcMar>
          </w:tcPr>
          <w:p w14:paraId="168D70E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4B306817" w14:textId="77777777" w:rsidR="00E01C3A" w:rsidRDefault="00CC3326">
            <w:r>
              <w:rPr>
                <w:sz w:val="20"/>
                <w:szCs w:val="20"/>
              </w:rPr>
              <w:t>_____</w:t>
            </w:r>
          </w:p>
        </w:tc>
      </w:tr>
      <w:tr w:rsidR="00E01C3A" w14:paraId="1C9B6D19" w14:textId="77777777" w:rsidTr="00101C02">
        <w:tc>
          <w:tcPr>
            <w:tcW w:w="1693" w:type="dxa"/>
            <w:tcMar>
              <w:top w:w="70" w:type="dxa"/>
              <w:left w:w="90" w:type="dxa"/>
              <w:bottom w:w="70" w:type="dxa"/>
              <w:right w:w="90" w:type="dxa"/>
            </w:tcMar>
          </w:tcPr>
          <w:p w14:paraId="39EEE9E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D8F2BB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88CD031" w14:textId="77777777" w:rsidR="00E01C3A" w:rsidRDefault="00CC3326">
            <w:r>
              <w:rPr>
                <w:sz w:val="20"/>
                <w:szCs w:val="20"/>
              </w:rPr>
              <w:t>2.2, 2.3 e 3.6</w:t>
            </w:r>
          </w:p>
        </w:tc>
        <w:tc>
          <w:tcPr>
            <w:tcW w:w="2672" w:type="dxa"/>
            <w:tcMar>
              <w:top w:w="70" w:type="dxa"/>
              <w:left w:w="90" w:type="dxa"/>
              <w:bottom w:w="70" w:type="dxa"/>
              <w:right w:w="90" w:type="dxa"/>
            </w:tcMar>
          </w:tcPr>
          <w:p w14:paraId="6D1BB0E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A5F7F17" w14:textId="77777777" w:rsidR="00E01C3A" w:rsidRDefault="00CC3326">
            <w:r>
              <w:rPr>
                <w:sz w:val="20"/>
                <w:szCs w:val="20"/>
              </w:rPr>
              <w:t>_____</w:t>
            </w:r>
          </w:p>
        </w:tc>
      </w:tr>
      <w:tr w:rsidR="00E01C3A" w14:paraId="68115FBF" w14:textId="77777777" w:rsidTr="00101C02">
        <w:tc>
          <w:tcPr>
            <w:tcW w:w="1693" w:type="dxa"/>
            <w:tcMar>
              <w:top w:w="70" w:type="dxa"/>
              <w:left w:w="90" w:type="dxa"/>
              <w:bottom w:w="70" w:type="dxa"/>
              <w:right w:w="90" w:type="dxa"/>
            </w:tcMar>
          </w:tcPr>
          <w:p w14:paraId="11B5267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D91303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5F2B1E5" w14:textId="77777777" w:rsidR="00E01C3A" w:rsidRDefault="00CC3326">
            <w:r>
              <w:rPr>
                <w:sz w:val="20"/>
                <w:szCs w:val="20"/>
              </w:rPr>
              <w:t>Todo o documento</w:t>
            </w:r>
          </w:p>
        </w:tc>
        <w:tc>
          <w:tcPr>
            <w:tcW w:w="2672" w:type="dxa"/>
            <w:tcMar>
              <w:top w:w="70" w:type="dxa"/>
              <w:left w:w="90" w:type="dxa"/>
              <w:bottom w:w="70" w:type="dxa"/>
              <w:right w:w="90" w:type="dxa"/>
            </w:tcMar>
          </w:tcPr>
          <w:p w14:paraId="7A9FA62F"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9B74CFD" w14:textId="77777777" w:rsidR="00E01C3A" w:rsidRDefault="00CC3326">
            <w:r>
              <w:rPr>
                <w:sz w:val="20"/>
                <w:szCs w:val="20"/>
              </w:rPr>
              <w:t>_____</w:t>
            </w:r>
          </w:p>
        </w:tc>
      </w:tr>
      <w:tr w:rsidR="00E01C3A" w14:paraId="355DB246" w14:textId="77777777" w:rsidTr="00101C02">
        <w:tc>
          <w:tcPr>
            <w:tcW w:w="1693" w:type="dxa"/>
            <w:tcMar>
              <w:top w:w="70" w:type="dxa"/>
              <w:left w:w="90" w:type="dxa"/>
              <w:bottom w:w="70" w:type="dxa"/>
              <w:right w:w="90" w:type="dxa"/>
            </w:tcMar>
          </w:tcPr>
          <w:p w14:paraId="7D931A6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F697AA1"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921A6C"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6C0C9A51"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A8903A5" w14:textId="77777777" w:rsidR="00E01C3A" w:rsidRDefault="00CC3326">
            <w:r>
              <w:rPr>
                <w:sz w:val="20"/>
                <w:szCs w:val="20"/>
              </w:rPr>
              <w:t>_____</w:t>
            </w:r>
          </w:p>
        </w:tc>
      </w:tr>
      <w:tr w:rsidR="00E01C3A" w14:paraId="2AC1252B" w14:textId="77777777" w:rsidTr="00101C02">
        <w:tc>
          <w:tcPr>
            <w:tcW w:w="1693" w:type="dxa"/>
            <w:tcMar>
              <w:top w:w="70" w:type="dxa"/>
              <w:left w:w="90" w:type="dxa"/>
              <w:bottom w:w="70" w:type="dxa"/>
              <w:right w:w="90" w:type="dxa"/>
            </w:tcMar>
          </w:tcPr>
          <w:p w14:paraId="668CFF6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A2EA8F9"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B1525C8" w14:textId="77777777" w:rsidR="00E01C3A" w:rsidRDefault="00CC3326">
            <w:r>
              <w:rPr>
                <w:sz w:val="20"/>
                <w:szCs w:val="20"/>
              </w:rPr>
              <w:t>3.6, 3.9, 5.1, 5.6 e Apêndice B</w:t>
            </w:r>
          </w:p>
        </w:tc>
        <w:tc>
          <w:tcPr>
            <w:tcW w:w="2672" w:type="dxa"/>
            <w:tcMar>
              <w:top w:w="70" w:type="dxa"/>
              <w:left w:w="90" w:type="dxa"/>
              <w:bottom w:w="70" w:type="dxa"/>
              <w:right w:w="90" w:type="dxa"/>
            </w:tcMar>
          </w:tcPr>
          <w:p w14:paraId="755754E0"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326012E2" w14:textId="77777777" w:rsidR="00E01C3A" w:rsidRDefault="00CC3326">
            <w:r>
              <w:rPr>
                <w:sz w:val="20"/>
                <w:szCs w:val="20"/>
              </w:rPr>
              <w:t>_____</w:t>
            </w:r>
          </w:p>
        </w:tc>
      </w:tr>
    </w:tbl>
    <w:p w14:paraId="4EBBBDE2" w14:textId="77777777" w:rsidR="00E01C3A" w:rsidRDefault="00CC3326">
      <w:pPr>
        <w:spacing w:before="130" w:after="260"/>
        <w:rPr>
          <w:lang w:val="pt-BR"/>
        </w:rPr>
      </w:pPr>
      <w:r>
        <w:rPr>
          <w:sz w:val="20"/>
          <w:szCs w:val="20"/>
          <w:lang w:val="pt-BR"/>
        </w:rPr>
        <w:t>Fonte: Elaborado pelos autores (2026).</w:t>
      </w:r>
    </w:p>
    <w:p w14:paraId="13706A16"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5AA27F72" w14:textId="77777777" w:rsidR="00E01C3A" w:rsidRDefault="00CC3326">
      <w:pPr>
        <w:spacing w:before="280" w:after="140" w:line="360" w:lineRule="auto"/>
        <w:jc w:val="both"/>
        <w:rPr>
          <w:b/>
          <w:bCs/>
          <w:lang w:val="pt-BR"/>
        </w:rPr>
      </w:pPr>
      <w:r>
        <w:rPr>
          <w:b/>
          <w:bCs/>
          <w:lang w:val="pt-BR"/>
        </w:rPr>
        <w:t>3 Protocolo de auditoria e prompts</w:t>
      </w:r>
    </w:p>
    <w:p w14:paraId="27000DC2"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81CA10B"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D5B0D79"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92092B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1A8E29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70AE8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78947745"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2B07E2F"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7E5D57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73B5B4C"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4B2A5271" w14:textId="77777777" w:rsidR="00E01C3A" w:rsidRDefault="00CC3326">
      <w:pPr>
        <w:spacing w:before="520" w:after="60"/>
        <w:jc w:val="center"/>
        <w:rPr>
          <w:lang w:val="pt-BR"/>
        </w:rPr>
      </w:pPr>
      <w:r>
        <w:rPr>
          <w:lang w:val="pt-BR"/>
        </w:rPr>
        <w:t>_______________________________________</w:t>
      </w:r>
    </w:p>
    <w:p w14:paraId="31A99F1B" w14:textId="77777777" w:rsidR="00E01C3A" w:rsidRDefault="00CC3326">
      <w:pPr>
        <w:spacing w:before="520" w:after="60"/>
        <w:jc w:val="center"/>
        <w:rPr>
          <w:lang w:val="pt-BR"/>
        </w:rPr>
      </w:pPr>
      <w:r>
        <w:rPr>
          <w:lang w:val="pt-BR"/>
        </w:rPr>
        <w:t>Bruno Bonavigo Dacal — RA N309EC4</w:t>
      </w:r>
    </w:p>
    <w:p w14:paraId="5349916B" w14:textId="77777777" w:rsidR="00E01C3A" w:rsidRDefault="00CC3326">
      <w:pPr>
        <w:spacing w:before="520" w:after="60"/>
        <w:jc w:val="center"/>
        <w:rPr>
          <w:lang w:val="pt-BR"/>
        </w:rPr>
      </w:pPr>
      <w:r>
        <w:rPr>
          <w:lang w:val="pt-BR"/>
        </w:rPr>
        <w:t>_______________________________________</w:t>
      </w:r>
    </w:p>
    <w:p w14:paraId="485CA211" w14:textId="77777777" w:rsidR="00E01C3A" w:rsidRDefault="00CC3326">
      <w:pPr>
        <w:spacing w:before="520" w:after="60"/>
        <w:jc w:val="center"/>
        <w:rPr>
          <w:lang w:val="pt-BR"/>
        </w:rPr>
      </w:pPr>
      <w:r>
        <w:rPr>
          <w:lang w:val="pt-BR"/>
        </w:rPr>
        <w:t>Lucas de Araujo Vergara — RA N090758</w:t>
      </w:r>
    </w:p>
    <w:p w14:paraId="24C24B1B" w14:textId="77777777" w:rsidR="00E01C3A" w:rsidRDefault="00CC3326">
      <w:pPr>
        <w:spacing w:before="520" w:after="60"/>
        <w:jc w:val="center"/>
        <w:rPr>
          <w:lang w:val="pt-BR"/>
        </w:rPr>
      </w:pPr>
      <w:r>
        <w:rPr>
          <w:lang w:val="pt-BR"/>
        </w:rPr>
        <w:t>_______________________________________</w:t>
      </w:r>
    </w:p>
    <w:p w14:paraId="4CC817FC" w14:textId="77777777" w:rsidR="00E01C3A" w:rsidRDefault="00CC3326">
      <w:pPr>
        <w:spacing w:before="520" w:after="60"/>
        <w:jc w:val="center"/>
        <w:rPr>
          <w:lang w:val="pt-BR"/>
        </w:rPr>
      </w:pPr>
      <w:r>
        <w:rPr>
          <w:lang w:val="pt-BR"/>
        </w:rPr>
        <w:t>Vitor Oliveira dos Santos — RA N083DG1</w:t>
      </w:r>
    </w:p>
    <w:p w14:paraId="334CFBD5" w14:textId="77777777" w:rsidR="00E01C3A" w:rsidRDefault="00CC3326">
      <w:pPr>
        <w:spacing w:before="520" w:after="60"/>
        <w:jc w:val="center"/>
        <w:rPr>
          <w:lang w:val="pt-BR"/>
        </w:rPr>
      </w:pPr>
      <w:r>
        <w:rPr>
          <w:lang w:val="pt-BR"/>
        </w:rPr>
        <w:t>Ciente e de acordo:</w:t>
      </w:r>
    </w:p>
    <w:p w14:paraId="2B65F9B0" w14:textId="77777777" w:rsidR="00E01C3A" w:rsidRDefault="00CC3326">
      <w:pPr>
        <w:spacing w:before="520" w:after="60"/>
        <w:jc w:val="center"/>
        <w:rPr>
          <w:lang w:val="pt-BR"/>
        </w:rPr>
      </w:pPr>
      <w:r>
        <w:rPr>
          <w:lang w:val="pt-BR"/>
        </w:rPr>
        <w:t>_______________________________________</w:t>
      </w:r>
    </w:p>
    <w:p w14:paraId="0228B094" w14:textId="77777777" w:rsidR="00E01C3A" w:rsidRDefault="00CC3326">
      <w:pPr>
        <w:spacing w:before="520" w:after="60"/>
        <w:jc w:val="center"/>
        <w:rPr>
          <w:lang w:val="pt-BR"/>
        </w:rPr>
      </w:pPr>
      <w:r>
        <w:rPr>
          <w:lang w:val="pt-BR"/>
        </w:rPr>
        <w:t>Prof. Marco Gomes — Orientador</w:t>
      </w:r>
    </w:p>
    <w:p w14:paraId="6E0AD6DC" w14:textId="77777777" w:rsidR="00724418" w:rsidRDefault="002679C7">
      <w:pPr>
        <w:pStyle w:val="Heading1"/>
        <w:pageBreakBefore/>
        <w:spacing w:before="480" w:after="280" w:line="360" w:lineRule="auto"/>
        <w:jc w:val="center"/>
      </w:pPr>
      <w:bookmarkStart w:id="75" w:name="_Toc241705873"/>
      <w:r>
        <w:rPr>
          <w:lang w:val="pt-BR"/>
        </w:rPr>
        <w:lastRenderedPageBreak/>
        <w:t>APÊNDICE B — REPRODUTIBILIDADE DOS RESULTADOS</w:t>
      </w:r>
      <w:bookmarkEnd w:id="75"/>
    </w:p>
    <w:p w14:paraId="30E19F80"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5AB0B95B"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w:t>
      </w:r>
      <w:r>
        <w:rPr>
          <w:lang w:val="pt-BR"/>
        </w:rPr>
        <w:t>xtracao.json e zurique_extracao.json da pasta modelo/dados.</w:t>
      </w:r>
    </w:p>
    <w:p w14:paraId="48C3B951"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del w:id="30028" w:author="Vitor Oliveira" w:date="2026-10-01T18:00:00Z">
        <w:r>
          <w:rPr>
            <w:lang w:val="pt-BR"/>
          </w:rPr>
          <w:delText xml:space="preserve">itens 57 a 60</w:delText>
        </w:r>
      </w:del>
      <w:ins w:id="30029" w:author="Vitor Oliveira" w:date="2026-10-01T18:00:00Z">
        <w:r>
          <w:rPr>
            <w:lang w:val="pt-BR"/>
          </w:rPr>
          <w:t xml:space="preserve">itens 57 a 61</w:t>
        </w:r>
      </w:ins>
      <w:r>
        <w:rPr>
          <w:lang w:val="pt-BR"/>
        </w:rPr>
        <w:t xml:space="preserve"> para os resultados de 5.6.</w:t>
      </w:r>
    </w:p>
    <w:p w14:paraId="17A9296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410C6EAC" w14:textId="77777777">
        <w:trPr>
          <w:tblHeader/>
        </w:trPr>
        <w:tc>
          <w:tcPr>
            <w:tcW w:w="2600" w:type="dxa"/>
            <w:shd w:val="clear" w:color="auto" w:fill="EDEDED"/>
            <w:tcMar>
              <w:top w:w="70" w:type="dxa"/>
              <w:left w:w="90" w:type="dxa"/>
              <w:bottom w:w="70" w:type="dxa"/>
              <w:right w:w="90" w:type="dxa"/>
            </w:tcMar>
          </w:tcPr>
          <w:p w14:paraId="4FA6FBA3"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410692A"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149F5F01" w14:textId="77777777" w:rsidR="00E01C3A" w:rsidRDefault="00CC3326">
            <w:r>
              <w:rPr>
                <w:b/>
                <w:bCs/>
                <w:sz w:val="20"/>
                <w:szCs w:val="20"/>
              </w:rPr>
              <w:t>Comando e versão no repositório</w:t>
            </w:r>
          </w:p>
        </w:tc>
      </w:tr>
      <w:tr w:rsidR="00E01C3A" w:rsidRPr="00CE1B46" w14:paraId="0CAED50D" w14:textId="77777777">
        <w:tc>
          <w:tcPr>
            <w:tcW w:w="2600" w:type="dxa"/>
            <w:tcMar>
              <w:top w:w="70" w:type="dxa"/>
              <w:left w:w="90" w:type="dxa"/>
              <w:bottom w:w="70" w:type="dxa"/>
              <w:right w:w="90" w:type="dxa"/>
            </w:tcMar>
          </w:tcPr>
          <w:p w14:paraId="14FE9700"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05F39EAA"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E1A940E"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3E8F83BA" w14:textId="77777777">
        <w:tc>
          <w:tcPr>
            <w:tcW w:w="2600" w:type="dxa"/>
            <w:tcMar>
              <w:top w:w="70" w:type="dxa"/>
              <w:left w:w="90" w:type="dxa"/>
              <w:bottom w:w="70" w:type="dxa"/>
              <w:right w:w="90" w:type="dxa"/>
            </w:tcMar>
          </w:tcPr>
          <w:p w14:paraId="2A2FFFDB"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E774DE0"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11F351A3"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2A994F20" w14:textId="77777777">
        <w:tc>
          <w:tcPr>
            <w:tcW w:w="2600" w:type="dxa"/>
            <w:tcMar>
              <w:top w:w="70" w:type="dxa"/>
              <w:left w:w="90" w:type="dxa"/>
              <w:bottom w:w="70" w:type="dxa"/>
              <w:right w:w="90" w:type="dxa"/>
            </w:tcMar>
          </w:tcPr>
          <w:p w14:paraId="22BD422D"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51A0766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13EA9D18"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6F25D5A0" w14:textId="77777777">
        <w:tc>
          <w:tcPr>
            <w:tcW w:w="2600" w:type="dxa"/>
            <w:tcMar>
              <w:top w:w="70" w:type="dxa"/>
              <w:left w:w="90" w:type="dxa"/>
              <w:bottom w:w="70" w:type="dxa"/>
              <w:right w:w="90" w:type="dxa"/>
            </w:tcMar>
          </w:tcPr>
          <w:p w14:paraId="567D5B4F"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2224D9FD"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7ACB9526" w14:textId="77777777" w:rsidR="00E01C3A" w:rsidRPr="00CE1B46" w:rsidRDefault="00CC3326">
            <w:r>
              <w:rPr>
                <w:sz w:val="20"/>
                <w:szCs w:val="20"/>
                <w:lang w:val="pt-BR"/>
              </w:rPr>
              <w:t>python -m cenarios.avaliacao_ia.deficit. Versão 222760b</w:t>
            </w:r>
          </w:p>
        </w:tc>
      </w:tr>
      <w:tr w:rsidR="00E01C3A" w:rsidRPr="00CE1B46" w14:paraId="0437DD8C" w14:textId="77777777">
        <w:tc>
          <w:tcPr>
            <w:tcW w:w="2600" w:type="dxa"/>
            <w:tcMar>
              <w:top w:w="70" w:type="dxa"/>
              <w:left w:w="90" w:type="dxa"/>
              <w:bottom w:w="70" w:type="dxa"/>
              <w:right w:w="90" w:type="dxa"/>
            </w:tcMar>
          </w:tcPr>
          <w:p w14:paraId="19816106"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1373ED70"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61689563"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3E7A8D7A" w14:textId="77777777">
        <w:tc>
          <w:tcPr>
            <w:tcW w:w="2600" w:type="dxa"/>
            <w:tcMar>
              <w:top w:w="70" w:type="dxa"/>
              <w:left w:w="90" w:type="dxa"/>
              <w:bottom w:w="70" w:type="dxa"/>
              <w:right w:w="90" w:type="dxa"/>
            </w:tcMar>
          </w:tcPr>
          <w:p w14:paraId="6E3AEA85"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6543E607"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78DC822A"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3E7A8D7A" w14:textId="77777777">
        <w:trPr>
          <w:ins w:id="30030" w:author="Vitor Oliveira" w:date="2026-10-01T18:00:00Z"/>
        </w:trPr>
        <w:tc>
          <w:tcPr>
            <w:tcW w:w="2600" w:type="dxa"/>
            <w:tcMar>
              <w:top w:w="70" w:type="dxa"/>
              <w:left w:w="90" w:type="dxa"/>
              <w:bottom w:w="70" w:type="dxa"/>
              <w:right w:w="90" w:type="dxa"/>
            </w:tcMar>
          </w:tcPr>
          <w:p w14:paraId="6E3AEA85" w14:textId="77777777" w:rsidR="00E01C3A" w:rsidRDefault="00CC3326">
            <w:pPr>
              <w:rPr>
                <w:ins w:id="30031" w:author="Vitor Oliveira" w:date="2026-10-01T18:00:00Z"/>
              </w:rPr>
            </w:pPr>
            <w:ins w:id="30032" w:author="Vitor Oliveira" w:date="2026-10-01T18:00:00Z">
              <w:r>
                <w:rPr>
                  <w:sz w:val="20"/>
                  <w:szCs w:val="20"/>
                </w:rPr>
                <w:t xml:space="preserve">Quadro 19 — mudanças perceptíveis em noites de 15 min</w:t>
              </w:r>
            </w:ins>
          </w:p>
        </w:tc>
        <w:tc>
          <w:tcPr>
            <w:tcW w:w="2700" w:type="dxa"/>
            <w:tcMar>
              <w:top w:w="70" w:type="dxa"/>
              <w:left w:w="90" w:type="dxa"/>
              <w:bottom w:w="70" w:type="dxa"/>
              <w:right w:w="90" w:type="dxa"/>
            </w:tcMar>
          </w:tcPr>
          <w:p w14:paraId="6543E607" w14:textId="77777777" w:rsidR="00E01C3A" w:rsidRDefault="00CC3326">
            <w:pPr>
              <w:rPr>
                <w:ins w:id="30033" w:author="Vitor Oliveira" w:date="2026-10-01T18:00:00Z"/>
              </w:rPr>
            </w:pPr>
            <w:ins w:id="30034" w:author="Vitor Oliveira" w:date="2026-10-01T18:00:00Z">
              <w:r>
                <w:rPr>
                  <w:sz w:val="20"/>
                  <w:szCs w:val="20"/>
                </w:rPr>
                <w:t xml:space="preserve">cenarios/avaliacao_ia: PROTOCOLO_SUAVIDADE.md, gerar_suavidade.py e analisar_suavidade.py; série de Zurique</w:t>
              </w:r>
            </w:ins>
          </w:p>
        </w:tc>
        <w:tc>
          <w:tcPr>
            <w:tcW w:w="3771" w:type="dxa"/>
            <w:tcMar>
              <w:top w:w="70" w:type="dxa"/>
              <w:left w:w="90" w:type="dxa"/>
              <w:bottom w:w="70" w:type="dxa"/>
              <w:right w:w="90" w:type="dxa"/>
            </w:tcMar>
          </w:tcPr>
          <w:p w14:paraId="78DC822A" w14:textId="77777777" w:rsidR="00E01C3A" w:rsidRPr="00CE1B46" w:rsidRDefault="00CC3326">
            <w:pPr>
              <w:rPr>
                <w:ins w:id="30035" w:author="Vitor Oliveira" w:date="2026-10-01T18:00:00Z"/>
              </w:rPr>
            </w:pPr>
            <w:ins w:id="30036" w:author="Vitor Oliveira" w:date="2026-10-01T18:00:00Z">
              <w:r>
                <w:rPr>
                  <w:sz w:val="20"/>
                  <w:szCs w:val="20"/>
                  <w:lang w:val="pt-BR"/>
                </w:rPr>
                <w:t xml:space="preserve">python -m cenarios.executar --pasta avaliacao_ia/suavidade --serie, repetido com --degraus e com --degraus --histerese 0.05; python -m cenarios.avaliacao_ia.analisar_suavidade. Protocolo 1f376d9; resultado b0f1586</w:t>
              </w:r>
            </w:ins>
          </w:p>
        </w:tc>
      </w:tr>
    </w:tbl>
    <w:p w14:paraId="7E9263D9" w14:textId="77777777" w:rsidR="00724418" w:rsidRDefault="002679C7">
      <w:pPr>
        <w:spacing w:before="130" w:after="260"/>
      </w:pPr>
      <w:r>
        <w:rPr>
          <w:sz w:val="20"/>
          <w:szCs w:val="20"/>
          <w:lang w:val="pt-BR"/>
        </w:rPr>
        <w:t>Fonte: Elaborado pelos autores (2026).</w:t>
      </w:r>
    </w:p>
    <w:p w14:paraId="510D7690"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DC81" w14:textId="77777777" w:rsidR="002679C7" w:rsidRDefault="002679C7">
      <w:r>
        <w:separator/>
      </w:r>
    </w:p>
  </w:endnote>
  <w:endnote w:type="continuationSeparator" w:id="0">
    <w:p w14:paraId="726AEE34" w14:textId="77777777" w:rsidR="002679C7" w:rsidRDefault="00267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68F02" w14:textId="77777777" w:rsidR="002679C7" w:rsidRDefault="002679C7">
      <w:r>
        <w:separator/>
      </w:r>
    </w:p>
  </w:footnote>
  <w:footnote w:type="continuationSeparator" w:id="0">
    <w:p w14:paraId="1EFEBA2E" w14:textId="77777777" w:rsidR="002679C7" w:rsidRDefault="00267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ED09"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540256"/>
    <w:rsid w:val="00604A51"/>
    <w:rsid w:val="00682DD6"/>
    <w:rsid w:val="006B1E66"/>
    <w:rsid w:val="006C013E"/>
    <w:rsid w:val="00707226"/>
    <w:rsid w:val="00724418"/>
    <w:rsid w:val="007A101D"/>
    <w:rsid w:val="007A4BCB"/>
    <w:rsid w:val="007B78AE"/>
    <w:rsid w:val="007C7B8A"/>
    <w:rsid w:val="008342F1"/>
    <w:rsid w:val="00847C0D"/>
    <w:rsid w:val="008678AE"/>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 w:val="00E5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46B1E"/>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35323</Words>
  <Characters>188742</Characters>
  <Application>Microsoft Office Word</Application>
  <DocSecurity>0</DocSecurity>
  <Lines>4586</Lines>
  <Paragraphs>1336</Paragraphs>
  <ScaleCrop>false</ScaleCrop>
  <Company/>
  <LinksUpToDate>false</LinksUpToDate>
  <CharactersWithSpaces>223036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6</cp:revision>
  <dcterms:created xsi:type="dcterms:W3CDTF">2026-09-26T22:07:00Z</dcterms:created>
  <dcterms:modified xsi:type="dcterms:W3CDTF">2026-10-01T03:09:00Z</dcterms:modified>
</cp:coreProperties>
</file>