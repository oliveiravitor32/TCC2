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del w:id="30000" w:author="Vitor Oliveira" w:date="2026-10-10T22:00:00Z">
        <w:r>
          <w:rPr>
            <w:lang w:val="pt-BR"/>
          </w:rPr>
          <w:delText xml:space="preserve">a partir de conjuntos de dados públicos municipais.</w:delText>
        </w:r>
      </w:del>
      <w:ins w:id="30001" w:author="Vitor Oliveira" w:date="2026-10-10T22:00:00Z">
        <w:r>
          <w:rPr>
            <w:lang w:val="pt-BR"/>
          </w:rPr>
          <w:t xml:space="preserve">a partir do cadastro georreferenciado do município e de séries públicas de contagem de pedestres.</w:t>
        </w:r>
      </w:ins>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del w:id="30002" w:author="Vitor Oliveira" w:date="2026-10-10T22:00:00Z">
        <w:r>
          <w:rPr>
            <w:lang w:val="pt-BR"/>
          </w:rPr>
          <w:delText>A seleção obedeceu a procedimento explícito, de modo que a revisão seja reproduzível e os critérios de inclusão possam ser auditados.</w:delText>
        </w:r>
      </w:del>
      <w:ins w:id="30003" w:author="Vitor Oliveira" w:date="2026-10-10T22:00:00Z">
        <w:r>
          <w:rPr>
            <w:lang w:val="pt-BR"/>
          </w:rPr>
          <w:t xml:space="preserve">A revisão é narrativa, e não sistemática: as fontes foram reunidas a partir dos eixos que estruturam esta seção, e cada inclusão obedece aos critérios declarados a seguir, de modo que possa ser auditada pelo leitor.</w:t>
        </w:r>
      </w:ins>
    </w:p>
    <w:p w14:paraId="3445F25C" w14:textId="77777777" w:rsidR="006B1E66" w:rsidRPr="000F5B8B" w:rsidRDefault="00CC3326">
      <w:pPr>
        <w:spacing w:after="120" w:line="360" w:lineRule="auto"/>
        <w:ind w:firstLine="709"/>
        <w:jc w:val="both"/>
        <w:rPr>
          <w:del w:id="30005" w:author="Vitor Oliveira" w:date="2026-10-10T22:00:00Z"/>
          <w:lang w:val="pt-BR"/>
        </w:rPr>
      </w:pPr>
      <w:del w:id="30004" w:author="Vitor Oliveira" w:date="2026-10-10T22:00:00Z">
        <w:r>
          <w:rPr>
            <w:lang w:val="pt-BR"/>
          </w:rPr>
          <w:delTex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delText>
        </w:r>
      </w:del>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del w:id="30006" w:author="Vitor Oliveira" w:date="2026-10-10T22:00:00Z">
        <w:r>
          <w:rPr>
            <w:lang w:val="pt-BR"/>
          </w:rPr>
          <w:delText xml:space="preserve">Os autores identificam ainda que a iluminação pública e a mobilidade figuram entre os setores que mais recebem investimento municipal.</w:delText>
        </w:r>
      </w:del>
      <w:ins w:id="30007" w:author="Vitor Oliveira" w:date="2026-10-10T22:00:00Z">
        <w:r>
          <w:rPr>
            <w:lang w:val="pt-BR"/>
          </w:rPr>
          <w:t xml:space="preserve">Os autores registram ainda que a iluminação pública e a mobilidade aparecem como áreas de destaque dos projetos.</w:t>
        </w:r>
      </w:ins>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del w:id="30008" w:author="Vitor Oliveira" w:date="2026-10-10T22:00:00Z">
        <w:r>
          <w:rPr>
            <w:lang w:val="pt-BR"/>
          </w:rPr>
          <w:delText xml:space="preserve">conclui que a fragmentação entre sistemas concebidos isoladamente é o obstáculo dominante à integração,</w:delText>
        </w:r>
      </w:del>
      <w:ins w:id="30009" w:author="Vitor Oliveira" w:date="2026-10-10T22:00:00Z">
        <w:r>
          <w:rPr>
            <w:lang w:val="pt-BR"/>
          </w:rPr>
          <w:t xml:space="preserve">aponta os sistemas isolados, sem padronização de interfaces, como obstáculo à integração,</w:t>
        </w:r>
      </w:ins>
      <w:r>
        <w:rPr>
          <w:lang w:val="pt-BR"/>
        </w:rPr>
        <w:t xml:space="preserve"> e que a especificação da interface é o instrumento pelo qual essa fragmentação se resolve. </w:t>
      </w:r>
      <w:del w:id="30010" w:author="Vitor Oliveira" w:date="2026-10-10T22:00:00Z">
        <w:r>
          <w:rPr>
            <w:lang w:val="pt-BR"/>
          </w:rPr>
          <w:delText xml:space="preserve">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delText>
        </w:r>
      </w:del>
      <w:ins w:id="30011" w:author="Vitor Oliveira" w:date="2026-10-10T22:00:00Z">
        <w:r>
          <w:rPr>
            <w:lang w:val="pt-BR"/>
          </w:rPr>
          <w:t xml:space="preserve">Reia e Cruz (2023), examinando a agenda brasileira de cidades inteligentes, registram o peso de atores corporativos em sua condução, inclusive de consultorias privadas na elaboração de planos municipais.</w:t>
        </w:r>
      </w:ins>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del w:id="30012" w:author="Vitor Oliveira" w:date="2026-10-10T22:00:00Z">
        <w:r>
          <w:rPr>
            <w:lang w:val="pt-BR"/>
          </w:rPr>
          <w:delText xml:space="preserve">registram que horizontes de minutos a poucas horas são tratáveis por modelos treinados sobre séries históricas e atributos de calendário, com desempenho que deve sempre ser aferido contra referências ingênuas.</w:delText>
        </w:r>
      </w:del>
      <w:ins w:id="30013" w:author="Vitor Oliveira" w:date="2026-10-10T22:00:00Z">
        <w:r>
          <w:rPr>
            <w:lang w:val="pt-BR"/>
          </w:rPr>
          <w:t xml:space="preserve">registram o deslocamento do campo dos modelos autorregressivos para procedimentos orientados por dados.</w:t>
        </w:r>
      </w:ins>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del w:id="30014" w:author="Vitor Oliveira" w:date="2026-10-10T22:00:00Z">
        <w:r>
          <w:rPr>
            <w:lang w:val="pt-BR"/>
          </w:rPr>
          <w:delText xml:space="preserve">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w:delText>
        </w:r>
      </w:del>
      <w:ins w:id="30015" w:author="Vitor Oliveira" w:date="2026-10-10T22:00:00Z">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ins>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r>
        <w:rPr>
          <w:lang w:val="pt-BR"/>
        </w:rPr>
        <w:t xml:space="preserve">estão contratados ou normalizados,</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del w:id="30016" w:author="Vitor Oliveira" w:date="2026-10-10T22:00:00Z">
              <w:r>
                <w:rPr>
                  <w:sz w:val="20"/>
                  <w:szCs w:val="20"/>
                  <w:lang w:val="pt-BR"/>
                </w:rPr>
                <w:delText>Limite inferior da faixa contratual de 40 W a 440 W</w:delText>
              </w:r>
            </w:del>
            <w:ins w:id="30017" w:author="Vitor Oliveira" w:date="2026-10-10T22:00:00Z">
              <w:r>
                <w:rPr>
                  <w:sz w:val="20"/>
                  <w:szCs w:val="20"/>
                  <w:lang w:val="pt-BR"/>
                </w:rPr>
                <w:t xml:space="preserve">Limite inferior da faixa de 40 W a 440 W da tabela de distribuição de luz do Caderno, que admite outras potências</w:t>
              </w:r>
            </w:ins>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del w:id="30018" w:author="Vitor Oliveira" w:date="2026-10-10T22:00:00Z">
        <w:r>
          <w:rPr>
            <w:lang w:val="pt-BR"/>
          </w:rPr>
          <w:delText xml:space="preserve">por indisponibilidade de módulo pronto no mercado nacional em prazo compatível.</w:delText>
        </w:r>
      </w:del>
      <w:ins w:id="30019" w:author="Vitor Oliveira" w:date="2026-10-10T22:00:00Z">
        <w:r>
          <w:rPr>
            <w:lang w:val="pt-BR"/>
          </w:rPr>
          <w:t xml:space="preserve">por decisão dos autores.</w:t>
        </w:r>
      </w:ins>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