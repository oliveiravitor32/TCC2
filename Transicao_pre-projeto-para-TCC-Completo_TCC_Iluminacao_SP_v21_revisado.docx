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del w:id="30000" w:author="Vitor Oliveira" w:date="2026-10-10T12:00:00Z">
              <w:r>
                <w:rPr>
                  <w:sz w:val="20"/>
                  <w:szCs w:val="20"/>
                  <w:lang w:val="pt-BR"/>
                </w:rPr>
                <w:delText xml:space="preserve">caixa de 44 cm × 16 cm × 19 cm forrada de papel preto fosco, com o segmento e o sensor em paredes opostas, a 0,44 m um do outro, e difusor de papel diante do segmento</w:delText>
              </w:r>
            </w:del>
            <w:ins w:id="30001" w:author="Vitor Oliveira" w:date="2026-10-10T12:00:00Z">
              <w:r>
                <w:rPr>
                  <w:sz w:val="20"/>
                  <w:szCs w:val="20"/>
                  <w:lang w:val="pt-BR"/>
                </w:rPr>
                <w:t xml:space="preserve">caixa de polipropileno preto fosco de 43,7 cm × 31 cm × 24 cm, sem forro, com o segmento e o sensor nas paredes menores, opostas, a 0,437 m um do outro, e difusor de papel diante do segmento</w:t>
              </w:r>
            </w:ins>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del w:id="30002" w:author="Vitor Oliveira" w:date="2026-10-10T12:00:00Z">
        <w:r>
          <w:rPr>
            <w:lang w:val="pt-BR"/>
          </w:rPr>
          <w:delText xml:space="preserve">Foi o que ocorreu na bancada: três emissores a 0,44 m produziram 42,6 lux sem difusor, mais de quatro vezes o valor da classe; com o difusor, a leitura a ciclo de trabalho pleno ficou em 1,79 vez esse valor.</w:delText>
        </w:r>
      </w:del>
      <w:ins w:id="30003" w:author="Vitor Oliveira" w:date="2026-10-10T12:00:00Z">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ins>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del w:id="30004" w:author="Vitor Oliveira" w:date="2026-10-10T12:00:00Z">
        <w:r>
          <w:rPr>
            <w:lang w:val="pt-BR"/>
          </w:rPr>
          <w:delText xml:space="preserve">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delText>
        </w:r>
      </w:del>
      <w:ins w:id="30005" w:author="Vitor Oliveira" w:date="2026-10-10T12:00:00Z">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ins>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período de maior número de pontos de contagem e anterior à pandemia; o arquivo foi baixado em 30 de setembro de 2026, e o resumo SHA-256 da cópia empregada é registrado, uma vez que o portal o atualiza. A resolução de 15 min é a mais próxima, entre as séries públicas localizadas, do período de 5 min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as duas restrições rígidas da camada de verificação e publica o comando resultante.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del w:id="30006" w:author="Vitor Oliveira" w:date="2026-10-10T12:00:00Z">
        <w:r>
          <w:rPr>
            <w:highlight w:val="yellow"/>
            <w:lang w:val="pt-BR"/>
          </w:rPr>
          <w:delTex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w:delText>
        </w:r>
      </w:del>
      <w:del w:id="30007" w:author="Vitor Oliveira" w:date="2026-10-10T12:00:00Z">
        <w:r>
          <w:rPr>
            <w:highlight w:val="yellow"/>
            <w:lang w:val="pt-BR"/>
          </w:rPr>
          <w:delText xml:space="preserve">No CT17, as trinta repetições ficaram abaixo de 2 s, critério da época, mais estrito que o vigente, de 180 s.</w:delText>
        </w:r>
      </w:del>
      <w:del w:id="30008" w:author="Vitor Oliveira" w:date="2026-10-10T12:00:00Z">
        <w:r>
          <w:rPr>
            <w:highlight w:val="yellow"/>
            <w:lang w:val="pt-BR"/>
          </w:rPr>
          <w:delText xml:space="preserve">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delText>
        </w:r>
      </w:del>
      <w:del w:id="30009" w:author="Vitor Oliveira" w:date="2026-10-10T12:00:00Z">
        <w:r>
          <w:rPr>
            <w:highlight w:val="yellow"/>
            <w:lang w:val="pt-BR"/>
          </w:rPr>
          <w:delText xml:space="preserve"> A sessão foi conduzida com o failsafe anterior, de 15 s sem comando. Com a arquitetura de 3.5.2, o failsafe passou a ser o vencimento da validade do comando, e o firmware correspondente não foi ainda gravado no nó: o CT18 e a medição da rampa precisam ser repetidos com ele.</w:delText>
        </w:r>
      </w:del>
      <w:ins w:id="30010" w:author="Vitor Oliveira" w:date="2026-10-10T12:00:00Z">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ins>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del w:id="30011" w:author="Vitor Oliveira" w:date="2026-10-10T12:00:00Z">
        <w:r>
          <w:rPr>
            <w:highlight w:val="yellow"/>
            <w:lang w:val="pt-BR"/>
          </w:rPr>
          <w:delTex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delText>
        </w:r>
      </w:del>
      <w:del w:id="30012" w:author="Vitor Oliveira" w:date="2026-10-10T12:00:00Z">
        <w:r>
          <w:rPr>
            <w:highlight w:val="yellow"/>
            <w:lang w:val="pt-BR"/>
          </w:rPr>
          <w:delText xml:space="preserve"> A medição foi feita com a arquitetura anterior, de comando a cada 5 s; o RNF03 vigente, de 180 s, é satisfeito com folga.</w:delText>
        </w:r>
      </w:del>
      <w:ins w:id="30013" w:author="Vitor Oliveira" w:date="2026-10-10T12:00:00Z">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ins>
    </w:p>
    <w:p>
      <w:pPr>
        <w:spacing w:after="120" w:line="360" w:lineRule="auto"/>
        <w:ind w:firstLine="709"/>
        <w:jc w:val="both"/>
      </w:pPr>
      <w:del w:id="30014" w:author="Vitor Oliveira" w:date="2026-10-10T12:00:00Z">
        <w:r>
          <w:rPr>
            <w:highlight w:val="yellow"/>
            <w:lang w:val="pt-BR"/>
          </w:rPr>
          <w:delTex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delText>
        </w:r>
      </w:del>
      <w:ins w:id="30015" w:author="Vitor Oliveira" w:date="2026-10-10T12:00:00Z">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ins>
    </w:p>
    <w:p>
      <w:pPr>
        <w:spacing w:after="120" w:line="360" w:lineRule="auto"/>
        <w:ind w:firstLine="709"/>
        <w:jc w:val="both"/>
      </w:pPr>
      <w:del w:id="30016" w:author="Vitor Oliveira" w:date="2026-10-10T12:00:00Z">
        <w:r>
          <w:rPr>
            <w:highlight w:val="yellow"/>
            <w:lang w:val="pt-BR"/>
          </w:rPr>
          <w:delTex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delText>
        </w:r>
      </w:del>
      <w:ins w:id="30017" w:author="Vitor Oliveira" w:date="2026-10-10T12:00:00Z">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ins>
    </w:p>
    <w:p>
      <w:pPr>
        <w:spacing w:after="120" w:line="360" w:lineRule="auto"/>
        <w:ind w:firstLine="709"/>
        <w:jc w:val="both"/>
      </w:pPr>
      <w:del w:id="30018" w:author="Vitor Oliveira" w:date="2026-10-10T12:00:00Z">
        <w:r>
          <w:rPr>
            <w:highlight w:val="yellow"/>
            <w:lang w:val="pt-BR"/>
          </w:rPr>
          <w:delTex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delText>
        </w:r>
      </w:del>
      <w:del w:id="30019" w:author="Vitor Oliveira" w:date="2026-10-10T12:00:00Z">
        <w:r>
          <w:rPr>
            <w:highlight w:val="yellow"/>
            <w:lang w:val="pt-BR"/>
          </w:rPr>
          <w:delText xml:space="preserve"> O ensaio é da arquitetura anterior, em que o failsafe disparava após 15 s sem comando; o da arquitetura vigente, pelo vencimento da validade, ainda não foi feito na bancada (4.10).</w:delText>
        </w:r>
      </w:del>
      <w:ins w:id="30020" w:author="Vitor Oliveira" w:date="2026-10-10T12:00:00Z">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ins>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del w:id="30021" w:author="Vitor Oliveira" w:date="2026-10-10T12:00:00Z">
        <w:r>
          <w:rPr>
            <w:lang w:val="pt-BR"/>
          </w:rPr>
          <w:delTex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delText>
        </w:r>
      </w:del>
      <w:ins w:id="30022" w:author="Vitor Oliveira" w:date="2026-10-10T12:00:00Z">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ins>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del w:id="30024" w:author="Vitor Oliveira" w:date="2026-10-10T12:00:00Z">
        <w:r>
          <w:rPr>
            <w:lang w:val="pt-BR"/>
          </w:rPr>
          <w:delText xml:space="preserve">O firmware correspondente compila, mas não foi ensaiado na bancada até esta versão, e a medição de 5.3 é da arquitetura anterior.</w:delText>
        </w:r>
      </w:del>
      <w:ins w:id="30025" w:author="Vitor Oliveira" w:date="2026-10-10T12:00:00Z">
        <w:r>
          <w:rPr>
            <w:lang w:val="pt-BR"/>
          </w:rPr>
          <w:t xml:space="preserve">O firmware correspondente foi ensaiado em uma única sessão de bancada (4.10 e 5.3).</w:t>
        </w:r>
      </w:ins>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ins w:id="30023" w:author="Vitor Oliveira" w:date="2026-10-10T12:00:00Z">
        <w:r>
          <w:rPr>
            <w:lang w:val="pt-BR"/>
          </w:rPr>
          <w:t xml:space="preserve"> Pela mesma razão, um nó que reinicia permanece no pleno até o alvo mudar ou o comando ser renovado, por até cerca de 10 min, também pelo lado seguro.</w:t>
        </w:r>
      </w:ins>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del w:id="30038" w:author="Vitor Oliveira" w:date="2026-10-10T12:00:00Z">
        <w:r>
          <w:rPr>
            <w:lang w:val="pt-BR"/>
          </w:rPr>
          <w:delText xml:space="preserve">item 72 para o teste de sensibilidade da régua.</w:delText>
        </w:r>
      </w:del>
      <w:ins w:id="30039" w:author="Vitor Oliveira" w:date="2026-10-10T12:00:00Z">
        <w:r>
          <w:rPr>
            <w:lang w:val="pt-BR"/>
          </w:rPr>
          <w:t xml:space="preserve">item 72 para o teste de sensibilidade da régua e item 73 para a caixa atual e a sessão de bancada de 10 de outubro.</w:t>
        </w:r>
      </w:ins>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del w:id="30026" w:author="Vitor Oliveira" w:date="2026-10-10T12:00:00Z">
              <w:r>
                <w:rPr>
                  <w:sz w:val="20"/>
                  <w:szCs w:val="20"/>
                </w:rPr>
                <w:delText xml:space="preserve">3.4.4 e 5.3 — conferência da calibração</w:delText>
              </w:r>
            </w:del>
            <w:ins w:id="30027" w:author="Vitor Oliveira" w:date="2026-10-10T12:00:00Z">
              <w:r>
                <w:rPr>
                  <w:sz w:val="20"/>
                  <w:szCs w:val="20"/>
                </w:rPr>
                <w:t xml:space="preserve">3.4.2, 3.4.4 e 5.3 — calibração da caixa atual</w:t>
              </w:r>
            </w:ins>
          </w:p>
        </w:tc>
        <w:tc>
          <w:tcPr>
            <w:tcW w:w="2700" w:type="dxa"/>
            <w:tcMar>
              <w:top w:w="70" w:type="dxa"/>
              <w:left w:w="90" w:type="dxa"/>
              <w:bottom w:w="70" w:type="dxa"/>
              <w:right w:w="90" w:type="dxa"/>
            </w:tcMar>
          </w:tcPr>
          <w:p w14:paraId="29B763FA" w14:textId="77777777" w:rsidR="00E01C3A" w:rsidRDefault="00CC3326">
            <w:pPr/>
            <w:del w:id="30028" w:author="Vitor Oliveira" w:date="2026-10-10T12:00:00Z">
              <w:r>
                <w:rPr>
                  <w:sz w:val="20"/>
                  <w:szCs w:val="20"/>
                </w:rPr>
                <w:delText xml:space="preserve">bancada/conferir.py, com o firmware/no/no.ino gravado no nó; tolerância do diagnóstico sobre bancada/resultados/sessao_72.json</w:delText>
              </w:r>
            </w:del>
            <w:ins w:id="30029" w:author="Vitor Oliveira" w:date="2026-10-10T12:00:00Z">
              <w:r>
                <w:rPr>
                  <w:sz w:val="20"/>
                  <w:szCs w:val="20"/>
                </w:rPr>
                <w:t xml:space="preserve">bancada/calibrar.py, com o firmware/no/no.ino gravado no nó</w:t>
              </w:r>
            </w:ins>
          </w:p>
        </w:tc>
        <w:tc>
          <w:tcPr>
            <w:tcW w:w="3771" w:type="dxa"/>
            <w:tcMar>
              <w:top w:w="70" w:type="dxa"/>
              <w:left w:w="90" w:type="dxa"/>
              <w:bottom w:w="70" w:type="dxa"/>
              <w:right w:w="90" w:type="dxa"/>
            </w:tcMar>
          </w:tcPr>
          <w:p w14:paraId="7B834050" w14:textId="77777777" w:rsidR="00E01C3A" w:rsidRPr="00CE1B46" w:rsidRDefault="00CC3326">
            <w:pPr/>
            <w:del w:id="30030" w:author="Vitor Oliveira" w:date="2026-10-10T12:00:00Z">
              <w:r>
                <w:rPr>
                  <w:sz w:val="20"/>
                  <w:szCs w:val="20"/>
                  <w:lang w:val="pt-BR"/>
                </w:rPr>
                <w:delText xml:space="preserve">python -m bancada.conferir --vm. Registro em bancada/resultados/conferencia_20261004_211601.json. Versão aeeb6f7</w:delText>
              </w:r>
            </w:del>
            <w:ins w:id="30031" w:author="Vitor Oliveira" w:date="2026-10-10T12:00:00Z">
              <w:r>
                <w:rPr>
                  <w:sz w:val="20"/>
                  <w:szCs w:val="20"/>
                  <w:lang w:val="pt-BR"/>
                </w:rPr>
                <w:t xml:space="preserve">python -m bancada.calibrar teto; python -m bancada.calibrar completa --vm --comprimento-cm 6. Registro em bancada/resultados/sessao_113.json. Versão d6243c7</w:t>
              </w:r>
            </w:ins>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del w:id="30032" w:author="Vitor Oliveira" w:date="2026-10-10T12:00:00Z">
              <w:r>
                <w:rPr>
                  <w:sz w:val="20"/>
                  <w:szCs w:val="20"/>
                  <w:lang w:val="pt-BR"/>
                </w:rPr>
                <w:delText xml:space="preserve">python -m bancada.sessao_ct latencia, alertas, piso e credencial, na ordem do roteiro. Registros em bancada/resultados/ct*.json e ct18_*. Versões 9861caf, 6d40dfe, 38bce0f, 069d21e e 7ed1265</w:delText>
              </w:r>
            </w:del>
            <w:ins w:id="30033" w:author="Vitor Oliveira" w:date="2026-10-10T12:00:00Z">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ins>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del w:id="30034" w:author="Vitor Oliveira" w:date="2026-10-10T12:00:00Z">
              <w:r>
                <w:rPr>
                  <w:sz w:val="20"/>
                  <w:szCs w:val="20"/>
                </w:rPr>
                <w:delText xml:space="preserve">bancada/energia_bancada.py, sobre a telemetria da descida ao piso guardada em bancada/resultados/energia_bancada_ct18_descida.json</w:delText>
              </w:r>
            </w:del>
            <w:ins w:id="30035" w:author="Vitor Oliveira" w:date="2026-10-10T12:00:00Z">
              <w:r>
                <w:rPr>
                  <w:sz w:val="20"/>
                  <w:szCs w:val="20"/>
                </w:rPr>
                <w:t xml:space="preserve">Rampa registrada pelo nó no ensaio de failsafe, em bancada/resultados/ct18_vencimento_serial_20261010.log, convertida pela tabela da sessão 113</w:t>
              </w:r>
            </w:ins>
          </w:p>
        </w:tc>
        <w:tc>
          <w:tcPr>
            <w:tcW w:w="3771" w:type="dxa"/>
            <w:tcMar>
              <w:top w:w="70" w:type="dxa"/>
              <w:left w:w="90" w:type="dxa"/>
              <w:bottom w:w="70" w:type="dxa"/>
              <w:right w:w="90" w:type="dxa"/>
            </w:tcMar>
          </w:tcPr>
          <w:p w14:paraId="7B834050" w14:textId="77777777" w:rsidR="00E01C3A" w:rsidRPr="00CE1B46" w:rsidRDefault="00CC3326">
            <w:pPr/>
            <w:del w:id="30036" w:author="Vitor Oliveira" w:date="2026-10-10T12:00:00Z">
              <w:r>
                <w:rPr>
                  <w:sz w:val="20"/>
                  <w:szCs w:val="20"/>
                  <w:lang w:val="pt-BR"/>
                </w:rPr>
                <w:delText xml:space="preserve">python -m bancada.energia_bancada bancada/resultados/energia_bancada_ct18_descida.json. Versão 9047ec9</w:delText>
              </w:r>
            </w:del>
            <w:ins w:id="30037" w:author="Vitor Oliveira" w:date="2026-10-10T12:00:00Z">
              <w:r>
                <w:rPr>
                  <w:sz w:val="20"/>
                  <w:szCs w:val="20"/>
                  <w:lang w:val="pt-BR"/>
                </w:rPr>
                <w:t xml:space="preserve">Resultado em bancada/resultados/energia_bancada_rampa_20261010.json. Versão cae9a11</w:t>
              </w:r>
            </w:ins>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