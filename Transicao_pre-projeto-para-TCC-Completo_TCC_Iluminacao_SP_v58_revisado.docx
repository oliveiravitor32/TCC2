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w:t>
      </w:r>
      <w:r w:rsidRPr="002F1978">
        <w:t xml:space="preserve">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E387DA8"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44D96C9A" w14:textId="77777777" w:rsidR="006B1E66" w:rsidRDefault="00CC3326">
      <w:pPr>
        <w:spacing w:after="240"/>
      </w:pPr>
      <w:r>
        <w:t xml:space="preserve">ZADEH, Lotfi A. Fuzzy sets. </w:t>
      </w:r>
      <w:r>
        <w:rPr>
          <w:b/>
          <w:bCs/>
        </w:rPr>
        <w:t>Information and Control</w:t>
      </w:r>
      <w:r>
        <w:t>, v. 8, n. 3, p. 338-353, 1965.</w:t>
      </w:r>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del w:id="30002" w:author="Vitor Oliveira" w:date="2026-10-11T02:00:00Z">
              <w:r w:rsidRPr="004A0E2A">
                <w:rPr>
                  <w:sz w:val="20"/>
                  <w:szCs w:val="20"/>
                  <w:lang w:val="pt-BR"/>
                </w:rPr>
                <w:delText>lista oficial da AWS</w:delText>
              </w:r>
            </w:del>
            <w:del w:id="30003" w:author="Vitor Oliveira" w:date="2026-10-11T02:00:00Z">
              <w:r>
                <w:rPr>
                  <w:sz w:val="20"/>
                  <w:szCs w:val="20"/>
                  <w:lang w:val="pt-BR"/>
                </w:rPr>
                <w:delText xml:space="preserve"> </w:delText>
              </w:r>
            </w:del>
            <w:ins w:id="30004" w:author="Vitor Oliveira" w:date="2026-10-11T02:00:00Z">
              <w:r>
                <w:rPr>
                  <w:sz w:val="20"/>
                  <w:szCs w:val="20"/>
                  <w:lang w:val="pt-BR"/>
                </w:rPr>
                <w:t xml:space="preserve">lista oficial da AWS</w:t>
              </w:r>
            </w:ins>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del w:id="30000" w:author="Vitor Oliveira" w:date="2026-10-11T02:00:00Z">
              <w:r w:rsidRPr="004A0E2A">
                <w:rPr>
                  <w:sz w:val="20"/>
                  <w:szCs w:val="20"/>
                  <w:lang w:val="pt-BR"/>
                </w:rPr>
                <w:delText>fotos e capturas dos autores; posição e legenda de cada marcação conferidas na bancada</w:delText>
              </w:r>
            </w:del>
            <w:ins w:id="30001" w:author="Vitor Oliveira" w:date="2026-10-11T02:00:00Z">
              <w:r>
                <w:rPr>
                  <w:sz w:val="20"/>
                  <w:szCs w:val="20"/>
                  <w:lang w:val="pt-BR"/>
                </w:rPr>
                <w:t xml:space="preserve">fotos dos autores e capturas do painel do protótipo; posição e legenda de cada marcação e conteúdo de cada captura conferidos pelos autores</w:t>
              </w:r>
            </w:ins>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