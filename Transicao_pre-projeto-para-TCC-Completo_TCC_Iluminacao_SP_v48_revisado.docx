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del w:id="30000" w:author="Vitor Oliveira" w:date="2026-10-11T21:00:00Z">
        <w:r>
          <w:rPr>
            <w:lang w:val="pt-BR"/>
          </w:rPr>
          <w:delText>[PENDENTE — redigir ao final, em parágrafo único de cerca de 250 palavras, uma análise breve de todas as etapas do trabalho — problema, objetivo, método, resultados e conclusões —, e não apenas dos resultados. Sugestão do roteiro: partir de uma ou duas sentenças por capítulo.]</w:delText>
        </w:r>
      </w:del>
      <w:ins w:id="30001" w:author="Vitor Oliveira" w:date="2026-10-11T21:00:00Z">
        <w:r>
          <w:rPr>
            <w:lang w:val="pt-BR"/>
          </w:rPr>
          <w:t xml:space="preserve">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ins>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del w:id="30002" w:author="Vitor Oliveira" w:date="2026-10-11T21:00:00Z">
        <w:r>
          <w:rPr>
            <w:lang w:val="pt-BR"/>
          </w:rPr>
          <w:delText>[PENDENTE — versão do resumo em língua inglesa, feita após a redação final do resumo.]</w:delText>
        </w:r>
      </w:del>
      <w:ins w:id="30003" w:author="Vitor Oliveira" w:date="2026-10-11T21:00:00Z">
        <w:r>
          <w:rPr>
            <w:lang w:val="pt-BR"/>
          </w:rPr>
          <w:t xml:space="preserve">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(XGBoost),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The integration is feasible with the infrastructure already under contract, provided that the monitoring platform publishes its data through the specified interface.</w:t>
        </w:r>
      </w:ins>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lang w:val="pt-BR"/>
        </w:rPr>
        <w:t xml:space="preserve">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pPr>
        <w:spacing w:after="120" w:line="360" w:lineRule="auto"/>
        <w:ind w:firstLine="709"/>
        <w:jc w:val="both"/>
      </w:pPr>
      <w:r>
        <w:rPr>
          <w:lang w:val="pt-BR"/>
        </w:rPr>
        <w:t xml:space="preserve">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pPr>
        <w:spacing w:after="120" w:line="360" w:lineRule="auto"/>
        <w:ind w:firstLine="709"/>
        <w:jc w:val="both"/>
      </w:pPr>
      <w:r>
        <w:rPr>
          <w:lang w:val="pt-BR"/>
        </w:rPr>
        <w:t xml:space="preserve">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com a natureza da garantia, que não depende da qualidade da inferência nem da previsão.</w:t>
      </w:r>
    </w:p>
    <w:p>
      <w:pPr>
        <w:spacing w:after="120" w:line="360" w:lineRule="auto"/>
        <w:ind w:firstLine="709"/>
        <w:jc w:val="both"/>
      </w:pPr>
      <w:r>
        <w:rPr>
          <w:lang w:val="pt-BR"/>
        </w:rPr>
        <w:t xml:space="preserve">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pPr>
        <w:spacing w:after="120" w:line="360" w:lineRule="auto"/>
        <w:ind w:firstLine="709"/>
        <w:jc w:val="both"/>
      </w:pPr>
      <w:r>
        <w:rPr>
          <w:lang w:val="pt-BR"/>
        </w:rPr>
        <w:t xml:space="preserve">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pPr>
        <w:spacing w:after="120" w:line="360" w:lineRule="auto"/>
        <w:ind w:firstLine="709"/>
        <w:jc w:val="both"/>
      </w:pPr>
      <w:r>
        <w:rPr>
          <w:lang w:val="pt-BR"/>
        </w:rPr>
        <w:t xml:space="preserve">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pPr>
        <w:spacing w:after="120" w:line="360" w:lineRule="auto"/>
        <w:ind w:firstLine="709"/>
        <w:jc w:val="both"/>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lang w:val="pt-BR"/>
        </w:rPr>
        <w:t xml:space="preserve">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pPr>
        <w:spacing w:after="120" w:line="360" w:lineRule="auto"/>
        <w:ind w:firstLine="709"/>
        <w:jc w:val="both"/>
      </w:pPr>
      <w:r>
        <w:rPr>
          <w:lang w:val="pt-BR"/>
        </w:rPr>
        <w:t xml:space="preserve">Os resultados também delimitam o que a proposta pode prometer. </w:t>
      </w:r>
      <w:r>
        <w:rPr>
          <w:lang w:val="pt-BR"/>
        </w:rPr>
        <w:t xml:space="preserve">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w:t>
      </w:r>
      <w:r>
        <w:rPr>
          <w:lang w:val="pt-BR"/>
        </w:rPr>
        <w:t xml:space="preserve">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pPr>
        <w:spacing w:after="120" w:line="360" w:lineRule="auto"/>
        <w:ind w:firstLine="709"/>
        <w:jc w:val="both"/>
      </w:pPr>
      <w:r>
        <w:rPr>
          <w:lang w:val="pt-BR"/>
        </w:rPr>
        <w:t xml:space="preserve">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lang w:val="pt-BR"/>
        </w:rPr>
        <w:t xml:space="preserve">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w:t>
      </w:r>
      <w:r>
        <w:rPr>
          <w:lang w:val="pt-BR"/>
        </w:rPr>
        <w:t xml:space="preserve">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w:t>
      </w:r>
      <w:r>
        <w:rPr>
          <w:lang w:val="pt-BR"/>
        </w:rPr>
        <w:t xml:space="preserve"> entre os componentes de inteligência artificial, a previsão se distingue das alternativas simples apenas com dado de resolução fina, enquanto a pertinência parcial é substituível por tabela.</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