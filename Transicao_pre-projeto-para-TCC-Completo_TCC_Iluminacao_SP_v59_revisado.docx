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653" w14:textId="77777777" w:rsidR="006B1E66" w:rsidRPr="000F5B8B" w:rsidRDefault="00CC3326">
      <w:pPr>
        <w:spacing w:line="360" w:lineRule="auto"/>
        <w:jc w:val="center"/>
        <w:rPr>
          <w:lang w:val="pt-BR"/>
        </w:rPr>
      </w:pPr>
      <w:r>
        <w:rPr>
          <w:b/>
          <w:bCs/>
          <w:lang w:val="pt-BR"/>
        </w:rPr>
        <w:t>UNIVERSIDADE PAULISTA – UNIP</w:t>
      </w:r>
    </w:p>
    <w:p w14:paraId="516EC795" w14:textId="77777777" w:rsidR="006B1E66" w:rsidRPr="000F5B8B" w:rsidRDefault="00CC3326">
      <w:pPr>
        <w:spacing w:line="360" w:lineRule="auto"/>
        <w:jc w:val="center"/>
        <w:rPr>
          <w:lang w:val="pt-BR"/>
        </w:rPr>
      </w:pPr>
      <w:r>
        <w:rPr>
          <w:b/>
          <w:bCs/>
          <w:lang w:val="pt-BR"/>
        </w:rPr>
        <w:t>CIÊNCIA DA COMPUTAÇÃO – 8º SEMESTRE</w:t>
      </w:r>
    </w:p>
    <w:p w14:paraId="21EB7945" w14:textId="77777777" w:rsidR="006B1E66" w:rsidRPr="000F5B8B" w:rsidRDefault="006B1E66">
      <w:pPr>
        <w:spacing w:line="360" w:lineRule="auto"/>
        <w:rPr>
          <w:lang w:val="pt-BR"/>
        </w:rPr>
      </w:pPr>
    </w:p>
    <w:p w14:paraId="6198133F" w14:textId="77777777" w:rsidR="006B1E66" w:rsidRPr="000F5B8B" w:rsidRDefault="006B1E66">
      <w:pPr>
        <w:spacing w:line="360" w:lineRule="auto"/>
        <w:rPr>
          <w:lang w:val="pt-BR"/>
        </w:rPr>
      </w:pPr>
    </w:p>
    <w:p w14:paraId="22274728" w14:textId="77777777" w:rsidR="006B1E66" w:rsidRPr="000F5B8B" w:rsidRDefault="006B1E66">
      <w:pPr>
        <w:spacing w:line="360" w:lineRule="auto"/>
        <w:rPr>
          <w:lang w:val="pt-BR"/>
        </w:rPr>
      </w:pPr>
    </w:p>
    <w:p w14:paraId="57E19941" w14:textId="77777777" w:rsidR="006B1E66" w:rsidRPr="000F5B8B" w:rsidRDefault="006B1E66">
      <w:pPr>
        <w:spacing w:line="360" w:lineRule="auto"/>
        <w:rPr>
          <w:lang w:val="pt-BR"/>
        </w:rPr>
      </w:pPr>
    </w:p>
    <w:p w14:paraId="04C136A6" w14:textId="77777777" w:rsidR="006B1E66" w:rsidRPr="000F5B8B" w:rsidRDefault="00CC3326">
      <w:pPr>
        <w:spacing w:line="360" w:lineRule="auto"/>
        <w:jc w:val="center"/>
        <w:rPr>
          <w:lang w:val="pt-BR"/>
        </w:rPr>
      </w:pPr>
      <w:r>
        <w:rPr>
          <w:lang w:val="pt-BR"/>
        </w:rPr>
        <w:t>BRUNO BONAVIGO DACAL – N309EC4</w:t>
      </w:r>
    </w:p>
    <w:p w14:paraId="035A1E3A" w14:textId="77777777" w:rsidR="006B1E66" w:rsidRPr="000F5B8B" w:rsidRDefault="00CC3326">
      <w:pPr>
        <w:spacing w:line="360" w:lineRule="auto"/>
        <w:jc w:val="center"/>
        <w:rPr>
          <w:lang w:val="pt-BR"/>
        </w:rPr>
      </w:pPr>
      <w:r>
        <w:rPr>
          <w:lang w:val="pt-BR"/>
        </w:rPr>
        <w:t>LUCAS DE ARAUJO VERGARA – N090758</w:t>
      </w:r>
    </w:p>
    <w:p w14:paraId="33465915" w14:textId="77777777" w:rsidR="006B1E66" w:rsidRPr="000F5B8B" w:rsidRDefault="00CC3326">
      <w:pPr>
        <w:spacing w:line="360" w:lineRule="auto"/>
        <w:jc w:val="center"/>
        <w:rPr>
          <w:lang w:val="pt-BR"/>
        </w:rPr>
      </w:pPr>
      <w:r>
        <w:rPr>
          <w:lang w:val="pt-BR"/>
        </w:rPr>
        <w:t>VITOR OLIVEIRA DOS SANTOS – N083DG1</w:t>
      </w:r>
    </w:p>
    <w:p w14:paraId="2CD45572" w14:textId="77777777" w:rsidR="006B1E66" w:rsidRPr="000F5B8B" w:rsidRDefault="006B1E66">
      <w:pPr>
        <w:spacing w:line="360" w:lineRule="auto"/>
        <w:rPr>
          <w:lang w:val="pt-BR"/>
        </w:rPr>
      </w:pPr>
    </w:p>
    <w:p w14:paraId="68DEAF95" w14:textId="77777777" w:rsidR="006B1E66" w:rsidRPr="000F5B8B" w:rsidRDefault="006B1E66">
      <w:pPr>
        <w:spacing w:line="360" w:lineRule="auto"/>
        <w:rPr>
          <w:lang w:val="pt-BR"/>
        </w:rPr>
      </w:pPr>
    </w:p>
    <w:p w14:paraId="4202D7AC" w14:textId="77777777" w:rsidR="006B1E66" w:rsidRPr="000F5B8B" w:rsidRDefault="006B1E66">
      <w:pPr>
        <w:spacing w:line="360" w:lineRule="auto"/>
        <w:rPr>
          <w:lang w:val="pt-BR"/>
        </w:rPr>
      </w:pPr>
    </w:p>
    <w:p w14:paraId="0218B495" w14:textId="77777777" w:rsidR="006B1E66" w:rsidRPr="000F5B8B" w:rsidRDefault="006B1E66">
      <w:pPr>
        <w:spacing w:line="360" w:lineRule="auto"/>
        <w:rPr>
          <w:lang w:val="pt-BR"/>
        </w:rPr>
      </w:pPr>
    </w:p>
    <w:p w14:paraId="08D47C78" w14:textId="77777777" w:rsidR="006B1E66" w:rsidRPr="000F5B8B" w:rsidRDefault="006B1E66">
      <w:pPr>
        <w:spacing w:line="360" w:lineRule="auto"/>
        <w:rPr>
          <w:lang w:val="pt-BR"/>
        </w:rPr>
      </w:pPr>
    </w:p>
    <w:p w14:paraId="5AB7ADE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396A0F7" w14:textId="77777777" w:rsidR="006B1E66" w:rsidRPr="000F5B8B" w:rsidRDefault="006B1E66">
      <w:pPr>
        <w:spacing w:line="360" w:lineRule="auto"/>
        <w:rPr>
          <w:lang w:val="pt-BR"/>
        </w:rPr>
      </w:pPr>
    </w:p>
    <w:p w14:paraId="54AA0789" w14:textId="77777777" w:rsidR="006B1E66" w:rsidRPr="000F5B8B" w:rsidRDefault="006B1E66">
      <w:pPr>
        <w:spacing w:line="360" w:lineRule="auto"/>
        <w:rPr>
          <w:lang w:val="pt-BR"/>
        </w:rPr>
      </w:pPr>
    </w:p>
    <w:p w14:paraId="19EFEA83" w14:textId="77777777" w:rsidR="006B1E66" w:rsidRPr="000F5B8B" w:rsidRDefault="00CC3326">
      <w:pPr>
        <w:spacing w:line="360" w:lineRule="auto"/>
        <w:jc w:val="center"/>
        <w:rPr>
          <w:lang w:val="pt-BR"/>
        </w:rPr>
      </w:pPr>
      <w:r>
        <w:rPr>
          <w:lang w:val="pt-BR"/>
        </w:rPr>
        <w:t>TRABALHO DE CONCLUSÃO DE CURSO</w:t>
      </w:r>
    </w:p>
    <w:p w14:paraId="240471F8" w14:textId="77777777" w:rsidR="006B1E66" w:rsidRPr="000F5B8B" w:rsidRDefault="006B1E66">
      <w:pPr>
        <w:spacing w:line="360" w:lineRule="auto"/>
        <w:rPr>
          <w:lang w:val="pt-BR"/>
        </w:rPr>
      </w:pPr>
    </w:p>
    <w:p w14:paraId="5994EA6B" w14:textId="77777777" w:rsidR="006B1E66" w:rsidRPr="000F5B8B" w:rsidRDefault="006B1E66">
      <w:pPr>
        <w:spacing w:line="360" w:lineRule="auto"/>
        <w:rPr>
          <w:lang w:val="pt-BR"/>
        </w:rPr>
      </w:pPr>
    </w:p>
    <w:p w14:paraId="40F1F4F8" w14:textId="77777777" w:rsidR="006B1E66" w:rsidRPr="000F5B8B" w:rsidRDefault="006B1E66">
      <w:pPr>
        <w:spacing w:line="360" w:lineRule="auto"/>
        <w:rPr>
          <w:lang w:val="pt-BR"/>
        </w:rPr>
      </w:pPr>
    </w:p>
    <w:p w14:paraId="1D4FAFBA" w14:textId="77777777" w:rsidR="006B1E66" w:rsidRPr="000F5B8B" w:rsidRDefault="006B1E66">
      <w:pPr>
        <w:spacing w:line="360" w:lineRule="auto"/>
        <w:rPr>
          <w:lang w:val="pt-BR"/>
        </w:rPr>
      </w:pPr>
    </w:p>
    <w:p w14:paraId="1515400D" w14:textId="77777777" w:rsidR="006B1E66" w:rsidRPr="000F5B8B" w:rsidRDefault="006B1E66">
      <w:pPr>
        <w:spacing w:line="360" w:lineRule="auto"/>
        <w:rPr>
          <w:lang w:val="pt-BR"/>
        </w:rPr>
      </w:pPr>
    </w:p>
    <w:p w14:paraId="6B46DF27" w14:textId="77777777" w:rsidR="006B1E66" w:rsidRPr="000F5B8B" w:rsidRDefault="006B1E66">
      <w:pPr>
        <w:spacing w:line="360" w:lineRule="auto"/>
        <w:rPr>
          <w:lang w:val="pt-BR"/>
        </w:rPr>
      </w:pPr>
    </w:p>
    <w:p w14:paraId="18EBD05C" w14:textId="77777777" w:rsidR="006B1E66" w:rsidRPr="000F5B8B" w:rsidRDefault="006B1E66">
      <w:pPr>
        <w:spacing w:line="360" w:lineRule="auto"/>
        <w:rPr>
          <w:lang w:val="pt-BR"/>
        </w:rPr>
      </w:pPr>
    </w:p>
    <w:p w14:paraId="29A51032" w14:textId="77777777" w:rsidR="006B1E66" w:rsidRPr="000F5B8B" w:rsidRDefault="006B1E66">
      <w:pPr>
        <w:spacing w:line="360" w:lineRule="auto"/>
        <w:rPr>
          <w:lang w:val="pt-BR"/>
        </w:rPr>
      </w:pPr>
    </w:p>
    <w:p w14:paraId="3C6B1F89" w14:textId="77777777" w:rsidR="006B1E66" w:rsidRPr="000F5B8B" w:rsidRDefault="00CC3326">
      <w:pPr>
        <w:spacing w:line="360" w:lineRule="auto"/>
        <w:jc w:val="center"/>
        <w:rPr>
          <w:lang w:val="pt-BR"/>
        </w:rPr>
      </w:pPr>
      <w:r>
        <w:rPr>
          <w:lang w:val="pt-BR"/>
        </w:rPr>
        <w:t>SÃO PAULO</w:t>
      </w:r>
    </w:p>
    <w:p w14:paraId="74A5AEA5" w14:textId="77777777" w:rsidR="006B1E66" w:rsidRPr="000F5B8B" w:rsidRDefault="00CC3326">
      <w:pPr>
        <w:spacing w:line="360" w:lineRule="auto"/>
        <w:jc w:val="center"/>
        <w:rPr>
          <w:lang w:val="pt-BR"/>
        </w:rPr>
      </w:pPr>
      <w:r>
        <w:rPr>
          <w:lang w:val="pt-BR"/>
        </w:rPr>
        <w:t>2026</w:t>
      </w:r>
    </w:p>
    <w:p w14:paraId="1329F504" w14:textId="77777777" w:rsidR="006B1E66" w:rsidRPr="000F5B8B" w:rsidRDefault="00CC3326">
      <w:pPr>
        <w:rPr>
          <w:lang w:val="pt-BR"/>
        </w:rPr>
      </w:pPr>
      <w:r>
        <w:rPr>
          <w:lang w:val="pt-BR"/>
        </w:rPr>
        <w:br w:type="page"/>
      </w:r>
    </w:p>
    <w:p w14:paraId="4BA964B5" w14:textId="77777777" w:rsidR="006B1E66" w:rsidRPr="000F5B8B" w:rsidRDefault="00CC3326">
      <w:pPr>
        <w:spacing w:line="360" w:lineRule="auto"/>
        <w:jc w:val="center"/>
        <w:rPr>
          <w:lang w:val="pt-BR"/>
        </w:rPr>
      </w:pPr>
      <w:r>
        <w:rPr>
          <w:lang w:val="pt-BR"/>
        </w:rPr>
        <w:lastRenderedPageBreak/>
        <w:t>BRUNO BONAVIGO DACAL – N309EC4</w:t>
      </w:r>
    </w:p>
    <w:p w14:paraId="3C894DD1" w14:textId="77777777" w:rsidR="006B1E66" w:rsidRPr="000F5B8B" w:rsidRDefault="00CC3326">
      <w:pPr>
        <w:spacing w:line="360" w:lineRule="auto"/>
        <w:jc w:val="center"/>
        <w:rPr>
          <w:lang w:val="pt-BR"/>
        </w:rPr>
      </w:pPr>
      <w:r>
        <w:rPr>
          <w:lang w:val="pt-BR"/>
        </w:rPr>
        <w:t>LUCAS DE ARAUJO VERGARA – N090758</w:t>
      </w:r>
    </w:p>
    <w:p w14:paraId="7A7B3180" w14:textId="77777777" w:rsidR="006B1E66" w:rsidRPr="000F5B8B" w:rsidRDefault="00CC3326">
      <w:pPr>
        <w:spacing w:line="360" w:lineRule="auto"/>
        <w:jc w:val="center"/>
        <w:rPr>
          <w:lang w:val="pt-BR"/>
        </w:rPr>
      </w:pPr>
      <w:r>
        <w:rPr>
          <w:lang w:val="pt-BR"/>
        </w:rPr>
        <w:t>VITOR OLIVEIRA DOS SANTOS – N083DG1</w:t>
      </w:r>
    </w:p>
    <w:p w14:paraId="6326EEE3" w14:textId="77777777" w:rsidR="006B1E66" w:rsidRPr="000F5B8B" w:rsidRDefault="006B1E66">
      <w:pPr>
        <w:spacing w:line="360" w:lineRule="auto"/>
        <w:rPr>
          <w:lang w:val="pt-BR"/>
        </w:rPr>
      </w:pPr>
    </w:p>
    <w:p w14:paraId="67A7702D" w14:textId="77777777" w:rsidR="006B1E66" w:rsidRPr="000F5B8B" w:rsidRDefault="006B1E66">
      <w:pPr>
        <w:spacing w:line="360" w:lineRule="auto"/>
        <w:rPr>
          <w:lang w:val="pt-BR"/>
        </w:rPr>
      </w:pPr>
    </w:p>
    <w:p w14:paraId="1D8755E7" w14:textId="77777777" w:rsidR="006B1E66" w:rsidRPr="000F5B8B" w:rsidRDefault="006B1E66">
      <w:pPr>
        <w:spacing w:line="360" w:lineRule="auto"/>
        <w:rPr>
          <w:lang w:val="pt-BR"/>
        </w:rPr>
      </w:pPr>
    </w:p>
    <w:p w14:paraId="6BF73371" w14:textId="77777777" w:rsidR="006B1E66" w:rsidRPr="000F5B8B" w:rsidRDefault="006B1E66">
      <w:pPr>
        <w:spacing w:line="360" w:lineRule="auto"/>
        <w:rPr>
          <w:lang w:val="pt-BR"/>
        </w:rPr>
      </w:pPr>
    </w:p>
    <w:p w14:paraId="057D5C8E" w14:textId="77777777" w:rsidR="006B1E66" w:rsidRPr="000F5B8B" w:rsidRDefault="006B1E66">
      <w:pPr>
        <w:spacing w:line="360" w:lineRule="auto"/>
        <w:rPr>
          <w:lang w:val="pt-BR"/>
        </w:rPr>
      </w:pPr>
    </w:p>
    <w:p w14:paraId="355479A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4CB826A" w14:textId="77777777" w:rsidR="006B1E66" w:rsidRPr="000F5B8B" w:rsidRDefault="006B1E66">
      <w:pPr>
        <w:spacing w:line="360" w:lineRule="auto"/>
        <w:rPr>
          <w:lang w:val="pt-BR"/>
        </w:rPr>
      </w:pPr>
    </w:p>
    <w:p w14:paraId="0E56DD53" w14:textId="77777777" w:rsidR="006B1E66" w:rsidRPr="000F5B8B" w:rsidRDefault="006B1E66">
      <w:pPr>
        <w:spacing w:line="360" w:lineRule="auto"/>
        <w:rPr>
          <w:lang w:val="pt-BR"/>
        </w:rPr>
      </w:pPr>
    </w:p>
    <w:p w14:paraId="35757133" w14:textId="77777777" w:rsidR="006B1E66" w:rsidRPr="000F5B8B" w:rsidRDefault="006B1E66">
      <w:pPr>
        <w:spacing w:line="360" w:lineRule="auto"/>
        <w:rPr>
          <w:lang w:val="pt-BR"/>
        </w:rPr>
      </w:pPr>
    </w:p>
    <w:p w14:paraId="7584864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81FEF9D" w14:textId="77777777" w:rsidR="006B1E66" w:rsidRPr="000F5B8B" w:rsidRDefault="006B1E66">
      <w:pPr>
        <w:spacing w:line="360" w:lineRule="auto"/>
        <w:rPr>
          <w:lang w:val="pt-BR"/>
        </w:rPr>
      </w:pPr>
    </w:p>
    <w:p w14:paraId="7C383F43" w14:textId="77777777" w:rsidR="006B1E66" w:rsidRPr="000F5B8B" w:rsidRDefault="00CC3326">
      <w:pPr>
        <w:ind w:left="4536"/>
        <w:rPr>
          <w:lang w:val="pt-BR"/>
        </w:rPr>
      </w:pPr>
      <w:r>
        <w:rPr>
          <w:lang w:val="pt-BR"/>
        </w:rPr>
        <w:t>Orientador: Prof. Marco Gomes</w:t>
      </w:r>
    </w:p>
    <w:p w14:paraId="14DFD678" w14:textId="77777777" w:rsidR="006B1E66" w:rsidRPr="000F5B8B" w:rsidRDefault="006B1E66">
      <w:pPr>
        <w:spacing w:line="360" w:lineRule="auto"/>
        <w:rPr>
          <w:lang w:val="pt-BR"/>
        </w:rPr>
      </w:pPr>
    </w:p>
    <w:p w14:paraId="6A336713" w14:textId="77777777" w:rsidR="006B1E66" w:rsidRPr="000F5B8B" w:rsidRDefault="006B1E66">
      <w:pPr>
        <w:spacing w:line="360" w:lineRule="auto"/>
        <w:rPr>
          <w:lang w:val="pt-BR"/>
        </w:rPr>
      </w:pPr>
    </w:p>
    <w:p w14:paraId="5106278E" w14:textId="77777777" w:rsidR="006B1E66" w:rsidRPr="000F5B8B" w:rsidRDefault="006B1E66">
      <w:pPr>
        <w:spacing w:line="360" w:lineRule="auto"/>
        <w:rPr>
          <w:lang w:val="pt-BR"/>
        </w:rPr>
      </w:pPr>
    </w:p>
    <w:p w14:paraId="742862C0" w14:textId="77777777" w:rsidR="006B1E66" w:rsidRPr="000F5B8B" w:rsidRDefault="006B1E66">
      <w:pPr>
        <w:spacing w:line="360" w:lineRule="auto"/>
        <w:rPr>
          <w:lang w:val="pt-BR"/>
        </w:rPr>
      </w:pPr>
    </w:p>
    <w:p w14:paraId="4C615CBB" w14:textId="77777777" w:rsidR="006B1E66" w:rsidRPr="000F5B8B" w:rsidRDefault="006B1E66">
      <w:pPr>
        <w:spacing w:line="360" w:lineRule="auto"/>
        <w:rPr>
          <w:lang w:val="pt-BR"/>
        </w:rPr>
      </w:pPr>
    </w:p>
    <w:p w14:paraId="4E2F4ADF" w14:textId="77777777" w:rsidR="006B1E66" w:rsidRPr="000F5B8B" w:rsidRDefault="006B1E66">
      <w:pPr>
        <w:spacing w:line="360" w:lineRule="auto"/>
        <w:rPr>
          <w:lang w:val="pt-BR"/>
        </w:rPr>
      </w:pPr>
    </w:p>
    <w:p w14:paraId="07583E28" w14:textId="77777777" w:rsidR="006B1E66" w:rsidRPr="000F5B8B" w:rsidRDefault="006B1E66">
      <w:pPr>
        <w:spacing w:line="360" w:lineRule="auto"/>
        <w:rPr>
          <w:lang w:val="pt-BR"/>
        </w:rPr>
      </w:pPr>
    </w:p>
    <w:p w14:paraId="5F5542A5" w14:textId="77777777" w:rsidR="006B1E66" w:rsidRPr="000F5B8B" w:rsidRDefault="006B1E66">
      <w:pPr>
        <w:spacing w:line="360" w:lineRule="auto"/>
        <w:rPr>
          <w:lang w:val="pt-BR"/>
        </w:rPr>
      </w:pPr>
    </w:p>
    <w:p w14:paraId="64EAA408" w14:textId="77777777" w:rsidR="006B1E66" w:rsidRPr="000F5B8B" w:rsidRDefault="00CC3326">
      <w:pPr>
        <w:spacing w:line="360" w:lineRule="auto"/>
        <w:jc w:val="center"/>
        <w:rPr>
          <w:lang w:val="pt-BR"/>
        </w:rPr>
      </w:pPr>
      <w:r>
        <w:rPr>
          <w:lang w:val="pt-BR"/>
        </w:rPr>
        <w:t>SÃO PAULO</w:t>
      </w:r>
    </w:p>
    <w:p w14:paraId="18A3BCEC" w14:textId="77777777" w:rsidR="006B1E66" w:rsidRPr="000F5B8B" w:rsidRDefault="00CC3326">
      <w:pPr>
        <w:spacing w:line="360" w:lineRule="auto"/>
        <w:jc w:val="center"/>
        <w:rPr>
          <w:lang w:val="pt-BR"/>
        </w:rPr>
      </w:pPr>
      <w:r>
        <w:rPr>
          <w:lang w:val="pt-BR"/>
        </w:rPr>
        <w:t>2026</w:t>
      </w:r>
    </w:p>
    <w:p w14:paraId="5C93606E" w14:textId="77777777" w:rsidR="006B1E66" w:rsidRDefault="00CC3326">
      <w:pPr>
        <w:rPr>
          <w:lang w:val="pt-BR"/>
        </w:rPr>
      </w:pPr>
      <w:r>
        <w:rPr>
          <w:lang w:val="pt-BR"/>
        </w:rPr>
        <w:br w:type="page"/>
      </w:r>
    </w:p>
    <w:p w14:paraId="1CE74CBB" w14:textId="77777777" w:rsidR="00E01C3A" w:rsidRDefault="00CC3326">
      <w:pPr>
        <w:spacing w:after="480"/>
        <w:jc w:val="center"/>
        <w:rPr>
          <w:b/>
          <w:bCs/>
          <w:lang w:val="pt-BR"/>
        </w:rPr>
      </w:pPr>
      <w:r>
        <w:rPr>
          <w:b/>
          <w:bCs/>
          <w:lang w:val="pt-BR"/>
        </w:rPr>
        <w:lastRenderedPageBreak/>
        <w:t>RESUMO</w:t>
      </w:r>
    </w:p>
    <w:p w14:paraId="70776391" w14:textId="77777777" w:rsidR="00E01C3A" w:rsidRDefault="00CC3326">
      <w:pPr>
        <w:spacing w:after="240"/>
        <w:jc w:val="both"/>
        <w:rPr>
          <w:lang w:val="pt-BR"/>
        </w:rPr>
      </w:pPr>
      <w:r>
        <w:rPr>
          <w:lang w:val="pt-BR"/>
        </w:rPr>
        <w:t xml:space="preserve">São Paulo já dispõe de câmeras que observam o uso das vias e de luminárias cuja intensidade pode ser regulada remotamente, mas as duas infraestruturas não se comunicam. Este trabalho propõe e demonstra, para a iluminação de vias de pedestres, </w:t>
      </w:r>
      <w:del w:id="30022" w:author="Vitor Oliveira" w:date="2026-10-11T03:00:00Z">
        <w:r>
          <w:rPr>
            <w:lang w:val="pt-BR"/>
          </w:rPr>
          <w:delText xml:space="preserve">a camada que as liga:</w:delText>
        </w:r>
      </w:del>
      <w:ins w:id="30023" w:author="Vitor Oliveira" w:date="2026-10-11T03:00:00Z">
        <w:r>
          <w:rPr>
            <w:lang w:val="pt-BR"/>
          </w:rPr>
          <w:t xml:space="preserve">a camada que as liga, arranjo não localizado na revisão bibliográfica:</w:t>
        </w:r>
      </w:ins>
      <w:r>
        <w:rPr>
          <w:lang w:val="pt-BR"/>
        </w:rPr>
        <w:t xml:space="preserve">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w:t>
      </w:r>
      <w:ins w:id="30024" w:author="Vitor Oliveira" w:date="2026-10-11T03:00:00Z">
        <w:r>
          <w:rPr>
            <w:lang w:val="pt-BR"/>
          </w:rPr>
          <w:t xml:space="preserve"> Das três hipóteses, duas foram aceitas e a da antecipação pela previsão, rejeitada.</w:t>
        </w:r>
      </w:ins>
      <w:r>
        <w:rPr>
          <w:lang w:val="pt-BR"/>
        </w:rPr>
        <w:t xml:space="preserve"> Conclui-se que a integração é viável com a infraestrutura já contratada, desde que a plataforma publique os dados na interface especificada.</w:t>
      </w:r>
    </w:p>
    <w:p w14:paraId="2F33B66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DE84EB9" w14:textId="77777777" w:rsidR="00E01C3A" w:rsidRDefault="00CC3326">
      <w:pPr>
        <w:rPr>
          <w:lang w:val="pt-BR"/>
        </w:rPr>
      </w:pPr>
      <w:r>
        <w:rPr>
          <w:lang w:val="pt-BR"/>
        </w:rPr>
        <w:br w:type="page"/>
      </w:r>
    </w:p>
    <w:p w14:paraId="042104D9" w14:textId="77777777" w:rsidR="00E01C3A" w:rsidRPr="002F1978" w:rsidRDefault="00CC3326">
      <w:pPr>
        <w:spacing w:after="480"/>
        <w:jc w:val="center"/>
        <w:rPr>
          <w:b/>
          <w:bCs/>
        </w:rPr>
      </w:pPr>
      <w:r w:rsidRPr="002F1978">
        <w:rPr>
          <w:b/>
          <w:bCs/>
        </w:rPr>
        <w:lastRenderedPageBreak/>
        <w:t>ABSTRACT</w:t>
      </w:r>
    </w:p>
    <w:p w14:paraId="01C3B33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 xml:space="preserve">This work proposes and demonstrates, for pedestrian street lighting, </w:t>
      </w:r>
      <w:del w:id="30025" w:author="Vitor Oliveira" w:date="2026-10-11T03:00:00Z">
        <w:r>
          <w:delText xml:space="preserve">the layer</w:delText>
        </w:r>
      </w:del>
      <w:del w:id="30026" w:author="Vitor Oliveira" w:date="2026-10-11T03:00:00Z">
        <w:r w:rsidRPr="002F1978">
          <w:delText xml:space="preserve"> that connects them:</w:delText>
        </w:r>
      </w:del>
      <w:ins w:id="30027" w:author="Vitor Oliveira" w:date="2026-10-11T03:00:00Z">
        <w:r>
          <w:t xml:space="preserve">the layer that connects them, an arrangement not found in the literature review:</w:t>
        </w:r>
      </w:ins>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ins w:id="30028" w:author="Vitor Oliveira" w:date="2026-10-11T03:00:00Z">
        <w:r>
          <w:t xml:space="preserve"> Of the three hypotheses, two were accepted and the one on anticipation by forecasting was rejected.</w:t>
        </w:r>
      </w:ins>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BBE9879" w14:textId="77777777" w:rsidR="00E01C3A" w:rsidRPr="00CE1B46" w:rsidRDefault="00CC3326">
      <w:pPr>
        <w:spacing w:after="240"/>
        <w:jc w:val="both"/>
      </w:pPr>
      <w:r>
        <w:rPr>
          <w:b/>
          <w:bCs/>
        </w:rPr>
        <w:t xml:space="preserve">Keywords: </w:t>
      </w:r>
      <w:r>
        <w:t>street lighting; remote management; Internet of Things; fuzzy logic; smart cities.</w:t>
      </w:r>
    </w:p>
    <w:p w14:paraId="69EC37D8" w14:textId="77777777" w:rsidR="00E01C3A" w:rsidRPr="00CE1B46" w:rsidRDefault="00CC3326">
      <w:r>
        <w:br w:type="page"/>
      </w:r>
    </w:p>
    <w:p w14:paraId="26273ACD" w14:textId="77777777" w:rsidR="00E01C3A" w:rsidRDefault="00CC3326">
      <w:pPr>
        <w:spacing w:after="480"/>
        <w:jc w:val="center"/>
        <w:rPr>
          <w:b/>
          <w:bCs/>
          <w:lang w:val="pt-BR"/>
        </w:rPr>
      </w:pPr>
      <w:r>
        <w:rPr>
          <w:b/>
          <w:bCs/>
          <w:lang w:val="pt-BR"/>
        </w:rPr>
        <w:lastRenderedPageBreak/>
        <w:t>LISTA DE QUADROS</w:t>
      </w:r>
    </w:p>
    <w:p w14:paraId="4A07A270"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21EF85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CF3486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1C2E1C1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2FF89BD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6F802A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22E2BA1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6F09C52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64DDE10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2F0EC4A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649AFED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292FD64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2B3C168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3B39A78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DDD393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1AE7E16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4CBEBC4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4C4AC34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6B32EE9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1BF8B2C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2EEE9F75" w14:textId="77777777" w:rsidR="00724418" w:rsidRPr="00430DB3" w:rsidRDefault="008D0833">
      <w:pPr>
        <w:tabs>
          <w:tab w:val="right" w:leader="dot" w:pos="9071"/>
        </w:tabs>
        <w:spacing w:after="100"/>
        <w:rPr>
          <w:lang w:val="pt-BR"/>
        </w:rPr>
      </w:pPr>
      <w:r>
        <w:rPr>
          <w:lang w:val="pt-BR"/>
        </w:rPr>
        <w:fldChar w:fldCharType="end"/>
      </w:r>
    </w:p>
    <w:p w14:paraId="13682353" w14:textId="77777777" w:rsidR="00E01C3A" w:rsidRDefault="00CC3326">
      <w:pPr>
        <w:rPr>
          <w:lang w:val="pt-BR"/>
        </w:rPr>
      </w:pPr>
      <w:r>
        <w:rPr>
          <w:lang w:val="pt-BR"/>
        </w:rPr>
        <w:br w:type="page"/>
      </w:r>
    </w:p>
    <w:p w14:paraId="1D1FD623" w14:textId="77777777" w:rsidR="00E01C3A" w:rsidRDefault="00CC3326">
      <w:pPr>
        <w:spacing w:after="480"/>
        <w:jc w:val="center"/>
        <w:rPr>
          <w:b/>
          <w:bCs/>
          <w:lang w:val="pt-BR"/>
        </w:rPr>
      </w:pPr>
      <w:r>
        <w:rPr>
          <w:b/>
          <w:bCs/>
          <w:lang w:val="pt-BR"/>
        </w:rPr>
        <w:lastRenderedPageBreak/>
        <w:t>LISTA DE FIGURAS</w:t>
      </w:r>
    </w:p>
    <w:p w14:paraId="6966ABE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2DE40D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436A7C9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673A18F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3ADDE9A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6E5A28B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3D8443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6ABE3FC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FA2C0C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41C9ED8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AA9409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4A1F8259" w14:textId="77777777" w:rsidR="00044D5A" w:rsidRPr="008C0B6A" w:rsidRDefault="008D0833">
      <w:pPr>
        <w:tabs>
          <w:tab w:val="right" w:leader="dot" w:pos="9071"/>
        </w:tabs>
        <w:spacing w:after="100"/>
        <w:rPr>
          <w:lang w:val="pt-BR"/>
        </w:rPr>
      </w:pPr>
      <w:r>
        <w:rPr>
          <w:lang w:val="pt-BR"/>
        </w:rPr>
        <w:fldChar w:fldCharType="end"/>
      </w:r>
    </w:p>
    <w:p w14:paraId="35D871AA" w14:textId="77777777" w:rsidR="00E01C3A" w:rsidRDefault="00CC3326">
      <w:pPr>
        <w:rPr>
          <w:lang w:val="pt-BR"/>
        </w:rPr>
      </w:pPr>
      <w:r>
        <w:rPr>
          <w:lang w:val="pt-BR"/>
        </w:rPr>
        <w:br w:type="page"/>
      </w:r>
    </w:p>
    <w:p w14:paraId="4B8D5EB9" w14:textId="77777777" w:rsidR="00D97550" w:rsidRPr="00C708F0" w:rsidRDefault="00285AB3">
      <w:pPr>
        <w:spacing w:after="480"/>
        <w:jc w:val="center"/>
        <w:rPr>
          <w:lang w:val="pt-BR"/>
        </w:rPr>
      </w:pPr>
      <w:r>
        <w:rPr>
          <w:b/>
          <w:bCs/>
          <w:lang w:val="pt-BR"/>
        </w:rPr>
        <w:lastRenderedPageBreak/>
        <w:t>LISTA DE TABELAS</w:t>
      </w:r>
    </w:p>
    <w:p w14:paraId="0977C27E"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526D02B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3B0ED18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4288B26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113035FE" w14:textId="77777777" w:rsidR="00D97550" w:rsidRDefault="008D0833">
      <w:pPr>
        <w:tabs>
          <w:tab w:val="right" w:leader="dot" w:pos="9071"/>
        </w:tabs>
        <w:spacing w:after="100"/>
        <w:rPr>
          <w:lang w:val="pt-BR"/>
        </w:rPr>
      </w:pPr>
      <w:r>
        <w:rPr>
          <w:lang w:val="pt-BR"/>
        </w:rPr>
        <w:fldChar w:fldCharType="end"/>
      </w:r>
    </w:p>
    <w:p w14:paraId="01940354" w14:textId="77777777" w:rsidR="002F1978" w:rsidRDefault="002F1978">
      <w:pPr>
        <w:tabs>
          <w:tab w:val="right" w:leader="dot" w:pos="9071"/>
        </w:tabs>
        <w:spacing w:after="100"/>
        <w:rPr>
          <w:lang w:val="pt-BR"/>
        </w:rPr>
      </w:pPr>
    </w:p>
    <w:p w14:paraId="26506DE2" w14:textId="77777777" w:rsidR="002F1978" w:rsidRDefault="002F1978">
      <w:pPr>
        <w:tabs>
          <w:tab w:val="right" w:leader="dot" w:pos="9071"/>
        </w:tabs>
        <w:spacing w:after="100"/>
        <w:rPr>
          <w:lang w:val="pt-BR"/>
        </w:rPr>
      </w:pPr>
    </w:p>
    <w:p w14:paraId="76942BB3" w14:textId="77777777" w:rsidR="002F1978" w:rsidRDefault="002F1978">
      <w:pPr>
        <w:tabs>
          <w:tab w:val="right" w:leader="dot" w:pos="9071"/>
        </w:tabs>
        <w:spacing w:after="100"/>
        <w:rPr>
          <w:lang w:val="pt-BR"/>
        </w:rPr>
      </w:pPr>
    </w:p>
    <w:p w14:paraId="2D5D6B00" w14:textId="77777777" w:rsidR="002F1978" w:rsidRDefault="002F1978">
      <w:pPr>
        <w:tabs>
          <w:tab w:val="right" w:leader="dot" w:pos="9071"/>
        </w:tabs>
        <w:spacing w:after="100"/>
        <w:rPr>
          <w:lang w:val="pt-BR"/>
        </w:rPr>
      </w:pPr>
    </w:p>
    <w:p w14:paraId="73DEAFB2" w14:textId="77777777" w:rsidR="002F1978" w:rsidRDefault="002F1978">
      <w:pPr>
        <w:tabs>
          <w:tab w:val="right" w:leader="dot" w:pos="9071"/>
        </w:tabs>
        <w:spacing w:after="100"/>
        <w:rPr>
          <w:lang w:val="pt-BR"/>
        </w:rPr>
      </w:pPr>
    </w:p>
    <w:p w14:paraId="4107318E" w14:textId="77777777" w:rsidR="002F1978" w:rsidRDefault="002F1978">
      <w:pPr>
        <w:tabs>
          <w:tab w:val="right" w:leader="dot" w:pos="9071"/>
        </w:tabs>
        <w:spacing w:after="100"/>
        <w:rPr>
          <w:lang w:val="pt-BR"/>
        </w:rPr>
      </w:pPr>
    </w:p>
    <w:p w14:paraId="4C04F205" w14:textId="77777777" w:rsidR="002F1978" w:rsidRDefault="002F1978">
      <w:pPr>
        <w:tabs>
          <w:tab w:val="right" w:leader="dot" w:pos="9071"/>
        </w:tabs>
        <w:spacing w:after="100"/>
        <w:rPr>
          <w:lang w:val="pt-BR"/>
        </w:rPr>
      </w:pPr>
    </w:p>
    <w:p w14:paraId="74C5970F" w14:textId="77777777" w:rsidR="002F1978" w:rsidRDefault="002F1978">
      <w:pPr>
        <w:tabs>
          <w:tab w:val="right" w:leader="dot" w:pos="9071"/>
        </w:tabs>
        <w:spacing w:after="100"/>
        <w:rPr>
          <w:lang w:val="pt-BR"/>
        </w:rPr>
      </w:pPr>
    </w:p>
    <w:p w14:paraId="5B411435" w14:textId="77777777" w:rsidR="002F1978" w:rsidRDefault="002F1978">
      <w:pPr>
        <w:tabs>
          <w:tab w:val="right" w:leader="dot" w:pos="9071"/>
        </w:tabs>
        <w:spacing w:after="100"/>
        <w:rPr>
          <w:lang w:val="pt-BR"/>
        </w:rPr>
      </w:pPr>
    </w:p>
    <w:p w14:paraId="6AB11589" w14:textId="77777777" w:rsidR="002F1978" w:rsidRDefault="002F1978">
      <w:pPr>
        <w:tabs>
          <w:tab w:val="right" w:leader="dot" w:pos="9071"/>
        </w:tabs>
        <w:spacing w:after="100"/>
        <w:rPr>
          <w:lang w:val="pt-BR"/>
        </w:rPr>
      </w:pPr>
    </w:p>
    <w:p w14:paraId="26941245" w14:textId="77777777" w:rsidR="002F1978" w:rsidRDefault="002F1978">
      <w:pPr>
        <w:tabs>
          <w:tab w:val="right" w:leader="dot" w:pos="9071"/>
        </w:tabs>
        <w:spacing w:after="100"/>
        <w:rPr>
          <w:lang w:val="pt-BR"/>
        </w:rPr>
      </w:pPr>
    </w:p>
    <w:p w14:paraId="198DB151" w14:textId="77777777" w:rsidR="002F1978" w:rsidRDefault="002F1978">
      <w:pPr>
        <w:tabs>
          <w:tab w:val="right" w:leader="dot" w:pos="9071"/>
        </w:tabs>
        <w:spacing w:after="100"/>
        <w:rPr>
          <w:lang w:val="pt-BR"/>
        </w:rPr>
      </w:pPr>
    </w:p>
    <w:p w14:paraId="6BD83881" w14:textId="77777777" w:rsidR="002F1978" w:rsidRDefault="002F1978">
      <w:pPr>
        <w:tabs>
          <w:tab w:val="right" w:leader="dot" w:pos="9071"/>
        </w:tabs>
        <w:spacing w:after="100"/>
        <w:rPr>
          <w:lang w:val="pt-BR"/>
        </w:rPr>
      </w:pPr>
    </w:p>
    <w:p w14:paraId="60FCA306" w14:textId="77777777" w:rsidR="002F1978" w:rsidRDefault="002F1978">
      <w:pPr>
        <w:tabs>
          <w:tab w:val="right" w:leader="dot" w:pos="9071"/>
        </w:tabs>
        <w:spacing w:after="100"/>
        <w:rPr>
          <w:lang w:val="pt-BR"/>
        </w:rPr>
      </w:pPr>
    </w:p>
    <w:p w14:paraId="57070840" w14:textId="77777777" w:rsidR="002F1978" w:rsidRDefault="002F1978">
      <w:pPr>
        <w:tabs>
          <w:tab w:val="right" w:leader="dot" w:pos="9071"/>
        </w:tabs>
        <w:spacing w:after="100"/>
        <w:rPr>
          <w:lang w:val="pt-BR"/>
        </w:rPr>
      </w:pPr>
    </w:p>
    <w:p w14:paraId="43D46EBE" w14:textId="77777777" w:rsidR="002F1978" w:rsidRDefault="002F1978">
      <w:pPr>
        <w:tabs>
          <w:tab w:val="right" w:leader="dot" w:pos="9071"/>
        </w:tabs>
        <w:spacing w:after="100"/>
        <w:rPr>
          <w:lang w:val="pt-BR"/>
        </w:rPr>
      </w:pPr>
    </w:p>
    <w:p w14:paraId="47A953A7" w14:textId="77777777" w:rsidR="002F1978" w:rsidRDefault="002F1978">
      <w:pPr>
        <w:tabs>
          <w:tab w:val="right" w:leader="dot" w:pos="9071"/>
        </w:tabs>
        <w:spacing w:after="100"/>
        <w:rPr>
          <w:lang w:val="pt-BR"/>
        </w:rPr>
      </w:pPr>
    </w:p>
    <w:p w14:paraId="45FB0556" w14:textId="77777777" w:rsidR="002F1978" w:rsidRDefault="002F1978">
      <w:pPr>
        <w:tabs>
          <w:tab w:val="right" w:leader="dot" w:pos="9071"/>
        </w:tabs>
        <w:spacing w:after="100"/>
        <w:rPr>
          <w:lang w:val="pt-BR"/>
        </w:rPr>
      </w:pPr>
    </w:p>
    <w:p w14:paraId="4A087BA6" w14:textId="77777777" w:rsidR="002F1978" w:rsidRDefault="002F1978">
      <w:pPr>
        <w:tabs>
          <w:tab w:val="right" w:leader="dot" w:pos="9071"/>
        </w:tabs>
        <w:spacing w:after="100"/>
        <w:rPr>
          <w:lang w:val="pt-BR"/>
        </w:rPr>
      </w:pPr>
    </w:p>
    <w:p w14:paraId="427C6D1D" w14:textId="77777777" w:rsidR="002F1978" w:rsidRDefault="002F1978">
      <w:pPr>
        <w:tabs>
          <w:tab w:val="right" w:leader="dot" w:pos="9071"/>
        </w:tabs>
        <w:spacing w:after="100"/>
        <w:rPr>
          <w:lang w:val="pt-BR"/>
        </w:rPr>
      </w:pPr>
    </w:p>
    <w:p w14:paraId="3A72DB42" w14:textId="77777777" w:rsidR="002F1978" w:rsidRDefault="002F1978">
      <w:pPr>
        <w:tabs>
          <w:tab w:val="right" w:leader="dot" w:pos="9071"/>
        </w:tabs>
        <w:spacing w:after="100"/>
        <w:rPr>
          <w:lang w:val="pt-BR"/>
        </w:rPr>
      </w:pPr>
    </w:p>
    <w:p w14:paraId="63525821" w14:textId="77777777" w:rsidR="002F1978" w:rsidRDefault="002F1978">
      <w:pPr>
        <w:tabs>
          <w:tab w:val="right" w:leader="dot" w:pos="9071"/>
        </w:tabs>
        <w:spacing w:after="100"/>
        <w:rPr>
          <w:lang w:val="pt-BR"/>
        </w:rPr>
      </w:pPr>
    </w:p>
    <w:p w14:paraId="690BCC11" w14:textId="77777777" w:rsidR="002F1978" w:rsidRDefault="002F1978">
      <w:pPr>
        <w:tabs>
          <w:tab w:val="right" w:leader="dot" w:pos="9071"/>
        </w:tabs>
        <w:spacing w:after="100"/>
        <w:rPr>
          <w:lang w:val="pt-BR"/>
        </w:rPr>
      </w:pPr>
    </w:p>
    <w:p w14:paraId="04A09F77" w14:textId="77777777" w:rsidR="002F1978" w:rsidRDefault="002F1978">
      <w:pPr>
        <w:tabs>
          <w:tab w:val="right" w:leader="dot" w:pos="9071"/>
        </w:tabs>
        <w:spacing w:after="100"/>
        <w:rPr>
          <w:lang w:val="pt-BR"/>
        </w:rPr>
      </w:pPr>
    </w:p>
    <w:p w14:paraId="2112524D" w14:textId="77777777" w:rsidR="002F1978" w:rsidRDefault="002F1978">
      <w:pPr>
        <w:tabs>
          <w:tab w:val="right" w:leader="dot" w:pos="9071"/>
        </w:tabs>
        <w:spacing w:after="100"/>
        <w:rPr>
          <w:lang w:val="pt-BR"/>
        </w:rPr>
      </w:pPr>
    </w:p>
    <w:p w14:paraId="56EC250B" w14:textId="77777777" w:rsidR="002F1978" w:rsidRDefault="002F1978">
      <w:pPr>
        <w:tabs>
          <w:tab w:val="right" w:leader="dot" w:pos="9071"/>
        </w:tabs>
        <w:spacing w:after="100"/>
        <w:rPr>
          <w:lang w:val="pt-BR"/>
        </w:rPr>
      </w:pPr>
    </w:p>
    <w:p w14:paraId="3C56055E" w14:textId="77777777" w:rsidR="002F1978" w:rsidRDefault="002F1978">
      <w:pPr>
        <w:tabs>
          <w:tab w:val="right" w:leader="dot" w:pos="9071"/>
        </w:tabs>
        <w:spacing w:after="100"/>
        <w:rPr>
          <w:lang w:val="pt-BR"/>
        </w:rPr>
      </w:pPr>
    </w:p>
    <w:p w14:paraId="4B18AFFA" w14:textId="77777777" w:rsidR="000814A7" w:rsidRPr="00C708F0" w:rsidRDefault="000814A7">
      <w:pPr>
        <w:tabs>
          <w:tab w:val="right" w:leader="dot" w:pos="9071"/>
        </w:tabs>
        <w:spacing w:after="100"/>
        <w:rPr>
          <w:lang w:val="pt-BR"/>
        </w:rPr>
      </w:pPr>
    </w:p>
    <w:p w14:paraId="0D23F8F1" w14:textId="77777777" w:rsidR="00D97550" w:rsidRPr="00C708F0" w:rsidRDefault="00D97550">
      <w:pPr>
        <w:rPr>
          <w:lang w:val="pt-BR"/>
        </w:rPr>
      </w:pPr>
    </w:p>
    <w:p w14:paraId="3811F757" w14:textId="77777777" w:rsidR="000F5B8B" w:rsidRPr="000F5B8B" w:rsidRDefault="000F5B8B" w:rsidP="000F5B8B">
      <w:pPr>
        <w:jc w:val="center"/>
        <w:rPr>
          <w:b/>
          <w:bCs/>
          <w:lang w:val="pt-BR"/>
        </w:rPr>
      </w:pPr>
      <w:r>
        <w:rPr>
          <w:b/>
          <w:bCs/>
          <w:lang w:val="pt-BR"/>
        </w:rPr>
        <w:lastRenderedPageBreak/>
        <w:t>SUMÁRIO</w:t>
      </w:r>
    </w:p>
    <w:p w14:paraId="244A8A84"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AB0AF7C" w14:textId="77777777" w:rsidR="00E01C3A" w:rsidRDefault="00E01C3A">
          <w:pPr>
            <w:pStyle w:val="TOCHeading"/>
          </w:pPr>
        </w:p>
        <w:p w14:paraId="47491777"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5A160DE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1B1FBF9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2C06D7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1D83784C"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7AAAD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49C3D3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78A4EB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69FA01F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372A118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63EE8B9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516DA7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76BCC1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4251D7A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58CC2D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2BFAEBB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432496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2837313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868C0C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15B9A24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0D92AEB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F46970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621C9F8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7F2058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16F8C63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60D9F6F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24E33AC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3C533C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6054953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7ECCE9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42BD99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EB0AAC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5A95282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27333F0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7406EDD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48DEAD8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1B3702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BE261C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6CE18C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B99BC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3EEA4E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25390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75FB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CFFB13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83E7B9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601876A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258C7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9DE815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0814DC52"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2354F6F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0D93AFB6"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75C89941"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2BAC3F09"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09FB0FD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7F9A8CB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6714D6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564393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F2D46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ECC72A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145834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16D7BB8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6D4227E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1E02689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5D726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092B70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62847A9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0F5F8B6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5F74EAF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236767D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51086A7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4AE9479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726D8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6F5EDF1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5A18E2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41D6964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604FF928"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77166B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323212AE"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6035F13" w14:textId="77777777" w:rsidR="00E01C3A" w:rsidRDefault="00CC3326">
          <w:r>
            <w:fldChar w:fldCharType="end"/>
          </w:r>
        </w:p>
      </w:sdtContent>
    </w:sdt>
    <w:p w14:paraId="0A6328C8"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19204212"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059375F9"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521853D"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20115FA"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EB50717"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71DDCD27"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65143C2A"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454FFC8"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BE58468"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0F156113"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239E0D5"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173176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756BEC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5E301F6"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00CF107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22B74D65"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D20DCF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C96A00"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69F44CB4"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C2F72E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2357D5C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BB0B5D6"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53CD9B0"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A78140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BA4F0E9"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1BB0678"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EF3EBC0"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6EA833D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5DA93A8"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D5F5CEF"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7E7D32E8"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2416F8AD"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04ECB35"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09D6793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3F5C97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73FA052"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EF6307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35AD6A45"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8D29F46"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33521D7"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85FEDAD"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232DE50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32B74B6E"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CD57C4D"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650E586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263789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6D15D94C"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3E2B7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3E16AC54"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6DDF79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C705D56"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DB95AE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AE1EFCB"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28B91358"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5F27CD3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F8A44E"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21C3F857"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61AD75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EC3946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021C415"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A6C332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43F3D4C8"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C36E687"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6136BC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C3E3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B4AAF7A"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B3A8E59"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073BA8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62C8CBB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4C3B845E"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251EB08"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4A0E2A" w14:paraId="3D194FEF" w14:textId="77777777">
        <w:trPr>
          <w:tblHeader/>
        </w:trPr>
        <w:tc>
          <w:tcPr>
            <w:tcW w:w="2100" w:type="dxa"/>
            <w:shd w:val="clear" w:color="auto" w:fill="EDEDED"/>
            <w:tcMar>
              <w:top w:w="70" w:type="dxa"/>
              <w:left w:w="90" w:type="dxa"/>
              <w:bottom w:w="70" w:type="dxa"/>
              <w:right w:w="90" w:type="dxa"/>
            </w:tcMar>
          </w:tcPr>
          <w:p w14:paraId="3BB2666D"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610393E"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770CA99" w14:textId="77777777" w:rsidR="006B1E66" w:rsidRPr="000F5B8B" w:rsidRDefault="00CC3326">
            <w:pPr>
              <w:rPr>
                <w:lang w:val="pt-BR"/>
              </w:rPr>
            </w:pPr>
            <w:r>
              <w:rPr>
                <w:b/>
                <w:bCs/>
                <w:sz w:val="20"/>
                <w:szCs w:val="20"/>
                <w:lang w:val="pt-BR"/>
              </w:rPr>
              <w:t>O que ainda não faz</w:t>
            </w:r>
          </w:p>
        </w:tc>
      </w:tr>
      <w:tr w:rsidR="006B1E66" w:rsidRPr="004A0E2A" w14:paraId="77464FBC" w14:textId="77777777">
        <w:tc>
          <w:tcPr>
            <w:tcW w:w="2100" w:type="dxa"/>
            <w:tcMar>
              <w:top w:w="70" w:type="dxa"/>
              <w:left w:w="90" w:type="dxa"/>
              <w:bottom w:w="70" w:type="dxa"/>
              <w:right w:w="90" w:type="dxa"/>
            </w:tcMar>
          </w:tcPr>
          <w:p w14:paraId="0F1C63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4F224A57"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18ADCD2" w14:textId="77777777" w:rsidR="006B1E66" w:rsidRPr="000F5B8B" w:rsidRDefault="00CC3326">
            <w:pPr>
              <w:rPr>
                <w:lang w:val="pt-BR"/>
              </w:rPr>
            </w:pPr>
            <w:r>
              <w:rPr>
                <w:sz w:val="20"/>
                <w:szCs w:val="20"/>
                <w:lang w:val="pt-BR"/>
              </w:rPr>
              <w:t>Não se localizou registro público de controle conforme o uso da via</w:t>
            </w:r>
          </w:p>
        </w:tc>
      </w:tr>
      <w:tr w:rsidR="006B1E66" w:rsidRPr="004A0E2A" w14:paraId="3AD10CA6" w14:textId="77777777">
        <w:tc>
          <w:tcPr>
            <w:tcW w:w="2100" w:type="dxa"/>
            <w:tcMar>
              <w:top w:w="70" w:type="dxa"/>
              <w:left w:w="90" w:type="dxa"/>
              <w:bottom w:w="70" w:type="dxa"/>
              <w:right w:w="90" w:type="dxa"/>
            </w:tcMar>
          </w:tcPr>
          <w:p w14:paraId="5F6DCB6B"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221A5E9"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FE68D8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4A0E2A" w14:paraId="3C97C72C" w14:textId="77777777">
        <w:tc>
          <w:tcPr>
            <w:tcW w:w="2100" w:type="dxa"/>
            <w:tcMar>
              <w:top w:w="70" w:type="dxa"/>
              <w:left w:w="90" w:type="dxa"/>
              <w:bottom w:w="70" w:type="dxa"/>
              <w:right w:w="90" w:type="dxa"/>
            </w:tcMar>
          </w:tcPr>
          <w:p w14:paraId="00DF1F84" w14:textId="77777777" w:rsidR="006B1E66" w:rsidRDefault="00CC3326">
            <w:r>
              <w:rPr>
                <w:sz w:val="20"/>
                <w:szCs w:val="20"/>
              </w:rPr>
              <w:t>Plataforma Smart Sampa</w:t>
            </w:r>
          </w:p>
        </w:tc>
        <w:tc>
          <w:tcPr>
            <w:tcW w:w="3200" w:type="dxa"/>
            <w:tcMar>
              <w:top w:w="70" w:type="dxa"/>
              <w:left w:w="90" w:type="dxa"/>
              <w:bottom w:w="70" w:type="dxa"/>
              <w:right w:w="90" w:type="dxa"/>
            </w:tcMar>
          </w:tcPr>
          <w:p w14:paraId="0AC8AAF3"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F52F54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4A0E2A" w14:paraId="25512439" w14:textId="77777777">
        <w:tc>
          <w:tcPr>
            <w:tcW w:w="2100" w:type="dxa"/>
            <w:tcMar>
              <w:top w:w="70" w:type="dxa"/>
              <w:left w:w="90" w:type="dxa"/>
              <w:bottom w:w="70" w:type="dxa"/>
              <w:right w:w="90" w:type="dxa"/>
            </w:tcMar>
          </w:tcPr>
          <w:p w14:paraId="25C0AB38"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6B753AB7"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B5A613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4A0E2A" w14:paraId="4762B986" w14:textId="77777777">
        <w:tc>
          <w:tcPr>
            <w:tcW w:w="2100" w:type="dxa"/>
            <w:tcMar>
              <w:top w:w="70" w:type="dxa"/>
              <w:left w:w="90" w:type="dxa"/>
              <w:bottom w:w="70" w:type="dxa"/>
              <w:right w:w="90" w:type="dxa"/>
            </w:tcMar>
          </w:tcPr>
          <w:p w14:paraId="34E767FD"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C8D211D"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D3C24F6" w14:textId="77777777" w:rsidR="006B1E66" w:rsidRPr="000F5B8B" w:rsidRDefault="00CC3326">
            <w:pPr>
              <w:rPr>
                <w:lang w:val="pt-BR"/>
              </w:rPr>
            </w:pPr>
            <w:r>
              <w:rPr>
                <w:sz w:val="20"/>
                <w:szCs w:val="20"/>
                <w:lang w:val="pt-BR"/>
              </w:rPr>
              <w:t>Não publicam contagem de pedestres por via (3.6)</w:t>
            </w:r>
          </w:p>
        </w:tc>
      </w:tr>
    </w:tbl>
    <w:p w14:paraId="31742073"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F0D9C4A"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31ABC8"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0497FCE3"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5CD532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0FBCBF8"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6CCC9E7"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96A707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1369855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2DE520"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5BBDA2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52AC3E9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4E90FF3"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C15BDD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9217FEF"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3535B397"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837716F"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2079767"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848095B"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E9BD81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2BBD3FF3"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64B081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782711C"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23A2AB2"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4C84BB3E"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B10056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0AD008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7F97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58D2FEB3"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31820DFE"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655F918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1E5DDF9A"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1257D357"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4E53738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728370A8"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785D7D7"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4B621DB"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7A3DA4B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E5491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5C30CE64"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76ABB87"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A904C8"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alimentaram perfis que acionavam cenários dinâmicos de iluminação (</w:t>
      </w:r>
      <w:del w:id="30011" w:author="Vitor Oliveira" w:date="2026-10-11T03:00:00Z">
        <w:r>
          <w:rPr>
            <w:lang w:val="pt-BR"/>
          </w:rPr>
          <w:delText xml:space="preserve">GALIC;</w:delText>
        </w:r>
      </w:del>
      <w:ins w:id="30012" w:author="Vitor Oliveira" w:date="2026-10-11T03:00:00Z">
        <w:r>
          <w:rPr>
            <w:lang w:val="pt-BR"/>
          </w:rPr>
          <w:t xml:space="preserve">GALIČ;</w:t>
        </w:r>
      </w:ins>
      <w:r>
        <w:rPr>
          <w:lang w:val="pt-BR"/>
        </w:rPr>
        <w:t xml:space="preserve">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3294538"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71516A01"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5B5CA172" w14:textId="77777777" w:rsidR="006B1E66" w:rsidRPr="000F5B8B" w:rsidRDefault="00CC3326">
      <w:pPr>
        <w:spacing w:after="120" w:line="360" w:lineRule="auto"/>
        <w:ind w:firstLine="709"/>
        <w:jc w:val="both"/>
        <w:rPr>
          <w:lang w:val="pt-BR"/>
        </w:rPr>
      </w:pPr>
      <w:r>
        <w:rPr>
          <w:lang w:val="pt-BR"/>
        </w:rPr>
        <w:t>A revisão permite quatro conclusões.</w:t>
      </w:r>
    </w:p>
    <w:p w14:paraId="0BAA80A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2715A81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4DF0B2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7BBC5805"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389AB23"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376FFCE"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740747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1EC142B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7292A83"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150E119"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16D83927"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0015421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4A9474A8"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3C4C377F"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52F9E691"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80F23F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7E2912B"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9E7F67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2E5FC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C02947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A06D06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276EA12"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36FE93C6"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F77E799"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5FCBC2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1BCB5A19"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634C257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7B45D21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0F65E29" w14:textId="77777777">
        <w:trPr>
          <w:tblHeader/>
        </w:trPr>
        <w:tc>
          <w:tcPr>
            <w:tcW w:w="2650" w:type="dxa"/>
            <w:shd w:val="clear" w:color="auto" w:fill="EDEDED"/>
            <w:tcMar>
              <w:top w:w="70" w:type="dxa"/>
              <w:left w:w="90" w:type="dxa"/>
              <w:bottom w:w="70" w:type="dxa"/>
              <w:right w:w="90" w:type="dxa"/>
            </w:tcMar>
          </w:tcPr>
          <w:p w14:paraId="4098CAD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40AA6CE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520A8B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4A0E2A" w14:paraId="5DCB4C3B" w14:textId="77777777">
        <w:tc>
          <w:tcPr>
            <w:tcW w:w="2650" w:type="dxa"/>
            <w:tcMar>
              <w:top w:w="70" w:type="dxa"/>
              <w:left w:w="90" w:type="dxa"/>
              <w:bottom w:w="70" w:type="dxa"/>
              <w:right w:w="90" w:type="dxa"/>
            </w:tcMar>
          </w:tcPr>
          <w:p w14:paraId="76871C43"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3854409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3E72EB"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4A0E2A" w14:paraId="67D7236C" w14:textId="77777777">
        <w:tc>
          <w:tcPr>
            <w:tcW w:w="2650" w:type="dxa"/>
            <w:tcMar>
              <w:top w:w="70" w:type="dxa"/>
              <w:left w:w="90" w:type="dxa"/>
              <w:bottom w:w="70" w:type="dxa"/>
              <w:right w:w="90" w:type="dxa"/>
            </w:tcMar>
          </w:tcPr>
          <w:p w14:paraId="5B384960"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1963CED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5026486" w14:textId="77777777" w:rsidR="00E01C3A" w:rsidRPr="00CE1B46" w:rsidRDefault="00CC3326">
            <w:pPr>
              <w:rPr>
                <w:lang w:val="pt-BR"/>
              </w:rPr>
            </w:pPr>
            <w:r>
              <w:rPr>
                <w:sz w:val="20"/>
                <w:szCs w:val="20"/>
                <w:lang w:val="pt-BR"/>
              </w:rPr>
              <w:t>Implantado como serviço municipal em nuvem, nos termos de 3.2</w:t>
            </w:r>
          </w:p>
        </w:tc>
      </w:tr>
      <w:tr w:rsidR="00E01C3A" w:rsidRPr="004A0E2A" w14:paraId="4F37FE25" w14:textId="77777777">
        <w:tc>
          <w:tcPr>
            <w:tcW w:w="2650" w:type="dxa"/>
            <w:tcMar>
              <w:top w:w="70" w:type="dxa"/>
              <w:left w:w="90" w:type="dxa"/>
              <w:bottom w:w="70" w:type="dxa"/>
              <w:right w:w="90" w:type="dxa"/>
            </w:tcMar>
          </w:tcPr>
          <w:p w14:paraId="4376CFA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0094FA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0426C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4A0E2A" w14:paraId="19304BF9" w14:textId="77777777">
        <w:tc>
          <w:tcPr>
            <w:tcW w:w="2650" w:type="dxa"/>
            <w:tcMar>
              <w:top w:w="70" w:type="dxa"/>
              <w:left w:w="90" w:type="dxa"/>
              <w:bottom w:w="70" w:type="dxa"/>
              <w:right w:w="90" w:type="dxa"/>
            </w:tcMar>
          </w:tcPr>
          <w:p w14:paraId="321DBFF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5A172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D365A3B" w14:textId="77777777" w:rsidR="00E01C3A" w:rsidRPr="00CE1B46" w:rsidRDefault="00CC3326">
            <w:pPr>
              <w:rPr>
                <w:lang w:val="pt-BR"/>
              </w:rPr>
            </w:pPr>
            <w:r>
              <w:rPr>
                <w:sz w:val="20"/>
                <w:szCs w:val="20"/>
                <w:lang w:val="pt-BR"/>
              </w:rPr>
              <w:t>Implantado no mesmo serviço, conforme 3.13.1</w:t>
            </w:r>
          </w:p>
        </w:tc>
      </w:tr>
      <w:tr w:rsidR="00E01C3A" w:rsidRPr="004A0E2A" w14:paraId="3726A0D5" w14:textId="77777777">
        <w:tc>
          <w:tcPr>
            <w:tcW w:w="2650" w:type="dxa"/>
            <w:tcMar>
              <w:top w:w="70" w:type="dxa"/>
              <w:left w:w="90" w:type="dxa"/>
              <w:bottom w:w="70" w:type="dxa"/>
              <w:right w:w="90" w:type="dxa"/>
            </w:tcMar>
          </w:tcPr>
          <w:p w14:paraId="6CDF4E52"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4DCC88D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3AAA6D0F" w14:textId="77777777" w:rsidR="00E01C3A" w:rsidRPr="00CE1B46" w:rsidRDefault="00CC3326">
            <w:pPr>
              <w:rPr>
                <w:lang w:val="pt-BR"/>
              </w:rPr>
            </w:pPr>
            <w:r>
              <w:rPr>
                <w:sz w:val="20"/>
                <w:szCs w:val="20"/>
                <w:lang w:val="pt-BR"/>
              </w:rPr>
              <w:t>Mapeada sobre o protocolo do sistema de telegestão contratado</w:t>
            </w:r>
          </w:p>
        </w:tc>
      </w:tr>
      <w:tr w:rsidR="00E01C3A" w:rsidRPr="004A0E2A" w14:paraId="0E839E24" w14:textId="77777777">
        <w:tc>
          <w:tcPr>
            <w:tcW w:w="2650" w:type="dxa"/>
            <w:tcMar>
              <w:top w:w="70" w:type="dxa"/>
              <w:left w:w="90" w:type="dxa"/>
              <w:bottom w:w="70" w:type="dxa"/>
              <w:right w:w="90" w:type="dxa"/>
            </w:tcMar>
          </w:tcPr>
          <w:p w14:paraId="5FF4D0B0"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DF6CA7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C187CE"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4A0E2A" w14:paraId="08FC2E13" w14:textId="77777777">
        <w:tc>
          <w:tcPr>
            <w:tcW w:w="2650" w:type="dxa"/>
            <w:tcMar>
              <w:top w:w="70" w:type="dxa"/>
              <w:left w:w="90" w:type="dxa"/>
              <w:bottom w:w="70" w:type="dxa"/>
              <w:right w:w="90" w:type="dxa"/>
            </w:tcMar>
          </w:tcPr>
          <w:p w14:paraId="6A56764F"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205AD7D"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EDD406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4A0E2A" w14:paraId="0EF2B3EC" w14:textId="77777777">
        <w:tc>
          <w:tcPr>
            <w:tcW w:w="2650" w:type="dxa"/>
            <w:tcMar>
              <w:top w:w="70" w:type="dxa"/>
              <w:left w:w="90" w:type="dxa"/>
              <w:bottom w:w="70" w:type="dxa"/>
              <w:right w:w="90" w:type="dxa"/>
            </w:tcMar>
          </w:tcPr>
          <w:p w14:paraId="4D80383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4AF866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6810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4A0E2A" w14:paraId="231DB0D3" w14:textId="77777777">
        <w:tc>
          <w:tcPr>
            <w:tcW w:w="2650" w:type="dxa"/>
            <w:tcMar>
              <w:top w:w="70" w:type="dxa"/>
              <w:left w:w="90" w:type="dxa"/>
              <w:bottom w:w="70" w:type="dxa"/>
              <w:right w:w="90" w:type="dxa"/>
            </w:tcMar>
          </w:tcPr>
          <w:p w14:paraId="0FED1CB6" w14:textId="77777777" w:rsidR="00E01C3A" w:rsidRDefault="00CC3326">
            <w:r>
              <w:rPr>
                <w:sz w:val="20"/>
                <w:szCs w:val="20"/>
              </w:rPr>
              <w:t>Enlace Wi-Fi</w:t>
            </w:r>
          </w:p>
        </w:tc>
        <w:tc>
          <w:tcPr>
            <w:tcW w:w="2200" w:type="dxa"/>
            <w:tcMar>
              <w:top w:w="70" w:type="dxa"/>
              <w:left w:w="90" w:type="dxa"/>
              <w:bottom w:w="70" w:type="dxa"/>
              <w:right w:w="90" w:type="dxa"/>
            </w:tcMar>
          </w:tcPr>
          <w:p w14:paraId="16731988"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A73EB6"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2B885B39" w14:textId="77777777">
        <w:tc>
          <w:tcPr>
            <w:tcW w:w="2650" w:type="dxa"/>
            <w:tcMar>
              <w:top w:w="70" w:type="dxa"/>
              <w:left w:w="90" w:type="dxa"/>
              <w:bottom w:w="70" w:type="dxa"/>
              <w:right w:w="90" w:type="dxa"/>
            </w:tcMar>
          </w:tcPr>
          <w:p w14:paraId="451546EC"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C4EB56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2914EC9"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9206A42" w14:textId="77777777" w:rsidR="00E01C3A" w:rsidRDefault="00CC3326">
      <w:pPr>
        <w:spacing w:before="130" w:after="260"/>
        <w:rPr>
          <w:lang w:val="pt-BR"/>
        </w:rPr>
      </w:pPr>
      <w:r>
        <w:rPr>
          <w:sz w:val="20"/>
          <w:szCs w:val="20"/>
          <w:lang w:val="pt-BR"/>
        </w:rPr>
        <w:t>Fonte: Elaborado pelos autores (2026).</w:t>
      </w:r>
    </w:p>
    <w:p w14:paraId="5B992391"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F6575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3182043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3E7A63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48E15537"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4A0E2A" w14:paraId="3AE176A6" w14:textId="77777777">
        <w:trPr>
          <w:tblHeader/>
        </w:trPr>
        <w:tc>
          <w:tcPr>
            <w:tcW w:w="2150" w:type="dxa"/>
            <w:shd w:val="clear" w:color="auto" w:fill="EDEDED"/>
            <w:tcMar>
              <w:top w:w="70" w:type="dxa"/>
              <w:left w:w="90" w:type="dxa"/>
              <w:bottom w:w="70" w:type="dxa"/>
              <w:right w:w="90" w:type="dxa"/>
            </w:tcMar>
          </w:tcPr>
          <w:p w14:paraId="078EFDC5"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3AA196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F9E4089"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51ED515" w14:textId="77777777" w:rsidR="00E01C3A" w:rsidRPr="00CE1B46" w:rsidRDefault="00CC3326">
            <w:pPr>
              <w:rPr>
                <w:lang w:val="pt-BR"/>
              </w:rPr>
            </w:pPr>
            <w:r>
              <w:rPr>
                <w:b/>
                <w:bCs/>
                <w:sz w:val="20"/>
                <w:szCs w:val="20"/>
                <w:lang w:val="pt-BR"/>
              </w:rPr>
              <w:t>Situação hoje em São Paulo</w:t>
            </w:r>
          </w:p>
        </w:tc>
      </w:tr>
      <w:tr w:rsidR="00E01C3A" w:rsidRPr="004A0E2A" w14:paraId="05D56BB5" w14:textId="77777777">
        <w:tc>
          <w:tcPr>
            <w:tcW w:w="2150" w:type="dxa"/>
            <w:tcMar>
              <w:top w:w="70" w:type="dxa"/>
              <w:left w:w="90" w:type="dxa"/>
              <w:bottom w:w="70" w:type="dxa"/>
              <w:right w:w="90" w:type="dxa"/>
            </w:tcMar>
          </w:tcPr>
          <w:p w14:paraId="7691870F"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7F732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15D0400"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86F6DD6"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4A0E2A" w14:paraId="1F0C5A03" w14:textId="77777777">
        <w:tc>
          <w:tcPr>
            <w:tcW w:w="2150" w:type="dxa"/>
            <w:tcMar>
              <w:top w:w="70" w:type="dxa"/>
              <w:left w:w="90" w:type="dxa"/>
              <w:bottom w:w="70" w:type="dxa"/>
              <w:right w:w="90" w:type="dxa"/>
            </w:tcMar>
          </w:tcPr>
          <w:p w14:paraId="6791C4B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5E355329"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EC4373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88630D7" w14:textId="77777777" w:rsidR="00E01C3A" w:rsidRPr="00CE1B46" w:rsidRDefault="00CC3326">
            <w:pPr>
              <w:rPr>
                <w:lang w:val="pt-BR"/>
              </w:rPr>
            </w:pPr>
            <w:r>
              <w:rPr>
                <w:sz w:val="20"/>
                <w:szCs w:val="20"/>
                <w:lang w:val="pt-BR"/>
              </w:rPr>
              <w:t>Inexistente. É objeto deste trabalho</w:t>
            </w:r>
          </w:p>
        </w:tc>
      </w:tr>
      <w:tr w:rsidR="00E01C3A" w:rsidRPr="004A0E2A" w14:paraId="52F0ACE9" w14:textId="77777777">
        <w:tc>
          <w:tcPr>
            <w:tcW w:w="2150" w:type="dxa"/>
            <w:tcMar>
              <w:top w:w="70" w:type="dxa"/>
              <w:left w:w="90" w:type="dxa"/>
              <w:bottom w:w="70" w:type="dxa"/>
              <w:right w:w="90" w:type="dxa"/>
            </w:tcMar>
          </w:tcPr>
          <w:p w14:paraId="37E5D784"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789C62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4B83D94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1C325B99" w14:textId="77777777" w:rsidR="00E01C3A" w:rsidRPr="00CE1B46" w:rsidRDefault="00CC3326">
            <w:pPr>
              <w:rPr>
                <w:lang w:val="pt-BR"/>
              </w:rPr>
            </w:pPr>
            <w:r>
              <w:rPr>
                <w:sz w:val="20"/>
                <w:szCs w:val="20"/>
                <w:lang w:val="pt-BR"/>
              </w:rPr>
              <w:t>Inexistente. É objeto deste trabalho</w:t>
            </w:r>
          </w:p>
        </w:tc>
      </w:tr>
      <w:tr w:rsidR="00E01C3A" w:rsidRPr="004A0E2A" w14:paraId="6E2B66B6" w14:textId="77777777">
        <w:tc>
          <w:tcPr>
            <w:tcW w:w="2150" w:type="dxa"/>
            <w:tcMar>
              <w:top w:w="70" w:type="dxa"/>
              <w:left w:w="90" w:type="dxa"/>
              <w:bottom w:w="70" w:type="dxa"/>
              <w:right w:w="90" w:type="dxa"/>
            </w:tcMar>
          </w:tcPr>
          <w:p w14:paraId="7626468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6D7C3F"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4443B74"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8A99E52" w14:textId="77777777" w:rsidR="00E01C3A" w:rsidRPr="00CE1B46" w:rsidRDefault="00CC3326">
            <w:pPr>
              <w:rPr>
                <w:lang w:val="pt-BR"/>
              </w:rPr>
            </w:pPr>
            <w:r>
              <w:rPr>
                <w:sz w:val="20"/>
                <w:szCs w:val="20"/>
                <w:lang w:val="pt-BR"/>
              </w:rPr>
              <w:t>Inexistente. É objeto deste trabalho</w:t>
            </w:r>
          </w:p>
        </w:tc>
      </w:tr>
      <w:tr w:rsidR="00E01C3A" w:rsidRPr="004A0E2A" w14:paraId="7704D0BA" w14:textId="77777777">
        <w:tc>
          <w:tcPr>
            <w:tcW w:w="2150" w:type="dxa"/>
            <w:tcMar>
              <w:top w:w="70" w:type="dxa"/>
              <w:left w:w="90" w:type="dxa"/>
              <w:bottom w:w="70" w:type="dxa"/>
              <w:right w:w="90" w:type="dxa"/>
            </w:tcMar>
          </w:tcPr>
          <w:p w14:paraId="1210336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1291B83D"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B55B54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2176830" w14:textId="77777777" w:rsidR="00E01C3A" w:rsidRPr="00CE1B46" w:rsidRDefault="00CC3326">
            <w:pPr>
              <w:rPr>
                <w:lang w:val="pt-BR"/>
              </w:rPr>
            </w:pPr>
            <w:r>
              <w:rPr>
                <w:sz w:val="20"/>
                <w:szCs w:val="20"/>
                <w:lang w:val="pt-BR"/>
              </w:rPr>
              <w:t>Contratado. Caderno de Encargos, cláusulas 7.1 e 17</w:t>
            </w:r>
          </w:p>
        </w:tc>
      </w:tr>
      <w:tr w:rsidR="00E01C3A" w14:paraId="1BA8CEFE" w14:textId="77777777">
        <w:tc>
          <w:tcPr>
            <w:tcW w:w="2150" w:type="dxa"/>
            <w:tcMar>
              <w:top w:w="70" w:type="dxa"/>
              <w:left w:w="90" w:type="dxa"/>
              <w:bottom w:w="70" w:type="dxa"/>
              <w:right w:w="90" w:type="dxa"/>
            </w:tcMar>
          </w:tcPr>
          <w:p w14:paraId="0EC860D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838CA5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5B72D17"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0F49C21F"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4A0E2A" w14:paraId="08E6C8A9" w14:textId="77777777">
        <w:tc>
          <w:tcPr>
            <w:tcW w:w="2150" w:type="dxa"/>
            <w:tcMar>
              <w:top w:w="70" w:type="dxa"/>
              <w:left w:w="90" w:type="dxa"/>
              <w:bottom w:w="70" w:type="dxa"/>
              <w:right w:w="90" w:type="dxa"/>
            </w:tcMar>
          </w:tcPr>
          <w:p w14:paraId="3619B4CD"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1339DDBD"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DFC572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4A8558D"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4A0E2A" w14:paraId="081BBF0D" w14:textId="77777777">
        <w:tc>
          <w:tcPr>
            <w:tcW w:w="2150" w:type="dxa"/>
            <w:tcMar>
              <w:top w:w="70" w:type="dxa"/>
              <w:left w:w="90" w:type="dxa"/>
              <w:bottom w:w="70" w:type="dxa"/>
              <w:right w:w="90" w:type="dxa"/>
            </w:tcMar>
          </w:tcPr>
          <w:p w14:paraId="18ACA4F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24203C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996E366"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C9E8331"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4A0E2A" w14:paraId="16C3B0D0" w14:textId="77777777">
        <w:tc>
          <w:tcPr>
            <w:tcW w:w="2150" w:type="dxa"/>
            <w:tcMar>
              <w:top w:w="70" w:type="dxa"/>
              <w:left w:w="90" w:type="dxa"/>
              <w:bottom w:w="70" w:type="dxa"/>
              <w:right w:w="90" w:type="dxa"/>
            </w:tcMar>
          </w:tcPr>
          <w:p w14:paraId="2B7D1DCE"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9ED37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1C7C2CDA"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2D1695B"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4A0E2A" w14:paraId="532FC151" w14:textId="77777777">
        <w:tc>
          <w:tcPr>
            <w:tcW w:w="2150" w:type="dxa"/>
            <w:tcMar>
              <w:top w:w="70" w:type="dxa"/>
              <w:left w:w="90" w:type="dxa"/>
              <w:bottom w:w="70" w:type="dxa"/>
              <w:right w:w="90" w:type="dxa"/>
            </w:tcMar>
          </w:tcPr>
          <w:p w14:paraId="6C62CC7D"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254BC8B4"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75F6D71"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2F66FE7" w14:textId="77777777" w:rsidR="00E01C3A" w:rsidRPr="00CE1B46" w:rsidRDefault="00CC3326">
            <w:pPr>
              <w:rPr>
                <w:lang w:val="pt-BR"/>
              </w:rPr>
            </w:pPr>
            <w:r>
              <w:rPr>
                <w:sz w:val="20"/>
                <w:szCs w:val="20"/>
                <w:lang w:val="pt-BR"/>
              </w:rPr>
              <w:t>Contratada; a medição é regulada metrologicamente</w:t>
            </w:r>
          </w:p>
        </w:tc>
      </w:tr>
    </w:tbl>
    <w:p w14:paraId="6A181671"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3921DAF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2DA47D7"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B02E496"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6908346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ACEE1BA"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B2D7F48" w14:textId="77777777">
        <w:trPr>
          <w:tblHeader/>
        </w:trPr>
        <w:tc>
          <w:tcPr>
            <w:tcW w:w="2100" w:type="dxa"/>
            <w:shd w:val="clear" w:color="auto" w:fill="EDEDED"/>
            <w:tcMar>
              <w:top w:w="70" w:type="dxa"/>
              <w:left w:w="90" w:type="dxa"/>
              <w:bottom w:w="70" w:type="dxa"/>
              <w:right w:w="90" w:type="dxa"/>
            </w:tcMar>
          </w:tcPr>
          <w:p w14:paraId="6DB69102"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0FE5DE0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084A152"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4A0E2A" w14:paraId="47E0F6FD" w14:textId="77777777">
        <w:tc>
          <w:tcPr>
            <w:tcW w:w="2100" w:type="dxa"/>
            <w:tcMar>
              <w:top w:w="70" w:type="dxa"/>
              <w:left w:w="90" w:type="dxa"/>
              <w:bottom w:w="70" w:type="dxa"/>
              <w:right w:w="90" w:type="dxa"/>
            </w:tcMar>
          </w:tcPr>
          <w:p w14:paraId="1B78EB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8F7828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1A58487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4A0E2A" w14:paraId="68528595" w14:textId="77777777">
        <w:tc>
          <w:tcPr>
            <w:tcW w:w="2100" w:type="dxa"/>
            <w:tcMar>
              <w:top w:w="70" w:type="dxa"/>
              <w:left w:w="90" w:type="dxa"/>
              <w:bottom w:w="70" w:type="dxa"/>
              <w:right w:w="90" w:type="dxa"/>
            </w:tcMar>
          </w:tcPr>
          <w:p w14:paraId="1C70281F"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15BFE96F"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E6AF554"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4A0E2A" w14:paraId="590DECD2" w14:textId="77777777">
        <w:tc>
          <w:tcPr>
            <w:tcW w:w="2100" w:type="dxa"/>
            <w:tcMar>
              <w:top w:w="70" w:type="dxa"/>
              <w:left w:w="90" w:type="dxa"/>
              <w:bottom w:w="70" w:type="dxa"/>
              <w:right w:w="90" w:type="dxa"/>
            </w:tcMar>
          </w:tcPr>
          <w:p w14:paraId="40DB9EE3"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46B4AAC"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631C8B0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4A0E2A" w14:paraId="0435E0FF" w14:textId="77777777">
        <w:tc>
          <w:tcPr>
            <w:tcW w:w="2100" w:type="dxa"/>
            <w:tcMar>
              <w:top w:w="70" w:type="dxa"/>
              <w:left w:w="90" w:type="dxa"/>
              <w:bottom w:w="70" w:type="dxa"/>
              <w:right w:w="90" w:type="dxa"/>
            </w:tcMar>
          </w:tcPr>
          <w:p w14:paraId="0643225D"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5889F6BE"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FCBB04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4A0E2A" w14:paraId="12D4E65B" w14:textId="77777777">
        <w:tc>
          <w:tcPr>
            <w:tcW w:w="2100" w:type="dxa"/>
            <w:tcMar>
              <w:top w:w="70" w:type="dxa"/>
              <w:left w:w="90" w:type="dxa"/>
              <w:bottom w:w="70" w:type="dxa"/>
              <w:right w:w="90" w:type="dxa"/>
            </w:tcMar>
          </w:tcPr>
          <w:p w14:paraId="22054445" w14:textId="77777777" w:rsidR="006B1E66" w:rsidRDefault="00CC3326">
            <w:r>
              <w:rPr>
                <w:sz w:val="20"/>
                <w:szCs w:val="20"/>
              </w:rPr>
              <w:t>Fonte de 12 V</w:t>
            </w:r>
          </w:p>
        </w:tc>
        <w:tc>
          <w:tcPr>
            <w:tcW w:w="3200" w:type="dxa"/>
            <w:tcMar>
              <w:top w:w="70" w:type="dxa"/>
              <w:left w:w="90" w:type="dxa"/>
              <w:bottom w:w="70" w:type="dxa"/>
              <w:right w:w="90" w:type="dxa"/>
            </w:tcMar>
          </w:tcPr>
          <w:p w14:paraId="3F18D64B"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6E1E32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4A0E2A" w14:paraId="1AF784DC" w14:textId="77777777">
        <w:tc>
          <w:tcPr>
            <w:tcW w:w="2100" w:type="dxa"/>
            <w:tcMar>
              <w:top w:w="70" w:type="dxa"/>
              <w:left w:w="90" w:type="dxa"/>
              <w:bottom w:w="70" w:type="dxa"/>
              <w:right w:w="90" w:type="dxa"/>
            </w:tcMar>
          </w:tcPr>
          <w:p w14:paraId="0C95DC9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6C3C7B26"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674D4907"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4B0B44E" w14:textId="77777777" w:rsidR="006B1E66" w:rsidRPr="000F5B8B" w:rsidRDefault="00CC3326">
      <w:pPr>
        <w:spacing w:before="130" w:after="260"/>
        <w:rPr>
          <w:lang w:val="pt-BR"/>
        </w:rPr>
      </w:pPr>
      <w:r>
        <w:rPr>
          <w:sz w:val="20"/>
          <w:szCs w:val="20"/>
          <w:lang w:val="pt-BR"/>
        </w:rPr>
        <w:t>Fonte: Elaborado pelos autores (2026).</w:t>
      </w:r>
    </w:p>
    <w:p w14:paraId="2A01D9A5"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2407697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4B65712A" w14:textId="77777777" w:rsidR="00044D5A" w:rsidRPr="008C0B6A" w:rsidRDefault="00285AB3">
      <w:pPr>
        <w:spacing w:after="280"/>
        <w:jc w:val="center"/>
        <w:rPr>
          <w:lang w:val="pt-BR"/>
        </w:rPr>
      </w:pPr>
      <w:r>
        <w:rPr>
          <w:sz w:val="20"/>
          <w:szCs w:val="20"/>
          <w:lang w:val="pt-BR"/>
        </w:rPr>
        <w:t>Fonte: Acervo dos autores (2026).</w:t>
      </w:r>
    </w:p>
    <w:p w14:paraId="0DB332ED"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EB55955"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E30E44C"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34B3305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5951853E"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207AF04" w14:textId="77777777">
        <w:trPr>
          <w:tblHeader/>
        </w:trPr>
        <w:tc>
          <w:tcPr>
            <w:tcW w:w="1450" w:type="dxa"/>
            <w:shd w:val="clear" w:color="auto" w:fill="EDEDED"/>
            <w:tcMar>
              <w:top w:w="60" w:type="dxa"/>
              <w:left w:w="80" w:type="dxa"/>
              <w:bottom w:w="60" w:type="dxa"/>
              <w:right w:w="80" w:type="dxa"/>
            </w:tcMar>
          </w:tcPr>
          <w:p w14:paraId="277171FE"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62EE847"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091BED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4252154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4A0E2A" w14:paraId="464FE9D8" w14:textId="77777777">
        <w:tc>
          <w:tcPr>
            <w:tcW w:w="1450" w:type="dxa"/>
            <w:tcMar>
              <w:top w:w="60" w:type="dxa"/>
              <w:left w:w="80" w:type="dxa"/>
              <w:bottom w:w="60" w:type="dxa"/>
              <w:right w:w="80" w:type="dxa"/>
            </w:tcMar>
          </w:tcPr>
          <w:p w14:paraId="5BD22550"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27EE4761" w14:textId="77777777" w:rsidR="006B1E66" w:rsidRDefault="00CC3326">
            <w:r>
              <w:rPr>
                <w:sz w:val="20"/>
                <w:szCs w:val="20"/>
              </w:rPr>
              <w:t>ESP32</w:t>
            </w:r>
          </w:p>
        </w:tc>
        <w:tc>
          <w:tcPr>
            <w:tcW w:w="1950" w:type="dxa"/>
            <w:tcMar>
              <w:top w:w="60" w:type="dxa"/>
              <w:left w:w="80" w:type="dxa"/>
              <w:bottom w:w="60" w:type="dxa"/>
              <w:right w:w="80" w:type="dxa"/>
            </w:tcMar>
          </w:tcPr>
          <w:p w14:paraId="7B351B7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3F6CA70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4A0E2A" w14:paraId="79949A39" w14:textId="77777777">
        <w:tc>
          <w:tcPr>
            <w:tcW w:w="1450" w:type="dxa"/>
            <w:tcMar>
              <w:top w:w="60" w:type="dxa"/>
              <w:left w:w="80" w:type="dxa"/>
              <w:bottom w:w="60" w:type="dxa"/>
              <w:right w:w="80" w:type="dxa"/>
            </w:tcMar>
          </w:tcPr>
          <w:p w14:paraId="02CACF73"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985294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48E1D2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B0067A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4A0E2A" w14:paraId="4343F7B8" w14:textId="77777777">
        <w:tc>
          <w:tcPr>
            <w:tcW w:w="1450" w:type="dxa"/>
            <w:tcMar>
              <w:top w:w="60" w:type="dxa"/>
              <w:left w:w="80" w:type="dxa"/>
              <w:bottom w:w="60" w:type="dxa"/>
              <w:right w:w="80" w:type="dxa"/>
            </w:tcMar>
          </w:tcPr>
          <w:p w14:paraId="54ED7DE2" w14:textId="77777777" w:rsidR="006B1E66" w:rsidRDefault="00CC3326">
            <w:r>
              <w:rPr>
                <w:sz w:val="20"/>
                <w:szCs w:val="20"/>
              </w:rPr>
              <w:t>Fonte de luz</w:t>
            </w:r>
          </w:p>
        </w:tc>
        <w:tc>
          <w:tcPr>
            <w:tcW w:w="1750" w:type="dxa"/>
            <w:tcMar>
              <w:top w:w="60" w:type="dxa"/>
              <w:left w:w="80" w:type="dxa"/>
              <w:bottom w:w="60" w:type="dxa"/>
              <w:right w:w="80" w:type="dxa"/>
            </w:tcMar>
          </w:tcPr>
          <w:p w14:paraId="360326A3"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1EE0565"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1351C6CA"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4A0E2A" w14:paraId="682B0CA0" w14:textId="77777777">
        <w:tc>
          <w:tcPr>
            <w:tcW w:w="1450" w:type="dxa"/>
            <w:tcMar>
              <w:top w:w="60" w:type="dxa"/>
              <w:left w:w="80" w:type="dxa"/>
              <w:bottom w:w="60" w:type="dxa"/>
              <w:right w:w="80" w:type="dxa"/>
            </w:tcMar>
          </w:tcPr>
          <w:p w14:paraId="21831A7F"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3D9C4D02"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0431B8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983965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4A0E2A" w14:paraId="32610974" w14:textId="77777777">
        <w:tc>
          <w:tcPr>
            <w:tcW w:w="1450" w:type="dxa"/>
            <w:tcMar>
              <w:top w:w="60" w:type="dxa"/>
              <w:left w:w="80" w:type="dxa"/>
              <w:bottom w:w="60" w:type="dxa"/>
              <w:right w:w="80" w:type="dxa"/>
            </w:tcMar>
          </w:tcPr>
          <w:p w14:paraId="5690367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586FD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56AA8D4B"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7FB6510"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FB47D88" w14:textId="77777777" w:rsidR="006B1E66" w:rsidRPr="000F5B8B" w:rsidRDefault="00CC3326">
      <w:pPr>
        <w:spacing w:before="130" w:after="260"/>
        <w:rPr>
          <w:lang w:val="pt-BR"/>
        </w:rPr>
      </w:pPr>
      <w:r>
        <w:rPr>
          <w:sz w:val="20"/>
          <w:szCs w:val="20"/>
          <w:lang w:val="pt-BR"/>
        </w:rPr>
        <w:t>Fonte: Elaborado pelos autores (2026).</w:t>
      </w:r>
    </w:p>
    <w:p w14:paraId="5A40B4CE"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7F6519F9"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4A26F2C"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468FE5CB"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96F6B6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6278DD6F"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1D3C4F0"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44370E5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F2D1F2F"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111F4D0"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B1E422F" w14:textId="77777777">
        <w:trPr>
          <w:tblHeader/>
        </w:trPr>
        <w:tc>
          <w:tcPr>
            <w:tcW w:w="1700" w:type="dxa"/>
            <w:shd w:val="clear" w:color="auto" w:fill="EDEDED"/>
            <w:tcMar>
              <w:top w:w="70" w:type="dxa"/>
              <w:left w:w="90" w:type="dxa"/>
              <w:bottom w:w="70" w:type="dxa"/>
              <w:right w:w="90" w:type="dxa"/>
            </w:tcMar>
          </w:tcPr>
          <w:p w14:paraId="38E9A5E1"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8D8C2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2F4728E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7F8493B" w14:textId="77777777" w:rsidR="006B1E66" w:rsidRDefault="00CC3326">
            <w:proofErr w:type="spellStart"/>
            <w:r>
              <w:rPr>
                <w:b/>
                <w:bCs/>
                <w:sz w:val="20"/>
                <w:szCs w:val="20"/>
              </w:rPr>
              <w:t>Observação</w:t>
            </w:r>
            <w:proofErr w:type="spellEnd"/>
          </w:p>
        </w:tc>
      </w:tr>
      <w:tr w:rsidR="006B1E66" w:rsidRPr="004A0E2A" w14:paraId="6005F26E" w14:textId="77777777">
        <w:tc>
          <w:tcPr>
            <w:tcW w:w="1700" w:type="dxa"/>
            <w:tcMar>
              <w:top w:w="70" w:type="dxa"/>
              <w:left w:w="90" w:type="dxa"/>
              <w:bottom w:w="70" w:type="dxa"/>
              <w:right w:w="90" w:type="dxa"/>
            </w:tcMar>
          </w:tcPr>
          <w:p w14:paraId="02DDF88B"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8949C8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1845AB15"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43C10C6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4A0E2A" w14:paraId="483F9CBD" w14:textId="77777777">
        <w:tc>
          <w:tcPr>
            <w:tcW w:w="1700" w:type="dxa"/>
            <w:tcMar>
              <w:top w:w="70" w:type="dxa"/>
              <w:left w:w="90" w:type="dxa"/>
              <w:bottom w:w="70" w:type="dxa"/>
              <w:right w:w="90" w:type="dxa"/>
            </w:tcMar>
          </w:tcPr>
          <w:p w14:paraId="5F326171"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AD11314"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1D5B6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6ED04DA5" w14:textId="77777777" w:rsidR="006B1E66" w:rsidRPr="000F5B8B" w:rsidRDefault="00CC3326">
            <w:pPr>
              <w:rPr>
                <w:lang w:val="pt-BR"/>
              </w:rPr>
            </w:pPr>
            <w:r>
              <w:rPr>
                <w:sz w:val="20"/>
                <w:szCs w:val="20"/>
                <w:lang w:val="pt-BR"/>
              </w:rPr>
              <w:t>Referência para o cálculo da taxa de variação</w:t>
            </w:r>
          </w:p>
        </w:tc>
      </w:tr>
      <w:tr w:rsidR="006B1E66" w:rsidRPr="004A0E2A" w14:paraId="2099D53C" w14:textId="77777777">
        <w:tc>
          <w:tcPr>
            <w:tcW w:w="1700" w:type="dxa"/>
            <w:tcMar>
              <w:top w:w="70" w:type="dxa"/>
              <w:left w:w="90" w:type="dxa"/>
              <w:bottom w:w="70" w:type="dxa"/>
              <w:right w:w="90" w:type="dxa"/>
            </w:tcMar>
          </w:tcPr>
          <w:p w14:paraId="4B6CEAC8"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C77D89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0CBDF6B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ADE793" w14:textId="77777777" w:rsidR="006B1E66" w:rsidRPr="000F5B8B" w:rsidRDefault="00CC3326">
            <w:pPr>
              <w:rPr>
                <w:lang w:val="pt-BR"/>
              </w:rPr>
            </w:pPr>
            <w:r>
              <w:rPr>
                <w:sz w:val="20"/>
                <w:szCs w:val="20"/>
                <w:lang w:val="pt-BR"/>
              </w:rPr>
              <w:t>Limite inferior verificado antes de cada atuação</w:t>
            </w:r>
          </w:p>
        </w:tc>
      </w:tr>
      <w:tr w:rsidR="006B1E66" w:rsidRPr="004A0E2A" w14:paraId="046FC68D" w14:textId="77777777">
        <w:tc>
          <w:tcPr>
            <w:tcW w:w="1700" w:type="dxa"/>
            <w:tcMar>
              <w:top w:w="70" w:type="dxa"/>
              <w:left w:w="90" w:type="dxa"/>
              <w:bottom w:w="70" w:type="dxa"/>
              <w:right w:w="90" w:type="dxa"/>
            </w:tcMar>
          </w:tcPr>
          <w:p w14:paraId="489628C0"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43A6324E"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9E4AB0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348243CC"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4A0E2A" w14:paraId="53546F8D" w14:textId="77777777">
        <w:tc>
          <w:tcPr>
            <w:tcW w:w="1700" w:type="dxa"/>
            <w:tcMar>
              <w:top w:w="70" w:type="dxa"/>
              <w:left w:w="90" w:type="dxa"/>
              <w:bottom w:w="70" w:type="dxa"/>
              <w:right w:w="90" w:type="dxa"/>
            </w:tcMar>
          </w:tcPr>
          <w:p w14:paraId="4F20AFB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402DF6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D41EC14"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0A9DCD"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9486942" w14:textId="77777777" w:rsidR="006B1E66" w:rsidRPr="000F5B8B" w:rsidRDefault="00CC3326">
      <w:pPr>
        <w:spacing w:before="130" w:after="260"/>
        <w:rPr>
          <w:lang w:val="pt-BR"/>
        </w:rPr>
      </w:pPr>
      <w:r>
        <w:rPr>
          <w:sz w:val="20"/>
          <w:szCs w:val="20"/>
          <w:lang w:val="pt-BR"/>
        </w:rPr>
        <w:t>Fonte: Elaborado pelos autores (2026).</w:t>
      </w:r>
    </w:p>
    <w:p w14:paraId="19FAFE8B"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4D03CDBF"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25F8FB85"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BD5DCB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3680D8D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080C1FE1" w14:textId="77777777" w:rsidR="00044D5A" w:rsidRPr="008C0B6A" w:rsidRDefault="00285AB3">
      <w:pPr>
        <w:spacing w:after="280"/>
        <w:jc w:val="center"/>
        <w:rPr>
          <w:lang w:val="pt-BR"/>
        </w:rPr>
      </w:pPr>
      <w:r>
        <w:rPr>
          <w:sz w:val="20"/>
          <w:szCs w:val="20"/>
          <w:lang w:val="pt-BR"/>
        </w:rPr>
        <w:t>Fonte: Acervo dos autores (2026).</w:t>
      </w:r>
    </w:p>
    <w:p w14:paraId="542FB7CE"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5AB3519"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5420E310"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0CB3B4A2"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52559D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F415F2"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2FACF6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AF2E713"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0397A32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B5A6162"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556ED7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72E14B57"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481449A2"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4D599D99"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FFD6F2"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4EE5A5A7"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5B10EA29"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32F4065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56A49445"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D8F249"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7D39E7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C73A4DB"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B88640A"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A729E7D"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A36E67F"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7355BB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50D7E69"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01B75BB0"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724524BC"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19F2A2C"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221BDB7"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377E641"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9C91E1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7394F17C"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34010FAB"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27C2E31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A8DFC1B"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0D9E75"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0984B1B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2A290B2"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7195E6F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1ECB481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799354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B9CE078"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C5C3E20"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9C825F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E666F57"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ACA564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6F5D2E1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4BF41FD"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6692298" w14:textId="77777777">
        <w:trPr>
          <w:tblHeader/>
        </w:trPr>
        <w:tc>
          <w:tcPr>
            <w:tcW w:w="2100" w:type="dxa"/>
            <w:shd w:val="clear" w:color="auto" w:fill="EDEDED"/>
            <w:tcMar>
              <w:top w:w="70" w:type="dxa"/>
              <w:left w:w="90" w:type="dxa"/>
              <w:bottom w:w="70" w:type="dxa"/>
              <w:right w:w="90" w:type="dxa"/>
            </w:tcMar>
          </w:tcPr>
          <w:p w14:paraId="185361F3"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1E1755A"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15FE1E0"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4A0E2A" w14:paraId="649D2BEC" w14:textId="77777777">
        <w:tc>
          <w:tcPr>
            <w:tcW w:w="2100" w:type="dxa"/>
            <w:tcMar>
              <w:top w:w="70" w:type="dxa"/>
              <w:left w:w="90" w:type="dxa"/>
              <w:bottom w:w="70" w:type="dxa"/>
              <w:right w:w="90" w:type="dxa"/>
            </w:tcMar>
          </w:tcPr>
          <w:p w14:paraId="6A610159"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67DB542"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9F7D7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4A0E2A" w14:paraId="1108E3EC" w14:textId="77777777">
        <w:tc>
          <w:tcPr>
            <w:tcW w:w="2100" w:type="dxa"/>
            <w:tcMar>
              <w:top w:w="70" w:type="dxa"/>
              <w:left w:w="90" w:type="dxa"/>
              <w:bottom w:w="70" w:type="dxa"/>
              <w:right w:w="90" w:type="dxa"/>
            </w:tcMar>
          </w:tcPr>
          <w:p w14:paraId="7CAAF9F0"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46435A08"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20E1C9D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4A0E2A" w14:paraId="165E7E0F" w14:textId="77777777">
        <w:tc>
          <w:tcPr>
            <w:tcW w:w="2100" w:type="dxa"/>
            <w:tcMar>
              <w:top w:w="70" w:type="dxa"/>
              <w:left w:w="90" w:type="dxa"/>
              <w:bottom w:w="70" w:type="dxa"/>
              <w:right w:w="90" w:type="dxa"/>
            </w:tcMar>
          </w:tcPr>
          <w:p w14:paraId="1D1C8BA9"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6B268B56"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BC643E"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4A0E2A" w14:paraId="4FC1EDAB" w14:textId="77777777">
        <w:tc>
          <w:tcPr>
            <w:tcW w:w="2100" w:type="dxa"/>
            <w:tcMar>
              <w:top w:w="70" w:type="dxa"/>
              <w:left w:w="90" w:type="dxa"/>
              <w:bottom w:w="70" w:type="dxa"/>
              <w:right w:w="90" w:type="dxa"/>
            </w:tcMar>
          </w:tcPr>
          <w:p w14:paraId="4216CFA1"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028269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F5D0CD4"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4A0E2A" w14:paraId="05284E7C" w14:textId="77777777">
        <w:tc>
          <w:tcPr>
            <w:tcW w:w="2100" w:type="dxa"/>
            <w:tcMar>
              <w:top w:w="70" w:type="dxa"/>
              <w:left w:w="90" w:type="dxa"/>
              <w:bottom w:w="70" w:type="dxa"/>
              <w:right w:w="90" w:type="dxa"/>
            </w:tcMar>
          </w:tcPr>
          <w:p w14:paraId="5DC79A60"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4D7A4C3C"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67CB8132"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6578D10" w14:textId="77777777" w:rsidR="006B1E66" w:rsidRPr="000F5B8B" w:rsidRDefault="00CC3326">
      <w:pPr>
        <w:spacing w:before="130" w:after="260"/>
        <w:rPr>
          <w:lang w:val="pt-BR"/>
        </w:rPr>
      </w:pPr>
      <w:r>
        <w:rPr>
          <w:sz w:val="20"/>
          <w:szCs w:val="20"/>
          <w:lang w:val="pt-BR"/>
        </w:rPr>
        <w:t>Fonte: Elaborado pelos autores (2026).</w:t>
      </w:r>
    </w:p>
    <w:p w14:paraId="17CB8A7D"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768C91A2"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9BBE4D9"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0847090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8318A10"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F8A56B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492D683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E041FF5"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2F4ADE42"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63D6550"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4980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1A287ECA"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E94BABD"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4ACCB6B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A8A13A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0E1F9AC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D805F03"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70C9D6D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A43235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CAE72A1"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4A0E2A" w14:paraId="33C5D5EB" w14:textId="77777777">
        <w:trPr>
          <w:tblHeader/>
        </w:trPr>
        <w:tc>
          <w:tcPr>
            <w:tcW w:w="1700" w:type="dxa"/>
            <w:shd w:val="clear" w:color="auto" w:fill="EDEDED"/>
            <w:tcMar>
              <w:top w:w="70" w:type="dxa"/>
              <w:left w:w="90" w:type="dxa"/>
              <w:bottom w:w="70" w:type="dxa"/>
              <w:right w:w="90" w:type="dxa"/>
            </w:tcMar>
          </w:tcPr>
          <w:p w14:paraId="5B7057A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FDFF20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4D556F4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19BDEF9" w14:textId="77777777" w:rsidR="006B1E66" w:rsidRPr="000F5B8B" w:rsidRDefault="00CC3326">
            <w:pPr>
              <w:rPr>
                <w:lang w:val="pt-BR"/>
              </w:rPr>
            </w:pPr>
            <w:r>
              <w:rPr>
                <w:b/>
                <w:bCs/>
                <w:sz w:val="20"/>
                <w:szCs w:val="20"/>
                <w:lang w:val="pt-BR"/>
              </w:rPr>
              <w:t>Iluminância vertical mínima mantida (lux)</w:t>
            </w:r>
          </w:p>
        </w:tc>
      </w:tr>
      <w:tr w:rsidR="006B1E66" w14:paraId="26133559" w14:textId="77777777">
        <w:tc>
          <w:tcPr>
            <w:tcW w:w="1700" w:type="dxa"/>
            <w:tcMar>
              <w:top w:w="70" w:type="dxa"/>
              <w:left w:w="90" w:type="dxa"/>
              <w:bottom w:w="70" w:type="dxa"/>
              <w:right w:w="90" w:type="dxa"/>
            </w:tcMar>
          </w:tcPr>
          <w:p w14:paraId="47AC5B9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3A423A59" w14:textId="77777777" w:rsidR="006B1E66" w:rsidRDefault="00CC3326">
            <w:r>
              <w:rPr>
                <w:sz w:val="20"/>
                <w:szCs w:val="20"/>
              </w:rPr>
              <w:t>10</w:t>
            </w:r>
          </w:p>
        </w:tc>
        <w:tc>
          <w:tcPr>
            <w:tcW w:w="2400" w:type="dxa"/>
            <w:tcMar>
              <w:top w:w="70" w:type="dxa"/>
              <w:left w:w="90" w:type="dxa"/>
              <w:bottom w:w="70" w:type="dxa"/>
              <w:right w:w="90" w:type="dxa"/>
            </w:tcMar>
          </w:tcPr>
          <w:p w14:paraId="19C52C4B" w14:textId="77777777" w:rsidR="006B1E66" w:rsidRDefault="00CC3326">
            <w:r>
              <w:rPr>
                <w:sz w:val="20"/>
                <w:szCs w:val="20"/>
              </w:rPr>
              <w:t>2,0</w:t>
            </w:r>
          </w:p>
        </w:tc>
        <w:tc>
          <w:tcPr>
            <w:tcW w:w="2471" w:type="dxa"/>
            <w:tcMar>
              <w:top w:w="70" w:type="dxa"/>
              <w:left w:w="90" w:type="dxa"/>
              <w:bottom w:w="70" w:type="dxa"/>
              <w:right w:w="90" w:type="dxa"/>
            </w:tcMar>
          </w:tcPr>
          <w:p w14:paraId="3C41096B" w14:textId="77777777" w:rsidR="006B1E66" w:rsidRDefault="00CC3326">
            <w:r>
              <w:rPr>
                <w:sz w:val="20"/>
                <w:szCs w:val="20"/>
              </w:rPr>
              <w:t>3,0</w:t>
            </w:r>
          </w:p>
        </w:tc>
      </w:tr>
      <w:tr w:rsidR="006B1E66" w14:paraId="5AAEB136" w14:textId="77777777">
        <w:tc>
          <w:tcPr>
            <w:tcW w:w="1700" w:type="dxa"/>
            <w:tcMar>
              <w:top w:w="70" w:type="dxa"/>
              <w:left w:w="90" w:type="dxa"/>
              <w:bottom w:w="70" w:type="dxa"/>
              <w:right w:w="90" w:type="dxa"/>
            </w:tcMar>
          </w:tcPr>
          <w:p w14:paraId="49F26B40"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40960DF" w14:textId="77777777" w:rsidR="006B1E66" w:rsidRDefault="00CC3326">
            <w:r>
              <w:rPr>
                <w:sz w:val="20"/>
                <w:szCs w:val="20"/>
              </w:rPr>
              <w:t>7,5</w:t>
            </w:r>
          </w:p>
        </w:tc>
        <w:tc>
          <w:tcPr>
            <w:tcW w:w="2400" w:type="dxa"/>
            <w:tcMar>
              <w:top w:w="70" w:type="dxa"/>
              <w:left w:w="90" w:type="dxa"/>
              <w:bottom w:w="70" w:type="dxa"/>
              <w:right w:w="90" w:type="dxa"/>
            </w:tcMar>
          </w:tcPr>
          <w:p w14:paraId="26D6370F" w14:textId="77777777" w:rsidR="006B1E66" w:rsidRDefault="00CC3326">
            <w:r>
              <w:rPr>
                <w:sz w:val="20"/>
                <w:szCs w:val="20"/>
              </w:rPr>
              <w:t>1,5</w:t>
            </w:r>
          </w:p>
        </w:tc>
        <w:tc>
          <w:tcPr>
            <w:tcW w:w="2471" w:type="dxa"/>
            <w:tcMar>
              <w:top w:w="70" w:type="dxa"/>
              <w:left w:w="90" w:type="dxa"/>
              <w:bottom w:w="70" w:type="dxa"/>
              <w:right w:w="90" w:type="dxa"/>
            </w:tcMar>
          </w:tcPr>
          <w:p w14:paraId="030B1198" w14:textId="77777777" w:rsidR="006B1E66" w:rsidRDefault="00CC3326">
            <w:r>
              <w:rPr>
                <w:sz w:val="20"/>
                <w:szCs w:val="20"/>
              </w:rPr>
              <w:t>2,5</w:t>
            </w:r>
          </w:p>
        </w:tc>
      </w:tr>
      <w:tr w:rsidR="006B1E66" w14:paraId="0EB5B60E" w14:textId="77777777">
        <w:tc>
          <w:tcPr>
            <w:tcW w:w="1700" w:type="dxa"/>
            <w:tcMar>
              <w:top w:w="70" w:type="dxa"/>
              <w:left w:w="90" w:type="dxa"/>
              <w:bottom w:w="70" w:type="dxa"/>
              <w:right w:w="90" w:type="dxa"/>
            </w:tcMar>
          </w:tcPr>
          <w:p w14:paraId="7AD138E9"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478140C0" w14:textId="77777777" w:rsidR="006B1E66" w:rsidRDefault="00CC3326">
            <w:r>
              <w:rPr>
                <w:sz w:val="20"/>
                <w:szCs w:val="20"/>
              </w:rPr>
              <w:t>5,0</w:t>
            </w:r>
          </w:p>
        </w:tc>
        <w:tc>
          <w:tcPr>
            <w:tcW w:w="2400" w:type="dxa"/>
            <w:tcMar>
              <w:top w:w="70" w:type="dxa"/>
              <w:left w:w="90" w:type="dxa"/>
              <w:bottom w:w="70" w:type="dxa"/>
              <w:right w:w="90" w:type="dxa"/>
            </w:tcMar>
          </w:tcPr>
          <w:p w14:paraId="449DD433" w14:textId="77777777" w:rsidR="006B1E66" w:rsidRDefault="00CC3326">
            <w:r>
              <w:rPr>
                <w:sz w:val="20"/>
                <w:szCs w:val="20"/>
              </w:rPr>
              <w:t>1,0</w:t>
            </w:r>
          </w:p>
        </w:tc>
        <w:tc>
          <w:tcPr>
            <w:tcW w:w="2471" w:type="dxa"/>
            <w:tcMar>
              <w:top w:w="70" w:type="dxa"/>
              <w:left w:w="90" w:type="dxa"/>
              <w:bottom w:w="70" w:type="dxa"/>
              <w:right w:w="90" w:type="dxa"/>
            </w:tcMar>
          </w:tcPr>
          <w:p w14:paraId="75E2892F" w14:textId="77777777" w:rsidR="006B1E66" w:rsidRDefault="00CC3326">
            <w:r>
              <w:rPr>
                <w:sz w:val="20"/>
                <w:szCs w:val="20"/>
              </w:rPr>
              <w:t>1,5</w:t>
            </w:r>
          </w:p>
        </w:tc>
      </w:tr>
      <w:tr w:rsidR="006B1E66" w14:paraId="22B548DA" w14:textId="77777777">
        <w:tc>
          <w:tcPr>
            <w:tcW w:w="1700" w:type="dxa"/>
            <w:tcMar>
              <w:top w:w="70" w:type="dxa"/>
              <w:left w:w="90" w:type="dxa"/>
              <w:bottom w:w="70" w:type="dxa"/>
              <w:right w:w="90" w:type="dxa"/>
            </w:tcMar>
          </w:tcPr>
          <w:p w14:paraId="6C15F2CD"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11099C3" w14:textId="77777777" w:rsidR="006B1E66" w:rsidRDefault="00CC3326">
            <w:r>
              <w:rPr>
                <w:sz w:val="20"/>
                <w:szCs w:val="20"/>
              </w:rPr>
              <w:t>3,0</w:t>
            </w:r>
          </w:p>
        </w:tc>
        <w:tc>
          <w:tcPr>
            <w:tcW w:w="2400" w:type="dxa"/>
            <w:tcMar>
              <w:top w:w="70" w:type="dxa"/>
              <w:left w:w="90" w:type="dxa"/>
              <w:bottom w:w="70" w:type="dxa"/>
              <w:right w:w="90" w:type="dxa"/>
            </w:tcMar>
          </w:tcPr>
          <w:p w14:paraId="14E787EA" w14:textId="77777777" w:rsidR="006B1E66" w:rsidRDefault="00CC3326">
            <w:r>
              <w:rPr>
                <w:sz w:val="20"/>
                <w:szCs w:val="20"/>
              </w:rPr>
              <w:t>0,6</w:t>
            </w:r>
          </w:p>
        </w:tc>
        <w:tc>
          <w:tcPr>
            <w:tcW w:w="2471" w:type="dxa"/>
            <w:tcMar>
              <w:top w:w="70" w:type="dxa"/>
              <w:left w:w="90" w:type="dxa"/>
              <w:bottom w:w="70" w:type="dxa"/>
              <w:right w:w="90" w:type="dxa"/>
            </w:tcMar>
          </w:tcPr>
          <w:p w14:paraId="1155C6B8" w14:textId="77777777" w:rsidR="006B1E66" w:rsidRDefault="00CC3326">
            <w:r>
              <w:rPr>
                <w:sz w:val="20"/>
                <w:szCs w:val="20"/>
              </w:rPr>
              <w:t>1,0</w:t>
            </w:r>
          </w:p>
        </w:tc>
      </w:tr>
    </w:tbl>
    <w:p w14:paraId="1FB89C07" w14:textId="77777777" w:rsidR="006B1E66" w:rsidRPr="000F5B8B" w:rsidRDefault="00CC3326">
      <w:pPr>
        <w:spacing w:before="130" w:after="260"/>
        <w:rPr>
          <w:lang w:val="pt-BR"/>
        </w:rPr>
      </w:pPr>
      <w:r>
        <w:rPr>
          <w:sz w:val="20"/>
          <w:szCs w:val="20"/>
          <w:lang w:val="pt-BR"/>
        </w:rPr>
        <w:t>Fonte: Adaptado da ABNT NBR 5101 (2024).</w:t>
      </w:r>
    </w:p>
    <w:p w14:paraId="0846814D"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13DB28C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9B786B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70B9394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CD76E94"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3FB9DB23"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5818B078"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4636D4DE"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912A5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C12B98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563588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F487556"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9CA177E"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8F41FE8"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6878C6A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7C6A8195"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CFA2DD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4BC41A1"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52E98C1"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67A6E0BA"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8083DC1"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3F35C418"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CB0A24A"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F4EB4FD"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39825262"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9F58D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71FDE6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CA445BA"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31B90967" w14:textId="77777777">
        <w:trPr>
          <w:tblHeader/>
        </w:trPr>
        <w:tc>
          <w:tcPr>
            <w:tcW w:w="2300" w:type="dxa"/>
            <w:shd w:val="clear" w:color="auto" w:fill="EDEDED"/>
            <w:tcMar>
              <w:top w:w="70" w:type="dxa"/>
              <w:left w:w="90" w:type="dxa"/>
              <w:bottom w:w="70" w:type="dxa"/>
              <w:right w:w="90" w:type="dxa"/>
            </w:tcMar>
          </w:tcPr>
          <w:p w14:paraId="0513B369"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FD67785"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1B401E2" w14:textId="77777777" w:rsidR="00E01C3A" w:rsidRDefault="00CC3326">
            <w:proofErr w:type="spellStart"/>
            <w:r>
              <w:rPr>
                <w:b/>
                <w:bCs/>
                <w:sz w:val="20"/>
                <w:szCs w:val="20"/>
              </w:rPr>
              <w:t>Origem</w:t>
            </w:r>
            <w:proofErr w:type="spellEnd"/>
          </w:p>
        </w:tc>
      </w:tr>
      <w:tr w:rsidR="00E01C3A" w:rsidRPr="004A0E2A" w14:paraId="61B9CFA1" w14:textId="77777777">
        <w:tc>
          <w:tcPr>
            <w:tcW w:w="2300" w:type="dxa"/>
            <w:tcMar>
              <w:top w:w="70" w:type="dxa"/>
              <w:left w:w="90" w:type="dxa"/>
              <w:bottom w:w="70" w:type="dxa"/>
              <w:right w:w="90" w:type="dxa"/>
            </w:tcMar>
          </w:tcPr>
          <w:p w14:paraId="22AA872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30F37F0" w14:textId="77777777" w:rsidR="00E01C3A" w:rsidRDefault="00CC3326">
            <w:r>
              <w:rPr>
                <w:sz w:val="20"/>
                <w:szCs w:val="20"/>
              </w:rPr>
              <w:t>40 W</w:t>
            </w:r>
          </w:p>
        </w:tc>
        <w:tc>
          <w:tcPr>
            <w:tcW w:w="3971" w:type="dxa"/>
            <w:tcMar>
              <w:top w:w="70" w:type="dxa"/>
              <w:left w:w="90" w:type="dxa"/>
              <w:bottom w:w="70" w:type="dxa"/>
              <w:right w:w="90" w:type="dxa"/>
            </w:tcMar>
          </w:tcPr>
          <w:p w14:paraId="79E1AD1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4A0E2A" w14:paraId="20873960" w14:textId="77777777">
        <w:tc>
          <w:tcPr>
            <w:tcW w:w="2300" w:type="dxa"/>
            <w:tcMar>
              <w:top w:w="70" w:type="dxa"/>
              <w:left w:w="90" w:type="dxa"/>
              <w:bottom w:w="70" w:type="dxa"/>
              <w:right w:w="90" w:type="dxa"/>
            </w:tcMar>
          </w:tcPr>
          <w:p w14:paraId="305F2B88"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E15C44A"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4183A74" w14:textId="77777777" w:rsidR="00E01C3A" w:rsidRPr="00CE1B46" w:rsidRDefault="00CC3326">
            <w:pPr>
              <w:rPr>
                <w:lang w:val="pt-BR"/>
              </w:rPr>
            </w:pPr>
            <w:r>
              <w:rPr>
                <w:sz w:val="20"/>
                <w:szCs w:val="20"/>
                <w:lang w:val="pt-BR"/>
              </w:rPr>
              <w:t>Eficácia mínima exigida de toda luminária do parque</w:t>
            </w:r>
          </w:p>
        </w:tc>
      </w:tr>
      <w:tr w:rsidR="00E01C3A" w:rsidRPr="004A0E2A" w14:paraId="45495AE2" w14:textId="77777777">
        <w:tc>
          <w:tcPr>
            <w:tcW w:w="2300" w:type="dxa"/>
            <w:tcMar>
              <w:top w:w="70" w:type="dxa"/>
              <w:left w:w="90" w:type="dxa"/>
              <w:bottom w:w="70" w:type="dxa"/>
              <w:right w:w="90" w:type="dxa"/>
            </w:tcMar>
          </w:tcPr>
          <w:p w14:paraId="7EB0EB6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4445604"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CA4B1E5" w14:textId="77777777" w:rsidR="00E01C3A" w:rsidRPr="00CE1B46" w:rsidRDefault="00CC3326">
            <w:pPr>
              <w:rPr>
                <w:lang w:val="pt-BR"/>
              </w:rPr>
            </w:pPr>
            <w:r>
              <w:rPr>
                <w:sz w:val="20"/>
                <w:szCs w:val="20"/>
                <w:lang w:val="pt-BR"/>
              </w:rPr>
              <w:t>Exigência contratual para o driver</w:t>
            </w:r>
          </w:p>
        </w:tc>
      </w:tr>
      <w:tr w:rsidR="00E01C3A" w14:paraId="733342B0" w14:textId="77777777">
        <w:tc>
          <w:tcPr>
            <w:tcW w:w="2300" w:type="dxa"/>
            <w:tcMar>
              <w:top w:w="70" w:type="dxa"/>
              <w:left w:w="90" w:type="dxa"/>
              <w:bottom w:w="70" w:type="dxa"/>
              <w:right w:w="90" w:type="dxa"/>
            </w:tcMar>
          </w:tcPr>
          <w:p w14:paraId="2A306EE3"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1F1ACBB0"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6204F4E1"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4A0E2A" w14:paraId="1A6B3BFE" w14:textId="77777777">
        <w:tc>
          <w:tcPr>
            <w:tcW w:w="2300" w:type="dxa"/>
            <w:tcMar>
              <w:top w:w="70" w:type="dxa"/>
              <w:left w:w="90" w:type="dxa"/>
              <w:bottom w:w="70" w:type="dxa"/>
              <w:right w:w="90" w:type="dxa"/>
            </w:tcMar>
          </w:tcPr>
          <w:p w14:paraId="109249CF"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726450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2329AD8" w14:textId="77777777" w:rsidR="00E01C3A" w:rsidRPr="00CE1B46" w:rsidRDefault="00CC3326">
            <w:pPr>
              <w:rPr>
                <w:lang w:val="pt-BR"/>
              </w:rPr>
            </w:pPr>
            <w:r>
              <w:rPr>
                <w:sz w:val="20"/>
                <w:szCs w:val="20"/>
                <w:lang w:val="pt-BR"/>
              </w:rPr>
              <w:t>Declarado como viés na delimitação ao final desta subseção</w:t>
            </w:r>
          </w:p>
        </w:tc>
      </w:tr>
    </w:tbl>
    <w:p w14:paraId="1EE94BED" w14:textId="77777777" w:rsidR="00E01C3A" w:rsidRDefault="00CC3326">
      <w:pPr>
        <w:spacing w:before="130" w:after="260"/>
        <w:rPr>
          <w:lang w:val="pt-BR"/>
        </w:rPr>
      </w:pPr>
      <w:r>
        <w:rPr>
          <w:sz w:val="20"/>
          <w:szCs w:val="20"/>
          <w:lang w:val="pt-BR"/>
        </w:rPr>
        <w:t>Fonte: Elaborado pelos autores (2026) a partir de São Paulo (2015).</w:t>
      </w:r>
    </w:p>
    <w:p w14:paraId="771295F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1F1020E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8CA7D8E"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B3F894E"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F832B35"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61D8119"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4EE64D7"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489F4DE4" w14:textId="77777777" w:rsidR="00E01C3A" w:rsidRDefault="00CC3326">
      <w:pPr>
        <w:spacing w:after="120" w:line="360" w:lineRule="auto"/>
        <w:ind w:firstLine="709"/>
        <w:jc w:val="both"/>
        <w:rPr>
          <w:lang w:val="pt-BR"/>
        </w:rPr>
      </w:pPr>
      <w:r>
        <w:rPr>
          <w:lang w:val="pt-BR"/>
        </w:rPr>
        <w:t xml:space="preserve">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w:t>
      </w:r>
      <w:del w:id="30013" w:author="Vitor Oliveira" w:date="2026-10-11T03:00:00Z">
        <w:r>
          <w:rPr>
            <w:lang w:val="pt-BR"/>
          </w:rPr>
          <w:delText xml:space="preserve">o banco de dados, que o roteiro trata à parte, segue em 3.13.</w:delText>
        </w:r>
      </w:del>
      <w:ins w:id="30014" w:author="Vitor Oliveira" w:date="2026-10-11T03:00:00Z">
        <w:r>
          <w:rPr>
            <w:lang w:val="pt-BR"/>
          </w:rPr>
          <w:t xml:space="preserve">o banco de dados segue à parte, em 3.13.</w:t>
        </w:r>
      </w:ins>
      <w:r>
        <w:rPr>
          <w:lang w:val="pt-BR"/>
        </w:rPr>
        <w:t xml:space="preserve"> A finalidade é permitir que a implementação seja conduzida — e auditada — a partir desta documentação, sem que o leitor precise reconstituir decisões dispersas no texto.</w:t>
      </w:r>
    </w:p>
    <w:p w14:paraId="227C101A"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0C827AFB"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04B4B83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40CD9D3"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1C0D2914"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w:t>
      </w:r>
      <w:ins w:id="30015" w:author="Vitor Oliveira" w:date="2026-10-11T03:00:00Z">
        <w:r>
          <w:rPr>
            <w:lang w:val="pt-BR"/>
          </w:rPr>
          <w:t xml:space="preserve">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w:t>
        </w:r>
      </w:ins>
      <w:r>
        <w:rPr>
          <w:lang w:val="pt-BR"/>
        </w:rPr>
        <w:t xml:space="preserve">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FEDAB4C"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1BD163F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4AF3EC84"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AC5673D"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E3C8EEC" w14:textId="77777777">
        <w:trPr>
          <w:tblHeader/>
        </w:trPr>
        <w:tc>
          <w:tcPr>
            <w:tcW w:w="900" w:type="dxa"/>
            <w:shd w:val="clear" w:color="auto" w:fill="EDEDED"/>
            <w:tcMar>
              <w:top w:w="70" w:type="dxa"/>
              <w:left w:w="90" w:type="dxa"/>
              <w:bottom w:w="70" w:type="dxa"/>
              <w:right w:w="90" w:type="dxa"/>
            </w:tcMar>
          </w:tcPr>
          <w:p w14:paraId="5216361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9272E7C"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2F2F221D" w14:textId="77777777" w:rsidR="00E01C3A" w:rsidRDefault="00CC3326">
            <w:proofErr w:type="spellStart"/>
            <w:r>
              <w:rPr>
                <w:b/>
                <w:bCs/>
                <w:sz w:val="20"/>
                <w:szCs w:val="20"/>
              </w:rPr>
              <w:t>Origem</w:t>
            </w:r>
            <w:proofErr w:type="spellEnd"/>
          </w:p>
        </w:tc>
      </w:tr>
      <w:tr w:rsidR="00E01C3A" w14:paraId="699A239E" w14:textId="77777777">
        <w:tc>
          <w:tcPr>
            <w:tcW w:w="900" w:type="dxa"/>
            <w:tcMar>
              <w:top w:w="70" w:type="dxa"/>
              <w:left w:w="90" w:type="dxa"/>
              <w:bottom w:w="70" w:type="dxa"/>
              <w:right w:w="90" w:type="dxa"/>
            </w:tcMar>
          </w:tcPr>
          <w:p w14:paraId="3443CC27" w14:textId="77777777" w:rsidR="00E01C3A" w:rsidRDefault="00CC3326">
            <w:r>
              <w:rPr>
                <w:sz w:val="20"/>
                <w:szCs w:val="20"/>
              </w:rPr>
              <w:t>RF01</w:t>
            </w:r>
          </w:p>
        </w:tc>
        <w:tc>
          <w:tcPr>
            <w:tcW w:w="6171" w:type="dxa"/>
            <w:tcMar>
              <w:top w:w="70" w:type="dxa"/>
              <w:left w:w="90" w:type="dxa"/>
              <w:bottom w:w="70" w:type="dxa"/>
              <w:right w:w="90" w:type="dxa"/>
            </w:tcMar>
          </w:tcPr>
          <w:p w14:paraId="27FBB488"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E49A05E" w14:textId="77777777" w:rsidR="00E01C3A" w:rsidRDefault="00CC3326">
            <w:r>
              <w:rPr>
                <w:sz w:val="20"/>
                <w:szCs w:val="20"/>
              </w:rPr>
              <w:t>3.2 e 3.5</w:t>
            </w:r>
          </w:p>
        </w:tc>
      </w:tr>
      <w:tr w:rsidR="00E01C3A" w14:paraId="5592E221" w14:textId="77777777">
        <w:tc>
          <w:tcPr>
            <w:tcW w:w="900" w:type="dxa"/>
            <w:tcMar>
              <w:top w:w="70" w:type="dxa"/>
              <w:left w:w="90" w:type="dxa"/>
              <w:bottom w:w="70" w:type="dxa"/>
              <w:right w:w="90" w:type="dxa"/>
            </w:tcMar>
          </w:tcPr>
          <w:p w14:paraId="59554CC6"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86F22BE"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1A94B28F" w14:textId="77777777" w:rsidR="00E01C3A" w:rsidRDefault="00CC3326">
            <w:r>
              <w:rPr>
                <w:sz w:val="20"/>
                <w:szCs w:val="20"/>
              </w:rPr>
              <w:t>3.6</w:t>
            </w:r>
          </w:p>
        </w:tc>
      </w:tr>
      <w:tr w:rsidR="00E01C3A" w14:paraId="4184267E" w14:textId="77777777">
        <w:tc>
          <w:tcPr>
            <w:tcW w:w="900" w:type="dxa"/>
            <w:tcMar>
              <w:top w:w="70" w:type="dxa"/>
              <w:left w:w="90" w:type="dxa"/>
              <w:bottom w:w="70" w:type="dxa"/>
              <w:right w:w="90" w:type="dxa"/>
            </w:tcMar>
          </w:tcPr>
          <w:p w14:paraId="7EF9DF15" w14:textId="77777777" w:rsidR="00E01C3A" w:rsidRDefault="00CC3326">
            <w:r>
              <w:rPr>
                <w:sz w:val="20"/>
                <w:szCs w:val="20"/>
              </w:rPr>
              <w:t>RF03</w:t>
            </w:r>
          </w:p>
        </w:tc>
        <w:tc>
          <w:tcPr>
            <w:tcW w:w="6171" w:type="dxa"/>
            <w:tcMar>
              <w:top w:w="70" w:type="dxa"/>
              <w:left w:w="90" w:type="dxa"/>
              <w:bottom w:w="70" w:type="dxa"/>
              <w:right w:w="90" w:type="dxa"/>
            </w:tcMar>
          </w:tcPr>
          <w:p w14:paraId="52F01353"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F224A2A" w14:textId="77777777" w:rsidR="00E01C3A" w:rsidRDefault="00CC3326">
            <w:r>
              <w:rPr>
                <w:sz w:val="20"/>
                <w:szCs w:val="20"/>
              </w:rPr>
              <w:t>3.7</w:t>
            </w:r>
          </w:p>
        </w:tc>
      </w:tr>
      <w:tr w:rsidR="00E01C3A" w14:paraId="5CD9A8B7" w14:textId="77777777">
        <w:tc>
          <w:tcPr>
            <w:tcW w:w="900" w:type="dxa"/>
            <w:tcMar>
              <w:top w:w="70" w:type="dxa"/>
              <w:left w:w="90" w:type="dxa"/>
              <w:bottom w:w="70" w:type="dxa"/>
              <w:right w:w="90" w:type="dxa"/>
            </w:tcMar>
          </w:tcPr>
          <w:p w14:paraId="05C58592" w14:textId="77777777" w:rsidR="00E01C3A" w:rsidRDefault="00CC3326">
            <w:r>
              <w:rPr>
                <w:sz w:val="20"/>
                <w:szCs w:val="20"/>
              </w:rPr>
              <w:t>RF04</w:t>
            </w:r>
          </w:p>
        </w:tc>
        <w:tc>
          <w:tcPr>
            <w:tcW w:w="6171" w:type="dxa"/>
            <w:tcMar>
              <w:top w:w="70" w:type="dxa"/>
              <w:left w:w="90" w:type="dxa"/>
              <w:bottom w:w="70" w:type="dxa"/>
              <w:right w:w="90" w:type="dxa"/>
            </w:tcMar>
          </w:tcPr>
          <w:p w14:paraId="05A1E4B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ECF2C0D" w14:textId="77777777" w:rsidR="00E01C3A" w:rsidRDefault="00CC3326">
            <w:r>
              <w:rPr>
                <w:sz w:val="20"/>
                <w:szCs w:val="20"/>
              </w:rPr>
              <w:t>2.5, 3.7 e 3.8</w:t>
            </w:r>
          </w:p>
        </w:tc>
      </w:tr>
      <w:tr w:rsidR="00E01C3A" w14:paraId="66CD706F" w14:textId="77777777">
        <w:tc>
          <w:tcPr>
            <w:tcW w:w="900" w:type="dxa"/>
            <w:tcMar>
              <w:top w:w="70" w:type="dxa"/>
              <w:left w:w="90" w:type="dxa"/>
              <w:bottom w:w="70" w:type="dxa"/>
              <w:right w:w="90" w:type="dxa"/>
            </w:tcMar>
          </w:tcPr>
          <w:p w14:paraId="252A64F3" w14:textId="77777777" w:rsidR="00E01C3A" w:rsidRDefault="00CC3326">
            <w:r>
              <w:rPr>
                <w:sz w:val="20"/>
                <w:szCs w:val="20"/>
              </w:rPr>
              <w:t>RF05</w:t>
            </w:r>
          </w:p>
        </w:tc>
        <w:tc>
          <w:tcPr>
            <w:tcW w:w="6171" w:type="dxa"/>
            <w:tcMar>
              <w:top w:w="70" w:type="dxa"/>
              <w:left w:w="90" w:type="dxa"/>
              <w:bottom w:w="70" w:type="dxa"/>
              <w:right w:w="90" w:type="dxa"/>
            </w:tcMar>
          </w:tcPr>
          <w:p w14:paraId="666F8A67"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01D803C" w14:textId="77777777" w:rsidR="00E01C3A" w:rsidRDefault="00CC3326">
            <w:r>
              <w:rPr>
                <w:sz w:val="20"/>
                <w:szCs w:val="20"/>
              </w:rPr>
              <w:t>3.12.6.1</w:t>
            </w:r>
          </w:p>
        </w:tc>
      </w:tr>
      <w:tr w:rsidR="00E01C3A" w14:paraId="4C11E6E9" w14:textId="77777777">
        <w:tc>
          <w:tcPr>
            <w:tcW w:w="900" w:type="dxa"/>
            <w:tcMar>
              <w:top w:w="70" w:type="dxa"/>
              <w:left w:w="90" w:type="dxa"/>
              <w:bottom w:w="70" w:type="dxa"/>
              <w:right w:w="90" w:type="dxa"/>
            </w:tcMar>
          </w:tcPr>
          <w:p w14:paraId="725F4F14" w14:textId="77777777" w:rsidR="00E01C3A" w:rsidRDefault="00CC3326">
            <w:r>
              <w:rPr>
                <w:sz w:val="20"/>
                <w:szCs w:val="20"/>
              </w:rPr>
              <w:t>RF06</w:t>
            </w:r>
          </w:p>
        </w:tc>
        <w:tc>
          <w:tcPr>
            <w:tcW w:w="6171" w:type="dxa"/>
            <w:tcMar>
              <w:top w:w="70" w:type="dxa"/>
              <w:left w:w="90" w:type="dxa"/>
              <w:bottom w:w="70" w:type="dxa"/>
              <w:right w:w="90" w:type="dxa"/>
            </w:tcMar>
          </w:tcPr>
          <w:p w14:paraId="4D699C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7ABFCE6" w14:textId="77777777" w:rsidR="00E01C3A" w:rsidRDefault="00CC3326">
            <w:r>
              <w:rPr>
                <w:sz w:val="20"/>
                <w:szCs w:val="20"/>
              </w:rPr>
              <w:t>3.4</w:t>
            </w:r>
          </w:p>
        </w:tc>
      </w:tr>
      <w:tr w:rsidR="00E01C3A" w14:paraId="0BE88905" w14:textId="77777777">
        <w:tc>
          <w:tcPr>
            <w:tcW w:w="900" w:type="dxa"/>
            <w:tcMar>
              <w:top w:w="70" w:type="dxa"/>
              <w:left w:w="90" w:type="dxa"/>
              <w:bottom w:w="70" w:type="dxa"/>
              <w:right w:w="90" w:type="dxa"/>
            </w:tcMar>
          </w:tcPr>
          <w:p w14:paraId="65D44CF0" w14:textId="77777777" w:rsidR="00E01C3A" w:rsidRDefault="00CC3326">
            <w:r>
              <w:rPr>
                <w:sz w:val="20"/>
                <w:szCs w:val="20"/>
              </w:rPr>
              <w:t>RF07</w:t>
            </w:r>
          </w:p>
        </w:tc>
        <w:tc>
          <w:tcPr>
            <w:tcW w:w="6171" w:type="dxa"/>
            <w:tcMar>
              <w:top w:w="70" w:type="dxa"/>
              <w:left w:w="90" w:type="dxa"/>
              <w:bottom w:w="70" w:type="dxa"/>
              <w:right w:w="90" w:type="dxa"/>
            </w:tcMar>
          </w:tcPr>
          <w:p w14:paraId="1C987A4B"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984054" w14:textId="77777777" w:rsidR="00E01C3A" w:rsidRDefault="00CC3326">
            <w:r>
              <w:rPr>
                <w:sz w:val="20"/>
                <w:szCs w:val="20"/>
              </w:rPr>
              <w:t>3.13.1</w:t>
            </w:r>
          </w:p>
        </w:tc>
      </w:tr>
      <w:tr w:rsidR="00E01C3A" w14:paraId="21473945" w14:textId="77777777">
        <w:tc>
          <w:tcPr>
            <w:tcW w:w="900" w:type="dxa"/>
            <w:tcMar>
              <w:top w:w="70" w:type="dxa"/>
              <w:left w:w="90" w:type="dxa"/>
              <w:bottom w:w="70" w:type="dxa"/>
              <w:right w:w="90" w:type="dxa"/>
            </w:tcMar>
          </w:tcPr>
          <w:p w14:paraId="72DD48A0" w14:textId="77777777" w:rsidR="00E01C3A" w:rsidRDefault="00CC3326">
            <w:r>
              <w:rPr>
                <w:sz w:val="20"/>
                <w:szCs w:val="20"/>
              </w:rPr>
              <w:t>RF08</w:t>
            </w:r>
          </w:p>
        </w:tc>
        <w:tc>
          <w:tcPr>
            <w:tcW w:w="6171" w:type="dxa"/>
            <w:tcMar>
              <w:top w:w="70" w:type="dxa"/>
              <w:left w:w="90" w:type="dxa"/>
              <w:bottom w:w="70" w:type="dxa"/>
              <w:right w:w="90" w:type="dxa"/>
            </w:tcMar>
          </w:tcPr>
          <w:p w14:paraId="2E380ABA"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37004AED" w14:textId="77777777" w:rsidR="00E01C3A" w:rsidRDefault="00CC3326">
            <w:r>
              <w:rPr>
                <w:sz w:val="20"/>
                <w:szCs w:val="20"/>
              </w:rPr>
              <w:t>3.12.6.1</w:t>
            </w:r>
          </w:p>
        </w:tc>
      </w:tr>
      <w:tr w:rsidR="00E01C3A" w14:paraId="1E4E31CC" w14:textId="77777777">
        <w:tc>
          <w:tcPr>
            <w:tcW w:w="900" w:type="dxa"/>
            <w:tcMar>
              <w:top w:w="70" w:type="dxa"/>
              <w:left w:w="90" w:type="dxa"/>
              <w:bottom w:w="70" w:type="dxa"/>
              <w:right w:w="90" w:type="dxa"/>
            </w:tcMar>
          </w:tcPr>
          <w:p w14:paraId="446CD75F" w14:textId="77777777" w:rsidR="00E01C3A" w:rsidRDefault="00CC3326">
            <w:r>
              <w:rPr>
                <w:sz w:val="20"/>
                <w:szCs w:val="20"/>
              </w:rPr>
              <w:t>RF09</w:t>
            </w:r>
          </w:p>
        </w:tc>
        <w:tc>
          <w:tcPr>
            <w:tcW w:w="6171" w:type="dxa"/>
            <w:tcMar>
              <w:top w:w="70" w:type="dxa"/>
              <w:left w:w="90" w:type="dxa"/>
              <w:bottom w:w="70" w:type="dxa"/>
              <w:right w:w="90" w:type="dxa"/>
            </w:tcMar>
          </w:tcPr>
          <w:p w14:paraId="1E8F200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73CD193D" w14:textId="77777777" w:rsidR="00E01C3A" w:rsidRDefault="00CC3326">
            <w:r>
              <w:rPr>
                <w:sz w:val="20"/>
                <w:szCs w:val="20"/>
              </w:rPr>
              <w:t>3.13.1</w:t>
            </w:r>
          </w:p>
        </w:tc>
      </w:tr>
      <w:tr w:rsidR="00E01C3A" w14:paraId="528936D6" w14:textId="77777777">
        <w:tc>
          <w:tcPr>
            <w:tcW w:w="900" w:type="dxa"/>
            <w:tcMar>
              <w:top w:w="70" w:type="dxa"/>
              <w:left w:w="90" w:type="dxa"/>
              <w:bottom w:w="70" w:type="dxa"/>
              <w:right w:w="90" w:type="dxa"/>
            </w:tcMar>
          </w:tcPr>
          <w:p w14:paraId="38D923AB" w14:textId="77777777" w:rsidR="00E01C3A" w:rsidRDefault="00CC3326">
            <w:r>
              <w:rPr>
                <w:sz w:val="20"/>
                <w:szCs w:val="20"/>
              </w:rPr>
              <w:t>RF10</w:t>
            </w:r>
          </w:p>
        </w:tc>
        <w:tc>
          <w:tcPr>
            <w:tcW w:w="6171" w:type="dxa"/>
            <w:tcMar>
              <w:top w:w="70" w:type="dxa"/>
              <w:left w:w="90" w:type="dxa"/>
              <w:bottom w:w="70" w:type="dxa"/>
              <w:right w:w="90" w:type="dxa"/>
            </w:tcMar>
          </w:tcPr>
          <w:p w14:paraId="7D3A38AD"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D9D31B8" w14:textId="77777777" w:rsidR="00E01C3A" w:rsidRDefault="00CC3326">
            <w:r>
              <w:rPr>
                <w:sz w:val="20"/>
                <w:szCs w:val="20"/>
              </w:rPr>
              <w:t>3.5 e 3.9</w:t>
            </w:r>
          </w:p>
        </w:tc>
      </w:tr>
      <w:tr w:rsidR="00E01C3A" w14:paraId="3214B76B" w14:textId="77777777">
        <w:tc>
          <w:tcPr>
            <w:tcW w:w="900" w:type="dxa"/>
            <w:tcMar>
              <w:top w:w="70" w:type="dxa"/>
              <w:left w:w="90" w:type="dxa"/>
              <w:bottom w:w="70" w:type="dxa"/>
              <w:right w:w="90" w:type="dxa"/>
            </w:tcMar>
          </w:tcPr>
          <w:p w14:paraId="75098528" w14:textId="77777777" w:rsidR="00E01C3A" w:rsidRDefault="00CC3326">
            <w:r>
              <w:rPr>
                <w:sz w:val="20"/>
                <w:szCs w:val="20"/>
              </w:rPr>
              <w:t>RF11</w:t>
            </w:r>
          </w:p>
        </w:tc>
        <w:tc>
          <w:tcPr>
            <w:tcW w:w="6171" w:type="dxa"/>
            <w:tcMar>
              <w:top w:w="70" w:type="dxa"/>
              <w:left w:w="90" w:type="dxa"/>
              <w:bottom w:w="70" w:type="dxa"/>
              <w:right w:w="90" w:type="dxa"/>
            </w:tcMar>
          </w:tcPr>
          <w:p w14:paraId="0946526F"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69D52C63" w14:textId="77777777" w:rsidR="00E01C3A" w:rsidRDefault="00CC3326">
            <w:r>
              <w:rPr>
                <w:sz w:val="20"/>
                <w:szCs w:val="20"/>
              </w:rPr>
              <w:t>3.4.5</w:t>
            </w:r>
          </w:p>
        </w:tc>
      </w:tr>
      <w:tr w:rsidR="00E01C3A" w14:paraId="0876DA13" w14:textId="77777777">
        <w:tc>
          <w:tcPr>
            <w:tcW w:w="900" w:type="dxa"/>
            <w:tcMar>
              <w:top w:w="70" w:type="dxa"/>
              <w:left w:w="90" w:type="dxa"/>
              <w:bottom w:w="70" w:type="dxa"/>
              <w:right w:w="90" w:type="dxa"/>
            </w:tcMar>
          </w:tcPr>
          <w:p w14:paraId="5FCD5B76" w14:textId="77777777" w:rsidR="00E01C3A" w:rsidRDefault="00CC3326">
            <w:r>
              <w:rPr>
                <w:sz w:val="20"/>
                <w:szCs w:val="20"/>
              </w:rPr>
              <w:t>RF12</w:t>
            </w:r>
          </w:p>
        </w:tc>
        <w:tc>
          <w:tcPr>
            <w:tcW w:w="6171" w:type="dxa"/>
            <w:tcMar>
              <w:top w:w="70" w:type="dxa"/>
              <w:left w:w="90" w:type="dxa"/>
              <w:bottom w:w="70" w:type="dxa"/>
              <w:right w:w="90" w:type="dxa"/>
            </w:tcMar>
          </w:tcPr>
          <w:p w14:paraId="643AA4AB"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8CC160E" w14:textId="77777777" w:rsidR="00E01C3A" w:rsidRDefault="00CC3326">
            <w:r>
              <w:rPr>
                <w:sz w:val="20"/>
                <w:szCs w:val="20"/>
              </w:rPr>
              <w:t>3.11</w:t>
            </w:r>
          </w:p>
        </w:tc>
      </w:tr>
    </w:tbl>
    <w:p w14:paraId="5298CD37" w14:textId="77777777" w:rsidR="00E01C3A" w:rsidRDefault="00CC3326">
      <w:pPr>
        <w:spacing w:before="130" w:after="260"/>
        <w:rPr>
          <w:lang w:val="pt-BR"/>
        </w:rPr>
      </w:pPr>
      <w:r>
        <w:rPr>
          <w:sz w:val="20"/>
          <w:szCs w:val="20"/>
          <w:lang w:val="pt-BR"/>
        </w:rPr>
        <w:t>Fonte: Elaborado pelos autores (2026).</w:t>
      </w:r>
    </w:p>
    <w:p w14:paraId="4B05874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2E248A63"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4ADDC3A4"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74F1367" w14:textId="77777777">
        <w:trPr>
          <w:tblHeader/>
        </w:trPr>
        <w:tc>
          <w:tcPr>
            <w:tcW w:w="850" w:type="dxa"/>
            <w:shd w:val="clear" w:color="auto" w:fill="EDEDED"/>
            <w:tcMar>
              <w:top w:w="70" w:type="dxa"/>
              <w:left w:w="90" w:type="dxa"/>
              <w:bottom w:w="70" w:type="dxa"/>
              <w:right w:w="90" w:type="dxa"/>
            </w:tcMar>
          </w:tcPr>
          <w:p w14:paraId="38A755F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06993049"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DDE0E4D"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AD7792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4A0E2A" w14:paraId="717575ED" w14:textId="77777777">
        <w:tc>
          <w:tcPr>
            <w:tcW w:w="850" w:type="dxa"/>
            <w:tcMar>
              <w:top w:w="70" w:type="dxa"/>
              <w:left w:w="90" w:type="dxa"/>
              <w:bottom w:w="70" w:type="dxa"/>
              <w:right w:w="90" w:type="dxa"/>
            </w:tcMar>
          </w:tcPr>
          <w:p w14:paraId="7FA8082B" w14:textId="77777777" w:rsidR="00E01C3A" w:rsidRDefault="00CC3326">
            <w:r>
              <w:rPr>
                <w:sz w:val="20"/>
                <w:szCs w:val="20"/>
              </w:rPr>
              <w:t>RNF01</w:t>
            </w:r>
          </w:p>
        </w:tc>
        <w:tc>
          <w:tcPr>
            <w:tcW w:w="3500" w:type="dxa"/>
            <w:tcMar>
              <w:top w:w="70" w:type="dxa"/>
              <w:left w:w="90" w:type="dxa"/>
              <w:bottom w:w="70" w:type="dxa"/>
              <w:right w:w="90" w:type="dxa"/>
            </w:tcMar>
          </w:tcPr>
          <w:p w14:paraId="6C4E4AD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1299DF4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417005B"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4A0E2A" w14:paraId="2F537FD7" w14:textId="77777777">
        <w:tc>
          <w:tcPr>
            <w:tcW w:w="850" w:type="dxa"/>
            <w:tcMar>
              <w:top w:w="70" w:type="dxa"/>
              <w:left w:w="90" w:type="dxa"/>
              <w:bottom w:w="70" w:type="dxa"/>
              <w:right w:w="90" w:type="dxa"/>
            </w:tcMar>
          </w:tcPr>
          <w:p w14:paraId="423A0141" w14:textId="77777777" w:rsidR="00E01C3A" w:rsidRDefault="00CC3326">
            <w:r>
              <w:rPr>
                <w:sz w:val="20"/>
                <w:szCs w:val="20"/>
              </w:rPr>
              <w:t>RNF02</w:t>
            </w:r>
          </w:p>
        </w:tc>
        <w:tc>
          <w:tcPr>
            <w:tcW w:w="3500" w:type="dxa"/>
            <w:tcMar>
              <w:top w:w="70" w:type="dxa"/>
              <w:left w:w="90" w:type="dxa"/>
              <w:bottom w:w="70" w:type="dxa"/>
              <w:right w:w="90" w:type="dxa"/>
            </w:tcMar>
          </w:tcPr>
          <w:p w14:paraId="464EF3B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5DE8191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C17FD0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4A0E2A" w14:paraId="58A76766" w14:textId="77777777">
        <w:tc>
          <w:tcPr>
            <w:tcW w:w="850" w:type="dxa"/>
            <w:tcMar>
              <w:top w:w="70" w:type="dxa"/>
              <w:left w:w="90" w:type="dxa"/>
              <w:bottom w:w="70" w:type="dxa"/>
              <w:right w:w="90" w:type="dxa"/>
            </w:tcMar>
          </w:tcPr>
          <w:p w14:paraId="315C23B6" w14:textId="77777777" w:rsidR="00E01C3A" w:rsidRDefault="00CC3326">
            <w:r>
              <w:rPr>
                <w:sz w:val="20"/>
                <w:szCs w:val="20"/>
              </w:rPr>
              <w:t>RNF03</w:t>
            </w:r>
          </w:p>
        </w:tc>
        <w:tc>
          <w:tcPr>
            <w:tcW w:w="3500" w:type="dxa"/>
            <w:tcMar>
              <w:top w:w="70" w:type="dxa"/>
              <w:left w:w="90" w:type="dxa"/>
              <w:bottom w:w="70" w:type="dxa"/>
              <w:right w:w="90" w:type="dxa"/>
            </w:tcMar>
          </w:tcPr>
          <w:p w14:paraId="36D2D75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19BA607"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B3D45B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4A0E2A" w14:paraId="2E00297F" w14:textId="77777777">
        <w:tc>
          <w:tcPr>
            <w:tcW w:w="850" w:type="dxa"/>
            <w:tcMar>
              <w:top w:w="70" w:type="dxa"/>
              <w:left w:w="90" w:type="dxa"/>
              <w:bottom w:w="70" w:type="dxa"/>
              <w:right w:w="90" w:type="dxa"/>
            </w:tcMar>
          </w:tcPr>
          <w:p w14:paraId="29369490" w14:textId="77777777" w:rsidR="00E01C3A" w:rsidRDefault="00CC3326">
            <w:r>
              <w:rPr>
                <w:sz w:val="20"/>
                <w:szCs w:val="20"/>
              </w:rPr>
              <w:t>RNF04</w:t>
            </w:r>
          </w:p>
        </w:tc>
        <w:tc>
          <w:tcPr>
            <w:tcW w:w="3500" w:type="dxa"/>
            <w:tcMar>
              <w:top w:w="70" w:type="dxa"/>
              <w:left w:w="90" w:type="dxa"/>
              <w:bottom w:w="70" w:type="dxa"/>
              <w:right w:w="90" w:type="dxa"/>
            </w:tcMar>
          </w:tcPr>
          <w:p w14:paraId="2DEE305B"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25C1D6F2"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185FCB1F" w14:textId="77777777" w:rsidR="00E01C3A" w:rsidRPr="00CE1B46" w:rsidRDefault="00CC3326">
            <w:pPr>
              <w:rPr>
                <w:lang w:val="pt-BR"/>
              </w:rPr>
            </w:pPr>
            <w:r>
              <w:rPr>
                <w:sz w:val="20"/>
                <w:szCs w:val="20"/>
                <w:lang w:val="pt-BR"/>
              </w:rPr>
              <w:t>Reexecução de decisão registrada e comparação com o valor gravado</w:t>
            </w:r>
          </w:p>
        </w:tc>
      </w:tr>
      <w:tr w:rsidR="00E01C3A" w:rsidRPr="004A0E2A" w14:paraId="2B02ABCE" w14:textId="77777777">
        <w:tc>
          <w:tcPr>
            <w:tcW w:w="850" w:type="dxa"/>
            <w:tcMar>
              <w:top w:w="70" w:type="dxa"/>
              <w:left w:w="90" w:type="dxa"/>
              <w:bottom w:w="70" w:type="dxa"/>
              <w:right w:w="90" w:type="dxa"/>
            </w:tcMar>
          </w:tcPr>
          <w:p w14:paraId="5744C0AE" w14:textId="77777777" w:rsidR="00E01C3A" w:rsidRDefault="00CC3326">
            <w:r>
              <w:rPr>
                <w:sz w:val="20"/>
                <w:szCs w:val="20"/>
              </w:rPr>
              <w:t>RNF05</w:t>
            </w:r>
          </w:p>
        </w:tc>
        <w:tc>
          <w:tcPr>
            <w:tcW w:w="3500" w:type="dxa"/>
            <w:tcMar>
              <w:top w:w="70" w:type="dxa"/>
              <w:left w:w="90" w:type="dxa"/>
              <w:bottom w:w="70" w:type="dxa"/>
              <w:right w:w="90" w:type="dxa"/>
            </w:tcMar>
          </w:tcPr>
          <w:p w14:paraId="03A0C15C"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9269A59"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68FC1D7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4A0E2A" w14:paraId="4EF6D4D0" w14:textId="77777777">
        <w:tc>
          <w:tcPr>
            <w:tcW w:w="850" w:type="dxa"/>
            <w:tcMar>
              <w:top w:w="70" w:type="dxa"/>
              <w:left w:w="90" w:type="dxa"/>
              <w:bottom w:w="70" w:type="dxa"/>
              <w:right w:w="90" w:type="dxa"/>
            </w:tcMar>
          </w:tcPr>
          <w:p w14:paraId="2085CE50" w14:textId="77777777" w:rsidR="00E01C3A" w:rsidRDefault="00CC3326">
            <w:r>
              <w:rPr>
                <w:sz w:val="20"/>
                <w:szCs w:val="20"/>
              </w:rPr>
              <w:t>RNF06</w:t>
            </w:r>
          </w:p>
        </w:tc>
        <w:tc>
          <w:tcPr>
            <w:tcW w:w="3500" w:type="dxa"/>
            <w:tcMar>
              <w:top w:w="70" w:type="dxa"/>
              <w:left w:w="90" w:type="dxa"/>
              <w:bottom w:w="70" w:type="dxa"/>
              <w:right w:w="90" w:type="dxa"/>
            </w:tcMar>
          </w:tcPr>
          <w:p w14:paraId="484889AF"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1D6E86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C9D70A2"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4A0E2A" w14:paraId="106384BA" w14:textId="77777777">
        <w:tc>
          <w:tcPr>
            <w:tcW w:w="850" w:type="dxa"/>
            <w:tcMar>
              <w:top w:w="70" w:type="dxa"/>
              <w:left w:w="90" w:type="dxa"/>
              <w:bottom w:w="70" w:type="dxa"/>
              <w:right w:w="90" w:type="dxa"/>
            </w:tcMar>
          </w:tcPr>
          <w:p w14:paraId="6E4F00DB" w14:textId="77777777" w:rsidR="00E01C3A" w:rsidRDefault="00CC3326">
            <w:r>
              <w:rPr>
                <w:sz w:val="20"/>
                <w:szCs w:val="20"/>
              </w:rPr>
              <w:t>RNF07</w:t>
            </w:r>
          </w:p>
        </w:tc>
        <w:tc>
          <w:tcPr>
            <w:tcW w:w="3500" w:type="dxa"/>
            <w:tcMar>
              <w:top w:w="70" w:type="dxa"/>
              <w:left w:w="90" w:type="dxa"/>
              <w:bottom w:w="70" w:type="dxa"/>
              <w:right w:w="90" w:type="dxa"/>
            </w:tcMar>
          </w:tcPr>
          <w:p w14:paraId="67E0D4D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751D23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8FA2B7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4A0E2A" w14:paraId="641705C5" w14:textId="77777777">
        <w:tc>
          <w:tcPr>
            <w:tcW w:w="850" w:type="dxa"/>
            <w:tcMar>
              <w:top w:w="70" w:type="dxa"/>
              <w:left w:w="90" w:type="dxa"/>
              <w:bottom w:w="70" w:type="dxa"/>
              <w:right w:w="90" w:type="dxa"/>
            </w:tcMar>
          </w:tcPr>
          <w:p w14:paraId="54E78206" w14:textId="77777777" w:rsidR="00E01C3A" w:rsidRDefault="00CC3326">
            <w:r>
              <w:rPr>
                <w:sz w:val="20"/>
                <w:szCs w:val="20"/>
              </w:rPr>
              <w:t>RNF08</w:t>
            </w:r>
          </w:p>
        </w:tc>
        <w:tc>
          <w:tcPr>
            <w:tcW w:w="3500" w:type="dxa"/>
            <w:tcMar>
              <w:top w:w="70" w:type="dxa"/>
              <w:left w:w="90" w:type="dxa"/>
              <w:bottom w:w="70" w:type="dxa"/>
              <w:right w:w="90" w:type="dxa"/>
            </w:tcMar>
          </w:tcPr>
          <w:p w14:paraId="507411B2"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FD7BAA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21F413F"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4A0E2A" w14:paraId="7B57E1AE" w14:textId="77777777">
        <w:tc>
          <w:tcPr>
            <w:tcW w:w="850" w:type="dxa"/>
            <w:tcMar>
              <w:top w:w="70" w:type="dxa"/>
              <w:left w:w="90" w:type="dxa"/>
              <w:bottom w:w="70" w:type="dxa"/>
              <w:right w:w="90" w:type="dxa"/>
            </w:tcMar>
          </w:tcPr>
          <w:p w14:paraId="62454861" w14:textId="77777777" w:rsidR="00E01C3A" w:rsidRDefault="00CC3326">
            <w:r>
              <w:rPr>
                <w:sz w:val="20"/>
                <w:szCs w:val="20"/>
              </w:rPr>
              <w:t>RNF09</w:t>
            </w:r>
          </w:p>
        </w:tc>
        <w:tc>
          <w:tcPr>
            <w:tcW w:w="3500" w:type="dxa"/>
            <w:tcMar>
              <w:top w:w="70" w:type="dxa"/>
              <w:left w:w="90" w:type="dxa"/>
              <w:bottom w:w="70" w:type="dxa"/>
              <w:right w:w="90" w:type="dxa"/>
            </w:tcMar>
          </w:tcPr>
          <w:p w14:paraId="16F6AE12"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080B38C"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3474AE8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579C758" w14:textId="77777777" w:rsidR="00E01C3A" w:rsidRDefault="00CC3326">
      <w:pPr>
        <w:spacing w:before="130" w:after="260"/>
        <w:rPr>
          <w:lang w:val="pt-BR"/>
        </w:rPr>
      </w:pPr>
      <w:r>
        <w:rPr>
          <w:sz w:val="20"/>
          <w:szCs w:val="20"/>
          <w:lang w:val="pt-BR"/>
        </w:rPr>
        <w:t>Fonte: Elaborado pelos autores (2026).</w:t>
      </w:r>
    </w:p>
    <w:p w14:paraId="5BE173F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732B2525"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593CE8C9"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0BB5A0A"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7E79DE2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44BE0DF" w14:textId="77777777" w:rsidR="00A13357" w:rsidRPr="002F1978" w:rsidRDefault="00285AB3">
      <w:pPr>
        <w:spacing w:after="280"/>
        <w:jc w:val="center"/>
        <w:rPr>
          <w:lang w:val="pt-BR"/>
        </w:rPr>
      </w:pPr>
      <w:r>
        <w:rPr>
          <w:sz w:val="20"/>
          <w:szCs w:val="20"/>
          <w:lang w:val="pt-BR"/>
        </w:rPr>
        <w:t>Fonte: Elaborado pelos autores (2026).</w:t>
      </w:r>
    </w:p>
    <w:p w14:paraId="0DFEA41B"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7CEA5228"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45ECB22"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03A3A1E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8710DB" w14:textId="77777777" w:rsidR="00E01C3A" w:rsidRDefault="00CC3326">
      <w:pPr>
        <w:spacing w:after="280"/>
        <w:jc w:val="center"/>
        <w:rPr>
          <w:lang w:val="pt-BR"/>
        </w:rPr>
      </w:pPr>
      <w:r>
        <w:rPr>
          <w:sz w:val="20"/>
          <w:szCs w:val="20"/>
          <w:lang w:val="pt-BR"/>
        </w:rPr>
        <w:t>Fonte: Elaborado pelos autores (2026).</w:t>
      </w:r>
    </w:p>
    <w:p w14:paraId="539E77A6"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61103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3B70F6E"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CD3FB1C" w14:textId="77777777">
        <w:trPr>
          <w:tblHeader/>
        </w:trPr>
        <w:tc>
          <w:tcPr>
            <w:tcW w:w="1750" w:type="dxa"/>
            <w:shd w:val="clear" w:color="auto" w:fill="EDEDED"/>
            <w:tcMar>
              <w:top w:w="70" w:type="dxa"/>
              <w:left w:w="90" w:type="dxa"/>
              <w:bottom w:w="70" w:type="dxa"/>
              <w:right w:w="90" w:type="dxa"/>
            </w:tcMar>
          </w:tcPr>
          <w:p w14:paraId="20D7AA75"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CB31206"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4CC71741" w14:textId="77777777" w:rsidR="00E01C3A" w:rsidRDefault="00CC3326">
            <w:proofErr w:type="spellStart"/>
            <w:r>
              <w:rPr>
                <w:b/>
                <w:bCs/>
                <w:sz w:val="20"/>
                <w:szCs w:val="20"/>
              </w:rPr>
              <w:t>Justificativa</w:t>
            </w:r>
            <w:proofErr w:type="spellEnd"/>
          </w:p>
        </w:tc>
      </w:tr>
      <w:tr w:rsidR="00E01C3A" w:rsidRPr="004A0E2A" w14:paraId="07A13EA0" w14:textId="77777777">
        <w:tc>
          <w:tcPr>
            <w:tcW w:w="1750" w:type="dxa"/>
            <w:tcMar>
              <w:top w:w="70" w:type="dxa"/>
              <w:left w:w="90" w:type="dxa"/>
              <w:bottom w:w="70" w:type="dxa"/>
              <w:right w:w="90" w:type="dxa"/>
            </w:tcMar>
          </w:tcPr>
          <w:p w14:paraId="3B551EEA"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4B8FC442"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568FC3B"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4A0E2A" w14:paraId="0DADA37E" w14:textId="77777777">
        <w:tc>
          <w:tcPr>
            <w:tcW w:w="1750" w:type="dxa"/>
            <w:tcMar>
              <w:top w:w="70" w:type="dxa"/>
              <w:left w:w="90" w:type="dxa"/>
              <w:bottom w:w="70" w:type="dxa"/>
              <w:right w:w="90" w:type="dxa"/>
            </w:tcMar>
          </w:tcPr>
          <w:p w14:paraId="4FEC35C6" w14:textId="77777777" w:rsidR="00E01C3A" w:rsidRDefault="00CC3326">
            <w:r>
              <w:rPr>
                <w:sz w:val="20"/>
                <w:szCs w:val="20"/>
              </w:rPr>
              <w:t>Back end</w:t>
            </w:r>
          </w:p>
        </w:tc>
        <w:tc>
          <w:tcPr>
            <w:tcW w:w="3100" w:type="dxa"/>
            <w:tcMar>
              <w:top w:w="70" w:type="dxa"/>
              <w:left w:w="90" w:type="dxa"/>
              <w:bottom w:w="70" w:type="dxa"/>
              <w:right w:w="90" w:type="dxa"/>
            </w:tcMar>
          </w:tcPr>
          <w:p w14:paraId="33D7C8D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7841C19D"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4A0E2A" w14:paraId="474FD603" w14:textId="77777777">
        <w:tc>
          <w:tcPr>
            <w:tcW w:w="1750" w:type="dxa"/>
            <w:tcMar>
              <w:top w:w="70" w:type="dxa"/>
              <w:left w:w="90" w:type="dxa"/>
              <w:bottom w:w="70" w:type="dxa"/>
              <w:right w:w="90" w:type="dxa"/>
            </w:tcMar>
          </w:tcPr>
          <w:p w14:paraId="5965CB33" w14:textId="77777777" w:rsidR="00E01C3A" w:rsidRDefault="00CC3326">
            <w:r>
              <w:rPr>
                <w:sz w:val="20"/>
                <w:szCs w:val="20"/>
              </w:rPr>
              <w:t>Front end</w:t>
            </w:r>
          </w:p>
        </w:tc>
        <w:tc>
          <w:tcPr>
            <w:tcW w:w="3100" w:type="dxa"/>
            <w:tcMar>
              <w:top w:w="70" w:type="dxa"/>
              <w:left w:w="90" w:type="dxa"/>
              <w:bottom w:w="70" w:type="dxa"/>
              <w:right w:w="90" w:type="dxa"/>
            </w:tcMar>
          </w:tcPr>
          <w:p w14:paraId="313146BC"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A7360A7"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4A0E2A" w14:paraId="5E7639BB" w14:textId="77777777">
        <w:tc>
          <w:tcPr>
            <w:tcW w:w="1750" w:type="dxa"/>
            <w:tcMar>
              <w:top w:w="70" w:type="dxa"/>
              <w:left w:w="90" w:type="dxa"/>
              <w:bottom w:w="70" w:type="dxa"/>
              <w:right w:w="90" w:type="dxa"/>
            </w:tcMar>
          </w:tcPr>
          <w:p w14:paraId="5CD207C8" w14:textId="77777777" w:rsidR="00E01C3A" w:rsidRDefault="00CC3326">
            <w:r>
              <w:rPr>
                <w:sz w:val="20"/>
                <w:szCs w:val="20"/>
              </w:rPr>
              <w:t>Banco de dados</w:t>
            </w:r>
          </w:p>
        </w:tc>
        <w:tc>
          <w:tcPr>
            <w:tcW w:w="3100" w:type="dxa"/>
            <w:tcMar>
              <w:top w:w="70" w:type="dxa"/>
              <w:left w:w="90" w:type="dxa"/>
              <w:bottom w:w="70" w:type="dxa"/>
              <w:right w:w="90" w:type="dxa"/>
            </w:tcMar>
          </w:tcPr>
          <w:p w14:paraId="00816392"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7ED5785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8E62521" w14:textId="77777777">
        <w:tc>
          <w:tcPr>
            <w:tcW w:w="1750" w:type="dxa"/>
            <w:tcMar>
              <w:top w:w="70" w:type="dxa"/>
              <w:left w:w="90" w:type="dxa"/>
              <w:bottom w:w="70" w:type="dxa"/>
              <w:right w:w="90" w:type="dxa"/>
            </w:tcMar>
          </w:tcPr>
          <w:p w14:paraId="7891B3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88E8D5C"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5FD1A650"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4A0E2A" w14:paraId="4953F4C3" w14:textId="77777777">
        <w:tc>
          <w:tcPr>
            <w:tcW w:w="1750" w:type="dxa"/>
            <w:tcMar>
              <w:top w:w="70" w:type="dxa"/>
              <w:left w:w="90" w:type="dxa"/>
              <w:bottom w:w="70" w:type="dxa"/>
              <w:right w:w="90" w:type="dxa"/>
            </w:tcMar>
          </w:tcPr>
          <w:p w14:paraId="002B2335"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1F24EE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CA5CB9"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EDB7E93" w14:textId="77777777">
        <w:tc>
          <w:tcPr>
            <w:tcW w:w="1750" w:type="dxa"/>
            <w:tcMar>
              <w:top w:w="70" w:type="dxa"/>
              <w:left w:w="90" w:type="dxa"/>
              <w:bottom w:w="70" w:type="dxa"/>
              <w:right w:w="90" w:type="dxa"/>
            </w:tcMar>
          </w:tcPr>
          <w:p w14:paraId="34E1BAC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52C763D2"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64D4EF9"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5939841" w14:textId="77777777" w:rsidR="00E01C3A" w:rsidRDefault="00CC3326">
      <w:pPr>
        <w:spacing w:before="130" w:after="260"/>
        <w:rPr>
          <w:lang w:val="pt-BR"/>
        </w:rPr>
      </w:pPr>
      <w:r>
        <w:rPr>
          <w:sz w:val="20"/>
          <w:szCs w:val="20"/>
          <w:lang w:val="pt-BR"/>
        </w:rPr>
        <w:t>Fonte: Elaborado pelos autores (2026).</w:t>
      </w:r>
    </w:p>
    <w:p w14:paraId="6A44E10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F7AE86B"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2209E69" w14:textId="77777777">
        <w:trPr>
          <w:tblHeader/>
        </w:trPr>
        <w:tc>
          <w:tcPr>
            <w:tcW w:w="2300" w:type="dxa"/>
            <w:shd w:val="clear" w:color="auto" w:fill="EDEDED"/>
            <w:tcMar>
              <w:top w:w="70" w:type="dxa"/>
              <w:left w:w="90" w:type="dxa"/>
              <w:bottom w:w="70" w:type="dxa"/>
              <w:right w:w="90" w:type="dxa"/>
            </w:tcMar>
          </w:tcPr>
          <w:p w14:paraId="5933474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1F418885"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301F0C1E" w14:textId="77777777" w:rsidR="00E01C3A" w:rsidRDefault="00CC3326">
            <w:proofErr w:type="spellStart"/>
            <w:r>
              <w:rPr>
                <w:b/>
                <w:bCs/>
                <w:sz w:val="20"/>
                <w:szCs w:val="20"/>
              </w:rPr>
              <w:t>Responsabilidade</w:t>
            </w:r>
            <w:proofErr w:type="spellEnd"/>
          </w:p>
        </w:tc>
      </w:tr>
      <w:tr w:rsidR="00E01C3A" w:rsidRPr="004A0E2A" w14:paraId="2CA5340B" w14:textId="77777777">
        <w:tc>
          <w:tcPr>
            <w:tcW w:w="2300" w:type="dxa"/>
            <w:tcMar>
              <w:top w:w="70" w:type="dxa"/>
              <w:left w:w="90" w:type="dxa"/>
              <w:bottom w:w="70" w:type="dxa"/>
              <w:right w:w="90" w:type="dxa"/>
            </w:tcMar>
          </w:tcPr>
          <w:p w14:paraId="2869EEDF"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02FDBADB"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5AF60ED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4A0E2A" w14:paraId="5E3195C8" w14:textId="77777777">
        <w:tc>
          <w:tcPr>
            <w:tcW w:w="2300" w:type="dxa"/>
            <w:tcMar>
              <w:top w:w="70" w:type="dxa"/>
              <w:left w:w="90" w:type="dxa"/>
              <w:bottom w:w="70" w:type="dxa"/>
              <w:right w:w="90" w:type="dxa"/>
            </w:tcMar>
          </w:tcPr>
          <w:p w14:paraId="58CA48D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35A08F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0170543"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4A0E2A" w14:paraId="3A4E3BA5" w14:textId="77777777">
        <w:tc>
          <w:tcPr>
            <w:tcW w:w="2300" w:type="dxa"/>
            <w:tcMar>
              <w:top w:w="70" w:type="dxa"/>
              <w:left w:w="90" w:type="dxa"/>
              <w:bottom w:w="70" w:type="dxa"/>
              <w:right w:w="90" w:type="dxa"/>
            </w:tcMar>
          </w:tcPr>
          <w:p w14:paraId="2F4C0D9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13B173C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9B470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4A0E2A" w14:paraId="4B1E6910" w14:textId="77777777">
        <w:tc>
          <w:tcPr>
            <w:tcW w:w="2300" w:type="dxa"/>
            <w:tcMar>
              <w:top w:w="70" w:type="dxa"/>
              <w:left w:w="90" w:type="dxa"/>
              <w:bottom w:w="70" w:type="dxa"/>
              <w:right w:w="90" w:type="dxa"/>
            </w:tcMar>
          </w:tcPr>
          <w:p w14:paraId="6652F6CA"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17D29906"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453567"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4A0E2A" w14:paraId="5ECF0C30" w14:textId="77777777">
        <w:tc>
          <w:tcPr>
            <w:tcW w:w="2300" w:type="dxa"/>
            <w:tcMar>
              <w:top w:w="70" w:type="dxa"/>
              <w:left w:w="90" w:type="dxa"/>
              <w:bottom w:w="70" w:type="dxa"/>
              <w:right w:w="90" w:type="dxa"/>
            </w:tcMar>
          </w:tcPr>
          <w:p w14:paraId="68B170F0"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7A469721"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120B511"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4A0E2A" w14:paraId="45CDE022" w14:textId="77777777">
        <w:tc>
          <w:tcPr>
            <w:tcW w:w="2300" w:type="dxa"/>
            <w:tcMar>
              <w:top w:w="70" w:type="dxa"/>
              <w:left w:w="90" w:type="dxa"/>
              <w:bottom w:w="70" w:type="dxa"/>
              <w:right w:w="90" w:type="dxa"/>
            </w:tcMar>
          </w:tcPr>
          <w:p w14:paraId="4813846D" w14:textId="77777777" w:rsidR="00E01C3A" w:rsidRDefault="00CC3326">
            <w:r>
              <w:rPr>
                <w:sz w:val="20"/>
                <w:szCs w:val="20"/>
              </w:rPr>
              <w:t>Banco de dados</w:t>
            </w:r>
          </w:p>
        </w:tc>
        <w:tc>
          <w:tcPr>
            <w:tcW w:w="3000" w:type="dxa"/>
            <w:tcMar>
              <w:top w:w="70" w:type="dxa"/>
              <w:left w:w="90" w:type="dxa"/>
              <w:bottom w:w="70" w:type="dxa"/>
              <w:right w:w="90" w:type="dxa"/>
            </w:tcMar>
          </w:tcPr>
          <w:p w14:paraId="2FCC199F"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3FFC24D" w14:textId="77777777" w:rsidR="00E01C3A" w:rsidRPr="00CE1B46" w:rsidRDefault="00CC3326">
            <w:pPr>
              <w:rPr>
                <w:lang w:val="pt-BR"/>
              </w:rPr>
            </w:pPr>
            <w:r>
              <w:rPr>
                <w:sz w:val="20"/>
                <w:szCs w:val="20"/>
                <w:lang w:val="pt-BR"/>
              </w:rPr>
              <w:t>Registrar a cadeia completa de cada decisão</w:t>
            </w:r>
          </w:p>
        </w:tc>
      </w:tr>
      <w:tr w:rsidR="00E01C3A" w:rsidRPr="004A0E2A" w14:paraId="611F29F3" w14:textId="77777777">
        <w:tc>
          <w:tcPr>
            <w:tcW w:w="2300" w:type="dxa"/>
            <w:tcMar>
              <w:top w:w="70" w:type="dxa"/>
              <w:left w:w="90" w:type="dxa"/>
              <w:bottom w:w="70" w:type="dxa"/>
              <w:right w:w="90" w:type="dxa"/>
            </w:tcMar>
          </w:tcPr>
          <w:p w14:paraId="061C623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9F117C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12AC6F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4A0E2A" w14:paraId="304FE13E" w14:textId="77777777">
        <w:tc>
          <w:tcPr>
            <w:tcW w:w="2300" w:type="dxa"/>
            <w:tcMar>
              <w:top w:w="70" w:type="dxa"/>
              <w:left w:w="90" w:type="dxa"/>
              <w:bottom w:w="70" w:type="dxa"/>
              <w:right w:w="90" w:type="dxa"/>
            </w:tcMar>
          </w:tcPr>
          <w:p w14:paraId="039928AC"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25BA01D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BE44C4C" w14:textId="77777777" w:rsidR="00E01C3A" w:rsidRPr="00CE1B46" w:rsidRDefault="00CC3326">
            <w:pPr>
              <w:rPr>
                <w:lang w:val="pt-BR"/>
              </w:rPr>
            </w:pPr>
            <w:r>
              <w:rPr>
                <w:sz w:val="20"/>
                <w:szCs w:val="20"/>
                <w:lang w:val="pt-BR"/>
              </w:rPr>
              <w:t>Aplicar o ciclo de trabalho comandado e publicar a iluminância lida</w:t>
            </w:r>
          </w:p>
        </w:tc>
      </w:tr>
    </w:tbl>
    <w:p w14:paraId="0380D514" w14:textId="77777777" w:rsidR="00E01C3A" w:rsidRDefault="00CC3326">
      <w:pPr>
        <w:spacing w:before="130" w:after="260"/>
        <w:rPr>
          <w:lang w:val="pt-BR"/>
        </w:rPr>
      </w:pPr>
      <w:r>
        <w:rPr>
          <w:sz w:val="20"/>
          <w:szCs w:val="20"/>
          <w:lang w:val="pt-BR"/>
        </w:rPr>
        <w:t>Fonte: Elaborado pelos autores (2026).</w:t>
      </w:r>
    </w:p>
    <w:p w14:paraId="007B13A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CAE51D4"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1685E92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2A4EC99D"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B99439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1C2FF37"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C5ACC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A81E4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41CB74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CAF33A6"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085D2486"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784EEB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6AE01B2"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06B0A0E" w14:textId="77777777">
        <w:trPr>
          <w:tblHeader/>
        </w:trPr>
        <w:tc>
          <w:tcPr>
            <w:tcW w:w="2600" w:type="dxa"/>
            <w:shd w:val="clear" w:color="auto" w:fill="EDEDED"/>
            <w:tcMar>
              <w:top w:w="70" w:type="dxa"/>
              <w:left w:w="90" w:type="dxa"/>
              <w:bottom w:w="70" w:type="dxa"/>
              <w:right w:w="90" w:type="dxa"/>
            </w:tcMar>
          </w:tcPr>
          <w:p w14:paraId="5C83BBF1"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4CDE1D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95D03E4" w14:textId="77777777" w:rsidR="00E01C3A" w:rsidRDefault="00CC3326">
            <w:proofErr w:type="spellStart"/>
            <w:r>
              <w:rPr>
                <w:b/>
                <w:bCs/>
                <w:sz w:val="20"/>
                <w:szCs w:val="20"/>
              </w:rPr>
              <w:t>Conteúdo</w:t>
            </w:r>
            <w:proofErr w:type="spellEnd"/>
          </w:p>
        </w:tc>
      </w:tr>
      <w:tr w:rsidR="00E01C3A" w:rsidRPr="004A0E2A" w14:paraId="2B6868A2" w14:textId="77777777">
        <w:tc>
          <w:tcPr>
            <w:tcW w:w="2600" w:type="dxa"/>
            <w:tcMar>
              <w:top w:w="70" w:type="dxa"/>
              <w:left w:w="90" w:type="dxa"/>
              <w:bottom w:w="70" w:type="dxa"/>
              <w:right w:w="90" w:type="dxa"/>
            </w:tcMar>
          </w:tcPr>
          <w:p w14:paraId="556DBF2F"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6E4C50E7"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0C89E2A"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4A0E2A" w14:paraId="1E7BDD86" w14:textId="77777777">
        <w:tc>
          <w:tcPr>
            <w:tcW w:w="2600" w:type="dxa"/>
            <w:tcMar>
              <w:top w:w="70" w:type="dxa"/>
              <w:left w:w="90" w:type="dxa"/>
              <w:bottom w:w="70" w:type="dxa"/>
              <w:right w:w="90" w:type="dxa"/>
            </w:tcMar>
          </w:tcPr>
          <w:p w14:paraId="5F82CB3E"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7BBFE4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2179A01" w14:textId="77777777" w:rsidR="00E01C3A" w:rsidRPr="00CE1B46" w:rsidRDefault="00CC3326">
            <w:pPr>
              <w:rPr>
                <w:lang w:val="pt-BR"/>
              </w:rPr>
            </w:pPr>
            <w:r>
              <w:rPr>
                <w:sz w:val="20"/>
                <w:szCs w:val="20"/>
                <w:lang w:val="pt-BR"/>
              </w:rPr>
              <w:t>Coleção de publicações, filtrada por carimbo de tempo e por trecho</w:t>
            </w:r>
          </w:p>
        </w:tc>
      </w:tr>
      <w:tr w:rsidR="00E01C3A" w:rsidRPr="004A0E2A" w14:paraId="7D0FC54E" w14:textId="77777777">
        <w:tc>
          <w:tcPr>
            <w:tcW w:w="2600" w:type="dxa"/>
            <w:tcMar>
              <w:top w:w="70" w:type="dxa"/>
              <w:left w:w="90" w:type="dxa"/>
              <w:bottom w:w="70" w:type="dxa"/>
              <w:right w:w="90" w:type="dxa"/>
            </w:tcMar>
          </w:tcPr>
          <w:p w14:paraId="10EE2A4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BD7F1E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46671EA7"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4A0E2A" w14:paraId="46D30ADC" w14:textId="77777777">
        <w:tc>
          <w:tcPr>
            <w:tcW w:w="2600" w:type="dxa"/>
            <w:tcMar>
              <w:top w:w="70" w:type="dxa"/>
              <w:left w:w="90" w:type="dxa"/>
              <w:bottom w:w="70" w:type="dxa"/>
              <w:right w:w="90" w:type="dxa"/>
            </w:tcMar>
          </w:tcPr>
          <w:p w14:paraId="61113CF7"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D5CC4D7"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F868A4"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4A0E2A" w14:paraId="23431E77" w14:textId="77777777">
        <w:tc>
          <w:tcPr>
            <w:tcW w:w="2600" w:type="dxa"/>
            <w:tcMar>
              <w:top w:w="70" w:type="dxa"/>
              <w:left w:w="90" w:type="dxa"/>
              <w:bottom w:w="70" w:type="dxa"/>
              <w:right w:w="90" w:type="dxa"/>
            </w:tcMar>
          </w:tcPr>
          <w:p w14:paraId="29546500"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25B38AF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73E7EB8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4A0E2A" w14:paraId="2A5317C1" w14:textId="77777777">
        <w:tc>
          <w:tcPr>
            <w:tcW w:w="2600" w:type="dxa"/>
            <w:tcMar>
              <w:top w:w="70" w:type="dxa"/>
              <w:left w:w="90" w:type="dxa"/>
              <w:bottom w:w="70" w:type="dxa"/>
              <w:right w:w="90" w:type="dxa"/>
            </w:tcMar>
          </w:tcPr>
          <w:p w14:paraId="60F48A4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69B7D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2BE51C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4A0E2A" w14:paraId="7A2FB0F4" w14:textId="77777777">
        <w:tc>
          <w:tcPr>
            <w:tcW w:w="2600" w:type="dxa"/>
            <w:tcMar>
              <w:top w:w="70" w:type="dxa"/>
              <w:left w:w="90" w:type="dxa"/>
              <w:bottom w:w="70" w:type="dxa"/>
              <w:right w:w="90" w:type="dxa"/>
            </w:tcMar>
          </w:tcPr>
          <w:p w14:paraId="50C31B42"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67F98C2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B8220C2" w14:textId="77777777" w:rsidR="00847C0D" w:rsidRPr="00430DB3" w:rsidRDefault="00CC3326">
            <w:pPr>
              <w:rPr>
                <w:lang w:val="pt-BR"/>
              </w:rPr>
            </w:pPr>
            <w:r>
              <w:rPr>
                <w:sz w:val="20"/>
                <w:szCs w:val="20"/>
                <w:lang w:val="pt-BR"/>
              </w:rPr>
              <w:t>Alertas de diagnóstico abertos (RF11)</w:t>
            </w:r>
          </w:p>
        </w:tc>
      </w:tr>
      <w:tr w:rsidR="00E01C3A" w:rsidRPr="004A0E2A" w14:paraId="64BC4128" w14:textId="77777777">
        <w:tc>
          <w:tcPr>
            <w:tcW w:w="2600" w:type="dxa"/>
            <w:tcMar>
              <w:top w:w="70" w:type="dxa"/>
              <w:left w:w="90" w:type="dxa"/>
              <w:bottom w:w="70" w:type="dxa"/>
              <w:right w:w="90" w:type="dxa"/>
            </w:tcMar>
          </w:tcPr>
          <w:p w14:paraId="12A471DC"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49B0CA1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E45543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4A0E2A" w14:paraId="00070EAA" w14:textId="77777777">
        <w:tc>
          <w:tcPr>
            <w:tcW w:w="2600" w:type="dxa"/>
            <w:tcMar>
              <w:top w:w="70" w:type="dxa"/>
              <w:left w:w="90" w:type="dxa"/>
              <w:bottom w:w="70" w:type="dxa"/>
              <w:right w:w="90" w:type="dxa"/>
            </w:tcMar>
          </w:tcPr>
          <w:p w14:paraId="251C7572"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FD26F0E"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56FB415A"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4A0E2A" w14:paraId="6118F495" w14:textId="77777777">
        <w:tc>
          <w:tcPr>
            <w:tcW w:w="2600" w:type="dxa"/>
            <w:tcMar>
              <w:top w:w="70" w:type="dxa"/>
              <w:left w:w="90" w:type="dxa"/>
              <w:bottom w:w="70" w:type="dxa"/>
              <w:right w:w="90" w:type="dxa"/>
            </w:tcMar>
          </w:tcPr>
          <w:p w14:paraId="29CA31A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CDEA4D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4677C5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4A0E2A" w14:paraId="7D97095E" w14:textId="77777777">
        <w:tc>
          <w:tcPr>
            <w:tcW w:w="2600" w:type="dxa"/>
            <w:tcMar>
              <w:top w:w="70" w:type="dxa"/>
              <w:left w:w="90" w:type="dxa"/>
              <w:bottom w:w="70" w:type="dxa"/>
              <w:right w:w="90" w:type="dxa"/>
            </w:tcMar>
          </w:tcPr>
          <w:p w14:paraId="156BEB12"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6825DD7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FAD11F8"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4A0E2A" w14:paraId="2BA40BC6" w14:textId="77777777">
        <w:tc>
          <w:tcPr>
            <w:tcW w:w="2600" w:type="dxa"/>
            <w:tcMar>
              <w:top w:w="70" w:type="dxa"/>
              <w:left w:w="90" w:type="dxa"/>
              <w:bottom w:w="70" w:type="dxa"/>
              <w:right w:w="90" w:type="dxa"/>
            </w:tcMar>
          </w:tcPr>
          <w:p w14:paraId="264F56C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CC1056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3F93CF3"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4A0E2A" w14:paraId="2610BDCA" w14:textId="77777777">
        <w:tc>
          <w:tcPr>
            <w:tcW w:w="2600" w:type="dxa"/>
            <w:tcMar>
              <w:top w:w="70" w:type="dxa"/>
              <w:left w:w="90" w:type="dxa"/>
              <w:bottom w:w="70" w:type="dxa"/>
              <w:right w:w="90" w:type="dxa"/>
            </w:tcMar>
          </w:tcPr>
          <w:p w14:paraId="4F646812"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9F95CC5"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4E68D06D" w14:textId="77777777" w:rsidR="00847C0D" w:rsidRPr="00430DB3" w:rsidRDefault="00CC3326">
            <w:pPr>
              <w:rPr>
                <w:lang w:val="pt-BR"/>
              </w:rPr>
            </w:pPr>
            <w:r>
              <w:rPr>
                <w:sz w:val="20"/>
                <w:szCs w:val="20"/>
                <w:lang w:val="pt-BR"/>
              </w:rPr>
              <w:t>Presença do nó, com última vontade que indica a desconexão</w:t>
            </w:r>
          </w:p>
        </w:tc>
      </w:tr>
    </w:tbl>
    <w:p w14:paraId="6B4DC034" w14:textId="77777777" w:rsidR="00E01C3A" w:rsidRDefault="00CC3326">
      <w:pPr>
        <w:spacing w:before="130" w:after="260"/>
        <w:rPr>
          <w:lang w:val="pt-BR"/>
        </w:rPr>
      </w:pPr>
      <w:r>
        <w:rPr>
          <w:sz w:val="20"/>
          <w:szCs w:val="20"/>
          <w:lang w:val="pt-BR"/>
        </w:rPr>
        <w:t>Fonte: Elaborado pelos autores (2026).</w:t>
      </w:r>
    </w:p>
    <w:p w14:paraId="20D3723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6AD19466"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53706E4"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2B1019CB"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3BA46BB"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3C384070"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50CCD9F" w14:textId="77777777" w:rsidR="002A414D" w:rsidRPr="00430DB3" w:rsidRDefault="009172FF">
      <w:pPr>
        <w:spacing w:after="280"/>
        <w:jc w:val="center"/>
        <w:rPr>
          <w:lang w:val="pt-BR"/>
        </w:rPr>
      </w:pPr>
      <w:r>
        <w:rPr>
          <w:sz w:val="20"/>
          <w:szCs w:val="20"/>
          <w:lang w:val="pt-BR"/>
        </w:rPr>
        <w:t>Fonte: Elaborado pelos autores (2026).</w:t>
      </w:r>
    </w:p>
    <w:p w14:paraId="67392ACB"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172BAC61"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180B7A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212D7F7"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7F3E51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2A877CE"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408C225"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3F0CFB01"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0062EFA"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38450FF4"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4C81C31B"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2926B6E1"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D42A7EF"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1315FA2"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2E2E7B3B"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483A54C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0D462E4"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6EE28890"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039DDDF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5A586601"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C4E0D15"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29589481" w14:textId="77777777" w:rsidR="00044D5A" w:rsidRPr="008C0B6A" w:rsidRDefault="00285AB3">
      <w:pPr>
        <w:spacing w:after="280"/>
        <w:jc w:val="center"/>
        <w:rPr>
          <w:lang w:val="pt-BR"/>
        </w:rPr>
      </w:pPr>
      <w:r>
        <w:rPr>
          <w:sz w:val="20"/>
          <w:szCs w:val="20"/>
          <w:lang w:val="pt-BR"/>
        </w:rPr>
        <w:t>Fonte: Elaborado pelos autores (2026).</w:t>
      </w:r>
    </w:p>
    <w:p w14:paraId="4645E358"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022F6F94"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70D8349D" w14:textId="77777777" w:rsidR="00044D5A" w:rsidRPr="008C0B6A" w:rsidRDefault="00285AB3">
      <w:pPr>
        <w:spacing w:after="280"/>
        <w:jc w:val="center"/>
        <w:rPr>
          <w:lang w:val="pt-BR"/>
        </w:rPr>
      </w:pPr>
      <w:r>
        <w:rPr>
          <w:sz w:val="20"/>
          <w:szCs w:val="20"/>
          <w:lang w:val="pt-BR"/>
        </w:rPr>
        <w:t>Fonte: Elaborado pelos autores (2026).</w:t>
      </w:r>
    </w:p>
    <w:p w14:paraId="31675F8D"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65C98002"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7E40BA1E"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14311899" w14:textId="77777777" w:rsidR="00A13357" w:rsidRPr="002F1978" w:rsidRDefault="00285AB3">
      <w:pPr>
        <w:spacing w:after="280"/>
        <w:jc w:val="center"/>
        <w:rPr>
          <w:lang w:val="pt-BR"/>
        </w:rPr>
      </w:pPr>
      <w:r>
        <w:rPr>
          <w:sz w:val="20"/>
          <w:szCs w:val="20"/>
          <w:lang w:val="pt-BR"/>
        </w:rPr>
        <w:t>Fonte: Elaborado pelos autores (2026).</w:t>
      </w:r>
    </w:p>
    <w:p w14:paraId="3A895743"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41E5693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19029F47" w14:textId="77777777" w:rsidR="00A13357" w:rsidRPr="002F1978" w:rsidRDefault="00285AB3">
      <w:pPr>
        <w:spacing w:after="280"/>
        <w:jc w:val="center"/>
        <w:rPr>
          <w:lang w:val="pt-BR"/>
        </w:rPr>
      </w:pPr>
      <w:r>
        <w:rPr>
          <w:sz w:val="20"/>
          <w:szCs w:val="20"/>
          <w:lang w:val="pt-BR"/>
        </w:rPr>
        <w:t>Fonte: Elaborado pelos autores (2026).</w:t>
      </w:r>
    </w:p>
    <w:p w14:paraId="14A52C08"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1F96DC17"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79862622"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2A71E701"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EB7E68E"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2014C395"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579FF77B"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2EE6070C"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49A91746"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76EEAFF1"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3DE0B6BF"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70CFA383"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68C0C888"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46D9F1A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3217A0BB"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308870E" w14:textId="77777777">
        <w:trPr>
          <w:tblHeader/>
        </w:trPr>
        <w:tc>
          <w:tcPr>
            <w:tcW w:w="850" w:type="dxa"/>
            <w:shd w:val="clear" w:color="auto" w:fill="EDEDED"/>
            <w:tcMar>
              <w:top w:w="70" w:type="dxa"/>
              <w:left w:w="90" w:type="dxa"/>
              <w:bottom w:w="70" w:type="dxa"/>
              <w:right w:w="90" w:type="dxa"/>
            </w:tcMar>
          </w:tcPr>
          <w:p w14:paraId="4F7DE75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2C210AC3"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AA6B4FB"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79C85E"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4A0E2A" w14:paraId="0C9D6560" w14:textId="77777777">
        <w:tc>
          <w:tcPr>
            <w:tcW w:w="850" w:type="dxa"/>
            <w:tcMar>
              <w:top w:w="70" w:type="dxa"/>
              <w:left w:w="90" w:type="dxa"/>
              <w:bottom w:w="70" w:type="dxa"/>
              <w:right w:w="90" w:type="dxa"/>
            </w:tcMar>
          </w:tcPr>
          <w:p w14:paraId="6931F3CF" w14:textId="77777777" w:rsidR="00847C0D" w:rsidRDefault="00CC3326">
            <w:r>
              <w:rPr>
                <w:sz w:val="20"/>
                <w:szCs w:val="20"/>
              </w:rPr>
              <w:t>CT01</w:t>
            </w:r>
          </w:p>
        </w:tc>
        <w:tc>
          <w:tcPr>
            <w:tcW w:w="3500" w:type="dxa"/>
            <w:tcMar>
              <w:top w:w="70" w:type="dxa"/>
              <w:left w:w="90" w:type="dxa"/>
              <w:bottom w:w="70" w:type="dxa"/>
              <w:right w:w="90" w:type="dxa"/>
            </w:tcMar>
          </w:tcPr>
          <w:p w14:paraId="3C63303B" w14:textId="77777777" w:rsidR="00847C0D" w:rsidRDefault="00CC3326">
            <w:r>
              <w:rPr>
                <w:sz w:val="20"/>
                <w:szCs w:val="20"/>
                <w:lang w:val="pt-BR"/>
              </w:rPr>
              <w:t>RF01, RNF08</w:t>
            </w:r>
          </w:p>
        </w:tc>
        <w:tc>
          <w:tcPr>
            <w:tcW w:w="1750" w:type="dxa"/>
            <w:tcMar>
              <w:top w:w="70" w:type="dxa"/>
              <w:left w:w="90" w:type="dxa"/>
              <w:bottom w:w="70" w:type="dxa"/>
              <w:right w:w="90" w:type="dxa"/>
            </w:tcMar>
          </w:tcPr>
          <w:p w14:paraId="443E0DB7"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1BA10DD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4A0E2A" w14:paraId="71551516" w14:textId="77777777">
        <w:tc>
          <w:tcPr>
            <w:tcW w:w="850" w:type="dxa"/>
            <w:tcMar>
              <w:top w:w="70" w:type="dxa"/>
              <w:left w:w="90" w:type="dxa"/>
              <w:bottom w:w="70" w:type="dxa"/>
              <w:right w:w="90" w:type="dxa"/>
            </w:tcMar>
          </w:tcPr>
          <w:p w14:paraId="0D46CD0C" w14:textId="77777777" w:rsidR="00847C0D" w:rsidRDefault="00CC3326">
            <w:r>
              <w:rPr>
                <w:sz w:val="20"/>
                <w:szCs w:val="20"/>
              </w:rPr>
              <w:t>CT02</w:t>
            </w:r>
          </w:p>
        </w:tc>
        <w:tc>
          <w:tcPr>
            <w:tcW w:w="3500" w:type="dxa"/>
            <w:tcMar>
              <w:top w:w="70" w:type="dxa"/>
              <w:left w:w="90" w:type="dxa"/>
              <w:bottom w:w="70" w:type="dxa"/>
              <w:right w:w="90" w:type="dxa"/>
            </w:tcMar>
          </w:tcPr>
          <w:p w14:paraId="70350F89" w14:textId="77777777" w:rsidR="00847C0D" w:rsidRDefault="00CC3326">
            <w:r>
              <w:rPr>
                <w:sz w:val="20"/>
                <w:szCs w:val="20"/>
                <w:lang w:val="pt-BR"/>
              </w:rPr>
              <w:t>RF02</w:t>
            </w:r>
          </w:p>
        </w:tc>
        <w:tc>
          <w:tcPr>
            <w:tcW w:w="1750" w:type="dxa"/>
            <w:tcMar>
              <w:top w:w="70" w:type="dxa"/>
              <w:left w:w="90" w:type="dxa"/>
              <w:bottom w:w="70" w:type="dxa"/>
              <w:right w:w="90" w:type="dxa"/>
            </w:tcMar>
          </w:tcPr>
          <w:p w14:paraId="3EA1F43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233FD7"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4A0E2A" w14:paraId="720AE01B" w14:textId="77777777">
        <w:tc>
          <w:tcPr>
            <w:tcW w:w="850" w:type="dxa"/>
            <w:tcMar>
              <w:top w:w="70" w:type="dxa"/>
              <w:left w:w="90" w:type="dxa"/>
              <w:bottom w:w="70" w:type="dxa"/>
              <w:right w:w="90" w:type="dxa"/>
            </w:tcMar>
          </w:tcPr>
          <w:p w14:paraId="6816E21A" w14:textId="77777777" w:rsidR="00847C0D" w:rsidRDefault="00CC3326">
            <w:r>
              <w:rPr>
                <w:sz w:val="20"/>
                <w:szCs w:val="20"/>
              </w:rPr>
              <w:t>CT03</w:t>
            </w:r>
          </w:p>
        </w:tc>
        <w:tc>
          <w:tcPr>
            <w:tcW w:w="3500" w:type="dxa"/>
            <w:tcMar>
              <w:top w:w="70" w:type="dxa"/>
              <w:left w:w="90" w:type="dxa"/>
              <w:bottom w:w="70" w:type="dxa"/>
              <w:right w:w="90" w:type="dxa"/>
            </w:tcMar>
          </w:tcPr>
          <w:p w14:paraId="50ECFC0D" w14:textId="77777777" w:rsidR="00847C0D" w:rsidRDefault="00CC3326">
            <w:r>
              <w:rPr>
                <w:sz w:val="20"/>
                <w:szCs w:val="20"/>
                <w:lang w:val="pt-BR"/>
              </w:rPr>
              <w:t>RF03, RNF05</w:t>
            </w:r>
          </w:p>
        </w:tc>
        <w:tc>
          <w:tcPr>
            <w:tcW w:w="1750" w:type="dxa"/>
            <w:tcMar>
              <w:top w:w="70" w:type="dxa"/>
              <w:left w:w="90" w:type="dxa"/>
              <w:bottom w:w="70" w:type="dxa"/>
              <w:right w:w="90" w:type="dxa"/>
            </w:tcMar>
          </w:tcPr>
          <w:p w14:paraId="2E8E5B30"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64CF976"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4A0E2A" w14:paraId="3762D5BB" w14:textId="77777777">
        <w:tc>
          <w:tcPr>
            <w:tcW w:w="850" w:type="dxa"/>
            <w:tcMar>
              <w:top w:w="70" w:type="dxa"/>
              <w:left w:w="90" w:type="dxa"/>
              <w:bottom w:w="70" w:type="dxa"/>
              <w:right w:w="90" w:type="dxa"/>
            </w:tcMar>
          </w:tcPr>
          <w:p w14:paraId="26446D83" w14:textId="77777777" w:rsidR="00847C0D" w:rsidRDefault="00CC3326">
            <w:r>
              <w:rPr>
                <w:sz w:val="20"/>
                <w:szCs w:val="20"/>
              </w:rPr>
              <w:t>CT04</w:t>
            </w:r>
          </w:p>
        </w:tc>
        <w:tc>
          <w:tcPr>
            <w:tcW w:w="3500" w:type="dxa"/>
            <w:tcMar>
              <w:top w:w="70" w:type="dxa"/>
              <w:left w:w="90" w:type="dxa"/>
              <w:bottom w:w="70" w:type="dxa"/>
              <w:right w:w="90" w:type="dxa"/>
            </w:tcMar>
          </w:tcPr>
          <w:p w14:paraId="2A29FE40" w14:textId="77777777" w:rsidR="00847C0D" w:rsidRDefault="00CC3326">
            <w:r>
              <w:rPr>
                <w:sz w:val="20"/>
                <w:szCs w:val="20"/>
                <w:lang w:val="pt-BR"/>
              </w:rPr>
              <w:t>RF03</w:t>
            </w:r>
          </w:p>
        </w:tc>
        <w:tc>
          <w:tcPr>
            <w:tcW w:w="1750" w:type="dxa"/>
            <w:tcMar>
              <w:top w:w="70" w:type="dxa"/>
              <w:left w:w="90" w:type="dxa"/>
              <w:bottom w:w="70" w:type="dxa"/>
              <w:right w:w="90" w:type="dxa"/>
            </w:tcMar>
          </w:tcPr>
          <w:p w14:paraId="280BB7EA"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649B5D9A"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4A0E2A" w14:paraId="3492B973" w14:textId="77777777">
        <w:tc>
          <w:tcPr>
            <w:tcW w:w="850" w:type="dxa"/>
            <w:tcMar>
              <w:top w:w="70" w:type="dxa"/>
              <w:left w:w="90" w:type="dxa"/>
              <w:bottom w:w="70" w:type="dxa"/>
              <w:right w:w="90" w:type="dxa"/>
            </w:tcMar>
          </w:tcPr>
          <w:p w14:paraId="65AE3947" w14:textId="77777777" w:rsidR="00847C0D" w:rsidRDefault="00CC3326">
            <w:r>
              <w:rPr>
                <w:sz w:val="20"/>
                <w:szCs w:val="20"/>
              </w:rPr>
              <w:t>CT05</w:t>
            </w:r>
          </w:p>
        </w:tc>
        <w:tc>
          <w:tcPr>
            <w:tcW w:w="3500" w:type="dxa"/>
            <w:tcMar>
              <w:top w:w="70" w:type="dxa"/>
              <w:left w:w="90" w:type="dxa"/>
              <w:bottom w:w="70" w:type="dxa"/>
              <w:right w:w="90" w:type="dxa"/>
            </w:tcMar>
          </w:tcPr>
          <w:p w14:paraId="67D84A8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FB0394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691DB3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4A0E2A" w14:paraId="2A160FB5" w14:textId="77777777">
        <w:tc>
          <w:tcPr>
            <w:tcW w:w="850" w:type="dxa"/>
            <w:tcMar>
              <w:top w:w="70" w:type="dxa"/>
              <w:left w:w="90" w:type="dxa"/>
              <w:bottom w:w="70" w:type="dxa"/>
              <w:right w:w="90" w:type="dxa"/>
            </w:tcMar>
          </w:tcPr>
          <w:p w14:paraId="7BE131A9" w14:textId="77777777" w:rsidR="00847C0D" w:rsidRDefault="00CC3326">
            <w:r>
              <w:rPr>
                <w:sz w:val="20"/>
                <w:szCs w:val="20"/>
              </w:rPr>
              <w:t>CT06</w:t>
            </w:r>
          </w:p>
        </w:tc>
        <w:tc>
          <w:tcPr>
            <w:tcW w:w="3500" w:type="dxa"/>
            <w:tcMar>
              <w:top w:w="70" w:type="dxa"/>
              <w:left w:w="90" w:type="dxa"/>
              <w:bottom w:w="70" w:type="dxa"/>
              <w:right w:w="90" w:type="dxa"/>
            </w:tcMar>
          </w:tcPr>
          <w:p w14:paraId="093B2C24" w14:textId="77777777" w:rsidR="00847C0D" w:rsidRDefault="00CC3326">
            <w:r>
              <w:rPr>
                <w:sz w:val="20"/>
                <w:szCs w:val="20"/>
                <w:lang w:val="pt-BR"/>
              </w:rPr>
              <w:t>RNF02</w:t>
            </w:r>
          </w:p>
        </w:tc>
        <w:tc>
          <w:tcPr>
            <w:tcW w:w="1750" w:type="dxa"/>
            <w:tcMar>
              <w:top w:w="70" w:type="dxa"/>
              <w:left w:w="90" w:type="dxa"/>
              <w:bottom w:w="70" w:type="dxa"/>
              <w:right w:w="90" w:type="dxa"/>
            </w:tcMar>
          </w:tcPr>
          <w:p w14:paraId="3E190B6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1D7AD09" w14:textId="77777777" w:rsidR="00847C0D" w:rsidRPr="00430DB3" w:rsidRDefault="00CC3326">
            <w:pPr>
              <w:rPr>
                <w:lang w:val="pt-BR"/>
              </w:rPr>
            </w:pPr>
            <w:r>
              <w:rPr>
                <w:sz w:val="20"/>
                <w:szCs w:val="20"/>
                <w:lang w:val="pt-BR"/>
              </w:rPr>
              <w:t>Descida até o piso em no mínimo cinco minutos</w:t>
            </w:r>
          </w:p>
        </w:tc>
      </w:tr>
      <w:tr w:rsidR="00E01C3A" w:rsidRPr="004A0E2A" w14:paraId="6EDE466F" w14:textId="77777777">
        <w:tc>
          <w:tcPr>
            <w:tcW w:w="850" w:type="dxa"/>
            <w:tcMar>
              <w:top w:w="70" w:type="dxa"/>
              <w:left w:w="90" w:type="dxa"/>
              <w:bottom w:w="70" w:type="dxa"/>
              <w:right w:w="90" w:type="dxa"/>
            </w:tcMar>
          </w:tcPr>
          <w:p w14:paraId="2B6559A3" w14:textId="77777777" w:rsidR="00847C0D" w:rsidRDefault="00CC3326">
            <w:r>
              <w:rPr>
                <w:sz w:val="20"/>
                <w:szCs w:val="20"/>
              </w:rPr>
              <w:t>CT07</w:t>
            </w:r>
          </w:p>
        </w:tc>
        <w:tc>
          <w:tcPr>
            <w:tcW w:w="3500" w:type="dxa"/>
            <w:tcMar>
              <w:top w:w="70" w:type="dxa"/>
              <w:left w:w="90" w:type="dxa"/>
              <w:bottom w:w="70" w:type="dxa"/>
              <w:right w:w="90" w:type="dxa"/>
            </w:tcMar>
          </w:tcPr>
          <w:p w14:paraId="6A2C959C"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B7461E1"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ADBD745"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4A0E2A" w14:paraId="1EB9D6D2" w14:textId="77777777">
        <w:tc>
          <w:tcPr>
            <w:tcW w:w="850" w:type="dxa"/>
            <w:tcMar>
              <w:top w:w="70" w:type="dxa"/>
              <w:left w:w="90" w:type="dxa"/>
              <w:bottom w:w="70" w:type="dxa"/>
              <w:right w:w="90" w:type="dxa"/>
            </w:tcMar>
          </w:tcPr>
          <w:p w14:paraId="6040FE64" w14:textId="77777777" w:rsidR="00847C0D" w:rsidRDefault="00CC3326">
            <w:r>
              <w:rPr>
                <w:sz w:val="20"/>
                <w:szCs w:val="20"/>
              </w:rPr>
              <w:t>CT08</w:t>
            </w:r>
          </w:p>
        </w:tc>
        <w:tc>
          <w:tcPr>
            <w:tcW w:w="3500" w:type="dxa"/>
            <w:tcMar>
              <w:top w:w="70" w:type="dxa"/>
              <w:left w:w="90" w:type="dxa"/>
              <w:bottom w:w="70" w:type="dxa"/>
              <w:right w:w="90" w:type="dxa"/>
            </w:tcMar>
          </w:tcPr>
          <w:p w14:paraId="386C3C16" w14:textId="77777777" w:rsidR="00847C0D" w:rsidRDefault="00CC3326">
            <w:r>
              <w:rPr>
                <w:sz w:val="20"/>
                <w:szCs w:val="20"/>
                <w:lang w:val="pt-BR"/>
              </w:rPr>
              <w:t>RF07, RNF04</w:t>
            </w:r>
          </w:p>
        </w:tc>
        <w:tc>
          <w:tcPr>
            <w:tcW w:w="1750" w:type="dxa"/>
            <w:tcMar>
              <w:top w:w="70" w:type="dxa"/>
              <w:left w:w="90" w:type="dxa"/>
              <w:bottom w:w="70" w:type="dxa"/>
              <w:right w:w="90" w:type="dxa"/>
            </w:tcMar>
          </w:tcPr>
          <w:p w14:paraId="2B49F83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FC39F0F"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4A0E2A" w14:paraId="2C562958" w14:textId="77777777">
        <w:tc>
          <w:tcPr>
            <w:tcW w:w="850" w:type="dxa"/>
            <w:tcMar>
              <w:top w:w="70" w:type="dxa"/>
              <w:left w:w="90" w:type="dxa"/>
              <w:bottom w:w="70" w:type="dxa"/>
              <w:right w:w="90" w:type="dxa"/>
            </w:tcMar>
          </w:tcPr>
          <w:p w14:paraId="5A72FDFF" w14:textId="77777777" w:rsidR="00847C0D" w:rsidRDefault="00CC3326">
            <w:r>
              <w:rPr>
                <w:sz w:val="20"/>
                <w:szCs w:val="20"/>
              </w:rPr>
              <w:t>CT09</w:t>
            </w:r>
          </w:p>
        </w:tc>
        <w:tc>
          <w:tcPr>
            <w:tcW w:w="3500" w:type="dxa"/>
            <w:tcMar>
              <w:top w:w="70" w:type="dxa"/>
              <w:left w:w="90" w:type="dxa"/>
              <w:bottom w:w="70" w:type="dxa"/>
              <w:right w:w="90" w:type="dxa"/>
            </w:tcMar>
          </w:tcPr>
          <w:p w14:paraId="0886F2F6" w14:textId="77777777" w:rsidR="00847C0D" w:rsidRDefault="00CC3326">
            <w:r>
              <w:rPr>
                <w:sz w:val="20"/>
                <w:szCs w:val="20"/>
                <w:lang w:val="pt-BR"/>
              </w:rPr>
              <w:t>RF07</w:t>
            </w:r>
          </w:p>
        </w:tc>
        <w:tc>
          <w:tcPr>
            <w:tcW w:w="1750" w:type="dxa"/>
            <w:tcMar>
              <w:top w:w="70" w:type="dxa"/>
              <w:left w:w="90" w:type="dxa"/>
              <w:bottom w:w="70" w:type="dxa"/>
              <w:right w:w="90" w:type="dxa"/>
            </w:tcMar>
          </w:tcPr>
          <w:p w14:paraId="3C237A3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3815832D" w14:textId="77777777" w:rsidR="00847C0D" w:rsidRPr="00430DB3" w:rsidRDefault="00CC3326">
            <w:pPr>
              <w:rPr>
                <w:lang w:val="pt-BR"/>
              </w:rPr>
            </w:pPr>
            <w:r>
              <w:rPr>
                <w:sz w:val="20"/>
                <w:szCs w:val="20"/>
                <w:lang w:val="pt-BR"/>
              </w:rPr>
              <w:t>Uma única telemetria por decisão; mensagem malformada descartada</w:t>
            </w:r>
          </w:p>
        </w:tc>
      </w:tr>
      <w:tr w:rsidR="00E01C3A" w:rsidRPr="004A0E2A" w14:paraId="68FC4DF3" w14:textId="77777777">
        <w:tc>
          <w:tcPr>
            <w:tcW w:w="850" w:type="dxa"/>
            <w:tcMar>
              <w:top w:w="70" w:type="dxa"/>
              <w:left w:w="90" w:type="dxa"/>
              <w:bottom w:w="70" w:type="dxa"/>
              <w:right w:w="90" w:type="dxa"/>
            </w:tcMar>
          </w:tcPr>
          <w:p w14:paraId="007CE033"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51B1C617" w14:textId="77777777" w:rsidR="00847C0D" w:rsidRDefault="00CC3326">
            <w:r>
              <w:rPr>
                <w:sz w:val="20"/>
                <w:szCs w:val="20"/>
                <w:lang w:val="pt-BR"/>
              </w:rPr>
              <w:t>RF09</w:t>
            </w:r>
          </w:p>
        </w:tc>
        <w:tc>
          <w:tcPr>
            <w:tcW w:w="1750" w:type="dxa"/>
            <w:tcMar>
              <w:top w:w="70" w:type="dxa"/>
              <w:left w:w="90" w:type="dxa"/>
              <w:bottom w:w="70" w:type="dxa"/>
              <w:right w:w="90" w:type="dxa"/>
            </w:tcMar>
          </w:tcPr>
          <w:p w14:paraId="2C0937B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78AB9191"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4A0E2A" w14:paraId="53ACA5EA" w14:textId="77777777">
        <w:tc>
          <w:tcPr>
            <w:tcW w:w="850" w:type="dxa"/>
            <w:tcMar>
              <w:top w:w="70" w:type="dxa"/>
              <w:left w:w="90" w:type="dxa"/>
              <w:bottom w:w="70" w:type="dxa"/>
              <w:right w:w="90" w:type="dxa"/>
            </w:tcMar>
          </w:tcPr>
          <w:p w14:paraId="3247613C" w14:textId="77777777" w:rsidR="00847C0D" w:rsidRDefault="00CC3326">
            <w:r>
              <w:rPr>
                <w:sz w:val="20"/>
                <w:szCs w:val="20"/>
              </w:rPr>
              <w:t>CT11</w:t>
            </w:r>
          </w:p>
        </w:tc>
        <w:tc>
          <w:tcPr>
            <w:tcW w:w="3500" w:type="dxa"/>
            <w:tcMar>
              <w:top w:w="70" w:type="dxa"/>
              <w:left w:w="90" w:type="dxa"/>
              <w:bottom w:w="70" w:type="dxa"/>
              <w:right w:w="90" w:type="dxa"/>
            </w:tcMar>
          </w:tcPr>
          <w:p w14:paraId="7769FB3B" w14:textId="77777777" w:rsidR="00847C0D" w:rsidRDefault="00CC3326">
            <w:r>
              <w:rPr>
                <w:sz w:val="20"/>
                <w:szCs w:val="20"/>
                <w:lang w:val="pt-BR"/>
              </w:rPr>
              <w:t>RF10</w:t>
            </w:r>
          </w:p>
        </w:tc>
        <w:tc>
          <w:tcPr>
            <w:tcW w:w="1750" w:type="dxa"/>
            <w:tcMar>
              <w:top w:w="70" w:type="dxa"/>
              <w:left w:w="90" w:type="dxa"/>
              <w:bottom w:w="70" w:type="dxa"/>
              <w:right w:w="90" w:type="dxa"/>
            </w:tcMar>
          </w:tcPr>
          <w:p w14:paraId="37D80EBB"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76B9DEFE" w14:textId="77777777" w:rsidR="00847C0D" w:rsidRPr="00430DB3" w:rsidRDefault="00CC3326">
            <w:pPr>
              <w:rPr>
                <w:lang w:val="pt-BR"/>
              </w:rPr>
            </w:pPr>
            <w:r>
              <w:rPr>
                <w:sz w:val="20"/>
                <w:szCs w:val="20"/>
                <w:lang w:val="pt-BR"/>
              </w:rPr>
              <w:t>Cada execução enxerga só os próprios eventos; resultados idênticos</w:t>
            </w:r>
          </w:p>
        </w:tc>
      </w:tr>
      <w:tr w:rsidR="00E01C3A" w:rsidRPr="004A0E2A" w14:paraId="3828685E" w14:textId="77777777">
        <w:tc>
          <w:tcPr>
            <w:tcW w:w="850" w:type="dxa"/>
            <w:tcMar>
              <w:top w:w="70" w:type="dxa"/>
              <w:left w:w="90" w:type="dxa"/>
              <w:bottom w:w="70" w:type="dxa"/>
              <w:right w:w="90" w:type="dxa"/>
            </w:tcMar>
          </w:tcPr>
          <w:p w14:paraId="2165F4BA" w14:textId="77777777" w:rsidR="00847C0D" w:rsidRDefault="00CC3326">
            <w:r>
              <w:rPr>
                <w:sz w:val="20"/>
                <w:szCs w:val="20"/>
              </w:rPr>
              <w:t>CT12</w:t>
            </w:r>
          </w:p>
        </w:tc>
        <w:tc>
          <w:tcPr>
            <w:tcW w:w="3500" w:type="dxa"/>
            <w:tcMar>
              <w:top w:w="70" w:type="dxa"/>
              <w:left w:w="90" w:type="dxa"/>
              <w:bottom w:w="70" w:type="dxa"/>
              <w:right w:w="90" w:type="dxa"/>
            </w:tcMar>
          </w:tcPr>
          <w:p w14:paraId="5F6A3A91" w14:textId="77777777" w:rsidR="00847C0D" w:rsidRDefault="00CC3326">
            <w:r>
              <w:rPr>
                <w:sz w:val="20"/>
                <w:szCs w:val="20"/>
                <w:lang w:val="pt-BR"/>
              </w:rPr>
              <w:t>RF11</w:t>
            </w:r>
          </w:p>
        </w:tc>
        <w:tc>
          <w:tcPr>
            <w:tcW w:w="1750" w:type="dxa"/>
            <w:tcMar>
              <w:top w:w="70" w:type="dxa"/>
              <w:left w:w="90" w:type="dxa"/>
              <w:bottom w:w="70" w:type="dxa"/>
              <w:right w:w="90" w:type="dxa"/>
            </w:tcMar>
          </w:tcPr>
          <w:p w14:paraId="0955B2F5"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7BF1228"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4A0E2A" w14:paraId="203E5F8E" w14:textId="77777777">
        <w:tc>
          <w:tcPr>
            <w:tcW w:w="850" w:type="dxa"/>
            <w:tcMar>
              <w:top w:w="70" w:type="dxa"/>
              <w:left w:w="90" w:type="dxa"/>
              <w:bottom w:w="70" w:type="dxa"/>
              <w:right w:w="90" w:type="dxa"/>
            </w:tcMar>
          </w:tcPr>
          <w:p w14:paraId="01389DD7" w14:textId="77777777" w:rsidR="00847C0D" w:rsidRDefault="00CC3326">
            <w:r>
              <w:rPr>
                <w:sz w:val="20"/>
                <w:szCs w:val="20"/>
              </w:rPr>
              <w:t>CT13</w:t>
            </w:r>
          </w:p>
        </w:tc>
        <w:tc>
          <w:tcPr>
            <w:tcW w:w="3500" w:type="dxa"/>
            <w:tcMar>
              <w:top w:w="70" w:type="dxa"/>
              <w:left w:w="90" w:type="dxa"/>
              <w:bottom w:w="70" w:type="dxa"/>
              <w:right w:w="90" w:type="dxa"/>
            </w:tcMar>
          </w:tcPr>
          <w:p w14:paraId="740C03B7" w14:textId="77777777" w:rsidR="00847C0D" w:rsidRDefault="00CC3326">
            <w:r>
              <w:rPr>
                <w:sz w:val="20"/>
                <w:szCs w:val="20"/>
                <w:lang w:val="pt-BR"/>
              </w:rPr>
              <w:t>RF12</w:t>
            </w:r>
          </w:p>
        </w:tc>
        <w:tc>
          <w:tcPr>
            <w:tcW w:w="1750" w:type="dxa"/>
            <w:tcMar>
              <w:top w:w="70" w:type="dxa"/>
              <w:left w:w="90" w:type="dxa"/>
              <w:bottom w:w="70" w:type="dxa"/>
              <w:right w:w="90" w:type="dxa"/>
            </w:tcMar>
          </w:tcPr>
          <w:p w14:paraId="0BF76FAE"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2E843051" w14:textId="77777777" w:rsidR="00847C0D" w:rsidRPr="00430DB3" w:rsidRDefault="00CC3326">
            <w:pPr>
              <w:rPr>
                <w:lang w:val="pt-BR"/>
              </w:rPr>
            </w:pPr>
            <w:r>
              <w:rPr>
                <w:sz w:val="20"/>
                <w:szCs w:val="20"/>
                <w:lang w:val="pt-BR"/>
              </w:rPr>
              <w:t>2,50 Wh a 40 W; razão entre regimes independente da potência</w:t>
            </w:r>
          </w:p>
        </w:tc>
      </w:tr>
      <w:tr w:rsidR="00E01C3A" w:rsidRPr="004A0E2A" w14:paraId="56833914" w14:textId="77777777">
        <w:tc>
          <w:tcPr>
            <w:tcW w:w="850" w:type="dxa"/>
            <w:tcMar>
              <w:top w:w="70" w:type="dxa"/>
              <w:left w:w="90" w:type="dxa"/>
              <w:bottom w:w="70" w:type="dxa"/>
              <w:right w:w="90" w:type="dxa"/>
            </w:tcMar>
          </w:tcPr>
          <w:p w14:paraId="13E4930B" w14:textId="77777777" w:rsidR="00847C0D" w:rsidRDefault="00CC3326">
            <w:r>
              <w:rPr>
                <w:sz w:val="20"/>
                <w:szCs w:val="20"/>
              </w:rPr>
              <w:t>CT14</w:t>
            </w:r>
          </w:p>
        </w:tc>
        <w:tc>
          <w:tcPr>
            <w:tcW w:w="3500" w:type="dxa"/>
            <w:tcMar>
              <w:top w:w="70" w:type="dxa"/>
              <w:left w:w="90" w:type="dxa"/>
              <w:bottom w:w="70" w:type="dxa"/>
              <w:right w:w="90" w:type="dxa"/>
            </w:tcMar>
          </w:tcPr>
          <w:p w14:paraId="42E9D946" w14:textId="77777777" w:rsidR="00847C0D" w:rsidRDefault="00CC3326">
            <w:r>
              <w:rPr>
                <w:sz w:val="20"/>
                <w:szCs w:val="20"/>
                <w:lang w:val="pt-BR"/>
              </w:rPr>
              <w:t>RF08</w:t>
            </w:r>
          </w:p>
        </w:tc>
        <w:tc>
          <w:tcPr>
            <w:tcW w:w="1750" w:type="dxa"/>
            <w:tcMar>
              <w:top w:w="70" w:type="dxa"/>
              <w:left w:w="90" w:type="dxa"/>
              <w:bottom w:w="70" w:type="dxa"/>
              <w:right w:w="90" w:type="dxa"/>
            </w:tcMar>
          </w:tcPr>
          <w:p w14:paraId="204128D3"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7EC7EAA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4A0E2A" w14:paraId="58B45745" w14:textId="77777777">
        <w:tc>
          <w:tcPr>
            <w:tcW w:w="850" w:type="dxa"/>
            <w:tcMar>
              <w:top w:w="70" w:type="dxa"/>
              <w:left w:w="90" w:type="dxa"/>
              <w:bottom w:w="70" w:type="dxa"/>
              <w:right w:w="90" w:type="dxa"/>
            </w:tcMar>
          </w:tcPr>
          <w:p w14:paraId="033197B3" w14:textId="77777777" w:rsidR="00847C0D" w:rsidRDefault="00CC3326">
            <w:r>
              <w:rPr>
                <w:sz w:val="20"/>
                <w:szCs w:val="20"/>
              </w:rPr>
              <w:t>CT15</w:t>
            </w:r>
          </w:p>
        </w:tc>
        <w:tc>
          <w:tcPr>
            <w:tcW w:w="3500" w:type="dxa"/>
            <w:tcMar>
              <w:top w:w="70" w:type="dxa"/>
              <w:left w:w="90" w:type="dxa"/>
              <w:bottom w:w="70" w:type="dxa"/>
              <w:right w:w="90" w:type="dxa"/>
            </w:tcMar>
          </w:tcPr>
          <w:p w14:paraId="209562EE" w14:textId="77777777" w:rsidR="00847C0D" w:rsidRDefault="00CC3326">
            <w:r>
              <w:rPr>
                <w:sz w:val="20"/>
                <w:szCs w:val="20"/>
                <w:lang w:val="pt-BR"/>
              </w:rPr>
              <w:t>RF05, RF06</w:t>
            </w:r>
          </w:p>
        </w:tc>
        <w:tc>
          <w:tcPr>
            <w:tcW w:w="1750" w:type="dxa"/>
            <w:tcMar>
              <w:top w:w="70" w:type="dxa"/>
              <w:left w:w="90" w:type="dxa"/>
              <w:bottom w:w="70" w:type="dxa"/>
              <w:right w:w="90" w:type="dxa"/>
            </w:tcMar>
          </w:tcPr>
          <w:p w14:paraId="1E010115"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27934B1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4A0E2A" w14:paraId="63E26C21" w14:textId="77777777">
        <w:tc>
          <w:tcPr>
            <w:tcW w:w="850" w:type="dxa"/>
            <w:tcMar>
              <w:top w:w="70" w:type="dxa"/>
              <w:left w:w="90" w:type="dxa"/>
              <w:bottom w:w="70" w:type="dxa"/>
              <w:right w:w="90" w:type="dxa"/>
            </w:tcMar>
          </w:tcPr>
          <w:p w14:paraId="1984C876" w14:textId="77777777" w:rsidR="00847C0D" w:rsidRDefault="00CC3326">
            <w:r>
              <w:rPr>
                <w:sz w:val="20"/>
                <w:szCs w:val="20"/>
              </w:rPr>
              <w:t>CT16</w:t>
            </w:r>
          </w:p>
        </w:tc>
        <w:tc>
          <w:tcPr>
            <w:tcW w:w="3500" w:type="dxa"/>
            <w:tcMar>
              <w:top w:w="70" w:type="dxa"/>
              <w:left w:w="90" w:type="dxa"/>
              <w:bottom w:w="70" w:type="dxa"/>
              <w:right w:w="90" w:type="dxa"/>
            </w:tcMar>
          </w:tcPr>
          <w:p w14:paraId="160B1AE8" w14:textId="77777777" w:rsidR="00847C0D" w:rsidRDefault="00CC3326">
            <w:r>
              <w:rPr>
                <w:sz w:val="20"/>
                <w:szCs w:val="20"/>
                <w:lang w:val="pt-BR"/>
              </w:rPr>
              <w:t>RF11</w:t>
            </w:r>
          </w:p>
        </w:tc>
        <w:tc>
          <w:tcPr>
            <w:tcW w:w="1750" w:type="dxa"/>
            <w:tcMar>
              <w:top w:w="70" w:type="dxa"/>
              <w:left w:w="90" w:type="dxa"/>
              <w:bottom w:w="70" w:type="dxa"/>
              <w:right w:w="90" w:type="dxa"/>
            </w:tcMar>
          </w:tcPr>
          <w:p w14:paraId="4313E70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6D940DCD" w14:textId="77777777" w:rsidR="00847C0D" w:rsidRPr="00430DB3" w:rsidRDefault="00CC3326">
            <w:pPr>
              <w:rPr>
                <w:lang w:val="pt-BR"/>
              </w:rPr>
            </w:pPr>
            <w:r>
              <w:rPr>
                <w:sz w:val="20"/>
                <w:szCs w:val="20"/>
                <w:lang w:val="pt-BR"/>
              </w:rPr>
              <w:t>Alerta de falha total aberto e encerrado ao religar</w:t>
            </w:r>
          </w:p>
        </w:tc>
      </w:tr>
      <w:tr w:rsidR="00E01C3A" w:rsidRPr="004A0E2A" w14:paraId="6D49A5C6" w14:textId="77777777">
        <w:tc>
          <w:tcPr>
            <w:tcW w:w="850" w:type="dxa"/>
            <w:tcMar>
              <w:top w:w="70" w:type="dxa"/>
              <w:left w:w="90" w:type="dxa"/>
              <w:bottom w:w="70" w:type="dxa"/>
              <w:right w:w="90" w:type="dxa"/>
            </w:tcMar>
          </w:tcPr>
          <w:p w14:paraId="005B152B" w14:textId="77777777" w:rsidR="00847C0D" w:rsidRDefault="00CC3326">
            <w:r>
              <w:rPr>
                <w:sz w:val="20"/>
                <w:szCs w:val="20"/>
              </w:rPr>
              <w:t>CT17</w:t>
            </w:r>
          </w:p>
        </w:tc>
        <w:tc>
          <w:tcPr>
            <w:tcW w:w="3500" w:type="dxa"/>
            <w:tcMar>
              <w:top w:w="70" w:type="dxa"/>
              <w:left w:w="90" w:type="dxa"/>
              <w:bottom w:w="70" w:type="dxa"/>
              <w:right w:w="90" w:type="dxa"/>
            </w:tcMar>
          </w:tcPr>
          <w:p w14:paraId="4147CAAB" w14:textId="77777777" w:rsidR="00847C0D" w:rsidRDefault="00CC3326">
            <w:r>
              <w:rPr>
                <w:sz w:val="20"/>
                <w:szCs w:val="20"/>
                <w:lang w:val="pt-BR"/>
              </w:rPr>
              <w:t>RNF03</w:t>
            </w:r>
          </w:p>
        </w:tc>
        <w:tc>
          <w:tcPr>
            <w:tcW w:w="1750" w:type="dxa"/>
            <w:tcMar>
              <w:top w:w="70" w:type="dxa"/>
              <w:left w:w="90" w:type="dxa"/>
              <w:bottom w:w="70" w:type="dxa"/>
              <w:right w:w="90" w:type="dxa"/>
            </w:tcMar>
          </w:tcPr>
          <w:p w14:paraId="7A36D6DD"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4DDD539" w14:textId="77777777" w:rsidR="00847C0D" w:rsidRPr="00430DB3" w:rsidRDefault="00CC3326">
            <w:pPr>
              <w:rPr>
                <w:lang w:val="pt-BR"/>
              </w:rPr>
            </w:pPr>
            <w:r>
              <w:rPr>
                <w:sz w:val="20"/>
                <w:szCs w:val="20"/>
                <w:lang w:val="pt-BR"/>
              </w:rPr>
              <w:t>Latência inferior a 180 s em todas as repetições</w:t>
            </w:r>
          </w:p>
        </w:tc>
      </w:tr>
      <w:tr w:rsidR="00E01C3A" w:rsidRPr="004A0E2A" w14:paraId="261C77B1" w14:textId="77777777">
        <w:tc>
          <w:tcPr>
            <w:tcW w:w="850" w:type="dxa"/>
            <w:tcMar>
              <w:top w:w="70" w:type="dxa"/>
              <w:left w:w="90" w:type="dxa"/>
              <w:bottom w:w="70" w:type="dxa"/>
              <w:right w:w="90" w:type="dxa"/>
            </w:tcMar>
          </w:tcPr>
          <w:p w14:paraId="3D69945E" w14:textId="77777777" w:rsidR="00847C0D" w:rsidRDefault="00CC3326">
            <w:r>
              <w:rPr>
                <w:sz w:val="20"/>
                <w:szCs w:val="20"/>
              </w:rPr>
              <w:t>CT18</w:t>
            </w:r>
          </w:p>
        </w:tc>
        <w:tc>
          <w:tcPr>
            <w:tcW w:w="3500" w:type="dxa"/>
            <w:tcMar>
              <w:top w:w="70" w:type="dxa"/>
              <w:left w:w="90" w:type="dxa"/>
              <w:bottom w:w="70" w:type="dxa"/>
              <w:right w:w="90" w:type="dxa"/>
            </w:tcMar>
          </w:tcPr>
          <w:p w14:paraId="166DA24F" w14:textId="77777777" w:rsidR="00847C0D" w:rsidRDefault="00CC3326">
            <w:r>
              <w:rPr>
                <w:sz w:val="20"/>
                <w:szCs w:val="20"/>
                <w:lang w:val="pt-BR"/>
              </w:rPr>
              <w:t>RNF07</w:t>
            </w:r>
          </w:p>
        </w:tc>
        <w:tc>
          <w:tcPr>
            <w:tcW w:w="1750" w:type="dxa"/>
            <w:tcMar>
              <w:top w:w="70" w:type="dxa"/>
              <w:left w:w="90" w:type="dxa"/>
              <w:bottom w:w="70" w:type="dxa"/>
              <w:right w:w="90" w:type="dxa"/>
            </w:tcMar>
          </w:tcPr>
          <w:p w14:paraId="06F8611B"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1B20953" w14:textId="77777777" w:rsidR="00847C0D" w:rsidRPr="00430DB3" w:rsidRDefault="00CC3326">
            <w:pPr>
              <w:rPr>
                <w:lang w:val="pt-BR"/>
              </w:rPr>
            </w:pPr>
            <w:r>
              <w:rPr>
                <w:sz w:val="20"/>
                <w:szCs w:val="20"/>
                <w:lang w:val="pt-BR"/>
              </w:rPr>
              <w:t>Nó no pleno ao vencer a validade do último comando, medido pelo sensor</w:t>
            </w:r>
          </w:p>
        </w:tc>
      </w:tr>
      <w:tr w:rsidR="00E01C3A" w:rsidRPr="004A0E2A" w14:paraId="4DBBC480" w14:textId="77777777">
        <w:tc>
          <w:tcPr>
            <w:tcW w:w="850" w:type="dxa"/>
            <w:tcMar>
              <w:top w:w="70" w:type="dxa"/>
              <w:left w:w="90" w:type="dxa"/>
              <w:bottom w:w="70" w:type="dxa"/>
              <w:right w:w="90" w:type="dxa"/>
            </w:tcMar>
          </w:tcPr>
          <w:p w14:paraId="2D28802B" w14:textId="77777777" w:rsidR="00847C0D" w:rsidRDefault="00CC3326">
            <w:r>
              <w:rPr>
                <w:sz w:val="20"/>
                <w:szCs w:val="20"/>
              </w:rPr>
              <w:t>CT19</w:t>
            </w:r>
          </w:p>
        </w:tc>
        <w:tc>
          <w:tcPr>
            <w:tcW w:w="3500" w:type="dxa"/>
            <w:tcMar>
              <w:top w:w="70" w:type="dxa"/>
              <w:left w:w="90" w:type="dxa"/>
              <w:bottom w:w="70" w:type="dxa"/>
              <w:right w:w="90" w:type="dxa"/>
            </w:tcMar>
          </w:tcPr>
          <w:p w14:paraId="05C9CB50" w14:textId="77777777" w:rsidR="00847C0D" w:rsidRDefault="00CC3326">
            <w:r>
              <w:rPr>
                <w:sz w:val="20"/>
                <w:szCs w:val="20"/>
                <w:lang w:val="pt-BR"/>
              </w:rPr>
              <w:t>RNF06</w:t>
            </w:r>
          </w:p>
        </w:tc>
        <w:tc>
          <w:tcPr>
            <w:tcW w:w="1750" w:type="dxa"/>
            <w:tcMar>
              <w:top w:w="70" w:type="dxa"/>
              <w:left w:w="90" w:type="dxa"/>
              <w:bottom w:w="70" w:type="dxa"/>
              <w:right w:w="90" w:type="dxa"/>
            </w:tcMar>
          </w:tcPr>
          <w:p w14:paraId="29897FCD"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AF896BE" w14:textId="77777777" w:rsidR="00847C0D" w:rsidRPr="00430DB3" w:rsidRDefault="00CC3326">
            <w:pPr>
              <w:rPr>
                <w:lang w:val="pt-BR"/>
              </w:rPr>
            </w:pPr>
            <w:r>
              <w:rPr>
                <w:sz w:val="20"/>
                <w:szCs w:val="20"/>
                <w:lang w:val="pt-BR"/>
              </w:rPr>
              <w:t>Recusa sem credencial; canal cifrado negociado com credencial</w:t>
            </w:r>
          </w:p>
        </w:tc>
      </w:tr>
      <w:tr w:rsidR="00E01C3A" w:rsidRPr="004A0E2A" w14:paraId="2AEB7E31" w14:textId="77777777">
        <w:tc>
          <w:tcPr>
            <w:tcW w:w="850" w:type="dxa"/>
            <w:tcMar>
              <w:top w:w="70" w:type="dxa"/>
              <w:left w:w="90" w:type="dxa"/>
              <w:bottom w:w="70" w:type="dxa"/>
              <w:right w:w="90" w:type="dxa"/>
            </w:tcMar>
          </w:tcPr>
          <w:p w14:paraId="376E354C" w14:textId="77777777" w:rsidR="00847C0D" w:rsidRDefault="00CC3326">
            <w:r>
              <w:rPr>
                <w:sz w:val="20"/>
                <w:szCs w:val="20"/>
              </w:rPr>
              <w:t>CT20</w:t>
            </w:r>
          </w:p>
        </w:tc>
        <w:tc>
          <w:tcPr>
            <w:tcW w:w="3500" w:type="dxa"/>
            <w:tcMar>
              <w:top w:w="70" w:type="dxa"/>
              <w:left w:w="90" w:type="dxa"/>
              <w:bottom w:w="70" w:type="dxa"/>
              <w:right w:w="90" w:type="dxa"/>
            </w:tcMar>
          </w:tcPr>
          <w:p w14:paraId="19FF7370" w14:textId="77777777" w:rsidR="00847C0D" w:rsidRDefault="00CC3326">
            <w:r>
              <w:rPr>
                <w:sz w:val="20"/>
                <w:szCs w:val="20"/>
                <w:lang w:val="pt-BR"/>
              </w:rPr>
              <w:t>RNF09</w:t>
            </w:r>
          </w:p>
        </w:tc>
        <w:tc>
          <w:tcPr>
            <w:tcW w:w="1750" w:type="dxa"/>
            <w:tcMar>
              <w:top w:w="70" w:type="dxa"/>
              <w:left w:w="90" w:type="dxa"/>
              <w:bottom w:w="70" w:type="dxa"/>
              <w:right w:w="90" w:type="dxa"/>
            </w:tcMar>
          </w:tcPr>
          <w:p w14:paraId="77FC4675"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427EE3E" w14:textId="77777777" w:rsidR="00847C0D" w:rsidRPr="00430DB3" w:rsidRDefault="00CC3326">
            <w:pPr>
              <w:rPr>
                <w:lang w:val="pt-BR"/>
              </w:rPr>
            </w:pPr>
            <w:r>
              <w:rPr>
                <w:sz w:val="20"/>
                <w:szCs w:val="20"/>
                <w:lang w:val="pt-BR"/>
              </w:rPr>
              <w:t>Comandado sem alteração do código do serviço</w:t>
            </w:r>
          </w:p>
        </w:tc>
      </w:tr>
    </w:tbl>
    <w:p w14:paraId="2754E416" w14:textId="77777777" w:rsidR="00847C0D" w:rsidRPr="00430DB3" w:rsidRDefault="00CC3326">
      <w:pPr>
        <w:spacing w:before="130" w:after="260"/>
        <w:rPr>
          <w:lang w:val="pt-BR"/>
        </w:rPr>
      </w:pPr>
      <w:r>
        <w:rPr>
          <w:sz w:val="20"/>
          <w:szCs w:val="20"/>
          <w:lang w:val="pt-BR"/>
        </w:rPr>
        <w:t>Fonte: Elaborado pelos autores (2026).</w:t>
      </w:r>
    </w:p>
    <w:p w14:paraId="7EBEE200"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7BF11B2C"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6BAC6CE1"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50D9E45B"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21A5132"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56A9D8B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CEB870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2A7C0E8"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78A041F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370ECD90"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F0E667" w14:textId="77777777" w:rsidR="00E01C3A" w:rsidRDefault="00CC3326">
      <w:pPr>
        <w:spacing w:after="120" w:line="360" w:lineRule="auto"/>
        <w:ind w:firstLine="709"/>
        <w:jc w:val="both"/>
        <w:rPr>
          <w:lang w:val="pt-BR"/>
        </w:rPr>
      </w:pPr>
      <w:r>
        <w:rPr>
          <w:lang w:val="pt-BR"/>
        </w:rPr>
        <w:t xml:space="preserve">Os casos automatizados, CT01 a CT14, </w:t>
      </w:r>
      <w:del w:id="30016" w:author="Vitor Oliveira" w:date="2026-10-11T03:00:00Z">
        <w:r>
          <w:rPr>
            <w:lang w:val="pt-BR"/>
          </w:rPr>
          <w:delText xml:space="preserve">foram satisfeitos na última execução, com todos os testes aprovados.</w:delText>
        </w:r>
      </w:del>
      <w:ins w:id="30017" w:author="Vitor Oliveira" w:date="2026-10-11T03:00:00Z">
        <w:r>
          <w:rPr>
            <w:lang w:val="pt-BR"/>
          </w:rPr>
          <w:t xml:space="preserve">foram satisfeitos na execução de 10 de outubro de 2026, com os 262 testes automatizados aprovados.</w:t>
        </w:r>
      </w:ins>
      <w:r>
        <w:rPr>
          <w:lang w:val="pt-BR"/>
        </w:rPr>
        <w:t xml:space="preserve">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DC3D622"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4CFAB296"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48A21556"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0D194CDA"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EA5FB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609CC982"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79EB6B5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78311F9"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2838255" w14:textId="77777777">
        <w:trPr>
          <w:tblHeader/>
        </w:trPr>
        <w:tc>
          <w:tcPr>
            <w:tcW w:w="2100" w:type="dxa"/>
            <w:shd w:val="clear" w:color="auto" w:fill="EDEDED"/>
            <w:tcMar>
              <w:top w:w="70" w:type="dxa"/>
              <w:left w:w="90" w:type="dxa"/>
              <w:bottom w:w="70" w:type="dxa"/>
              <w:right w:w="90" w:type="dxa"/>
            </w:tcMar>
          </w:tcPr>
          <w:p w14:paraId="5A555E0A"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80584A5"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26BE6D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4A0E2A" w14:paraId="3CA9FF9C" w14:textId="77777777">
        <w:tc>
          <w:tcPr>
            <w:tcW w:w="2100" w:type="dxa"/>
            <w:tcMar>
              <w:top w:w="70" w:type="dxa"/>
              <w:left w:w="90" w:type="dxa"/>
              <w:bottom w:w="70" w:type="dxa"/>
              <w:right w:w="90" w:type="dxa"/>
            </w:tcMar>
          </w:tcPr>
          <w:p w14:paraId="3A2BDEF4"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0151C05"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4E0BC7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4A0E2A" w14:paraId="29A82C0C" w14:textId="77777777">
        <w:tc>
          <w:tcPr>
            <w:tcW w:w="2100" w:type="dxa"/>
            <w:tcMar>
              <w:top w:w="70" w:type="dxa"/>
              <w:left w:w="90" w:type="dxa"/>
              <w:bottom w:w="70" w:type="dxa"/>
              <w:right w:w="90" w:type="dxa"/>
            </w:tcMar>
          </w:tcPr>
          <w:p w14:paraId="60BFE53A"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CC9CEF1"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514CA7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4A0E2A" w14:paraId="6ED7593B" w14:textId="77777777">
        <w:tc>
          <w:tcPr>
            <w:tcW w:w="2100" w:type="dxa"/>
            <w:tcMar>
              <w:top w:w="70" w:type="dxa"/>
              <w:left w:w="90" w:type="dxa"/>
              <w:bottom w:w="70" w:type="dxa"/>
              <w:right w:w="90" w:type="dxa"/>
            </w:tcMar>
          </w:tcPr>
          <w:p w14:paraId="33AE82A8"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48D726A5"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0F269F4"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4A0E2A" w14:paraId="25658B21" w14:textId="77777777">
        <w:tc>
          <w:tcPr>
            <w:tcW w:w="2100" w:type="dxa"/>
            <w:tcMar>
              <w:top w:w="70" w:type="dxa"/>
              <w:left w:w="90" w:type="dxa"/>
              <w:bottom w:w="70" w:type="dxa"/>
              <w:right w:w="90" w:type="dxa"/>
            </w:tcMar>
          </w:tcPr>
          <w:p w14:paraId="568710F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6A3962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1CC3FA4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4A0E2A" w14:paraId="6F307AF0" w14:textId="77777777">
        <w:tc>
          <w:tcPr>
            <w:tcW w:w="2100" w:type="dxa"/>
            <w:tcMar>
              <w:top w:w="70" w:type="dxa"/>
              <w:left w:w="90" w:type="dxa"/>
              <w:bottom w:w="70" w:type="dxa"/>
              <w:right w:w="90" w:type="dxa"/>
            </w:tcMar>
          </w:tcPr>
          <w:p w14:paraId="439724D7"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86D1A42"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C951AC3"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4A0E2A" w14:paraId="4B6544C8" w14:textId="77777777">
        <w:tc>
          <w:tcPr>
            <w:tcW w:w="2100" w:type="dxa"/>
            <w:tcMar>
              <w:top w:w="70" w:type="dxa"/>
              <w:left w:w="90" w:type="dxa"/>
              <w:bottom w:w="70" w:type="dxa"/>
              <w:right w:w="90" w:type="dxa"/>
            </w:tcMar>
          </w:tcPr>
          <w:p w14:paraId="31E929B2"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8F169B4"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407108A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4A0E2A" w14:paraId="1ED25423" w14:textId="77777777">
        <w:tc>
          <w:tcPr>
            <w:tcW w:w="2100" w:type="dxa"/>
            <w:tcMar>
              <w:top w:w="70" w:type="dxa"/>
              <w:left w:w="90" w:type="dxa"/>
              <w:bottom w:w="70" w:type="dxa"/>
              <w:right w:w="90" w:type="dxa"/>
            </w:tcMar>
          </w:tcPr>
          <w:p w14:paraId="070C9842"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0939C929"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8E6F1AE"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4A0E2A" w14:paraId="5F7B7D99" w14:textId="77777777">
        <w:tc>
          <w:tcPr>
            <w:tcW w:w="2100" w:type="dxa"/>
            <w:tcMar>
              <w:top w:w="70" w:type="dxa"/>
              <w:left w:w="90" w:type="dxa"/>
              <w:bottom w:w="70" w:type="dxa"/>
              <w:right w:w="90" w:type="dxa"/>
            </w:tcMar>
          </w:tcPr>
          <w:p w14:paraId="05F297D6"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46B7AD6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0F843F42"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4A0E2A" w14:paraId="414B48E6" w14:textId="77777777">
        <w:tc>
          <w:tcPr>
            <w:tcW w:w="2100" w:type="dxa"/>
            <w:tcMar>
              <w:top w:w="70" w:type="dxa"/>
              <w:left w:w="90" w:type="dxa"/>
              <w:bottom w:w="70" w:type="dxa"/>
              <w:right w:w="90" w:type="dxa"/>
            </w:tcMar>
          </w:tcPr>
          <w:p w14:paraId="1F8E4062"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F48B55C"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362686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4A0E2A" w14:paraId="47966941" w14:textId="77777777">
        <w:tc>
          <w:tcPr>
            <w:tcW w:w="2100" w:type="dxa"/>
            <w:tcMar>
              <w:top w:w="70" w:type="dxa"/>
              <w:left w:w="90" w:type="dxa"/>
              <w:bottom w:w="70" w:type="dxa"/>
              <w:right w:w="90" w:type="dxa"/>
            </w:tcMar>
          </w:tcPr>
          <w:p w14:paraId="00387C78"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20BC410"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686D63B1"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4A0E2A" w14:paraId="08D76499" w14:textId="77777777">
        <w:tc>
          <w:tcPr>
            <w:tcW w:w="2100" w:type="dxa"/>
            <w:tcMar>
              <w:top w:w="70" w:type="dxa"/>
              <w:left w:w="90" w:type="dxa"/>
              <w:bottom w:w="70" w:type="dxa"/>
              <w:right w:w="90" w:type="dxa"/>
            </w:tcMar>
          </w:tcPr>
          <w:p w14:paraId="7050BA8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40FC32C"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4BBF66CB" w14:textId="77777777" w:rsidR="00847C0D" w:rsidRPr="00430DB3" w:rsidRDefault="00CC3326">
            <w:pPr>
              <w:rPr>
                <w:lang w:val="pt-BR"/>
              </w:rPr>
            </w:pPr>
            <w:r>
              <w:rPr>
                <w:sz w:val="20"/>
                <w:szCs w:val="20"/>
                <w:lang w:val="pt-BR"/>
              </w:rPr>
              <w:t>Registra a residual de cada sessão e a regra de descarte de 3.4.3</w:t>
            </w:r>
          </w:p>
        </w:tc>
      </w:tr>
      <w:tr w:rsidR="006B1E66" w:rsidRPr="004A0E2A" w14:paraId="291FDEEC" w14:textId="77777777">
        <w:tc>
          <w:tcPr>
            <w:tcW w:w="2100" w:type="dxa"/>
            <w:tcMar>
              <w:top w:w="70" w:type="dxa"/>
              <w:left w:w="90" w:type="dxa"/>
              <w:bottom w:w="70" w:type="dxa"/>
              <w:right w:w="90" w:type="dxa"/>
            </w:tcMar>
          </w:tcPr>
          <w:p w14:paraId="4A3AF5C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2F4D0D4"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4FC2B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4A0E2A" w14:paraId="7F82A9DD" w14:textId="77777777">
        <w:tc>
          <w:tcPr>
            <w:tcW w:w="2100" w:type="dxa"/>
            <w:tcMar>
              <w:top w:w="70" w:type="dxa"/>
              <w:left w:w="90" w:type="dxa"/>
              <w:bottom w:w="70" w:type="dxa"/>
              <w:right w:w="90" w:type="dxa"/>
            </w:tcMar>
          </w:tcPr>
          <w:p w14:paraId="46B7D2A2"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51874F5"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64BA841" w14:textId="77777777" w:rsidR="00847C0D" w:rsidRPr="00430DB3" w:rsidRDefault="00CC3326">
            <w:pPr>
              <w:rPr>
                <w:lang w:val="pt-BR"/>
              </w:rPr>
            </w:pPr>
            <w:r>
              <w:rPr>
                <w:sz w:val="20"/>
                <w:szCs w:val="20"/>
                <w:lang w:val="pt-BR"/>
              </w:rPr>
              <w:t>Registra os alertas de falha total e de perda de controle (RF11)</w:t>
            </w:r>
          </w:p>
        </w:tc>
      </w:tr>
      <w:tr w:rsidR="006B1E66" w:rsidRPr="004A0E2A" w14:paraId="583B8295" w14:textId="77777777">
        <w:tc>
          <w:tcPr>
            <w:tcW w:w="2100" w:type="dxa"/>
            <w:tcMar>
              <w:top w:w="70" w:type="dxa"/>
              <w:left w:w="90" w:type="dxa"/>
              <w:bottom w:w="70" w:type="dxa"/>
              <w:right w:w="90" w:type="dxa"/>
            </w:tcMar>
          </w:tcPr>
          <w:p w14:paraId="52BB84D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7EE3E1D3"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075B64ED" w14:textId="77777777" w:rsidR="00847C0D" w:rsidRPr="00430DB3" w:rsidRDefault="00CC3326">
            <w:pPr>
              <w:rPr>
                <w:lang w:val="pt-BR"/>
              </w:rPr>
            </w:pPr>
            <w:r>
              <w:rPr>
                <w:sz w:val="20"/>
                <w:szCs w:val="20"/>
                <w:lang w:val="pt-BR"/>
              </w:rPr>
              <w:t>Luminárias do Quadro 9, lidas pela estimativa de energia</w:t>
            </w:r>
          </w:p>
        </w:tc>
      </w:tr>
    </w:tbl>
    <w:p w14:paraId="7E0D6797" w14:textId="77777777" w:rsidR="006B1E66" w:rsidRPr="000F5B8B" w:rsidRDefault="00CC3326">
      <w:pPr>
        <w:spacing w:before="130" w:after="260"/>
        <w:rPr>
          <w:lang w:val="pt-BR"/>
        </w:rPr>
      </w:pPr>
      <w:r>
        <w:rPr>
          <w:sz w:val="20"/>
          <w:szCs w:val="20"/>
          <w:lang w:val="pt-BR"/>
        </w:rPr>
        <w:t>Fonte: Elaborado pelos autores (2026).</w:t>
      </w:r>
    </w:p>
    <w:p w14:paraId="634C076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6C53536"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0697524E"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63D2D36"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3FC5745"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22ACC637"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93CDEC8" w14:textId="77777777" w:rsidR="00E01C3A" w:rsidRDefault="00CC3326">
      <w:pPr>
        <w:spacing w:after="280"/>
        <w:jc w:val="center"/>
        <w:rPr>
          <w:lang w:val="pt-BR"/>
        </w:rPr>
      </w:pPr>
      <w:r>
        <w:rPr>
          <w:sz w:val="20"/>
          <w:szCs w:val="20"/>
          <w:lang w:val="pt-BR"/>
        </w:rPr>
        <w:t>Fonte: Elaborado pelos autores (2026).</w:t>
      </w:r>
    </w:p>
    <w:p w14:paraId="0F3B7E58"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86AA7B8"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EB12F1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E673DF8"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39C14609"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46A8932C"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975A013" w14:textId="77777777">
        <w:trPr>
          <w:tblHeader/>
        </w:trPr>
        <w:tc>
          <w:tcPr>
            <w:tcW w:w="2100" w:type="dxa"/>
            <w:shd w:val="clear" w:color="auto" w:fill="EDEDED"/>
            <w:tcMar>
              <w:top w:w="70" w:type="dxa"/>
              <w:left w:w="90" w:type="dxa"/>
              <w:bottom w:w="70" w:type="dxa"/>
              <w:right w:w="90" w:type="dxa"/>
            </w:tcMar>
          </w:tcPr>
          <w:p w14:paraId="4C22D8E6"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6FE7C83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9F7FB6F"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4A0E2A" w14:paraId="66866F60" w14:textId="77777777">
        <w:tc>
          <w:tcPr>
            <w:tcW w:w="2100" w:type="dxa"/>
            <w:tcMar>
              <w:top w:w="70" w:type="dxa"/>
              <w:left w:w="90" w:type="dxa"/>
              <w:bottom w:w="70" w:type="dxa"/>
              <w:right w:w="90" w:type="dxa"/>
            </w:tcMar>
          </w:tcPr>
          <w:p w14:paraId="208ACF12"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836BB09"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36B20569"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4A0E2A" w14:paraId="4B5BFFC2" w14:textId="77777777">
        <w:tc>
          <w:tcPr>
            <w:tcW w:w="2100" w:type="dxa"/>
            <w:tcMar>
              <w:top w:w="70" w:type="dxa"/>
              <w:left w:w="90" w:type="dxa"/>
              <w:bottom w:w="70" w:type="dxa"/>
              <w:right w:w="90" w:type="dxa"/>
            </w:tcMar>
          </w:tcPr>
          <w:p w14:paraId="4E6B94BC"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035C87E"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7A59353B"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4A0E2A" w14:paraId="4D030278" w14:textId="77777777">
        <w:tc>
          <w:tcPr>
            <w:tcW w:w="2100" w:type="dxa"/>
            <w:tcMar>
              <w:top w:w="70" w:type="dxa"/>
              <w:left w:w="90" w:type="dxa"/>
              <w:bottom w:w="70" w:type="dxa"/>
              <w:right w:w="90" w:type="dxa"/>
            </w:tcMar>
          </w:tcPr>
          <w:p w14:paraId="236FA1E6"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0CA2C807"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BE0755B"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4A0E2A" w14:paraId="080072FC" w14:textId="77777777">
        <w:tc>
          <w:tcPr>
            <w:tcW w:w="2100" w:type="dxa"/>
            <w:tcMar>
              <w:top w:w="70" w:type="dxa"/>
              <w:left w:w="90" w:type="dxa"/>
              <w:bottom w:w="70" w:type="dxa"/>
              <w:right w:w="90" w:type="dxa"/>
            </w:tcMar>
          </w:tcPr>
          <w:p w14:paraId="07828A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601EFCB"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358FD77" w14:textId="77777777" w:rsidR="00847C0D" w:rsidRPr="00430DB3" w:rsidRDefault="00CC3326">
            <w:pPr>
              <w:rPr>
                <w:lang w:val="pt-BR"/>
              </w:rPr>
            </w:pPr>
            <w:r>
              <w:rPr>
                <w:sz w:val="20"/>
                <w:szCs w:val="20"/>
                <w:lang w:val="pt-BR"/>
              </w:rPr>
              <w:t>Pontos de luz afetados por uma leitura e trechos que cada ponto enxerga</w:t>
            </w:r>
          </w:p>
        </w:tc>
      </w:tr>
      <w:tr w:rsidR="006B1E66" w:rsidRPr="004A0E2A" w14:paraId="503F43BD" w14:textId="77777777">
        <w:tc>
          <w:tcPr>
            <w:tcW w:w="2100" w:type="dxa"/>
            <w:tcMar>
              <w:top w:w="70" w:type="dxa"/>
              <w:left w:w="90" w:type="dxa"/>
              <w:bottom w:w="70" w:type="dxa"/>
              <w:right w:w="90" w:type="dxa"/>
            </w:tcMar>
          </w:tcPr>
          <w:p w14:paraId="1447DC3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3D87D2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43452F95"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4A0E2A" w14:paraId="675B41D1" w14:textId="77777777">
        <w:tc>
          <w:tcPr>
            <w:tcW w:w="2100" w:type="dxa"/>
            <w:tcMar>
              <w:top w:w="70" w:type="dxa"/>
              <w:left w:w="90" w:type="dxa"/>
              <w:bottom w:w="70" w:type="dxa"/>
              <w:right w:w="90" w:type="dxa"/>
            </w:tcMar>
          </w:tcPr>
          <w:p w14:paraId="261696FC"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BAAF58C"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89AD7F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4A0E2A" w14:paraId="684916E9" w14:textId="77777777">
        <w:tc>
          <w:tcPr>
            <w:tcW w:w="2100" w:type="dxa"/>
            <w:tcMar>
              <w:top w:w="70" w:type="dxa"/>
              <w:left w:w="90" w:type="dxa"/>
              <w:bottom w:w="70" w:type="dxa"/>
              <w:right w:w="90" w:type="dxa"/>
            </w:tcMar>
          </w:tcPr>
          <w:p w14:paraId="32F8E623"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1A1A62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017107E9"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4A0E2A" w14:paraId="6C63349C" w14:textId="77777777">
        <w:tc>
          <w:tcPr>
            <w:tcW w:w="2100" w:type="dxa"/>
            <w:tcMar>
              <w:top w:w="70" w:type="dxa"/>
              <w:left w:w="90" w:type="dxa"/>
              <w:bottom w:w="70" w:type="dxa"/>
              <w:right w:w="90" w:type="dxa"/>
            </w:tcMar>
          </w:tcPr>
          <w:p w14:paraId="5700DB5C"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6EC413F"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08FEC26" w14:textId="77777777" w:rsidR="00847C0D" w:rsidRPr="00430DB3" w:rsidRDefault="00CC3326">
            <w:pPr>
              <w:rPr>
                <w:lang w:val="pt-BR"/>
              </w:rPr>
            </w:pPr>
            <w:r>
              <w:rPr>
                <w:sz w:val="20"/>
                <w:szCs w:val="20"/>
                <w:lang w:val="pt-BR"/>
              </w:rPr>
              <w:t>Versão da previsão que alimentou cada decisão (RNF04)</w:t>
            </w:r>
          </w:p>
        </w:tc>
      </w:tr>
      <w:tr w:rsidR="006B1E66" w:rsidRPr="004A0E2A" w14:paraId="3ABF7FD5" w14:textId="77777777">
        <w:tc>
          <w:tcPr>
            <w:tcW w:w="2100" w:type="dxa"/>
            <w:tcMar>
              <w:top w:w="70" w:type="dxa"/>
              <w:left w:w="90" w:type="dxa"/>
              <w:bottom w:w="70" w:type="dxa"/>
              <w:right w:w="90" w:type="dxa"/>
            </w:tcMar>
          </w:tcPr>
          <w:p w14:paraId="34E6377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EEA8E31"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75DF653" w14:textId="77777777" w:rsidR="00847C0D" w:rsidRPr="00430DB3" w:rsidRDefault="00CC3326">
            <w:pPr>
              <w:rPr>
                <w:lang w:val="pt-BR"/>
              </w:rPr>
            </w:pPr>
            <w:r>
              <w:rPr>
                <w:sz w:val="20"/>
                <w:szCs w:val="20"/>
                <w:lang w:val="pt-BR"/>
              </w:rPr>
              <w:t>Separa as execuções da suíte (RF10) e os modos comparados para H3</w:t>
            </w:r>
          </w:p>
        </w:tc>
      </w:tr>
      <w:tr w:rsidR="006B1E66" w:rsidRPr="004A0E2A" w14:paraId="2160B949" w14:textId="77777777">
        <w:tc>
          <w:tcPr>
            <w:tcW w:w="2100" w:type="dxa"/>
            <w:tcMar>
              <w:top w:w="70" w:type="dxa"/>
              <w:left w:w="90" w:type="dxa"/>
              <w:bottom w:w="70" w:type="dxa"/>
              <w:right w:w="90" w:type="dxa"/>
            </w:tcMar>
          </w:tcPr>
          <w:p w14:paraId="5F97D243"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5E6A43E8"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DBC06E1" w14:textId="77777777" w:rsidR="00847C0D" w:rsidRPr="00430DB3" w:rsidRDefault="00CC3326">
            <w:pPr>
              <w:rPr>
                <w:lang w:val="pt-BR"/>
              </w:rPr>
            </w:pPr>
            <w:r>
              <w:rPr>
                <w:sz w:val="20"/>
                <w:szCs w:val="20"/>
                <w:lang w:val="pt-BR"/>
              </w:rPr>
              <w:t>Núcleo do registro de auditoria</w:t>
            </w:r>
          </w:p>
        </w:tc>
      </w:tr>
      <w:tr w:rsidR="006B1E66" w:rsidRPr="004A0E2A" w14:paraId="3D1E9788" w14:textId="77777777">
        <w:tc>
          <w:tcPr>
            <w:tcW w:w="2100" w:type="dxa"/>
            <w:tcMar>
              <w:top w:w="70" w:type="dxa"/>
              <w:left w:w="90" w:type="dxa"/>
              <w:bottom w:w="70" w:type="dxa"/>
              <w:right w:w="90" w:type="dxa"/>
            </w:tcMar>
          </w:tcPr>
          <w:p w14:paraId="16B0ED4E"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C8C7D4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54AE4875"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4A0E2A" w14:paraId="1580B97D" w14:textId="77777777">
        <w:tc>
          <w:tcPr>
            <w:tcW w:w="2100" w:type="dxa"/>
            <w:tcMar>
              <w:top w:w="70" w:type="dxa"/>
              <w:left w:w="90" w:type="dxa"/>
              <w:bottom w:w="70" w:type="dxa"/>
              <w:right w:w="90" w:type="dxa"/>
            </w:tcMar>
          </w:tcPr>
          <w:p w14:paraId="59A80CE1"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F02F0BA"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ED9D301" w14:textId="77777777" w:rsidR="00847C0D" w:rsidRPr="00430DB3" w:rsidRDefault="00CC3326">
            <w:pPr>
              <w:rPr>
                <w:lang w:val="pt-BR"/>
              </w:rPr>
            </w:pPr>
            <w:r>
              <w:rPr>
                <w:sz w:val="20"/>
                <w:szCs w:val="20"/>
                <w:lang w:val="pt-BR"/>
              </w:rPr>
              <w:t>Residual subtraída das leituras e regra de descarte de 3.4.3</w:t>
            </w:r>
          </w:p>
        </w:tc>
      </w:tr>
      <w:tr w:rsidR="006B1E66" w:rsidRPr="004A0E2A" w14:paraId="23700230" w14:textId="77777777">
        <w:tc>
          <w:tcPr>
            <w:tcW w:w="2100" w:type="dxa"/>
            <w:tcMar>
              <w:top w:w="70" w:type="dxa"/>
              <w:left w:w="90" w:type="dxa"/>
              <w:bottom w:w="70" w:type="dxa"/>
              <w:right w:w="90" w:type="dxa"/>
            </w:tcMar>
          </w:tcPr>
          <w:p w14:paraId="0658A803"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232260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28E99118" w14:textId="77777777" w:rsidR="00847C0D" w:rsidRPr="00430DB3" w:rsidRDefault="00CC3326">
            <w:pPr>
              <w:rPr>
                <w:lang w:val="pt-BR"/>
              </w:rPr>
            </w:pPr>
            <w:r>
              <w:rPr>
                <w:sz w:val="20"/>
                <w:szCs w:val="20"/>
                <w:lang w:val="pt-BR"/>
              </w:rPr>
              <w:t>Confirmação de cada decisão publicada, na proporção de uma para uma</w:t>
            </w:r>
          </w:p>
        </w:tc>
      </w:tr>
      <w:tr w:rsidR="006B1E66" w:rsidRPr="004A0E2A" w14:paraId="26A6D2CD" w14:textId="77777777">
        <w:tc>
          <w:tcPr>
            <w:tcW w:w="2100" w:type="dxa"/>
            <w:tcMar>
              <w:top w:w="70" w:type="dxa"/>
              <w:left w:w="90" w:type="dxa"/>
              <w:bottom w:w="70" w:type="dxa"/>
              <w:right w:w="90" w:type="dxa"/>
            </w:tcMar>
          </w:tcPr>
          <w:p w14:paraId="1B10B55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08C202"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A07C1E9"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4A0E2A" w14:paraId="4DA6649C" w14:textId="77777777">
        <w:tc>
          <w:tcPr>
            <w:tcW w:w="2100" w:type="dxa"/>
            <w:tcMar>
              <w:top w:w="70" w:type="dxa"/>
              <w:left w:w="90" w:type="dxa"/>
              <w:bottom w:w="70" w:type="dxa"/>
              <w:right w:w="90" w:type="dxa"/>
            </w:tcMar>
          </w:tcPr>
          <w:p w14:paraId="68F1BD10"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CEF10A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A5F1B48" w14:textId="77777777" w:rsidR="00847C0D" w:rsidRPr="00430DB3" w:rsidRDefault="00CC3326">
            <w:pPr>
              <w:rPr>
                <w:lang w:val="pt-BR"/>
              </w:rPr>
            </w:pPr>
            <w:r>
              <w:rPr>
                <w:sz w:val="20"/>
                <w:szCs w:val="20"/>
                <w:lang w:val="pt-BR"/>
              </w:rPr>
              <w:t>Alertas do RF11, abertos e encerrados pelo serviço</w:t>
            </w:r>
          </w:p>
        </w:tc>
      </w:tr>
    </w:tbl>
    <w:p w14:paraId="036E8B25" w14:textId="77777777" w:rsidR="00847C0D" w:rsidRPr="00430DB3" w:rsidRDefault="00CC3326">
      <w:pPr>
        <w:spacing w:before="130" w:after="260"/>
        <w:rPr>
          <w:lang w:val="pt-BR"/>
        </w:rPr>
      </w:pPr>
      <w:r>
        <w:rPr>
          <w:sz w:val="20"/>
          <w:szCs w:val="20"/>
          <w:lang w:val="pt-BR"/>
        </w:rPr>
        <w:t>Fonte: Elaborado pelos autores (2026).</w:t>
      </w:r>
    </w:p>
    <w:p w14:paraId="42DCAF15"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7358BA7" w14:textId="77777777" w:rsidR="00847C0D" w:rsidRPr="00430DB3" w:rsidRDefault="00847C0D">
      <w:pPr>
        <w:keepNext/>
        <w:spacing w:before="260" w:after="130"/>
        <w:rPr>
          <w:lang w:val="pt-BR"/>
        </w:rPr>
      </w:pPr>
    </w:p>
    <w:p w14:paraId="4C3B4309"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1887810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16E557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20D29C17"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4ABAE59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F0787E8" w14:textId="77777777" w:rsidR="001A5FD5" w:rsidRPr="00430DB3" w:rsidRDefault="002D2B91">
      <w:pPr>
        <w:spacing w:after="120" w:line="360" w:lineRule="auto"/>
        <w:ind w:firstLine="709"/>
        <w:jc w:val="both"/>
        <w:rPr>
          <w:lang w:val="pt-BR"/>
        </w:rPr>
      </w:pPr>
      <w:r>
        <w:rPr>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w:t>
      </w:r>
      <w:del w:id="30000" w:author="Vitor Oliveira" w:date="2026-10-11T03:00:00Z">
        <w:r>
          <w:rPr>
            <w:lang w:val="pt-BR"/>
          </w:rPr>
          <w:delText xml:space="preserve">está no Tabela 4</w:delText>
        </w:r>
      </w:del>
      <w:ins w:id="30001" w:author="Vitor Oliveira" w:date="2026-10-11T03:00:00Z">
        <w:r>
          <w:rPr>
            <w:lang w:val="pt-BR"/>
          </w:rPr>
          <w:t xml:space="preserve">está na Tabela 4</w:t>
        </w:r>
      </w:ins>
      <w:r>
        <w:rPr>
          <w:lang w:val="pt-BR"/>
        </w:rPr>
        <w:t xml:space="preserve">, em 4.6: na resolução de 15 min, o modelo supera a melhor referência simples pelas margens fixadas; com os mesmos dados somados por hora, não.</w:t>
      </w:r>
    </w:p>
    <w:p w14:paraId="5EF5C13F"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1503725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04749E1"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09EA0C64"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2EA0F06"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84F49F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4D4B0FE"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5E96BF36"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8326AA2"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2131B7E6"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CBD6DA1" w14:textId="77777777">
        <w:trPr>
          <w:tblHeader/>
        </w:trPr>
        <w:tc>
          <w:tcPr>
            <w:tcW w:w="2600" w:type="dxa"/>
            <w:shd w:val="clear" w:color="auto" w:fill="EDEDED"/>
            <w:tcMar>
              <w:top w:w="70" w:type="dxa"/>
              <w:left w:w="90" w:type="dxa"/>
              <w:bottom w:w="70" w:type="dxa"/>
              <w:right w:w="90" w:type="dxa"/>
            </w:tcMar>
          </w:tcPr>
          <w:p w14:paraId="0B68AD60"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9D005E7"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7F5A71" w14:textId="77777777" w:rsidR="00E01C3A" w:rsidRDefault="00CC3326">
            <w:proofErr w:type="spellStart"/>
            <w:r>
              <w:rPr>
                <w:b/>
                <w:bCs/>
                <w:sz w:val="20"/>
                <w:szCs w:val="20"/>
              </w:rPr>
              <w:t>Justificativa</w:t>
            </w:r>
            <w:proofErr w:type="spellEnd"/>
          </w:p>
        </w:tc>
      </w:tr>
      <w:tr w:rsidR="00E01C3A" w:rsidRPr="004A0E2A" w14:paraId="1CC27687" w14:textId="77777777">
        <w:tc>
          <w:tcPr>
            <w:tcW w:w="2600" w:type="dxa"/>
            <w:tcMar>
              <w:top w:w="70" w:type="dxa"/>
              <w:left w:w="90" w:type="dxa"/>
              <w:bottom w:w="70" w:type="dxa"/>
              <w:right w:w="90" w:type="dxa"/>
            </w:tcMar>
          </w:tcPr>
          <w:p w14:paraId="1A23856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FC1273E"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00B4E2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4A0E2A" w14:paraId="0DEE8B9A" w14:textId="77777777">
        <w:tc>
          <w:tcPr>
            <w:tcW w:w="2600" w:type="dxa"/>
            <w:tcMar>
              <w:top w:w="70" w:type="dxa"/>
              <w:left w:w="90" w:type="dxa"/>
              <w:bottom w:w="70" w:type="dxa"/>
              <w:right w:w="90" w:type="dxa"/>
            </w:tcMar>
          </w:tcPr>
          <w:p w14:paraId="6B49E7A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D486D2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2E910EB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4A0E2A" w14:paraId="20C5857B" w14:textId="77777777">
        <w:tc>
          <w:tcPr>
            <w:tcW w:w="2600" w:type="dxa"/>
            <w:tcMar>
              <w:top w:w="70" w:type="dxa"/>
              <w:left w:w="90" w:type="dxa"/>
              <w:bottom w:w="70" w:type="dxa"/>
              <w:right w:w="90" w:type="dxa"/>
            </w:tcMar>
          </w:tcPr>
          <w:p w14:paraId="136E55DC" w14:textId="77777777" w:rsidR="00E01C3A" w:rsidRDefault="00CC3326">
            <w:r>
              <w:rPr>
                <w:sz w:val="20"/>
                <w:szCs w:val="20"/>
              </w:rPr>
              <w:t>Onde</w:t>
            </w:r>
          </w:p>
        </w:tc>
        <w:tc>
          <w:tcPr>
            <w:tcW w:w="2700" w:type="dxa"/>
            <w:tcMar>
              <w:top w:w="70" w:type="dxa"/>
              <w:left w:w="90" w:type="dxa"/>
              <w:bottom w:w="70" w:type="dxa"/>
              <w:right w:w="90" w:type="dxa"/>
            </w:tcMar>
          </w:tcPr>
          <w:p w14:paraId="0AE09445"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64A4C92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4A0E2A" w14:paraId="62546E6C" w14:textId="77777777">
        <w:tc>
          <w:tcPr>
            <w:tcW w:w="2600" w:type="dxa"/>
            <w:tcMar>
              <w:top w:w="70" w:type="dxa"/>
              <w:left w:w="90" w:type="dxa"/>
              <w:bottom w:w="70" w:type="dxa"/>
              <w:right w:w="90" w:type="dxa"/>
            </w:tcMar>
          </w:tcPr>
          <w:p w14:paraId="549E8EE2" w14:textId="77777777" w:rsidR="00E01C3A" w:rsidRDefault="00CC3326">
            <w:r>
              <w:rPr>
                <w:sz w:val="20"/>
                <w:szCs w:val="20"/>
              </w:rPr>
              <w:t>Quando</w:t>
            </w:r>
          </w:p>
        </w:tc>
        <w:tc>
          <w:tcPr>
            <w:tcW w:w="2700" w:type="dxa"/>
            <w:tcMar>
              <w:top w:w="70" w:type="dxa"/>
              <w:left w:w="90" w:type="dxa"/>
              <w:bottom w:w="70" w:type="dxa"/>
              <w:right w:w="90" w:type="dxa"/>
            </w:tcMar>
          </w:tcPr>
          <w:p w14:paraId="61DC4DB7"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B9E489C"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4A0E2A" w14:paraId="52A13451" w14:textId="77777777">
        <w:tc>
          <w:tcPr>
            <w:tcW w:w="2600" w:type="dxa"/>
            <w:tcMar>
              <w:top w:w="70" w:type="dxa"/>
              <w:left w:w="90" w:type="dxa"/>
              <w:bottom w:w="70" w:type="dxa"/>
              <w:right w:w="90" w:type="dxa"/>
            </w:tcMar>
          </w:tcPr>
          <w:p w14:paraId="5C1D18B3" w14:textId="77777777" w:rsidR="00E01C3A" w:rsidRDefault="00CC3326">
            <w:r>
              <w:rPr>
                <w:sz w:val="20"/>
                <w:szCs w:val="20"/>
              </w:rPr>
              <w:t>Como</w:t>
            </w:r>
          </w:p>
        </w:tc>
        <w:tc>
          <w:tcPr>
            <w:tcW w:w="2700" w:type="dxa"/>
            <w:tcMar>
              <w:top w:w="70" w:type="dxa"/>
              <w:left w:w="90" w:type="dxa"/>
              <w:bottom w:w="70" w:type="dxa"/>
              <w:right w:w="90" w:type="dxa"/>
            </w:tcMar>
          </w:tcPr>
          <w:p w14:paraId="6349615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1285067" w14:textId="77777777" w:rsidR="00E01C3A" w:rsidRPr="00430DB3" w:rsidRDefault="00CC3326">
            <w:pPr>
              <w:rPr>
                <w:lang w:val="pt-BR"/>
              </w:rPr>
            </w:pPr>
            <w:r>
              <w:rPr>
                <w:sz w:val="20"/>
                <w:szCs w:val="20"/>
                <w:lang w:val="pt-BR"/>
              </w:rPr>
              <w:t>Cerca de 170 mensagens por segundo para 50 mil câmeras, sem picos</w:t>
            </w:r>
          </w:p>
        </w:tc>
      </w:tr>
      <w:tr w:rsidR="00E01C3A" w:rsidRPr="004A0E2A" w14:paraId="3678FAAB" w14:textId="77777777">
        <w:tc>
          <w:tcPr>
            <w:tcW w:w="2600" w:type="dxa"/>
            <w:tcMar>
              <w:top w:w="70" w:type="dxa"/>
              <w:left w:w="90" w:type="dxa"/>
              <w:bottom w:w="70" w:type="dxa"/>
              <w:right w:w="90" w:type="dxa"/>
            </w:tcMar>
          </w:tcPr>
          <w:p w14:paraId="0D60EA69" w14:textId="77777777" w:rsidR="00E01C3A" w:rsidRDefault="00CC3326">
            <w:r>
              <w:rPr>
                <w:sz w:val="20"/>
                <w:szCs w:val="20"/>
              </w:rPr>
              <w:t>Falha</w:t>
            </w:r>
          </w:p>
        </w:tc>
        <w:tc>
          <w:tcPr>
            <w:tcW w:w="2700" w:type="dxa"/>
            <w:tcMar>
              <w:top w:w="70" w:type="dxa"/>
              <w:left w:w="90" w:type="dxa"/>
              <w:bottom w:w="70" w:type="dxa"/>
              <w:right w:w="90" w:type="dxa"/>
            </w:tcMar>
          </w:tcPr>
          <w:p w14:paraId="5A0D6F9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507F15ED"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A35363B" w14:textId="77777777" w:rsidR="002C2A03" w:rsidRPr="00430DB3" w:rsidRDefault="008C03E9">
      <w:pPr>
        <w:spacing w:before="130" w:after="260"/>
        <w:rPr>
          <w:lang w:val="pt-BR"/>
        </w:rPr>
      </w:pPr>
      <w:r>
        <w:rPr>
          <w:sz w:val="20"/>
          <w:szCs w:val="20"/>
          <w:lang w:val="pt-BR"/>
        </w:rPr>
        <w:t>Fonte: Elaborado pelos autores (2026).</w:t>
      </w:r>
    </w:p>
    <w:p w14:paraId="466E538B"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1187DABC"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5A0BA67A" w14:textId="77777777">
        <w:trPr>
          <w:tblHeader/>
        </w:trPr>
        <w:tc>
          <w:tcPr>
            <w:tcW w:w="2600" w:type="dxa"/>
            <w:shd w:val="clear" w:color="auto" w:fill="EDEDED"/>
            <w:tcMar>
              <w:top w:w="70" w:type="dxa"/>
              <w:left w:w="90" w:type="dxa"/>
              <w:bottom w:w="70" w:type="dxa"/>
              <w:right w:w="90" w:type="dxa"/>
            </w:tcMar>
          </w:tcPr>
          <w:p w14:paraId="23DF0C9B"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3EF35387"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7D824E2"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F7F20F3" w14:textId="77777777">
        <w:tc>
          <w:tcPr>
            <w:tcW w:w="2600" w:type="dxa"/>
            <w:tcMar>
              <w:top w:w="70" w:type="dxa"/>
              <w:left w:w="90" w:type="dxa"/>
              <w:bottom w:w="70" w:type="dxa"/>
              <w:right w:w="90" w:type="dxa"/>
            </w:tcMar>
          </w:tcPr>
          <w:p w14:paraId="0BFE6EE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AF0C8C4"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252D9ED" w14:textId="77777777" w:rsidR="00E01C3A" w:rsidRPr="00CE1B46" w:rsidRDefault="00CC3326">
            <w:r>
              <w:rPr>
                <w:sz w:val="20"/>
                <w:szCs w:val="20"/>
                <w:lang w:val="pt-BR"/>
              </w:rPr>
              <w:t>5.760; 100 %; 68,8 %; 68,8 %</w:t>
            </w:r>
          </w:p>
        </w:tc>
      </w:tr>
      <w:tr w:rsidR="00E01C3A" w:rsidRPr="00CE1B46" w14:paraId="606E5FDB" w14:textId="77777777">
        <w:tc>
          <w:tcPr>
            <w:tcW w:w="2600" w:type="dxa"/>
            <w:tcMar>
              <w:top w:w="70" w:type="dxa"/>
              <w:left w:w="90" w:type="dxa"/>
              <w:bottom w:w="70" w:type="dxa"/>
              <w:right w:w="90" w:type="dxa"/>
            </w:tcMar>
          </w:tcPr>
          <w:p w14:paraId="4B2011E6"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85B75B4"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57BF495D" w14:textId="77777777" w:rsidR="00E01C3A" w:rsidRPr="00CE1B46" w:rsidRDefault="00CC3326">
            <w:r>
              <w:rPr>
                <w:sz w:val="20"/>
                <w:szCs w:val="20"/>
                <w:lang w:val="pt-BR"/>
              </w:rPr>
              <w:t>1.440; 95,8 %; 8,3 %; 100 %</w:t>
            </w:r>
          </w:p>
        </w:tc>
      </w:tr>
      <w:tr w:rsidR="00E01C3A" w:rsidRPr="00CE1B46" w14:paraId="54865E31" w14:textId="77777777">
        <w:tc>
          <w:tcPr>
            <w:tcW w:w="2600" w:type="dxa"/>
            <w:tcMar>
              <w:top w:w="70" w:type="dxa"/>
              <w:left w:w="90" w:type="dxa"/>
              <w:bottom w:w="70" w:type="dxa"/>
              <w:right w:w="90" w:type="dxa"/>
            </w:tcMar>
          </w:tcPr>
          <w:p w14:paraId="0560440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91F8B5A" w14:textId="77777777" w:rsidR="00E01C3A" w:rsidRDefault="00CC3326">
            <w:r>
              <w:rPr>
                <w:sz w:val="20"/>
                <w:szCs w:val="20"/>
              </w:rPr>
              <w:t>Classe da via</w:t>
            </w:r>
          </w:p>
        </w:tc>
        <w:tc>
          <w:tcPr>
            <w:tcW w:w="3771" w:type="dxa"/>
            <w:tcMar>
              <w:top w:w="70" w:type="dxa"/>
              <w:left w:w="90" w:type="dxa"/>
              <w:bottom w:w="70" w:type="dxa"/>
              <w:right w:w="90" w:type="dxa"/>
            </w:tcMar>
          </w:tcPr>
          <w:p w14:paraId="2A31D35D" w14:textId="77777777" w:rsidR="00E01C3A" w:rsidRPr="00CE1B46" w:rsidRDefault="00CC3326">
            <w:r>
              <w:rPr>
                <w:sz w:val="20"/>
                <w:szCs w:val="20"/>
                <w:lang w:val="pt-BR"/>
              </w:rPr>
              <w:t>720; 100 %; 100 %; 8,3 %</w:t>
            </w:r>
          </w:p>
        </w:tc>
      </w:tr>
      <w:tr w:rsidR="00E01C3A" w:rsidRPr="00CE1B46" w14:paraId="3ED7AC8D" w14:textId="77777777">
        <w:tc>
          <w:tcPr>
            <w:tcW w:w="2600" w:type="dxa"/>
            <w:tcMar>
              <w:top w:w="70" w:type="dxa"/>
              <w:left w:w="90" w:type="dxa"/>
              <w:bottom w:w="70" w:type="dxa"/>
              <w:right w:w="90" w:type="dxa"/>
            </w:tcMar>
          </w:tcPr>
          <w:p w14:paraId="41D85B9C"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43F5966"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D555CD9" w14:textId="77777777" w:rsidR="00E01C3A" w:rsidRPr="00CE1B46" w:rsidRDefault="00CC3326">
            <w:r>
              <w:rPr>
                <w:sz w:val="20"/>
                <w:szCs w:val="20"/>
                <w:lang w:val="pt-BR"/>
              </w:rPr>
              <w:t>1.080; 83,3 %; 66,7 %; 61,8 %</w:t>
            </w:r>
          </w:p>
        </w:tc>
      </w:tr>
      <w:tr w:rsidR="00E01C3A" w:rsidRPr="00CE1B46" w14:paraId="23FCA6A8" w14:textId="77777777">
        <w:tc>
          <w:tcPr>
            <w:tcW w:w="2600" w:type="dxa"/>
            <w:tcMar>
              <w:top w:w="70" w:type="dxa"/>
              <w:left w:w="90" w:type="dxa"/>
              <w:bottom w:w="70" w:type="dxa"/>
              <w:right w:w="90" w:type="dxa"/>
            </w:tcMar>
          </w:tcPr>
          <w:p w14:paraId="73036E2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65A561D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A89F86" w14:textId="77777777" w:rsidR="00E01C3A" w:rsidRPr="00CE1B46" w:rsidRDefault="00CC3326">
            <w:r>
              <w:rPr>
                <w:sz w:val="20"/>
                <w:szCs w:val="20"/>
                <w:lang w:val="pt-BR"/>
              </w:rPr>
              <w:t>1.080; 100 %; 66,7 %; 66,7 %</w:t>
            </w:r>
          </w:p>
        </w:tc>
      </w:tr>
      <w:tr w:rsidR="00E01C3A" w:rsidRPr="00CE1B46" w14:paraId="5713C2C6" w14:textId="77777777">
        <w:tc>
          <w:tcPr>
            <w:tcW w:w="2600" w:type="dxa"/>
            <w:tcMar>
              <w:top w:w="70" w:type="dxa"/>
              <w:left w:w="90" w:type="dxa"/>
              <w:bottom w:w="70" w:type="dxa"/>
              <w:right w:w="90" w:type="dxa"/>
            </w:tcMar>
          </w:tcPr>
          <w:p w14:paraId="2E923FB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3BA42527"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23322DCC" w14:textId="77777777" w:rsidR="00E01C3A" w:rsidRPr="00CE1B46" w:rsidRDefault="00CC3326">
            <w:r>
              <w:rPr>
                <w:sz w:val="20"/>
                <w:szCs w:val="20"/>
                <w:lang w:val="pt-BR"/>
              </w:rPr>
              <w:t>1.440; 100 %; 0 %; 98,0 %</w:t>
            </w:r>
          </w:p>
        </w:tc>
      </w:tr>
      <w:tr w:rsidR="00E01C3A" w:rsidRPr="00CE1B46" w14:paraId="4B5D7875" w14:textId="77777777">
        <w:tc>
          <w:tcPr>
            <w:tcW w:w="2600" w:type="dxa"/>
            <w:tcMar>
              <w:top w:w="70" w:type="dxa"/>
              <w:left w:w="90" w:type="dxa"/>
              <w:bottom w:w="70" w:type="dxa"/>
              <w:right w:w="90" w:type="dxa"/>
            </w:tcMar>
          </w:tcPr>
          <w:p w14:paraId="2C2413B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1497D6"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411D677" w14:textId="77777777" w:rsidR="00E01C3A" w:rsidRPr="00CE1B46" w:rsidRDefault="00CC3326">
            <w:r>
              <w:rPr>
                <w:sz w:val="20"/>
                <w:szCs w:val="20"/>
                <w:lang w:val="pt-BR"/>
              </w:rPr>
              <w:t>720; 100 %; 100 %; 100 %</w:t>
            </w:r>
          </w:p>
        </w:tc>
      </w:tr>
      <w:tr w:rsidR="00E01C3A" w:rsidRPr="00CE1B46" w14:paraId="093C787C" w14:textId="77777777">
        <w:tc>
          <w:tcPr>
            <w:tcW w:w="2600" w:type="dxa"/>
            <w:tcMar>
              <w:top w:w="70" w:type="dxa"/>
              <w:left w:w="90" w:type="dxa"/>
              <w:bottom w:w="70" w:type="dxa"/>
              <w:right w:w="90" w:type="dxa"/>
            </w:tcMar>
          </w:tcPr>
          <w:p w14:paraId="5BE3098D"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2FF25964"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7F5C0BC5" w14:textId="77777777" w:rsidR="00E01C3A" w:rsidRPr="00CE1B46" w:rsidRDefault="00CC3326">
            <w:r>
              <w:rPr>
                <w:sz w:val="20"/>
                <w:szCs w:val="20"/>
                <w:lang w:val="pt-BR"/>
              </w:rPr>
              <w:t>480; 100 %; 25,0 %; 100 %</w:t>
            </w:r>
          </w:p>
        </w:tc>
      </w:tr>
      <w:tr w:rsidR="00E01C3A" w:rsidRPr="00CE1B46" w14:paraId="3B900DF6" w14:textId="77777777">
        <w:tc>
          <w:tcPr>
            <w:tcW w:w="2600" w:type="dxa"/>
            <w:tcMar>
              <w:top w:w="70" w:type="dxa"/>
              <w:left w:w="90" w:type="dxa"/>
              <w:bottom w:w="70" w:type="dxa"/>
              <w:right w:w="90" w:type="dxa"/>
            </w:tcMar>
          </w:tcPr>
          <w:p w14:paraId="6FE6E085"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0740465B"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D7C43C" w14:textId="77777777" w:rsidR="00E01C3A" w:rsidRPr="00CE1B46" w:rsidRDefault="00CC3326">
            <w:r>
              <w:rPr>
                <w:sz w:val="20"/>
                <w:szCs w:val="20"/>
                <w:lang w:val="pt-BR"/>
              </w:rPr>
              <w:t>720; 100 %; 100 %; 33,3 %</w:t>
            </w:r>
          </w:p>
        </w:tc>
      </w:tr>
      <w:tr w:rsidR="00E01C3A" w:rsidRPr="00CE1B46" w14:paraId="10F67837" w14:textId="77777777">
        <w:tc>
          <w:tcPr>
            <w:tcW w:w="2600" w:type="dxa"/>
            <w:tcMar>
              <w:top w:w="70" w:type="dxa"/>
              <w:left w:w="90" w:type="dxa"/>
              <w:bottom w:w="70" w:type="dxa"/>
              <w:right w:w="90" w:type="dxa"/>
            </w:tcMar>
          </w:tcPr>
          <w:p w14:paraId="207459E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A8D977" w14:textId="77777777" w:rsidR="00E01C3A" w:rsidRDefault="00CC3326">
            <w:r>
              <w:rPr>
                <w:sz w:val="20"/>
                <w:szCs w:val="20"/>
              </w:rPr>
              <w:t>—</w:t>
            </w:r>
          </w:p>
        </w:tc>
        <w:tc>
          <w:tcPr>
            <w:tcW w:w="3771" w:type="dxa"/>
            <w:tcMar>
              <w:top w:w="70" w:type="dxa"/>
              <w:left w:w="90" w:type="dxa"/>
              <w:bottom w:w="70" w:type="dxa"/>
              <w:right w:w="90" w:type="dxa"/>
            </w:tcMar>
          </w:tcPr>
          <w:p w14:paraId="2AAB8412" w14:textId="77777777" w:rsidR="00E01C3A" w:rsidRPr="00CE1B46" w:rsidRDefault="00CC3326">
            <w:r>
              <w:rPr>
                <w:sz w:val="20"/>
                <w:szCs w:val="20"/>
                <w:lang w:val="pt-BR"/>
              </w:rPr>
              <w:t>13.440; 98,2 %; 58,0 %; 72,2 %</w:t>
            </w:r>
          </w:p>
        </w:tc>
      </w:tr>
    </w:tbl>
    <w:p w14:paraId="5A6E8901" w14:textId="77777777" w:rsidR="004A7735" w:rsidRDefault="007F0308">
      <w:pPr>
        <w:spacing w:before="130" w:after="260"/>
      </w:pPr>
      <w:r>
        <w:rPr>
          <w:sz w:val="20"/>
          <w:szCs w:val="20"/>
          <w:lang w:val="pt-BR"/>
        </w:rPr>
        <w:t>Fonte: Elaborado pelos autores (2026).</w:t>
      </w:r>
    </w:p>
    <w:p w14:paraId="5D8ADFF3" w14:textId="77777777" w:rsidR="004A7735" w:rsidRPr="00430DB3" w:rsidRDefault="007F0308">
      <w:pPr>
        <w:spacing w:after="120" w:line="360" w:lineRule="auto"/>
        <w:ind w:firstLine="709"/>
        <w:jc w:val="both"/>
        <w:rPr>
          <w:lang w:val="pt-BR"/>
        </w:rPr>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del w:id="30010" w:author="Vitor Oliveira" w:date="2026-10-11T03:00:00Z">
        <w:r>
          <w:rPr>
            <w:lang w:val="pt-BR"/>
          </w:rPr>
          <w:delText xml:space="preserve"> O resultado é lido com a ressalva de 3.9: os envelopes são largos nas transições e, onde não derivam da norma, refletem julgamento dos autores.</w:delText>
        </w:r>
      </w:del>
    </w:p>
    <w:p w14:paraId="33BE5F65"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295E71AC"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73B8E01"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4098C37" w14:textId="77777777">
        <w:trPr>
          <w:tblHeader/>
        </w:trPr>
        <w:tc>
          <w:tcPr>
            <w:tcW w:w="2600" w:type="dxa"/>
            <w:shd w:val="clear" w:color="auto" w:fill="EDEDED"/>
            <w:tcMar>
              <w:top w:w="70" w:type="dxa"/>
              <w:left w:w="90" w:type="dxa"/>
              <w:bottom w:w="70" w:type="dxa"/>
              <w:right w:w="90" w:type="dxa"/>
            </w:tcMar>
          </w:tcPr>
          <w:p w14:paraId="32C390E2"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39A03BF"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168E8178"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4A0E2A" w14:paraId="7BFC9621" w14:textId="77777777">
        <w:tc>
          <w:tcPr>
            <w:tcW w:w="2600" w:type="dxa"/>
            <w:tcMar>
              <w:top w:w="70" w:type="dxa"/>
              <w:left w:w="90" w:type="dxa"/>
              <w:bottom w:w="70" w:type="dxa"/>
              <w:right w:w="90" w:type="dxa"/>
            </w:tcMar>
          </w:tcPr>
          <w:p w14:paraId="2D551FF4"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35B7A4C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6139A85B" w14:textId="77777777" w:rsidR="00E01C3A" w:rsidRPr="00430DB3" w:rsidRDefault="00CC3326">
            <w:pPr>
              <w:rPr>
                <w:lang w:val="pt-BR"/>
              </w:rPr>
            </w:pPr>
            <w:r>
              <w:rPr>
                <w:sz w:val="20"/>
                <w:szCs w:val="20"/>
                <w:lang w:val="pt-BR"/>
              </w:rPr>
              <w:t>Linha de base; aderência de 58,0 %</w:t>
            </w:r>
          </w:p>
        </w:tc>
      </w:tr>
      <w:tr w:rsidR="00E01C3A" w:rsidRPr="00CE1B46" w14:paraId="0736D758" w14:textId="77777777">
        <w:tc>
          <w:tcPr>
            <w:tcW w:w="2600" w:type="dxa"/>
            <w:tcMar>
              <w:top w:w="70" w:type="dxa"/>
              <w:left w:w="90" w:type="dxa"/>
              <w:bottom w:w="70" w:type="dxa"/>
              <w:right w:w="90" w:type="dxa"/>
            </w:tcMar>
          </w:tcPr>
          <w:p w14:paraId="24185F7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13D65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521192BA" w14:textId="77777777" w:rsidR="00E01C3A" w:rsidRPr="00CE1B46" w:rsidRDefault="00CC3326">
            <w:r>
              <w:rPr>
                <w:sz w:val="20"/>
                <w:szCs w:val="20"/>
                <w:lang w:val="pt-BR"/>
              </w:rPr>
              <w:t>71,0 % do pleno; aderência de 72,2 %</w:t>
            </w:r>
          </w:p>
        </w:tc>
      </w:tr>
      <w:tr w:rsidR="00E01C3A" w:rsidRPr="004A0E2A" w14:paraId="6968DE92" w14:textId="77777777">
        <w:tc>
          <w:tcPr>
            <w:tcW w:w="2600" w:type="dxa"/>
            <w:tcMar>
              <w:top w:w="70" w:type="dxa"/>
              <w:left w:w="90" w:type="dxa"/>
              <w:bottom w:w="70" w:type="dxa"/>
              <w:right w:w="90" w:type="dxa"/>
            </w:tcMar>
          </w:tcPr>
          <w:p w14:paraId="5DF0026A"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99863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2BBF6A97" w14:textId="77777777" w:rsidR="00E01C3A" w:rsidRPr="00430DB3" w:rsidRDefault="00CC3326">
            <w:pPr>
              <w:rPr>
                <w:lang w:val="pt-BR"/>
              </w:rPr>
            </w:pPr>
            <w:r>
              <w:rPr>
                <w:sz w:val="20"/>
                <w:szCs w:val="20"/>
                <w:lang w:val="pt-BR"/>
              </w:rPr>
              <w:t>75,7 % do pleno e 106,7 % do horário fixo; aderência de 98,2 %</w:t>
            </w:r>
          </w:p>
        </w:tc>
      </w:tr>
      <w:tr w:rsidR="00E01C3A" w:rsidRPr="004A0E2A" w14:paraId="2366E7A1" w14:textId="77777777">
        <w:tc>
          <w:tcPr>
            <w:tcW w:w="2600" w:type="dxa"/>
            <w:tcMar>
              <w:top w:w="70" w:type="dxa"/>
              <w:left w:w="90" w:type="dxa"/>
              <w:bottom w:w="70" w:type="dxa"/>
              <w:right w:w="90" w:type="dxa"/>
            </w:tcMar>
          </w:tcPr>
          <w:p w14:paraId="772F7E5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40E169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B8549A3" w14:textId="77777777" w:rsidR="00E01C3A" w:rsidRPr="00430DB3" w:rsidRDefault="00CC3326">
            <w:pPr>
              <w:rPr>
                <w:lang w:val="pt-BR"/>
              </w:rPr>
            </w:pPr>
            <w:r>
              <w:rPr>
                <w:sz w:val="20"/>
                <w:szCs w:val="20"/>
                <w:lang w:val="pt-BR"/>
              </w:rPr>
              <w:t>74,6 % do pleno e 105,0 % do horário fixo; aderência de 100 %</w:t>
            </w:r>
          </w:p>
        </w:tc>
      </w:tr>
      <w:tr w:rsidR="00E01C3A" w:rsidRPr="004A0E2A" w14:paraId="43501FEB" w14:textId="77777777">
        <w:tc>
          <w:tcPr>
            <w:tcW w:w="2600" w:type="dxa"/>
            <w:tcMar>
              <w:top w:w="70" w:type="dxa"/>
              <w:left w:w="90" w:type="dxa"/>
              <w:bottom w:w="70" w:type="dxa"/>
              <w:right w:w="90" w:type="dxa"/>
            </w:tcMar>
          </w:tcPr>
          <w:p w14:paraId="3DD0D72B"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0FDB51A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BD7727D" w14:textId="77777777" w:rsidR="00E01C3A" w:rsidRPr="00430DB3" w:rsidRDefault="00CC3326">
            <w:pPr>
              <w:rPr>
                <w:lang w:val="pt-BR"/>
              </w:rPr>
            </w:pPr>
            <w:r>
              <w:rPr>
                <w:sz w:val="20"/>
                <w:szCs w:val="20"/>
                <w:lang w:val="pt-BR"/>
              </w:rPr>
              <w:t>76,1 % do pleno e 107,3 % do horário fixo; aderência de 100 %</w:t>
            </w:r>
          </w:p>
        </w:tc>
      </w:tr>
    </w:tbl>
    <w:p w14:paraId="73E5539C" w14:textId="77777777" w:rsidR="004A7735" w:rsidRPr="00430DB3" w:rsidRDefault="007F0308">
      <w:pPr>
        <w:spacing w:before="130" w:after="260"/>
        <w:rPr>
          <w:lang w:val="pt-BR"/>
        </w:rPr>
      </w:pPr>
      <w:r>
        <w:rPr>
          <w:sz w:val="20"/>
          <w:szCs w:val="20"/>
          <w:lang w:val="pt-BR"/>
        </w:rPr>
        <w:t>Fonte: Elaborado pelos autores (2026).</w:t>
      </w:r>
    </w:p>
    <w:p w14:paraId="3FC56E5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4263A4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974EC7"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CB5E1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w:t>
      </w:r>
      <w:del w:id="30002" w:author="Vitor Oliveira" w:date="2026-10-11T03:00:00Z">
        <w:r>
          <w:rPr>
            <w:lang w:val="pt-BR"/>
          </w:rPr>
          <w:delText xml:space="preserve">O Tabela 3</w:delText>
        </w:r>
      </w:del>
      <w:ins w:id="30003" w:author="Vitor Oliveira" w:date="2026-10-11T03:00:00Z">
        <w:r>
          <w:rPr>
            <w:lang w:val="pt-BR"/>
          </w:rPr>
          <w:t xml:space="preserve">A Tabela 3</w:t>
        </w:r>
      </w:ins>
      <w:r>
        <w:rPr>
          <w:lang w:val="pt-BR"/>
        </w:rPr>
        <w:t xml:space="preserve"> reúne o que se mediu ao retirar ou substituir cada componente no sistema; onde há dois valores, o primeiro é o do componente e o segundo, o da alternativa.</w:t>
      </w:r>
    </w:p>
    <w:p w14:paraId="489D1C27"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32B7916" w14:textId="77777777">
        <w:trPr>
          <w:tblHeader/>
        </w:trPr>
        <w:tc>
          <w:tcPr>
            <w:tcW w:w="2600" w:type="dxa"/>
            <w:shd w:val="clear" w:color="auto" w:fill="EDEDED"/>
            <w:tcMar>
              <w:top w:w="70" w:type="dxa"/>
              <w:left w:w="90" w:type="dxa"/>
              <w:bottom w:w="70" w:type="dxa"/>
              <w:right w:w="90" w:type="dxa"/>
            </w:tcMar>
          </w:tcPr>
          <w:p w14:paraId="4E4DCF05"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1A0BDE44"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45A9C50" w14:textId="77777777" w:rsidR="00E01C3A" w:rsidRDefault="00CC3326">
            <w:proofErr w:type="spellStart"/>
            <w:r>
              <w:rPr>
                <w:b/>
                <w:bCs/>
                <w:sz w:val="20"/>
                <w:szCs w:val="20"/>
              </w:rPr>
              <w:t>Resultado</w:t>
            </w:r>
            <w:proofErr w:type="spellEnd"/>
          </w:p>
        </w:tc>
      </w:tr>
      <w:tr w:rsidR="00E01C3A" w:rsidRPr="004A0E2A" w14:paraId="7C96E8F2" w14:textId="77777777">
        <w:tc>
          <w:tcPr>
            <w:tcW w:w="2600" w:type="dxa"/>
            <w:tcMar>
              <w:top w:w="70" w:type="dxa"/>
              <w:left w:w="90" w:type="dxa"/>
              <w:bottom w:w="70" w:type="dxa"/>
              <w:right w:w="90" w:type="dxa"/>
            </w:tcMar>
          </w:tcPr>
          <w:p w14:paraId="25D11A89"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61F3AF9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CA3378C"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44E6D214" w14:textId="77777777">
        <w:tc>
          <w:tcPr>
            <w:tcW w:w="2600" w:type="dxa"/>
            <w:tcMar>
              <w:top w:w="70" w:type="dxa"/>
              <w:left w:w="90" w:type="dxa"/>
              <w:bottom w:w="70" w:type="dxa"/>
              <w:right w:w="90" w:type="dxa"/>
            </w:tcMar>
          </w:tcPr>
          <w:p w14:paraId="44738C1E"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1FD32CA6"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64964E"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4A0E2A" w14:paraId="77BCAE2B" w14:textId="77777777">
        <w:tc>
          <w:tcPr>
            <w:tcW w:w="2600" w:type="dxa"/>
            <w:tcMar>
              <w:top w:w="70" w:type="dxa"/>
              <w:left w:w="90" w:type="dxa"/>
              <w:bottom w:w="70" w:type="dxa"/>
              <w:right w:w="90" w:type="dxa"/>
            </w:tcMar>
          </w:tcPr>
          <w:p w14:paraId="66161564"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83F8C25"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38F05A15"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4A0E2A" w14:paraId="30B0495D" w14:textId="77777777">
        <w:tc>
          <w:tcPr>
            <w:tcW w:w="2600" w:type="dxa"/>
            <w:tcMar>
              <w:top w:w="70" w:type="dxa"/>
              <w:left w:w="90" w:type="dxa"/>
              <w:bottom w:w="70" w:type="dxa"/>
              <w:right w:w="90" w:type="dxa"/>
            </w:tcMar>
          </w:tcPr>
          <w:p w14:paraId="1C729FF5"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746F490D"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6C5269C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4A0E2A" w14:paraId="02F160C9" w14:textId="77777777">
        <w:tc>
          <w:tcPr>
            <w:tcW w:w="2600" w:type="dxa"/>
            <w:tcMar>
              <w:top w:w="70" w:type="dxa"/>
              <w:left w:w="90" w:type="dxa"/>
              <w:bottom w:w="70" w:type="dxa"/>
              <w:right w:w="90" w:type="dxa"/>
            </w:tcMar>
          </w:tcPr>
          <w:p w14:paraId="75FB416F"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30A388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A289BE4"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4A0E2A" w14:paraId="04E18330" w14:textId="77777777">
        <w:tc>
          <w:tcPr>
            <w:tcW w:w="2600" w:type="dxa"/>
            <w:tcMar>
              <w:top w:w="70" w:type="dxa"/>
              <w:left w:w="90" w:type="dxa"/>
              <w:bottom w:w="70" w:type="dxa"/>
              <w:right w:w="90" w:type="dxa"/>
            </w:tcMar>
          </w:tcPr>
          <w:p w14:paraId="011AA251"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5D19FB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05EA3435"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4A0E2A" w14:paraId="6CD9EB35" w14:textId="77777777">
        <w:tc>
          <w:tcPr>
            <w:tcW w:w="2600" w:type="dxa"/>
            <w:tcMar>
              <w:top w:w="70" w:type="dxa"/>
              <w:left w:w="90" w:type="dxa"/>
              <w:bottom w:w="70" w:type="dxa"/>
              <w:right w:w="90" w:type="dxa"/>
            </w:tcMar>
          </w:tcPr>
          <w:p w14:paraId="5A72892D"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7055AC9"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378D040"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F2146C9" w14:textId="77777777" w:rsidR="001A5FD5" w:rsidRPr="00430DB3" w:rsidRDefault="002D2B91">
      <w:pPr>
        <w:spacing w:before="130" w:after="260"/>
        <w:rPr>
          <w:lang w:val="pt-BR"/>
        </w:rPr>
      </w:pPr>
      <w:r>
        <w:rPr>
          <w:sz w:val="20"/>
          <w:szCs w:val="20"/>
          <w:lang w:val="pt-BR"/>
        </w:rPr>
        <w:t>Fonte: Elaborado pelos autores (2026).</w:t>
      </w:r>
    </w:p>
    <w:p w14:paraId="3AA59B02" w14:textId="77777777" w:rsidR="001A5FD5" w:rsidRPr="00430DB3" w:rsidRDefault="002D2B91">
      <w:pPr>
        <w:spacing w:after="120" w:line="360" w:lineRule="auto"/>
        <w:ind w:firstLine="709"/>
        <w:jc w:val="both"/>
        <w:rPr>
          <w:lang w:val="pt-BR"/>
        </w:rPr>
      </w:pPr>
      <w:del w:id="30006" w:author="Vitor Oliveira" w:date="2026-10-11T03:00:00Z">
        <w:r>
          <w:rPr>
            <w:lang w:val="pt-BR"/>
          </w:rPr>
          <w:delTex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delText>
        </w:r>
      </w:del>
      <w:ins w:id="30007" w:author="Vitor Oliveira" w:date="2026-10-11T03:00:00Z">
        <w:r>
          <w:rPr>
            <w:lang w:val="pt-BR"/>
          </w:rPr>
          <w:t xml:space="preserve">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ins>
    </w:p>
    <w:p w14:paraId="7E387DA8" w14:textId="77777777" w:rsidR="001A5FD5" w:rsidRPr="00430DB3" w:rsidRDefault="002D2B91">
      <w:pPr>
        <w:spacing w:after="120" w:line="360" w:lineRule="auto"/>
        <w:ind w:firstLine="709"/>
        <w:jc w:val="both"/>
        <w:rPr>
          <w:lang w:val="pt-BR"/>
        </w:rPr>
      </w:pPr>
      <w:del w:id="30004" w:author="Vitor Oliveira" w:date="2026-10-11T03:00:00Z">
        <w:r>
          <w:rPr>
            <w:lang w:val="pt-BR"/>
          </w:rPr>
          <w:delText xml:space="preserve">O Tabela 4</w:delText>
        </w:r>
      </w:del>
      <w:ins w:id="30005" w:author="Vitor Oliveira" w:date="2026-10-11T03:00:00Z">
        <w:r>
          <w:rPr>
            <w:lang w:val="pt-BR"/>
          </w:rPr>
          <w:t xml:space="preserve">A Tabela 4</w:t>
        </w:r>
      </w:ins>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58397F61"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4A0E2A" w14:paraId="7942229E" w14:textId="77777777">
        <w:trPr>
          <w:tblHeader/>
        </w:trPr>
        <w:tc>
          <w:tcPr>
            <w:tcW w:w="2600" w:type="dxa"/>
            <w:shd w:val="clear" w:color="auto" w:fill="EDEDED"/>
            <w:tcMar>
              <w:top w:w="70" w:type="dxa"/>
              <w:left w:w="90" w:type="dxa"/>
              <w:bottom w:w="70" w:type="dxa"/>
              <w:right w:w="90" w:type="dxa"/>
            </w:tcMar>
          </w:tcPr>
          <w:p w14:paraId="30D89510"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7FDB6512"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1EC150B6"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15F628E9" w14:textId="77777777">
        <w:tc>
          <w:tcPr>
            <w:tcW w:w="2600" w:type="dxa"/>
            <w:tcMar>
              <w:top w:w="70" w:type="dxa"/>
              <w:left w:w="90" w:type="dxa"/>
              <w:bottom w:w="70" w:type="dxa"/>
              <w:right w:w="90" w:type="dxa"/>
            </w:tcMar>
          </w:tcPr>
          <w:p w14:paraId="7936F2B1"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4C0974B3" w14:textId="77777777" w:rsidR="00E01C3A" w:rsidRDefault="00CC3326">
            <w:r>
              <w:rPr>
                <w:sz w:val="20"/>
                <w:szCs w:val="20"/>
              </w:rPr>
              <w:t>0,023 × 0,035</w:t>
            </w:r>
          </w:p>
        </w:tc>
        <w:tc>
          <w:tcPr>
            <w:tcW w:w="3771" w:type="dxa"/>
            <w:tcMar>
              <w:top w:w="70" w:type="dxa"/>
              <w:left w:w="90" w:type="dxa"/>
              <w:bottom w:w="70" w:type="dxa"/>
              <w:right w:w="90" w:type="dxa"/>
            </w:tcMar>
          </w:tcPr>
          <w:p w14:paraId="21CECF5F" w14:textId="77777777" w:rsidR="00E01C3A" w:rsidRPr="00CE1B46" w:rsidRDefault="00CC3326">
            <w:r>
              <w:rPr>
                <w:sz w:val="20"/>
                <w:szCs w:val="20"/>
                <w:lang w:val="pt-BR"/>
              </w:rPr>
              <w:t>0,028 × 0,035</w:t>
            </w:r>
          </w:p>
        </w:tc>
      </w:tr>
      <w:tr w:rsidR="00E01C3A" w:rsidRPr="00CE1B46" w14:paraId="381D2066" w14:textId="77777777">
        <w:tc>
          <w:tcPr>
            <w:tcW w:w="2600" w:type="dxa"/>
            <w:tcMar>
              <w:top w:w="70" w:type="dxa"/>
              <w:left w:w="90" w:type="dxa"/>
              <w:bottom w:w="70" w:type="dxa"/>
              <w:right w:w="90" w:type="dxa"/>
            </w:tcMar>
          </w:tcPr>
          <w:p w14:paraId="1F8C2B5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5F687BE1"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65528F" w14:textId="77777777" w:rsidR="00E01C3A" w:rsidRPr="00CE1B46" w:rsidRDefault="00CC3326">
            <w:r>
              <w:rPr>
                <w:sz w:val="20"/>
                <w:szCs w:val="20"/>
                <w:lang w:val="pt-BR"/>
              </w:rPr>
              <w:t>89,6 % × 87,8 % (1,8 ponto percentual a mais)</w:t>
            </w:r>
          </w:p>
        </w:tc>
      </w:tr>
      <w:tr w:rsidR="00E01C3A" w:rsidRPr="00CE1B46" w14:paraId="3CFC2791" w14:textId="77777777">
        <w:tc>
          <w:tcPr>
            <w:tcW w:w="2600" w:type="dxa"/>
            <w:tcMar>
              <w:top w:w="70" w:type="dxa"/>
              <w:left w:w="90" w:type="dxa"/>
              <w:bottom w:w="70" w:type="dxa"/>
              <w:right w:w="90" w:type="dxa"/>
            </w:tcMar>
          </w:tcPr>
          <w:p w14:paraId="5070CAD6"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12224F28"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9437C16" w14:textId="77777777" w:rsidR="00E01C3A" w:rsidRPr="00CE1B46" w:rsidRDefault="00CC3326">
            <w:r>
              <w:rPr>
                <w:sz w:val="20"/>
                <w:szCs w:val="20"/>
                <w:lang w:val="pt-BR"/>
              </w:rPr>
              <w:t>0,728 × 0,721 (0,007 a mais)</w:t>
            </w:r>
          </w:p>
        </w:tc>
      </w:tr>
      <w:tr w:rsidR="00E01C3A" w:rsidRPr="00CE1B46" w14:paraId="73526F0A" w14:textId="77777777">
        <w:tc>
          <w:tcPr>
            <w:tcW w:w="2600" w:type="dxa"/>
            <w:tcMar>
              <w:top w:w="70" w:type="dxa"/>
              <w:left w:w="90" w:type="dxa"/>
              <w:bottom w:w="70" w:type="dxa"/>
              <w:right w:w="90" w:type="dxa"/>
            </w:tcMar>
          </w:tcPr>
          <w:p w14:paraId="3086BBC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3BDE431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8C0B0FB" w14:textId="77777777" w:rsidR="00E01C3A" w:rsidRPr="00CE1B46" w:rsidRDefault="00CC3326">
            <w:r>
              <w:rPr>
                <w:sz w:val="20"/>
                <w:szCs w:val="20"/>
                <w:lang w:val="pt-BR"/>
              </w:rPr>
              <w:t>Substituível</w:t>
            </w:r>
          </w:p>
        </w:tc>
      </w:tr>
    </w:tbl>
    <w:p w14:paraId="3C7AB504" w14:textId="77777777" w:rsidR="001A5FD5" w:rsidRDefault="002D2B91">
      <w:pPr>
        <w:spacing w:before="130" w:after="260"/>
      </w:pPr>
      <w:r>
        <w:rPr>
          <w:sz w:val="20"/>
          <w:szCs w:val="20"/>
          <w:lang w:val="pt-BR"/>
        </w:rPr>
        <w:t>Fonte: Elaborado pelos autores (2026).</w:t>
      </w:r>
    </w:p>
    <w:p w14:paraId="4A7F20F6" w14:textId="77777777" w:rsidR="001A5FD5" w:rsidRPr="00430DB3" w:rsidRDefault="002D2B91">
      <w:pPr>
        <w:spacing w:after="120" w:line="360" w:lineRule="auto"/>
        <w:ind w:firstLine="709"/>
        <w:jc w:val="both"/>
        <w:rPr>
          <w:lang w:val="pt-BR"/>
        </w:rPr>
      </w:pPr>
      <w:r>
        <w:rPr>
          <w:lang w:val="pt-BR"/>
        </w:rPr>
        <w:t xml:space="preserve">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w:t>
      </w:r>
      <w:del w:id="30008" w:author="Vitor Oliveira" w:date="2026-10-11T03:00:00Z">
        <w:r>
          <w:rPr>
            <w:lang w:val="pt-BR"/>
          </w:rPr>
          <w:delText xml:space="preserve">O ganho é moderado: o modelo erra</w:delText>
        </w:r>
      </w:del>
      <w:ins w:id="30009" w:author="Vitor Oliveira" w:date="2026-10-11T03:00:00Z">
        <w:r>
          <w:rPr>
            <w:lang w:val="pt-BR"/>
          </w:rPr>
          <w:t xml:space="preserve">O modelo erra</w:t>
        </w:r>
      </w:ins>
      <w:r>
        <w:rPr>
          <w:lang w:val="pt-BR"/>
        </w:rPr>
        <w:t xml:space="preserve"> a faixa em cerca de 9 % dos casos, e a melhor referência, em cerca de 13 %.</w:t>
      </w:r>
    </w:p>
    <w:p w14:paraId="0A20544A"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154E42F9"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766C04C0"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28FF1FBB"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5E7104A6"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30CC4B97"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87CC04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54E9A7F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22DD2A03"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19A17DEC"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63688F7D"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3D55969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177DD839"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1DCC83D"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DFABB9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36FAFA6D"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5566036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59CB3F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7B21EF8"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75AE80E"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5856ABA"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1A5C5556"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634290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0BA0B55C"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F5A3CB3"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33D7744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B95563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B191DD9"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D9AEB91"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6B4BFC6E"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D1FF16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D7C2C5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FBD18F6"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47360AB"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9506F0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DBFBFB2"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02A084D"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78D366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F6C2139"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2435676"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C589CA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E7F47F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F93C55"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5B8C3BAE"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2DDA61E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DEA664F"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1463AF8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4F529FA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2FC44F18"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191B1BBF"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0042190"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79886D79"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01DCA4D6"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08AC4C2F"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pPr>
        <w:spacing w:after="120" w:line="360" w:lineRule="auto"/>
        <w:ind w:firstLine="709"/>
        <w:jc w:val="both"/>
        <w:rPr>
          <w:ins w:id="30018" w:author="Vitor Oliveira" w:date="2026-10-11T03:00:00Z"/>
        </w:rPr>
      </w:pPr>
      <w:ins w:id="30019" w:author="Vitor Oliveira" w:date="2026-10-11T03:00:00Z">
        <w:r>
          <w:rPr>
            <w:lang w:val="pt-BR"/>
          </w:rPr>
          <w:t xml:space="preserve">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ins>
    </w:p>
    <w:p w14:paraId="54F36185"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17F10FDD" w14:textId="77777777" w:rsidR="00E01C3A" w:rsidRDefault="00CC3326">
      <w:pPr>
        <w:spacing w:after="120" w:line="360" w:lineRule="auto"/>
        <w:ind w:firstLine="709"/>
        <w:jc w:val="both"/>
        <w:rPr>
          <w:lang w:val="pt-BR"/>
        </w:rPr>
      </w:pPr>
      <w:r>
        <w:rPr>
          <w:lang w:val="pt-BR"/>
        </w:rPr>
        <w:t xml:space="preserve">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w:t>
      </w:r>
      <w:del w:id="30020" w:author="Vitor Oliveira" w:date="2026-10-11T03:00:00Z">
        <w:r>
          <w:rPr>
            <w:lang w:val="pt-BR"/>
          </w:rPr>
          <w:delText xml:space="preserve">Os objetivos específicos foram atingidos: a base de regras</w:delText>
        </w:r>
      </w:del>
      <w:ins w:id="30021" w:author="Vitor Oliveira" w:date="2026-10-11T03:00:00Z">
        <w:r>
          <w:rPr>
            <w:lang w:val="pt-BR"/>
          </w:rPr>
          <w:t xml:space="preserve">Os objetivos específicos foram atingidos: a infraestrutura municipal foi caracterizada, as variáveis e suas faixas foram especificadas, a base de regras</w:t>
        </w:r>
      </w:ins>
      <w:r>
        <w:rPr>
          <w:lang w:val="pt-BR"/>
        </w:rPr>
        <w:t xml:space="preserve">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15FA52B3"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F43667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17BE70A5"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7FF4311F"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60D6187"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5A636E34" w14:textId="77777777" w:rsidR="004A7735" w:rsidRPr="00430DB3" w:rsidRDefault="007F0308">
      <w:pPr>
        <w:pStyle w:val="ListParagraph"/>
        <w:numPr>
          <w:ilvl w:val="0"/>
          <w:numId w:val="2"/>
        </w:numPr>
        <w:spacing w:after="120" w:line="360" w:lineRule="auto"/>
        <w:jc w:val="both"/>
        <w:rPr>
          <w:lang w:val="pt-BR"/>
        </w:rPr>
      </w:pPr>
      <w:r>
        <w:rPr>
          <w:lang w:val="pt-BR"/>
        </w:rPr>
        <w:lastRenderedPageBreak/>
        <w:t>Estender o modelo a pontos de luz que atendem mais de uma classe — pista e calçada —, com o piso da classe mais exigente e com a movimentação de pedestres e de veículos (3.7 e 5.3).</w:t>
      </w:r>
    </w:p>
    <w:p w14:paraId="3387ABE4"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76DA0BFD"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60AD1A9"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081A17D7"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6C11459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6DA8357B"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6918985B"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F99D1D1"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133B4E"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2BD70D42"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7424626F" w14:textId="77777777" w:rsidR="001A3925" w:rsidRPr="007D5100" w:rsidRDefault="00000000">
      <w:pPr>
        <w:pStyle w:val="ListParagraph"/>
        <w:numPr>
          <w:ilvl w:val="0"/>
          <w:numId w:val="2"/>
        </w:numPr>
        <w:spacing w:after="120" w:line="360" w:lineRule="auto"/>
        <w:jc w:val="both"/>
        <w:rPr>
          <w:lang w:val="pt-BR"/>
        </w:rPr>
      </w:pPr>
      <w:r>
        <w:rPr>
          <w:lang w:val="pt-BR"/>
        </w:rPr>
        <w:lastRenderedPageBreak/>
        <w:t>Implantar a arquitetura de referência para operação em escala, com teste de carga, de falha de componente e de recuperação, e confirmar o custo estimado no Apêndice D (3.12.6.4 e 5.3).</w:t>
      </w:r>
    </w:p>
    <w:p w14:paraId="32E124C7"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024CA1D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50EA5E45"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4A2F65BE"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75F115A"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35296FAE"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1AE32B7"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62DC5B6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AABCF8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C45DFC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A614A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317247C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08381DE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BDF9F0C"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CE58CC9"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D56FDEC"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5D5806C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509A591"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E215CE8"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0F5F0B8"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620A4C7"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D5E2948"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062717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2BA7D8EB"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61397E6B"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75B3C0E9"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BFC9605"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413FC8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DCBC88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DD86B5C"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29B887C"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23CFAB48"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0EA9F6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3F236BD"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2E2AE87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3F252E84"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10765F83"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83AEB1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759F4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118CF73"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FDB4F83"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B861B2C"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42CD44DF"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7D7E95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11F8FA4"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2D642A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70C88DE2"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8F8094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E896C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390B6DBB"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67D7089"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1552E3D5"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27FB0E5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6562D129"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AFF07C2"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44D96C9A" w14:textId="77777777" w:rsidR="006B1E66" w:rsidRDefault="00CC3326">
      <w:pPr>
        <w:spacing w:after="240"/>
      </w:pPr>
      <w:r>
        <w:t xml:space="preserve">ZADEH, Lotfi A. Fuzzy sets. </w:t>
      </w:r>
      <w:r>
        <w:rPr>
          <w:b/>
          <w:bCs/>
        </w:rPr>
        <w:t>Information and Control</w:t>
      </w:r>
      <w:r>
        <w:t>, v. 8, n. 3, p. 338-353, 1965.</w:t>
      </w:r>
    </w:p>
    <w:p w14:paraId="64282297"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2C3E21B" w14:textId="77777777" w:rsidR="00E01C3A" w:rsidRDefault="00CC3326">
      <w:pPr>
        <w:spacing w:before="280" w:after="140" w:line="360" w:lineRule="auto"/>
        <w:jc w:val="both"/>
        <w:rPr>
          <w:b/>
          <w:bCs/>
          <w:lang w:val="pt-BR"/>
        </w:rPr>
      </w:pPr>
      <w:r>
        <w:rPr>
          <w:b/>
          <w:bCs/>
          <w:lang w:val="pt-BR"/>
        </w:rPr>
        <w:t>1 Identificação</w:t>
      </w:r>
    </w:p>
    <w:p w14:paraId="5FC60B2F"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4BA80123" w14:textId="77777777" w:rsidR="00101C02" w:rsidRDefault="00CC3326">
      <w:pPr>
        <w:spacing w:after="120" w:line="360" w:lineRule="auto"/>
        <w:jc w:val="both"/>
        <w:rPr>
          <w:lang w:val="pt-BR"/>
        </w:rPr>
      </w:pPr>
      <w:r>
        <w:rPr>
          <w:lang w:val="pt-BR"/>
        </w:rPr>
        <w:t xml:space="preserve">Autores: </w:t>
      </w:r>
    </w:p>
    <w:p w14:paraId="0740673F" w14:textId="77777777" w:rsidR="00101C02" w:rsidRDefault="00CC3326">
      <w:pPr>
        <w:spacing w:after="120" w:line="360" w:lineRule="auto"/>
        <w:jc w:val="both"/>
        <w:rPr>
          <w:lang w:val="pt-BR"/>
        </w:rPr>
      </w:pPr>
      <w:r>
        <w:rPr>
          <w:lang w:val="pt-BR"/>
        </w:rPr>
        <w:t xml:space="preserve">Bruno Bonavigo Dacal, RA N309EC4, CPF _____._____._____-___; </w:t>
      </w:r>
    </w:p>
    <w:p w14:paraId="4CC592F5" w14:textId="77777777" w:rsidR="00101C02" w:rsidRDefault="00CC3326">
      <w:pPr>
        <w:spacing w:after="120" w:line="360" w:lineRule="auto"/>
        <w:jc w:val="both"/>
        <w:rPr>
          <w:lang w:val="pt-BR"/>
        </w:rPr>
      </w:pPr>
      <w:r>
        <w:rPr>
          <w:lang w:val="pt-BR"/>
        </w:rPr>
        <w:t xml:space="preserve">Lucas de Araujo Vergara, RA N090758, CPF _____._____._____-___; </w:t>
      </w:r>
    </w:p>
    <w:p w14:paraId="52A3AE40" w14:textId="77777777" w:rsidR="00E01C3A" w:rsidRDefault="00CC3326">
      <w:pPr>
        <w:spacing w:after="120" w:line="360" w:lineRule="auto"/>
        <w:jc w:val="both"/>
        <w:rPr>
          <w:lang w:val="pt-BR"/>
        </w:rPr>
      </w:pPr>
      <w:r>
        <w:rPr>
          <w:lang w:val="pt-BR"/>
        </w:rPr>
        <w:t>Vitor Oliveira dos Santos, RA N083DG1, CPF _____._____._____-___.</w:t>
      </w:r>
    </w:p>
    <w:p w14:paraId="6C60A0A5" w14:textId="77777777" w:rsidR="00E01C3A" w:rsidRDefault="00CC3326">
      <w:pPr>
        <w:spacing w:after="120" w:line="360" w:lineRule="auto"/>
        <w:jc w:val="both"/>
        <w:rPr>
          <w:lang w:val="pt-BR"/>
        </w:rPr>
      </w:pPr>
      <w:r>
        <w:rPr>
          <w:lang w:val="pt-BR"/>
        </w:rPr>
        <w:t>Curso: Bacharelado em Ciência da Computação — Universidade Paulista (UNIP).</w:t>
      </w:r>
    </w:p>
    <w:p w14:paraId="51FFBA26" w14:textId="77777777" w:rsidR="00E01C3A" w:rsidRDefault="00CC3326">
      <w:pPr>
        <w:spacing w:after="120" w:line="360" w:lineRule="auto"/>
        <w:jc w:val="both"/>
        <w:rPr>
          <w:lang w:val="pt-BR"/>
        </w:rPr>
      </w:pPr>
      <w:r>
        <w:rPr>
          <w:lang w:val="pt-BR"/>
        </w:rPr>
        <w:t>Orientador: Prof. Marco Gomes.</w:t>
      </w:r>
    </w:p>
    <w:p w14:paraId="5A952656" w14:textId="77777777" w:rsidR="00E01C3A" w:rsidRDefault="00CC3326">
      <w:pPr>
        <w:spacing w:before="280" w:after="140" w:line="360" w:lineRule="auto"/>
        <w:jc w:val="both"/>
        <w:rPr>
          <w:b/>
          <w:bCs/>
          <w:lang w:val="pt-BR"/>
        </w:rPr>
      </w:pPr>
      <w:r>
        <w:rPr>
          <w:b/>
          <w:bCs/>
          <w:lang w:val="pt-BR"/>
        </w:rPr>
        <w:t>2 Natureza do uso</w:t>
      </w:r>
    </w:p>
    <w:p w14:paraId="26EC859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ACE9FBD"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43D30F58"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3007C36"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14A9E3E9" w14:textId="77777777" w:rsidR="00E01C3A" w:rsidRDefault="00CC3326">
      <w:pPr>
        <w:keepNext/>
        <w:spacing w:before="260" w:after="130"/>
        <w:rPr>
          <w:lang w:val="pt-BR"/>
        </w:rPr>
      </w:pPr>
      <w:bookmarkStart w:id="108" w:name="_Toc24254973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4A0E2A" w14:paraId="4580E414" w14:textId="77777777" w:rsidTr="00101C02">
        <w:trPr>
          <w:tblHeader/>
        </w:trPr>
        <w:tc>
          <w:tcPr>
            <w:tcW w:w="1693" w:type="dxa"/>
            <w:shd w:val="clear" w:color="auto" w:fill="EDEDED"/>
            <w:tcMar>
              <w:top w:w="70" w:type="dxa"/>
              <w:left w:w="90" w:type="dxa"/>
              <w:bottom w:w="70" w:type="dxa"/>
              <w:right w:w="90" w:type="dxa"/>
            </w:tcMar>
          </w:tcPr>
          <w:p w14:paraId="54990F46"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0EEBE206"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A4AC1BF"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0F76D63"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F2C6739" w14:textId="77777777" w:rsidR="00E01C3A" w:rsidRPr="00CE1B46" w:rsidRDefault="00CC3326">
            <w:pPr>
              <w:rPr>
                <w:lang w:val="pt-BR"/>
              </w:rPr>
            </w:pPr>
            <w:r>
              <w:rPr>
                <w:b/>
                <w:bCs/>
                <w:sz w:val="20"/>
                <w:szCs w:val="20"/>
                <w:lang w:val="pt-BR"/>
              </w:rPr>
              <w:t>Nível de intervenção humana pós-geração (%)</w:t>
            </w:r>
          </w:p>
        </w:tc>
      </w:tr>
      <w:tr w:rsidR="00E01C3A" w:rsidRPr="004A0E2A" w14:paraId="414CC72F" w14:textId="77777777" w:rsidTr="00101C02">
        <w:tc>
          <w:tcPr>
            <w:tcW w:w="1693" w:type="dxa"/>
            <w:tcMar>
              <w:top w:w="70" w:type="dxa"/>
              <w:left w:w="90" w:type="dxa"/>
              <w:bottom w:w="70" w:type="dxa"/>
              <w:right w:w="90" w:type="dxa"/>
            </w:tcMar>
          </w:tcPr>
          <w:p w14:paraId="7CBA9C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E0333D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BE880F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A876F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56E8F005"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4A0E2A" w14:paraId="36C6748E" w14:textId="77777777" w:rsidTr="00101C02">
        <w:tc>
          <w:tcPr>
            <w:tcW w:w="1693" w:type="dxa"/>
            <w:tcMar>
              <w:top w:w="70" w:type="dxa"/>
              <w:left w:w="90" w:type="dxa"/>
              <w:bottom w:w="70" w:type="dxa"/>
              <w:right w:w="90" w:type="dxa"/>
            </w:tcMar>
          </w:tcPr>
          <w:p w14:paraId="398227F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44436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2DA1531"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436BC5AD"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188B65A0"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4A0E2A" w14:paraId="7569F2F1" w14:textId="77777777" w:rsidTr="00101C02">
        <w:tc>
          <w:tcPr>
            <w:tcW w:w="1693" w:type="dxa"/>
            <w:tcMar>
              <w:top w:w="70" w:type="dxa"/>
              <w:left w:w="90" w:type="dxa"/>
              <w:bottom w:w="70" w:type="dxa"/>
              <w:right w:w="90" w:type="dxa"/>
            </w:tcMar>
          </w:tcPr>
          <w:p w14:paraId="767245B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8E9B7C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93B302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EB3BF48"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60BE08F1"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4A0E2A" w14:paraId="6DB428E5" w14:textId="77777777" w:rsidTr="00101C02">
        <w:tc>
          <w:tcPr>
            <w:tcW w:w="1693" w:type="dxa"/>
            <w:tcMar>
              <w:top w:w="70" w:type="dxa"/>
              <w:left w:w="90" w:type="dxa"/>
              <w:bottom w:w="70" w:type="dxa"/>
              <w:right w:w="90" w:type="dxa"/>
            </w:tcMar>
          </w:tcPr>
          <w:p w14:paraId="7C9A0F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47BBEE"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4015D6D"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4369C868"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4C3A2542" w14:textId="256127B6"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4A0E2A" w14:paraId="0ED0C9C2" w14:textId="77777777" w:rsidTr="00101C02">
        <w:tc>
          <w:tcPr>
            <w:tcW w:w="1693" w:type="dxa"/>
            <w:tcMar>
              <w:top w:w="70" w:type="dxa"/>
              <w:left w:w="90" w:type="dxa"/>
              <w:bottom w:w="70" w:type="dxa"/>
              <w:right w:w="90" w:type="dxa"/>
            </w:tcMar>
          </w:tcPr>
          <w:p w14:paraId="3391C3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A11EEA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CFE8D89" w14:textId="77777777" w:rsidR="00E01C3A" w:rsidRDefault="00CC3326">
            <w:r>
              <w:rPr>
                <w:sz w:val="20"/>
                <w:szCs w:val="20"/>
              </w:rPr>
              <w:t>2.2, 2.3 e 3.6</w:t>
            </w:r>
          </w:p>
        </w:tc>
        <w:tc>
          <w:tcPr>
            <w:tcW w:w="2672" w:type="dxa"/>
            <w:tcMar>
              <w:top w:w="70" w:type="dxa"/>
              <w:left w:w="90" w:type="dxa"/>
              <w:bottom w:w="70" w:type="dxa"/>
              <w:right w:w="90" w:type="dxa"/>
            </w:tcMar>
          </w:tcPr>
          <w:p w14:paraId="6C889237"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4E5E32D4"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4A0E2A" w14:paraId="6774E7B0" w14:textId="77777777" w:rsidTr="00101C02">
        <w:tc>
          <w:tcPr>
            <w:tcW w:w="1693" w:type="dxa"/>
            <w:tcMar>
              <w:top w:w="70" w:type="dxa"/>
              <w:left w:w="90" w:type="dxa"/>
              <w:bottom w:w="70" w:type="dxa"/>
              <w:right w:w="90" w:type="dxa"/>
            </w:tcMar>
          </w:tcPr>
          <w:p w14:paraId="7AD8C9AD"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69BDE682"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541026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1A055EC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B124884"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4A0E2A" w14:paraId="19FE2AB3" w14:textId="77777777" w:rsidTr="00101C02">
        <w:tc>
          <w:tcPr>
            <w:tcW w:w="1693" w:type="dxa"/>
            <w:tcMar>
              <w:top w:w="70" w:type="dxa"/>
              <w:left w:w="90" w:type="dxa"/>
              <w:bottom w:w="70" w:type="dxa"/>
              <w:right w:w="90" w:type="dxa"/>
            </w:tcMar>
          </w:tcPr>
          <w:p w14:paraId="0AE92ED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EB5E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5DC57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F6D66A9"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7308219B"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4A0E2A" w14:paraId="46F389A0" w14:textId="77777777" w:rsidTr="00101C02">
        <w:tc>
          <w:tcPr>
            <w:tcW w:w="1693" w:type="dxa"/>
            <w:tcMar>
              <w:top w:w="70" w:type="dxa"/>
              <w:left w:w="90" w:type="dxa"/>
              <w:bottom w:w="70" w:type="dxa"/>
              <w:right w:w="90" w:type="dxa"/>
            </w:tcMar>
          </w:tcPr>
          <w:p w14:paraId="46B8E46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E1E1E6D"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482167D"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DA5798D"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034DC48" w14:textId="7BB656CD"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4A0E2A" w14:paraId="24327B05" w14:textId="77777777" w:rsidTr="00101C02">
        <w:tc>
          <w:tcPr>
            <w:tcW w:w="1693" w:type="dxa"/>
            <w:tcMar>
              <w:top w:w="70" w:type="dxa"/>
              <w:left w:w="90" w:type="dxa"/>
              <w:bottom w:w="70" w:type="dxa"/>
              <w:right w:w="90" w:type="dxa"/>
            </w:tcMar>
          </w:tcPr>
          <w:p w14:paraId="07F3A64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93FB662"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C44A25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4014F484"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7EF55107" w14:textId="27576244"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4A0E2A" w14:paraId="5847DE99" w14:textId="77777777" w:rsidTr="00101C02">
        <w:tc>
          <w:tcPr>
            <w:tcW w:w="1693" w:type="dxa"/>
            <w:tcMar>
              <w:top w:w="70" w:type="dxa"/>
              <w:left w:w="90" w:type="dxa"/>
              <w:bottom w:w="70" w:type="dxa"/>
              <w:right w:w="90" w:type="dxa"/>
            </w:tcMar>
          </w:tcPr>
          <w:p w14:paraId="3FA643D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8862EFA"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EC527C6"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6C93D9E7"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7F1B603C" w14:textId="17BDFD1E" w:rsidR="00E01C3A" w:rsidRPr="004A0E2A" w:rsidRDefault="004A0E2A">
            <w:pPr>
              <w:rPr>
                <w:lang w:val="pt-BR"/>
              </w:rPr>
            </w:pPr>
            <w:r>
              <w:rPr>
                <w:sz w:val="20"/>
                <w:szCs w:val="20"/>
                <w:lang w:val="pt-BR"/>
              </w:rPr>
              <w:t>10</w:t>
            </w:r>
            <w:r>
              <w:rPr>
                <w:sz w:val="20"/>
                <w:szCs w:val="20"/>
                <w:lang w:val="pt-BR"/>
              </w:rPr>
              <w:t xml:space="preserve">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t xml:space="preserve">lista oficial da AWS</w:t>
            </w:r>
          </w:p>
        </w:tc>
      </w:tr>
      <w:tr w:rsidR="00E01C3A" w:rsidRPr="004A0E2A" w14:paraId="2643FA64" w14:textId="77777777" w:rsidTr="00101C02">
        <w:tc>
          <w:tcPr>
            <w:tcW w:w="1693" w:type="dxa"/>
            <w:tcMar>
              <w:top w:w="70" w:type="dxa"/>
              <w:left w:w="90" w:type="dxa"/>
              <w:bottom w:w="70" w:type="dxa"/>
              <w:right w:w="90" w:type="dxa"/>
            </w:tcMar>
          </w:tcPr>
          <w:p w14:paraId="583376B6"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95E09DF"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7AD7D1D"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5A597DB"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0CBF69A1" w14:textId="08682404" w:rsidR="00E01C3A" w:rsidRPr="004A0E2A" w:rsidRDefault="004A0E2A">
            <w:pPr>
              <w:rPr>
                <w:lang w:val="pt-BR"/>
              </w:rPr>
            </w:pPr>
            <w:r>
              <w:rPr>
                <w:sz w:val="20"/>
                <w:szCs w:val="20"/>
                <w:lang w:val="pt-BR"/>
              </w:rPr>
              <w:t>100%</w:t>
            </w:r>
            <w:r>
              <w:rPr>
                <w:sz w:val="20"/>
                <w:szCs w:val="20"/>
                <w:lang w:val="pt-BR"/>
              </w:rPr>
              <w:t xml:space="preserve">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4A0E2A" w14:paraId="719C4B60" w14:textId="77777777" w:rsidTr="00101C02">
        <w:tc>
          <w:tcPr>
            <w:tcW w:w="1693" w:type="dxa"/>
            <w:tcMar>
              <w:top w:w="70" w:type="dxa"/>
              <w:left w:w="90" w:type="dxa"/>
              <w:bottom w:w="70" w:type="dxa"/>
              <w:right w:w="90" w:type="dxa"/>
            </w:tcMar>
          </w:tcPr>
          <w:p w14:paraId="18E98AF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2843DB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6410447"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774DED5C"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397CCE6" w14:textId="17F3AF8A"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4A0E2A" w14:paraId="67A800FC" w14:textId="77777777" w:rsidTr="00101C02">
        <w:tc>
          <w:tcPr>
            <w:tcW w:w="1693" w:type="dxa"/>
            <w:tcMar>
              <w:top w:w="70" w:type="dxa"/>
              <w:left w:w="90" w:type="dxa"/>
              <w:bottom w:w="70" w:type="dxa"/>
              <w:right w:w="90" w:type="dxa"/>
            </w:tcMar>
          </w:tcPr>
          <w:p w14:paraId="1404881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CE537D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09B0A84"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66EF4FA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05CEBFFD" w14:textId="360D4C1D"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Pr>
                <w:sz w:val="20"/>
                <w:szCs w:val="20"/>
                <w:lang w:val="pt-BR"/>
              </w:rPr>
              <w:t xml:space="preserve">fotos dos autores e capturas do painel do protótipo; posição e legenda de cada marcação e conteúdo de cada captura conferidos pelos autores</w:t>
            </w:r>
          </w:p>
        </w:tc>
      </w:tr>
    </w:tbl>
    <w:p w14:paraId="333AA69A" w14:textId="77777777" w:rsidR="00E01C3A" w:rsidRDefault="00CC3326">
      <w:pPr>
        <w:spacing w:before="130" w:after="260"/>
        <w:rPr>
          <w:lang w:val="pt-BR"/>
        </w:rPr>
      </w:pPr>
      <w:r>
        <w:rPr>
          <w:sz w:val="20"/>
          <w:szCs w:val="20"/>
          <w:lang w:val="pt-BR"/>
        </w:rPr>
        <w:t>Fonte: Elaborado pelos autores (2026).</w:t>
      </w:r>
    </w:p>
    <w:p w14:paraId="6C1640BA"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2CBE1728" w14:textId="77777777" w:rsidR="00E01C3A" w:rsidRDefault="00CC3326">
      <w:pPr>
        <w:spacing w:before="280" w:after="140" w:line="360" w:lineRule="auto"/>
        <w:jc w:val="both"/>
        <w:rPr>
          <w:b/>
          <w:bCs/>
          <w:lang w:val="pt-BR"/>
        </w:rPr>
      </w:pPr>
      <w:r>
        <w:rPr>
          <w:b/>
          <w:bCs/>
          <w:lang w:val="pt-BR"/>
        </w:rPr>
        <w:t>3 Protocolo de auditoria e prompts</w:t>
      </w:r>
    </w:p>
    <w:p w14:paraId="138B2F7A"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A91BE8"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w:t>
      </w:r>
      <w:r>
        <w:rPr>
          <w:lang w:val="pt-BR"/>
        </w:rPr>
        <w:lastRenderedPageBreak/>
        <w:t>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BA0832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7D429E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158B912"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3C0B0D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24C347F"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0869533"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168DB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A464957" w14:textId="77777777" w:rsidR="00E01C3A" w:rsidRDefault="00CC3326">
      <w:pPr>
        <w:spacing w:after="120" w:line="360" w:lineRule="auto"/>
        <w:jc w:val="both"/>
        <w:rPr>
          <w:lang w:val="pt-BR"/>
        </w:rPr>
      </w:pPr>
      <w:r>
        <w:rPr>
          <w:lang w:val="pt-BR"/>
        </w:rPr>
        <w:t>Local: ______________________________________, Data: ____/____/2026.</w:t>
      </w:r>
    </w:p>
    <w:p w14:paraId="7578757B" w14:textId="77777777" w:rsidR="00E01C3A" w:rsidRDefault="00CC3326">
      <w:pPr>
        <w:spacing w:before="520" w:after="60"/>
        <w:jc w:val="center"/>
        <w:rPr>
          <w:lang w:val="pt-BR"/>
        </w:rPr>
      </w:pPr>
      <w:r>
        <w:rPr>
          <w:lang w:val="pt-BR"/>
        </w:rPr>
        <w:t>_______________________________________</w:t>
      </w:r>
    </w:p>
    <w:p w14:paraId="293FD8A9" w14:textId="77777777" w:rsidR="00E01C3A" w:rsidRDefault="00CC3326">
      <w:pPr>
        <w:spacing w:before="520" w:after="60"/>
        <w:jc w:val="center"/>
        <w:rPr>
          <w:lang w:val="pt-BR"/>
        </w:rPr>
      </w:pPr>
      <w:r>
        <w:rPr>
          <w:lang w:val="pt-BR"/>
        </w:rPr>
        <w:t>Bruno Bonavigo Dacal — RA N309EC4</w:t>
      </w:r>
    </w:p>
    <w:p w14:paraId="1167914E" w14:textId="77777777" w:rsidR="00E01C3A" w:rsidRDefault="00CC3326">
      <w:pPr>
        <w:spacing w:before="520" w:after="60"/>
        <w:jc w:val="center"/>
        <w:rPr>
          <w:lang w:val="pt-BR"/>
        </w:rPr>
      </w:pPr>
      <w:r>
        <w:rPr>
          <w:lang w:val="pt-BR"/>
        </w:rPr>
        <w:t>_______________________________________</w:t>
      </w:r>
    </w:p>
    <w:p w14:paraId="4D3E22DE" w14:textId="77777777" w:rsidR="00E01C3A" w:rsidRDefault="00CC3326">
      <w:pPr>
        <w:spacing w:before="520" w:after="60"/>
        <w:jc w:val="center"/>
        <w:rPr>
          <w:lang w:val="pt-BR"/>
        </w:rPr>
      </w:pPr>
      <w:r>
        <w:rPr>
          <w:lang w:val="pt-BR"/>
        </w:rPr>
        <w:t>Lucas de Araujo Vergara — RA N090758</w:t>
      </w:r>
    </w:p>
    <w:p w14:paraId="63CC8E11" w14:textId="77777777" w:rsidR="00E01C3A" w:rsidRDefault="00CC3326">
      <w:pPr>
        <w:spacing w:before="520" w:after="60"/>
        <w:jc w:val="center"/>
        <w:rPr>
          <w:lang w:val="pt-BR"/>
        </w:rPr>
      </w:pPr>
      <w:r>
        <w:rPr>
          <w:lang w:val="pt-BR"/>
        </w:rPr>
        <w:t>_______________________________________</w:t>
      </w:r>
    </w:p>
    <w:p w14:paraId="3972FFD6" w14:textId="77777777" w:rsidR="00E01C3A" w:rsidRDefault="00CC3326">
      <w:pPr>
        <w:spacing w:before="520" w:after="60"/>
        <w:jc w:val="center"/>
        <w:rPr>
          <w:lang w:val="pt-BR"/>
        </w:rPr>
      </w:pPr>
      <w:r>
        <w:rPr>
          <w:lang w:val="pt-BR"/>
        </w:rPr>
        <w:lastRenderedPageBreak/>
        <w:t>Vitor Oliveira dos Santos — RA N083DG1</w:t>
      </w:r>
    </w:p>
    <w:p w14:paraId="0BCD9088" w14:textId="77777777" w:rsidR="00E01C3A" w:rsidRDefault="00CC3326">
      <w:pPr>
        <w:spacing w:before="520" w:after="60"/>
        <w:jc w:val="center"/>
        <w:rPr>
          <w:lang w:val="pt-BR"/>
        </w:rPr>
      </w:pPr>
      <w:r>
        <w:rPr>
          <w:lang w:val="pt-BR"/>
        </w:rPr>
        <w:t>Ciente e de acordo:</w:t>
      </w:r>
    </w:p>
    <w:p w14:paraId="682E7870" w14:textId="77777777" w:rsidR="00E01C3A" w:rsidRDefault="00CC3326">
      <w:pPr>
        <w:spacing w:before="520" w:after="60"/>
        <w:jc w:val="center"/>
        <w:rPr>
          <w:lang w:val="pt-BR"/>
        </w:rPr>
      </w:pPr>
      <w:r>
        <w:rPr>
          <w:lang w:val="pt-BR"/>
        </w:rPr>
        <w:t>_______________________________________</w:t>
      </w:r>
    </w:p>
    <w:p w14:paraId="59CF4205" w14:textId="77777777" w:rsidR="00E01C3A" w:rsidRDefault="00CC3326">
      <w:pPr>
        <w:spacing w:before="520" w:after="60"/>
        <w:jc w:val="center"/>
        <w:rPr>
          <w:lang w:val="pt-BR"/>
        </w:rPr>
      </w:pPr>
      <w:r>
        <w:rPr>
          <w:lang w:val="pt-BR"/>
        </w:rPr>
        <w:t>Prof. Marco Gomes — Orientador</w:t>
      </w:r>
    </w:p>
    <w:p w14:paraId="7F2491C7"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38F988F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58072C9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64668A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762AD484"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4A0E2A" w14:paraId="64988412" w14:textId="77777777">
        <w:trPr>
          <w:tblHeader/>
        </w:trPr>
        <w:tc>
          <w:tcPr>
            <w:tcW w:w="1900" w:type="dxa"/>
            <w:shd w:val="clear" w:color="auto" w:fill="EDEDED"/>
            <w:tcMar>
              <w:top w:w="70" w:type="dxa"/>
              <w:left w:w="90" w:type="dxa"/>
              <w:bottom w:w="70" w:type="dxa"/>
              <w:right w:w="90" w:type="dxa"/>
            </w:tcMar>
          </w:tcPr>
          <w:p w14:paraId="6427CF13"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40074F"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416541C2"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3AC11CFF" w14:textId="77777777">
        <w:tc>
          <w:tcPr>
            <w:tcW w:w="1900" w:type="dxa"/>
            <w:tcMar>
              <w:top w:w="70" w:type="dxa"/>
              <w:left w:w="90" w:type="dxa"/>
              <w:bottom w:w="70" w:type="dxa"/>
              <w:right w:w="90" w:type="dxa"/>
            </w:tcMar>
          </w:tcPr>
          <w:p w14:paraId="4A0F8326"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50273620"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0B5443FE"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4A0E2A" w14:paraId="4897A284" w14:textId="77777777">
        <w:tc>
          <w:tcPr>
            <w:tcW w:w="1900" w:type="dxa"/>
            <w:tcMar>
              <w:top w:w="70" w:type="dxa"/>
              <w:left w:w="90" w:type="dxa"/>
              <w:bottom w:w="70" w:type="dxa"/>
              <w:right w:w="90" w:type="dxa"/>
            </w:tcMar>
          </w:tcPr>
          <w:p w14:paraId="1D82458B"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29B2B658"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480A276F"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4A0E2A" w14:paraId="37B464FB" w14:textId="77777777">
        <w:tc>
          <w:tcPr>
            <w:tcW w:w="1900" w:type="dxa"/>
            <w:tcMar>
              <w:top w:w="70" w:type="dxa"/>
              <w:left w:w="90" w:type="dxa"/>
              <w:bottom w:w="70" w:type="dxa"/>
              <w:right w:w="90" w:type="dxa"/>
            </w:tcMar>
          </w:tcPr>
          <w:p w14:paraId="7C428FF2"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09929A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EDEE2ED"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FF6F15B" w14:textId="77777777">
        <w:tc>
          <w:tcPr>
            <w:tcW w:w="1900" w:type="dxa"/>
            <w:tcMar>
              <w:top w:w="70" w:type="dxa"/>
              <w:left w:w="90" w:type="dxa"/>
              <w:bottom w:w="70" w:type="dxa"/>
              <w:right w:w="90" w:type="dxa"/>
            </w:tcMar>
          </w:tcPr>
          <w:p w14:paraId="1E92C49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F8C41F8"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2CBCFFD"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4A0E2A" w14:paraId="70FE6EE1" w14:textId="77777777">
        <w:tc>
          <w:tcPr>
            <w:tcW w:w="1900" w:type="dxa"/>
            <w:tcMar>
              <w:top w:w="70" w:type="dxa"/>
              <w:left w:w="90" w:type="dxa"/>
              <w:bottom w:w="70" w:type="dxa"/>
              <w:right w:w="90" w:type="dxa"/>
            </w:tcMar>
          </w:tcPr>
          <w:p w14:paraId="5F95FEBB"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85A418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598F7EC0"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4A0E2A" w14:paraId="73BD0561" w14:textId="77777777">
        <w:tc>
          <w:tcPr>
            <w:tcW w:w="1900" w:type="dxa"/>
            <w:tcMar>
              <w:top w:w="70" w:type="dxa"/>
              <w:left w:w="90" w:type="dxa"/>
              <w:bottom w:w="70" w:type="dxa"/>
              <w:right w:w="90" w:type="dxa"/>
            </w:tcMar>
          </w:tcPr>
          <w:p w14:paraId="6BF0937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07571607"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2F4C883"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38148C6D" w14:textId="77777777">
        <w:tc>
          <w:tcPr>
            <w:tcW w:w="1900" w:type="dxa"/>
            <w:tcMar>
              <w:top w:w="70" w:type="dxa"/>
              <w:left w:w="90" w:type="dxa"/>
              <w:bottom w:w="70" w:type="dxa"/>
              <w:right w:w="90" w:type="dxa"/>
            </w:tcMar>
          </w:tcPr>
          <w:p w14:paraId="3584587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3143B62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DB01B50"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2B1A7D4" w14:textId="77777777">
        <w:tc>
          <w:tcPr>
            <w:tcW w:w="1900" w:type="dxa"/>
            <w:tcMar>
              <w:top w:w="70" w:type="dxa"/>
              <w:left w:w="90" w:type="dxa"/>
              <w:bottom w:w="70" w:type="dxa"/>
              <w:right w:w="90" w:type="dxa"/>
            </w:tcMar>
          </w:tcPr>
          <w:p w14:paraId="075C0C90"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715AB76B"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403B6C2C"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9EFCF70" w14:textId="77777777">
        <w:tc>
          <w:tcPr>
            <w:tcW w:w="1900" w:type="dxa"/>
            <w:tcMar>
              <w:top w:w="70" w:type="dxa"/>
              <w:left w:w="90" w:type="dxa"/>
              <w:bottom w:w="70" w:type="dxa"/>
              <w:right w:w="90" w:type="dxa"/>
            </w:tcMar>
          </w:tcPr>
          <w:p w14:paraId="348053A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A16B74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14826881"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28C64E4D" w14:textId="77777777">
        <w:tc>
          <w:tcPr>
            <w:tcW w:w="1900" w:type="dxa"/>
            <w:tcMar>
              <w:top w:w="70" w:type="dxa"/>
              <w:left w:w="90" w:type="dxa"/>
              <w:bottom w:w="70" w:type="dxa"/>
              <w:right w:w="90" w:type="dxa"/>
            </w:tcMar>
          </w:tcPr>
          <w:p w14:paraId="2FF5ECD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088B6580"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66C182DD"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88A6D91" w14:textId="77777777">
        <w:tc>
          <w:tcPr>
            <w:tcW w:w="1900" w:type="dxa"/>
            <w:tcMar>
              <w:top w:w="70" w:type="dxa"/>
              <w:left w:w="90" w:type="dxa"/>
              <w:bottom w:w="70" w:type="dxa"/>
              <w:right w:w="90" w:type="dxa"/>
            </w:tcMar>
          </w:tcPr>
          <w:p w14:paraId="5AB696AB"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29BF0EE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21AB0278"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4A0E2A" w14:paraId="628CCE88" w14:textId="77777777">
        <w:tc>
          <w:tcPr>
            <w:tcW w:w="1900" w:type="dxa"/>
            <w:tcMar>
              <w:top w:w="70" w:type="dxa"/>
              <w:left w:w="90" w:type="dxa"/>
              <w:bottom w:w="70" w:type="dxa"/>
              <w:right w:w="90" w:type="dxa"/>
            </w:tcMar>
          </w:tcPr>
          <w:p w14:paraId="319A2174"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0102277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4AB0251E"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4A0E2A" w14:paraId="2961D3B7" w14:textId="77777777">
        <w:tc>
          <w:tcPr>
            <w:tcW w:w="1900" w:type="dxa"/>
            <w:tcMar>
              <w:top w:w="70" w:type="dxa"/>
              <w:left w:w="90" w:type="dxa"/>
              <w:bottom w:w="70" w:type="dxa"/>
              <w:right w:w="90" w:type="dxa"/>
            </w:tcMar>
          </w:tcPr>
          <w:p w14:paraId="4EDC2C85"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6FA4C07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E792A8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903D651" w14:textId="77777777" w:rsidR="00724418" w:rsidRPr="008C0B6A" w:rsidRDefault="002679C7">
      <w:pPr>
        <w:spacing w:before="130" w:after="260"/>
        <w:rPr>
          <w:lang w:val="pt-BR"/>
        </w:rPr>
      </w:pPr>
      <w:r>
        <w:rPr>
          <w:sz w:val="20"/>
          <w:szCs w:val="20"/>
          <w:lang w:val="pt-BR"/>
        </w:rPr>
        <w:t>Fonte: Elaborado pelos autores (2026).</w:t>
      </w:r>
    </w:p>
    <w:p w14:paraId="1341BC2B" w14:textId="77777777" w:rsidR="006B1E66" w:rsidRPr="003166D5" w:rsidRDefault="006B1E66" w:rsidP="003166D5">
      <w:pPr>
        <w:rPr>
          <w:lang w:val="pt-BR"/>
        </w:rPr>
      </w:pPr>
    </w:p>
    <w:p w14:paraId="5BDC6FD2"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2BABFF4"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4162C65D"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0560A5A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67BF65D5" w14:textId="77777777" w:rsidR="00044D5A" w:rsidRPr="007D5100" w:rsidRDefault="00285AB3">
      <w:pPr>
        <w:spacing w:after="280"/>
        <w:jc w:val="center"/>
        <w:rPr>
          <w:lang w:val="pt-BR"/>
        </w:rPr>
      </w:pPr>
      <w:r>
        <w:rPr>
          <w:sz w:val="20"/>
          <w:szCs w:val="20"/>
          <w:lang w:val="pt-BR"/>
        </w:rPr>
        <w:t>Fonte: Acervo dos autores (2026).</w:t>
      </w:r>
    </w:p>
    <w:p w14:paraId="34B293BE"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41DAA110"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7B61AFC3"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4E0E55FF" w14:textId="77777777">
        <w:trPr>
          <w:tblHeader/>
        </w:trPr>
        <w:tc>
          <w:tcPr>
            <w:tcW w:w="2050" w:type="dxa"/>
            <w:shd w:val="clear" w:color="auto" w:fill="EDEDED"/>
            <w:tcMar>
              <w:top w:w="60" w:type="dxa"/>
              <w:left w:w="80" w:type="dxa"/>
              <w:bottom w:w="60" w:type="dxa"/>
              <w:right w:w="80" w:type="dxa"/>
            </w:tcMar>
          </w:tcPr>
          <w:p w14:paraId="6DA0BA95"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4A22D1F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34DD3FCE"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26E58439"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473DDBCB" w14:textId="77777777">
        <w:tc>
          <w:tcPr>
            <w:tcW w:w="2050" w:type="dxa"/>
            <w:tcMar>
              <w:top w:w="60" w:type="dxa"/>
              <w:left w:w="80" w:type="dxa"/>
              <w:bottom w:w="60" w:type="dxa"/>
              <w:right w:w="80" w:type="dxa"/>
            </w:tcMar>
          </w:tcPr>
          <w:p w14:paraId="170608EE"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D915E83"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CE3AF71"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35CE5273" w14:textId="77777777" w:rsidR="006B1E66" w:rsidRPr="000F5B8B" w:rsidRDefault="00CC3326">
            <w:pPr>
              <w:rPr>
                <w:lang w:val="pt-BR"/>
              </w:rPr>
            </w:pPr>
            <w:r>
              <w:rPr>
                <w:sz w:val="20"/>
                <w:szCs w:val="20"/>
                <w:lang w:val="pt-BR"/>
              </w:rPr>
              <w:t>73,00</w:t>
            </w:r>
          </w:p>
        </w:tc>
      </w:tr>
      <w:tr w:rsidR="006B1E66" w:rsidRPr="002F1978" w14:paraId="70E0AE0C" w14:textId="77777777">
        <w:tc>
          <w:tcPr>
            <w:tcW w:w="2050" w:type="dxa"/>
            <w:tcMar>
              <w:top w:w="60" w:type="dxa"/>
              <w:left w:w="80" w:type="dxa"/>
              <w:bottom w:w="60" w:type="dxa"/>
              <w:right w:w="80" w:type="dxa"/>
            </w:tcMar>
          </w:tcPr>
          <w:p w14:paraId="2B25E8AB"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685BAD81"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201C0F59"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6F8588DE" w14:textId="77777777" w:rsidR="006B1E66" w:rsidRPr="000F5B8B" w:rsidRDefault="00CC3326">
            <w:pPr>
              <w:rPr>
                <w:lang w:val="pt-BR"/>
              </w:rPr>
            </w:pPr>
            <w:r>
              <w:rPr>
                <w:sz w:val="20"/>
                <w:szCs w:val="20"/>
                <w:lang w:val="pt-BR"/>
              </w:rPr>
              <w:t>569,62</w:t>
            </w:r>
          </w:p>
        </w:tc>
      </w:tr>
      <w:tr w:rsidR="006B1E66" w:rsidRPr="002F1978" w14:paraId="3112B2AA" w14:textId="77777777">
        <w:tc>
          <w:tcPr>
            <w:tcW w:w="2050" w:type="dxa"/>
            <w:tcMar>
              <w:top w:w="60" w:type="dxa"/>
              <w:left w:w="80" w:type="dxa"/>
              <w:bottom w:w="60" w:type="dxa"/>
              <w:right w:w="80" w:type="dxa"/>
            </w:tcMar>
          </w:tcPr>
          <w:p w14:paraId="7681F6DF"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72E8B43B" w14:textId="77777777" w:rsidR="006B1E66" w:rsidRDefault="00CC3326">
            <w:r>
              <w:rPr>
                <w:sz w:val="20"/>
                <w:szCs w:val="20"/>
              </w:rPr>
              <w:t>3 × 50 GB Amazon EBS gp3</w:t>
            </w:r>
          </w:p>
        </w:tc>
        <w:tc>
          <w:tcPr>
            <w:tcW w:w="1950" w:type="dxa"/>
            <w:tcMar>
              <w:top w:w="60" w:type="dxa"/>
              <w:left w:w="80" w:type="dxa"/>
              <w:bottom w:w="60" w:type="dxa"/>
              <w:right w:w="80" w:type="dxa"/>
            </w:tcMar>
          </w:tcPr>
          <w:p w14:paraId="645738F0"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0130329F" w14:textId="77777777" w:rsidR="006B1E66" w:rsidRPr="000F5B8B" w:rsidRDefault="00CC3326">
            <w:pPr>
              <w:rPr>
                <w:lang w:val="pt-BR"/>
              </w:rPr>
            </w:pPr>
            <w:r>
              <w:rPr>
                <w:sz w:val="20"/>
                <w:szCs w:val="20"/>
                <w:lang w:val="pt-BR"/>
              </w:rPr>
              <w:t>22,80</w:t>
            </w:r>
          </w:p>
        </w:tc>
      </w:tr>
      <w:tr w:rsidR="006B1E66" w:rsidRPr="002F1978" w14:paraId="142354C3" w14:textId="77777777">
        <w:tc>
          <w:tcPr>
            <w:tcW w:w="2050" w:type="dxa"/>
            <w:tcMar>
              <w:top w:w="60" w:type="dxa"/>
              <w:left w:w="80" w:type="dxa"/>
              <w:bottom w:w="60" w:type="dxa"/>
              <w:right w:w="80" w:type="dxa"/>
            </w:tcMar>
          </w:tcPr>
          <w:p w14:paraId="355CE060"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718A631"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17AC89CC"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512F06C3" w14:textId="77777777" w:rsidR="006B1E66" w:rsidRPr="000F5B8B" w:rsidRDefault="00CC3326">
            <w:pPr>
              <w:rPr>
                <w:lang w:val="pt-BR"/>
              </w:rPr>
            </w:pPr>
            <w:r>
              <w:rPr>
                <w:sz w:val="20"/>
                <w:szCs w:val="20"/>
                <w:lang w:val="pt-BR"/>
              </w:rPr>
              <w:t>712,41</w:t>
            </w:r>
          </w:p>
        </w:tc>
      </w:tr>
      <w:tr w:rsidR="006B1E66" w:rsidRPr="002F1978" w14:paraId="54D0A904" w14:textId="77777777">
        <w:tc>
          <w:tcPr>
            <w:tcW w:w="2050" w:type="dxa"/>
            <w:tcMar>
              <w:top w:w="60" w:type="dxa"/>
              <w:left w:w="80" w:type="dxa"/>
              <w:bottom w:w="60" w:type="dxa"/>
              <w:right w:w="80" w:type="dxa"/>
            </w:tcMar>
          </w:tcPr>
          <w:p w14:paraId="2A77823A"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45CBA630" w14:textId="77777777" w:rsidR="006B1E66" w:rsidRDefault="00CC3326">
            <w:r>
              <w:rPr>
                <w:sz w:val="20"/>
                <w:szCs w:val="20"/>
              </w:rPr>
              <w:t>3 × 200 GB</w:t>
            </w:r>
          </w:p>
        </w:tc>
        <w:tc>
          <w:tcPr>
            <w:tcW w:w="1950" w:type="dxa"/>
            <w:tcMar>
              <w:top w:w="60" w:type="dxa"/>
              <w:left w:w="80" w:type="dxa"/>
              <w:bottom w:w="60" w:type="dxa"/>
              <w:right w:w="80" w:type="dxa"/>
            </w:tcMar>
          </w:tcPr>
          <w:p w14:paraId="30B36557"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6D4395A4" w14:textId="77777777" w:rsidR="006B1E66" w:rsidRPr="000F5B8B" w:rsidRDefault="00CC3326">
            <w:pPr>
              <w:rPr>
                <w:lang w:val="pt-BR"/>
              </w:rPr>
            </w:pPr>
            <w:r>
              <w:rPr>
                <w:sz w:val="20"/>
                <w:szCs w:val="20"/>
                <w:lang w:val="pt-BR"/>
              </w:rPr>
              <w:t>114,00</w:t>
            </w:r>
          </w:p>
        </w:tc>
      </w:tr>
      <w:tr w:rsidR="006B1E66" w:rsidRPr="002F1978" w14:paraId="75D0D896" w14:textId="77777777">
        <w:tc>
          <w:tcPr>
            <w:tcW w:w="2050" w:type="dxa"/>
            <w:tcMar>
              <w:top w:w="60" w:type="dxa"/>
              <w:left w:w="80" w:type="dxa"/>
              <w:bottom w:w="60" w:type="dxa"/>
              <w:right w:w="80" w:type="dxa"/>
            </w:tcMar>
          </w:tcPr>
          <w:p w14:paraId="63F0E2C8"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2B38F4D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4314A774"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A68E975" w14:textId="77777777" w:rsidR="006B1E66" w:rsidRPr="000F5B8B" w:rsidRDefault="00CC3326">
            <w:pPr>
              <w:rPr>
                <w:lang w:val="pt-BR"/>
              </w:rPr>
            </w:pPr>
            <w:r>
              <w:rPr>
                <w:sz w:val="20"/>
                <w:szCs w:val="20"/>
                <w:lang w:val="pt-BR"/>
              </w:rPr>
              <w:t>328,50</w:t>
            </w:r>
          </w:p>
        </w:tc>
      </w:tr>
      <w:tr w:rsidR="006B1E66" w:rsidRPr="002F1978" w14:paraId="5469EC42" w14:textId="77777777">
        <w:tc>
          <w:tcPr>
            <w:tcW w:w="2050" w:type="dxa"/>
            <w:tcMar>
              <w:top w:w="60" w:type="dxa"/>
              <w:left w:w="80" w:type="dxa"/>
              <w:bottom w:w="60" w:type="dxa"/>
              <w:right w:w="80" w:type="dxa"/>
            </w:tcMar>
          </w:tcPr>
          <w:p w14:paraId="6811DD56" w14:textId="77777777" w:rsidR="006B1E66" w:rsidRDefault="00CC3326">
            <w:r>
              <w:rPr>
                <w:sz w:val="20"/>
                <w:szCs w:val="20"/>
              </w:rPr>
              <w:t>Banco principal (PostgreSQL)</w:t>
            </w:r>
          </w:p>
        </w:tc>
        <w:tc>
          <w:tcPr>
            <w:tcW w:w="3150" w:type="dxa"/>
            <w:tcMar>
              <w:top w:w="60" w:type="dxa"/>
              <w:left w:w="80" w:type="dxa"/>
              <w:bottom w:w="60" w:type="dxa"/>
              <w:right w:w="80" w:type="dxa"/>
            </w:tcMar>
          </w:tcPr>
          <w:p w14:paraId="10652D59"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14896189"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756F9311" w14:textId="77777777" w:rsidR="006B1E66" w:rsidRPr="000F5B8B" w:rsidRDefault="00CC3326">
            <w:pPr>
              <w:rPr>
                <w:lang w:val="pt-BR"/>
              </w:rPr>
            </w:pPr>
            <w:r>
              <w:rPr>
                <w:sz w:val="20"/>
                <w:szCs w:val="20"/>
                <w:lang w:val="pt-BR"/>
              </w:rPr>
              <w:t>322,66</w:t>
            </w:r>
          </w:p>
        </w:tc>
      </w:tr>
      <w:tr w:rsidR="006B1E66" w:rsidRPr="002F1978" w14:paraId="5DB58179" w14:textId="77777777">
        <w:tc>
          <w:tcPr>
            <w:tcW w:w="2050" w:type="dxa"/>
            <w:tcMar>
              <w:top w:w="60" w:type="dxa"/>
              <w:left w:w="80" w:type="dxa"/>
              <w:bottom w:w="60" w:type="dxa"/>
              <w:right w:w="80" w:type="dxa"/>
            </w:tcMar>
          </w:tcPr>
          <w:p w14:paraId="7E998E31"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63F0F56B"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2E040162"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6AB5DB93" w14:textId="77777777" w:rsidR="006B1E66" w:rsidRPr="000F5B8B" w:rsidRDefault="00CC3326">
            <w:pPr>
              <w:rPr>
                <w:lang w:val="pt-BR"/>
              </w:rPr>
            </w:pPr>
            <w:r>
              <w:rPr>
                <w:sz w:val="20"/>
                <w:szCs w:val="20"/>
                <w:lang w:val="pt-BR"/>
              </w:rPr>
              <w:t>43,80</w:t>
            </w:r>
          </w:p>
        </w:tc>
      </w:tr>
      <w:tr w:rsidR="006B1E66" w:rsidRPr="002F1978" w14:paraId="70C682E2" w14:textId="77777777">
        <w:tc>
          <w:tcPr>
            <w:tcW w:w="2050" w:type="dxa"/>
            <w:tcMar>
              <w:top w:w="60" w:type="dxa"/>
              <w:left w:w="80" w:type="dxa"/>
              <w:bottom w:w="60" w:type="dxa"/>
              <w:right w:w="80" w:type="dxa"/>
            </w:tcMar>
          </w:tcPr>
          <w:p w14:paraId="1734EE74"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64AC9667"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C12EB72"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0CDF6230" w14:textId="77777777" w:rsidR="006B1E66" w:rsidRPr="000F5B8B" w:rsidRDefault="00CC3326">
            <w:pPr>
              <w:rPr>
                <w:lang w:val="pt-BR"/>
              </w:rPr>
            </w:pPr>
            <w:r>
              <w:rPr>
                <w:sz w:val="20"/>
                <w:szCs w:val="20"/>
                <w:lang w:val="pt-BR"/>
              </w:rPr>
              <w:t>248,78</w:t>
            </w:r>
          </w:p>
        </w:tc>
      </w:tr>
      <w:tr w:rsidR="006B1E66" w:rsidRPr="002F1978" w14:paraId="37D775E2" w14:textId="77777777">
        <w:tc>
          <w:tcPr>
            <w:tcW w:w="2050" w:type="dxa"/>
            <w:tcMar>
              <w:top w:w="60" w:type="dxa"/>
              <w:left w:w="80" w:type="dxa"/>
              <w:bottom w:w="60" w:type="dxa"/>
              <w:right w:w="80" w:type="dxa"/>
            </w:tcMar>
          </w:tcPr>
          <w:p w14:paraId="0A9801D4"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48AE0E2" w14:textId="77777777" w:rsidR="006B1E66" w:rsidRDefault="00CC3326">
            <w:r>
              <w:rPr>
                <w:sz w:val="20"/>
                <w:szCs w:val="20"/>
              </w:rPr>
              <w:t>2 × 1.000 GB Amazon EBS gp3</w:t>
            </w:r>
          </w:p>
        </w:tc>
        <w:tc>
          <w:tcPr>
            <w:tcW w:w="1950" w:type="dxa"/>
            <w:tcMar>
              <w:top w:w="60" w:type="dxa"/>
              <w:left w:w="80" w:type="dxa"/>
              <w:bottom w:w="60" w:type="dxa"/>
              <w:right w:w="80" w:type="dxa"/>
            </w:tcMar>
          </w:tcPr>
          <w:p w14:paraId="5EE200C9"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F451230" w14:textId="77777777" w:rsidR="006B1E66" w:rsidRPr="000F5B8B" w:rsidRDefault="00CC3326">
            <w:pPr>
              <w:rPr>
                <w:lang w:val="pt-BR"/>
              </w:rPr>
            </w:pPr>
            <w:r>
              <w:rPr>
                <w:sz w:val="20"/>
                <w:szCs w:val="20"/>
                <w:lang w:val="pt-BR"/>
              </w:rPr>
              <w:t>304,00</w:t>
            </w:r>
          </w:p>
        </w:tc>
      </w:tr>
      <w:tr w:rsidR="006B1E66" w:rsidRPr="002F1978" w14:paraId="5F73C9EF" w14:textId="77777777">
        <w:tc>
          <w:tcPr>
            <w:tcW w:w="2050" w:type="dxa"/>
            <w:tcMar>
              <w:top w:w="60" w:type="dxa"/>
              <w:left w:w="80" w:type="dxa"/>
              <w:bottom w:w="60" w:type="dxa"/>
              <w:right w:w="80" w:type="dxa"/>
            </w:tcMar>
          </w:tcPr>
          <w:p w14:paraId="5FD22CA7" w14:textId="77777777" w:rsidR="006B1E66" w:rsidRDefault="00CC3326">
            <w:r>
              <w:rPr>
                <w:sz w:val="20"/>
                <w:szCs w:val="20"/>
              </w:rPr>
              <w:t>Entrada da interface</w:t>
            </w:r>
          </w:p>
        </w:tc>
        <w:tc>
          <w:tcPr>
            <w:tcW w:w="3150" w:type="dxa"/>
            <w:tcMar>
              <w:top w:w="60" w:type="dxa"/>
              <w:left w:w="80" w:type="dxa"/>
              <w:bottom w:w="60" w:type="dxa"/>
              <w:right w:w="80" w:type="dxa"/>
            </w:tcMar>
          </w:tcPr>
          <w:p w14:paraId="1D07DC6F" w14:textId="77777777" w:rsidR="006B1E66" w:rsidRDefault="00CC3326">
            <w:r>
              <w:rPr>
                <w:sz w:val="20"/>
                <w:szCs w:val="20"/>
              </w:rPr>
              <w:t>Network Load Balancer</w:t>
            </w:r>
          </w:p>
        </w:tc>
        <w:tc>
          <w:tcPr>
            <w:tcW w:w="1950" w:type="dxa"/>
            <w:tcMar>
              <w:top w:w="60" w:type="dxa"/>
              <w:left w:w="80" w:type="dxa"/>
              <w:bottom w:w="60" w:type="dxa"/>
              <w:right w:w="80" w:type="dxa"/>
            </w:tcMar>
          </w:tcPr>
          <w:p w14:paraId="51A05907"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F843F0F" w14:textId="77777777" w:rsidR="006B1E66" w:rsidRPr="000F5B8B" w:rsidRDefault="00CC3326">
            <w:pPr>
              <w:rPr>
                <w:lang w:val="pt-BR"/>
              </w:rPr>
            </w:pPr>
            <w:r>
              <w:rPr>
                <w:sz w:val="20"/>
                <w:szCs w:val="20"/>
                <w:lang w:val="pt-BR"/>
              </w:rPr>
              <w:t>24,82</w:t>
            </w:r>
          </w:p>
        </w:tc>
      </w:tr>
      <w:tr w:rsidR="006B1E66" w:rsidRPr="002F1978" w14:paraId="0F25A647" w14:textId="77777777">
        <w:tc>
          <w:tcPr>
            <w:tcW w:w="2050" w:type="dxa"/>
            <w:tcMar>
              <w:top w:w="60" w:type="dxa"/>
              <w:left w:w="80" w:type="dxa"/>
              <w:bottom w:w="60" w:type="dxa"/>
              <w:right w:w="80" w:type="dxa"/>
            </w:tcMar>
          </w:tcPr>
          <w:p w14:paraId="7816CB75"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1D884E74"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13670DD"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70949504" w14:textId="77777777" w:rsidR="006B1E66" w:rsidRPr="000F5B8B" w:rsidRDefault="00CC3326">
            <w:pPr>
              <w:rPr>
                <w:lang w:val="pt-BR"/>
              </w:rPr>
            </w:pPr>
            <w:r>
              <w:rPr>
                <w:sz w:val="20"/>
                <w:szCs w:val="20"/>
                <w:lang w:val="pt-BR"/>
              </w:rPr>
              <w:t>203,67</w:t>
            </w:r>
          </w:p>
        </w:tc>
      </w:tr>
      <w:tr w:rsidR="006B1E66" w:rsidRPr="002F1978" w14:paraId="3889C339" w14:textId="77777777">
        <w:tc>
          <w:tcPr>
            <w:tcW w:w="2050" w:type="dxa"/>
            <w:tcMar>
              <w:top w:w="60" w:type="dxa"/>
              <w:left w:w="80" w:type="dxa"/>
              <w:bottom w:w="60" w:type="dxa"/>
              <w:right w:w="80" w:type="dxa"/>
            </w:tcMar>
          </w:tcPr>
          <w:p w14:paraId="3268B3F5"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75CC8063"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166539F"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DA2C5C5" w14:textId="77777777" w:rsidR="006B1E66" w:rsidRPr="000F5B8B" w:rsidRDefault="00CC3326">
            <w:pPr>
              <w:rPr>
                <w:lang w:val="pt-BR"/>
              </w:rPr>
            </w:pPr>
            <w:r>
              <w:rPr>
                <w:sz w:val="20"/>
                <w:szCs w:val="20"/>
                <w:lang w:val="pt-BR"/>
              </w:rPr>
              <w:t>8,00</w:t>
            </w:r>
          </w:p>
        </w:tc>
      </w:tr>
      <w:tr w:rsidR="006B1E66" w:rsidRPr="002F1978" w14:paraId="476C4CB4" w14:textId="77777777">
        <w:tc>
          <w:tcPr>
            <w:tcW w:w="2050" w:type="dxa"/>
            <w:tcMar>
              <w:top w:w="60" w:type="dxa"/>
              <w:left w:w="80" w:type="dxa"/>
              <w:bottom w:w="60" w:type="dxa"/>
              <w:right w:w="80" w:type="dxa"/>
            </w:tcMar>
          </w:tcPr>
          <w:p w14:paraId="18134570" w14:textId="77777777" w:rsidR="006B1E66" w:rsidRDefault="00CC3326">
            <w:r>
              <w:rPr>
                <w:b/>
                <w:sz w:val="20"/>
                <w:szCs w:val="20"/>
              </w:rPr>
              <w:t>Total</w:t>
            </w:r>
          </w:p>
        </w:tc>
        <w:tc>
          <w:tcPr>
            <w:tcW w:w="3150" w:type="dxa"/>
            <w:tcMar>
              <w:top w:w="60" w:type="dxa"/>
              <w:left w:w="80" w:type="dxa"/>
              <w:bottom w:w="60" w:type="dxa"/>
              <w:right w:w="80" w:type="dxa"/>
            </w:tcMar>
          </w:tcPr>
          <w:p w14:paraId="365BAA76" w14:textId="77777777" w:rsidR="006B1E66" w:rsidRDefault="006B1E66"/>
        </w:tc>
        <w:tc>
          <w:tcPr>
            <w:tcW w:w="1950" w:type="dxa"/>
            <w:tcMar>
              <w:top w:w="60" w:type="dxa"/>
              <w:left w:w="80" w:type="dxa"/>
              <w:bottom w:w="60" w:type="dxa"/>
              <w:right w:w="80" w:type="dxa"/>
            </w:tcMar>
          </w:tcPr>
          <w:p w14:paraId="75A7435C" w14:textId="77777777" w:rsidR="006B1E66" w:rsidRPr="000F5B8B" w:rsidRDefault="006B1E66">
            <w:pPr>
              <w:rPr>
                <w:lang w:val="pt-BR"/>
              </w:rPr>
            </w:pPr>
          </w:p>
        </w:tc>
        <w:tc>
          <w:tcPr>
            <w:tcW w:w="1921" w:type="dxa"/>
            <w:tcMar>
              <w:top w:w="60" w:type="dxa"/>
              <w:left w:w="80" w:type="dxa"/>
              <w:bottom w:w="60" w:type="dxa"/>
              <w:right w:w="80" w:type="dxa"/>
            </w:tcMar>
          </w:tcPr>
          <w:p w14:paraId="2CD0201A" w14:textId="77777777" w:rsidR="006B1E66" w:rsidRPr="000F5B8B" w:rsidRDefault="00CC3326">
            <w:pPr>
              <w:rPr>
                <w:lang w:val="pt-BR"/>
              </w:rPr>
            </w:pPr>
            <w:r>
              <w:rPr>
                <w:b/>
                <w:sz w:val="20"/>
                <w:szCs w:val="20"/>
                <w:lang w:val="pt-BR"/>
              </w:rPr>
              <w:t>2.976,06</w:t>
            </w:r>
          </w:p>
        </w:tc>
      </w:tr>
    </w:tbl>
    <w:p w14:paraId="20C76544"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C84AD4F"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28F96DBE"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7701" w14:textId="77777777" w:rsidR="0081149A" w:rsidRDefault="0081149A">
      <w:r>
        <w:separator/>
      </w:r>
    </w:p>
  </w:endnote>
  <w:endnote w:type="continuationSeparator" w:id="0">
    <w:p w14:paraId="033E7121" w14:textId="77777777" w:rsidR="0081149A" w:rsidRDefault="00811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2F91" w14:textId="77777777" w:rsidR="0081149A" w:rsidRDefault="0081149A">
      <w:r>
        <w:separator/>
      </w:r>
    </w:p>
  </w:footnote>
  <w:footnote w:type="continuationSeparator" w:id="0">
    <w:p w14:paraId="6CCA0864" w14:textId="77777777" w:rsidR="0081149A" w:rsidRDefault="00811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1F0C"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AAC4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148</Pages>
  <Words>44939</Words>
  <Characters>256156</Characters>
  <Application>Microsoft Office Word</Application>
  <DocSecurity>0</DocSecurity>
  <Lines>2134</Lines>
  <Paragraphs>600</Paragraphs>
  <ScaleCrop>false</ScaleCrop>
  <Company/>
  <LinksUpToDate>false</LinksUpToDate>
  <CharactersWithSpaces>300495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2026-10-10T21:33:00Z</dcterms:created>
  <dcterms:modified xsi:type="dcterms:W3CDTF">2026-10-11T01:48:00Z</dcterms:modified>
</cp:coreProperties>
</file>