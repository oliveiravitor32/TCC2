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rPr>
          <w:ins w:id="30007" w:author="Vitor Oliveira" w:date="2026-10-10T23:00:00Z"/>
        </w:rPr>
      </w:pPr>
      <w:ins w:id="30008" w:author="Vitor Oliveira" w:date="2026-10-10T23:00:00Z">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ins>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del w:id="30000" w:author="Vitor Oliveira" w:date="2026-10-10T23:00:00Z">
              <w:r>
                <w:rPr>
                  <w:sz w:val="20"/>
                  <w:szCs w:val="20"/>
                  <w:lang w:val="pt-BR"/>
                </w:rPr>
                <w:delText xml:space="preserve">Geração dos diagramas de arquitetura,</w:delText>
              </w:r>
            </w:del>
            <w:ins w:id="30001" w:author="Vitor Oliveira" w:date="2026-10-10T23:00:00Z">
              <w:r>
                <w:rPr>
                  <w:sz w:val="20"/>
                  <w:szCs w:val="20"/>
                  <w:lang w:val="pt-BR"/>
                </w:rPr>
                <w:t xml:space="preserve">Geração dos diagramas de casos de uso, de arquitetura,</w:t>
              </w:r>
            </w:ins>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del w:id="30002" w:author="Vitor Oliveira" w:date="2026-10-10T23:00:00Z">
              <w:r>
                <w:rPr>
                  <w:sz w:val="20"/>
                  <w:szCs w:val="20"/>
                  <w:lang w:val="pt-BR"/>
                </w:rPr>
                <w:delText>100%</w:delText>
              </w:r>
            </w:del>
            <w:del w:id="30003" w:author="Vitor Oliveira" w:date="2026-10-10T23:00:00Z">
              <w:r w:rsidRPr="007D5100">
                <w:rPr>
                  <w:sz w:val="20"/>
                  <w:szCs w:val="20"/>
                  <w:lang w:val="pt-BR"/>
                </w:rPr>
                <w:delText xml:space="preserve">—</w:delText>
              </w:r>
            </w:del>
            <w:ins w:id="30004" w:author="Vitor Oliveira" w:date="2026-10-10T23:00:00Z">
              <w:r>
                <w:rPr>
                  <w:sz w:val="20"/>
                  <w:szCs w:val="20"/>
                  <w:lang w:val="pt-BR"/>
                </w:rPr>
                <w:t xml:space="preserve">100% —</w:t>
              </w:r>
            </w:ins>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del w:id="30005" w:author="Vitor Oliveira" w:date="2026-10-10T23:00:00Z">
        <w:r>
          <w:rPr>
            <w:lang w:val="pt-BR"/>
          </w:rPr>
          <w:delText xml:space="preserve">13/09/2026 a ___/___/2026.</w:delText>
        </w:r>
      </w:del>
      <w:ins w:id="30006" w:author="Vitor Oliveira" w:date="2026-10-10T23:00:00Z">
        <w:r>
          <w:rPr>
            <w:lang w:val="pt-BR"/>
          </w:rPr>
          <w:t xml:space="preserve">13/09/2026 a 10/10/2026.</w:t>
        </w:r>
      </w:ins>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