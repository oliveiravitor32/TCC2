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del w:id="30000" w:author="Vitor Oliveira" w:date="2026-10-09T15:00:00Z">
        <w:r>
          <w:rPr>
            <w:lang w:val="pt-BR"/>
          </w:rPr>
          <w:delText xml:space="preserve">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w:delText>
        </w:r>
      </w:del>
      <w:ins w:id="30001" w:author="Vitor Oliveira" w:date="2026-10-09T15:00:00Z">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ins>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del w:id="30002" w:author="Vitor Oliveira" w:date="2026-10-09T15:00:00Z">
              <w:r>
                <w:rPr>
                  <w:sz w:val="20"/>
                  <w:szCs w:val="20"/>
                </w:rPr>
                <w:delText xml:space="preserve">Um passo a cada 5 s, com queda máxima</w:delText>
              </w:r>
            </w:del>
            <w:ins w:id="30003" w:author="Vitor Oliveira" w:date="2026-10-09T15:00:00Z">
              <w:r>
                <w:rPr>
                  <w:sz w:val="20"/>
                  <w:szCs w:val="20"/>
                </w:rPr>
                <w:t xml:space="preserve">Um passo a cada 5 s, executado pelo próprio nó, com queda máxima</w:t>
              </w:r>
            </w:ins>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del w:id="30004" w:author="Vitor Oliveira" w:date="2026-10-09T15:00:00Z">
        <w:r>
          <w:rPr>
            <w:lang w:val="pt-BR"/>
          </w:rPr>
          <w:delText xml:space="preserve">o alerta é aberto após três ciclos consecutivos, cerca de quinze segundos.</w:delText>
        </w:r>
      </w:del>
      <w:ins w:id="30005" w:author="Vitor Oliveira" w:date="2026-10-09T15:00:00Z">
        <w:r>
          <w:rPr>
            <w:lang w:val="pt-BR"/>
          </w:rPr>
          <w:t xml:space="preserve">o alerta é aberto após três leituras consecutivas.</w:t>
        </w:r>
      </w:ins>
      <w:r>
        <w:rPr>
          <w:lang w:val="pt-BR"/>
        </w:rPr>
        <w:t xml:space="preserve"> A perda de controle é gradual — sujeira, depreciação, deslocamento —, não exige ação em segundos, e </w:t>
      </w:r>
      <w:del w:id="30006" w:author="Vitor Oliveira" w:date="2026-10-09T15:00:00Z">
        <w:r>
          <w:rPr>
            <w:lang w:val="pt-BR"/>
          </w:rPr>
          <w:delText xml:space="preserve">o alerta só é aberto após doze ciclos, um minuto, o que praticamente elimina o alarme falso.</w:delText>
        </w:r>
      </w:del>
      <w:ins w:id="30007" w:author="Vitor Oliveira" w:date="2026-10-09T15:00:00Z">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ins>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del w:id="30008" w:author="Vitor Oliveira" w:date="2026-10-09T15:00:00Z">
        <w:r>
          <w:rPr>
            <w:lang w:val="pt-BR"/>
          </w:rPr>
          <w:delText xml:space="preserve">Cada volume vale por 15 min, três períodos, </w:delText>
        </w:r>
      </w:del>
      <w:del w:id="30009" w:author="Vitor Oliveira" w:date="2026-10-09T15:00:00Z">
        <w:r>
          <w:rPr>
            <w:lang w:val="pt-BR"/>
          </w:rPr>
          <w:delText xml:space="preserve">pela mesma lógica do failsafe do nó (3.4), que, com comando a cada 5 s, tolera 15 s: duas publicações podem se perder sem efeito</w:delText>
        </w:r>
      </w:del>
      <w:del w:id="30010" w:author="Vitor Oliveira" w:date="2026-10-09T15:00:00Z">
        <w:r>
          <w:rPr>
            <w:lang w:val="pt-BR"/>
          </w:rPr>
          <w:delText xml:space="preserve">, e, vencido o prazo sem renovação, o serviço decide o nível pleno (3.7).</w:delText>
        </w:r>
      </w:del>
      <w:ins w:id="30011" w:author="Vitor Oliveira" w:date="2026-10-09T15:00:00Z">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ins>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rPr>
          <w:ins w:id="30012" w:author="Vitor Oliveira" w:date="2026-10-09T15:00:00Z"/>
        </w:rPr>
      </w:pPr>
      <w:ins w:id="30013" w:author="Vitor Oliveira" w:date="2026-10-09T15:00:00Z">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ins>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del w:id="30014" w:author="Vitor Oliveira" w:date="2026-10-09T15:00:00Z">
        <w:r>
          <w:rPr>
            <w:lang w:val="pt-BR"/>
          </w:rPr>
          <w:delText xml:space="preserve">Seu treinamento requer série histórica de contagem de pedestres com granularidade horária, e aqui</w:delText>
        </w:r>
      </w:del>
      <w:ins w:id="30015" w:author="Vitor Oliveira" w:date="2026-10-09T15:00:00Z">
        <w:r>
          <w:rPr>
            <w:lang w:val="pt-BR"/>
          </w:rPr>
          <w:t xml:space="preserve">Seu treinamento requer série histórica de contagem de pedestres com granularidade inferior à hora, e aqui</w:t>
        </w:r>
      </w:ins>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del w:id="30016" w:author="Vitor Oliveira" w:date="2026-10-09T15:00:00Z">
        <w:r>
          <w:rPr>
            <w:lang w:val="pt-BR"/>
          </w:rPr>
          <w:delTex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delText>
        </w:r>
      </w:del>
      <w:ins w:id="30017" w:author="Vitor Oliveira" w:date="2026-10-09T15:00:00Z">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período de maior número de pontos de contagem e anterior à pandemia; o arquivo foi baixado em 30 de setembro de 2026, e o resumo SHA-256 da cópia empregada é registrado, uma vez que o portal o atualiza. A resolução de 15 min é a mais próxima, entre as séries públicas localizadas, do período de 5 min em que a interface especificada publica o volume (3.5.2).</w:t>
        </w:r>
      </w:ins>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del w:id="30018" w:author="Vitor Oliveira" w:date="2026-10-09T15:00:00Z">
        <w:r>
          <w:rPr>
            <w:lang w:val="pt-BR"/>
          </w:rPr>
          <w:delText xml:space="preserve">Os valores absolutos de contagem de Melbourne não são transponíveis</w:delText>
        </w:r>
      </w:del>
      <w:ins w:id="30019" w:author="Vitor Oliveira" w:date="2026-10-09T15:00:00Z">
        <w:r>
          <w:rPr>
            <w:lang w:val="pt-BR"/>
          </w:rPr>
          <w:t xml:space="preserve">Os valores absolutos de contagem de Zurique não são transponíveis</w:t>
        </w:r>
      </w:ins>
      <w:r>
        <w:rPr>
          <w:lang w:val="pt-BR"/>
        </w:rPr>
        <w:t xml:space="preserve"> a uma via paulistana, e o trabalho não os transpõe: as grandezas que alimentam a inferência são normalizadas em relação à distribuição do próprio ponto de medição — </w:t>
      </w:r>
      <w:del w:id="30020" w:author="Vitor Oliveira" w:date="2026-10-09T15:00:00Z">
        <w:r>
          <w:rPr>
            <w:lang w:val="pt-BR"/>
          </w:rPr>
          <w:delText xml:space="preserve">divididas pelo percentil 99 da contagem do ponto, e não pelo máximo, que corresponde a evento isolado e achataria o restante da distribuição —,</w:delText>
        </w:r>
      </w:del>
      <w:ins w:id="30021" w:author="Vitor Oliveira" w:date="2026-10-09T15:00:00Z">
        <w:r>
          <w:rPr>
            <w:lang w:val="pt-BR"/>
          </w:rPr>
          <w:t xml:space="preserve">divididas pelo percentil 99 da contagem do ponto, e não pelo máximo, que corresponde a evento isolado e achataria o restante da distribuição, com o nível limitado a 1 —,</w:t>
        </w:r>
      </w:ins>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del w:id="30022" w:author="Vitor Oliveira" w:date="2026-10-09T15:00:00Z">
        <w:r>
          <w:rPr>
            <w:lang w:val="pt-BR"/>
          </w:rPr>
          <w:delTex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delText>
        </w:r>
      </w:del>
      <w:ins w:id="30023" w:author="Vitor Oliveira" w:date="2026-10-09T15:00:00Z">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ins>
    </w:p>
    <w:p w14:paraId="4E7823C6" w14:textId="77777777" w:rsidR="00540256" w:rsidRDefault="002E4A9C">
      <w:pPr>
        <w:spacing w:after="120" w:line="360" w:lineRule="auto"/>
        <w:ind w:firstLine="709"/>
        <w:jc w:val="both"/>
      </w:pPr>
      <w:del w:id="30024" w:author="Vitor Oliveira" w:date="2026-10-09T15:00:00Z">
        <w:r>
          <w:rPr>
            <w:lang w:val="pt-BR"/>
          </w:rPr>
          <w:delTex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delText>
        </w:r>
      </w:del>
      <w:ins w:id="30025" w:author="Vitor Oliveira" w:date="2026-10-09T15:00:00Z">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ins>
    </w:p>
    <w:p>
      <w:pPr>
        <w:spacing w:after="120" w:line="360" w:lineRule="auto"/>
        <w:ind w:firstLine="709"/>
        <w:jc w:val="both"/>
        <w:rPr>
          <w:ins w:id="30026" w:author="Vitor Oliveira" w:date="2026-10-09T15:00:00Z"/>
        </w:rPr>
      </w:pPr>
      <w:ins w:id="30027" w:author="Vitor Oliveira" w:date="2026-10-09T15:00:00Z">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ins>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del w:id="30028" w:author="Vitor Oliveira" w:date="2026-10-09T15:00:00Z">
        <w:r>
          <w:rPr>
            <w:lang w:val="pt-BR"/>
          </w:rPr>
          <w:delTex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delText>
        </w:r>
      </w:del>
      <w:ins w:id="30029" w:author="Vitor Oliveira" w:date="2026-10-09T15:00:00Z">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ins>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del w:id="30030" w:author="Vitor Oliveira" w:date="2026-10-09T15:00:00Z">
        <w:r>
          <w:rPr>
            <w:lang w:val="pt-BR"/>
          </w:rPr>
          <w:delText xml:space="preserve">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w:delText>
        </w:r>
      </w:del>
      <w:ins w:id="30031" w:author="Vitor Oliveira" w:date="2026-10-09T15:00:00Z">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ins>
      <w:r>
        <w:rPr>
          <w:lang w:val="pt-BR"/>
        </w:rPr>
        <w:t xml:space="preserve">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del w:id="30032" w:author="Vitor Oliveira" w:date="2026-10-09T15:00:00Z">
        <w:r>
          <w:rPr>
            <w:lang w:val="pt-BR"/>
          </w:rPr>
          <w:delText xml:space="preserve">e o que se transfere da série de Melbourne continua sendo</w:delText>
        </w:r>
      </w:del>
      <w:ins w:id="30033" w:author="Vitor Oliveira" w:date="2026-10-09T15:00:00Z">
        <w:r>
          <w:rPr>
            <w:lang w:val="pt-BR"/>
          </w:rPr>
          <w:t xml:space="preserve">e o que se transfere da série de Zurique continua sendo</w:t>
        </w:r>
      </w:ins>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ins w:id="30034" w:author="Vitor Oliveira" w:date="2026-10-09T15:00:00Z">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ins>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ins w:id="30035" w:author="Vitor Oliveira" w:date="2026-10-09T15:00:00Z">
        <w:r>
          <w:rPr>
            <w:lang w:val="pt-BR"/>
          </w:rPr>
          <w:t xml:space="preserve"> Mais recentemente, a troca da série de treino (3.6) mudou os tercis e a largura das rampas, sem mudar as sete regras.</w:t>
        </w:r>
      </w:ins>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del w:id="30036" w:author="Vitor Oliveira" w:date="2026-10-09T15:00:00Z">
        <w:r>
          <w:rPr>
            <w:lang w:val="pt-BR"/>
          </w:rPr>
          <w:delTex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delText>
        </w:r>
      </w:del>
      <w:ins w:id="30037" w:author="Vitor Oliveira" w:date="2026-10-09T15:00:00Z">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ins>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del w:id="30038" w:author="Vitor Oliveira" w:date="2026-10-09T15:00:00Z">
        <w:r>
          <w:rPr>
            <w:lang w:val="pt-BR"/>
          </w:rPr>
          <w:delText xml:space="preserve">em caso de falha de comunicação ou ausência prolongada de dado, o nó reverte autonomamente ao fluxo pleno.</w:delText>
        </w:r>
      </w:del>
      <w:ins w:id="30039" w:author="Vitor Oliveira" w:date="2026-10-09T15:00:00Z">
        <w:r>
          <w:rPr>
            <w:lang w:val="pt-BR"/>
          </w:rPr>
          <w:t xml:space="preserve">em caso de falha de comunicação ou ausência prolongada de dado, o nó reverte autonomamente ao fluxo pleno, quando vence a validade do último comando sem renovação.</w:t>
        </w:r>
      </w:ins>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del w:id="30040" w:author="Vitor Oliveira" w:date="2026-10-09T15:00:00Z">
        <w:r>
          <w:rPr>
            <w:lang w:val="pt-BR"/>
          </w:rPr>
          <w:delText xml:space="preserve">vencido sem renovação, o serviço decide o nível pleno e continua a publicar, de modo que a ausência de dado fica registrada como decisão, e não desaparece da auditoria.</w:delText>
        </w:r>
      </w:del>
      <w:ins w:id="30041" w:author="Vitor Oliveira" w:date="2026-10-09T15:00:00Z">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ins>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del w:id="30042" w:author="Vitor Oliveira" w:date="2026-10-09T15:00:00Z">
        <w:r>
          <w:rPr>
            <w:lang w:val="pt-BR"/>
          </w:rPr>
          <w:delText xml:space="preserve">a partir da série horária adotada,</w:delText>
        </w:r>
      </w:del>
      <w:ins w:id="30043" w:author="Vitor Oliveira" w:date="2026-10-09T15:00:00Z">
        <w:r>
          <w:rPr>
            <w:lang w:val="pt-BR"/>
          </w:rPr>
          <w:t xml:space="preserve">a partir da série de 15 min adotada,</w:t>
        </w:r>
      </w:ins>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del w:id="30044" w:author="Vitor Oliveira" w:date="2026-10-09T15:00:00Z">
        <w:r>
          <w:rPr>
            <w:lang w:val="pt-BR"/>
          </w:rPr>
          <w:delText xml:space="preserve">Os cenários correm em relógio virtual, com passo igual ao período do ciclo, o que torna a suíte repetível e rápida sem alterar a rampa, que continua limitada a um décimo por minuto;</w:delText>
        </w:r>
      </w:del>
      <w:ins w:id="30045" w:author="Vitor Oliveira" w:date="2026-10-09T15:00:00Z">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ins>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del w:id="30046" w:author="Vitor Oliveira" w:date="2026-10-09T15:00:00Z">
        <w:r>
          <w:rPr>
            <w:lang w:val="pt-BR"/>
          </w:rPr>
          <w:delText xml:space="preserve">oito noites reais da série de Melbourne, das 18 h às 6 h,</w:delText>
        </w:r>
      </w:del>
      <w:ins w:id="30047" w:author="Vitor Oliveira" w:date="2026-10-09T15:00:00Z">
        <w:r>
          <w:rPr>
            <w:lang w:val="pt-BR"/>
          </w:rPr>
          <w:t xml:space="preserve">oito noites reais da série de Zurique, em 15 min, das 18 h às 6 h,</w:t>
        </w:r>
      </w:ins>
      <w:r>
        <w:rPr>
          <w:lang w:val="pt-BR"/>
        </w:rPr>
        <w:t xml:space="preserve"> no período de teste do modelo, </w:t>
      </w:r>
      <w:del w:id="30048" w:author="Vitor Oliveira" w:date="2026-10-09T15:00:00Z">
        <w:r>
          <w:rPr>
            <w:lang w:val="pt-BR"/>
          </w:rPr>
          <w:delText xml:space="preserve">de quatro sensores sorteados,</w:delText>
        </w:r>
      </w:del>
      <w:ins w:id="30049" w:author="Vitor Oliveira" w:date="2026-10-09T15:00:00Z">
        <w:r>
          <w:rPr>
            <w:lang w:val="pt-BR"/>
          </w:rPr>
          <w:t xml:space="preserve">de quatro pontos sorteados,</w:t>
        </w:r>
      </w:ins>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del w:id="30050" w:author="Vitor Oliveira" w:date="2026-10-09T15:00:00Z">
        <w:r>
          <w:rPr>
            <w:lang w:val="pt-BR"/>
          </w:rPr>
          <w:delText xml:space="preserve">A série de Melbourne é horária, e nesses cenários o volume de 5 min repete o valor da hora, limitação que 6.3 registra.</w:delText>
        </w:r>
      </w:del>
      <w:ins w:id="30051" w:author="Vitor Oliveira" w:date="2026-10-09T15:00:00Z">
        <w:r>
          <w:rPr>
            <w:lang w:val="pt-BR"/>
          </w:rPr>
          <w:t xml:space="preserve">A série de Zurique é de 15 min, e nesses cenários o volume de 5 min repete o valor do bloco, limitação que 6.3 registra.</w:t>
        </w:r>
      </w:ins>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del w:id="30052" w:author="Vitor Oliveira" w:date="2026-10-09T15:00:00Z">
        <w:r>
          <w:rPr>
            <w:lang w:val="pt-BR"/>
          </w:rPr>
          <w:delText xml:space="preserve">Nesses cenários a previsão é a do modelo em operação, treinado com a série de Melbourne; sua precisão sobre os dados de Zurique não é avaliada, e ela é a mesma para os três concorrentes.</w:delText>
        </w:r>
      </w:del>
      <w:ins w:id="30053" w:author="Vitor Oliveira" w:date="2026-10-09T15:00:00Z">
        <w:r>
          <w:rPr>
            <w:lang w:val="pt-BR"/>
          </w:rPr>
          <w:t xml:space="preserve">Nesses cenários a previsão é a do modelo em operação, e ela é a mesma para os três concorrentes.</w:t>
        </w:r>
      </w:ins>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del w:id="30054" w:author="Vitor Oliveira" w:date="2026-10-09T15:00:00Z">
              <w:r>
                <w:rPr>
                  <w:sz w:val="20"/>
                  <w:szCs w:val="20"/>
                  <w:lang w:val="pt-BR"/>
                </w:rPr>
                <w:delText>O intervalo entre a publicação do evento e a aplicação do ciclo de trabalho no nó deve permanecer inferior a dois segundos</w:delText>
              </w:r>
            </w:del>
            <w:ins w:id="30055" w:author="Vitor Oliveira" w:date="2026-10-09T15:00:00Z">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ins>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del w:id="30056" w:author="Vitor Oliveira" w:date="2026-10-09T15:00:00Z">
              <w:r>
                <w:rPr>
                  <w:sz w:val="20"/>
                  <w:szCs w:val="20"/>
                  <w:lang w:val="pt-BR"/>
                </w:rPr>
                <w:delText xml:space="preserve">Na ausência de comando por 15 s, três períodos do </w:delText>
              </w:r>
            </w:del>
            <w:del w:id="30057" w:author="Vitor Oliveira" w:date="2026-10-09T15:00:00Z">
              <w:r>
                <w:rPr>
                  <w:sz w:val="20"/>
                  <w:szCs w:val="20"/>
                  <w:lang w:val="pt-BR"/>
                </w:rPr>
                <w:delText xml:space="preserve">ciclo de decisão,</w:delText>
              </w:r>
            </w:del>
            <w:del w:id="30058" w:author="Vitor Oliveira" w:date="2026-10-09T15:00:00Z">
              <w:r>
                <w:rPr>
                  <w:sz w:val="20"/>
                  <w:szCs w:val="20"/>
                  <w:lang w:val="pt-BR"/>
                </w:rPr>
                <w:delText xml:space="preserve"> o nó deve assumir o nível pleno de iluminação</w:delText>
              </w:r>
            </w:del>
            <w:ins w:id="30059" w:author="Vitor Oliveira" w:date="2026-10-09T15:00:00Z">
              <w:r>
                <w:rPr>
                  <w:sz w:val="20"/>
                  <w:szCs w:val="20"/>
                  <w:lang w:val="pt-BR"/>
                </w:rPr>
                <w:t xml:space="preserve">Vencida a validade do último comando sem renovação, de no máximo 15 min, o nó deve assumir o nível pleno de iluminação</w:t>
              </w:r>
            </w:ins>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aplica em seguida as duas restrições rígidas da camada de verificação e publica o comando resultante. </w:t>
      </w:r>
      <w:del w:id="30060" w:author="Vitor Oliveira" w:date="2026-10-09T15:00:00Z">
        <w:r>
          <w:rPr>
            <w:lang w:val="pt-BR"/>
          </w:rPr>
          <w:delText xml:space="preserve">Reage a cada evento no momento em que é gravado e mantém um ciclo periódico de 5 s, que conduz as rampas e alimenta o nó, cuja falta de comando aciona o failsafe.</w:delText>
        </w:r>
      </w:del>
      <w:ins w:id="30061" w:author="Vitor Oliveira" w:date="2026-10-09T15:00:00Z">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ins>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del w:id="30062" w:author="Vitor Oliveira" w:date="2026-10-09T15:00:00Z">
              <w:r>
                <w:rPr>
                  <w:sz w:val="20"/>
                  <w:szCs w:val="20"/>
                  <w:lang w:val="pt-BR"/>
                </w:rPr>
                <w:delText>Nível emitido, expresso como fração do fluxo pleno, e identificador da decisão</w:delText>
              </w:r>
            </w:del>
            <w:ins w:id="30063" w:author="Vitor Oliveira" w:date="2026-10-09T15:00:00Z">
              <w:r>
                <w:rPr>
                  <w:sz w:val="20"/>
                  <w:szCs w:val="20"/>
                  <w:lang w:val="pt-BR"/>
                </w:rPr>
                <w:t xml:space="preserve">Nível-alvo, expresso como fração do fluxo pleno, validade em segundos, piso e taxa máxima de decréscimo da classe, e identificador da decisão</w:t>
              </w:r>
            </w:ins>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del w:id="30064" w:author="Vitor Oliveira" w:date="2026-10-09T15:00:00Z">
              <w:r>
                <w:rPr>
                  <w:sz w:val="20"/>
                  <w:szCs w:val="20"/>
                  <w:lang w:val="pt-BR"/>
                </w:rPr>
                <w:delText>Ciclo de trabalho efetivamente aplicado, iluminância medida e identificador da decisão correspondente</w:delText>
              </w:r>
            </w:del>
            <w:ins w:id="30065" w:author="Vitor Oliveira" w:date="2026-10-09T15:00:00Z">
              <w:r>
                <w:rPr>
                  <w:sz w:val="20"/>
                  <w:szCs w:val="20"/>
                  <w:lang w:val="pt-BR"/>
                </w:rPr>
                <w:t xml:space="preserve">Ciclo de trabalho efetivamente aplicado, nível que o nó aplicava ao responder, iluminância medida e identificador da decisão correspondente</w:t>
              </w:r>
            </w:ins>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del w:id="30066" w:author="Vitor Oliveira" w:date="2026-10-09T15:00:00Z">
        <w:r>
          <w:rPr>
            <w:lang w:val="pt-BR"/>
          </w:rPr>
          <w:delText xml:space="preserve">a camada de verificação aplica o piso e a taxa e produz o nível emitido.</w:delText>
        </w:r>
      </w:del>
      <w:ins w:id="30067" w:author="Vitor Oliveira" w:date="2026-10-09T15:00:00Z">
        <w:r>
          <w:rPr>
            <w:lang w:val="pt-BR"/>
          </w:rPr>
          <w:t xml:space="preserve">a camada de verificação aplica o piso e produz o nível-alvo emitido.</w:t>
        </w:r>
      </w:ins>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del w:id="30068" w:author="Vitor Oliveira" w:date="2026-10-09T15:00:00Z">
        <w:r>
          <w:rPr>
            <w:lang w:val="pt-BR"/>
          </w:rPr>
          <w:delText xml:space="preserve">o nível emitido e o identificador da decisão.</w:delText>
        </w:r>
      </w:del>
      <w:ins w:id="30069" w:author="Vitor Oliveira" w:date="2026-10-09T15:00:00Z">
        <w:r>
          <w:rPr>
            <w:lang w:val="pt-BR"/>
          </w:rPr>
          <w:t xml:space="preserve">o nível-alvo, a validade, o piso, a taxa e o identificador da decisão, se o alvo mudou ou se o comando anterior está para vencer.</w:t>
        </w:r>
      </w:ins>
    </w:p>
    <w:p w14:paraId="4CDFF75E" w14:textId="77777777" w:rsidR="002A414D" w:rsidRDefault="009172FF">
      <w:pPr>
        <w:spacing w:after="120" w:line="360" w:lineRule="auto"/>
        <w:ind w:firstLine="709"/>
        <w:jc w:val="both"/>
      </w:pPr>
      <w:r>
        <w:rPr>
          <w:lang w:val="pt-BR"/>
        </w:rPr>
        <w:t xml:space="preserve">(7) Atuação e medição. </w:t>
      </w:r>
      <w:del w:id="30070" w:author="Vitor Oliveira" w:date="2026-10-09T15:00:00Z">
        <w:r>
          <w:rPr>
            <w:lang w:val="pt-BR"/>
          </w:rPr>
          <w:delText xml:space="preserve">O nó converte o nível em ciclo de trabalho pela tabela de calibração, aplica-o e lê a iluminância.</w:delText>
        </w:r>
      </w:del>
      <w:ins w:id="30071" w:author="Vitor Oliveira" w:date="2026-10-09T15:00:00Z">
        <w:r>
          <w:rPr>
            <w:lang w:val="pt-BR"/>
          </w:rPr>
          <w:t xml:space="preserve">O nó sobe ao alvo na hora, ou desce até ele em rampa, converte cada nível em ciclo de trabalho pela tabela de calibração, aplica-o e lê a iluminância.</w:t>
        </w:r>
      </w:ins>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del w:id="30072" w:author="Vitor Oliveira" w:date="2026-10-09T15:00:00Z">
        <w:r>
          <w:rPr>
            <w:lang w:val="pt-BR"/>
          </w:rPr>
          <w:delText>Sem evento novo, o serviço repete os passos 3 a 9 a cada 5 s: é esse ciclo que conduz a rampa de descida e que mantém o nó fora do failsafe.</w:delText>
        </w:r>
      </w:del>
      <w:ins w:id="30073" w:author="Vitor Oliveira" w:date="2026-10-09T15:00:00Z">
        <w:r>
          <w:rPr>
            <w:lang w:val="pt-BR"/>
          </w:rPr>
          <w:t xml:space="preserve">Sem evento novo, o serviço não volta a decidir até que o comando esteja para vencer; a rampa de descida corre no nó, e é o vencimento do comando, e não a falta de mensagens, que leva o nó ao pleno.</w:t>
        </w:r>
      </w:ins>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rPr>
          <w:ins w:id="30074" w:author="Vitor Oliveira" w:date="2026-10-09T15:00:00Z"/>
        </w:rPr>
      </w:pPr>
      <w:ins w:id="30075" w:author="Vitor Oliveira" w:date="2026-10-09T15:00:00Z">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ins>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del w:id="30076" w:author="Vitor Oliveira" w:date="2026-10-09T15:00:00Z">
              <w:r>
                <w:rPr>
                  <w:sz w:val="20"/>
                  <w:szCs w:val="20"/>
                </w:rPr>
                <w:delText>Última decisão mais antiga que o tempo de failsafe</w:delText>
              </w:r>
            </w:del>
            <w:ins w:id="30077" w:author="Vitor Oliveira" w:date="2026-10-09T15:00:00Z">
              <w:r>
                <w:rPr>
                  <w:sz w:val="20"/>
                  <w:szCs w:val="20"/>
                </w:rPr>
                <w:t xml:space="preserve">Comando vencido sem renovação</w:t>
              </w:r>
            </w:ins>
          </w:p>
        </w:tc>
        <w:tc>
          <w:tcPr>
            <w:tcW w:w="2971" w:type="dxa"/>
            <w:tcMar>
              <w:top w:w="70" w:type="dxa"/>
              <w:left w:w="90" w:type="dxa"/>
              <w:bottom w:w="70" w:type="dxa"/>
              <w:right w:w="90" w:type="dxa"/>
            </w:tcMar>
          </w:tcPr>
          <w:p w14:paraId="4372EAF6" w14:textId="77777777" w:rsidR="00847C0D" w:rsidRDefault="00CC3326">
            <w:del w:id="30078" w:author="Vitor Oliveira" w:date="2026-10-09T15:00:00Z">
              <w:r>
                <w:rPr>
                  <w:sz w:val="20"/>
                  <w:szCs w:val="20"/>
                  <w:lang w:val="pt-BR"/>
                </w:rPr>
                <w:delText>Rampa recomeça do pleno, e não do último nível gravado</w:delText>
              </w:r>
            </w:del>
            <w:ins w:id="30079" w:author="Vitor Oliveira" w:date="2026-10-09T15:00:00Z">
              <w:r>
                <w:rPr>
                  <w:sz w:val="20"/>
                  <w:szCs w:val="20"/>
                  <w:lang w:val="pt-BR"/>
                </w:rPr>
                <w:t xml:space="preserve">Nó no pleno; a rampa seguinte parte do pleno, e não do último nível aplicado</w:t>
              </w:r>
            </w:ins>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del w:id="30080" w:author="Vitor Oliveira" w:date="2026-10-09T15:00:00Z">
              <w:r>
                <w:rPr>
                  <w:sz w:val="20"/>
                  <w:szCs w:val="20"/>
                  <w:lang w:val="pt-BR"/>
                </w:rPr>
                <w:delText>Latência inferior a 2 s em todas as repetições</w:delText>
              </w:r>
            </w:del>
            <w:ins w:id="30081" w:author="Vitor Oliveira" w:date="2026-10-09T15:00:00Z">
              <w:r>
                <w:rPr>
                  <w:sz w:val="20"/>
                  <w:szCs w:val="20"/>
                  <w:lang w:val="pt-BR"/>
                </w:rPr>
                <w:t xml:space="preserve">Latência inferior a 180 s em todas as repetições</w:t>
              </w:r>
            </w:ins>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del w:id="30082" w:author="Vitor Oliveira" w:date="2026-10-09T15:00:00Z">
              <w:r>
                <w:rPr>
                  <w:sz w:val="20"/>
                  <w:szCs w:val="20"/>
                  <w:lang w:val="pt-BR"/>
                </w:rPr>
                <w:delText>Nó no pleno em até 15 s, medido pelo sensor</w:delText>
              </w:r>
            </w:del>
            <w:ins w:id="30083" w:author="Vitor Oliveira" w:date="2026-10-09T15:00:00Z">
              <w:r>
                <w:rPr>
                  <w:sz w:val="20"/>
                  <w:szCs w:val="20"/>
                  <w:lang w:val="pt-BR"/>
                </w:rPr>
                <w:t xml:space="preserve">Nó no pleno ao vencer a validade do último comando, medido pelo sensor</w:t>
              </w:r>
            </w:ins>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w:t>
      </w:r>
      <w:del w:id="30084" w:author="Vitor Oliveira" w:date="2026-10-09T15:00:00Z">
        <w:r>
          <w:rPr>
            <w:highlight w:val="yellow"/>
            <w:lang w:val="pt-BR"/>
          </w:rPr>
          <w:delText xml:space="preserve">No CT17, as trinta repetições ficaram abaixo de 2 s.</w:delText>
        </w:r>
      </w:del>
      <w:ins w:id="30085" w:author="Vitor Oliveira" w:date="2026-10-09T15:00:00Z">
        <w:r>
          <w:rPr>
            <w:highlight w:val="yellow"/>
            <w:lang w:val="pt-BR"/>
          </w:rPr>
          <w:t xml:space="preserve">No CT17, as trinta repetições ficaram abaixo de 2 s, critério da época, mais estrito que o vigente, de 180 s.</w:t>
        </w:r>
      </w:ins>
      <w:r>
        <w:rPr>
          <w:highlight w:val="yellow"/>
          <w:lang w:val="pt-BR"/>
        </w:rPr>
        <w:t xml:space="preserve">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t>
      </w:r>
      <w:ins w:id="30086" w:author="Vitor Oliveira" w:date="2026-10-09T15:00:00Z">
        <w:r>
          <w:rPr>
            <w:highlight w:val="yellow"/>
            <w:lang w:val="pt-BR"/>
          </w:rPr>
          <w:t xml:space="preserve"> A sessão foi conduzida com o failsafe anterior, de 15 s sem comando. Com a arquitetura de 3.5.2, o failsafe passou a ser o vencimento da validade do comando, e o firmware correspondente não foi ainda gravado no nó: o CT18 e a medição da rampa precisam ser repetidos com ele.</w:t>
        </w:r>
      </w:ins>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del w:id="30087" w:author="Vitor Oliveira" w:date="2026-10-09T15:00:00Z">
        <w:r>
          <w:rPr>
            <w:highlight w:val="yellow"/>
            <w:lang w:val="pt-BR"/>
          </w:rPr>
          <w:delTex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delText>
        </w:r>
      </w:del>
      <w:ins w:id="30088" w:author="Vitor Oliveira" w:date="2026-10-09T15:00:00Z">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ins>
    </w:p>
    <w:p>
      <w:pPr>
        <w:spacing w:after="120" w:line="360" w:lineRule="auto"/>
        <w:ind w:firstLine="709"/>
        <w:jc w:val="both"/>
      </w:pPr>
      <w:del w:id="30089" w:author="Vitor Oliveira" w:date="2026-10-09T15:00:00Z">
        <w:r>
          <w:rPr>
            <w:highlight w:val="yellow"/>
            <w:lang w:val="pt-BR"/>
          </w:rPr>
          <w:delText xml:space="preserve">Na mesma partição, a regressão linear apresentou erro absoluto médio de 0,070 e a floresta aleatória, de 0,047. Pela regra registrada antes do treino, o modelo de reforço de gradiente é superior à regressão linear, com erro 33 % menor e menor em todos os 49 sensores, e equivalente à floresta aleatória, com diferença de 0,5 %, abaixo do limiar de 2 %, e erro menor em 31 dos 49 sensores. À noite, as duas acertam a faixa de movimentação — baixa, média ou alta, a grandeza lida pelas regras — em 91,3 % dos casos, contra 88,2 % da regressão linear e 87,0 % da média sazonal. No mesmo computador, os dois modelos de árvores treinaram em tempo semelhante, 23 s e 27 s, e o de reforço de gradiente previu o conjunto de teste em 0,29 s, contra 1,17 s da floresta aleatória. A permanência do reforço de gradiente apoia-se, assim, na referência de 2.7 e no menor custo de previsão, e não em superioridade de erro sobre a floresta aleatória.</w:delText>
        </w:r>
      </w:del>
      <w:ins w:id="30090" w:author="Vitor Oliveira" w:date="2026-10-09T15:00:00Z">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ins>
    </w:p>
    <w:p w14:paraId="7EFAA70F" w14:textId="77777777" w:rsidR="001A5FD5" w:rsidRDefault="002D2B91">
      <w:pPr>
        <w:spacing w:after="120" w:line="360" w:lineRule="auto"/>
        <w:ind w:firstLine="709"/>
        <w:jc w:val="both"/>
      </w:pPr>
      <w:del w:id="30091" w:author="Vitor Oliveira" w:date="2026-10-09T15:00:00Z">
        <w:r>
          <w:rPr>
            <w:highlight w:val="yellow"/>
            <w:lang w:val="pt-BR"/>
          </w:rPr>
          <w:delTex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delText>
        </w:r>
      </w:del>
      <w:ins w:id="30092" w:author="Vitor Oliveira" w:date="2026-10-09T15:00:00Z">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ins>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del w:id="30093" w:author="Vitor Oliveira" w:date="2026-10-09T15:00:00Z">
        <w:r>
          <w:rPr>
            <w:highlight w:val="yellow"/>
            <w:lang w:val="pt-BR"/>
          </w:rPr>
          <w:delTex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delText>
        </w:r>
      </w:del>
      <w:del w:id="30094" w:author="Vitor Oliveira" w:date="2026-10-09T15:00:00Z">
        <w:r>
          <w:rPr>
            <w:highlight w:val="yellow"/>
            <w:lang w:val="pt-BR"/>
          </w:rPr>
          <w:delText>em 348 das 720 decisões. As execuções da avaliação dos componentes (5.6) somam outras 613.440 decisões, igualmente sem violação, o que eleva a 667.200 o total de decisões verificadas.</w:delText>
        </w:r>
      </w:del>
      <w:ins w:id="30095" w:author="Vitor Oliveira" w:date="2026-10-09T15:00:00Z">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ins>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t>
      </w:r>
      <w:ins w:id="30096" w:author="Vitor Oliveira" w:date="2026-10-09T15:00:00Z">
        <w:r>
          <w:rPr>
            <w:highlight w:val="yellow"/>
            <w:lang w:val="pt-BR"/>
          </w:rPr>
          <w:t xml:space="preserve"> A medição foi feita com a arquitetura anterior, de comando a cada 5 s; o RNF03 vigente, de 180 s, é satisfeito com folga.</w:t>
        </w:r>
      </w:ins>
    </w:p>
    <w:p>
      <w:pPr>
        <w:spacing w:after="120" w:line="360" w:lineRule="auto"/>
        <w:ind w:firstLine="709"/>
        <w:jc w:val="both"/>
      </w:pPr>
      <w:r>
        <w:rPr>
          <w:highlight w:val="yellow"/>
          <w:lang w:val="pt-BR"/>
        </w:rPr>
        <w: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t>
      </w:r>
    </w:p>
    <w:p>
      <w:pPr>
        <w:spacing w:after="120" w:line="360" w:lineRule="auto"/>
        <w:ind w:firstLine="709"/>
        <w:jc w:val="both"/>
      </w:pPr>
      <w:r>
        <w:rPr>
          <w:highlight w:val="yellow"/>
          <w:lang w:val="pt-BR"/>
        </w:rPr>
        <w: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t>
      </w:r>
    </w:p>
    <w:p>
      <w:pPr>
        <w:spacing w:after="120" w:line="360" w:lineRule="auto"/>
        <w:ind w:firstLine="709"/>
        <w:jc w:val="both"/>
      </w:pPr>
      <w:r>
        <w:rPr>
          <w:highlight w:val="yellow"/>
          <w:lang w:val="pt-BR"/>
        </w:rPr>
        <w: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t>
      </w:r>
      <w:ins w:id="30097" w:author="Vitor Oliveira" w:date="2026-10-09T15:00:00Z">
        <w:r>
          <w:rPr>
            <w:highlight w:val="yellow"/>
            <w:lang w:val="pt-BR"/>
          </w:rPr>
          <w:t xml:space="preserve"> O ensaio é da arquitetura anterior, em que o failsafe disparava após 15 s sem comando; o da arquitetura vigente, pelo vencimento da validade, ainda não foi feito na bancada (4.10).</w:t>
        </w:r>
      </w:ins>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del w:id="30098" w:author="Vitor Oliveira" w:date="2026-10-09T15:00:00Z">
              <w:r>
                <w:rPr>
                  <w:sz w:val="20"/>
                  <w:szCs w:val="20"/>
                  <w:lang w:val="pt-BR"/>
                </w:rPr>
                <w:delText>1.440; 100 %; 8,3 %; 100 %</w:delText>
              </w:r>
            </w:del>
            <w:ins w:id="30099" w:author="Vitor Oliveira" w:date="2026-10-09T15:00:00Z">
              <w:r>
                <w:rPr>
                  <w:sz w:val="20"/>
                  <w:szCs w:val="20"/>
                  <w:lang w:val="pt-BR"/>
                </w:rPr>
                <w:t xml:space="preserve">1.440; 95,8 %; 8,3 %; 100 %</w:t>
              </w:r>
            </w:ins>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del w:id="30100" w:author="Vitor Oliveira" w:date="2026-10-09T15:00:00Z">
              <w:r>
                <w:rPr>
                  <w:sz w:val="20"/>
                  <w:szCs w:val="20"/>
                  <w:lang w:val="pt-BR"/>
                </w:rPr>
                <w:delText>1.080; 100 %; 66,7 %; 61,8 %</w:delText>
              </w:r>
            </w:del>
            <w:ins w:id="30101" w:author="Vitor Oliveira" w:date="2026-10-09T15:00:00Z">
              <w:r>
                <w:rPr>
                  <w:sz w:val="20"/>
                  <w:szCs w:val="20"/>
                  <w:lang w:val="pt-BR"/>
                </w:rPr>
                <w:t xml:space="preserve">1.080; 83,3 %; 66,7 %; 61,8 %</w:t>
              </w:r>
            </w:ins>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del w:id="30102" w:author="Vitor Oliveira" w:date="2026-10-09T15:00:00Z">
              <w:r>
                <w:rPr>
                  <w:sz w:val="20"/>
                  <w:szCs w:val="20"/>
                  <w:lang w:val="pt-BR"/>
                </w:rPr>
                <w:delText>13.440; 100 %; 58,0 %; 72,2 %</w:delText>
              </w:r>
            </w:del>
            <w:ins w:id="30103" w:author="Vitor Oliveira" w:date="2026-10-09T15:00:00Z">
              <w:r>
                <w:rPr>
                  <w:sz w:val="20"/>
                  <w:szCs w:val="20"/>
                  <w:lang w:val="pt-BR"/>
                </w:rPr>
                <w:t xml:space="preserve">13.440; 98,2 %; 58,0 %; 72,2 %</w:t>
              </w:r>
            </w:ins>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del w:id="30104" w:author="Vitor Oliveira" w:date="2026-10-09T15:00:00Z">
        <w:r>
          <w:rPr>
            <w:lang w:val="pt-BR"/>
          </w:rPr>
          <w:delText xml:space="preserve">O regime adaptativo permaneceu dentro do envelope em todos os ciclos de todos os cenários, nos quatro modos de execução, de modo que não há discordância </w:delText>
        </w:r>
      </w:del>
      <w:del w:id="30105" w:author="Vitor Oliveira" w:date="2026-10-09T15:00:00Z">
        <w:r>
          <w:rPr>
            <w:lang w:val="pt-BR"/>
          </w:rPr>
          <w:delTex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delText>
        </w:r>
      </w:del>
      <w:ins w:id="30106" w:author="Vitor Oliveira" w:date="2026-10-09T15:00:00Z">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ins>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del w:id="30107" w:author="Vitor Oliveira" w:date="2026-10-09T15:00:00Z">
              <w:r>
                <w:rPr>
                  <w:sz w:val="20"/>
                  <w:szCs w:val="20"/>
                </w:rPr>
                <w:delText>541,4 Wh; 5.954,9 Wh</w:delText>
              </w:r>
            </w:del>
            <w:ins w:id="30108" w:author="Vitor Oliveira" w:date="2026-10-09T15:00:00Z">
              <w:r>
                <w:rPr>
                  <w:sz w:val="20"/>
                  <w:szCs w:val="20"/>
                </w:rPr>
                <w:t xml:space="preserve">565,3 Wh; 6.218,4 Wh</w:t>
              </w:r>
            </w:ins>
          </w:p>
        </w:tc>
        <w:tc>
          <w:tcPr>
            <w:tcW w:w="3771" w:type="dxa"/>
            <w:tcMar>
              <w:top w:w="70" w:type="dxa"/>
              <w:left w:w="90" w:type="dxa"/>
              <w:bottom w:w="70" w:type="dxa"/>
              <w:right w:w="90" w:type="dxa"/>
            </w:tcMar>
          </w:tcPr>
          <w:p w14:paraId="30B413D1" w14:textId="77777777" w:rsidR="00E01C3A" w:rsidRPr="00CE1B46" w:rsidRDefault="00CC3326">
            <w:del w:id="30109" w:author="Vitor Oliveira" w:date="2026-10-09T15:00:00Z">
              <w:r>
                <w:rPr>
                  <w:sz w:val="20"/>
                  <w:szCs w:val="20"/>
                  <w:lang w:val="pt-BR"/>
                </w:rPr>
                <w:delText>72,5 % do pleno e 102,1 % do horário fixo; aderência de 100 %</w:delText>
              </w:r>
            </w:del>
            <w:ins w:id="30110" w:author="Vitor Oliveira" w:date="2026-10-09T15:00:00Z">
              <w:r>
                <w:rPr>
                  <w:sz w:val="20"/>
                  <w:szCs w:val="20"/>
                  <w:lang w:val="pt-BR"/>
                </w:rPr>
                <w:t xml:space="preserve">75,7 % do pleno e 106,7 % do horário fixo; aderência de 98,2 %</w:t>
              </w:r>
            </w:ins>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del w:id="30111" w:author="Vitor Oliveira" w:date="2026-10-09T15:00:00Z">
              <w:r>
                <w:rPr>
                  <w:sz w:val="20"/>
                  <w:szCs w:val="20"/>
                </w:rPr>
                <w:delText>532,3 Wh; 5.855,2 Wh</w:delText>
              </w:r>
            </w:del>
            <w:ins w:id="30112" w:author="Vitor Oliveira" w:date="2026-10-09T15:00:00Z">
              <w:r>
                <w:rPr>
                  <w:sz w:val="20"/>
                  <w:szCs w:val="20"/>
                </w:rPr>
                <w:t xml:space="preserve">556,7 Wh; 6.123,8 Wh</w:t>
              </w:r>
            </w:ins>
          </w:p>
        </w:tc>
        <w:tc>
          <w:tcPr>
            <w:tcW w:w="3771" w:type="dxa"/>
            <w:tcMar>
              <w:top w:w="70" w:type="dxa"/>
              <w:left w:w="90" w:type="dxa"/>
              <w:bottom w:w="70" w:type="dxa"/>
              <w:right w:w="90" w:type="dxa"/>
            </w:tcMar>
          </w:tcPr>
          <w:p w14:paraId="01899EA6" w14:textId="77777777" w:rsidR="00E01C3A" w:rsidRPr="00CE1B46" w:rsidRDefault="00CC3326">
            <w:del w:id="30113" w:author="Vitor Oliveira" w:date="2026-10-09T15:00:00Z">
              <w:r>
                <w:rPr>
                  <w:sz w:val="20"/>
                  <w:szCs w:val="20"/>
                  <w:lang w:val="pt-BR"/>
                </w:rPr>
                <w:delText xml:space="preserve">71,3 % do pleno e 100,4 % do horário fixo</w:delText>
              </w:r>
            </w:del>
            <w:ins w:id="30114" w:author="Vitor Oliveira" w:date="2026-10-09T15:00:00Z">
              <w:r>
                <w:rPr>
                  <w:sz w:val="20"/>
                  <w:szCs w:val="20"/>
                  <w:lang w:val="pt-BR"/>
                </w:rPr>
                <w:t xml:space="preserve">74,6 % do pleno e 105,0 % do horário fixo</w:t>
              </w:r>
            </w:ins>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del w:id="30115" w:author="Vitor Oliveira" w:date="2026-10-09T15:00:00Z">
              <w:r>
                <w:rPr>
                  <w:sz w:val="20"/>
                  <w:szCs w:val="20"/>
                </w:rPr>
                <w:delText>538,6 Wh; 5.924,9 Wh</w:delText>
              </w:r>
            </w:del>
            <w:ins w:id="30116" w:author="Vitor Oliveira" w:date="2026-10-09T15:00:00Z">
              <w:r>
                <w:rPr>
                  <w:sz w:val="20"/>
                  <w:szCs w:val="20"/>
                </w:rPr>
                <w:t xml:space="preserve">568,5 Wh; 6.253,3 Wh</w:t>
              </w:r>
            </w:ins>
          </w:p>
        </w:tc>
        <w:tc>
          <w:tcPr>
            <w:tcW w:w="3771" w:type="dxa"/>
            <w:tcMar>
              <w:top w:w="70" w:type="dxa"/>
              <w:left w:w="90" w:type="dxa"/>
              <w:bottom w:w="70" w:type="dxa"/>
              <w:right w:w="90" w:type="dxa"/>
            </w:tcMar>
          </w:tcPr>
          <w:p w14:paraId="4C26E8D2" w14:textId="77777777" w:rsidR="00E01C3A" w:rsidRPr="00CE1B46" w:rsidRDefault="00CC3326">
            <w:del w:id="30117" w:author="Vitor Oliveira" w:date="2026-10-09T15:00:00Z">
              <w:r>
                <w:rPr>
                  <w:sz w:val="20"/>
                  <w:szCs w:val="20"/>
                  <w:lang w:val="pt-BR"/>
                </w:rPr>
                <w:delText xml:space="preserve">72,1 % do pleno e 101,6 % do horário fixo</w:delText>
              </w:r>
            </w:del>
            <w:ins w:id="30118" w:author="Vitor Oliveira" w:date="2026-10-09T15:00:00Z">
              <w:r>
                <w:rPr>
                  <w:sz w:val="20"/>
                  <w:szCs w:val="20"/>
                  <w:lang w:val="pt-BR"/>
                </w:rPr>
                <w:t xml:space="preserve">76,1 % do pleno e 107,3 % do horário fixo</w:t>
              </w:r>
            </w:ins>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del w:id="30119" w:author="Vitor Oliveira" w:date="2026-10-09T15:00:00Z">
        <w:r>
          <w:rPr>
            <w:lang w:val="pt-BR"/>
          </w:rPr>
          <w:delText xml:space="preserve">Na suíte, o regime adaptativo consome 27,5 % menos que o fluxo pleno e 2,1 % mais que o horário fixo, com aderência de 100 %, contra 72,2 % do horário fixo. Nas oito noites reais da avaliação de 5.6, o regime adaptativo consome 69,0 % do fluxo pleno e 87,0 % do horário fixo.</w:delText>
        </w:r>
      </w:del>
      <w:ins w:id="30120" w:author="Vitor Oliveira" w:date="2026-10-09T15:00:00Z">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ins>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del w:id="30121" w:author="Vitor Oliveira" w:date="2026-10-09T15:00:00Z">
              <w:r>
                <w:rPr>
                  <w:sz w:val="20"/>
                  <w:szCs w:val="20"/>
                  <w:lang w:val="pt-BR"/>
                </w:rPr>
                <w:delTex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delText>
              </w:r>
            </w:del>
            <w:ins w:id="30122" w:author="Vitor Oliveira" w:date="2026-10-09T15:00:00Z">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ins>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del w:id="30123" w:author="Vitor Oliveira" w:date="2026-10-09T15:00:00Z">
              <w:r>
                <w:rPr>
                  <w:sz w:val="20"/>
                  <w:szCs w:val="20"/>
                  <w:lang w:val="pt-BR"/>
                </w:rPr>
                <w:delText>Energia de 69,0 % e 68,2 % do pleno; janela de baixa demanda em transição de 31,2 % e 17,0 %; atraso médio até a classe mínima de 53,4 min nos dois modos. Acerto da contenção de 16,7 %, contra 2,4 % de reter sempre</w:delText>
              </w:r>
            </w:del>
            <w:ins w:id="30124" w:author="Vitor Oliveira" w:date="2026-10-09T15:00:00Z">
              <w:r>
                <w:rPr>
                  <w:sz w:val="20"/>
                  <w:szCs w:val="20"/>
                  <w:lang w:val="pt-BR"/>
                </w:rPr>
                <w:t xml:space="preserve">Energia de 62,4 % e 61,2 % do pleno; janela de baixa demanda em transição de 27,9 % e 23,3 %; atraso médio até a classe mínima de 45,9 min e 44,9 min. Acerto da contenção de 70,7 %, contra 7,8 % de reter sempre</w:t>
              </w:r>
            </w:ins>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del w:id="30125" w:author="Vitor Oliveira" w:date="2026-10-09T15:00:00Z">
              <w:r>
                <w:rPr>
                  <w:sz w:val="20"/>
                  <w:szCs w:val="20"/>
                  <w:lang w:val="pt-BR"/>
                </w:rPr>
                <w:delText>Início da noite: luz perdida média de 0,153 e 0,280 do pleno, ao custo de 10,8 Wh na luminária de referência quando a via está de fato vazia. Madrugada: 0,076 nos dois modos, com 119,5 min na classe mínima indevidamente</w:delText>
              </w:r>
            </w:del>
            <w:ins w:id="30126" w:author="Vitor Oliveira" w:date="2026-10-09T15:00:00Z">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ins>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del w:id="30127" w:author="Vitor Oliveira" w:date="2026-10-09T15:00:00Z">
              <w:r>
                <w:rPr>
                  <w:sz w:val="20"/>
                  <w:szCs w:val="20"/>
                  <w:lang w:val="pt-BR"/>
                </w:rPr>
                <w:delTex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delText>
              </w:r>
            </w:del>
            <w:ins w:id="30128" w:author="Vitor Oliveira" w:date="2026-10-09T15:00:00Z">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ins>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del w:id="30129" w:author="Vitor Oliveira" w:date="2026-10-09T15:00:00Z">
              <w:r>
                <w:rPr>
                  <w:sz w:val="20"/>
                  <w:szCs w:val="20"/>
                  <w:lang w:val="pt-BR"/>
                </w:rPr>
                <w:delText>Energia de 69,0 % e 68,9 % do pleno; variação total do nível de 4,60 e 4,50; inversões de sentido, 9 e 4; janela em transição de 31,2 % e 9,1 %</w:delText>
              </w:r>
            </w:del>
            <w:ins w:id="30130" w:author="Vitor Oliveira" w:date="2026-10-09T15:00:00Z">
              <w:r>
                <w:rPr>
                  <w:sz w:val="20"/>
                  <w:szCs w:val="20"/>
                  <w:lang w:val="pt-BR"/>
                </w:rPr>
                <w:t xml:space="preserve">Energia de 62,4 % e 62,7 % do pleno; variação total do nível de 10,27 e 8,63; inversões de sentido, 58 e 20; janela em transição de 27,9 % e 22,3 %</w:t>
              </w:r>
            </w:ins>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del w:id="30131" w:author="Vitor Oliveira" w:date="2026-10-09T15:00:00Z">
              <w:r>
                <w:rPr>
                  <w:sz w:val="20"/>
                  <w:szCs w:val="20"/>
                  <w:lang w:val="pt-BR"/>
                </w:rPr>
                <w:delText>Variação total do nível de 12,7 e 20,9; subidas bruscas, 20 e 44; inversões de sentido, 152 e 86; energia de 77,1 % e 78,3 % do pleno</w:delText>
              </w:r>
            </w:del>
            <w:ins w:id="30132" w:author="Vitor Oliveira" w:date="2026-10-09T15:00:00Z">
              <w:r>
                <w:rPr>
                  <w:sz w:val="20"/>
                  <w:szCs w:val="20"/>
                  <w:lang w:val="pt-BR"/>
                </w:rPr>
                <w:t xml:space="preserve">Variação total do nível de 17,4 e 19,6; subidas bruscas, 43 e 44; inversões de sentido, 140 e 86; energia de 79,3 % e 79,2 % do pleno</w:t>
              </w:r>
            </w:ins>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del w:id="30133" w:author="Vitor Oliveira" w:date="2026-10-09T15:00:00Z">
              <w:r>
                <w:rPr>
                  <w:sz w:val="20"/>
                  <w:szCs w:val="20"/>
                  <w:lang w:val="pt-BR"/>
                </w:rPr>
                <w:delTex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delText>
              </w:r>
            </w:del>
            <w:ins w:id="30134" w:author="Vitor Oliveira" w:date="2026-10-09T15:00:00Z">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ins>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del w:id="30135" w:author="Vitor Oliveira" w:date="2026-10-09T15:00:00Z">
        <w:r>
          <w:rPr>
            <w:lang w:val="pt-BR"/>
          </w:rPr>
          <w:delTex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delText>
        </w:r>
      </w:del>
      <w:ins w:id="30136" w:author="Vitor Oliveira" w:date="2026-10-09T15:00:00Z">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ins>
    </w:p>
    <w:p w14:paraId="4F07A4D4" w14:textId="77777777" w:rsidR="001A5FD5" w:rsidRDefault="002D2B91">
      <w:pPr>
        <w:spacing w:after="120" w:line="360" w:lineRule="auto"/>
        <w:ind w:firstLine="709"/>
        <w:jc w:val="both"/>
      </w:pPr>
      <w:del w:id="30137" w:author="Vitor Oliveira" w:date="2026-10-09T15:00:00Z">
        <w:r>
          <w:rPr>
            <w:lang w:val="pt-BR"/>
          </w:rPr>
          <w:delText xml:space="preserve">O Quadro 20 apresenta o experimento complementar, no período noturno do ano de teste.</w:delText>
        </w:r>
      </w:del>
      <w:ins w:id="30138" w:author="Vitor Oliveira" w:date="2026-10-09T15:00:00Z">
        <w:r>
          <w:rPr>
            <w:lang w:val="pt-BR"/>
          </w:rPr>
          <w:t xml:space="preserve">O Quadro 20 apresenta o experimento que motivou a troca da série (3.6), no período noturno do ano de teste, com protocolo e modelos próprios, anteriores ao modelo em operação.</w:t>
        </w:r>
      </w:ins>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del w:id="30139" w:author="Vitor Oliveira" w:date="2026-10-09T15:00:00Z">
        <w:r>
          <w:rPr>
            <w:highlight w:val="yellow"/>
            <w:lang w:val="pt-BR"/>
          </w:rPr>
          <w:delText xml:space="preserve">Os resultados da previsão (5.1 e 5.6) dependem de séries de outras cidades.</w:delText>
        </w:r>
      </w:del>
      <w:ins w:id="30140" w:author="Vitor Oliveira" w:date="2026-10-09T15:00:00Z">
        <w:r>
          <w:rPr>
            <w:highlight w:val="yellow"/>
            <w:lang w:val="pt-BR"/>
          </w:rPr>
          <w:t xml:space="preserve">Os resultados da previsão (5.1 e 5.6) dependem de série de outra cidade.</w:t>
        </w:r>
      </w:ins>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rPr>
          <w:ins w:id="30149" w:author="Vitor Oliveira" w:date="2026-10-09T15:00:00Z"/>
        </w:rPr>
      </w:pPr>
      <w:ins w:id="30150" w:author="Vitor Oliveira" w:date="2026-10-09T15:00:00Z">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ins>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del w:id="30141" w:author="Vitor Oliveira" w:date="2026-10-09T15:00:00Z">
        <w:r>
          <w:rPr>
            <w:lang w:val="pt-BR"/>
          </w:rPr>
          <w:delTex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volume cuja viabilidade não foi avaliada. Uma alternativa seria emitir comando apenas quando o nível muda, com sinal de vida mais espaçado e failsafe proporcionalmente mais longo, preservando no serviço o controle da taxa de decréscimo; essa variante não foi implementada nem testada.</w:delText>
        </w:r>
      </w:del>
      <w:ins w:id="30142" w:author="Vitor Oliveira" w:date="2026-10-09T15:00:00Z">
        <w:r>
          <w:rPr>
            <w:lang w:val="pt-BR"/>
          </w:rPr>
          <w:t xml:space="preserve">A arquitetura de comando por mudança, com rampa e validade no nó (3.5.2), segue o que o Caderno de Encargos exige, e não o que foi implantado no parque, que não é conhecido. O firmware correspondente compila, mas não foi ensaiado na bancada até esta versão, e a medição de 5.3 é da arquitetura anterior.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ins>
    </w:p>
    <w:p w14:paraId="25F3F71E" w14:textId="77777777" w:rsidR="001A5FD5" w:rsidRDefault="002D2B91">
      <w:pPr>
        <w:pStyle w:val="ListParagraph"/>
        <w:numPr>
          <w:ilvl w:val="0"/>
          <w:numId w:val="2"/>
        </w:numPr>
        <w:spacing w:after="120" w:line="360" w:lineRule="auto"/>
        <w:jc w:val="both"/>
      </w:pPr>
      <w:del w:id="30143" w:author="Vitor Oliveira" w:date="2026-10-09T15:00:00Z">
        <w:r>
          <w:rPr>
            <w:lang w:val="pt-BR"/>
          </w:rPr>
          <w:delTex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delText>
        </w:r>
      </w:del>
      <w:ins w:id="30144" w:author="Vitor Oliveira" w:date="2026-10-09T15:00:00Z">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ins>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del w:id="30145" w:author="Vitor Oliveira" w:date="2026-10-09T15:00:00Z">
        <w:r>
          <w:rPr>
            <w:lang w:val="pt-BR"/>
          </w:rPr>
          <w:delText xml:space="preserve">Com contagem real de 15 min, produziu mais mudanças perceptíveis que a tabela;</w:delText>
        </w:r>
      </w:del>
      <w:ins w:id="30146" w:author="Vitor Oliveira" w:date="2026-10-09T15:00:00Z">
        <w:r>
          <w:rPr>
            <w:lang w:val="pt-BR"/>
          </w:rPr>
          <w:t xml:space="preserve">Com contagem real de 15 min, produziu mais mudanças perceptíveis que a tabela com histerese de descida;</w:t>
        </w:r>
      </w:ins>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del w:id="30147" w:author="Vitor Oliveira" w:date="2026-10-09T15:00:00Z">
        <w:r>
          <w:rPr>
            <w:lang w:val="pt-BR"/>
          </w:rPr>
          <w:delTex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delText>
        </w:r>
      </w:del>
      <w:ins w:id="30148" w:author="Vitor Oliveira" w:date="2026-10-09T15:00:00Z">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ins>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del w:id="30151" w:author="Vitor Oliveira" w:date="2026-10-09T15:00:00Z">
        <w:r>
          <w:rPr>
            <w:lang w:val="pt-BR"/>
          </w:rPr>
          <w:delText xml:space="preserve">Treinar e operar a camada de previsão com série sub-horária, no período de publicação da interface,</w:delText>
        </w:r>
      </w:del>
      <w:ins w:id="30152" w:author="Vitor Oliveira" w:date="2026-10-09T15:00:00Z">
        <w:r>
          <w:rPr>
            <w:lang w:val="pt-BR"/>
          </w:rPr>
          <w:t xml:space="preserve">Treinar e operar a camada de previsão com série no período de publicação da interface, de 5 min,</w:t>
        </w:r>
      </w:ins>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del w:id="30153" w:author="Vitor Oliveira" w:date="2026-10-09T15:00:00Z">
        <w:r>
          <w:rPr>
            <w:lang w:val="pt-BR"/>
          </w:rPr>
          <w:delText xml:space="preserve">itens 57 a 61 para os resultados de 5.6 e itens 65 e 66 para a sessão de bancada.</w:delText>
        </w:r>
      </w:del>
      <w:ins w:id="30154" w:author="Vitor Oliveira" w:date="2026-10-09T15:00:00Z">
        <w:r>
          <w:rPr>
            <w:lang w:val="pt-BR"/>
          </w:rPr>
          <w:t xml:space="preserve">itens 57 a 61 para o desenho da avaliação de 5.6, itens 65 e 66 para a sessão de bancada, itens 69 e 70 para a troca da série e da base de regras, item 71 para a arquitetura de implantação e item 72 para o teste de sensibilidade da régua.</w:t>
        </w:r>
      </w:ins>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del w:id="30155" w:author="Vitor Oliveira" w:date="2026-10-09T15:00:00Z">
              <w:r>
                <w:rPr>
                  <w:sz w:val="20"/>
                  <w:szCs w:val="20"/>
                </w:rPr>
                <w:delText>modelo/baixar_dados.py e modelo/treinar.py; série de Melbourne extraída em 23/09/2026</w:delText>
              </w:r>
            </w:del>
            <w:ins w:id="30156" w:author="Vitor Oliveira" w:date="2026-10-09T15:00:00Z">
              <w:r>
                <w:rPr>
                  <w:sz w:val="20"/>
                  <w:szCs w:val="20"/>
                </w:rPr>
                <w:t xml:space="preserve">modelo/PROTOCOLO_MODELO_ZURIQUE.md e modelo/treinar_zurique.py; série de Zurique baixada em 30/09/2026</w:t>
              </w:r>
            </w:ins>
          </w:p>
        </w:tc>
        <w:tc>
          <w:tcPr>
            <w:tcW w:w="3771" w:type="dxa"/>
            <w:tcMar>
              <w:top w:w="70" w:type="dxa"/>
              <w:left w:w="90" w:type="dxa"/>
              <w:bottom w:w="70" w:type="dxa"/>
              <w:right w:w="90" w:type="dxa"/>
            </w:tcMar>
          </w:tcPr>
          <w:p w14:paraId="63751A60" w14:textId="77777777" w:rsidR="00E01C3A" w:rsidRPr="00CE1B46" w:rsidRDefault="00CC3326">
            <w:del w:id="30157" w:author="Vitor Oliveira" w:date="2026-10-09T15:00:00Z">
              <w:r>
                <w:rPr>
                  <w:sz w:val="20"/>
                  <w:szCs w:val="20"/>
                  <w:lang w:val="pt-BR"/>
                </w:rPr>
                <w:delText>python -m modelo.baixar_dados; python -m modelo.treinar. Resultado em modelo/resultados/metricas.json</w:delText>
              </w:r>
            </w:del>
            <w:ins w:id="30158" w:author="Vitor Oliveira" w:date="2026-10-09T15:00:00Z">
              <w:r>
                <w:rPr>
                  <w:sz w:val="20"/>
                  <w:szCs w:val="20"/>
                  <w:lang w:val="pt-BR"/>
                </w:rPr>
                <w:t xml:space="preserve">python -m modelo.treinar_zurique. Resultado em modelo/resultados/metricas_zurique.json, com a regressão linear e a floresta aleatória. Protocolo 74af352; resultado 0a0164b</w:t>
              </w:r>
            </w:ins>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del w:id="30159" w:author="Vitor Oliveira" w:date="2026-10-09T15:00:00Z">
              <w:r>
                <w:rPr>
                  <w:sz w:val="20"/>
                  <w:szCs w:val="20"/>
                </w:rPr>
                <w:delText xml:space="preserve">5.1 — comparação com regressão linear e floresta aleatória</w:delText>
              </w:r>
            </w:del>
            <w:ins w:id="30160" w:author="Vitor Oliveira" w:date="2026-10-09T15:00:00Z">
              <w:r>
                <w:rPr>
                  <w:sz w:val="20"/>
                  <w:szCs w:val="20"/>
                </w:rPr>
                <w:t xml:space="preserve">5.1 — série de Melbourne, anterior à troca</w:t>
              </w:r>
            </w:ins>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del w:id="30161" w:author="Vitor Oliveira" w:date="2026-10-09T15:00:00Z">
              <w:r>
                <w:rPr>
                  <w:sz w:val="20"/>
                  <w:szCs w:val="20"/>
                </w:rPr>
                <w:delText xml:space="preserve">mesma série e modelo salvo de 5.1</w:delText>
              </w:r>
            </w:del>
            <w:ins w:id="30162" w:author="Vitor Oliveira" w:date="2026-10-09T15:00:00Z">
              <w:r>
                <w:rPr>
                  <w:sz w:val="20"/>
                  <w:szCs w:val="20"/>
                </w:rPr>
                <w:t xml:space="preserve">modelo/baixar_dados.py e modelo/treinar.py; série de Melbourne extraída em 23/09/2026</w:t>
              </w:r>
            </w:ins>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ins w:id="30173" w:author="Vitor Oliveira" w:date="2026-10-09T15:00:00Z"/>
        </w:trPr>
        <w:tc>
          <w:tcPr>
            <w:tcW w:w="2600" w:type="dxa"/>
            <w:tcMar>
              <w:top w:w="70" w:type="dxa"/>
              <w:left w:w="90" w:type="dxa"/>
              <w:bottom w:w="70" w:type="dxa"/>
              <w:right w:w="90" w:type="dxa"/>
            </w:tcMar>
          </w:tcPr>
          <w:p w14:paraId="69288325" w14:textId="77777777" w:rsidR="00E01C3A" w:rsidRDefault="00CC3326">
            <w:pPr>
              <w:rPr>
                <w:ins w:id="30174" w:author="Vitor Oliveira" w:date="2026-10-09T15:00:00Z"/>
              </w:rPr>
            </w:pPr>
            <w:ins w:id="30175" w:author="Vitor Oliveira" w:date="2026-10-09T15:00:00Z">
              <w:r>
                <w:rPr>
                  <w:sz w:val="20"/>
                  <w:szCs w:val="20"/>
                </w:rPr>
                <w:t xml:space="preserve">3.6 — sensibilidade da régua ao percentil</w:t>
              </w:r>
            </w:ins>
          </w:p>
        </w:tc>
        <w:tc>
          <w:tcPr>
            <w:tcW w:w="2700" w:type="dxa"/>
            <w:tcMar>
              <w:top w:w="70" w:type="dxa"/>
              <w:left w:w="90" w:type="dxa"/>
              <w:bottom w:w="70" w:type="dxa"/>
              <w:right w:w="90" w:type="dxa"/>
            </w:tcMar>
          </w:tcPr>
          <w:p w14:paraId="523C0412" w14:textId="77777777" w:rsidR="00E01C3A" w:rsidRDefault="00CC3326">
            <w:pPr>
              <w:rPr>
                <w:ins w:id="30176" w:author="Vitor Oliveira" w:date="2026-10-09T15:00:00Z"/>
              </w:rPr>
            </w:pPr>
            <w:ins w:id="30177" w:author="Vitor Oliveira" w:date="2026-10-09T15:00:00Z">
              <w:r>
                <w:rPr>
                  <w:sz w:val="20"/>
                  <w:szCs w:val="20"/>
                </w:rPr>
                <w:t xml:space="preserve">modelo/PROTOCOLO_SENSIBILIDADE_P99.md e modelo/sensibilidade_percentil.py; série de Zurique</w:t>
              </w:r>
            </w:ins>
          </w:p>
        </w:tc>
        <w:tc>
          <w:tcPr>
            <w:tcW w:w="3771" w:type="dxa"/>
            <w:tcMar>
              <w:top w:w="70" w:type="dxa"/>
              <w:left w:w="90" w:type="dxa"/>
              <w:bottom w:w="70" w:type="dxa"/>
              <w:right w:w="90" w:type="dxa"/>
            </w:tcMar>
          </w:tcPr>
          <w:p w14:paraId="63751A60" w14:textId="77777777" w:rsidR="00E01C3A" w:rsidRPr="00CE1B46" w:rsidRDefault="00CC3326">
            <w:pPr>
              <w:rPr>
                <w:ins w:id="30178" w:author="Vitor Oliveira" w:date="2026-10-09T15:00:00Z"/>
              </w:rPr>
            </w:pPr>
            <w:ins w:id="30179" w:author="Vitor Oliveira" w:date="2026-10-09T15:00:00Z">
              <w:r>
                <w:rPr>
                  <w:sz w:val="20"/>
                  <w:szCs w:val="20"/>
                  <w:lang w:val="pt-BR"/>
                </w:rPr>
                <w:t xml:space="preserve">python -m modelo.sensibilidade_percentil. Resultado em modelo/resultados/sensibilidade_percentil.json. Protocolo a2055e4; resultado 3e50c48</w:t>
              </w:r>
            </w:ins>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del w:id="30163" w:author="Vitor Oliveira" w:date="2026-10-09T15:00:00Z">
              <w:r>
                <w:rPr>
                  <w:sz w:val="20"/>
                  <w:szCs w:val="20"/>
                  <w:lang w:val="pt-BR"/>
                </w:rPr>
                <w:delText xml:space="preserve">Versões 9725f2a e 222760b</w:delText>
              </w:r>
            </w:del>
            <w:ins w:id="30164" w:author="Vitor Oliveira" w:date="2026-10-09T15:00:00Z">
              <w:r>
                <w:rPr>
                  <w:sz w:val="20"/>
                  <w:szCs w:val="20"/>
                  <w:lang w:val="pt-BR"/>
                </w:rPr>
                <w:t xml:space="preserve">Protocolo da arquitetura 9f195d6; resultado bf77548</w:t>
              </w:r>
            </w:ins>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del w:id="30165" w:author="Vitor Oliveira" w:date="2026-10-09T15:00:00Z">
              <w:r>
                <w:rPr>
                  <w:sz w:val="20"/>
                  <w:szCs w:val="20"/>
                  <w:lang w:val="pt-BR"/>
                </w:rPr>
                <w:delText xml:space="preserve">avaliacao_ia/melbourne</w:delText>
              </w:r>
            </w:del>
            <w:ins w:id="30166" w:author="Vitor Oliveira" w:date="2026-10-09T15:00:00Z">
              <w:r>
                <w:rPr>
                  <w:sz w:val="20"/>
                  <w:szCs w:val="20"/>
                  <w:lang w:val="pt-BR"/>
                </w:rPr>
                <w:t xml:space="preserve">avaliacao_ia/zurique</w:t>
              </w:r>
            </w:ins>
            <w:r>
              <w:rPr>
                <w:sz w:val="20"/>
                <w:szCs w:val="20"/>
                <w:lang w:val="pt-BR"/>
              </w:rPr>
              <w:t xml:space="preserve"> --serie (e avaliacao_ia/camera), nos modos do protocolo; python -m cenarios.avaliacao_ia.analisar. Protocolo d6e31d0; resultados 9646d4d e 222760b</w:t>
            </w:r>
            <w:ins w:id="30169" w:author="Vitor Oliveira" w:date="2026-10-09T15:00:00Z">
              <w:r>
                <w:rPr>
                  <w:sz w:val="20"/>
                  <w:szCs w:val="20"/>
                  <w:lang w:val="pt-BR"/>
                </w:rPr>
                <w:t xml:space="preserve">; resultados vigentes em bf77548</w:t>
              </w:r>
            </w:ins>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ins w:id="30170" w:author="Vitor Oliveira" w:date="2026-10-09T15:00:00Z">
              <w:r>
                <w:rPr>
                  <w:sz w:val="20"/>
                  <w:szCs w:val="20"/>
                  <w:lang w:val="pt-BR"/>
                </w:rPr>
                <w:t xml:space="preserve">; resultados vigentes em bf77548</w:t>
              </w:r>
            </w:ins>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del w:id="30167" w:author="Vitor Oliveira" w:date="2026-10-09T15:00:00Z">
              <w:r>
                <w:rPr>
                  <w:sz w:val="20"/>
                  <w:szCs w:val="20"/>
                  <w:lang w:val="pt-BR"/>
                </w:rPr>
                <w:delText xml:space="preserve">avaliacao_ia/melbourne</w:delText>
              </w:r>
            </w:del>
            <w:ins w:id="30168" w:author="Vitor Oliveira" w:date="2026-10-09T15:00:00Z">
              <w:r>
                <w:rPr>
                  <w:sz w:val="20"/>
                  <w:szCs w:val="20"/>
                  <w:lang w:val="pt-BR"/>
                </w:rPr>
                <w:t xml:space="preserve">avaliacao_ia/zurique</w:t>
              </w:r>
            </w:ins>
            <w:r>
              <w:rPr>
                <w:sz w:val="20"/>
                <w:szCs w:val="20"/>
                <w:lang w:val="pt-BR"/>
              </w:rPr>
              <w:t xml:space="preserve"> --serie --previsao media-sazonal (e avaliacao_ia/camera); --pasta avaliacao_ia/ruido --serie, com e sem --degraus; python -m cenarios.avaliacao_ia.analisar_substitutos. Protocolo 6bef5a1; resultado b9157c0</w:t>
            </w:r>
            <w:ins w:id="30171" w:author="Vitor Oliveira" w:date="2026-10-09T15:00:00Z">
              <w:r>
                <w:rPr>
                  <w:sz w:val="20"/>
                  <w:szCs w:val="20"/>
                  <w:lang w:val="pt-BR"/>
                </w:rPr>
                <w:t xml:space="preserve">; resultados vigentes em bf77548</w:t>
              </w:r>
            </w:ins>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ins w:id="30172" w:author="Vitor Oliveira" w:date="2026-10-09T15:00:00Z">
              <w:r>
                <w:rPr>
                  <w:sz w:val="20"/>
                  <w:szCs w:val="20"/>
                  <w:lang w:val="pt-BR"/>
                </w:rPr>
                <w:t xml:space="preserve">; resultados vigentes em bf77548</w:t>
              </w:r>
            </w:ins>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3.4.4 e 5.3 — conferência da calibração</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bancada/conferir.py, com o firmware/no/no.ino gravado no nó; tolerância do diagnóstico sobre bancada/resultados/sessao_72.json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bancada.conferir --vm. Registro em bancada/resultados/conferencia_20261004_211601.json. Versão aeeb6f7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alertas, piso e credencial, na ordem do roteiro. Registros em bancada/resultados/ct*.json e ct18_*. Versões 9861caf, 6d40dfe, 38bce0f, 069d21e e 7ed1265</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bancada/energia_bancada.py, sobre a telemetria da descida ao piso guardada em bancada/resultados/energia_bancada_ct18_descida.json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bancada.energia_bancada bancada/resultados/energia_bancada_ct18_descida.json. Versão 9047ec9</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