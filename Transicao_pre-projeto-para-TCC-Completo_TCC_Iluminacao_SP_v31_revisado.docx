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lastRenderedPageBreak/>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lastRenderedPageBreak/>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lastRenderedPageBreak/>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lastRenderedPageBreak/>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lang w:val="pt-BR"/>
        </w:rPr>
      </w:pPr>
      <w:r>
        <w:rPr>
          <w:lang w:val="pt-BR"/>
        </w:rPr>
        <w:t>Quadro 19 – Retirada e substituição dos componentes de inteligência artificial no sistema</w:t>
      </w:r>
    </w:p>
    <w:p w14:paraId="38BF2C2E" w14:textId="77777777" w:rsidR="001A5FD5" w:rsidRPr="00430DB3" w:rsidRDefault="002D2B91">
      <w:pPr>
        <w:tabs>
          <w:tab w:val="right" w:leader="dot" w:pos="9071"/>
        </w:tabs>
        <w:spacing w:after="100"/>
        <w:rPr>
          <w:lang w:val="pt-BR"/>
        </w:rPr>
      </w:pPr>
      <w:r>
        <w:rPr>
          <w:lang w:val="pt-BR"/>
        </w:rPr>
        <w:t>Quadro 20 – Previsão com série de 15 min e com a mesma série somada por hora (Zurique, período noturno)</w:t>
      </w:r>
    </w:p>
    <w:p w14:paraId="190EA65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Quadro 22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lastRenderedPageBreak/>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14:paraId="59BFB1AF" w14:textId="77777777" w:rsidR="000F5B8B" w:rsidRPr="000F5B8B" w:rsidRDefault="000F5B8B" w:rsidP="000F5B8B">
      <w:pPr>
        <w:jc w:val="center"/>
        <w:rPr>
          <w:b/>
          <w:bCs/>
          <w:lang w:val="pt-BR"/>
        </w:rPr>
      </w:pPr>
      <w:r>
        <w:rPr>
          <w:b/>
          <w:bCs/>
          <w:lang w:val="pt-BR"/>
        </w:rPr>
        <w:lastRenderedPageBreak/>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del w:id="30008" w:author="Vitor Oliveira" w:date="2026-10-11T07:00:00Z">
              <w:r>
                <w:rPr>
                  <w:sz w:val="20"/>
                  <w:szCs w:val="20"/>
                  <w:lang w:val="pt-BR"/>
                </w:rPr>
                <w:delText xml:space="preserve">mas não há registro público de que ela opere</w:delText>
              </w:r>
            </w:del>
            <w:ins w:id="30009" w:author="Vitor Oliveira" w:date="2026-10-11T07:00:00Z">
              <w:r>
                <w:rPr>
                  <w:sz w:val="20"/>
                  <w:szCs w:val="20"/>
                  <w:lang w:val="pt-BR"/>
                </w:rPr>
                <w:t xml:space="preserve">mas não há registro público de que ela opere, e o termo trata o acesso por interface de programação caso a caso</w:t>
              </w:r>
            </w:ins>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del w:id="30002" w:author="Vitor Oliveira" w:date="2026-10-11T07:00:00Z">
        <w:r>
          <w:rPr>
            <w:lang w:val="pt-BR"/>
          </w:rPr>
          <w:delText xml:space="preserve">em avaliação sistemática sobre dezenas de conjuntos, que modelos baseados em árvores de decisão com reforço de gradiente continuam superando arquiteturas de aprendizado profundo,</w:delText>
        </w:r>
      </w:del>
      <w:ins w:id="30003" w:author="Vitor Oliveira" w:date="2026-10-11T07:00:00Z">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ins>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lastRenderedPageBreak/>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lastRenderedPageBreak/>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lastRenderedPageBreak/>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lastRenderedPageBreak/>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lastRenderedPageBreak/>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lastRenderedPageBreak/>
              <w:t xml:space="preserve">Módulo baseado no IRF520; transistor discreto montado com resistores de porta; regulador de corrente constante; </w:t>
            </w:r>
            <w:r>
              <w:rPr>
                <w:sz w:val="20"/>
                <w:szCs w:val="20"/>
                <w:lang w:val="pt-BR"/>
              </w:rPr>
              <w:lastRenderedPageBreak/>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lastRenderedPageBreak/>
              <w:t xml:space="preserve">O módulo adotado traz resistor de porta, polarização e proteção já integrados, com bornes a parafuso, e sua faixa de nível lógico declarada abrange os 3,3 V do microcontrolador. A dimerização em </w:t>
            </w:r>
            <w:r>
              <w:rPr>
                <w:sz w:val="20"/>
                <w:szCs w:val="20"/>
                <w:lang w:val="pt-BR"/>
              </w:rPr>
              <w:lastRenderedPageBreak/>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lastRenderedPageBreak/>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lastRenderedPageBreak/>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lastRenderedPageBreak/>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lastRenderedPageBreak/>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lastRenderedPageBreak/>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lastRenderedPageBreak/>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lastRenderedPageBreak/>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lastRenderedPageBreak/>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lastRenderedPageBreak/>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del w:id="30004" w:author="Vitor Oliveira" w:date="2026-10-11T07:00:00Z">
        <w:r>
          <w:rPr>
            <w:lang w:val="pt-BR"/>
          </w:rPr>
          <w:delText xml:space="preserve">portal cartográfico municipal, publica 662.945</w:delText>
        </w:r>
      </w:del>
      <w:ins w:id="30005" w:author="Vitor Oliveira" w:date="2026-10-11T07:00:00Z">
        <w:r>
          <w:rPr>
            <w:lang w:val="pt-BR"/>
          </w:rPr>
          <w:t xml:space="preserve">portal cartográfico municipal, publicava, em consulta de 27 de setembro de 2026, 662.945</w:t>
        </w:r>
      </w:ins>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lastRenderedPageBreak/>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lastRenderedPageBreak/>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lastRenderedPageBreak/>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lastRenderedPageBreak/>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lastRenderedPageBreak/>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lastRenderedPageBreak/>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lastRenderedPageBreak/>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lastRenderedPageBreak/>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lastRenderedPageBreak/>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lastRenderedPageBreak/>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lastRenderedPageBreak/>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del w:id="30000" w:author="Vitor Oliveira" w:date="2026-10-11T07:00:00Z">
        <w:r>
          <w:rPr>
            <w:lang w:val="pt-BR"/>
          </w:rPr>
          <w:delText xml:space="preserve">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w:delText>
        </w:r>
      </w:del>
      <w:ins w:id="30001" w:author="Vitor Oliveira" w:date="2026-10-11T07:00:00Z">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ins>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3.13.1.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lastRenderedPageBreak/>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lastRenderedPageBreak/>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Registrar a cadeia completa de cada ciclo de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83F192E" w14:textId="77777777" w:rsidR="002A414D" w:rsidRPr="00430DB3" w:rsidRDefault="009172FF">
      <w:pPr>
        <w:spacing w:after="120" w:line="360" w:lineRule="auto"/>
        <w:ind w:firstLine="709"/>
        <w:jc w:val="both"/>
        <w:rPr>
          <w:lang w:val="pt-BR"/>
        </w:rPr>
      </w:pPr>
      <w:r>
        <w:rPr>
          <w:lang w:val="pt-BR"/>
        </w:rPr>
        <w:t>{"tipo": "volume", "ocorrido_em": "2026-09-29T01:21:03-03:00", "pessoas_media": 0.3, "periodo_s": 300, "trecho": 20159, "origem": "evento.sh"}</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w:t>
      </w:r>
      <w:r>
        <w:rPr>
          <w:lang w:val="pt-BR"/>
        </w:rPr>
        <w:lastRenderedPageBreak/>
        <w: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463C717D" w14:textId="77777777" w:rsidR="002A414D" w:rsidRPr="00430DB3" w:rsidRDefault="009172FF">
      <w:pPr>
        <w:spacing w:after="120" w:line="360" w:lineRule="auto"/>
        <w:ind w:firstLine="709"/>
        <w:jc w:val="both"/>
        <w:rPr>
          <w:lang w:val="pt-BR"/>
        </w:rPr>
      </w:pPr>
      <w:r>
        <w:rPr>
          <w:lang w:val="pt-BR"/>
        </w:rPr>
        <w:t>{"decisao_id": "7d2d3cc6-1b01-4f1d-a6d2-a76723514f02", "nivel": 0.994}</w:t>
      </w:r>
    </w:p>
    <w:p w14:paraId="17DAA27A" w14:textId="77777777" w:rsidR="00372878" w:rsidRPr="00430DB3" w:rsidRDefault="00000000">
      <w:pPr>
        <w:spacing w:after="120" w:line="360" w:lineRule="auto"/>
        <w:ind w:firstLine="709"/>
        <w:jc w:val="both"/>
        <w:rPr>
          <w:lang w:val="pt-BR"/>
        </w:rPr>
      </w:pPr>
      <w:r>
        <w:rPr>
          <w:lang w:val="pt-BR"/>
        </w:rPr>
        <w: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t>
      </w:r>
    </w:p>
    <w:p w14:paraId="3997E289" w14:textId="77777777" w:rsidR="002A414D" w:rsidRPr="00430DB3" w:rsidRDefault="009172FF">
      <w:pPr>
        <w:spacing w:after="120" w:line="360" w:lineRule="auto"/>
        <w:ind w:firstLine="709"/>
        <w:jc w:val="both"/>
        <w:rPr>
          <w:lang w:val="pt-BR"/>
        </w:rPr>
      </w:pPr>
      <w:r>
        <w:rPr>
          <w:lang w:val="pt-BR"/>
        </w:rPr>
        <w:t>O nó simulado respondeu com a telemetria:</w:t>
      </w:r>
    </w:p>
    <w:p w14:paraId="12DA6ECD" w14:textId="77777777" w:rsidR="002A414D" w:rsidRPr="00430DB3" w:rsidRDefault="009172FF">
      <w:pPr>
        <w:spacing w:after="120" w:line="360" w:lineRule="auto"/>
        <w:ind w:firstLine="709"/>
        <w:jc w:val="both"/>
        <w:rPr>
          <w:lang w:val="pt-BR"/>
        </w:rPr>
      </w:pPr>
      <w:r>
        <w:rPr>
          <w:lang w:val="pt-BR"/>
        </w:rPr>
        <w:t>{"decisao_id": "7d2d3cc6-1b01-4f1d-a6d2-a76723514f02", "duty": 0.4970, "lux": 10.40}</w:t>
      </w:r>
    </w:p>
    <w:p w14:paraId="60D95775" w14:textId="77777777" w:rsidR="002A414D" w:rsidRPr="00430DB3" w:rsidRDefault="009172FF">
      <w:pPr>
        <w:spacing w:after="120" w:line="360" w:lineRule="auto"/>
        <w:ind w:firstLine="709"/>
        <w:jc w:val="both"/>
        <w:rPr>
          <w:lang w:val="pt-BR"/>
        </w:rPr>
      </w:pPr>
      <w:r>
        <w:rPr>
          <w:lang w:val="pt-BR"/>
        </w:rPr>
        <w:t>A iluminância desse exemplo é sintética, por provir do nó simulado; os valores medidos no nó de bancada são apresentados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lastRenderedPageBreak/>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Quadro 19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O Quadro 20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del w:id="30006" w:author="Vitor Oliveira" w:date="2026-10-11T07:00:00Z">
        <w:r>
          <w:rPr>
            <w:lang w:val="pt-BR"/>
          </w:rPr>
          <w:delText xml:space="preserve">Rio de Janeiro: ABNT, 2016.</w:delText>
        </w:r>
      </w:del>
      <w:ins w:id="30007" w:author="Vitor Oliveira" w:date="2026-10-11T07:00:00Z">
        <w:r>
          <w:rPr>
            <w:lang w:val="pt-BR"/>
          </w:rPr>
          <w:t xml:space="preserve">Rio de Janeiro: ABNT, 2016. Versão corrigida.</w:t>
        </w:r>
      </w:ins>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lastRenderedPageBreak/>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lastRenderedPageBreak/>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lastRenderedPageBreak/>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5FBC46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lastRenderedPageBreak/>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lastRenderedPageBreak/>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lastRenderedPageBreak/>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lastRenderedPageBreak/>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sidRPr="00430DB3">
              <w:rPr>
                <w:sz w:val="20"/>
                <w:szCs w:val="20"/>
                <w:lang w:val="pt-BR"/>
              </w:rPr>
              <w:t>Quadro 19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sidRPr="00430DB3">
              <w:rPr>
                <w:sz w:val="20"/>
                <w:szCs w:val="20"/>
                <w:lang w:val="pt-BR"/>
              </w:rPr>
              <w:t>Quadro 19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sidRPr="00430DB3">
              <w:rPr>
                <w:sz w:val="20"/>
                <w:szCs w:val="20"/>
                <w:lang w:val="pt-BR"/>
              </w:rPr>
              <w:t>Quadro 19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Quadro 20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sidRPr="00430DB3">
              <w:rPr>
                <w:sz w:val="20"/>
                <w:szCs w:val="20"/>
                <w:lang w:val="pt-BR"/>
              </w:rPr>
              <w:t>Quadro 19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