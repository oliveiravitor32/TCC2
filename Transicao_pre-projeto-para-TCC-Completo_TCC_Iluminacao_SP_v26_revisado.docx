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Neste trabalho, cidade inteligente designa</w:t>
      </w:r>
      <w:r>
        <w:rPr>
          <w:lang w:val="pt-BR"/>
        </w:rPr>
        <w:t xml:space="preserve"> o emprego de tecnologias da informação e comunicação para elevar a eficiência dos serviços públicos, a sustentabilidade ambiental e a qualidade de vida da população.</w:t>
      </w:r>
    </w:p>
    <w:p w14:paraId="0809A8E3" w14:textId="77777777" w:rsidR="006B1E66" w:rsidRPr="000F5B8B" w:rsidRDefault="00CC3326">
      <w:pPr>
        <w:spacing w:after="120" w:line="360" w:lineRule="auto"/>
        <w:ind w:firstLine="709"/>
        <w:jc w:val="both"/>
        <w:rPr>
          <w:lang w:val="pt-BR"/>
        </w:rPr>
      </w:pPr>
      <w:r>
        <w:rPr>
          <w:lang w:val="pt-BR"/>
        </w:rPr>
        <w:t xml:space="preserve">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w:t>
      </w:r>
      <w:r>
        <w:rPr>
          <w:lang w:val="pt-BR"/>
        </w:rPr>
        <w:t xml:space="preserve">ambas as coisas já estão contratadas.</w:t>
      </w:r>
      <w:r>
        <w:rPr>
          <w:lang w:val="pt-BR"/>
        </w:rPr>
        <w:t xml:space="preserve">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 xml:space="preserve">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 xml:space="preserve">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w:t>
      </w:r>
      <w:r>
        <w:rPr>
          <w:lang w:val="pt-BR"/>
        </w:rPr>
        <w:t xml:space="preserve">funções que o fluxo pleno e a programação fixa não exercem.</w:t>
      </w:r>
      <w:r>
        <w:rPr>
          <w:lang w:val="pt-BR"/>
        </w:rPr>
        <w:t xml:space="preserv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 xml:space="preserve">A iluminação pública não se adapta às variações das condições e da movimentação urbana. </w:t>
      </w:r>
      <w:r>
        <w:rPr>
          <w:lang w:val="pt-BR"/>
        </w:rPr>
        <w:t xml:space="preserve">Operada em fluxo pleno durante toda a noite, oferece</w:t>
      </w:r>
      <w:r>
        <w:rPr>
          <w:lang w:val="pt-BR"/>
        </w:rPr>
        <w:t xml:space="preserv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 xml:space="preserve">Especificar o conjunto de variáveis do ambiente urbano pertinentes à decisão de iluminação e as faixas em que cada uma opera, </w:t>
      </w:r>
      <w:r>
        <w:rPr>
          <w:lang w:val="pt-BR"/>
        </w:rPr>
        <w:t xml:space="preserve">a partir do cadastro georreferenciado do município e de séries públicas de contagem de pedestres.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 xml:space="preserve">O terceiro é técnico. </w:t>
      </w:r>
      <w:r>
        <w:rPr>
          <w:lang w:val="pt-BR"/>
        </w:rPr>
        <w:t xml:space="preserve">Decidir sob informação imprecisa é problema legítimo de inteligência artificial: as variáveis urbanas chegam parcialmente verdadeiras e em conflito, e precisam ser compostas numa saída única. O trabalho implementa essa composição por inferência nebulosa e a confronta com uma tabela de decisão com as mesmas regras (5.6).</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 xml:space="preserve">A revisão é narrativa, e não sistemática: as fontes foram reunidas a partir dos eixos que estruturam esta seção, e cada inclusão obedece aos critérios declarados a seguir, de modo que possa ser auditada pelo leitor.</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w:t>
      </w:r>
      <w:r>
        <w:rPr>
          <w:lang w:val="pt-BR"/>
        </w:rPr>
        <w:t xml:space="preserve">e nenhuma afirmação sobre o estado da arte da técnica depende de literatura anterior ao recorte.</w:t>
      </w:r>
      <w:r>
        <w:rPr>
          <w:lang w:val="pt-BR"/>
        </w:rPr>
        <w:t xml:space="preserve"> A segunda exceção são os documentos oficiais do poder público e de instituições públicas, os atos regulatórios e os relatórios de órgão de controle externo, empregados exclusivamente para estabelecer fatos </w:t>
      </w:r>
      <w:r>
        <w:rPr>
          <w:lang w:val="pt-BR"/>
        </w:rPr>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 xml:space="preserve">Uma terceira exceção, mais restrita, </w:t>
      </w:r>
      <w:r>
        <w:rPr>
          <w:lang w:val="pt-BR"/>
        </w:rPr>
        <w:t xml:space="preserve">alcança uma fonte nominalmente identificada: a publicação normativa</w:t>
      </w:r>
      <w:r>
        <w:rPr>
          <w:lang w:val="pt-BR"/>
        </w:rPr>
        <w:t xml:space="preserve"> da Commission Internationale de l'Éclairage sobre iluminação viária, de 2010: documento técnico normativo não se avalia pela data de publicação, e sim pela vigência, e a edição citada é a que permanece em vigor.</w:t>
      </w:r>
      <w:r>
        <w:rPr>
          <w:lang w:val="pt-BR"/>
        </w:rPr>
        <w:t xml:space="preserve"> Dela não se extrai</w:t>
      </w:r>
      <w:r>
        <w:rPr>
          <w:lang w:val="pt-BR"/>
        </w:rPr>
        <w:t xml:space="preserve"> afirmação sobre o estado da arte da técnica.</w:t>
      </w:r>
      <w:r>
        <w:rPr>
          <w:lang w:val="pt-BR"/>
        </w:rPr>
        <w:t xml:space="preserve"> Fica também fora do recorte o estudo de Shikakura, Morikawa e Nakamura (2003), empregado em 3.9 por ser a fonte localizada pelos autores com valor medido de limiar de percepção de variação de iluminância; dele se extrai apenas esse valor.</w:t>
      </w:r>
      <w:r>
        <w:rPr>
          <w:lang w:val="pt-BR"/>
        </w:rPr>
        <w:t xml:space="preserve">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 xml:space="preserve">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w:t>
      </w:r>
      <w:r>
        <w:rPr>
          <w:lang w:val="pt-BR"/>
        </w:rPr>
        <w:t xml:space="preserve">Os autores registram ainda que a iluminação pública e a mobilidade aparecem como áreas de destaque dos projetos.</w:t>
      </w:r>
      <w:r>
        <w:rPr>
          <w:lang w:val="pt-BR"/>
        </w:rPr>
        <w:t xml:space="preserve">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7A99D7C9" w14:textId="77777777" w:rsidR="006B1E66" w:rsidRPr="000F5B8B" w:rsidRDefault="00CC3326">
      <w:pPr>
        <w:spacing w:after="120" w:line="360" w:lineRule="auto"/>
        <w:ind w:firstLine="709"/>
        <w:jc w:val="both"/>
        <w:rPr>
          <w:lang w:val="pt-BR"/>
        </w:rPr>
      </w:pPr>
      <w:r>
        <w:rPr>
          <w:lang w:val="pt-BR"/>
        </w:rPr>
        <w:t xml:space="preserve">Anthony Jnr (2024) conduz revisão sistemática sobre o emprego de interfaces de programação de aplicações na interoperabilidade entre sistemas digitais municipais e </w:t>
      </w:r>
      <w:r>
        <w:rPr>
          <w:lang w:val="pt-BR"/>
        </w:rPr>
        <w:t xml:space="preserve">aponta os sistemas isolados, sem padronização de interfaces, </w:t>
      </w:r>
      <w:r>
        <w:rPr>
          <w:lang w:val="pt-BR"/>
        </w:rPr>
        <w:t xml:space="preserve">como obstáculo à integração, e a especificação da interface como o instrumento pelo qual esse isolamento se resolve.</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 xml:space="preserve">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w:t>
      </w:r>
      <w:r>
        <w:rPr>
          <w:lang w:val="pt-BR"/>
        </w:rPr>
        <w:t xml:space="preserve">cerca de 90% do parque convertido (SÃO PAULO, 2021), é exceção — e é por ser exceção que constitui o caso em que a pergunta deste trabalho pode ser formulada sobre parque já convertido.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 xml:space="preserve">Esta subseção estabelece o fato sobre o qual o trabalho se apoia: as duas capacidades necessárias a um sistema de iluminação responsiva </w:t>
      </w:r>
      <w:r>
        <w:rPr>
          <w:lang w:val="pt-BR"/>
        </w:rPr>
        <w:t xml:space="preserve">já estão contratadas na cidade.</w:t>
      </w:r>
      <w:r>
        <w:rPr>
          <w:lang w:val="pt-BR"/>
        </w:rPr>
        <w:t xml:space="preserve">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 xml:space="preserve">618.355 pontos de luz na licitação, dos quais 535.713 contratados para substituição por tecnologia de estado sólido; 662.945 pontos no cadastro georreferenciado municipal, cada um com placa e coordenadas, na carga de julho de 2026; </w:t>
            </w:r>
            <w:r>
              <w:rPr>
                <w:sz w:val="20"/>
                <w:szCs w:val="20"/>
                <w:lang w:val="pt-BR"/>
              </w:rPr>
              <w:t xml:space="preserve">cerca de 90% do parque convertido em 2021</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 xml:space="preserve">Não se localizou registro público de controle conforme o uso da via</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 xml:space="preserve">Destina-se à segurança pública. O termo de referência prevê integração com outros sistemas municipais, entre eles o de iluminação pública, mas não há registro público de que ela opere</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 xml:space="preserve">Portal de dados abertos e cadastro georreferenciado (GeoSampa), com os pontos de iluminação e os segmentos de logradouro</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 xml:space="preserve">Não publicam contagem de pedestres por via (3.6)</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 xml:space="preserve">Lin et al. (2017) descrevem a arquitetura da Internet das Coisas em camadas de percepção, rede e aplicação, organização que constitui o arcabouço arquitetural adotado. O protocolo MQTT (OASIS, 2019) </w:t>
      </w:r>
      <w:r>
        <w:rPr>
          <w:lang w:val="pt-BR"/>
        </w:rPr>
        <w:t xml:space="preserve">é padrão aberto de troca de mensagens, com cabeçalho reduzido e desacoplamento entre produtores e consumidores,</w:t>
      </w:r>
      <w:r>
        <w:rPr>
          <w:lang w:val="pt-BR"/>
        </w:rPr>
        <w:t xml:space="preserve">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t xml:space="preserve">Cabe fixar, ante essa arquitetura, a caracterização do nó. </w:t>
      </w:r>
      <w:r>
        <w:rPr>
          <w:lang w:val="pt-BR"/>
        </w:rPr>
        <w:t xml:space="preserve">Adota-se, neste trabalho, o critério de que um dispositivo constitui elemento de Internet das Coisas quando reúne quatro atributos:</w:t>
      </w:r>
      <w:r>
        <w:rPr>
          <w:lang w:val="pt-BR"/>
        </w:rPr>
        <w:t xml:space="preserve">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iluminação adaptativa. O emprego de dados do ambiente urbano como entrada da decisão </w:t>
      </w:r>
      <w:r>
        <w:rPr>
          <w:lang w:val="pt-BR"/>
        </w:rPr>
        <w:t xml:space="preserve">segue, portanto, essa recomendação.</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 xml:space="preserve">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w:t>
      </w:r>
      <w:r>
        <w:rPr>
          <w:lang w:val="pt-BR"/>
        </w:rPr>
        <w:t xml:space="preserve">derivadas da distribuição observada nos dados por critério declarado,</w:t>
      </w:r>
      <w:r>
        <w:rPr>
          <w:lang w:val="pt-BR"/>
        </w:rPr>
        <w:t xml:space="preserve"> conforme se especifica em 3.7, e cada regra terá origem declarada — </w:t>
      </w:r>
      <w:r>
        <w:rPr>
          <w:lang w:val="pt-BR"/>
        </w:rPr>
        <w:t xml:space="preserve">prescrição normativa ou critério de projeto dos autores.</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w:t>
      </w:r>
      <w:r>
        <w:rPr>
          <w:lang w:val="pt-BR"/>
        </w:rPr>
        <w:t xml:space="preserve">derivando suas regras da norma técnica e de critérios de projeto declarados, mantém a base de decisão auditável e livre dessa circularidade.</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 xml:space="preserve">A previsão de curto prazo de variáveis de tráfego é campo consolidado. Lana et al. (2018) revisam o estado da arte e </w:t>
      </w:r>
      <w:r>
        <w:rPr>
          <w:lang w:val="pt-BR"/>
        </w:rPr>
        <w:t xml:space="preserve">registram o deslocamento do campo dos modelos autorregressivos para procedimentos orientados por dados.</w:t>
      </w:r>
      <w:r>
        <w:rPr>
          <w:lang w:val="pt-BR"/>
        </w:rPr>
        <w:t xml:space="preserve">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w:t>
      </w:r>
      <w:r>
        <w:rPr>
          <w:lang w:val="pt-BR"/>
        </w:rPr>
        <w:t xml:space="preserve">dados de câmeras e de sensores acústicos alimentam perfis que acionam cenários dinâmicos de iluminação</w:t>
      </w:r>
      <w:r>
        <w:rPr>
          <w:lang w:val="pt-BR"/>
        </w:rPr>
        <w:t xml:space="preserve">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 xml:space="preserve">A primeira é que a atenuação adaptativa é técnica de eficácia demonstrada, </w:t>
      </w:r>
      <w:r>
        <w:rPr>
          <w:lang w:val="pt-BR"/>
        </w:rPr>
        <w:t xml:space="preserve">admitida pela ABNT NBR 5101 desde a revisão de 2024,</w:t>
      </w:r>
      <w:r>
        <w:rPr>
          <w:lang w:val="pt-BR"/>
        </w:rPr>
        <w:t xml:space="preserve">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 xml:space="preserve">A terceira é que, no município de São Paulo, tanto a capacidade de observar o ambiente quanto a de comandar a intensidade de cada luminária </w:t>
      </w:r>
      <w:r>
        <w:rPr>
          <w:lang w:val="pt-BR"/>
        </w:rPr>
        <w:t xml:space="preserve">estão contratadas,</w:t>
      </w:r>
      <w:r>
        <w:rPr>
          <w:lang w:val="pt-BR"/>
        </w:rPr>
        <w:t xml:space="preserve">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w:t>
      </w:r>
      <w:r>
        <w:rPr>
          <w:lang w:val="pt-BR"/>
        </w:rPr>
        <w:t xml:space="preserve">confronta o nível pretendido com o piso extraído da ABNT NBR 5101 e corrige a decisão antes de emiti-la, registrando a correção; a taxa máxima de decréscimo segue com o comando e é aplicada pelo nó (3.7).</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 xml:space="preserve">Nó de iluminação. Microcontrolador ESP32 que recebe o comando por MQTT, ajusta a intensidade da luminária por modulação por largura de pulso e devolve a iluminância medida </w:t>
      </w:r>
      <w:r>
        <w:rPr>
          <w:lang w:val="pt-BR"/>
        </w:rPr>
        <w:t xml:space="preserve">no plano de medição</w:t>
      </w:r>
      <w:r>
        <w:rPr>
          <w:lang w:val="pt-BR"/>
        </w:rPr>
        <w:t xml:space="preserve">,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t xml:space="preserve">A terceira é de governança. </w:t>
      </w:r>
      <w:r>
        <w:rPr>
          <w:lang w:val="pt-BR"/>
        </w:rPr>
        <w:t xml:space="preserve">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w:t>
      </w:r>
      <w:r>
        <w:rPr>
          <w:lang w:val="pt-BR"/>
        </w:rPr>
        <w:t xml:space="preserve">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 xml:space="preserve">Contratada;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 xml:space="preserve">A leitura do quadro responde à objeção mais provável a um trabalho desta natureza, a de que a demonstração em bancada não estabeleceria a aplicabilidade em campo. De dez elos da cadeia, </w:t>
      </w:r>
      <w:r>
        <w:rPr>
          <w:lang w:val="pt-BR"/>
        </w:rPr>
        <w:t xml:space="preserve">sete estão contratados ou normalizados</w:t>
      </w:r>
      <w:r>
        <w:rPr>
          <w:lang w:val="pt-BR"/>
        </w:rPr>
        <w:t xml:space="preserve">,</w:t>
      </w:r>
      <w:r>
        <w:rPr>
          <w:lang w:val="pt-BR"/>
        </w:rPr>
        <w:t xml:space="preserve">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w:t>
      </w:r>
      <w:r>
        <w:rPr>
          <w:lang w:val="pt-BR"/>
        </w:rPr>
        <w:t xml:space="preserve">O modelo do controlador instalado no município não é informação divulgada.</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 xml:space="preserve">Estrutura opaca de face interna fosca, com a luminária em uma extremidade e o plano de medição na outra; </w:t>
            </w:r>
            <w:r>
              <w:rPr>
                <w:sz w:val="20"/>
                <w:szCs w:val="20"/>
                <w:lang w:val="pt-BR"/>
              </w:rPr>
              <w:t xml:space="preserve">caixa de polipropileno preto fosco de 43,7 cm × 31 cm × 24 cm, sem forro, com o segmento e o sensor nas paredes menores, opostas, a 0,437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w:t>
      </w:r>
      <w:r>
        <w:rPr>
          <w:lang w:val="pt-BR"/>
        </w:rPr>
        <w:t xml:space="preserve">fixado por cinco regras</w:t>
      </w:r>
      <w:r>
        <w:rPr>
          <w:lang w:val="pt-BR"/>
        </w:rPr>
        <w:t xml:space="preserve">. Ao ser energizado, o nó aplica o nível pleno e nele permanece até receber o primeiro comando, de modo que nunca parte apagado. O nível recebido é convertido em ciclo de trabalho pela tabela de calibração descrita em 3.4.4. </w:t>
      </w:r>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 xml:space="preserve">Cada elemento foi selecionado contra alternativas efetivamente disponíveis, </w:t>
      </w:r>
      <w:r>
        <w:rPr>
          <w:lang w:val="pt-BR"/>
        </w:rPr>
        <w:t xml:space="preserve">segundo três critérios declarados previamente:</w:t>
      </w:r>
      <w:r>
        <w:rPr>
          <w:lang w:val="pt-BR"/>
        </w:rPr>
        <w:t xml:space="preserv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w:t>
            </w:r>
            <w:r>
              <w:rPr>
                <w:sz w:val="20"/>
                <w:szCs w:val="20"/>
                <w:lang w:val="pt-BR"/>
              </w:rPr>
              <w:t xml:space="preserve">O ESP8266 comporta o enlace, mas sua modulação por largura de pulso é feita por software, e não por periférico dedicado. O Pico W é tecnicamente adequado, e a escolha entre ele e o ESP32 não é determinante para o resultado.</w:t>
            </w:r>
            <w:r>
              <w:rPr>
                <w:sz w:val="20"/>
                <w:szCs w:val="20"/>
                <w:lang w:val="pt-BR"/>
              </w:rPr>
              <w:t xml:space="preserve"> O computador de placa única é rejeitado </w:t>
            </w:r>
            <w:r>
              <w:rPr>
                <w:sz w:val="20"/>
                <w:szCs w:val="20"/>
                <w:lang w:val="pt-BR"/>
              </w:rPr>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w:t>
            </w:r>
            <w:r>
              <w:rPr>
                <w:sz w:val="20"/>
                <w:szCs w:val="20"/>
                <w:lang w:val="pt-BR"/>
              </w:rPr>
              <w:t xml:space="preserve">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w:t>
            </w:r>
            <w:r>
              <w:rPr>
                <w:sz w:val="20"/>
                <w:szCs w:val="20"/>
                <w:lang w:val="pt-BR"/>
              </w:rPr>
              <w:t xml:space="preserve">O refletor de 12 V e a luminária viária têm fluxo muito superior ao necessário para obter 10 lux a menos de meio metro. A lâmpada incandescente não representa a tecnologia instalada no município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 xml:space="preserve">O fotorresistor entrega resistência, </w:t>
            </w:r>
            <w:r>
              <w:rPr>
                <w:sz w:val="20"/>
                <w:szCs w:val="20"/>
                <w:lang w:val="pt-BR"/>
              </w:rPr>
              <w:t xml:space="preserve">não iluminância; qualquer</w:t>
            </w:r>
            <w:r>
              <w:rPr>
                <w:sz w:val="20"/>
                <w:szCs w:val="20"/>
                <w:lang w:val="pt-BR"/>
              </w:rPr>
              <w:t xml:space="preserve">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 xml:space="preserve">As alternativas constam entre as tecnologias de enlace relacionadas pelo guia setorial de telegestão (ASSOCIAÇÃO BRASILEIRA DAS CONCESSIONÁRIAS DE ILUMINAÇÃO PÚBLICA, 2024b).</w:t>
            </w:r>
            <w:r>
              <w:rPr>
                <w:sz w:val="20"/>
                <w:szCs w:val="20"/>
                <w:lang w:val="pt-BR"/>
              </w:rPr>
              <w:t xml:space="preserve">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w:t>
      </w:r>
      <w:r>
        <w:rPr>
          <w:lang w:val="pt-BR"/>
        </w:rPr>
        <w:t xml:space="preserve">declaram fluxos divergentes entre si.</w:t>
      </w:r>
      <w:r>
        <w:rPr>
          <w:lang w:val="pt-BR"/>
        </w:rPr>
        <w:t xml:space="preserve">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 xml:space="preserve">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w:t>
      </w:r>
      <w:r>
        <w:rPr>
          <w:lang w:val="pt-BR"/>
        </w:rPr>
        <w:t xml:space="preserve">a iluminação plena da classe e o piso de atenuação ficam abaixo do ciclo de trabalho pleno — na sessão adotada, em 65,6 % e 34,0 % do ciclo (3.4.4) —, de modo</w:t>
      </w:r>
      <w:r>
        <w:rPr>
          <w:lang w:val="pt-BR"/>
        </w:rPr>
        <w:t xml:space="preserve"> que a faixa normativa ocupa a região central da excursão. A margem entre o teto físico e o teto normativo é o que torna o resultado </w:t>
      </w:r>
      <w:r>
        <w:rPr>
          <w:lang w:val="pt-BR"/>
        </w:rPr>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 xml:space="preserve">10 lux, 65,6 % do ciclo na sessão adotada</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 xml:space="preserve">5 lux, 34,0 % do ciclo na sessão adotada</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 xml:space="preserve">Um passo a cada 5 s, executado pelo próprio nó, </w:t>
            </w:r>
            <w:r>
              <w:rPr>
                <w:sz w:val="20"/>
                <w:szCs w:val="20"/>
              </w:rPr>
              <w:t xml:space="preserve">com queda de 0,08 lux, ou 0,008 do fluxo pleno, por passo, a taxa arredondada para baixo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w:t>
      </w:r>
      <w:r>
        <w:rPr>
          <w:lang w:val="pt-BR"/>
        </w:rPr>
        <w:t xml:space="preserve">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 xml:space="preserve">Antes de cada sessão, a bancada é mantida a ciclo de trabalho pleno até estabilizar, considerada estável quando a média de um minuto difere menos de 0,1 % da do minuto anterior. </w:t>
      </w:r>
      <w:r>
        <w:rPr>
          <w:lang w:val="pt-BR"/>
        </w:rPr>
        <w:t xml:space="preserve">No ensaio realizado na primeira caixa,</w:t>
      </w:r>
      <w:r>
        <w:rPr>
          <w:lang w:val="pt-BR"/>
        </w:rPr>
        <w:t xml:space="preserve">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 xml:space="preserve">A exatidão absoluta do sensor adotado não é verificada, e a bancada</w:t>
      </w:r>
      <w:r>
        <w:rPr>
          <w:lang w:val="pt-BR"/>
        </w:rPr>
        <w:t xml:space="preserve">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w:t>
      </w:r>
      <w:r>
        <w:rPr>
          <w:lang w:val="pt-BR"/>
        </w:rPr>
        <w:t xml:space="preserve">sobre o nível decidido pelo sistema, como fração do fluxo pleno, antes</w:t>
      </w:r>
      <w:r>
        <w:rPr>
          <w:lang w:val="pt-BR"/>
        </w:rPr>
        <w:t xml:space="preserve">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w:t>
      </w:r>
      <w:r>
        <w:rPr>
          <w:lang w:val="pt-BR"/>
        </w:rPr>
        <w:t xml:space="preserve">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w:t>
      </w:r>
      <w:r>
        <w:rPr>
          <w:lang w:val="pt-BR"/>
        </w:rPr>
        <w:t xml:space="preserve">apesar de a exatidão absoluta do sensor não ser verificada.</w:t>
      </w:r>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r>
        <w:rPr>
          <w:lang w:val="pt-BR"/>
        </w:rPr>
        <w:t xml:space="preserve">o alerta é aberto após três leituras consecutivas.</w:t>
      </w:r>
      <w:r>
        <w:rPr>
          <w:lang w:val="pt-BR"/>
        </w:rPr>
        <w:t xml:space="preserve"> A perda de controle é gradual — sujeira, depreciação, deslocamento —, não exige ação em segundos, e </w:t>
      </w:r>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 xml:space="preserve">Os cenários submetidos ao sistema são construídos pelos autores. A suíte emprega um perfil sintético de movimentação ao longo da noite, e a avaliação dos componentes emprega noites reais da série de contagem de pedestres adotada em 3.6 (3.9).</w:t>
      </w:r>
    </w:p>
    <w:p w14:paraId="7AED012E" w14:textId="77777777" w:rsidR="006B1E66" w:rsidRPr="000F5B8B" w:rsidRDefault="00CC3326">
      <w:pPr>
        <w:spacing w:after="120" w:line="360" w:lineRule="auto"/>
        <w:ind w:firstLine="709"/>
        <w:jc w:val="both"/>
        <w:rPr>
          <w:lang w:val="pt-BR"/>
        </w:rPr>
      </w:pPr>
      <w:r>
        <w:rPr>
          <w:lang w:val="pt-BR"/>
        </w:rPr>
        <w:t xml:space="preserve">Não há série pública de movimentação de pedestres por trecho de via no município (3.6).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 xml:space="preserve">A suíte de cenários de avaliação é composta</w:t>
      </w:r>
      <w:r>
        <w:rPr>
          <w:lang w:val="pt-BR"/>
        </w:rPr>
        <w:t xml:space="preserve">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w:t>
      </w:r>
      <w:r>
        <w:rPr>
          <w:lang w:val="pt-BR"/>
        </w:rPr>
        <w:t xml:space="preserve">reforça</w:t>
      </w:r>
      <w:r>
        <w:rPr>
          <w:lang w:val="pt-BR"/>
        </w:rPr>
        <w:t xml:space="preserve">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pPr>
        <w:spacing w:after="120" w:line="360" w:lineRule="auto"/>
        <w:ind w:firstLine="709"/>
        <w:jc w:val="both"/>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5.2, isso reduziu os comandos a </w:t>
      </w:r>
      <w:r>
        <w:rPr>
          <w:lang w:val="pt-BR"/>
        </w:rPr>
        <w:t xml:space="preserve">cerca de 1,3 % dos passos da rampa</w:t>
      </w:r>
      <w:r>
        <w:rPr>
          <w:lang w:val="pt-BR"/>
        </w:rPr>
        <w:t xml:space="preserve">, sem mudar os resultados. Em escala de parque, com mais de seiscentos mil pontos e volume a cada 5 min, a ordem de grandeza passa de cerca de 120 mil comandos por segundo, se cada ponto recebesse comando a cada 5 s, para cerca de mil, cálculo e não medição.</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r>
        <w:rPr>
          <w:lang w:val="pt-BR"/>
        </w:rPr>
        <w:t xml:space="preserve">Seu treinamento requer série histórica de contagem de pedestres com granularidade inferior à hora, e aqui</w:t>
      </w:r>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w:t>
      </w:r>
      <w:r>
        <w:rPr>
          <w:lang w:val="pt-BR"/>
        </w:rPr>
        <w:t xml:space="preserve">Emprega-se a janela de 2016 a 2019, anterior à pandemia;</w:t>
      </w:r>
      <w:r>
        <w:rPr>
          <w:lang w:val="pt-BR"/>
        </w:rPr>
        <w:t xml:space="preserve"> o arquivo foi baixado em 30 de setembro de 2026, e o resumo SHA-256 da cópia empregada é registrado, uma vez que o portal o atualiza. </w:t>
      </w:r>
      <w:r>
        <w:rPr>
          <w:lang w:val="pt-BR"/>
        </w:rPr>
        <w:t xml:space="preserve">Entre as séries públicas com histórico de anos localizadas pelos autores, a de 15 min é a mais próxima do período de 5 min</w:t>
      </w:r>
      <w:r>
        <w:rPr>
          <w:lang w:val="pt-BR"/>
        </w:rPr>
        <w:t xml:space="preserve"> em que a interface especificada publica o volume (3.5.2).</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r>
        <w:rPr>
          <w:lang w:val="pt-BR"/>
        </w:rPr>
        <w:t xml:space="preserve">Os valores absolutos de contagem de Zurique não são transponíveis</w:t>
      </w:r>
      <w:r>
        <w:rPr>
          <w:lang w:val="pt-BR"/>
        </w:rPr>
        <w:t xml:space="preserve"> a uma via paulistana, e o trabalho não os transpõe: as grandezas que alimentam a inferência são normalizadas em relação à distribuição do próprio ponto de medição — </w:t>
      </w:r>
      <w:r>
        <w:rPr>
          <w:lang w:val="pt-BR"/>
        </w:rPr>
        <w:t xml:space="preserve">divididas pelo percentil 99 da contagem do ponto, e não pelo máximo, que corresponde a evento isolado e achataria o restante da distribuição, com o nível limitado a 1 —,</w:t>
      </w:r>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6.3.</w:t>
      </w:r>
    </w:p>
    <w:p>
      <w:pPr>
        <w:spacing w:after="120" w:line="360" w:lineRule="auto"/>
        <w:ind w:firstLine="709"/>
        <w:jc w:val="both"/>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t xml:space="preserve">com o histórico do próprio ponto — </w:t>
      </w:r>
      <w:r>
        <w:rPr>
          <w:lang w:val="pt-BR"/>
        </w:rPr>
        <w:t xml:space="preserve">a média do nível na mesma hora das até quatro semanas anteriores, sem treino</w:t>
      </w:r>
      <w:r>
        <w:rPr>
          <w:lang w:val="pt-BR"/>
        </w:rPr>
        <w:t xml:space="preserve">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(5.6,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 xml:space="preserve">Média de pessoas na área do trecho nos últimos 5 min, a partir da contagem já exigida da plataforma municipal (2.3), normalizada pelo movimento habitual do trecho (3.6). </w:t>
            </w:r>
            <w:r>
              <w:rPr>
                <w:sz w:val="20"/>
                <w:szCs w:val="20"/>
                <w:lang w:val="pt-BR"/>
              </w:rPr>
              <w:t xml:space="preserve">A subseção 6.10.3 da norma recomenda o monitoramento do tráfego para determinar o tempo de funcionamento da iluminação adaptativa,</w:t>
            </w:r>
            <w:r>
              <w:rPr>
                <w:sz w:val="20"/>
                <w:szCs w:val="20"/>
                <w:lang w:val="pt-BR"/>
              </w:rPr>
              <w:t xml:space="preserve">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 xml:space="preserve">Atributo do ponto de luz no banco, atribuído pelos autores (3.8)</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r>
        <w:rPr>
          <w:lang w:val="pt-BR"/>
        </w:rPr>
        <w:t xml:space="preserve"> </w:t>
      </w:r>
      <w:r>
        <w:rPr>
          <w:lang w:val="pt-BR"/>
        </w:rPr>
        <w:t xml:space="preserve">Os valores não são arbitrados: derivam do dado e são reproduzíveis por qualquer leitor que aplique o mesmo procedimento à mesma série; a escolha dos tercis como critério é dos autores (6.3).</w:t>
      </w:r>
      <w:r>
        <w:rPr>
          <w:lang w:val="pt-BR"/>
        </w:rPr>
        <w:t xml:space="preserve"> A necessidade do critério decorre de uma lacuna da norma: a ABNT NBR 5101 condiciona a classe ao nível de atividade </w:t>
      </w:r>
      <w:r>
        <w:rPr>
          <w:lang w:val="pt-BR"/>
        </w:rPr>
        <w:t xml:space="preserve">de pedestres e recomenda reduzir a iluminância </w:t>
      </w:r>
      <w:r>
        <w:rPr>
          <w:lang w:val="pt-BR"/>
        </w:rPr>
        <w:t xml:space="preserve">nos horários de baixa movimentação (subseção 6.3 da norma), mas</w:t>
      </w:r>
      <w:r>
        <w:rPr>
          <w:lang w:val="pt-BR"/>
        </w:rPr>
        <w:t xml:space="preserve">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r>
        <w:rPr>
          <w:lang w:val="pt-BR"/>
        </w:rPr>
        <w:t xml:space="preserve">e o que se transfere da série de Zurique continua sendo</w:t>
      </w:r>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t xml:space="preserve">dimerizável permanece sempre no pleno.</w:t>
      </w:r>
      <w:r>
        <w:rPr>
          <w:lang w:val="pt-BR"/>
        </w:rPr>
        <w:t xml:space="preserve">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 xml:space="preserve">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w:t>
      </w:r>
      <w:r>
        <w:rPr>
          <w:lang w:val="pt-BR"/>
        </w:rPr>
        <w:t xml:space="preserve"> Depois, a troca da série de treino (3.6) mudou os tercis e a largura das rampas, sem mudar as sete regras.</w:t>
      </w:r>
      <w:r>
        <w:rPr>
          <w:lang w:val="pt-BR"/>
        </w:rPr>
        <w:t xml:space="preserve">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w:t>
      </w:r>
      <w:r>
        <w:rPr>
          <w:lang w:val="pt-BR"/>
        </w:rPr>
        <w:t xml:space="preserve">A diferença aparece quando o volume oscila em torno de uma fronteira: a tabela salta entre classes em degraus inteiros, e a inferência nebulosa responde com ajustes menores e mais frequentes.</w:t>
      </w:r>
      <w:r>
        <w:rPr>
          <w:lang w:val="pt-BR"/>
        </w:rPr>
        <w:t xml:space="preserve"> O trabalho não fundamenta a escolha em economia de energia; </w:t>
      </w:r>
      <w:r>
        <w:rPr>
          <w:lang w:val="pt-BR"/>
        </w:rPr>
        <w:t xml:space="preserve">fundamenta-a na legibilidade da base, com os números reportados no Capítulo 5.</w:t>
      </w:r>
      <w:r>
        <w:rPr>
          <w:lang w:val="pt-BR"/>
        </w:rPr>
        <w:t xml:space="preserve"> A comparação foi depois repetida em seis cenários construídos só para essa região, </w:t>
      </w:r>
      <w:r>
        <w:rPr>
          <w:lang w:val="pt-BR"/>
        </w:rPr>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 xml:space="preserve">A inferência é seguida, obrigatoriamente, pela camada de verificação normativa, </w:t>
      </w:r>
      <w:r>
        <w:rPr>
          <w:lang w:val="pt-BR"/>
        </w:rPr>
        <w:t xml:space="preserve">que implementa as duas restrições rígidas da subseção 2.5: o piso, sobre a decisão antes de sua emissão, e a taxa, no nó, a cada passo da rampa.</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w:t>
      </w:r>
      <w:r>
        <w:rPr>
          <w:lang w:val="pt-BR"/>
        </w:rPr>
        <w:t xml:space="preserve">com queda de 0,008 do fluxo pleno por passo, a taxa arredondada para baixo,</w:t>
      </w:r>
      <w:r>
        <w:rPr>
          <w:lang w:val="pt-BR"/>
        </w:rPr>
        <w:t xml:space="preserve">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012BC682" w14:textId="77777777" w:rsidR="00847C0D" w:rsidRDefault="00CC3326">
      <w:pPr>
        <w:spacing w:after="240" w:line="360" w:lineRule="auto"/>
        <w:ind w:firstLine="709"/>
        <w:jc w:val="both"/>
      </w:pPr>
      <w:r>
        <w:rPr>
          <w:lang w:val="pt-BR"/>
        </w:rPr>
        <w:t xml:space="preserve">O serviço verifica o piso: o nível-alvo emitido é o maior entre o pretendido e o piso, e registra-se como restrição aplicada o piso, quando houve correção, ou nenhuma.</w:t>
      </w:r>
      <w:r>
        <w:rPr>
          <w:lang w:val="pt-BR"/>
        </w:rPr>
        <w:t xml:space="preserve"> O valor taxa permanece no domínio da restrição para os registros anteriores à arquitetura de 3.5.2, em que o serviço conduzia a rampa.</w:t>
      </w:r>
      <w:r>
        <w:rPr>
          <w:lang w:val="pt-BR"/>
        </w:rPr>
        <w:t xml:space="preserve">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r>
        <w:rPr>
          <w:lang w:val="pt-BR"/>
        </w:rPr>
        <w:t xml:space="preserve">em caso de falha de comunicação ou ausência prolongada de dado, o nó reverte autonomamente ao fluxo pleno, quando vence a validade do último comando sem renovação.</w:t>
      </w:r>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r>
        <w:rPr>
          <w:lang w:val="pt-BR"/>
        </w:rPr>
        <w:t xml:space="preserve">a partir da série de 15 min adotada,</w:t>
      </w:r>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r>
        <w:rPr>
          <w:lang w:val="pt-BR"/>
        </w:rPr>
        <w:t xml:space="preserve">oito noites reais da série de Zurique, em 15 min, das 18 h às 6 h,</w:t>
      </w:r>
      <w:r>
        <w:rPr>
          <w:lang w:val="pt-BR"/>
        </w:rPr>
        <w:t xml:space="preserve"> no período de teste do modelo, </w:t>
      </w:r>
      <w:r>
        <w:rPr>
          <w:lang w:val="pt-BR"/>
        </w:rPr>
        <w:t xml:space="preserve">de quatro pontos sorteados,</w:t>
      </w:r>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r>
        <w:rPr>
          <w:lang w:val="pt-BR"/>
        </w:rPr>
        <w:t xml:space="preserve">A série de Zurique é de 15 min, e nesses cenários o volume de 5 min repete o valor do bloco, limitação que 6.3 registra.</w:t>
      </w:r>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w:t>
      </w:r>
      <w:r>
        <w:rPr>
          <w:lang w:val="pt-BR"/>
        </w:rPr>
        <w:t xml:space="preserve">do ano de teste, de quatro pontos em sorteio próprio, distinto do da avaliação anterior,</w:t>
      </w:r>
      <w:r>
        <w:rPr>
          <w:lang w:val="pt-BR"/>
        </w:rPr>
        <w:t xml:space="preserve">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r>
        <w:rPr>
          <w:lang w:val="pt-BR"/>
        </w:rPr>
        <w:t xml:space="preserve">Nesses cenários a previsão é a do modelo em operação,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características do arranjo</w:t>
      </w:r>
      <w:r>
        <w:t xml:space="preserve">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 xml:space="preserve">A série pública de contagem de pedestres empregada no treino e nos cenários é agregada por ponto de contagem e não identifica pessoas.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 xml:space="preserve">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w:t>
      </w:r>
      <w:r>
        <w:rPr>
          <w:lang w:val="pt-BR"/>
        </w:rPr>
        <w:t xml:space="preserve">adota a menor potência da faixa do Caderno,</w:t>
      </w:r>
      <w:r>
        <w:rPr>
          <w:lang w:val="pt-BR"/>
        </w:rPr>
        <w:t xml:space="preserve">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 xml:space="preserve">Limite inferior da faixa de 40 W a 440 W da tabela de distribuição de luz do Caderno, que admite outras potências</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w:t>
      </w:r>
      <w:r>
        <w:rPr>
          <w:lang w:val="pt-BR"/>
        </w:rPr>
        <w:t xml:space="preserve">imposta pela taxa máxima de decréscimo —</w:t>
      </w:r>
      <w:r>
        <w:rPr>
          <w:lang w:val="pt-BR"/>
        </w:rPr>
        <w:t xml:space="preserve">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w:t>
      </w:r>
      <w:r>
        <w:rPr>
          <w:lang w:val="pt-BR"/>
        </w:rPr>
        <w:t xml:space="preserve">no extremo superior dessa faixa, 440 W,</w:t>
      </w:r>
      <w:r>
        <w:rPr>
          <w:lang w:val="pt-BR"/>
        </w:rPr>
        <w:t xml:space="preserve">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w:t>
      </w:r>
      <w:r>
        <w:rPr>
          <w:lang w:val="pt-BR"/>
        </w:rPr>
        <w:t xml:space="preserve">e a segunda, um regime de atenuação por horário fixo, das 0 h às 5 h, janela escolhida pelos autores, que</w:t>
      </w:r>
      <w:r>
        <w:rPr>
          <w:lang w:val="pt-BR"/>
        </w:rPr>
        <w:t xml:space="preserv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w:t>
      </w:r>
      <w:r>
        <w:rPr>
          <w:lang w:val="pt-BR"/>
        </w:rPr>
        <w:t xml:space="preserve">a eficiência do regulador de corrente de um ponto de luz viário pode variar com o nível de saída, e há ainda uma parcela fixa</w:t>
      </w:r>
      <w:r>
        <w:rPr>
          <w:lang w:val="pt-BR"/>
        </w:rPr>
        <w:t xml:space="preserve"> no próprio regulador e no controlador de telegestão, que não se reduz com a dimerização e que não é aqui quantificada, por não haver valor público para o equipamento instalado. </w:t>
      </w:r>
      <w:r>
        <w:rPr>
          <w:lang w:val="pt-BR"/>
        </w:rPr>
        <w:t xml:space="preserve">Os dois efeitos, se presentes, atuam no mesmo sentido</w:t>
      </w:r>
      <w:r>
        <w:rPr>
          <w:lang w:val="pt-BR"/>
        </w:rPr>
        <w:t xml:space="preserve">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 xml:space="preserve">Produzir, a cada decisão, estimativa</w:t>
            </w:r>
            <w:r>
              <w:rPr>
                <w:sz w:val="20"/>
                <w:szCs w:val="20"/>
                <w:lang w:val="pt-BR"/>
              </w:rPr>
              <w:t xml:space="preserve">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 xml:space="preserve">Aplicar no nó o ciclo de trabalho comandado e medir a iluminância </w:t>
            </w:r>
            <w:r>
              <w:rPr>
                <w:sz w:val="20"/>
                <w:szCs w:val="20"/>
                <w:lang w:val="pt-BR"/>
              </w:rPr>
              <w:t xml:space="preserve">no plano de medição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 xml:space="preserve">Contagem de violações de taxa no nível do nó virtual, passo a passo, sobre a suíte de cenários; no nó físico, trajetória da rampa registrada pela porta serial</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 xml:space="preserve">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w:t>
      </w:r>
      <w:r>
        <w:rPr>
          <w:lang w:val="pt-BR"/>
        </w:rPr>
        <w:t xml:space="preserve">a camada de verificação confronta o nível pretendido com o piso da ABNT NBR 5101 e o corrige quando necessário, o intermediário de mensagens entrega o comando já verificado e o nó de iluminação o executa sob a taxa máxima de decréscimo,</w:t>
      </w:r>
      <w:r>
        <w:rPr>
          <w:lang w:val="pt-BR"/>
        </w:rPr>
        <w:t xml:space="preserve">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 xml:space="preserve">Confrontar o nível pretendido com o piso, corrigi-lo quando necessário, registrar a correção e enviar ao nó o piso e a taxa da classe</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w:t>
      </w:r>
      <w:r>
        <w:rPr>
          <w:lang w:val="pt-BR"/>
        </w:rPr>
        <w:t xml:space="preserve">aplica em seguida a verificação do piso e publica o comando resultante, com o piso e a taxa que o nó aplica.</w:t>
      </w:r>
      <w:r>
        <w:rPr>
          <w:lang w:val="pt-BR"/>
        </w:rPr>
        <w:t xml:space="preserve"> </w:t>
      </w:r>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w:t>
      </w:r>
      <w:r>
        <w:rPr>
          <w:lang w:val="pt-BR"/>
        </w:rPr>
        <w:t xml:space="preserve">porque o serviço de decisão é processo sempre ligado, com conexão contínua ao intermediário de mensagens.</w:t>
      </w:r>
      <w:r>
        <w:rPr>
          <w:lang w:val="pt-BR"/>
        </w:rPr>
        <w:t xml:space="preserv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 xml:space="preserve">Nível-alvo, expresso como fração do fluxo pleno, validade em segundos, piso e taxa máxima de decréscimo da classe,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 xml:space="preserve">Ciclo de trabalho efetivamente aplicado, nível que o nó aplicava ao responder,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r>
        <w:rPr>
          <w:lang w:val="pt-BR"/>
        </w:rPr>
        <w:t xml:space="preserve">a camada de verificação aplica o piso e produz o nível-alvo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r>
        <w:rPr>
          <w:lang w:val="pt-BR"/>
        </w:rPr>
        <w:t xml:space="preserve">o nível-alvo, a validade, o piso, a taxa e o identificador da decisão, se o alvo mudou ou se o comando anterior está para vencer.</w:t>
      </w:r>
    </w:p>
    <w:p w14:paraId="4CDFF75E" w14:textId="77777777" w:rsidR="002A414D" w:rsidRDefault="009172FF">
      <w:pPr>
        <w:spacing w:after="120" w:line="360" w:lineRule="auto"/>
        <w:ind w:firstLine="709"/>
        <w:jc w:val="both"/>
      </w:pPr>
      <w:r>
        <w:rPr>
          <w:lang w:val="pt-BR"/>
        </w:rPr>
        <w:t xml:space="preserve">(7) Atuação e medição. </w:t>
      </w:r>
      <w:r>
        <w:rPr>
          <w:lang w:val="pt-BR"/>
        </w:rPr>
        <w:t xml:space="preserve">O nó sobe ao alvo na hora, ou desce até ele em rampa, converte cada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 xml:space="preserve">Sem evento novo, o serviço não volta a decidir até que o comando esteja para vencer; a rampa de descida corre no nó, e é o vencimento do comando, e não a falta de mensagens, que leva o nó ao pleno.</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pPr>
      <w:r>
        <w:rPr>
          <w:lang w:val="pt-BR"/>
        </w:rPr>
        <w:t xml:space="preserve">O exemplo foi registrado antes da arquitetura descrita em 3.5.2, quando o serviço conduzia a rampa e limitava cada comando pela taxa.</w:t>
      </w:r>
      <w:r>
        <w:rPr>
          <w:lang w:val="pt-BR"/>
        </w:rPr>
        <w:t xml:space="preserve"> Foi registrado também antes da troca da série de treino (3.6), com os tercis da série anterior; com a base vigente, os graus de ativação e o degrau seriam outros.</w:t>
      </w:r>
      <w:r>
        <w:rPr>
          <w:lang w:val="pt-BR"/>
        </w:rPr>
        <w:t xml:space="preserve"> Na arquitetura vigente, o comando levaria o nível-alvo de 0,522, a validade do volume e o piso e a taxa da classe, e o nó desceria de 1,000 a 0,522 sob a rampa.</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 xml:space="preserve">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 xml:space="preserve">Código do segmento no cadastro municipal; código, tipo e nome do logradouro; faixa de numeração; </w:t>
            </w:r>
            <w:r>
              <w:rPr>
                <w:sz w:val="20"/>
                <w:szCs w:val="20"/>
                <w:lang w:val="pt-BR"/>
              </w:rPr>
              <w:t xml:space="preserve">geometria; referência de pessoas inicial e régua aprendida, com a data do cálculo</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t xml:space="preserve">movimentação; nível anterior; </w:t>
            </w:r>
            <w:r>
              <w:rPr>
                <w:sz w:val="20"/>
                <w:szCs w:val="20"/>
                <w:lang w:val="pt-BR"/>
              </w:rPr>
              <w:t xml:space="preserve">instante de publicação; validade do comando;</w:t>
            </w:r>
            <w:r>
              <w:rPr>
                <w:sz w:val="20"/>
                <w:szCs w:val="20"/>
                <w:lang w:val="pt-BR"/>
              </w:rPr>
              <w:t xml:space="preserve">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 xml:space="preserve">Carimbo de tempo; ponto de luz; decisão correspondente; ciclo de trabalho aplicado; </w:t>
            </w:r>
            <w:r>
              <w:rPr>
                <w:sz w:val="20"/>
                <w:szCs w:val="20"/>
                <w:lang w:val="pt-BR"/>
              </w:rPr>
              <w:t xml:space="preserve">iluminância medida; nível que o nó aplicava ao responder;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t xml:space="preserve">Duas cardinalidades merecem nota. </w:t>
      </w:r>
      <w:r>
        <w:rPr>
          <w:lang w:val="pt-BR"/>
        </w:rPr>
        <w:t xml:space="preserve">A relação entre decisão e telemetria é de um para no máximo um: cada comando emitido produz uma leitura de confirmação, e a decisão que mantém o alvo e não gera comando não tem telemetria;</w:t>
      </w:r>
      <w:r>
        <w:rPr>
          <w:lang w:val="pt-BR"/>
        </w:rPr>
        <w:t xml:space="preserve">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 xml:space="preserve">Código do segmento no cadastro municipal (chave); código, tipo e nome do logradouro; numeração inicial e final; geometria em coordenadas planas; fonte e data de extração; </w:t>
            </w:r>
            <w:r>
              <w:rPr>
                <w:sz w:val="20"/>
                <w:szCs w:val="20"/>
                <w:lang w:val="pt-BR"/>
              </w:rPr>
              <w:t xml:space="preserve">referência de pessoas inicial, positiva; régua aprendida, positiva, e instante do cálculo</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 xml:space="preserve">Identificador; instantes de ocorrência e de recebimento; tipo em {volume, ocorrência}; média de pessoas, não negativa, e duração do período, de 1 s a 1 h, presentes só no volume; ocorrência em {segurança, trânsito, encerrada}, presente só na ocorrência; </w:t>
            </w:r>
            <w:r>
              <w:rPr>
                <w:sz w:val="20"/>
                <w:szCs w:val="20"/>
                <w:lang w:val="pt-BR"/>
              </w:rPr>
              <w:t xml:space="preserve">abrangência em {via, quadra, bairro, município}, com padrão via e sem uso pelo serviço;</w:t>
            </w:r>
            <w:r>
              <w:rPr>
                <w:sz w:val="20"/>
                <w:szCs w:val="20"/>
                <w:lang w:val="pt-BR"/>
              </w:rPr>
              <w:t xml:space="preserve">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t xml:space="preserve">classe vigente, chaves estrangeiras; previsão; níveis pretendido, emitido e anterior; restrição em {nenhuma, piso, taxa}, nenhuma se e somente se o emitido for igual ao pretendido; </w:t>
            </w:r>
            <w:r>
              <w:rPr>
                <w:sz w:val="20"/>
                <w:szCs w:val="20"/>
                <w:lang w:val="pt-BR"/>
              </w:rPr>
              <w:t xml:space="preserve">instante de publicação; validade do comando, positiva;</w:t>
            </w:r>
            <w:r>
              <w:rPr>
                <w:sz w:val="20"/>
                <w:szCs w:val="20"/>
                <w:lang w:val="pt-BR"/>
              </w:rPr>
              <w:t xml:space="preserve">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 xml:space="preserve">Identificador; decisão, única; ponto; sessão; instantes de medição e de recebimento; ciclo de trabalho entre 0 e 1; </w:t>
            </w:r>
            <w:r>
              <w:rPr>
                <w:sz w:val="20"/>
                <w:szCs w:val="20"/>
                <w:lang w:val="pt-BR"/>
              </w:rPr>
              <w:t xml:space="preserve">iluminância não negativa; nível aplicado entre 0 e 1</w:t>
            </w:r>
          </w:p>
        </w:tc>
        <w:tc>
          <w:tcPr>
            <w:tcW w:w="3771" w:type="dxa"/>
            <w:tcMar>
              <w:top w:w="70" w:type="dxa"/>
              <w:left w:w="90" w:type="dxa"/>
              <w:bottom w:w="70" w:type="dxa"/>
              <w:right w:w="90" w:type="dxa"/>
            </w:tcMar>
          </w:tcPr>
          <w:p w14:paraId="3F91ED06" w14:textId="77777777" w:rsidR="00847C0D" w:rsidRDefault="00CC3326">
            <w:r>
              <w:rPr>
                <w:sz w:val="20"/>
                <w:szCs w:val="20"/>
                <w:lang w:val="pt-BR"/>
              </w:rPr>
              <w:t xml:space="preserve">Confirmação de cada decisão publicada,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 xml:space="preserve">Comando vencido sem renovação</w:t>
            </w:r>
          </w:p>
        </w:tc>
        <w:tc>
          <w:tcPr>
            <w:tcW w:w="2971" w:type="dxa"/>
            <w:tcMar>
              <w:top w:w="70" w:type="dxa"/>
              <w:left w:w="90" w:type="dxa"/>
              <w:bottom w:w="70" w:type="dxa"/>
              <w:right w:w="90" w:type="dxa"/>
            </w:tcMar>
          </w:tcPr>
          <w:p w14:paraId="4372EAF6" w14:textId="77777777" w:rsidR="00847C0D" w:rsidRDefault="00CC3326">
            <w:r>
              <w:rPr>
                <w:sz w:val="20"/>
                <w:szCs w:val="20"/>
                <w:lang w:val="pt-BR"/>
              </w:rPr>
              <w:t xml:space="preserve">Nó no pleno; a rampa seguinte parte do pleno, e não do último nível aplicado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 xml:space="preserve">Latência inferior a 180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 xml:space="preserve">Nó no pleno ao vencer a validade do último comando,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pPr>
        <w:spacing w:after="120" w:line="360" w:lineRule="auto"/>
        <w:ind w:firstLine="709"/>
        <w:jc w:val="both"/>
      </w:pPr>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EFAA70F" w14:textId="77777777" w:rsidR="001A5FD5" w:rsidRDefault="002D2B91">
      <w:pPr>
        <w:spacing w:after="120" w:line="360" w:lineRule="auto"/>
        <w:ind w:firstLine="709"/>
        <w:jc w:val="both"/>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5.6: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(5.6) somam outros 613.440 passos, igualmente sem violação, o que eleva a 667.200 o total de passos verificados.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pPr>
        <w:spacing w:after="120" w:line="360" w:lineRule="auto"/>
        <w:ind w:firstLine="709"/>
        <w:jc w:val="both"/>
      </w:pPr>
      <w:r>
        <w:rPr>
          <w:highlight w:val="yellow"/>
          <w:lang w:val="pt-BR"/>
        </w:rPr>
        <w:t xml:space="preserve">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6.3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pPr>
        <w:spacing w:after="120" w:line="360" w:lineRule="auto"/>
        <w:ind w:firstLine="709"/>
        <w:jc w:val="both"/>
      </w:pPr>
      <w:r>
        <w:rPr>
          <w:highlight w:val="yellow"/>
          <w:lang w:val="pt-BR"/>
        </w:rPr>
        <w:t xml:space="preserve">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pPr>
        <w:spacing w:after="120" w:line="360" w:lineRule="auto"/>
        <w:ind w:firstLine="709"/>
        <w:jc w:val="both"/>
      </w:pPr>
      <w:r>
        <w:rPr>
          <w:highlight w:val="yellow"/>
          <w:lang w:val="pt-BR"/>
        </w:rPr>
        <w:t xml:space="preserve">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 xml:space="preserve">Cerca de 170 mensagens por segundo para 50 mil câmeras, sem picos</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 xml:space="preserve">1.440; 95,8 %;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 xml:space="preserve">1.080; 83,3 %;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 xml:space="preserve">13.440; 98,2 %;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w:t>
      </w:r>
      <w:r>
        <w:rPr>
          <w:lang w:val="pt-BR"/>
        </w:rPr>
        <w:t xml:space="preserve">por 5 min na madrugada ociosa e por 15 min na ocorrência na madrugada,</w:t>
      </w:r>
      <w:r>
        <w:rPr>
          <w:lang w:val="pt-BR"/>
        </w:rPr>
        <w:t xml:space="preserve">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 xml:space="preserve">565,3 Wh; 6.218,4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 xml:space="preserve">75,7 % do pleno e 106,7 % do horário fixo; aderência de 98,2 %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 xml:space="preserve">556,7 Wh; 6.123,8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 xml:space="preserve">74,6 % do pleno e 105,0 % do horário fixo</w:t>
            </w:r>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 xml:space="preserve">568,5 Wh; 6.253,3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 xml:space="preserve">76,1 % do pleno e 107,3 % do horário fixo</w:t>
            </w:r>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r>
        <w:rPr>
          <w:lang w:val="pt-BR"/>
        </w:rPr>
        <w:t xml:space="preserve">Na suíte, o regime adaptativo consome 24,3 % menos que o fluxo pleno e 6,7 % mais que o horário fixo, com aderência de 98,2 %, contra 72,2 % do horário fixo. Nas oito noites reais de Zurique da avaliação de 5.6, o regime adaptativo consome 62,4 % do fluxo pleno e 78,6 % do horário fixo.</w:t>
      </w:r>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 xml:space="preserve">Energia de 62,4 % e 61,2 % do pleno; janela de baixa demanda em transição de 27,9 % e 23,3 %; atraso médio até a classe mínima de 45,9 min e 44,9 min. Acerto da contenção de 70,7 %, contra 7,8 %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 xml:space="preserve">Energia de 62,4 % e 62,7 % do pleno; variação total do nível de 10,27 e 8,63; inversões de sentido, 58 e 20; janela em transição de 27,9 % e 22,3 %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 xml:space="preserve">Variação total do nível de 17,4 e 19,6; subidas bruscas, 43 e 44; inversões de sentido, 140 e 86; energia de 79,3 % e 79,2 %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 xml:space="preserve">Oito noites reais de Zurique, em 15 min, de sorteio próprio</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4F07A4D4" w14:textId="77777777" w:rsidR="001A5FD5" w:rsidRDefault="002D2B91">
      <w:pPr>
        <w:spacing w:after="120" w:line="360" w:lineRule="auto"/>
        <w:ind w:firstLine="709"/>
        <w:jc w:val="both"/>
      </w:pPr>
      <w:r>
        <w:rPr>
          <w:lang w:val="pt-BR"/>
        </w:rPr>
        <w:t xml:space="preserve">O Quadro 20 apresenta o experimento que motivou a troca da série (3.6), no período noturno do ano de teste, com protocolo e modelos próprios, anteriores ao modelo em operação.</w:t>
      </w:r>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 xml:space="preserve">[PENDENTE — declarar, com base no Capítulo 5, se cada hipótese de 2.10 é aceita ou rejeitada: H1 pela concordância de 5.4; H2 pelo resultado de 5.2; H3 pela comparação entre o acionamento antecipado e o puramente reativo</w:t>
      </w:r>
      <w:r>
        <w:rPr>
          <w:highlight w:val="yellow"/>
          <w:lang w:val="pt-BR"/>
        </w:rPr>
        <w:t xml:space="preserve"> (3.9 e 5.6)</w:t>
      </w:r>
      <w:r>
        <w:rPr>
          <w:highlight w:val="yellow"/>
          <w:lang w:val="pt-BR"/>
        </w:rPr>
        <w:t xml:space="preserve">.]</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w:t>
      </w:r>
      <w:r>
        <w:rPr>
          <w:highlight w:val="yellow"/>
          <w:lang w:val="pt-BR"/>
        </w:rPr>
        <w:t xml:space="preserve">Os resultados da previsão (5.1 e 5.6) dependem de série de outra cidade.</w:t>
      </w:r>
      <w:r>
        <w:rPr>
          <w:highlight w:val="yellow"/>
          <w:lang w:val="pt-BR"/>
        </w:rPr>
        <w:t xml:space="preserve">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 xml:space="preserve">Conjuntos distintos conduzem a classes e faixas admissíveis distintas. Em campo, </w:t>
      </w:r>
      <w:r>
        <w:t xml:space="preserve">um mesmo ponto de luz pode iluminar a pista e a calçada</w:t>
      </w:r>
      <w:r>
        <w:t xml:space="preserve">,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e não uma das tecnologias de longo alcance e baixo consumo também admitidas para telegestão.</w:t>
      </w:r>
      <w:r>
        <w:rPr>
          <w:lang w:val="pt-BR"/>
        </w:rPr>
        <w:t xml:space="preserve">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 xml:space="preserve">O acionamento é feito por modulação de largura de pulso sobre fita de LED com resistores de limitação integrados, e não por regulador de corrente constante, </w:t>
      </w:r>
      <w:r>
        <w:rPr>
          <w:lang w:val="pt-BR"/>
        </w:rPr>
        <w:t xml:space="preserve">por decisão dos autores.</w:t>
      </w:r>
      <w:r>
        <w:rPr>
          <w:lang w:val="pt-BR"/>
        </w:rPr>
        <w:t xml:space="preserve">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pPr>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arquitetura de comando por mudança, com rampa e validade no nó (3.5.2), segue o que o Caderno de Encargos exige, e não o que foi implantado no parque, que não é conhecido. </w:t>
      </w:r>
      <w:r>
        <w:rPr>
          <w:lang w:val="pt-BR"/>
        </w:rPr>
        <w:t xml:space="preserve">O firmware correspondente foi ensaiado em uma única sessão de bancada (4.10 e 5.3).</w:t>
      </w:r>
      <w:r>
        <w:rPr>
          <w:lang w:val="pt-BR"/>
        </w:rPr>
        <w:t xml:space="preserve">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r>
        <w:rPr>
          <w:lang w:val="pt-BR"/>
        </w:rPr>
        <w:t xml:space="preserve"> Pela mesma razão, um nó que reinicia permanece no pleno até o alvo mudar ou o comando ser renovado, por até cerca de 10 min, também pelo lado seguro.</w:t>
      </w:r>
    </w:p>
    <w:p w14:paraId="25F3F71E" w14:textId="77777777" w:rsidR="001A5FD5" w:rsidRDefault="002D2B91">
      <w:pPr>
        <w:pStyle w:val="ListParagraph"/>
        <w:numPr>
          <w:ilvl w:val="0"/>
          <w:numId w:val="2"/>
        </w:numPr>
        <w:spacing w:after="120" w:line="360" w:lineRule="auto"/>
        <w:jc w:val="both"/>
      </w:pPr>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r>
        <w:rPr>
          <w:lang w:val="pt-BR"/>
        </w:rPr>
        <w:t xml:space="preserve">Com contagem real de 15 min, produziu mais mudanças perceptíveis que a tabela com histerese de descida;</w:t>
      </w:r>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289BA09" w14:textId="77777777" w:rsidR="00461CFB" w:rsidRDefault="006F13C7">
      <w:pPr>
        <w:pStyle w:val="ListParagraph"/>
        <w:numPr>
          <w:ilvl w:val="0"/>
          <w:numId w:val="2"/>
        </w:numPr>
        <w:spacing w:after="120" w:line="360" w:lineRule="auto"/>
        <w:jc w:val="both"/>
      </w:pPr>
      <w:r>
        <w:rPr>
          <w:lang w:val="pt-BR"/>
        </w:rPr>
        <w:t xml:space="preserve">A plataforma de monitoramento não cobre todas as vias iluminadas. Em trecho sem câmera não há volume publicado, e o ponto de luz </w:t>
      </w:r>
      <w:r>
        <w:rPr>
          <w:lang w:val="pt-BR"/>
        </w:rPr>
        <w:t xml:space="preserve">permanece no fluxo pleno (3.7):</w:t>
      </w:r>
      <w:r>
        <w:rPr>
          <w:lang w:val="pt-BR"/>
        </w:rPr>
        <w:t xml:space="preserve">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 xml:space="preserve">Tratar o crescimento das entidades de evento urbano e de telemetria em escala de parque, com particionamento por tempo, </w:t>
      </w:r>
      <w:r>
        <w:rPr>
          <w:lang w:val="pt-BR"/>
        </w:rPr>
        <w:t xml:space="preserve">política de retenção e armazenamento</w:t>
      </w:r>
      <w:r>
        <w:rPr>
          <w:lang w:val="pt-BR"/>
        </w:rPr>
        <w:t xml:space="preserve">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t xml:space="preserve">Treinar e operar a camada de previsão com série no período de publicação da interface, de 5 min,</w:t>
      </w:r>
      <w:r>
        <w:rPr>
          <w:lang w:val="pt-BR"/>
        </w:rPr>
        <w:t xml:space="preserv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t xml:space="preserve">Figuras 1, 2 e 3</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de sequência e de entidade-relacionamento</w:t>
            </w:r>
            <w:r>
              <w:rPr>
                <w:sz w:val="20"/>
                <w:szCs w:val="20"/>
                <w:lang w:val="pt-BR"/>
              </w:rPr>
              <w:t xml:space="preserve"> por script </w:t>
            </w:r>
            <w:r>
              <w:rPr>
                <w:sz w:val="20"/>
                <w:szCs w:val="20"/>
                <w:lang w:val="pt-BR"/>
              </w:rPr>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del w:id="30000" w:author="Vitor Oliveira" w:date="2026-10-11T02:00:00Z">
              <w:r>
                <w:rPr>
                  <w:sz w:val="20"/>
                  <w:szCs w:val="20"/>
                  <w:lang w:val="pt-BR"/>
                </w:rPr>
                <w:delText>Prospecção bibliográfica: formulação dos termos de busca e dos operadores booleanos e localização das fontes nas bases consultadas</w:delText>
              </w:r>
            </w:del>
            <w:ins w:id="30001" w:author="Vitor Oliveira" w:date="2026-10-11T02:00:00Z">
              <w:r>
                <w:rPr>
                  <w:sz w:val="20"/>
                  <w:szCs w:val="20"/>
                  <w:lang w:val="pt-BR"/>
                </w:rPr>
                <w:t xml:space="preserve">Prospecção bibliográfica para a revisão narrativa: localização de fontes e conferência dos resumos e das fontes primárias</w:t>
              </w:r>
            </w:ins>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 desenho da avaliação de 5.6, itens 65 e 66 para a sessão de bancada, itens 69 e 70 para a troca da série e da base de regras, </w:t>
      </w:r>
      <w:r>
        <w:rPr>
          <w:lang w:val="pt-BR"/>
        </w:rPr>
        <w:t xml:space="preserve">item 71 para a arquitetura de implantação, item 72</w:t>
      </w:r>
      <w:r>
        <w:rPr>
          <w:lang w:val="pt-BR"/>
        </w:rPr>
        <w:t xml:space="preserve"> para o teste de sensibilidade da régua e item 73 para a caixa atual e a sessão de bancada de 10 de outubro.</w:t>
      </w:r>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 xml:space="preserve">modelo/PROTOCOLO_MODELO_ZURIQUE.md e modelo/treinar_zurique.py; série de Zurique baixada em 30/09/2026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74af352; resultado 0a0164b</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5.1 — série de Melbourne, anterior à troca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r>
              <w:rPr>
                <w:sz w:val="20"/>
                <w:szCs w:val="20"/>
              </w:rPr>
              <w:t xml:space="preserve">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3.6 — sensibilidade da régua ao percentil</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modelo/PROTOCOLO_SENSIBILIDADE_P99.md e modelo/sensibilidade_percentil.py; série de Zurique</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modelo.sensibilidade_percentil. Resultado em modelo/resultados/sensibilidade_percentil.json. Protocolo a2055e4; resultado 3e50c48</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r>
              <w:rPr>
                <w:sz w:val="20"/>
                <w:szCs w:val="20"/>
                <w:lang w:val="pt-BR"/>
              </w:rPr>
              <w:t xml:space="preserve">Protocolo da arquitetura 9f195d6; resultado bf77548</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(e avaliacao_ia/camera), nos modos do protocolo; python -m cenarios.avaliacao_ia.analisar. Protocolo d6e31d0; resultados 9646d4d e 222760b</w:t>
            </w:r>
            <w:r>
              <w:rPr>
                <w:sz w:val="20"/>
                <w:szCs w:val="20"/>
                <w:lang w:val="pt-BR"/>
              </w:rPr>
              <w:t xml:space="preserve">; resultados vigentes em bf77548</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r>
              <w:rPr>
                <w:sz w:val="20"/>
                <w:szCs w:val="20"/>
                <w:lang w:val="pt-BR"/>
              </w:rPr>
              <w:t xml:space="preserve">; resultados vigentes em bf77548</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--previsao media-sazonal (e avaliacao_ia/camera); --pasta avaliacao_ia/ruido --serie, com e sem --degraus; python -m cenarios.avaliacao_ia.analisar_substitutos. Protocolo 6bef5a1; resultado b9157c0</w:t>
            </w:r>
            <w:r>
              <w:rPr>
                <w:sz w:val="20"/>
                <w:szCs w:val="20"/>
                <w:lang w:val="pt-BR"/>
              </w:rPr>
              <w:t xml:space="preserve">; resultados vigentes em bf77548</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r>
              <w:rPr>
                <w:sz w:val="20"/>
                <w:szCs w:val="20"/>
                <w:lang w:val="pt-BR"/>
              </w:rPr>
              <w:t xml:space="preserve">; resultados vigentes em bf77548</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3.4.2, 3.4.4 e 5.3 — calibração da caixa atual</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bancada/calibrar.py, com o firmware/no/no.ino gravado no nó</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bancada.calibrar teto; python -m bancada.calibrar completa --vm --comprimento-cm 6. Registro em bancada/resultados/sessao_113.json. Versão d6243c7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piso e credencial; CT16 com comandos provocados e python -m bancada.sessao_ct alertas; CT18 com o registro da porta serial. Registros em bancada/resultados/ct*_20261010*. Versões cae9a11 e 0ec9d77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Resultado em bancada/resultados/energia_bancada_rampa_20261010.json. Versão cae9a11</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