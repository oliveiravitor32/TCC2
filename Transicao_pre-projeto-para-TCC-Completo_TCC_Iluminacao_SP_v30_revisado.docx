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3A0E" w14:textId="77777777" w:rsidR="006B1E66" w:rsidRPr="000F5B8B" w:rsidRDefault="00CC3326">
      <w:pPr>
        <w:spacing w:line="360" w:lineRule="auto"/>
        <w:jc w:val="center"/>
        <w:rPr>
          <w:lang w:val="pt-BR"/>
        </w:rPr>
      </w:pPr>
      <w:r>
        <w:rPr>
          <w:b/>
          <w:bCs/>
          <w:lang w:val="pt-BR"/>
        </w:rPr>
        <w:t>UNIVERSIDADE PAULISTA – UNIP</w:t>
      </w:r>
    </w:p>
    <w:p w14:paraId="576D006E" w14:textId="77777777" w:rsidR="006B1E66" w:rsidRPr="000F5B8B" w:rsidRDefault="00CC3326">
      <w:pPr>
        <w:spacing w:line="360" w:lineRule="auto"/>
        <w:jc w:val="center"/>
        <w:rPr>
          <w:lang w:val="pt-BR"/>
        </w:rPr>
      </w:pPr>
      <w:r>
        <w:rPr>
          <w:b/>
          <w:bCs/>
          <w:lang w:val="pt-BR"/>
        </w:rPr>
        <w:t>CIÊNCIA DA COMPUTAÇÃO – 8º SEMESTRE</w:t>
      </w:r>
    </w:p>
    <w:p w14:paraId="0BB65188" w14:textId="77777777" w:rsidR="006B1E66" w:rsidRPr="000F5B8B" w:rsidRDefault="006B1E66">
      <w:pPr>
        <w:spacing w:line="360" w:lineRule="auto"/>
        <w:rPr>
          <w:lang w:val="pt-BR"/>
        </w:rPr>
      </w:pPr>
    </w:p>
    <w:p w14:paraId="6C629284" w14:textId="77777777" w:rsidR="006B1E66" w:rsidRPr="000F5B8B" w:rsidRDefault="006B1E66">
      <w:pPr>
        <w:spacing w:line="360" w:lineRule="auto"/>
        <w:rPr>
          <w:lang w:val="pt-BR"/>
        </w:rPr>
      </w:pPr>
    </w:p>
    <w:p w14:paraId="1C9BB011" w14:textId="77777777" w:rsidR="006B1E66" w:rsidRPr="000F5B8B" w:rsidRDefault="006B1E66">
      <w:pPr>
        <w:spacing w:line="360" w:lineRule="auto"/>
        <w:rPr>
          <w:lang w:val="pt-BR"/>
        </w:rPr>
      </w:pPr>
    </w:p>
    <w:p w14:paraId="1BBE350D" w14:textId="77777777" w:rsidR="006B1E66" w:rsidRPr="000F5B8B" w:rsidRDefault="006B1E66">
      <w:pPr>
        <w:spacing w:line="360" w:lineRule="auto"/>
        <w:rPr>
          <w:lang w:val="pt-BR"/>
        </w:rPr>
      </w:pPr>
    </w:p>
    <w:p w14:paraId="6B05E207" w14:textId="77777777" w:rsidR="006B1E66" w:rsidRPr="000F5B8B" w:rsidRDefault="00CC3326">
      <w:pPr>
        <w:spacing w:line="360" w:lineRule="auto"/>
        <w:jc w:val="center"/>
        <w:rPr>
          <w:lang w:val="pt-BR"/>
        </w:rPr>
      </w:pPr>
      <w:r>
        <w:rPr>
          <w:lang w:val="pt-BR"/>
        </w:rPr>
        <w:t>BRUNO BONAVIGO DACAL – N309EC4</w:t>
      </w:r>
    </w:p>
    <w:p w14:paraId="5BBD0A1F" w14:textId="77777777" w:rsidR="006B1E66" w:rsidRPr="000F5B8B" w:rsidRDefault="00CC3326">
      <w:pPr>
        <w:spacing w:line="360" w:lineRule="auto"/>
        <w:jc w:val="center"/>
        <w:rPr>
          <w:lang w:val="pt-BR"/>
        </w:rPr>
      </w:pPr>
      <w:r>
        <w:rPr>
          <w:lang w:val="pt-BR"/>
        </w:rPr>
        <w:t>LUCAS DE ARAUJO VERGARA – N090758</w:t>
      </w:r>
    </w:p>
    <w:p w14:paraId="7E3A3088" w14:textId="77777777" w:rsidR="006B1E66" w:rsidRPr="000F5B8B" w:rsidRDefault="00CC3326">
      <w:pPr>
        <w:spacing w:line="360" w:lineRule="auto"/>
        <w:jc w:val="center"/>
        <w:rPr>
          <w:lang w:val="pt-BR"/>
        </w:rPr>
      </w:pPr>
      <w:r>
        <w:rPr>
          <w:lang w:val="pt-BR"/>
        </w:rPr>
        <w:t>VITOR OLIVEIRA DOS SANTOS – N083DG1</w:t>
      </w:r>
    </w:p>
    <w:p w14:paraId="1964D97B" w14:textId="77777777" w:rsidR="006B1E66" w:rsidRPr="000F5B8B" w:rsidRDefault="006B1E66">
      <w:pPr>
        <w:spacing w:line="360" w:lineRule="auto"/>
        <w:rPr>
          <w:lang w:val="pt-BR"/>
        </w:rPr>
      </w:pPr>
    </w:p>
    <w:p w14:paraId="4CF7F1C4" w14:textId="77777777" w:rsidR="006B1E66" w:rsidRPr="000F5B8B" w:rsidRDefault="006B1E66">
      <w:pPr>
        <w:spacing w:line="360" w:lineRule="auto"/>
        <w:rPr>
          <w:lang w:val="pt-BR"/>
        </w:rPr>
      </w:pPr>
    </w:p>
    <w:p w14:paraId="5F02BAE0" w14:textId="77777777" w:rsidR="006B1E66" w:rsidRPr="000F5B8B" w:rsidRDefault="006B1E66">
      <w:pPr>
        <w:spacing w:line="360" w:lineRule="auto"/>
        <w:rPr>
          <w:lang w:val="pt-BR"/>
        </w:rPr>
      </w:pPr>
    </w:p>
    <w:p w14:paraId="06C818F1" w14:textId="77777777" w:rsidR="006B1E66" w:rsidRPr="000F5B8B" w:rsidRDefault="006B1E66">
      <w:pPr>
        <w:spacing w:line="360" w:lineRule="auto"/>
        <w:rPr>
          <w:lang w:val="pt-BR"/>
        </w:rPr>
      </w:pPr>
    </w:p>
    <w:p w14:paraId="457188CD" w14:textId="77777777" w:rsidR="006B1E66" w:rsidRPr="000F5B8B" w:rsidRDefault="006B1E66">
      <w:pPr>
        <w:spacing w:line="360" w:lineRule="auto"/>
        <w:rPr>
          <w:lang w:val="pt-BR"/>
        </w:rPr>
      </w:pPr>
    </w:p>
    <w:p w14:paraId="2F9A039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28910B3" w14:textId="77777777" w:rsidR="006B1E66" w:rsidRPr="000F5B8B" w:rsidRDefault="006B1E66">
      <w:pPr>
        <w:spacing w:line="360" w:lineRule="auto"/>
        <w:rPr>
          <w:lang w:val="pt-BR"/>
        </w:rPr>
      </w:pPr>
    </w:p>
    <w:p w14:paraId="1F527022" w14:textId="77777777" w:rsidR="006B1E66" w:rsidRPr="000F5B8B" w:rsidRDefault="006B1E66">
      <w:pPr>
        <w:spacing w:line="360" w:lineRule="auto"/>
        <w:rPr>
          <w:lang w:val="pt-BR"/>
        </w:rPr>
      </w:pPr>
    </w:p>
    <w:p w14:paraId="38A4784E" w14:textId="77777777" w:rsidR="006B1E66" w:rsidRPr="000F5B8B" w:rsidRDefault="00CC3326">
      <w:pPr>
        <w:spacing w:line="360" w:lineRule="auto"/>
        <w:jc w:val="center"/>
        <w:rPr>
          <w:lang w:val="pt-BR"/>
        </w:rPr>
      </w:pPr>
      <w:r>
        <w:rPr>
          <w:lang w:val="pt-BR"/>
        </w:rPr>
        <w:t>TRABALHO DE CONCLUSÃO DE CURSO</w:t>
      </w:r>
    </w:p>
    <w:p w14:paraId="18A82BC5" w14:textId="77777777" w:rsidR="006B1E66" w:rsidRPr="000F5B8B" w:rsidRDefault="006B1E66">
      <w:pPr>
        <w:spacing w:line="360" w:lineRule="auto"/>
        <w:rPr>
          <w:lang w:val="pt-BR"/>
        </w:rPr>
      </w:pPr>
    </w:p>
    <w:p w14:paraId="06A3D978" w14:textId="77777777" w:rsidR="006B1E66" w:rsidRPr="000F5B8B" w:rsidRDefault="006B1E66">
      <w:pPr>
        <w:spacing w:line="360" w:lineRule="auto"/>
        <w:rPr>
          <w:lang w:val="pt-BR"/>
        </w:rPr>
      </w:pPr>
    </w:p>
    <w:p w14:paraId="56DA8D36" w14:textId="77777777" w:rsidR="006B1E66" w:rsidRPr="000F5B8B" w:rsidRDefault="006B1E66">
      <w:pPr>
        <w:spacing w:line="360" w:lineRule="auto"/>
        <w:rPr>
          <w:lang w:val="pt-BR"/>
        </w:rPr>
      </w:pPr>
    </w:p>
    <w:p w14:paraId="19682870" w14:textId="77777777" w:rsidR="006B1E66" w:rsidRPr="000F5B8B" w:rsidRDefault="006B1E66">
      <w:pPr>
        <w:spacing w:line="360" w:lineRule="auto"/>
        <w:rPr>
          <w:lang w:val="pt-BR"/>
        </w:rPr>
      </w:pPr>
    </w:p>
    <w:p w14:paraId="4BE3FFAB" w14:textId="77777777" w:rsidR="006B1E66" w:rsidRPr="000F5B8B" w:rsidRDefault="006B1E66">
      <w:pPr>
        <w:spacing w:line="360" w:lineRule="auto"/>
        <w:rPr>
          <w:lang w:val="pt-BR"/>
        </w:rPr>
      </w:pPr>
    </w:p>
    <w:p w14:paraId="04D418B1" w14:textId="77777777" w:rsidR="006B1E66" w:rsidRPr="000F5B8B" w:rsidRDefault="006B1E66">
      <w:pPr>
        <w:spacing w:line="360" w:lineRule="auto"/>
        <w:rPr>
          <w:lang w:val="pt-BR"/>
        </w:rPr>
      </w:pPr>
    </w:p>
    <w:p w14:paraId="57C40269" w14:textId="77777777" w:rsidR="006B1E66" w:rsidRPr="000F5B8B" w:rsidRDefault="006B1E66">
      <w:pPr>
        <w:spacing w:line="360" w:lineRule="auto"/>
        <w:rPr>
          <w:lang w:val="pt-BR"/>
        </w:rPr>
      </w:pPr>
    </w:p>
    <w:p w14:paraId="159D5442" w14:textId="77777777" w:rsidR="006B1E66" w:rsidRPr="000F5B8B" w:rsidRDefault="006B1E66">
      <w:pPr>
        <w:spacing w:line="360" w:lineRule="auto"/>
        <w:rPr>
          <w:lang w:val="pt-BR"/>
        </w:rPr>
      </w:pPr>
    </w:p>
    <w:p w14:paraId="4FB620D9" w14:textId="77777777" w:rsidR="006B1E66" w:rsidRPr="000F5B8B" w:rsidRDefault="00CC3326">
      <w:pPr>
        <w:spacing w:line="360" w:lineRule="auto"/>
        <w:jc w:val="center"/>
        <w:rPr>
          <w:lang w:val="pt-BR"/>
        </w:rPr>
      </w:pPr>
      <w:r>
        <w:rPr>
          <w:lang w:val="pt-BR"/>
        </w:rPr>
        <w:t>SÃO PAULO</w:t>
      </w:r>
    </w:p>
    <w:p w14:paraId="1916F981" w14:textId="77777777" w:rsidR="006B1E66" w:rsidRPr="000F5B8B" w:rsidRDefault="00CC3326">
      <w:pPr>
        <w:spacing w:line="360" w:lineRule="auto"/>
        <w:jc w:val="center"/>
        <w:rPr>
          <w:lang w:val="pt-BR"/>
        </w:rPr>
      </w:pPr>
      <w:r>
        <w:rPr>
          <w:lang w:val="pt-BR"/>
        </w:rPr>
        <w:t>2026</w:t>
      </w:r>
    </w:p>
    <w:p w14:paraId="216E8715" w14:textId="77777777" w:rsidR="006B1E66" w:rsidRPr="000F5B8B" w:rsidRDefault="00CC3326">
      <w:pPr>
        <w:rPr>
          <w:lang w:val="pt-BR"/>
        </w:rPr>
      </w:pPr>
      <w:r>
        <w:rPr>
          <w:lang w:val="pt-BR"/>
        </w:rPr>
        <w:br w:type="page"/>
      </w:r>
    </w:p>
    <w:p w14:paraId="2840F377" w14:textId="77777777" w:rsidR="006B1E66" w:rsidRPr="000F5B8B" w:rsidRDefault="00CC3326">
      <w:pPr>
        <w:spacing w:line="360" w:lineRule="auto"/>
        <w:jc w:val="center"/>
        <w:rPr>
          <w:lang w:val="pt-BR"/>
        </w:rPr>
      </w:pPr>
      <w:r>
        <w:rPr>
          <w:lang w:val="pt-BR"/>
        </w:rPr>
        <w:lastRenderedPageBreak/>
        <w:t>BRUNO BONAVIGO DACAL – N309EC4</w:t>
      </w:r>
    </w:p>
    <w:p w14:paraId="5EC8F6F8" w14:textId="77777777" w:rsidR="006B1E66" w:rsidRPr="000F5B8B" w:rsidRDefault="00CC3326">
      <w:pPr>
        <w:spacing w:line="360" w:lineRule="auto"/>
        <w:jc w:val="center"/>
        <w:rPr>
          <w:lang w:val="pt-BR"/>
        </w:rPr>
      </w:pPr>
      <w:r>
        <w:rPr>
          <w:lang w:val="pt-BR"/>
        </w:rPr>
        <w:t>LUCAS DE ARAUJO VERGARA – N090758</w:t>
      </w:r>
    </w:p>
    <w:p w14:paraId="5EB760A8" w14:textId="77777777" w:rsidR="006B1E66" w:rsidRPr="000F5B8B" w:rsidRDefault="00CC3326">
      <w:pPr>
        <w:spacing w:line="360" w:lineRule="auto"/>
        <w:jc w:val="center"/>
        <w:rPr>
          <w:lang w:val="pt-BR"/>
        </w:rPr>
      </w:pPr>
      <w:r>
        <w:rPr>
          <w:lang w:val="pt-BR"/>
        </w:rPr>
        <w:t>VITOR OLIVEIRA DOS SANTOS – N083DG1</w:t>
      </w:r>
    </w:p>
    <w:p w14:paraId="3C0401B2" w14:textId="77777777" w:rsidR="006B1E66" w:rsidRPr="000F5B8B" w:rsidRDefault="006B1E66">
      <w:pPr>
        <w:spacing w:line="360" w:lineRule="auto"/>
        <w:rPr>
          <w:lang w:val="pt-BR"/>
        </w:rPr>
      </w:pPr>
    </w:p>
    <w:p w14:paraId="00C1DC64" w14:textId="77777777" w:rsidR="006B1E66" w:rsidRPr="000F5B8B" w:rsidRDefault="006B1E66">
      <w:pPr>
        <w:spacing w:line="360" w:lineRule="auto"/>
        <w:rPr>
          <w:lang w:val="pt-BR"/>
        </w:rPr>
      </w:pPr>
    </w:p>
    <w:p w14:paraId="283089D3" w14:textId="77777777" w:rsidR="006B1E66" w:rsidRPr="000F5B8B" w:rsidRDefault="006B1E66">
      <w:pPr>
        <w:spacing w:line="360" w:lineRule="auto"/>
        <w:rPr>
          <w:lang w:val="pt-BR"/>
        </w:rPr>
      </w:pPr>
    </w:p>
    <w:p w14:paraId="69241E8C" w14:textId="77777777" w:rsidR="006B1E66" w:rsidRPr="000F5B8B" w:rsidRDefault="006B1E66">
      <w:pPr>
        <w:spacing w:line="360" w:lineRule="auto"/>
        <w:rPr>
          <w:lang w:val="pt-BR"/>
        </w:rPr>
      </w:pPr>
    </w:p>
    <w:p w14:paraId="29B4BD5C" w14:textId="77777777" w:rsidR="006B1E66" w:rsidRPr="000F5B8B" w:rsidRDefault="006B1E66">
      <w:pPr>
        <w:spacing w:line="360" w:lineRule="auto"/>
        <w:rPr>
          <w:lang w:val="pt-BR"/>
        </w:rPr>
      </w:pPr>
    </w:p>
    <w:p w14:paraId="15D14226"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7E36979" w14:textId="77777777" w:rsidR="006B1E66" w:rsidRPr="000F5B8B" w:rsidRDefault="006B1E66">
      <w:pPr>
        <w:spacing w:line="360" w:lineRule="auto"/>
        <w:rPr>
          <w:lang w:val="pt-BR"/>
        </w:rPr>
      </w:pPr>
    </w:p>
    <w:p w14:paraId="0A520D3E" w14:textId="77777777" w:rsidR="006B1E66" w:rsidRPr="000F5B8B" w:rsidRDefault="006B1E66">
      <w:pPr>
        <w:spacing w:line="360" w:lineRule="auto"/>
        <w:rPr>
          <w:lang w:val="pt-BR"/>
        </w:rPr>
      </w:pPr>
    </w:p>
    <w:p w14:paraId="08D2C58A" w14:textId="77777777" w:rsidR="006B1E66" w:rsidRPr="000F5B8B" w:rsidRDefault="006B1E66">
      <w:pPr>
        <w:spacing w:line="360" w:lineRule="auto"/>
        <w:rPr>
          <w:lang w:val="pt-BR"/>
        </w:rPr>
      </w:pPr>
    </w:p>
    <w:p w14:paraId="18F0F39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6EBD7AA9" w14:textId="77777777" w:rsidR="006B1E66" w:rsidRPr="000F5B8B" w:rsidRDefault="006B1E66">
      <w:pPr>
        <w:spacing w:line="360" w:lineRule="auto"/>
        <w:rPr>
          <w:lang w:val="pt-BR"/>
        </w:rPr>
      </w:pPr>
    </w:p>
    <w:p w14:paraId="761795EF" w14:textId="77777777" w:rsidR="006B1E66" w:rsidRPr="000F5B8B" w:rsidRDefault="00CC3326">
      <w:pPr>
        <w:ind w:left="4536"/>
        <w:rPr>
          <w:lang w:val="pt-BR"/>
        </w:rPr>
      </w:pPr>
      <w:r>
        <w:rPr>
          <w:lang w:val="pt-BR"/>
        </w:rPr>
        <w:t>Orientador: Prof. Marco Gomes</w:t>
      </w:r>
    </w:p>
    <w:p w14:paraId="01DFEB70" w14:textId="77777777" w:rsidR="006B1E66" w:rsidRPr="000F5B8B" w:rsidRDefault="006B1E66">
      <w:pPr>
        <w:spacing w:line="360" w:lineRule="auto"/>
        <w:rPr>
          <w:lang w:val="pt-BR"/>
        </w:rPr>
      </w:pPr>
    </w:p>
    <w:p w14:paraId="0657D3AD" w14:textId="77777777" w:rsidR="006B1E66" w:rsidRPr="000F5B8B" w:rsidRDefault="006B1E66">
      <w:pPr>
        <w:spacing w:line="360" w:lineRule="auto"/>
        <w:rPr>
          <w:lang w:val="pt-BR"/>
        </w:rPr>
      </w:pPr>
    </w:p>
    <w:p w14:paraId="726038DD" w14:textId="77777777" w:rsidR="006B1E66" w:rsidRPr="000F5B8B" w:rsidRDefault="006B1E66">
      <w:pPr>
        <w:spacing w:line="360" w:lineRule="auto"/>
        <w:rPr>
          <w:lang w:val="pt-BR"/>
        </w:rPr>
      </w:pPr>
    </w:p>
    <w:p w14:paraId="70725CC6" w14:textId="77777777" w:rsidR="006B1E66" w:rsidRPr="000F5B8B" w:rsidRDefault="006B1E66">
      <w:pPr>
        <w:spacing w:line="360" w:lineRule="auto"/>
        <w:rPr>
          <w:lang w:val="pt-BR"/>
        </w:rPr>
      </w:pPr>
    </w:p>
    <w:p w14:paraId="6E5E1B94" w14:textId="77777777" w:rsidR="006B1E66" w:rsidRPr="000F5B8B" w:rsidRDefault="006B1E66">
      <w:pPr>
        <w:spacing w:line="360" w:lineRule="auto"/>
        <w:rPr>
          <w:lang w:val="pt-BR"/>
        </w:rPr>
      </w:pPr>
    </w:p>
    <w:p w14:paraId="2B54DC27" w14:textId="77777777" w:rsidR="006B1E66" w:rsidRPr="000F5B8B" w:rsidRDefault="006B1E66">
      <w:pPr>
        <w:spacing w:line="360" w:lineRule="auto"/>
        <w:rPr>
          <w:lang w:val="pt-BR"/>
        </w:rPr>
      </w:pPr>
    </w:p>
    <w:p w14:paraId="718E807C" w14:textId="77777777" w:rsidR="006B1E66" w:rsidRPr="000F5B8B" w:rsidRDefault="006B1E66">
      <w:pPr>
        <w:spacing w:line="360" w:lineRule="auto"/>
        <w:rPr>
          <w:lang w:val="pt-BR"/>
        </w:rPr>
      </w:pPr>
    </w:p>
    <w:p w14:paraId="02E3F75B" w14:textId="77777777" w:rsidR="006B1E66" w:rsidRPr="000F5B8B" w:rsidRDefault="006B1E66">
      <w:pPr>
        <w:spacing w:line="360" w:lineRule="auto"/>
        <w:rPr>
          <w:lang w:val="pt-BR"/>
        </w:rPr>
      </w:pPr>
    </w:p>
    <w:p w14:paraId="7E951D85" w14:textId="77777777" w:rsidR="006B1E66" w:rsidRPr="000F5B8B" w:rsidRDefault="00CC3326">
      <w:pPr>
        <w:spacing w:line="360" w:lineRule="auto"/>
        <w:jc w:val="center"/>
        <w:rPr>
          <w:lang w:val="pt-BR"/>
        </w:rPr>
      </w:pPr>
      <w:r>
        <w:rPr>
          <w:lang w:val="pt-BR"/>
        </w:rPr>
        <w:t>SÃO PAULO</w:t>
      </w:r>
    </w:p>
    <w:p w14:paraId="399A71C1" w14:textId="77777777" w:rsidR="006B1E66" w:rsidRPr="000F5B8B" w:rsidRDefault="00CC3326">
      <w:pPr>
        <w:spacing w:line="360" w:lineRule="auto"/>
        <w:jc w:val="center"/>
        <w:rPr>
          <w:lang w:val="pt-BR"/>
        </w:rPr>
      </w:pPr>
      <w:r>
        <w:rPr>
          <w:lang w:val="pt-BR"/>
        </w:rPr>
        <w:t>2026</w:t>
      </w:r>
    </w:p>
    <w:p w14:paraId="750ABC05" w14:textId="77777777" w:rsidR="006B1E66" w:rsidRDefault="00CC3326">
      <w:pPr>
        <w:rPr>
          <w:lang w:val="pt-BR"/>
        </w:rPr>
      </w:pPr>
      <w:r>
        <w:rPr>
          <w:lang w:val="pt-BR"/>
        </w:rPr>
        <w:br w:type="page"/>
      </w:r>
    </w:p>
    <w:p w14:paraId="37DC13E3" w14:textId="77777777" w:rsidR="00E01C3A" w:rsidRDefault="00CC3326">
      <w:pPr>
        <w:spacing w:after="480"/>
        <w:jc w:val="center"/>
        <w:rPr>
          <w:b/>
          <w:bCs/>
          <w:lang w:val="pt-BR"/>
        </w:rPr>
      </w:pPr>
      <w:r>
        <w:rPr>
          <w:b/>
          <w:bCs/>
          <w:lang w:val="pt-BR"/>
        </w:rPr>
        <w:lastRenderedPageBreak/>
        <w:t>RESUMO</w:t>
      </w:r>
    </w:p>
    <w:p w14:paraId="10F3BFEA"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2161C51"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54944FD" w14:textId="77777777" w:rsidR="00E01C3A" w:rsidRDefault="00CC3326">
      <w:pPr>
        <w:rPr>
          <w:lang w:val="pt-BR"/>
        </w:rPr>
      </w:pPr>
      <w:r>
        <w:rPr>
          <w:lang w:val="pt-BR"/>
        </w:rPr>
        <w:br w:type="page"/>
      </w:r>
    </w:p>
    <w:p w14:paraId="76E87799" w14:textId="77777777" w:rsidR="00E01C3A" w:rsidRDefault="00CC3326">
      <w:pPr>
        <w:spacing w:after="480"/>
        <w:jc w:val="center"/>
        <w:rPr>
          <w:b/>
          <w:bCs/>
          <w:lang w:val="pt-BR"/>
        </w:rPr>
      </w:pPr>
      <w:r>
        <w:rPr>
          <w:b/>
          <w:bCs/>
          <w:lang w:val="pt-BR"/>
        </w:rPr>
        <w:lastRenderedPageBreak/>
        <w:t>ABSTRACT</w:t>
      </w:r>
    </w:p>
    <w:p w14:paraId="4F4112AE"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0E767ED9" w14:textId="77777777" w:rsidR="00E01C3A" w:rsidRPr="00CE1B46" w:rsidRDefault="00CC3326">
      <w:pPr>
        <w:spacing w:after="240"/>
        <w:jc w:val="both"/>
      </w:pPr>
      <w:r>
        <w:rPr>
          <w:b/>
          <w:bCs/>
        </w:rPr>
        <w:t xml:space="preserve">Keywords: </w:t>
      </w:r>
      <w:r>
        <w:t>street lighting; remote management; Internet of Things; fuzzy logic; smart cities.</w:t>
      </w:r>
    </w:p>
    <w:p w14:paraId="72ECF1F1" w14:textId="77777777" w:rsidR="00E01C3A" w:rsidRPr="00CE1B46" w:rsidRDefault="00CC3326">
      <w:r>
        <w:br w:type="page"/>
      </w:r>
    </w:p>
    <w:p w14:paraId="070AA3B7" w14:textId="77777777" w:rsidR="00E01C3A" w:rsidRDefault="00CC3326">
      <w:pPr>
        <w:spacing w:after="480"/>
        <w:jc w:val="center"/>
        <w:rPr>
          <w:b/>
          <w:bCs/>
          <w:lang w:val="pt-BR"/>
        </w:rPr>
      </w:pPr>
      <w:r>
        <w:rPr>
          <w:b/>
          <w:bCs/>
          <w:lang w:val="pt-BR"/>
        </w:rPr>
        <w:lastRenderedPageBreak/>
        <w:t>LISTA DE QUADROS</w:t>
      </w:r>
    </w:p>
    <w:p w14:paraId="3E374C04"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A6C198E"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501D5033"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0F9A98C9"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38E40BD8"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1FA7397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6D54FF9E"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0DF4BBA"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41691E2C"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8B764B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2E9F7515"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65B6DE3"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C936D5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ED66E35"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334ECBBC" w14:textId="77777777" w:rsidR="00847C0D" w:rsidRPr="00430DB3" w:rsidRDefault="00CC3326">
      <w:pPr>
        <w:tabs>
          <w:tab w:val="right" w:leader="dot" w:pos="9071"/>
        </w:tabs>
        <w:spacing w:after="100"/>
        <w:rPr>
          <w:lang w:val="pt-BR"/>
        </w:rPr>
      </w:pPr>
      <w:r w:rsidRPr="00430DB3">
        <w:rPr>
          <w:lang w:val="pt-BR"/>
        </w:rPr>
        <w:t>Quadro 15 – Casos de teste</w:t>
      </w:r>
    </w:p>
    <w:p w14:paraId="70EAB519"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77327D0F"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66F4A7C0"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2D461F7" w14:textId="77777777" w:rsidR="001A5FD5" w:rsidRPr="00430DB3" w:rsidRDefault="002D2B91">
      <w:pPr>
        <w:tabs>
          <w:tab w:val="right" w:leader="dot" w:pos="9071"/>
        </w:tabs>
        <w:spacing w:after="100"/>
        <w:rPr>
          <w:lang w:val="pt-BR"/>
        </w:rPr>
      </w:pPr>
      <w:r>
        <w:rPr>
          <w:lang w:val="pt-BR"/>
        </w:rPr>
        <w:t>Quadro 19 – Retirada e substituição dos componentes de inteligência artificial no sistema</w:t>
      </w:r>
    </w:p>
    <w:p w14:paraId="38BF2C2E" w14:textId="77777777" w:rsidR="001A5FD5" w:rsidRPr="00430DB3" w:rsidRDefault="002D2B91">
      <w:pPr>
        <w:tabs>
          <w:tab w:val="right" w:leader="dot" w:pos="9071"/>
        </w:tabs>
        <w:spacing w:after="100"/>
        <w:rPr>
          <w:lang w:val="pt-BR"/>
        </w:rPr>
      </w:pPr>
      <w:r>
        <w:rPr>
          <w:lang w:val="pt-BR"/>
        </w:rPr>
        <w:t>Quadro 20 – Previsão com série de 15 min e com a mesma série somada por hora (Zurique, período noturno)</w:t>
      </w:r>
    </w:p>
    <w:p w14:paraId="190EA652"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620F67D0" w14:textId="77777777" w:rsidR="00724418" w:rsidRPr="00430DB3" w:rsidRDefault="002679C7">
      <w:pPr>
        <w:tabs>
          <w:tab w:val="right" w:leader="dot" w:pos="9071"/>
        </w:tabs>
        <w:spacing w:after="100"/>
        <w:rPr>
          <w:lang w:val="pt-BR"/>
        </w:rPr>
      </w:pPr>
      <w:r>
        <w:rPr>
          <w:lang w:val="pt-BR"/>
        </w:rPr>
        <w:t>Quadro 22 – Programas, dados e versões que reproduzem os resultados</w:t>
      </w:r>
    </w:p>
    <w:p w14:paraId="040E701B" w14:textId="77777777" w:rsidR="00E01C3A" w:rsidRDefault="00CC3326">
      <w:pPr>
        <w:rPr>
          <w:lang w:val="pt-BR"/>
        </w:rPr>
      </w:pPr>
      <w:r>
        <w:rPr>
          <w:lang w:val="pt-BR"/>
        </w:rPr>
        <w:br w:type="page"/>
      </w:r>
    </w:p>
    <w:p w14:paraId="38EF719C" w14:textId="77777777" w:rsidR="00E01C3A" w:rsidRDefault="00CC3326">
      <w:pPr>
        <w:spacing w:after="480"/>
        <w:jc w:val="center"/>
        <w:rPr>
          <w:b/>
          <w:bCs/>
          <w:lang w:val="pt-BR"/>
        </w:rPr>
      </w:pPr>
      <w:r>
        <w:rPr>
          <w:b/>
          <w:bCs/>
          <w:lang w:val="pt-BR"/>
        </w:rPr>
        <w:lastRenderedPageBreak/>
        <w:t>LISTA DE FIGURAS</w:t>
      </w:r>
    </w:p>
    <w:p w14:paraId="54E6312E"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1DF9A4CE" w14:textId="77777777" w:rsidR="002A414D" w:rsidRPr="00430DB3" w:rsidRDefault="009172FF">
      <w:pPr>
        <w:tabs>
          <w:tab w:val="right" w:leader="dot" w:pos="9071"/>
        </w:tabs>
        <w:spacing w:after="100"/>
        <w:rPr>
          <w:lang w:val="pt-BR"/>
        </w:rPr>
      </w:pPr>
      <w:r>
        <w:rPr>
          <w:lang w:val="pt-BR"/>
        </w:rPr>
        <w:t>Figura 2 – Sequência de mensagens de uma decisão</w:t>
      </w:r>
    </w:p>
    <w:p w14:paraId="0D342651"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24AE9CBD" w14:textId="77777777" w:rsidR="00E01C3A" w:rsidRDefault="00CC3326">
      <w:pPr>
        <w:rPr>
          <w:lang w:val="pt-BR"/>
        </w:rPr>
      </w:pPr>
      <w:r>
        <w:rPr>
          <w:lang w:val="pt-BR"/>
        </w:rPr>
        <w:br w:type="page"/>
      </w:r>
    </w:p>
    <w:p w14:paraId="59BFB1AF" w14:textId="77777777" w:rsidR="000F5B8B" w:rsidRPr="000F5B8B" w:rsidRDefault="000F5B8B" w:rsidP="000F5B8B">
      <w:pPr>
        <w:jc w:val="center"/>
        <w:rPr>
          <w:b/>
          <w:bCs/>
          <w:lang w:val="pt-BR"/>
        </w:rPr>
      </w:pPr>
      <w:r>
        <w:rPr>
          <w:b/>
          <w:bCs/>
          <w:lang w:val="pt-BR"/>
        </w:rPr>
        <w:lastRenderedPageBreak/>
        <w:t>SUMÁRIO</w:t>
      </w:r>
    </w:p>
    <w:p w14:paraId="2A107B2A"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551C602" w14:textId="77777777" w:rsidR="00E01C3A" w:rsidRDefault="00E01C3A">
          <w:pPr>
            <w:pStyle w:val="TOCHeading"/>
          </w:pPr>
        </w:p>
        <w:p w14:paraId="186EB340" w14:textId="20A88BB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69DF6954" w14:textId="372499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3AD8A102" w14:textId="79AD7F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23A591A9" w14:textId="0F9B60BE"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21D1C242" w14:textId="2E10A9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7162ADB" w14:textId="48C0A6B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7876D4F8" w14:textId="02A7615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01D51DE4" w14:textId="2A65F21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67E8679A" w14:textId="5381868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59DB6C7E" w14:textId="69D659D5"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51DDFDAE" w14:textId="63ADF8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C59E93B" w14:textId="7B98887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3055614A" w14:textId="57597CD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56821A17" w14:textId="7DEEE5E5"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582FC5C3" w14:textId="1E08F67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3BC2A8C6" w14:textId="1841A51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35D19317" w14:textId="70E1323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4404A70E" w14:textId="2E3A019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0189ABCA" w14:textId="3D628F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199026D9" w14:textId="283CA46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4A2F0ABB" w14:textId="44D4765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09BB7A3F" w14:textId="236F153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784D77A2" w14:textId="1DAE669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EF37D42" w14:textId="5BCEC92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6E192D1B" w14:textId="5D1B9C29"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6E466BC" w14:textId="28038D4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134612F1" w14:textId="25AC40C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2515676" w14:textId="2FD4886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056E951C" w14:textId="6F18FCA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7E5AF50A" w14:textId="76B06CE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0277755E" w14:textId="1462A2EF"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3BDE3B57" w14:textId="6429F5C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5797482E" w14:textId="5EB56FD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B8F9CE" w14:textId="4E71679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10543FA9" w14:textId="4BBB898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0B1AF87C" w14:textId="7D022DA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4BB6878" w14:textId="5A75CCC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44A378A5" w14:textId="6233171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4E581C7F" w14:textId="59B8944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254A03B6" w14:textId="2F07EC0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237D3336" w14:textId="331A586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15226D25" w14:textId="71929D9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4C1E5B4" w14:textId="4B9CADD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7D960C3E" w14:textId="43CB260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0060AF46" w14:textId="7B09698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1830B094" w14:textId="4C345BA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1EF2CE53" w14:textId="59B1A1D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63E1FC9B" w14:textId="7CEBFE2A"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6FA4AA09" w14:textId="1F63D59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B1C1268" w14:textId="6DFDFA5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EFAF26E" w14:textId="0E2704B2"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1C3326DA" w14:textId="37F6D216"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1663835" w14:textId="2C297DE4"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987403D" w14:textId="03B54D1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54B84F15" w14:textId="6BD9F23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3DBEBA43" w14:textId="2B4CCE4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58FC69D1" w14:textId="359EC49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67449B8" w14:textId="4AD86DE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163D0D09" w14:textId="0972C14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3F29C90B" w14:textId="30B2E6E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41127C5E" w14:textId="4C6B5E5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7D3A0606" w14:textId="6101CDB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36061941" w14:textId="45096D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23039CDF" w14:textId="2507892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5CA5CAB6" w14:textId="16E5194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5F5E8EB1" w14:textId="0F63833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49950FB1" w14:textId="57EE3B7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7687C8A6" w14:textId="5F21582B"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52296FDB" w14:textId="491D6CD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1AB4FF99" w14:textId="7FC41FD0"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BE5EA9" w14:textId="476B507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E423736" w14:textId="6682729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D4CE6D6" w14:textId="2318A16C"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3A407FE0" w14:textId="1A9958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57769003" w14:textId="3E1E04C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A7FA28C" w14:textId="6624E93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0D8BBE70" w14:textId="0B96A03D"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66CEF632" w14:textId="45157F9E" w:rsidR="00E01C3A" w:rsidRDefault="00CC3326">
          <w:r>
            <w:fldChar w:fldCharType="end"/>
          </w:r>
        </w:p>
      </w:sdtContent>
    </w:sdt>
    <w:p w14:paraId="2CC7C211"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6CE138" w14:textId="77777777" w:rsidR="00E01C3A" w:rsidRDefault="00CC3326">
      <w:pPr>
        <w:pStyle w:val="Heading1"/>
        <w:spacing w:before="480" w:after="280" w:line="360" w:lineRule="auto"/>
        <w:rPr>
          <w:lang w:val="pt-BR"/>
        </w:rPr>
      </w:pPr>
      <w:bookmarkStart w:id="0" w:name="_Toc242493204"/>
      <w:r>
        <w:rPr>
          <w:lang w:val="pt-BR"/>
        </w:rPr>
        <w:lastRenderedPageBreak/>
        <w:t>1 INTRODUÇÃO</w:t>
      </w:r>
      <w:bookmarkEnd w:id="0"/>
    </w:p>
    <w:p w14:paraId="1A08C90F"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5E160243"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D61BEE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9E643DD"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11C67737"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5D82B43"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100583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1546377D"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41CB7EA4"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6C63750"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6D44DAD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58B6D3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0E91F4F"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1A62F51D"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162241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D0F55EF"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2060618E"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2C8B531D"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780040CB"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CC2B3F7"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47EED44"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460F7B5"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770BC8D2"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A2419FA"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76053EB2"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4243195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232F0C93"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F02163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E1AA892"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0FC1E785"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1CDBA42C"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3135F112"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7D6E0525"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0C852D5"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01E688F"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499DEBC0"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A69F3C3"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DB95B40"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AEE972B"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E2A1C33"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50888042"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1FAD3281"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52774020"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43E3ED7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1A1A6A11"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263D49D"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AE0349F"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164F8A57"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47AD62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7776E9B0"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7EFFC6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CB1B708"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8C784AD" w14:textId="77777777" w:rsidR="00E01C3A" w:rsidRDefault="00CC3326">
      <w:pPr>
        <w:pStyle w:val="Heading1"/>
        <w:pageBreakBefore/>
        <w:spacing w:before="480" w:after="280" w:line="360" w:lineRule="auto"/>
        <w:rPr>
          <w:lang w:val="pt-BR"/>
        </w:rPr>
      </w:pPr>
      <w:bookmarkStart w:id="13" w:name="_Toc242493217"/>
      <w:r>
        <w:rPr>
          <w:lang w:val="pt-BR"/>
        </w:rPr>
        <w:lastRenderedPageBreak/>
        <w:t>2 REVISÃO BIBLIOGRÁFICA</w:t>
      </w:r>
      <w:bookmarkEnd w:id="13"/>
    </w:p>
    <w:p w14:paraId="6939A15C"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62F02F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3544205"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42757C81"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30362DA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2982B39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62F8F3B"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39967DD6"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D664572"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78303E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83A68F3"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33D9018D" w14:textId="77777777" w:rsidR="006B1E66" w:rsidRPr="000F5B8B" w:rsidRDefault="00CC3326">
      <w:pPr>
        <w:spacing w:after="120" w:line="360" w:lineRule="auto"/>
        <w:ind w:firstLine="709"/>
        <w:jc w:val="both"/>
        <w:rPr>
          <w:lang w:val="pt-BR"/>
        </w:rPr>
      </w:pPr>
      <w:r>
        <w:rPr>
          <w:lang w:val="pt-BR"/>
        </w:rPr>
        <w:t xml:space="preserve">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w:t>
      </w:r>
      <w:del w:id="30018" w:author="Vitor Oliveira" w:date="2026-10-11T06:00:00Z">
        <w:r>
          <w:rPr>
            <w:lang w:val="pt-BR"/>
          </w:rPr>
          <w:delText xml:space="preserve">(NIPE, 2026)</w:delText>
        </w:r>
      </w:del>
      <w:ins w:id="30019" w:author="Vitor Oliveira" w:date="2026-10-11T06:00:00Z">
        <w:r>
          <w:rPr>
            <w:lang w:val="pt-BR"/>
          </w:rPr>
          <w:t xml:space="preserve">(UNIVERSIDADE ESTADUAL DE CAMPINAS, 2026)</w:t>
        </w:r>
      </w:ins>
      <w:r>
        <w:rPr>
          <w:lang w:val="pt-BR"/>
        </w:rPr>
        <w:t xml:space="preserve">.</w:t>
      </w:r>
    </w:p>
    <w:p w14:paraId="271D5E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CCAE3D9"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7E93BB98" w14:textId="77777777" w:rsidR="00E01C3A" w:rsidRDefault="00CC3326">
      <w:pPr>
        <w:pStyle w:val="Heading2"/>
        <w:spacing w:before="360" w:after="240" w:line="360" w:lineRule="auto"/>
        <w:rPr>
          <w:lang w:val="pt-BR"/>
        </w:rPr>
      </w:pPr>
      <w:bookmarkStart w:id="16" w:name="_Toc242493220"/>
      <w:r>
        <w:rPr>
          <w:lang w:val="pt-BR"/>
        </w:rPr>
        <w:lastRenderedPageBreak/>
        <w:t>2.3 A infraestrutura instalada no município de São Paulo</w:t>
      </w:r>
      <w:bookmarkEnd w:id="16"/>
    </w:p>
    <w:p w14:paraId="0490A62A"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3C435B1F"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A22F5" w14:paraId="7549FEF9" w14:textId="77777777">
        <w:trPr>
          <w:tblHeader/>
        </w:trPr>
        <w:tc>
          <w:tcPr>
            <w:tcW w:w="2100" w:type="dxa"/>
            <w:shd w:val="clear" w:color="auto" w:fill="EDEDED"/>
            <w:tcMar>
              <w:top w:w="70" w:type="dxa"/>
              <w:left w:w="90" w:type="dxa"/>
              <w:bottom w:w="70" w:type="dxa"/>
              <w:right w:w="90" w:type="dxa"/>
            </w:tcMar>
          </w:tcPr>
          <w:p w14:paraId="7F0B8122"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7766037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1FA0C248" w14:textId="77777777" w:rsidR="006B1E66" w:rsidRPr="000F5B8B" w:rsidRDefault="00CC3326">
            <w:pPr>
              <w:rPr>
                <w:lang w:val="pt-BR"/>
              </w:rPr>
            </w:pPr>
            <w:r>
              <w:rPr>
                <w:b/>
                <w:bCs/>
                <w:sz w:val="20"/>
                <w:szCs w:val="20"/>
                <w:lang w:val="pt-BR"/>
              </w:rPr>
              <w:t>O que ainda não faz</w:t>
            </w:r>
          </w:p>
        </w:tc>
      </w:tr>
      <w:tr w:rsidR="006B1E66" w:rsidRPr="008A22F5" w14:paraId="232C1A1F" w14:textId="77777777">
        <w:tc>
          <w:tcPr>
            <w:tcW w:w="2100" w:type="dxa"/>
            <w:tcMar>
              <w:top w:w="70" w:type="dxa"/>
              <w:left w:w="90" w:type="dxa"/>
              <w:bottom w:w="70" w:type="dxa"/>
              <w:right w:w="90" w:type="dxa"/>
            </w:tcMar>
          </w:tcPr>
          <w:p w14:paraId="32C786DA"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2B8D1E5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FD255A2" w14:textId="77777777" w:rsidR="006B1E66" w:rsidRPr="000F5B8B" w:rsidRDefault="00CC3326">
            <w:pPr>
              <w:rPr>
                <w:lang w:val="pt-BR"/>
              </w:rPr>
            </w:pPr>
            <w:r>
              <w:rPr>
                <w:sz w:val="20"/>
                <w:szCs w:val="20"/>
                <w:lang w:val="pt-BR"/>
              </w:rPr>
              <w:t>Não se localizou registro público de controle conforme o uso da via</w:t>
            </w:r>
          </w:p>
        </w:tc>
      </w:tr>
      <w:tr w:rsidR="006B1E66" w:rsidRPr="008A22F5" w14:paraId="2365095E" w14:textId="77777777">
        <w:tc>
          <w:tcPr>
            <w:tcW w:w="2100" w:type="dxa"/>
            <w:tcMar>
              <w:top w:w="70" w:type="dxa"/>
              <w:left w:w="90" w:type="dxa"/>
              <w:bottom w:w="70" w:type="dxa"/>
              <w:right w:w="90" w:type="dxa"/>
            </w:tcMar>
          </w:tcPr>
          <w:p w14:paraId="6DF2CACF"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65B6635"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B6CAE3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A22F5" w14:paraId="026111BE" w14:textId="77777777">
        <w:tc>
          <w:tcPr>
            <w:tcW w:w="2100" w:type="dxa"/>
            <w:tcMar>
              <w:top w:w="70" w:type="dxa"/>
              <w:left w:w="90" w:type="dxa"/>
              <w:bottom w:w="70" w:type="dxa"/>
              <w:right w:w="90" w:type="dxa"/>
            </w:tcMar>
          </w:tcPr>
          <w:p w14:paraId="76251F41" w14:textId="77777777" w:rsidR="006B1E66" w:rsidRDefault="00CC3326">
            <w:r>
              <w:rPr>
                <w:sz w:val="20"/>
                <w:szCs w:val="20"/>
              </w:rPr>
              <w:t>Plataforma Smart Sampa</w:t>
            </w:r>
          </w:p>
        </w:tc>
        <w:tc>
          <w:tcPr>
            <w:tcW w:w="3200" w:type="dxa"/>
            <w:tcMar>
              <w:top w:w="70" w:type="dxa"/>
              <w:left w:w="90" w:type="dxa"/>
              <w:bottom w:w="70" w:type="dxa"/>
              <w:right w:w="90" w:type="dxa"/>
            </w:tcMar>
          </w:tcPr>
          <w:p w14:paraId="092D0517"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28FC3A"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w:t>
            </w:r>
          </w:p>
        </w:tc>
      </w:tr>
      <w:tr w:rsidR="006B1E66" w:rsidRPr="008A22F5" w14:paraId="05882DC3" w14:textId="77777777">
        <w:tc>
          <w:tcPr>
            <w:tcW w:w="2100" w:type="dxa"/>
            <w:tcMar>
              <w:top w:w="70" w:type="dxa"/>
              <w:left w:w="90" w:type="dxa"/>
              <w:bottom w:w="70" w:type="dxa"/>
              <w:right w:w="90" w:type="dxa"/>
            </w:tcMar>
          </w:tcPr>
          <w:p w14:paraId="60F2633D"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4DD6045C"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26722F2A"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8A22F5" w14:paraId="48081130" w14:textId="77777777">
        <w:tc>
          <w:tcPr>
            <w:tcW w:w="2100" w:type="dxa"/>
            <w:tcMar>
              <w:top w:w="70" w:type="dxa"/>
              <w:left w:w="90" w:type="dxa"/>
              <w:bottom w:w="70" w:type="dxa"/>
              <w:right w:w="90" w:type="dxa"/>
            </w:tcMar>
          </w:tcPr>
          <w:p w14:paraId="54503A9A"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4E4F89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7F21A01A" w14:textId="77777777" w:rsidR="006B1E66" w:rsidRPr="000F5B8B" w:rsidRDefault="00CC3326">
            <w:pPr>
              <w:rPr>
                <w:lang w:val="pt-BR"/>
              </w:rPr>
            </w:pPr>
            <w:r>
              <w:rPr>
                <w:sz w:val="20"/>
                <w:szCs w:val="20"/>
                <w:lang w:val="pt-BR"/>
              </w:rPr>
              <w:t>Não publicam contagem de pedestres por via (3.6)</w:t>
            </w:r>
          </w:p>
        </w:tc>
      </w:tr>
    </w:tbl>
    <w:p w14:paraId="78882F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B851D3F"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CBFB0F5"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40F49440"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01E82EA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3525026"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7D9A456"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382629E"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C0E060A"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10A81C8" w14:textId="77777777" w:rsidR="00E01C3A" w:rsidRDefault="00CC3326">
      <w:pPr>
        <w:pStyle w:val="Heading2"/>
        <w:spacing w:before="360" w:after="240" w:line="360" w:lineRule="auto"/>
        <w:rPr>
          <w:lang w:val="pt-BR"/>
        </w:rPr>
      </w:pPr>
      <w:bookmarkStart w:id="17" w:name="_Toc242493221"/>
      <w:r>
        <w:rPr>
          <w:lang w:val="pt-BR"/>
        </w:rPr>
        <w:lastRenderedPageBreak/>
        <w:t>2.4 Internet das Coisas e nós embarcados</w:t>
      </w:r>
      <w:bookmarkEnd w:id="17"/>
    </w:p>
    <w:p w14:paraId="0B218876"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207CD03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F4BA50D"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4407E396"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DB2DD76" w14:textId="77777777" w:rsidR="00E01C3A" w:rsidRDefault="00CC3326">
      <w:pPr>
        <w:pStyle w:val="Heading2"/>
        <w:spacing w:before="360" w:after="240" w:line="360" w:lineRule="auto"/>
        <w:rPr>
          <w:lang w:val="pt-BR"/>
        </w:rPr>
      </w:pPr>
      <w:bookmarkStart w:id="18" w:name="_Toc242493222"/>
      <w:r>
        <w:rPr>
          <w:lang w:val="pt-BR"/>
        </w:rPr>
        <w:lastRenderedPageBreak/>
        <w:t>2.5 Requisitos normativos</w:t>
      </w:r>
      <w:bookmarkEnd w:id="18"/>
    </w:p>
    <w:p w14:paraId="51E6EE41"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234F0D28"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AB86D55"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0471965"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2A5DE0E"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704498E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2AB9C2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C927F46"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7B298AF9"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03C57DE7"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4A7BBBB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07DE440A"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74E4E934"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CD36B3A"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25C542F3"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1BA62492"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D5A2A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51CE6BB6"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w:t>
      </w:r>
      <w:r>
        <w:rPr>
          <w:lang w:val="pt-BR"/>
        </w:rPr>
        <w:lastRenderedPageBreak/>
        <w:t>as redes neurais, mas não ordena os modelos de árvores entre si; essa comparação foi feita sobre os próprios dados do trabalho (3.6 e 4.1).</w:t>
      </w:r>
    </w:p>
    <w:p w14:paraId="77070D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48C365C"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720E5FD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C7F4440"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296A050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634F6C60"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8FD9DB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498D644"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e de sensores acústicos </w:t>
      </w:r>
      <w:r>
        <w:rPr>
          <w:lang w:val="pt-BR"/>
        </w:rPr>
        <w:t xml:space="preserve">alimentaram perfis que acionavam cenários</w:t>
      </w:r>
      <w:r>
        <w:rPr>
          <w:lang w:val="pt-BR"/>
        </w:rPr>
        <w:t xml:space="preserve">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6660C58B"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29875358"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47951562" w14:textId="77777777" w:rsidR="006B1E66" w:rsidRPr="000F5B8B" w:rsidRDefault="00CC3326">
      <w:pPr>
        <w:spacing w:after="120" w:line="360" w:lineRule="auto"/>
        <w:ind w:firstLine="709"/>
        <w:jc w:val="both"/>
        <w:rPr>
          <w:lang w:val="pt-BR"/>
        </w:rPr>
      </w:pPr>
      <w:r>
        <w:rPr>
          <w:lang w:val="pt-BR"/>
        </w:rPr>
        <w:lastRenderedPageBreak/>
        <w:t>A revisão permite quatro conclusões.</w:t>
      </w:r>
    </w:p>
    <w:p w14:paraId="3D623634"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BC64E6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1BB3D6F"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073087CC"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6BD640A0"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w:t>
      </w:r>
      <w:r>
        <w:rPr>
          <w:lang w:val="pt-BR"/>
        </w:rPr>
        <w:lastRenderedPageBreak/>
        <w:t>confiabilidade. A contribuição está na composição, e é nessa medida que deve ser avaliada.</w:t>
      </w:r>
    </w:p>
    <w:p w14:paraId="157A2EB5"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B5E9260"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46221E54"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25F251DC"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5C3B3A7D"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673FB7E2" w14:textId="77777777" w:rsidR="00E01C3A" w:rsidRDefault="00CC3326">
      <w:pPr>
        <w:pStyle w:val="Heading1"/>
        <w:pageBreakBefore/>
        <w:spacing w:before="480" w:after="280" w:line="360" w:lineRule="auto"/>
        <w:rPr>
          <w:lang w:val="pt-BR"/>
        </w:rPr>
      </w:pPr>
      <w:bookmarkStart w:id="24" w:name="_Toc242493228"/>
      <w:r>
        <w:rPr>
          <w:lang w:val="pt-BR"/>
        </w:rPr>
        <w:lastRenderedPageBreak/>
        <w:t>3 METODOLOGIA</w:t>
      </w:r>
      <w:bookmarkEnd w:id="24"/>
    </w:p>
    <w:p w14:paraId="127E3737"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0F18F1D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4B030CDD"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F115DDD"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684AD07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192CFFCA"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E5D9A9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8003AC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5BDC508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E0AB352"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B8E2DE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884AE7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2615A0"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118616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de 3.12 detalha.</w:t>
      </w:r>
    </w:p>
    <w:p w14:paraId="5F5DBB28"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9E1C859"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5CFB780"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408EB1BD" w14:textId="77777777">
        <w:trPr>
          <w:tblHeader/>
        </w:trPr>
        <w:tc>
          <w:tcPr>
            <w:tcW w:w="2650" w:type="dxa"/>
            <w:shd w:val="clear" w:color="auto" w:fill="EDEDED"/>
            <w:tcMar>
              <w:top w:w="70" w:type="dxa"/>
              <w:left w:w="90" w:type="dxa"/>
              <w:bottom w:w="70" w:type="dxa"/>
              <w:right w:w="90" w:type="dxa"/>
            </w:tcMar>
          </w:tcPr>
          <w:p w14:paraId="1CBF9A0B"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856B1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26A3C0F"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A22F5" w14:paraId="7FAC74AC" w14:textId="77777777">
        <w:tc>
          <w:tcPr>
            <w:tcW w:w="2650" w:type="dxa"/>
            <w:tcMar>
              <w:top w:w="70" w:type="dxa"/>
              <w:left w:w="90" w:type="dxa"/>
              <w:bottom w:w="70" w:type="dxa"/>
              <w:right w:w="90" w:type="dxa"/>
            </w:tcMar>
          </w:tcPr>
          <w:p w14:paraId="3D457289"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C47B83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67272D7"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A22F5" w14:paraId="5498AC5E" w14:textId="77777777">
        <w:tc>
          <w:tcPr>
            <w:tcW w:w="2650" w:type="dxa"/>
            <w:tcMar>
              <w:top w:w="70" w:type="dxa"/>
              <w:left w:w="90" w:type="dxa"/>
              <w:bottom w:w="70" w:type="dxa"/>
              <w:right w:w="90" w:type="dxa"/>
            </w:tcMar>
          </w:tcPr>
          <w:p w14:paraId="1604F12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56A3689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5EF3387" w14:textId="77777777" w:rsidR="00E01C3A" w:rsidRPr="00CE1B46" w:rsidRDefault="00CC3326">
            <w:pPr>
              <w:rPr>
                <w:lang w:val="pt-BR"/>
              </w:rPr>
            </w:pPr>
            <w:r>
              <w:rPr>
                <w:sz w:val="20"/>
                <w:szCs w:val="20"/>
                <w:lang w:val="pt-BR"/>
              </w:rPr>
              <w:t>Implantado como serviço municipal em nuvem, nos termos de 3.2</w:t>
            </w:r>
          </w:p>
        </w:tc>
      </w:tr>
      <w:tr w:rsidR="00E01C3A" w:rsidRPr="008A22F5" w14:paraId="671CA305" w14:textId="77777777">
        <w:tc>
          <w:tcPr>
            <w:tcW w:w="2650" w:type="dxa"/>
            <w:tcMar>
              <w:top w:w="70" w:type="dxa"/>
              <w:left w:w="90" w:type="dxa"/>
              <w:bottom w:w="70" w:type="dxa"/>
              <w:right w:w="90" w:type="dxa"/>
            </w:tcMar>
          </w:tcPr>
          <w:p w14:paraId="00196253"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8DDCB4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FCBC3A0"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A22F5" w14:paraId="1B4C163D" w14:textId="77777777">
        <w:tc>
          <w:tcPr>
            <w:tcW w:w="2650" w:type="dxa"/>
            <w:tcMar>
              <w:top w:w="70" w:type="dxa"/>
              <w:left w:w="90" w:type="dxa"/>
              <w:bottom w:w="70" w:type="dxa"/>
              <w:right w:w="90" w:type="dxa"/>
            </w:tcMar>
          </w:tcPr>
          <w:p w14:paraId="50A6E51C"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DB04B66"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F4954EE" w14:textId="77777777" w:rsidR="00E01C3A" w:rsidRPr="00CE1B46" w:rsidRDefault="00CC3326">
            <w:pPr>
              <w:rPr>
                <w:lang w:val="pt-BR"/>
              </w:rPr>
            </w:pPr>
            <w:r>
              <w:rPr>
                <w:sz w:val="20"/>
                <w:szCs w:val="20"/>
                <w:lang w:val="pt-BR"/>
              </w:rPr>
              <w:t>Implantado no mesmo serviço, conforme 3.13.1</w:t>
            </w:r>
          </w:p>
        </w:tc>
      </w:tr>
      <w:tr w:rsidR="00E01C3A" w:rsidRPr="008A22F5" w14:paraId="39BA8B32" w14:textId="77777777">
        <w:tc>
          <w:tcPr>
            <w:tcW w:w="2650" w:type="dxa"/>
            <w:tcMar>
              <w:top w:w="70" w:type="dxa"/>
              <w:left w:w="90" w:type="dxa"/>
              <w:bottom w:w="70" w:type="dxa"/>
              <w:right w:w="90" w:type="dxa"/>
            </w:tcMar>
          </w:tcPr>
          <w:p w14:paraId="50FDEB97"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3843D9F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0ED2D2" w14:textId="77777777" w:rsidR="00E01C3A" w:rsidRPr="00CE1B46" w:rsidRDefault="00CC3326">
            <w:pPr>
              <w:rPr>
                <w:lang w:val="pt-BR"/>
              </w:rPr>
            </w:pPr>
            <w:r>
              <w:rPr>
                <w:sz w:val="20"/>
                <w:szCs w:val="20"/>
                <w:lang w:val="pt-BR"/>
              </w:rPr>
              <w:t>Mapeada sobre o protocolo do sistema de telegestão contratado</w:t>
            </w:r>
          </w:p>
        </w:tc>
      </w:tr>
      <w:tr w:rsidR="00E01C3A" w:rsidRPr="008A22F5" w14:paraId="2920EB3F" w14:textId="77777777">
        <w:tc>
          <w:tcPr>
            <w:tcW w:w="2650" w:type="dxa"/>
            <w:tcMar>
              <w:top w:w="70" w:type="dxa"/>
              <w:left w:w="90" w:type="dxa"/>
              <w:bottom w:w="70" w:type="dxa"/>
              <w:right w:w="90" w:type="dxa"/>
            </w:tcMar>
          </w:tcPr>
          <w:p w14:paraId="447ACCE3"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3613047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2A0426C"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A22F5" w14:paraId="749BCEBD" w14:textId="77777777">
        <w:tc>
          <w:tcPr>
            <w:tcW w:w="2650" w:type="dxa"/>
            <w:tcMar>
              <w:top w:w="70" w:type="dxa"/>
              <w:left w:w="90" w:type="dxa"/>
              <w:bottom w:w="70" w:type="dxa"/>
              <w:right w:w="90" w:type="dxa"/>
            </w:tcMar>
          </w:tcPr>
          <w:p w14:paraId="6EEDAAB3"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2EBA749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2168291"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A22F5" w14:paraId="7847F475" w14:textId="77777777">
        <w:tc>
          <w:tcPr>
            <w:tcW w:w="2650" w:type="dxa"/>
            <w:tcMar>
              <w:top w:w="70" w:type="dxa"/>
              <w:left w:w="90" w:type="dxa"/>
              <w:bottom w:w="70" w:type="dxa"/>
              <w:right w:w="90" w:type="dxa"/>
            </w:tcMar>
          </w:tcPr>
          <w:p w14:paraId="18570F3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5EF0644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74334A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A22F5" w14:paraId="22E62AA4" w14:textId="77777777">
        <w:tc>
          <w:tcPr>
            <w:tcW w:w="2650" w:type="dxa"/>
            <w:tcMar>
              <w:top w:w="70" w:type="dxa"/>
              <w:left w:w="90" w:type="dxa"/>
              <w:bottom w:w="70" w:type="dxa"/>
              <w:right w:w="90" w:type="dxa"/>
            </w:tcMar>
          </w:tcPr>
          <w:p w14:paraId="7B7A2E20" w14:textId="77777777" w:rsidR="00E01C3A" w:rsidRDefault="00CC3326">
            <w:r>
              <w:rPr>
                <w:sz w:val="20"/>
                <w:szCs w:val="20"/>
              </w:rPr>
              <w:t>Enlace Wi-Fi</w:t>
            </w:r>
          </w:p>
        </w:tc>
        <w:tc>
          <w:tcPr>
            <w:tcW w:w="2200" w:type="dxa"/>
            <w:tcMar>
              <w:top w:w="70" w:type="dxa"/>
              <w:left w:w="90" w:type="dxa"/>
              <w:bottom w:w="70" w:type="dxa"/>
              <w:right w:w="90" w:type="dxa"/>
            </w:tcMar>
          </w:tcPr>
          <w:p w14:paraId="19488B1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0DE3BB"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6FB4C02" w14:textId="77777777">
        <w:tc>
          <w:tcPr>
            <w:tcW w:w="2650" w:type="dxa"/>
            <w:tcMar>
              <w:top w:w="70" w:type="dxa"/>
              <w:left w:w="90" w:type="dxa"/>
              <w:bottom w:w="70" w:type="dxa"/>
              <w:right w:w="90" w:type="dxa"/>
            </w:tcMar>
          </w:tcPr>
          <w:p w14:paraId="72FEA7C6"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E773AB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F15160A"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19FC26B" w14:textId="77777777" w:rsidR="00E01C3A" w:rsidRDefault="00CC3326">
      <w:pPr>
        <w:spacing w:before="130" w:after="260"/>
        <w:rPr>
          <w:lang w:val="pt-BR"/>
        </w:rPr>
      </w:pPr>
      <w:r>
        <w:rPr>
          <w:sz w:val="20"/>
          <w:szCs w:val="20"/>
          <w:lang w:val="pt-BR"/>
        </w:rPr>
        <w:t>Fonte: Elaborado pelos autores (2026).</w:t>
      </w:r>
    </w:p>
    <w:p w14:paraId="68F2469B"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318B89F1"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137BB7D"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209B8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17FC54B4"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A22F5" w14:paraId="67E96288" w14:textId="77777777">
        <w:trPr>
          <w:tblHeader/>
        </w:trPr>
        <w:tc>
          <w:tcPr>
            <w:tcW w:w="2150" w:type="dxa"/>
            <w:shd w:val="clear" w:color="auto" w:fill="EDEDED"/>
            <w:tcMar>
              <w:top w:w="70" w:type="dxa"/>
              <w:left w:w="90" w:type="dxa"/>
              <w:bottom w:w="70" w:type="dxa"/>
              <w:right w:w="90" w:type="dxa"/>
            </w:tcMar>
          </w:tcPr>
          <w:p w14:paraId="464A471F"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A973FEA"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77BAAB6"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E50AC29" w14:textId="77777777" w:rsidR="00E01C3A" w:rsidRPr="00CE1B46" w:rsidRDefault="00CC3326">
            <w:pPr>
              <w:rPr>
                <w:lang w:val="pt-BR"/>
              </w:rPr>
            </w:pPr>
            <w:r>
              <w:rPr>
                <w:b/>
                <w:bCs/>
                <w:sz w:val="20"/>
                <w:szCs w:val="20"/>
                <w:lang w:val="pt-BR"/>
              </w:rPr>
              <w:t>Situação hoje em São Paulo</w:t>
            </w:r>
          </w:p>
        </w:tc>
      </w:tr>
      <w:tr w:rsidR="00E01C3A" w:rsidRPr="008A22F5" w14:paraId="31F30E0E" w14:textId="77777777">
        <w:tc>
          <w:tcPr>
            <w:tcW w:w="2150" w:type="dxa"/>
            <w:tcMar>
              <w:top w:w="70" w:type="dxa"/>
              <w:left w:w="90" w:type="dxa"/>
              <w:bottom w:w="70" w:type="dxa"/>
              <w:right w:w="90" w:type="dxa"/>
            </w:tcMar>
          </w:tcPr>
          <w:p w14:paraId="7F75D9BD"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672F1BCC"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54A4FEE"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5EE929B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A22F5" w14:paraId="7EDD22CE" w14:textId="77777777">
        <w:tc>
          <w:tcPr>
            <w:tcW w:w="2150" w:type="dxa"/>
            <w:tcMar>
              <w:top w:w="70" w:type="dxa"/>
              <w:left w:w="90" w:type="dxa"/>
              <w:bottom w:w="70" w:type="dxa"/>
              <w:right w:w="90" w:type="dxa"/>
            </w:tcMar>
          </w:tcPr>
          <w:p w14:paraId="546EF31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3F71C36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A6229C7"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2E96539" w14:textId="77777777" w:rsidR="00E01C3A" w:rsidRPr="00CE1B46" w:rsidRDefault="00CC3326">
            <w:pPr>
              <w:rPr>
                <w:lang w:val="pt-BR"/>
              </w:rPr>
            </w:pPr>
            <w:r>
              <w:rPr>
                <w:sz w:val="20"/>
                <w:szCs w:val="20"/>
                <w:lang w:val="pt-BR"/>
              </w:rPr>
              <w:t>Inexistente. É objeto deste trabalho</w:t>
            </w:r>
          </w:p>
        </w:tc>
      </w:tr>
      <w:tr w:rsidR="00E01C3A" w:rsidRPr="008A22F5" w14:paraId="6F044A41" w14:textId="77777777">
        <w:tc>
          <w:tcPr>
            <w:tcW w:w="2150" w:type="dxa"/>
            <w:tcMar>
              <w:top w:w="70" w:type="dxa"/>
              <w:left w:w="90" w:type="dxa"/>
              <w:bottom w:w="70" w:type="dxa"/>
              <w:right w:w="90" w:type="dxa"/>
            </w:tcMar>
          </w:tcPr>
          <w:p w14:paraId="048D36A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8760A8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37E5B19"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41798C33" w14:textId="77777777" w:rsidR="00E01C3A" w:rsidRPr="00CE1B46" w:rsidRDefault="00CC3326">
            <w:pPr>
              <w:rPr>
                <w:lang w:val="pt-BR"/>
              </w:rPr>
            </w:pPr>
            <w:r>
              <w:rPr>
                <w:sz w:val="20"/>
                <w:szCs w:val="20"/>
                <w:lang w:val="pt-BR"/>
              </w:rPr>
              <w:t>Inexistente. É objeto deste trabalho</w:t>
            </w:r>
          </w:p>
        </w:tc>
      </w:tr>
      <w:tr w:rsidR="00E01C3A" w:rsidRPr="008A22F5" w14:paraId="560EC558" w14:textId="77777777">
        <w:tc>
          <w:tcPr>
            <w:tcW w:w="2150" w:type="dxa"/>
            <w:tcMar>
              <w:top w:w="70" w:type="dxa"/>
              <w:left w:w="90" w:type="dxa"/>
              <w:bottom w:w="70" w:type="dxa"/>
              <w:right w:w="90" w:type="dxa"/>
            </w:tcMar>
          </w:tcPr>
          <w:p w14:paraId="12A195A1"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5BF5F842"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641F3B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B2F7100" w14:textId="77777777" w:rsidR="00E01C3A" w:rsidRPr="00CE1B46" w:rsidRDefault="00CC3326">
            <w:pPr>
              <w:rPr>
                <w:lang w:val="pt-BR"/>
              </w:rPr>
            </w:pPr>
            <w:r>
              <w:rPr>
                <w:sz w:val="20"/>
                <w:szCs w:val="20"/>
                <w:lang w:val="pt-BR"/>
              </w:rPr>
              <w:t>Inexistente. É objeto deste trabalho</w:t>
            </w:r>
          </w:p>
        </w:tc>
      </w:tr>
      <w:tr w:rsidR="00E01C3A" w:rsidRPr="008A22F5" w14:paraId="0D40BADF" w14:textId="77777777">
        <w:tc>
          <w:tcPr>
            <w:tcW w:w="2150" w:type="dxa"/>
            <w:tcMar>
              <w:top w:w="70" w:type="dxa"/>
              <w:left w:w="90" w:type="dxa"/>
              <w:bottom w:w="70" w:type="dxa"/>
              <w:right w:w="90" w:type="dxa"/>
            </w:tcMar>
          </w:tcPr>
          <w:p w14:paraId="0FB5B197"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86AA18E"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DC4AB2A"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CE73749" w14:textId="77777777" w:rsidR="00E01C3A" w:rsidRPr="00CE1B46" w:rsidRDefault="00CC3326">
            <w:pPr>
              <w:rPr>
                <w:lang w:val="pt-BR"/>
              </w:rPr>
            </w:pPr>
            <w:r>
              <w:rPr>
                <w:sz w:val="20"/>
                <w:szCs w:val="20"/>
                <w:lang w:val="pt-BR"/>
              </w:rPr>
              <w:t>Contratado. Caderno de Encargos, cláusulas 7.1 e 17</w:t>
            </w:r>
          </w:p>
        </w:tc>
      </w:tr>
      <w:tr w:rsidR="00E01C3A" w14:paraId="1BDDA447" w14:textId="77777777">
        <w:tc>
          <w:tcPr>
            <w:tcW w:w="2150" w:type="dxa"/>
            <w:tcMar>
              <w:top w:w="70" w:type="dxa"/>
              <w:left w:w="90" w:type="dxa"/>
              <w:bottom w:w="70" w:type="dxa"/>
              <w:right w:w="90" w:type="dxa"/>
            </w:tcMar>
          </w:tcPr>
          <w:p w14:paraId="074DBE34"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C86856A"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5FB91A02"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B27AB25"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A22F5" w14:paraId="4A15E4B6" w14:textId="77777777">
        <w:tc>
          <w:tcPr>
            <w:tcW w:w="2150" w:type="dxa"/>
            <w:tcMar>
              <w:top w:w="70" w:type="dxa"/>
              <w:left w:w="90" w:type="dxa"/>
              <w:bottom w:w="70" w:type="dxa"/>
              <w:right w:w="90" w:type="dxa"/>
            </w:tcMar>
          </w:tcPr>
          <w:p w14:paraId="20F3F89C"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4A9530B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587AD796"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BAD8009"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A22F5" w14:paraId="7B15315B" w14:textId="77777777">
        <w:tc>
          <w:tcPr>
            <w:tcW w:w="2150" w:type="dxa"/>
            <w:tcMar>
              <w:top w:w="70" w:type="dxa"/>
              <w:left w:w="90" w:type="dxa"/>
              <w:bottom w:w="70" w:type="dxa"/>
              <w:right w:w="90" w:type="dxa"/>
            </w:tcMar>
          </w:tcPr>
          <w:p w14:paraId="44F3F54E"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5E168D59"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2396B45"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0FD50B0A" w14:textId="77777777" w:rsidR="00E01C3A" w:rsidRPr="00CE1B46" w:rsidRDefault="00CC3326">
            <w:pPr>
              <w:rPr>
                <w:lang w:val="pt-BR"/>
              </w:rPr>
            </w:pPr>
            <w:r>
              <w:rPr>
                <w:sz w:val="20"/>
                <w:szCs w:val="20"/>
                <w:lang w:val="pt-BR"/>
              </w:rPr>
              <w:t>Contratado. Cláusula 6.2.1.B; tomada de sete contatos no padrão ANSI C136.41</w:t>
            </w:r>
          </w:p>
        </w:tc>
      </w:tr>
      <w:tr w:rsidR="00E01C3A" w14:paraId="2617B5C1" w14:textId="77777777">
        <w:tc>
          <w:tcPr>
            <w:tcW w:w="2150" w:type="dxa"/>
            <w:tcMar>
              <w:top w:w="70" w:type="dxa"/>
              <w:left w:w="90" w:type="dxa"/>
              <w:bottom w:w="70" w:type="dxa"/>
              <w:right w:w="90" w:type="dxa"/>
            </w:tcMar>
          </w:tcPr>
          <w:p w14:paraId="77136F2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F9B6DF4"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8D5F432"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305F1BD" w14:textId="77777777" w:rsidR="00E01C3A" w:rsidRDefault="00CC3326">
            <w:proofErr w:type="spellStart"/>
            <w:proofErr w:type="spellEnd"/>
            <w:proofErr w:type="spellStart"/>
            <w:proofErr w:type="spellEnd"/>
            <w:proofErr w:type="spellStart"/>
            <w:proofErr w:type="spellEnd"/>
            <w:r>
              <w:rPr>
                <w:sz w:val="20"/>
                <w:szCs w:val="20"/>
              </w:rPr>
              <w:t xml:space="preserve">Certificação compulsória instituída em 2017, com prazos de adequação a partir de 2019, e consolidada em 2022</w:t>
            </w:r>
          </w:p>
        </w:tc>
      </w:tr>
      <w:tr w:rsidR="00E01C3A" w:rsidRPr="008A22F5" w14:paraId="6CDA0912" w14:textId="77777777">
        <w:tc>
          <w:tcPr>
            <w:tcW w:w="2150" w:type="dxa"/>
            <w:tcMar>
              <w:top w:w="70" w:type="dxa"/>
              <w:left w:w="90" w:type="dxa"/>
              <w:bottom w:w="70" w:type="dxa"/>
              <w:right w:w="90" w:type="dxa"/>
            </w:tcMar>
          </w:tcPr>
          <w:p w14:paraId="76A47BA3"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1F2803D8"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D283109"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69EE0F9E" w14:textId="77777777" w:rsidR="00E01C3A" w:rsidRPr="00CE1B46" w:rsidRDefault="00CC3326">
            <w:pPr>
              <w:rPr>
                <w:lang w:val="pt-BR"/>
              </w:rPr>
            </w:pPr>
            <w:r>
              <w:rPr>
                <w:sz w:val="20"/>
                <w:szCs w:val="20"/>
                <w:lang w:val="pt-BR"/>
              </w:rPr>
              <w:t>Contratada; a medição é regulada metrologicamente</w:t>
            </w:r>
          </w:p>
        </w:tc>
      </w:tr>
    </w:tbl>
    <w:p w14:paraId="039AEE3B" w14:textId="77777777" w:rsidR="00E01C3A" w:rsidRDefault="00CC3326">
      <w:pPr>
        <w:spacing w:before="130" w:after="260"/>
        <w:rPr>
          <w:lang w:val="pt-BR"/>
        </w:rPr>
      </w:pPr>
      <w:r>
        <w:rPr>
          <w:sz w:val="20"/>
          <w:szCs w:val="20"/>
          <w:lang w:val="pt-BR"/>
        </w:rPr>
        <w:t xml:space="preserve">Fonte: Elaborado pelos autores (2026) a partir de São Paulo (2015, 2022), Associação Brasileira de Normas Técnicas (2016), American National Standards Institute (2013) e Instituto Nacional de Metrologia, </w:t>
      </w:r>
      <w:r>
        <w:rPr>
          <w:sz w:val="20"/>
          <w:szCs w:val="20"/>
          <w:lang w:val="pt-BR"/>
        </w:rPr>
        <w:t xml:space="preserve">Qualidade e Tecnologia (2017, 2022a, 2022b)</w:t>
      </w:r>
      <w:r>
        <w:rPr>
          <w:sz w:val="20"/>
          <w:szCs w:val="20"/>
          <w:lang w:val="pt-BR"/>
        </w:rPr>
        <w:t xml:space="preserve">.</w:t>
      </w:r>
    </w:p>
    <w:p w14:paraId="69B1F61E"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B3BCEF0"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w:t>
      </w:r>
      <w:r>
        <w:rPr>
          <w:lang w:val="pt-BR"/>
        </w:rPr>
        <w:t xml:space="preserve">a certificação compulsória da luminária viária (INSTITUTO NACIONAL DE METROLOGIA, QUALIDADE E TECNOLOGIA, 2017, 2022a)</w:t>
      </w:r>
      <w:r>
        <w:rPr>
          <w:lang w:val="pt-BR"/>
        </w:rPr>
        <w:t xml:space="preserve">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707EB88F"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487B2B07" w14:textId="77777777" w:rsidR="006B1E66" w:rsidRPr="000F5B8B" w:rsidRDefault="00CC3326">
      <w:pPr>
        <w:spacing w:after="240" w:line="360" w:lineRule="auto"/>
        <w:ind w:firstLine="709"/>
        <w:jc w:val="both"/>
        <w:rPr>
          <w:lang w:val="pt-BR"/>
        </w:rPr>
      </w:pPr>
      <w:r>
        <w:rPr>
          <w:lang w:val="pt-BR"/>
        </w:rPr>
        <w:lastRenderedPageBreak/>
        <w:t>O protótipo físico é um nó único, deliberadamente mínimo. Sua função no trabalho é tornar visível e mensurável o resultado da decisão, e não caracterizar o comportamento de componentes. O Quadro 4 lista seus elementos.</w:t>
      </w:r>
    </w:p>
    <w:p w14:paraId="382E86BB"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A8BA64B" w14:textId="77777777">
        <w:trPr>
          <w:tblHeader/>
        </w:trPr>
        <w:tc>
          <w:tcPr>
            <w:tcW w:w="2100" w:type="dxa"/>
            <w:shd w:val="clear" w:color="auto" w:fill="EDEDED"/>
            <w:tcMar>
              <w:top w:w="70" w:type="dxa"/>
              <w:left w:w="90" w:type="dxa"/>
              <w:bottom w:w="70" w:type="dxa"/>
              <w:right w:w="90" w:type="dxa"/>
            </w:tcMar>
          </w:tcPr>
          <w:p w14:paraId="6BF38FF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9E612D9"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A6E0A3E"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A22F5" w14:paraId="467899B2" w14:textId="77777777">
        <w:tc>
          <w:tcPr>
            <w:tcW w:w="2100" w:type="dxa"/>
            <w:tcMar>
              <w:top w:w="70" w:type="dxa"/>
              <w:left w:w="90" w:type="dxa"/>
              <w:bottom w:w="70" w:type="dxa"/>
              <w:right w:w="90" w:type="dxa"/>
            </w:tcMar>
          </w:tcPr>
          <w:p w14:paraId="1A7766D0"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71AFEBB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4F1ACA3"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A22F5" w14:paraId="2D55CB72" w14:textId="77777777">
        <w:tc>
          <w:tcPr>
            <w:tcW w:w="2100" w:type="dxa"/>
            <w:tcMar>
              <w:top w:w="70" w:type="dxa"/>
              <w:left w:w="90" w:type="dxa"/>
              <w:bottom w:w="70" w:type="dxa"/>
              <w:right w:w="90" w:type="dxa"/>
            </w:tcMar>
          </w:tcPr>
          <w:p w14:paraId="1BAD0926"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844B538"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5EE90AF2"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A22F5" w14:paraId="1E1FBFD4" w14:textId="77777777">
        <w:tc>
          <w:tcPr>
            <w:tcW w:w="2100" w:type="dxa"/>
            <w:tcMar>
              <w:top w:w="70" w:type="dxa"/>
              <w:left w:w="90" w:type="dxa"/>
              <w:bottom w:w="70" w:type="dxa"/>
              <w:right w:w="90" w:type="dxa"/>
            </w:tcMar>
          </w:tcPr>
          <w:p w14:paraId="4F6A8C9C"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5A11F5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13CA200"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A22F5" w14:paraId="2C783D44" w14:textId="77777777">
        <w:tc>
          <w:tcPr>
            <w:tcW w:w="2100" w:type="dxa"/>
            <w:tcMar>
              <w:top w:w="70" w:type="dxa"/>
              <w:left w:w="90" w:type="dxa"/>
              <w:bottom w:w="70" w:type="dxa"/>
              <w:right w:w="90" w:type="dxa"/>
            </w:tcMar>
          </w:tcPr>
          <w:p w14:paraId="430EFC16"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30E9AA3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F32D73F"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A22F5" w14:paraId="6886E64A" w14:textId="77777777">
        <w:tc>
          <w:tcPr>
            <w:tcW w:w="2100" w:type="dxa"/>
            <w:tcMar>
              <w:top w:w="70" w:type="dxa"/>
              <w:left w:w="90" w:type="dxa"/>
              <w:bottom w:w="70" w:type="dxa"/>
              <w:right w:w="90" w:type="dxa"/>
            </w:tcMar>
          </w:tcPr>
          <w:p w14:paraId="1BD32815" w14:textId="77777777" w:rsidR="006B1E66" w:rsidRDefault="00CC3326">
            <w:r>
              <w:rPr>
                <w:sz w:val="20"/>
                <w:szCs w:val="20"/>
              </w:rPr>
              <w:t>Fonte de 12 V</w:t>
            </w:r>
          </w:p>
        </w:tc>
        <w:tc>
          <w:tcPr>
            <w:tcW w:w="3200" w:type="dxa"/>
            <w:tcMar>
              <w:top w:w="70" w:type="dxa"/>
              <w:left w:w="90" w:type="dxa"/>
              <w:bottom w:w="70" w:type="dxa"/>
              <w:right w:w="90" w:type="dxa"/>
            </w:tcMar>
          </w:tcPr>
          <w:p w14:paraId="0EB560F5"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F555ABD"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A22F5" w14:paraId="7B4CF392" w14:textId="77777777">
        <w:tc>
          <w:tcPr>
            <w:tcW w:w="2100" w:type="dxa"/>
            <w:tcMar>
              <w:top w:w="70" w:type="dxa"/>
              <w:left w:w="90" w:type="dxa"/>
              <w:bottom w:w="70" w:type="dxa"/>
              <w:right w:w="90" w:type="dxa"/>
            </w:tcMar>
          </w:tcPr>
          <w:p w14:paraId="1A3D98B9"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4818C401"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7924292F"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52291FD9" w14:textId="77777777" w:rsidR="006B1E66" w:rsidRPr="000F5B8B" w:rsidRDefault="00CC3326">
      <w:pPr>
        <w:spacing w:before="130" w:after="260"/>
        <w:rPr>
          <w:lang w:val="pt-BR"/>
        </w:rPr>
      </w:pPr>
      <w:r>
        <w:rPr>
          <w:sz w:val="20"/>
          <w:szCs w:val="20"/>
          <w:lang w:val="pt-BR"/>
        </w:rPr>
        <w:t>Fonte: Elaborado pelos autores (2026).</w:t>
      </w:r>
    </w:p>
    <w:p w14:paraId="0EB7B2C2"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385177AC" w14:textId="77777777" w:rsidR="00847C0D" w:rsidRPr="00430DB3" w:rsidRDefault="00CC3326">
      <w:pPr>
        <w:spacing w:after="120" w:line="360" w:lineRule="auto"/>
        <w:ind w:firstLine="709"/>
        <w:jc w:val="both"/>
        <w:rPr>
          <w:lang w:val="pt-BR"/>
        </w:rPr>
      </w:pPr>
      <w:r>
        <w:rPr>
          <w:lang w:val="pt-BR"/>
        </w:rPr>
        <w:lastRenderedPageBreak/>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868C7FE"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56CD3230"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90B5041"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4EC8221" w14:textId="77777777">
        <w:trPr>
          <w:tblHeader/>
        </w:trPr>
        <w:tc>
          <w:tcPr>
            <w:tcW w:w="1450" w:type="dxa"/>
            <w:shd w:val="clear" w:color="auto" w:fill="EDEDED"/>
            <w:tcMar>
              <w:top w:w="60" w:type="dxa"/>
              <w:left w:w="80" w:type="dxa"/>
              <w:bottom w:w="60" w:type="dxa"/>
              <w:right w:w="80" w:type="dxa"/>
            </w:tcMar>
          </w:tcPr>
          <w:p w14:paraId="621287E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7BF4B541"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75DA86F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5B793B80"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A22F5" w14:paraId="1191F714" w14:textId="77777777">
        <w:tc>
          <w:tcPr>
            <w:tcW w:w="1450" w:type="dxa"/>
            <w:tcMar>
              <w:top w:w="60" w:type="dxa"/>
              <w:left w:w="80" w:type="dxa"/>
              <w:bottom w:w="60" w:type="dxa"/>
              <w:right w:w="80" w:type="dxa"/>
            </w:tcMar>
          </w:tcPr>
          <w:p w14:paraId="104903A8"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5C1E0B70" w14:textId="77777777" w:rsidR="006B1E66" w:rsidRDefault="00CC3326">
            <w:r>
              <w:rPr>
                <w:sz w:val="20"/>
                <w:szCs w:val="20"/>
              </w:rPr>
              <w:t>ESP32</w:t>
            </w:r>
          </w:p>
        </w:tc>
        <w:tc>
          <w:tcPr>
            <w:tcW w:w="1950" w:type="dxa"/>
            <w:tcMar>
              <w:top w:w="60" w:type="dxa"/>
              <w:left w:w="80" w:type="dxa"/>
              <w:bottom w:w="60" w:type="dxa"/>
              <w:right w:w="80" w:type="dxa"/>
            </w:tcMar>
          </w:tcPr>
          <w:p w14:paraId="07A9A580"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123EE2DD"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A22F5" w14:paraId="4071E368" w14:textId="77777777">
        <w:tc>
          <w:tcPr>
            <w:tcW w:w="1450" w:type="dxa"/>
            <w:tcMar>
              <w:top w:w="60" w:type="dxa"/>
              <w:left w:w="80" w:type="dxa"/>
              <w:bottom w:w="60" w:type="dxa"/>
              <w:right w:w="80" w:type="dxa"/>
            </w:tcMar>
          </w:tcPr>
          <w:p w14:paraId="27C075FC"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D7B1579" w14:textId="77777777" w:rsidR="006B1E66" w:rsidRPr="000F5B8B" w:rsidRDefault="00CC3326">
            <w:pPr>
              <w:rPr>
                <w:lang w:val="pt-BR"/>
              </w:rPr>
            </w:pPr>
            <w:r>
              <w:rPr>
                <w:sz w:val="20"/>
                <w:szCs w:val="20"/>
                <w:lang w:val="pt-BR"/>
              </w:rPr>
              <w:t xml:space="preserve">Módulo com transistor de efeito de campo e entrada de modulação, declarado para </w:t>
            </w:r>
            <w:r>
              <w:rPr>
                <w:sz w:val="20"/>
                <w:szCs w:val="20"/>
                <w:lang w:val="pt-BR"/>
              </w:rPr>
              <w:lastRenderedPageBreak/>
              <w:t>nível lógico a partir de 3,3 V</w:t>
            </w:r>
          </w:p>
        </w:tc>
        <w:tc>
          <w:tcPr>
            <w:tcW w:w="1950" w:type="dxa"/>
            <w:tcMar>
              <w:top w:w="60" w:type="dxa"/>
              <w:left w:w="80" w:type="dxa"/>
              <w:bottom w:w="60" w:type="dxa"/>
              <w:right w:w="80" w:type="dxa"/>
            </w:tcMar>
          </w:tcPr>
          <w:p w14:paraId="15F37D08" w14:textId="77777777" w:rsidR="006B1E66" w:rsidRPr="000F5B8B" w:rsidRDefault="00CC3326">
            <w:pPr>
              <w:rPr>
                <w:lang w:val="pt-BR"/>
              </w:rPr>
            </w:pPr>
            <w:r>
              <w:rPr>
                <w:sz w:val="20"/>
                <w:szCs w:val="20"/>
                <w:lang w:val="pt-BR"/>
              </w:rPr>
              <w:lastRenderedPageBreak/>
              <w:t xml:space="preserve">Módulo baseado no IRF520; transistor discreto montado com resistores de porta; regulador de corrente constante; </w:t>
            </w:r>
            <w:r>
              <w:rPr>
                <w:sz w:val="20"/>
                <w:szCs w:val="20"/>
                <w:lang w:val="pt-BR"/>
              </w:rPr>
              <w:lastRenderedPageBreak/>
              <w:t>dimerização por ângulo de condução em tensão de rede</w:t>
            </w:r>
          </w:p>
        </w:tc>
        <w:tc>
          <w:tcPr>
            <w:tcW w:w="3921" w:type="dxa"/>
            <w:tcMar>
              <w:top w:w="60" w:type="dxa"/>
              <w:left w:w="80" w:type="dxa"/>
              <w:bottom w:w="60" w:type="dxa"/>
              <w:right w:w="80" w:type="dxa"/>
            </w:tcMar>
          </w:tcPr>
          <w:p w14:paraId="3910469E" w14:textId="77777777" w:rsidR="006B1E66" w:rsidRPr="000F5B8B" w:rsidRDefault="00CC3326">
            <w:pPr>
              <w:rPr>
                <w:lang w:val="pt-BR"/>
              </w:rPr>
            </w:pPr>
            <w:r>
              <w:rPr>
                <w:sz w:val="20"/>
                <w:szCs w:val="20"/>
                <w:lang w:val="pt-BR"/>
              </w:rPr>
              <w:lastRenderedPageBreak/>
              <w:t xml:space="preserve">O módulo adotado traz resistor de porta, polarização e proteção já integrados, com bornes a parafuso, e sua faixa de nível lógico declarada abrange os 3,3 V do microcontrolador. A dimerização em </w:t>
            </w:r>
            <w:r>
              <w:rPr>
                <w:sz w:val="20"/>
                <w:szCs w:val="20"/>
                <w:lang w:val="pt-BR"/>
              </w:rPr>
              <w:lastRenderedPageBreak/>
              <w:t>tensão de rede expõe a bancada a 127 V sem ganho</w:t>
            </w:r>
          </w:p>
        </w:tc>
      </w:tr>
      <w:tr w:rsidR="006B1E66" w:rsidRPr="008A22F5" w14:paraId="029F00A4" w14:textId="77777777">
        <w:tc>
          <w:tcPr>
            <w:tcW w:w="1450" w:type="dxa"/>
            <w:tcMar>
              <w:top w:w="60" w:type="dxa"/>
              <w:left w:w="80" w:type="dxa"/>
              <w:bottom w:w="60" w:type="dxa"/>
              <w:right w:w="80" w:type="dxa"/>
            </w:tcMar>
          </w:tcPr>
          <w:p w14:paraId="6C2DD59C" w14:textId="77777777" w:rsidR="006B1E66" w:rsidRDefault="00CC3326">
            <w:r>
              <w:rPr>
                <w:sz w:val="20"/>
                <w:szCs w:val="20"/>
              </w:rPr>
              <w:lastRenderedPageBreak/>
              <w:t>Fonte de luz</w:t>
            </w:r>
          </w:p>
        </w:tc>
        <w:tc>
          <w:tcPr>
            <w:tcW w:w="1750" w:type="dxa"/>
            <w:tcMar>
              <w:top w:w="60" w:type="dxa"/>
              <w:left w:w="80" w:type="dxa"/>
              <w:bottom w:w="60" w:type="dxa"/>
              <w:right w:w="80" w:type="dxa"/>
            </w:tcMar>
          </w:tcPr>
          <w:p w14:paraId="3568B0CB"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0C531D9D"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BA3B68C"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A22F5" w14:paraId="4CCC48DC" w14:textId="77777777">
        <w:tc>
          <w:tcPr>
            <w:tcW w:w="1450" w:type="dxa"/>
            <w:tcMar>
              <w:top w:w="60" w:type="dxa"/>
              <w:left w:w="80" w:type="dxa"/>
              <w:bottom w:w="60" w:type="dxa"/>
              <w:right w:w="80" w:type="dxa"/>
            </w:tcMar>
          </w:tcPr>
          <w:p w14:paraId="28E836B9"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6F8811F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522597B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0739BB1F"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A22F5" w14:paraId="789D1692" w14:textId="77777777">
        <w:tc>
          <w:tcPr>
            <w:tcW w:w="1450" w:type="dxa"/>
            <w:tcMar>
              <w:top w:w="60" w:type="dxa"/>
              <w:left w:w="80" w:type="dxa"/>
              <w:bottom w:w="60" w:type="dxa"/>
              <w:right w:w="80" w:type="dxa"/>
            </w:tcMar>
          </w:tcPr>
          <w:p w14:paraId="54140D64"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20529DA1"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1C75FD56"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7584898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3D77DC18" w14:textId="77777777" w:rsidR="006B1E66" w:rsidRPr="000F5B8B" w:rsidRDefault="00CC3326">
      <w:pPr>
        <w:spacing w:before="130" w:after="260"/>
        <w:rPr>
          <w:lang w:val="pt-BR"/>
        </w:rPr>
      </w:pPr>
      <w:r>
        <w:rPr>
          <w:sz w:val="20"/>
          <w:szCs w:val="20"/>
          <w:lang w:val="pt-BR"/>
        </w:rPr>
        <w:t>Fonte: Elaborado pelos autores (2026).</w:t>
      </w:r>
    </w:p>
    <w:p w14:paraId="3A4364B4"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w:t>
      </w:r>
      <w:r>
        <w:rPr>
          <w:lang w:val="pt-BR"/>
        </w:rPr>
        <w:lastRenderedPageBreak/>
        <w:t>queda de energia e o custo unitário, relevantes em ativo que se replicaria por centenas de milhares de unidades.</w:t>
      </w:r>
    </w:p>
    <w:p w14:paraId="467B1B04"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7BC8492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4DAC7D05"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6D4506D9"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C24B1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w:t>
      </w:r>
      <w:r>
        <w:rPr>
          <w:lang w:val="pt-BR"/>
        </w:rPr>
        <w:lastRenderedPageBreak/>
        <w:t>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B8D4CE"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BC8D3F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2790273" w14:textId="77777777" w:rsidR="006B1E66" w:rsidRPr="000F5B8B" w:rsidRDefault="00CC3326">
      <w:pPr>
        <w:spacing w:after="240" w:line="360" w:lineRule="auto"/>
        <w:ind w:firstLine="709"/>
        <w:jc w:val="both"/>
        <w:rPr>
          <w:lang w:val="pt-BR"/>
        </w:rPr>
      </w:pPr>
      <w:r>
        <w:rPr>
          <w:lang w:val="pt-BR"/>
        </w:rPr>
        <w:t xml:space="preserve">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w:t>
      </w:r>
      <w:r>
        <w:rPr>
          <w:lang w:val="pt-BR"/>
        </w:rPr>
        <w:lastRenderedPageBreak/>
        <w:t>ao valor médio do fluxo e não a uma amostra da portadora. O Quadro 6 reúne o dimensionamento e sua correspondência com a norma.</w:t>
      </w:r>
    </w:p>
    <w:p w14:paraId="075FCD72"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70D6A48" w14:textId="77777777">
        <w:trPr>
          <w:tblHeader/>
        </w:trPr>
        <w:tc>
          <w:tcPr>
            <w:tcW w:w="1700" w:type="dxa"/>
            <w:shd w:val="clear" w:color="auto" w:fill="EDEDED"/>
            <w:tcMar>
              <w:top w:w="70" w:type="dxa"/>
              <w:left w:w="90" w:type="dxa"/>
              <w:bottom w:w="70" w:type="dxa"/>
              <w:right w:w="90" w:type="dxa"/>
            </w:tcMar>
          </w:tcPr>
          <w:p w14:paraId="015955D3"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5B3E371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7CD4A3CE"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049D0675" w14:textId="77777777" w:rsidR="006B1E66" w:rsidRDefault="00CC3326">
            <w:proofErr w:type="spellStart"/>
            <w:r>
              <w:rPr>
                <w:b/>
                <w:bCs/>
                <w:sz w:val="20"/>
                <w:szCs w:val="20"/>
              </w:rPr>
              <w:t>Observação</w:t>
            </w:r>
            <w:proofErr w:type="spellEnd"/>
          </w:p>
        </w:tc>
      </w:tr>
      <w:tr w:rsidR="006B1E66" w:rsidRPr="008A22F5" w14:paraId="6214DBE4" w14:textId="77777777">
        <w:tc>
          <w:tcPr>
            <w:tcW w:w="1700" w:type="dxa"/>
            <w:tcMar>
              <w:top w:w="70" w:type="dxa"/>
              <w:left w:w="90" w:type="dxa"/>
              <w:bottom w:w="70" w:type="dxa"/>
              <w:right w:w="90" w:type="dxa"/>
            </w:tcMar>
          </w:tcPr>
          <w:p w14:paraId="78B31356"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F9B984"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F4EA66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37520EF7"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A22F5" w14:paraId="4EA214BC" w14:textId="77777777">
        <w:tc>
          <w:tcPr>
            <w:tcW w:w="1700" w:type="dxa"/>
            <w:tcMar>
              <w:top w:w="70" w:type="dxa"/>
              <w:left w:w="90" w:type="dxa"/>
              <w:bottom w:w="70" w:type="dxa"/>
              <w:right w:w="90" w:type="dxa"/>
            </w:tcMar>
          </w:tcPr>
          <w:p w14:paraId="5544A294"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451DDF0F"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26030D61"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E250E4A" w14:textId="77777777" w:rsidR="006B1E66" w:rsidRPr="000F5B8B" w:rsidRDefault="00CC3326">
            <w:pPr>
              <w:rPr>
                <w:lang w:val="pt-BR"/>
              </w:rPr>
            </w:pPr>
            <w:r>
              <w:rPr>
                <w:sz w:val="20"/>
                <w:szCs w:val="20"/>
                <w:lang w:val="pt-BR"/>
              </w:rPr>
              <w:t>Referência para o cálculo da taxa de variação</w:t>
            </w:r>
          </w:p>
        </w:tc>
      </w:tr>
      <w:tr w:rsidR="006B1E66" w:rsidRPr="008A22F5" w14:paraId="13BCE9C8" w14:textId="77777777">
        <w:tc>
          <w:tcPr>
            <w:tcW w:w="1700" w:type="dxa"/>
            <w:tcMar>
              <w:top w:w="70" w:type="dxa"/>
              <w:left w:w="90" w:type="dxa"/>
              <w:bottom w:w="70" w:type="dxa"/>
              <w:right w:w="90" w:type="dxa"/>
            </w:tcMar>
          </w:tcPr>
          <w:p w14:paraId="3B0240B2"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078C2A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3D17B22"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66D8CBC" w14:textId="77777777" w:rsidR="006B1E66" w:rsidRPr="000F5B8B" w:rsidRDefault="00CC3326">
            <w:pPr>
              <w:rPr>
                <w:lang w:val="pt-BR"/>
              </w:rPr>
            </w:pPr>
            <w:r>
              <w:rPr>
                <w:sz w:val="20"/>
                <w:szCs w:val="20"/>
                <w:lang w:val="pt-BR"/>
              </w:rPr>
              <w:t>Limite inferior verificado antes de cada atuação</w:t>
            </w:r>
          </w:p>
        </w:tc>
      </w:tr>
      <w:tr w:rsidR="006B1E66" w:rsidRPr="008A22F5" w14:paraId="48D3ABDD" w14:textId="77777777">
        <w:tc>
          <w:tcPr>
            <w:tcW w:w="1700" w:type="dxa"/>
            <w:tcMar>
              <w:top w:w="70" w:type="dxa"/>
              <w:left w:w="90" w:type="dxa"/>
              <w:bottom w:w="70" w:type="dxa"/>
              <w:right w:w="90" w:type="dxa"/>
            </w:tcMar>
          </w:tcPr>
          <w:p w14:paraId="51615D32"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1F412234"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20C9F2F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7E7AD1E8"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A22F5" w14:paraId="048D8E9B" w14:textId="77777777">
        <w:tc>
          <w:tcPr>
            <w:tcW w:w="1700" w:type="dxa"/>
            <w:tcMar>
              <w:top w:w="70" w:type="dxa"/>
              <w:left w:w="90" w:type="dxa"/>
              <w:bottom w:w="70" w:type="dxa"/>
              <w:right w:w="90" w:type="dxa"/>
            </w:tcMar>
          </w:tcPr>
          <w:p w14:paraId="7B751D6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56F66D6F"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46D113F7"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DF7BFFF"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5A4722D" w14:textId="77777777" w:rsidR="006B1E66" w:rsidRPr="000F5B8B" w:rsidRDefault="00CC3326">
      <w:pPr>
        <w:spacing w:before="130" w:after="260"/>
        <w:rPr>
          <w:lang w:val="pt-BR"/>
        </w:rPr>
      </w:pPr>
      <w:r>
        <w:rPr>
          <w:sz w:val="20"/>
          <w:szCs w:val="20"/>
          <w:lang w:val="pt-BR"/>
        </w:rPr>
        <w:t>Fonte: Elaborado pelos autores (2026).</w:t>
      </w:r>
    </w:p>
    <w:p w14:paraId="50BD0615"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7E9F3662"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3CF636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com a luminária em uma extremidade e o sensor na outra. A providência </w:t>
      </w:r>
      <w:r>
        <w:rPr>
          <w:lang w:val="pt-BR"/>
        </w:rPr>
        <w:lastRenderedPageBreak/>
        <w:t>não é expediente de conveniência: é condição para que a grandeza medida seja a iluminância produzida pelo nó.</w:t>
      </w:r>
    </w:p>
    <w:p w14:paraId="4CA4112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D3306F1"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99E3C78"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682972C"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AEE22B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CB69500"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37F2EFE" w14:textId="77777777" w:rsidR="006B1E66" w:rsidRPr="000F5B8B" w:rsidRDefault="00CC3326">
      <w:pPr>
        <w:spacing w:after="120" w:line="360" w:lineRule="auto"/>
        <w:ind w:firstLine="709"/>
        <w:jc w:val="both"/>
        <w:rPr>
          <w:lang w:val="pt-BR"/>
        </w:rPr>
      </w:pPr>
      <w:r>
        <w:rPr>
          <w:lang w:val="pt-BR"/>
        </w:rPr>
        <w:lastRenderedPageBreak/>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413A81D7"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7C93FE7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549590D1" w14:textId="77777777" w:rsidR="00372878" w:rsidRPr="00430DB3" w:rsidRDefault="00000000">
      <w:pPr>
        <w:spacing w:after="120" w:line="360" w:lineRule="auto"/>
        <w:ind w:firstLine="709"/>
        <w:jc w:val="both"/>
        <w:rPr>
          <w:lang w:val="pt-BR"/>
        </w:rPr>
      </w:pPr>
      <w:r>
        <w:rPr>
          <w:lang w:val="pt-BR"/>
        </w:rPr>
        <w:lastRenderedPageBreak/>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8E1725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4BEBB02B"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2BD24F8B"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3E424CE1"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08C3539"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DE28B3E"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2704CAED"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7DE9B43F"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09B4C00A"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7637E984"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A065B65"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0ED2801"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652480EF"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4473311B"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122FC250"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4D3E20F2" w14:textId="77777777" w:rsidR="006B1E66" w:rsidRPr="000F5B8B" w:rsidRDefault="00CC3326">
      <w:pPr>
        <w:spacing w:after="120" w:line="360" w:lineRule="auto"/>
        <w:ind w:firstLine="709"/>
        <w:jc w:val="both"/>
        <w:rPr>
          <w:lang w:val="pt-BR"/>
        </w:rPr>
      </w:pPr>
      <w:r>
        <w:rPr>
          <w:lang w:val="pt-BR"/>
        </w:rPr>
        <w:lastRenderedPageBreak/>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6382D25B"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CCCE33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4B35C657"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06E021"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47D13ABD" w14:textId="77777777" w:rsidR="002C2A03" w:rsidRPr="00430DB3" w:rsidRDefault="008C03E9">
      <w:pPr>
        <w:spacing w:after="120" w:line="360" w:lineRule="auto"/>
        <w:ind w:firstLine="709"/>
        <w:jc w:val="both"/>
        <w:rPr>
          <w:lang w:val="pt-BR"/>
        </w:rPr>
      </w:pPr>
      <w:r>
        <w:rPr>
          <w:lang w:val="pt-BR"/>
        </w:rPr>
        <w:lastRenderedPageBreak/>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40C73BF4"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653CA92"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478F0F17" w14:textId="77777777" w:rsidR="00540256" w:rsidRPr="00430DB3" w:rsidRDefault="002E4A9C">
      <w:pPr>
        <w:spacing w:after="120" w:line="360" w:lineRule="auto"/>
        <w:ind w:firstLine="709"/>
        <w:jc w:val="both"/>
        <w:rPr>
          <w:lang w:val="pt-BR"/>
        </w:rPr>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w:t>
      </w:r>
      <w:r>
        <w:rPr>
          <w:lang w:val="pt-BR"/>
        </w:rPr>
        <w:lastRenderedPageBreak/>
        <w:t>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642CD34"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5BC73AA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521EEB1" w14:textId="77777777" w:rsidR="00372878" w:rsidRPr="00430DB3" w:rsidRDefault="00000000">
      <w:pPr>
        <w:spacing w:after="120" w:line="360" w:lineRule="auto"/>
        <w:ind w:firstLine="709"/>
        <w:jc w:val="both"/>
        <w:rPr>
          <w:lang w:val="pt-BR"/>
        </w:rPr>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w:t>
      </w:r>
      <w:r>
        <w:rPr>
          <w:lang w:val="pt-BR"/>
        </w:rPr>
        <w:lastRenderedPageBreak/>
        <w:t>(SÃO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01CE9D80"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6E7CD685"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63E8DCD"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8D2C803" w14:textId="77777777" w:rsidR="00E01C3A" w:rsidRDefault="00CC3326">
      <w:pPr>
        <w:spacing w:after="120" w:line="360" w:lineRule="auto"/>
        <w:ind w:firstLine="709"/>
        <w:jc w:val="both"/>
        <w:rPr>
          <w:lang w:val="pt-BR"/>
        </w:rPr>
      </w:pPr>
      <w:r>
        <w:rPr>
          <w:lang w:val="pt-BR"/>
        </w:rPr>
        <w:lastRenderedPageBreak/>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950136C"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10060B80"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w:t>
      </w:r>
      <w:r>
        <w:rPr>
          <w:lang w:val="pt-BR"/>
        </w:rPr>
        <w:lastRenderedPageBreak/>
        <w:t>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52F3EB51"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729756A4"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2E3D813" w14:textId="77777777" w:rsidR="001A5FD5" w:rsidRPr="00430DB3" w:rsidRDefault="002D2B91">
      <w:pPr>
        <w:spacing w:after="120" w:line="360" w:lineRule="auto"/>
        <w:ind w:firstLine="709"/>
        <w:jc w:val="both"/>
        <w:rPr>
          <w:lang w:val="pt-BR"/>
        </w:rPr>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w:t>
      </w:r>
      <w:r>
        <w:rPr>
          <w:lang w:val="pt-BR"/>
        </w:rPr>
        <w:lastRenderedPageBreak/>
        <w:t>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9E52C8A" w14:textId="77777777" w:rsidR="001A5FD5" w:rsidRPr="00430DB3" w:rsidRDefault="002D2B91">
      <w:pPr>
        <w:spacing w:after="120" w:line="360" w:lineRule="auto"/>
        <w:ind w:firstLine="709"/>
        <w:jc w:val="both"/>
        <w:rPr>
          <w:lang w:val="pt-BR"/>
        </w:rPr>
      </w:pPr>
      <w:r>
        <w:rPr>
          <w:lang w:val="pt-BR"/>
        </w:rPr>
        <w:t>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17EA8998"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1BAD4F6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2CD062D"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86B46E4" w14:textId="77777777">
        <w:trPr>
          <w:tblHeader/>
        </w:trPr>
        <w:tc>
          <w:tcPr>
            <w:tcW w:w="2100" w:type="dxa"/>
            <w:shd w:val="clear" w:color="auto" w:fill="EDEDED"/>
            <w:tcMar>
              <w:top w:w="70" w:type="dxa"/>
              <w:left w:w="90" w:type="dxa"/>
              <w:bottom w:w="70" w:type="dxa"/>
              <w:right w:w="90" w:type="dxa"/>
            </w:tcMar>
          </w:tcPr>
          <w:p w14:paraId="6E72D6A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6A254A8"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C9698A8"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A22F5" w14:paraId="2EC8603E" w14:textId="77777777">
        <w:tc>
          <w:tcPr>
            <w:tcW w:w="2100" w:type="dxa"/>
            <w:tcMar>
              <w:top w:w="70" w:type="dxa"/>
              <w:left w:w="90" w:type="dxa"/>
              <w:bottom w:w="70" w:type="dxa"/>
              <w:right w:w="90" w:type="dxa"/>
            </w:tcMar>
          </w:tcPr>
          <w:p w14:paraId="668B54D8"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2CF45"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1633A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A22F5" w14:paraId="51E4830A" w14:textId="77777777">
        <w:tc>
          <w:tcPr>
            <w:tcW w:w="2100" w:type="dxa"/>
            <w:tcMar>
              <w:top w:w="70" w:type="dxa"/>
              <w:left w:w="90" w:type="dxa"/>
              <w:bottom w:w="70" w:type="dxa"/>
              <w:right w:w="90" w:type="dxa"/>
            </w:tcMar>
          </w:tcPr>
          <w:p w14:paraId="5820E471"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00E8AC8E"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306D78"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A22F5" w14:paraId="6C50BA04" w14:textId="77777777">
        <w:tc>
          <w:tcPr>
            <w:tcW w:w="2100" w:type="dxa"/>
            <w:tcMar>
              <w:top w:w="70" w:type="dxa"/>
              <w:left w:w="90" w:type="dxa"/>
              <w:bottom w:w="70" w:type="dxa"/>
              <w:right w:w="90" w:type="dxa"/>
            </w:tcMar>
          </w:tcPr>
          <w:p w14:paraId="4683F1F8"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EE6A10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00BCF6B2"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A22F5" w14:paraId="1956BDB8" w14:textId="77777777">
        <w:tc>
          <w:tcPr>
            <w:tcW w:w="2100" w:type="dxa"/>
            <w:tcMar>
              <w:top w:w="70" w:type="dxa"/>
              <w:left w:w="90" w:type="dxa"/>
              <w:bottom w:w="70" w:type="dxa"/>
              <w:right w:w="90" w:type="dxa"/>
            </w:tcMar>
          </w:tcPr>
          <w:p w14:paraId="6FFD23D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5D55B6C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C51632E"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A22F5" w14:paraId="35C5F508" w14:textId="77777777">
        <w:tc>
          <w:tcPr>
            <w:tcW w:w="2100" w:type="dxa"/>
            <w:tcMar>
              <w:top w:w="70" w:type="dxa"/>
              <w:left w:w="90" w:type="dxa"/>
              <w:bottom w:w="70" w:type="dxa"/>
              <w:right w:w="90" w:type="dxa"/>
            </w:tcMar>
          </w:tcPr>
          <w:p w14:paraId="2FB905CD"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682047A9"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396A1575"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6561158" w14:textId="77777777" w:rsidR="006B1E66" w:rsidRPr="000F5B8B" w:rsidRDefault="00CC3326">
      <w:pPr>
        <w:spacing w:before="130" w:after="260"/>
        <w:rPr>
          <w:lang w:val="pt-BR"/>
        </w:rPr>
      </w:pPr>
      <w:r>
        <w:rPr>
          <w:sz w:val="20"/>
          <w:szCs w:val="20"/>
          <w:lang w:val="pt-BR"/>
        </w:rPr>
        <w:t>Fonte: Elaborado pelos autores (2026).</w:t>
      </w:r>
    </w:p>
    <w:p w14:paraId="2EE423DA"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w:t>
      </w:r>
      <w:r>
        <w:rPr>
          <w:lang w:val="pt-BR"/>
        </w:rPr>
        <w:lastRenderedPageBreak/>
        <w:t>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0140359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754C211"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w:t>
      </w:r>
      <w:r>
        <w:rPr>
          <w:lang w:val="pt-BR"/>
        </w:rPr>
        <w:lastRenderedPageBreak/>
        <w:t>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9A5C259"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571D89D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w:t>
      </w:r>
      <w:r>
        <w:rPr>
          <w:lang w:val="pt-BR"/>
        </w:rPr>
        <w:lastRenderedPageBreak/>
        <w:t>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233DD376"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5E629A4"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9D82EE7"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w:t>
      </w:r>
      <w:r>
        <w:rPr>
          <w:lang w:val="pt-BR"/>
        </w:rPr>
        <w:lastRenderedPageBreak/>
        <w:t>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358C21D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BFB31B6"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4EAEEF94"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829E027"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w:t>
      </w:r>
      <w:r>
        <w:rPr>
          <w:lang w:val="pt-BR"/>
        </w:rPr>
        <w:lastRenderedPageBreak/>
        <w:t>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6988F468"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6153B7B"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797C7A2"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4D2658C"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68E8194"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w:t>
      </w:r>
      <w:r>
        <w:rPr>
          <w:lang w:val="pt-BR"/>
        </w:rPr>
        <w:lastRenderedPageBreak/>
        <w:t>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440DDCD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2DCED6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A22F5" w14:paraId="63053B77" w14:textId="77777777">
        <w:trPr>
          <w:tblHeader/>
        </w:trPr>
        <w:tc>
          <w:tcPr>
            <w:tcW w:w="1700" w:type="dxa"/>
            <w:shd w:val="clear" w:color="auto" w:fill="EDEDED"/>
            <w:tcMar>
              <w:top w:w="70" w:type="dxa"/>
              <w:left w:w="90" w:type="dxa"/>
              <w:bottom w:w="70" w:type="dxa"/>
              <w:right w:w="90" w:type="dxa"/>
            </w:tcMar>
          </w:tcPr>
          <w:p w14:paraId="508D74F2"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5DCC358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7E2ECFDD"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4E93E3B" w14:textId="77777777" w:rsidR="006B1E66" w:rsidRPr="000F5B8B" w:rsidRDefault="00CC3326">
            <w:pPr>
              <w:rPr>
                <w:lang w:val="pt-BR"/>
              </w:rPr>
            </w:pPr>
            <w:r>
              <w:rPr>
                <w:b/>
                <w:bCs/>
                <w:sz w:val="20"/>
                <w:szCs w:val="20"/>
                <w:lang w:val="pt-BR"/>
              </w:rPr>
              <w:t>Iluminância vertical mínima mantida (lux)</w:t>
            </w:r>
          </w:p>
        </w:tc>
      </w:tr>
      <w:tr w:rsidR="006B1E66" w14:paraId="0BBA2B93" w14:textId="77777777">
        <w:tc>
          <w:tcPr>
            <w:tcW w:w="1700" w:type="dxa"/>
            <w:tcMar>
              <w:top w:w="70" w:type="dxa"/>
              <w:left w:w="90" w:type="dxa"/>
              <w:bottom w:w="70" w:type="dxa"/>
              <w:right w:w="90" w:type="dxa"/>
            </w:tcMar>
          </w:tcPr>
          <w:p w14:paraId="5AC742DC"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95CCAB7" w14:textId="77777777" w:rsidR="006B1E66" w:rsidRDefault="00CC3326">
            <w:r>
              <w:rPr>
                <w:sz w:val="20"/>
                <w:szCs w:val="20"/>
              </w:rPr>
              <w:t>10</w:t>
            </w:r>
          </w:p>
        </w:tc>
        <w:tc>
          <w:tcPr>
            <w:tcW w:w="2400" w:type="dxa"/>
            <w:tcMar>
              <w:top w:w="70" w:type="dxa"/>
              <w:left w:w="90" w:type="dxa"/>
              <w:bottom w:w="70" w:type="dxa"/>
              <w:right w:w="90" w:type="dxa"/>
            </w:tcMar>
          </w:tcPr>
          <w:p w14:paraId="67D98B52" w14:textId="77777777" w:rsidR="006B1E66" w:rsidRDefault="00CC3326">
            <w:r>
              <w:rPr>
                <w:sz w:val="20"/>
                <w:szCs w:val="20"/>
              </w:rPr>
              <w:t>2,0</w:t>
            </w:r>
          </w:p>
        </w:tc>
        <w:tc>
          <w:tcPr>
            <w:tcW w:w="2471" w:type="dxa"/>
            <w:tcMar>
              <w:top w:w="70" w:type="dxa"/>
              <w:left w:w="90" w:type="dxa"/>
              <w:bottom w:w="70" w:type="dxa"/>
              <w:right w:w="90" w:type="dxa"/>
            </w:tcMar>
          </w:tcPr>
          <w:p w14:paraId="1FC2B583" w14:textId="77777777" w:rsidR="006B1E66" w:rsidRDefault="00CC3326">
            <w:r>
              <w:rPr>
                <w:sz w:val="20"/>
                <w:szCs w:val="20"/>
              </w:rPr>
              <w:t>3,0</w:t>
            </w:r>
          </w:p>
        </w:tc>
      </w:tr>
      <w:tr w:rsidR="006B1E66" w14:paraId="5E31C80F" w14:textId="77777777">
        <w:tc>
          <w:tcPr>
            <w:tcW w:w="1700" w:type="dxa"/>
            <w:tcMar>
              <w:top w:w="70" w:type="dxa"/>
              <w:left w:w="90" w:type="dxa"/>
              <w:bottom w:w="70" w:type="dxa"/>
              <w:right w:w="90" w:type="dxa"/>
            </w:tcMar>
          </w:tcPr>
          <w:p w14:paraId="002656BC"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59DA23D7" w14:textId="77777777" w:rsidR="006B1E66" w:rsidRDefault="00CC3326">
            <w:r>
              <w:rPr>
                <w:sz w:val="20"/>
                <w:szCs w:val="20"/>
              </w:rPr>
              <w:t>7,5</w:t>
            </w:r>
          </w:p>
        </w:tc>
        <w:tc>
          <w:tcPr>
            <w:tcW w:w="2400" w:type="dxa"/>
            <w:tcMar>
              <w:top w:w="70" w:type="dxa"/>
              <w:left w:w="90" w:type="dxa"/>
              <w:bottom w:w="70" w:type="dxa"/>
              <w:right w:w="90" w:type="dxa"/>
            </w:tcMar>
          </w:tcPr>
          <w:p w14:paraId="209DDC21" w14:textId="77777777" w:rsidR="006B1E66" w:rsidRDefault="00CC3326">
            <w:r>
              <w:rPr>
                <w:sz w:val="20"/>
                <w:szCs w:val="20"/>
              </w:rPr>
              <w:t>1,5</w:t>
            </w:r>
          </w:p>
        </w:tc>
        <w:tc>
          <w:tcPr>
            <w:tcW w:w="2471" w:type="dxa"/>
            <w:tcMar>
              <w:top w:w="70" w:type="dxa"/>
              <w:left w:w="90" w:type="dxa"/>
              <w:bottom w:w="70" w:type="dxa"/>
              <w:right w:w="90" w:type="dxa"/>
            </w:tcMar>
          </w:tcPr>
          <w:p w14:paraId="6312AADD" w14:textId="77777777" w:rsidR="006B1E66" w:rsidRDefault="00CC3326">
            <w:r>
              <w:rPr>
                <w:sz w:val="20"/>
                <w:szCs w:val="20"/>
              </w:rPr>
              <w:t>2,5</w:t>
            </w:r>
          </w:p>
        </w:tc>
      </w:tr>
      <w:tr w:rsidR="006B1E66" w14:paraId="5221613A" w14:textId="77777777">
        <w:tc>
          <w:tcPr>
            <w:tcW w:w="1700" w:type="dxa"/>
            <w:tcMar>
              <w:top w:w="70" w:type="dxa"/>
              <w:left w:w="90" w:type="dxa"/>
              <w:bottom w:w="70" w:type="dxa"/>
              <w:right w:w="90" w:type="dxa"/>
            </w:tcMar>
          </w:tcPr>
          <w:p w14:paraId="36D4D73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1E523FAA" w14:textId="77777777" w:rsidR="006B1E66" w:rsidRDefault="00CC3326">
            <w:r>
              <w:rPr>
                <w:sz w:val="20"/>
                <w:szCs w:val="20"/>
              </w:rPr>
              <w:t>5,0</w:t>
            </w:r>
          </w:p>
        </w:tc>
        <w:tc>
          <w:tcPr>
            <w:tcW w:w="2400" w:type="dxa"/>
            <w:tcMar>
              <w:top w:w="70" w:type="dxa"/>
              <w:left w:w="90" w:type="dxa"/>
              <w:bottom w:w="70" w:type="dxa"/>
              <w:right w:w="90" w:type="dxa"/>
            </w:tcMar>
          </w:tcPr>
          <w:p w14:paraId="546123F0" w14:textId="77777777" w:rsidR="006B1E66" w:rsidRDefault="00CC3326">
            <w:r>
              <w:rPr>
                <w:sz w:val="20"/>
                <w:szCs w:val="20"/>
              </w:rPr>
              <w:t>1,0</w:t>
            </w:r>
          </w:p>
        </w:tc>
        <w:tc>
          <w:tcPr>
            <w:tcW w:w="2471" w:type="dxa"/>
            <w:tcMar>
              <w:top w:w="70" w:type="dxa"/>
              <w:left w:w="90" w:type="dxa"/>
              <w:bottom w:w="70" w:type="dxa"/>
              <w:right w:w="90" w:type="dxa"/>
            </w:tcMar>
          </w:tcPr>
          <w:p w14:paraId="2DAC9D75" w14:textId="77777777" w:rsidR="006B1E66" w:rsidRDefault="00CC3326">
            <w:r>
              <w:rPr>
                <w:sz w:val="20"/>
                <w:szCs w:val="20"/>
              </w:rPr>
              <w:t>1,5</w:t>
            </w:r>
          </w:p>
        </w:tc>
      </w:tr>
      <w:tr w:rsidR="006B1E66" w14:paraId="1103AD1B" w14:textId="77777777">
        <w:tc>
          <w:tcPr>
            <w:tcW w:w="1700" w:type="dxa"/>
            <w:tcMar>
              <w:top w:w="70" w:type="dxa"/>
              <w:left w:w="90" w:type="dxa"/>
              <w:bottom w:w="70" w:type="dxa"/>
              <w:right w:w="90" w:type="dxa"/>
            </w:tcMar>
          </w:tcPr>
          <w:p w14:paraId="659BD21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D7F5BB" w14:textId="77777777" w:rsidR="006B1E66" w:rsidRDefault="00CC3326">
            <w:r>
              <w:rPr>
                <w:sz w:val="20"/>
                <w:szCs w:val="20"/>
              </w:rPr>
              <w:t>3,0</w:t>
            </w:r>
          </w:p>
        </w:tc>
        <w:tc>
          <w:tcPr>
            <w:tcW w:w="2400" w:type="dxa"/>
            <w:tcMar>
              <w:top w:w="70" w:type="dxa"/>
              <w:left w:w="90" w:type="dxa"/>
              <w:bottom w:w="70" w:type="dxa"/>
              <w:right w:w="90" w:type="dxa"/>
            </w:tcMar>
          </w:tcPr>
          <w:p w14:paraId="68FAC8F1" w14:textId="77777777" w:rsidR="006B1E66" w:rsidRDefault="00CC3326">
            <w:r>
              <w:rPr>
                <w:sz w:val="20"/>
                <w:szCs w:val="20"/>
              </w:rPr>
              <w:t>0,6</w:t>
            </w:r>
          </w:p>
        </w:tc>
        <w:tc>
          <w:tcPr>
            <w:tcW w:w="2471" w:type="dxa"/>
            <w:tcMar>
              <w:top w:w="70" w:type="dxa"/>
              <w:left w:w="90" w:type="dxa"/>
              <w:bottom w:w="70" w:type="dxa"/>
              <w:right w:w="90" w:type="dxa"/>
            </w:tcMar>
          </w:tcPr>
          <w:p w14:paraId="77FBC6B9" w14:textId="77777777" w:rsidR="006B1E66" w:rsidRDefault="00CC3326">
            <w:r>
              <w:rPr>
                <w:sz w:val="20"/>
                <w:szCs w:val="20"/>
              </w:rPr>
              <w:t>1,0</w:t>
            </w:r>
          </w:p>
        </w:tc>
      </w:tr>
    </w:tbl>
    <w:p w14:paraId="5514AF10" w14:textId="77777777" w:rsidR="006B1E66" w:rsidRPr="000F5B8B" w:rsidRDefault="00CC3326">
      <w:pPr>
        <w:spacing w:before="130" w:after="260"/>
        <w:rPr>
          <w:lang w:val="pt-BR"/>
        </w:rPr>
      </w:pPr>
      <w:r>
        <w:rPr>
          <w:sz w:val="20"/>
          <w:szCs w:val="20"/>
          <w:lang w:val="pt-BR"/>
        </w:rPr>
        <w:t>Fonte: Adaptado da ABNT NBR 5101 (2024).</w:t>
      </w:r>
    </w:p>
    <w:p w14:paraId="158CD2E1"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5682C1F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1577AAA"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409C17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55000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29254634"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1602F4E9"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0A7A5515"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21EB038"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E5B008D"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44310181"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27139B5D"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63C0F0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3919945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55D107F"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E4E9CC4"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28E11A1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5EB2CD2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C763BF9"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EE78644"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316AB22"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AFF552"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54630695" w14:textId="41CADFD5"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6007105"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09FCC66E"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de comprimento, e o comprimento do segmento é fixado por medição conforme 3.4.2, </w:t>
      </w:r>
      <w:r>
        <w:rPr>
          <w:lang w:val="pt-BR"/>
        </w:rPr>
        <w:lastRenderedPageBreak/>
        <w:t>de modo que a potência a ciclo de trabalho pleno é conhecida. O ciclo de trabalho efetivamente aplicado é gravado a cada leitura de telemetria, conforme o modelo de dados de 3.13.1. A energia consumida em um cenário é, então, a soma dos produtos entre a potência plena, o ciclo de trabalho de cada intervalo e a duração desse intervalo.</w:t>
      </w:r>
    </w:p>
    <w:p w14:paraId="415515F2"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7837B04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B72FCC0"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F6F28F1" w14:textId="77777777">
        <w:trPr>
          <w:tblHeader/>
        </w:trPr>
        <w:tc>
          <w:tcPr>
            <w:tcW w:w="2300" w:type="dxa"/>
            <w:shd w:val="clear" w:color="auto" w:fill="EDEDED"/>
            <w:tcMar>
              <w:top w:w="70" w:type="dxa"/>
              <w:left w:w="90" w:type="dxa"/>
              <w:bottom w:w="70" w:type="dxa"/>
              <w:right w:w="90" w:type="dxa"/>
            </w:tcMar>
          </w:tcPr>
          <w:p w14:paraId="5556FA96"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04D8261C"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733ABCF0" w14:textId="77777777" w:rsidR="00E01C3A" w:rsidRDefault="00CC3326">
            <w:proofErr w:type="spellStart"/>
            <w:r>
              <w:rPr>
                <w:b/>
                <w:bCs/>
                <w:sz w:val="20"/>
                <w:szCs w:val="20"/>
              </w:rPr>
              <w:t>Origem</w:t>
            </w:r>
            <w:proofErr w:type="spellEnd"/>
          </w:p>
        </w:tc>
      </w:tr>
      <w:tr w:rsidR="00E01C3A" w:rsidRPr="008A22F5" w14:paraId="7F97367C" w14:textId="77777777">
        <w:tc>
          <w:tcPr>
            <w:tcW w:w="2300" w:type="dxa"/>
            <w:tcMar>
              <w:top w:w="70" w:type="dxa"/>
              <w:left w:w="90" w:type="dxa"/>
              <w:bottom w:w="70" w:type="dxa"/>
              <w:right w:w="90" w:type="dxa"/>
            </w:tcMar>
          </w:tcPr>
          <w:p w14:paraId="568272CD"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57B06BA" w14:textId="77777777" w:rsidR="00E01C3A" w:rsidRDefault="00CC3326">
            <w:r>
              <w:rPr>
                <w:sz w:val="20"/>
                <w:szCs w:val="20"/>
              </w:rPr>
              <w:t>40 W</w:t>
            </w:r>
          </w:p>
        </w:tc>
        <w:tc>
          <w:tcPr>
            <w:tcW w:w="3971" w:type="dxa"/>
            <w:tcMar>
              <w:top w:w="70" w:type="dxa"/>
              <w:left w:w="90" w:type="dxa"/>
              <w:bottom w:w="70" w:type="dxa"/>
              <w:right w:w="90" w:type="dxa"/>
            </w:tcMar>
          </w:tcPr>
          <w:p w14:paraId="3BBDE8C2"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A22F5" w14:paraId="19F16B6C" w14:textId="77777777">
        <w:tc>
          <w:tcPr>
            <w:tcW w:w="2300" w:type="dxa"/>
            <w:tcMar>
              <w:top w:w="70" w:type="dxa"/>
              <w:left w:w="90" w:type="dxa"/>
              <w:bottom w:w="70" w:type="dxa"/>
              <w:right w:w="90" w:type="dxa"/>
            </w:tcMar>
          </w:tcPr>
          <w:p w14:paraId="67123558"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0956C60"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F6B7EEF" w14:textId="77777777" w:rsidR="00E01C3A" w:rsidRPr="00CE1B46" w:rsidRDefault="00CC3326">
            <w:pPr>
              <w:rPr>
                <w:lang w:val="pt-BR"/>
              </w:rPr>
            </w:pPr>
            <w:r>
              <w:rPr>
                <w:sz w:val="20"/>
                <w:szCs w:val="20"/>
                <w:lang w:val="pt-BR"/>
              </w:rPr>
              <w:t>Eficácia mínima exigida de toda luminária do parque</w:t>
            </w:r>
          </w:p>
        </w:tc>
      </w:tr>
      <w:tr w:rsidR="00E01C3A" w:rsidRPr="008A22F5" w14:paraId="7D0ACBA7" w14:textId="77777777">
        <w:tc>
          <w:tcPr>
            <w:tcW w:w="2300" w:type="dxa"/>
            <w:tcMar>
              <w:top w:w="70" w:type="dxa"/>
              <w:left w:w="90" w:type="dxa"/>
              <w:bottom w:w="70" w:type="dxa"/>
              <w:right w:w="90" w:type="dxa"/>
            </w:tcMar>
          </w:tcPr>
          <w:p w14:paraId="5DB2C47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2E28900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652950BA" w14:textId="77777777" w:rsidR="00E01C3A" w:rsidRPr="00CE1B46" w:rsidRDefault="00CC3326">
            <w:pPr>
              <w:rPr>
                <w:lang w:val="pt-BR"/>
              </w:rPr>
            </w:pPr>
            <w:r>
              <w:rPr>
                <w:sz w:val="20"/>
                <w:szCs w:val="20"/>
                <w:lang w:val="pt-BR"/>
              </w:rPr>
              <w:t>Exigência contratual para o driver</w:t>
            </w:r>
          </w:p>
        </w:tc>
      </w:tr>
      <w:tr w:rsidR="00E01C3A" w14:paraId="0DA5397E" w14:textId="77777777">
        <w:tc>
          <w:tcPr>
            <w:tcW w:w="2300" w:type="dxa"/>
            <w:tcMar>
              <w:top w:w="70" w:type="dxa"/>
              <w:left w:w="90" w:type="dxa"/>
              <w:bottom w:w="70" w:type="dxa"/>
              <w:right w:w="90" w:type="dxa"/>
            </w:tcMar>
          </w:tcPr>
          <w:p w14:paraId="2233CEF0"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38969E09"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053998B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A22F5" w14:paraId="4327F565" w14:textId="77777777">
        <w:tc>
          <w:tcPr>
            <w:tcW w:w="2300" w:type="dxa"/>
            <w:tcMar>
              <w:top w:w="70" w:type="dxa"/>
              <w:left w:w="90" w:type="dxa"/>
              <w:bottom w:w="70" w:type="dxa"/>
              <w:right w:w="90" w:type="dxa"/>
            </w:tcMar>
          </w:tcPr>
          <w:p w14:paraId="169B5E68"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61818822"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41505DB6" w14:textId="77777777" w:rsidR="00E01C3A" w:rsidRPr="00CE1B46" w:rsidRDefault="00CC3326">
            <w:pPr>
              <w:rPr>
                <w:lang w:val="pt-BR"/>
              </w:rPr>
            </w:pPr>
            <w:r>
              <w:rPr>
                <w:sz w:val="20"/>
                <w:szCs w:val="20"/>
                <w:lang w:val="pt-BR"/>
              </w:rPr>
              <w:t>Declarado como viés na delimitação ao final desta subseção</w:t>
            </w:r>
          </w:p>
        </w:tc>
      </w:tr>
    </w:tbl>
    <w:p w14:paraId="6EFDFB35" w14:textId="77777777" w:rsidR="00E01C3A" w:rsidRDefault="00CC3326">
      <w:pPr>
        <w:spacing w:before="130" w:after="260"/>
        <w:rPr>
          <w:lang w:val="pt-BR"/>
        </w:rPr>
      </w:pPr>
      <w:r>
        <w:rPr>
          <w:sz w:val="20"/>
          <w:szCs w:val="20"/>
          <w:lang w:val="pt-BR"/>
        </w:rPr>
        <w:t>Fonte: Elaborado pelos autores (2026) a partir de São Paulo (2015).</w:t>
      </w:r>
    </w:p>
    <w:p w14:paraId="209B001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755F321E"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1298D7"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e a segunda, um regime de </w:t>
      </w:r>
      <w:r>
        <w:rPr>
          <w:lang w:val="pt-BR"/>
        </w:rPr>
        <w:lastRenderedPageBreak/>
        <w:t>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47E5855"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3E0F81C1"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3F1B0E3"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w:t>
      </w:r>
      <w:r>
        <w:rPr>
          <w:lang w:val="pt-BR"/>
        </w:rPr>
        <w:lastRenderedPageBreak/>
        <w:t>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1A1BE443" w14:textId="77777777" w:rsidR="00E01C3A" w:rsidRDefault="00CC3326">
      <w:pPr>
        <w:pStyle w:val="Heading2"/>
        <w:pageBreakBefore/>
        <w:spacing w:before="480" w:after="280" w:line="360" w:lineRule="auto"/>
        <w:rPr>
          <w:lang w:val="pt-BR"/>
        </w:rPr>
      </w:pPr>
      <w:bookmarkStart w:id="43" w:name="_Toc242493247"/>
      <w:r>
        <w:rPr>
          <w:lang w:val="pt-BR"/>
        </w:rPr>
        <w:lastRenderedPageBreak/>
        <w:t>3.12 Engenharia de software</w:t>
      </w:r>
      <w:bookmarkEnd w:id="43"/>
    </w:p>
    <w:p w14:paraId="3B10921E"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5C25016"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0A86FE8A"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77DF9D7D"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58A9CECD"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056F7B33"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20D5F625"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4B50C022"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52753EDA" w14:textId="77777777">
        <w:trPr>
          <w:tblHeader/>
        </w:trPr>
        <w:tc>
          <w:tcPr>
            <w:tcW w:w="900" w:type="dxa"/>
            <w:shd w:val="clear" w:color="auto" w:fill="EDEDED"/>
            <w:tcMar>
              <w:top w:w="70" w:type="dxa"/>
              <w:left w:w="90" w:type="dxa"/>
              <w:bottom w:w="70" w:type="dxa"/>
              <w:right w:w="90" w:type="dxa"/>
            </w:tcMar>
          </w:tcPr>
          <w:p w14:paraId="73E7B842"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B94A900"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31242391" w14:textId="77777777" w:rsidR="00E01C3A" w:rsidRDefault="00CC3326">
            <w:proofErr w:type="spellStart"/>
            <w:r>
              <w:rPr>
                <w:b/>
                <w:bCs/>
                <w:sz w:val="20"/>
                <w:szCs w:val="20"/>
              </w:rPr>
              <w:t>Origem</w:t>
            </w:r>
            <w:proofErr w:type="spellEnd"/>
          </w:p>
        </w:tc>
      </w:tr>
      <w:tr w:rsidR="00E01C3A" w14:paraId="55CAE41A" w14:textId="77777777">
        <w:tc>
          <w:tcPr>
            <w:tcW w:w="900" w:type="dxa"/>
            <w:tcMar>
              <w:top w:w="70" w:type="dxa"/>
              <w:left w:w="90" w:type="dxa"/>
              <w:bottom w:w="70" w:type="dxa"/>
              <w:right w:w="90" w:type="dxa"/>
            </w:tcMar>
          </w:tcPr>
          <w:p w14:paraId="76F90E7A" w14:textId="77777777" w:rsidR="00E01C3A" w:rsidRDefault="00CC3326">
            <w:r>
              <w:rPr>
                <w:sz w:val="20"/>
                <w:szCs w:val="20"/>
              </w:rPr>
              <w:t>RF01</w:t>
            </w:r>
          </w:p>
        </w:tc>
        <w:tc>
          <w:tcPr>
            <w:tcW w:w="6171" w:type="dxa"/>
            <w:tcMar>
              <w:top w:w="70" w:type="dxa"/>
              <w:left w:w="90" w:type="dxa"/>
              <w:bottom w:w="70" w:type="dxa"/>
              <w:right w:w="90" w:type="dxa"/>
            </w:tcMar>
          </w:tcPr>
          <w:p w14:paraId="4BAD63F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55E1E2E9" w14:textId="77777777" w:rsidR="00E01C3A" w:rsidRDefault="00CC3326">
            <w:r>
              <w:rPr>
                <w:sz w:val="20"/>
                <w:szCs w:val="20"/>
              </w:rPr>
              <w:t>3.2 e 3.5</w:t>
            </w:r>
          </w:p>
        </w:tc>
      </w:tr>
      <w:tr w:rsidR="00E01C3A" w14:paraId="6916EE9B" w14:textId="77777777">
        <w:tc>
          <w:tcPr>
            <w:tcW w:w="900" w:type="dxa"/>
            <w:tcMar>
              <w:top w:w="70" w:type="dxa"/>
              <w:left w:w="90" w:type="dxa"/>
              <w:bottom w:w="70" w:type="dxa"/>
              <w:right w:w="90" w:type="dxa"/>
            </w:tcMar>
          </w:tcPr>
          <w:p w14:paraId="639DA304" w14:textId="77777777" w:rsidR="00E01C3A" w:rsidRDefault="00CC3326">
            <w:r>
              <w:rPr>
                <w:sz w:val="20"/>
                <w:szCs w:val="20"/>
              </w:rPr>
              <w:t>RF02</w:t>
            </w:r>
          </w:p>
        </w:tc>
        <w:tc>
          <w:tcPr>
            <w:tcW w:w="6171" w:type="dxa"/>
            <w:tcMar>
              <w:top w:w="70" w:type="dxa"/>
              <w:left w:w="90" w:type="dxa"/>
              <w:bottom w:w="70" w:type="dxa"/>
              <w:right w:w="90" w:type="dxa"/>
            </w:tcMar>
          </w:tcPr>
          <w:p w14:paraId="3183CE09"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2883F33B" w14:textId="77777777" w:rsidR="00E01C3A" w:rsidRDefault="00CC3326">
            <w:r>
              <w:rPr>
                <w:sz w:val="20"/>
                <w:szCs w:val="20"/>
              </w:rPr>
              <w:t>3.6</w:t>
            </w:r>
          </w:p>
        </w:tc>
      </w:tr>
      <w:tr w:rsidR="00E01C3A" w14:paraId="0EACA340" w14:textId="77777777">
        <w:tc>
          <w:tcPr>
            <w:tcW w:w="900" w:type="dxa"/>
            <w:tcMar>
              <w:top w:w="70" w:type="dxa"/>
              <w:left w:w="90" w:type="dxa"/>
              <w:bottom w:w="70" w:type="dxa"/>
              <w:right w:w="90" w:type="dxa"/>
            </w:tcMar>
          </w:tcPr>
          <w:p w14:paraId="2FCC97C9"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56E7CDF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15D45AD0" w14:textId="77777777" w:rsidR="00E01C3A" w:rsidRDefault="00CC3326">
            <w:r>
              <w:rPr>
                <w:sz w:val="20"/>
                <w:szCs w:val="20"/>
              </w:rPr>
              <w:t>3.7</w:t>
            </w:r>
          </w:p>
        </w:tc>
      </w:tr>
      <w:tr w:rsidR="00E01C3A" w14:paraId="6A7E2C87" w14:textId="77777777">
        <w:tc>
          <w:tcPr>
            <w:tcW w:w="900" w:type="dxa"/>
            <w:tcMar>
              <w:top w:w="70" w:type="dxa"/>
              <w:left w:w="90" w:type="dxa"/>
              <w:bottom w:w="70" w:type="dxa"/>
              <w:right w:w="90" w:type="dxa"/>
            </w:tcMar>
          </w:tcPr>
          <w:p w14:paraId="0FFF7EE2" w14:textId="77777777" w:rsidR="00E01C3A" w:rsidRDefault="00CC3326">
            <w:r>
              <w:rPr>
                <w:sz w:val="20"/>
                <w:szCs w:val="20"/>
              </w:rPr>
              <w:t>RF04</w:t>
            </w:r>
          </w:p>
        </w:tc>
        <w:tc>
          <w:tcPr>
            <w:tcW w:w="6171" w:type="dxa"/>
            <w:tcMar>
              <w:top w:w="70" w:type="dxa"/>
              <w:left w:w="90" w:type="dxa"/>
              <w:bottom w:w="70" w:type="dxa"/>
              <w:right w:w="90" w:type="dxa"/>
            </w:tcMar>
          </w:tcPr>
          <w:p w14:paraId="57B3532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58A0212" w14:textId="77777777" w:rsidR="00E01C3A" w:rsidRDefault="00CC3326">
            <w:r>
              <w:rPr>
                <w:sz w:val="20"/>
                <w:szCs w:val="20"/>
              </w:rPr>
              <w:t>2.5, 3.7 e 3.8</w:t>
            </w:r>
          </w:p>
        </w:tc>
      </w:tr>
      <w:tr w:rsidR="00E01C3A" w14:paraId="059A8CAA" w14:textId="77777777">
        <w:tc>
          <w:tcPr>
            <w:tcW w:w="900" w:type="dxa"/>
            <w:tcMar>
              <w:top w:w="70" w:type="dxa"/>
              <w:left w:w="90" w:type="dxa"/>
              <w:bottom w:w="70" w:type="dxa"/>
              <w:right w:w="90" w:type="dxa"/>
            </w:tcMar>
          </w:tcPr>
          <w:p w14:paraId="057F1588" w14:textId="77777777" w:rsidR="00E01C3A" w:rsidRDefault="00CC3326">
            <w:r>
              <w:rPr>
                <w:sz w:val="20"/>
                <w:szCs w:val="20"/>
              </w:rPr>
              <w:t>RF05</w:t>
            </w:r>
          </w:p>
        </w:tc>
        <w:tc>
          <w:tcPr>
            <w:tcW w:w="6171" w:type="dxa"/>
            <w:tcMar>
              <w:top w:w="70" w:type="dxa"/>
              <w:left w:w="90" w:type="dxa"/>
              <w:bottom w:w="70" w:type="dxa"/>
              <w:right w:w="90" w:type="dxa"/>
            </w:tcMar>
          </w:tcPr>
          <w:p w14:paraId="7769B7C1"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2DBB4D8B" w14:textId="77777777" w:rsidR="00E01C3A" w:rsidRDefault="00CC3326">
            <w:r>
              <w:rPr>
                <w:sz w:val="20"/>
                <w:szCs w:val="20"/>
              </w:rPr>
              <w:t>3.12.6.1</w:t>
            </w:r>
          </w:p>
        </w:tc>
      </w:tr>
      <w:tr w:rsidR="00E01C3A" w14:paraId="5AFF068C" w14:textId="77777777">
        <w:tc>
          <w:tcPr>
            <w:tcW w:w="900" w:type="dxa"/>
            <w:tcMar>
              <w:top w:w="70" w:type="dxa"/>
              <w:left w:w="90" w:type="dxa"/>
              <w:bottom w:w="70" w:type="dxa"/>
              <w:right w:w="90" w:type="dxa"/>
            </w:tcMar>
          </w:tcPr>
          <w:p w14:paraId="15130DF5" w14:textId="77777777" w:rsidR="00E01C3A" w:rsidRDefault="00CC3326">
            <w:r>
              <w:rPr>
                <w:sz w:val="20"/>
                <w:szCs w:val="20"/>
              </w:rPr>
              <w:t>RF06</w:t>
            </w:r>
          </w:p>
        </w:tc>
        <w:tc>
          <w:tcPr>
            <w:tcW w:w="6171" w:type="dxa"/>
            <w:tcMar>
              <w:top w:w="70" w:type="dxa"/>
              <w:left w:w="90" w:type="dxa"/>
              <w:bottom w:w="70" w:type="dxa"/>
              <w:right w:w="90" w:type="dxa"/>
            </w:tcMar>
          </w:tcPr>
          <w:p w14:paraId="170B2C53"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22B02819" w14:textId="77777777" w:rsidR="00E01C3A" w:rsidRDefault="00CC3326">
            <w:r>
              <w:rPr>
                <w:sz w:val="20"/>
                <w:szCs w:val="20"/>
              </w:rPr>
              <w:t>3.4</w:t>
            </w:r>
          </w:p>
        </w:tc>
      </w:tr>
      <w:tr w:rsidR="00E01C3A" w14:paraId="2735017C" w14:textId="77777777">
        <w:tc>
          <w:tcPr>
            <w:tcW w:w="900" w:type="dxa"/>
            <w:tcMar>
              <w:top w:w="70" w:type="dxa"/>
              <w:left w:w="90" w:type="dxa"/>
              <w:bottom w:w="70" w:type="dxa"/>
              <w:right w:w="90" w:type="dxa"/>
            </w:tcMar>
          </w:tcPr>
          <w:p w14:paraId="04AAFCEF" w14:textId="77777777" w:rsidR="00E01C3A" w:rsidRDefault="00CC3326">
            <w:r>
              <w:rPr>
                <w:sz w:val="20"/>
                <w:szCs w:val="20"/>
              </w:rPr>
              <w:t>RF07</w:t>
            </w:r>
          </w:p>
        </w:tc>
        <w:tc>
          <w:tcPr>
            <w:tcW w:w="6171" w:type="dxa"/>
            <w:tcMar>
              <w:top w:w="70" w:type="dxa"/>
              <w:left w:w="90" w:type="dxa"/>
              <w:bottom w:w="70" w:type="dxa"/>
              <w:right w:w="90" w:type="dxa"/>
            </w:tcMar>
          </w:tcPr>
          <w:p w14:paraId="2EB608A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876F8D7" w14:textId="77777777" w:rsidR="00E01C3A" w:rsidRDefault="00CC3326">
            <w:r>
              <w:rPr>
                <w:sz w:val="20"/>
                <w:szCs w:val="20"/>
              </w:rPr>
              <w:t>3.13.1</w:t>
            </w:r>
          </w:p>
        </w:tc>
      </w:tr>
      <w:tr w:rsidR="00E01C3A" w14:paraId="7295A002" w14:textId="77777777">
        <w:tc>
          <w:tcPr>
            <w:tcW w:w="900" w:type="dxa"/>
            <w:tcMar>
              <w:top w:w="70" w:type="dxa"/>
              <w:left w:w="90" w:type="dxa"/>
              <w:bottom w:w="70" w:type="dxa"/>
              <w:right w:w="90" w:type="dxa"/>
            </w:tcMar>
          </w:tcPr>
          <w:p w14:paraId="3786C06C" w14:textId="77777777" w:rsidR="00E01C3A" w:rsidRDefault="00CC3326">
            <w:r>
              <w:rPr>
                <w:sz w:val="20"/>
                <w:szCs w:val="20"/>
              </w:rPr>
              <w:t>RF08</w:t>
            </w:r>
          </w:p>
        </w:tc>
        <w:tc>
          <w:tcPr>
            <w:tcW w:w="6171" w:type="dxa"/>
            <w:tcMar>
              <w:top w:w="70" w:type="dxa"/>
              <w:left w:w="90" w:type="dxa"/>
              <w:bottom w:w="70" w:type="dxa"/>
              <w:right w:w="90" w:type="dxa"/>
            </w:tcMar>
          </w:tcPr>
          <w:p w14:paraId="4790C8EC"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878EFD6" w14:textId="77777777" w:rsidR="00E01C3A" w:rsidRDefault="00CC3326">
            <w:r>
              <w:rPr>
                <w:sz w:val="20"/>
                <w:szCs w:val="20"/>
              </w:rPr>
              <w:t>3.12.6.1</w:t>
            </w:r>
          </w:p>
        </w:tc>
      </w:tr>
      <w:tr w:rsidR="00E01C3A" w14:paraId="4D9B4E72" w14:textId="77777777">
        <w:tc>
          <w:tcPr>
            <w:tcW w:w="900" w:type="dxa"/>
            <w:tcMar>
              <w:top w:w="70" w:type="dxa"/>
              <w:left w:w="90" w:type="dxa"/>
              <w:bottom w:w="70" w:type="dxa"/>
              <w:right w:w="90" w:type="dxa"/>
            </w:tcMar>
          </w:tcPr>
          <w:p w14:paraId="71286090" w14:textId="77777777" w:rsidR="00E01C3A" w:rsidRDefault="00CC3326">
            <w:r>
              <w:rPr>
                <w:sz w:val="20"/>
                <w:szCs w:val="20"/>
              </w:rPr>
              <w:t>RF09</w:t>
            </w:r>
          </w:p>
        </w:tc>
        <w:tc>
          <w:tcPr>
            <w:tcW w:w="6171" w:type="dxa"/>
            <w:tcMar>
              <w:top w:w="70" w:type="dxa"/>
              <w:left w:w="90" w:type="dxa"/>
              <w:bottom w:w="70" w:type="dxa"/>
              <w:right w:w="90" w:type="dxa"/>
            </w:tcMar>
          </w:tcPr>
          <w:p w14:paraId="350D6D9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F334999" w14:textId="77777777" w:rsidR="00E01C3A" w:rsidRDefault="00CC3326">
            <w:r>
              <w:rPr>
                <w:sz w:val="20"/>
                <w:szCs w:val="20"/>
              </w:rPr>
              <w:t>3.13.1</w:t>
            </w:r>
          </w:p>
        </w:tc>
      </w:tr>
      <w:tr w:rsidR="00E01C3A" w14:paraId="0E53DDD6" w14:textId="77777777">
        <w:tc>
          <w:tcPr>
            <w:tcW w:w="900" w:type="dxa"/>
            <w:tcMar>
              <w:top w:w="70" w:type="dxa"/>
              <w:left w:w="90" w:type="dxa"/>
              <w:bottom w:w="70" w:type="dxa"/>
              <w:right w:w="90" w:type="dxa"/>
            </w:tcMar>
          </w:tcPr>
          <w:p w14:paraId="5A1D396A" w14:textId="77777777" w:rsidR="00E01C3A" w:rsidRDefault="00CC3326">
            <w:r>
              <w:rPr>
                <w:sz w:val="20"/>
                <w:szCs w:val="20"/>
              </w:rPr>
              <w:t>RF10</w:t>
            </w:r>
          </w:p>
        </w:tc>
        <w:tc>
          <w:tcPr>
            <w:tcW w:w="6171" w:type="dxa"/>
            <w:tcMar>
              <w:top w:w="70" w:type="dxa"/>
              <w:left w:w="90" w:type="dxa"/>
              <w:bottom w:w="70" w:type="dxa"/>
              <w:right w:w="90" w:type="dxa"/>
            </w:tcMar>
          </w:tcPr>
          <w:p w14:paraId="2E3074B8"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13FA8F30" w14:textId="77777777" w:rsidR="00E01C3A" w:rsidRDefault="00CC3326">
            <w:r>
              <w:rPr>
                <w:sz w:val="20"/>
                <w:szCs w:val="20"/>
              </w:rPr>
              <w:t>3.5 e 3.9</w:t>
            </w:r>
          </w:p>
        </w:tc>
      </w:tr>
      <w:tr w:rsidR="00E01C3A" w14:paraId="7C8930E2" w14:textId="77777777">
        <w:tc>
          <w:tcPr>
            <w:tcW w:w="900" w:type="dxa"/>
            <w:tcMar>
              <w:top w:w="70" w:type="dxa"/>
              <w:left w:w="90" w:type="dxa"/>
              <w:bottom w:w="70" w:type="dxa"/>
              <w:right w:w="90" w:type="dxa"/>
            </w:tcMar>
          </w:tcPr>
          <w:p w14:paraId="42721377" w14:textId="77777777" w:rsidR="00E01C3A" w:rsidRDefault="00CC3326">
            <w:r>
              <w:rPr>
                <w:sz w:val="20"/>
                <w:szCs w:val="20"/>
              </w:rPr>
              <w:t>RF11</w:t>
            </w:r>
          </w:p>
        </w:tc>
        <w:tc>
          <w:tcPr>
            <w:tcW w:w="6171" w:type="dxa"/>
            <w:tcMar>
              <w:top w:w="70" w:type="dxa"/>
              <w:left w:w="90" w:type="dxa"/>
              <w:bottom w:w="70" w:type="dxa"/>
              <w:right w:w="90" w:type="dxa"/>
            </w:tcMar>
          </w:tcPr>
          <w:p w14:paraId="2D6182F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10EA0331" w14:textId="77777777" w:rsidR="00E01C3A" w:rsidRDefault="00CC3326">
            <w:r>
              <w:rPr>
                <w:sz w:val="20"/>
                <w:szCs w:val="20"/>
              </w:rPr>
              <w:t>3.4.5</w:t>
            </w:r>
          </w:p>
        </w:tc>
      </w:tr>
      <w:tr w:rsidR="00E01C3A" w14:paraId="083E5283" w14:textId="77777777">
        <w:tc>
          <w:tcPr>
            <w:tcW w:w="900" w:type="dxa"/>
            <w:tcMar>
              <w:top w:w="70" w:type="dxa"/>
              <w:left w:w="90" w:type="dxa"/>
              <w:bottom w:w="70" w:type="dxa"/>
              <w:right w:w="90" w:type="dxa"/>
            </w:tcMar>
          </w:tcPr>
          <w:p w14:paraId="3625563F" w14:textId="77777777" w:rsidR="00E01C3A" w:rsidRDefault="00CC3326">
            <w:r>
              <w:rPr>
                <w:sz w:val="20"/>
                <w:szCs w:val="20"/>
              </w:rPr>
              <w:t>RF12</w:t>
            </w:r>
          </w:p>
        </w:tc>
        <w:tc>
          <w:tcPr>
            <w:tcW w:w="6171" w:type="dxa"/>
            <w:tcMar>
              <w:top w:w="70" w:type="dxa"/>
              <w:left w:w="90" w:type="dxa"/>
              <w:bottom w:w="70" w:type="dxa"/>
              <w:right w:w="90" w:type="dxa"/>
            </w:tcMar>
          </w:tcPr>
          <w:p w14:paraId="516A8A60"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7F4B5665" w14:textId="77777777" w:rsidR="00E01C3A" w:rsidRDefault="00CC3326">
            <w:r>
              <w:rPr>
                <w:sz w:val="20"/>
                <w:szCs w:val="20"/>
              </w:rPr>
              <w:t>3.11</w:t>
            </w:r>
          </w:p>
        </w:tc>
      </w:tr>
    </w:tbl>
    <w:p w14:paraId="59F01BC4" w14:textId="77777777" w:rsidR="00E01C3A" w:rsidRDefault="00CC3326">
      <w:pPr>
        <w:spacing w:before="130" w:after="260"/>
        <w:rPr>
          <w:lang w:val="pt-BR"/>
        </w:rPr>
      </w:pPr>
      <w:r>
        <w:rPr>
          <w:sz w:val="20"/>
          <w:szCs w:val="20"/>
          <w:lang w:val="pt-BR"/>
        </w:rPr>
        <w:t>Fonte: Elaborado pelos autores (2026).</w:t>
      </w:r>
    </w:p>
    <w:p w14:paraId="6B662689"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48E14B08"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608561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C9C69EC" w14:textId="77777777">
        <w:trPr>
          <w:tblHeader/>
        </w:trPr>
        <w:tc>
          <w:tcPr>
            <w:tcW w:w="850" w:type="dxa"/>
            <w:shd w:val="clear" w:color="auto" w:fill="EDEDED"/>
            <w:tcMar>
              <w:top w:w="70" w:type="dxa"/>
              <w:left w:w="90" w:type="dxa"/>
              <w:bottom w:w="70" w:type="dxa"/>
              <w:right w:w="90" w:type="dxa"/>
            </w:tcMar>
          </w:tcPr>
          <w:p w14:paraId="08DB5E3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62BA1DC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19142A51"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35A8178E"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A22F5" w14:paraId="5A06A406" w14:textId="77777777">
        <w:tc>
          <w:tcPr>
            <w:tcW w:w="850" w:type="dxa"/>
            <w:tcMar>
              <w:top w:w="70" w:type="dxa"/>
              <w:left w:w="90" w:type="dxa"/>
              <w:bottom w:w="70" w:type="dxa"/>
              <w:right w:w="90" w:type="dxa"/>
            </w:tcMar>
          </w:tcPr>
          <w:p w14:paraId="67983336" w14:textId="77777777" w:rsidR="00E01C3A" w:rsidRDefault="00CC3326">
            <w:r>
              <w:rPr>
                <w:sz w:val="20"/>
                <w:szCs w:val="20"/>
              </w:rPr>
              <w:t>RNF01</w:t>
            </w:r>
          </w:p>
        </w:tc>
        <w:tc>
          <w:tcPr>
            <w:tcW w:w="3500" w:type="dxa"/>
            <w:tcMar>
              <w:top w:w="70" w:type="dxa"/>
              <w:left w:w="90" w:type="dxa"/>
              <w:bottom w:w="70" w:type="dxa"/>
              <w:right w:w="90" w:type="dxa"/>
            </w:tcMar>
          </w:tcPr>
          <w:p w14:paraId="54F18C7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51A66FA5"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7915F2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A22F5" w14:paraId="12BEA145" w14:textId="77777777">
        <w:tc>
          <w:tcPr>
            <w:tcW w:w="850" w:type="dxa"/>
            <w:tcMar>
              <w:top w:w="70" w:type="dxa"/>
              <w:left w:w="90" w:type="dxa"/>
              <w:bottom w:w="70" w:type="dxa"/>
              <w:right w:w="90" w:type="dxa"/>
            </w:tcMar>
          </w:tcPr>
          <w:p w14:paraId="4BCF58D0"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6C8F0D36"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6FAAECD"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1A10D4C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A22F5" w14:paraId="7B3F1191" w14:textId="77777777">
        <w:tc>
          <w:tcPr>
            <w:tcW w:w="850" w:type="dxa"/>
            <w:tcMar>
              <w:top w:w="70" w:type="dxa"/>
              <w:left w:w="90" w:type="dxa"/>
              <w:bottom w:w="70" w:type="dxa"/>
              <w:right w:w="90" w:type="dxa"/>
            </w:tcMar>
          </w:tcPr>
          <w:p w14:paraId="363D8D8A" w14:textId="77777777" w:rsidR="00E01C3A" w:rsidRDefault="00CC3326">
            <w:r>
              <w:rPr>
                <w:sz w:val="20"/>
                <w:szCs w:val="20"/>
              </w:rPr>
              <w:t>RNF03</w:t>
            </w:r>
          </w:p>
        </w:tc>
        <w:tc>
          <w:tcPr>
            <w:tcW w:w="3500" w:type="dxa"/>
            <w:tcMar>
              <w:top w:w="70" w:type="dxa"/>
              <w:left w:w="90" w:type="dxa"/>
              <w:bottom w:w="70" w:type="dxa"/>
              <w:right w:w="90" w:type="dxa"/>
            </w:tcMar>
          </w:tcPr>
          <w:p w14:paraId="726BA6D2"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26EBAF44"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AAF899D"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A22F5" w14:paraId="53EE01F0" w14:textId="77777777">
        <w:tc>
          <w:tcPr>
            <w:tcW w:w="850" w:type="dxa"/>
            <w:tcMar>
              <w:top w:w="70" w:type="dxa"/>
              <w:left w:w="90" w:type="dxa"/>
              <w:bottom w:w="70" w:type="dxa"/>
              <w:right w:w="90" w:type="dxa"/>
            </w:tcMar>
          </w:tcPr>
          <w:p w14:paraId="3D91D718" w14:textId="77777777" w:rsidR="00E01C3A" w:rsidRDefault="00CC3326">
            <w:r>
              <w:rPr>
                <w:sz w:val="20"/>
                <w:szCs w:val="20"/>
              </w:rPr>
              <w:t>RNF04</w:t>
            </w:r>
          </w:p>
        </w:tc>
        <w:tc>
          <w:tcPr>
            <w:tcW w:w="3500" w:type="dxa"/>
            <w:tcMar>
              <w:top w:w="70" w:type="dxa"/>
              <w:left w:w="90" w:type="dxa"/>
              <w:bottom w:w="70" w:type="dxa"/>
              <w:right w:w="90" w:type="dxa"/>
            </w:tcMar>
          </w:tcPr>
          <w:p w14:paraId="1EF59175"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4DD9F1E5"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3D21C777" w14:textId="77777777" w:rsidR="00E01C3A" w:rsidRPr="00CE1B46" w:rsidRDefault="00CC3326">
            <w:pPr>
              <w:rPr>
                <w:lang w:val="pt-BR"/>
              </w:rPr>
            </w:pPr>
            <w:r>
              <w:rPr>
                <w:sz w:val="20"/>
                <w:szCs w:val="20"/>
                <w:lang w:val="pt-BR"/>
              </w:rPr>
              <w:t>Reexecução de decisão registrada e comparação com o valor gravado</w:t>
            </w:r>
          </w:p>
        </w:tc>
      </w:tr>
      <w:tr w:rsidR="00E01C3A" w:rsidRPr="008A22F5" w14:paraId="6D0BF4A0" w14:textId="77777777">
        <w:tc>
          <w:tcPr>
            <w:tcW w:w="850" w:type="dxa"/>
            <w:tcMar>
              <w:top w:w="70" w:type="dxa"/>
              <w:left w:w="90" w:type="dxa"/>
              <w:bottom w:w="70" w:type="dxa"/>
              <w:right w:w="90" w:type="dxa"/>
            </w:tcMar>
          </w:tcPr>
          <w:p w14:paraId="6CCD28A1" w14:textId="77777777" w:rsidR="00E01C3A" w:rsidRDefault="00CC3326">
            <w:r>
              <w:rPr>
                <w:sz w:val="20"/>
                <w:szCs w:val="20"/>
              </w:rPr>
              <w:t>RNF05</w:t>
            </w:r>
          </w:p>
        </w:tc>
        <w:tc>
          <w:tcPr>
            <w:tcW w:w="3500" w:type="dxa"/>
            <w:tcMar>
              <w:top w:w="70" w:type="dxa"/>
              <w:left w:w="90" w:type="dxa"/>
              <w:bottom w:w="70" w:type="dxa"/>
              <w:right w:w="90" w:type="dxa"/>
            </w:tcMar>
          </w:tcPr>
          <w:p w14:paraId="159C9D87"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541365" w14:textId="77777777" w:rsidR="00E01C3A" w:rsidRDefault="00CC3326">
            <w:proofErr w:type="spellStart"/>
            <w:r>
              <w:rPr>
                <w:sz w:val="20"/>
                <w:szCs w:val="20"/>
              </w:rPr>
              <w:t xml:space="preserve">Manutenibilidade (modificabilidade)</w:t>
            </w:r>
            <w:proofErr w:type="spellEnd"/>
          </w:p>
        </w:tc>
        <w:tc>
          <w:tcPr>
            <w:tcW w:w="2971" w:type="dxa"/>
            <w:tcMar>
              <w:top w:w="70" w:type="dxa"/>
              <w:left w:w="90" w:type="dxa"/>
              <w:bottom w:w="70" w:type="dxa"/>
              <w:right w:w="90" w:type="dxa"/>
            </w:tcMar>
          </w:tcPr>
          <w:p w14:paraId="1878CAE2"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A22F5" w14:paraId="1EC61779" w14:textId="77777777">
        <w:tc>
          <w:tcPr>
            <w:tcW w:w="850" w:type="dxa"/>
            <w:tcMar>
              <w:top w:w="70" w:type="dxa"/>
              <w:left w:w="90" w:type="dxa"/>
              <w:bottom w:w="70" w:type="dxa"/>
              <w:right w:w="90" w:type="dxa"/>
            </w:tcMar>
          </w:tcPr>
          <w:p w14:paraId="7EB484A0" w14:textId="77777777" w:rsidR="00E01C3A" w:rsidRDefault="00CC3326">
            <w:r>
              <w:rPr>
                <w:sz w:val="20"/>
                <w:szCs w:val="20"/>
              </w:rPr>
              <w:t>RNF06</w:t>
            </w:r>
          </w:p>
        </w:tc>
        <w:tc>
          <w:tcPr>
            <w:tcW w:w="3500" w:type="dxa"/>
            <w:tcMar>
              <w:top w:w="70" w:type="dxa"/>
              <w:left w:w="90" w:type="dxa"/>
              <w:bottom w:w="70" w:type="dxa"/>
              <w:right w:w="90" w:type="dxa"/>
            </w:tcMar>
          </w:tcPr>
          <w:p w14:paraId="6E50DA8B"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EDD0068"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F655DA3"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A22F5" w14:paraId="52D4A871" w14:textId="77777777">
        <w:tc>
          <w:tcPr>
            <w:tcW w:w="850" w:type="dxa"/>
            <w:tcMar>
              <w:top w:w="70" w:type="dxa"/>
              <w:left w:w="90" w:type="dxa"/>
              <w:bottom w:w="70" w:type="dxa"/>
              <w:right w:w="90" w:type="dxa"/>
            </w:tcMar>
          </w:tcPr>
          <w:p w14:paraId="307F4E1B" w14:textId="77777777" w:rsidR="00E01C3A" w:rsidRDefault="00CC3326">
            <w:r>
              <w:rPr>
                <w:sz w:val="20"/>
                <w:szCs w:val="20"/>
              </w:rPr>
              <w:t>RNF07</w:t>
            </w:r>
          </w:p>
        </w:tc>
        <w:tc>
          <w:tcPr>
            <w:tcW w:w="3500" w:type="dxa"/>
            <w:tcMar>
              <w:top w:w="70" w:type="dxa"/>
              <w:left w:w="90" w:type="dxa"/>
              <w:bottom w:w="70" w:type="dxa"/>
              <w:right w:w="90" w:type="dxa"/>
            </w:tcMar>
          </w:tcPr>
          <w:p w14:paraId="1EE430C9"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33053BB" w14:textId="77777777" w:rsidR="00E01C3A" w:rsidRDefault="00CC3326">
            <w:proofErr w:type="spellStart"/>
            <w:r>
              <w:rPr>
                <w:sz w:val="20"/>
                <w:szCs w:val="20"/>
              </w:rPr>
              <w:t xml:space="preserve">Segurança operacional (fail safe)</w:t>
            </w:r>
            <w:proofErr w:type="spellEnd"/>
          </w:p>
        </w:tc>
        <w:tc>
          <w:tcPr>
            <w:tcW w:w="2971" w:type="dxa"/>
            <w:tcMar>
              <w:top w:w="70" w:type="dxa"/>
              <w:left w:w="90" w:type="dxa"/>
              <w:bottom w:w="70" w:type="dxa"/>
              <w:right w:w="90" w:type="dxa"/>
            </w:tcMar>
          </w:tcPr>
          <w:p w14:paraId="6008F610"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A22F5" w14:paraId="78002F22" w14:textId="77777777">
        <w:tc>
          <w:tcPr>
            <w:tcW w:w="850" w:type="dxa"/>
            <w:tcMar>
              <w:top w:w="70" w:type="dxa"/>
              <w:left w:w="90" w:type="dxa"/>
              <w:bottom w:w="70" w:type="dxa"/>
              <w:right w:w="90" w:type="dxa"/>
            </w:tcMar>
          </w:tcPr>
          <w:p w14:paraId="434ECEB8" w14:textId="77777777" w:rsidR="00E01C3A" w:rsidRDefault="00CC3326">
            <w:r>
              <w:rPr>
                <w:sz w:val="20"/>
                <w:szCs w:val="20"/>
              </w:rPr>
              <w:t>RNF08</w:t>
            </w:r>
          </w:p>
        </w:tc>
        <w:tc>
          <w:tcPr>
            <w:tcW w:w="3500" w:type="dxa"/>
            <w:tcMar>
              <w:top w:w="70" w:type="dxa"/>
              <w:left w:w="90" w:type="dxa"/>
              <w:bottom w:w="70" w:type="dxa"/>
              <w:right w:w="90" w:type="dxa"/>
            </w:tcMar>
          </w:tcPr>
          <w:p w14:paraId="415D3040"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F10E51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36305A2D"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A22F5" w14:paraId="33D3DA6C" w14:textId="77777777">
        <w:tc>
          <w:tcPr>
            <w:tcW w:w="850" w:type="dxa"/>
            <w:tcMar>
              <w:top w:w="70" w:type="dxa"/>
              <w:left w:w="90" w:type="dxa"/>
              <w:bottom w:w="70" w:type="dxa"/>
              <w:right w:w="90" w:type="dxa"/>
            </w:tcMar>
          </w:tcPr>
          <w:p w14:paraId="3A1D33CC" w14:textId="77777777" w:rsidR="00E01C3A" w:rsidRDefault="00CC3326">
            <w:r>
              <w:rPr>
                <w:sz w:val="20"/>
                <w:szCs w:val="20"/>
              </w:rPr>
              <w:t>RNF09</w:t>
            </w:r>
          </w:p>
        </w:tc>
        <w:tc>
          <w:tcPr>
            <w:tcW w:w="3500" w:type="dxa"/>
            <w:tcMar>
              <w:top w:w="70" w:type="dxa"/>
              <w:left w:w="90" w:type="dxa"/>
              <w:bottom w:w="70" w:type="dxa"/>
              <w:right w:w="90" w:type="dxa"/>
            </w:tcMar>
          </w:tcPr>
          <w:p w14:paraId="0D58EA1C"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719F536" w14:textId="77777777" w:rsidR="00E01C3A" w:rsidRDefault="00CC3326">
            <w:proofErr w:type="spellStart"/>
            <w:r>
              <w:rPr>
                <w:sz w:val="20"/>
                <w:szCs w:val="20"/>
              </w:rPr>
              <w:t xml:space="preserve">Flexibilidade (escalabilidade)</w:t>
            </w:r>
            <w:proofErr w:type="spellEnd"/>
          </w:p>
        </w:tc>
        <w:tc>
          <w:tcPr>
            <w:tcW w:w="2971" w:type="dxa"/>
            <w:tcMar>
              <w:top w:w="70" w:type="dxa"/>
              <w:left w:w="90" w:type="dxa"/>
              <w:bottom w:w="70" w:type="dxa"/>
              <w:right w:w="90" w:type="dxa"/>
            </w:tcMar>
          </w:tcPr>
          <w:p w14:paraId="29E0E592"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16F268B" w14:textId="77777777" w:rsidR="00E01C3A" w:rsidRDefault="00CC3326">
      <w:pPr>
        <w:spacing w:before="130" w:after="260"/>
        <w:rPr>
          <w:lang w:val="pt-BR"/>
        </w:rPr>
      </w:pPr>
      <w:r>
        <w:rPr>
          <w:sz w:val="20"/>
          <w:szCs w:val="20"/>
          <w:lang w:val="pt-BR"/>
        </w:rPr>
        <w:t>Fonte: Elaborado pelos autores (2026).</w:t>
      </w:r>
    </w:p>
    <w:p w14:paraId="00267D04"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lastRenderedPageBreak/>
        <w:t>que rege a camada de verificação: o benefício da adaptação é condicional, a garantia normativa não é.</w:t>
      </w:r>
    </w:p>
    <w:p w14:paraId="5F969FC0"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7B636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08A1B97F"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F55E466"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5D27FDC9"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623FF4F7" w14:textId="77777777" w:rsidR="00E01C3A" w:rsidRDefault="00CC3326">
      <w:pPr>
        <w:keepNext/>
        <w:spacing w:before="130" w:after="60"/>
        <w:jc w:val="center"/>
        <w:rPr>
          <w:lang w:val="pt-BR"/>
        </w:rPr>
      </w:pPr>
      <w:r>
        <w:rPr>
          <w:sz w:val="20"/>
          <w:szCs w:val="20"/>
          <w:lang w:val="pt-BR"/>
        </w:rPr>
        <w:t>Figura 1 – Arquitetura do sistema</w:t>
      </w:r>
    </w:p>
    <w:p w14:paraId="4AA5859E" w14:textId="77777777" w:rsidR="00E01C3A" w:rsidRDefault="00CC3326">
      <w:pPr>
        <w:spacing w:after="280"/>
        <w:jc w:val="center"/>
        <w:rPr>
          <w:lang w:val="pt-BR"/>
        </w:rPr>
      </w:pPr>
      <w:r>
        <w:rPr>
          <w:sz w:val="20"/>
          <w:szCs w:val="20"/>
          <w:lang w:val="pt-BR"/>
        </w:rPr>
        <w:t>Fonte: Elaborado pelos autores (2026).</w:t>
      </w:r>
    </w:p>
    <w:p w14:paraId="4B03C8BA"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B38689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E11BE66"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1AD60AE" w14:textId="77777777">
        <w:trPr>
          <w:tblHeader/>
        </w:trPr>
        <w:tc>
          <w:tcPr>
            <w:tcW w:w="1750" w:type="dxa"/>
            <w:shd w:val="clear" w:color="auto" w:fill="EDEDED"/>
            <w:tcMar>
              <w:top w:w="70" w:type="dxa"/>
              <w:left w:w="90" w:type="dxa"/>
              <w:bottom w:w="70" w:type="dxa"/>
              <w:right w:w="90" w:type="dxa"/>
            </w:tcMar>
          </w:tcPr>
          <w:p w14:paraId="39C242F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6C8FFDE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6B0D8B7E" w14:textId="77777777" w:rsidR="00E01C3A" w:rsidRDefault="00CC3326">
            <w:proofErr w:type="spellStart"/>
            <w:r>
              <w:rPr>
                <w:b/>
                <w:bCs/>
                <w:sz w:val="20"/>
                <w:szCs w:val="20"/>
              </w:rPr>
              <w:t>Justificativa</w:t>
            </w:r>
            <w:proofErr w:type="spellEnd"/>
          </w:p>
        </w:tc>
      </w:tr>
      <w:tr w:rsidR="00E01C3A" w:rsidRPr="008A22F5" w14:paraId="39635BB2" w14:textId="77777777">
        <w:tc>
          <w:tcPr>
            <w:tcW w:w="1750" w:type="dxa"/>
            <w:tcMar>
              <w:top w:w="70" w:type="dxa"/>
              <w:left w:w="90" w:type="dxa"/>
              <w:bottom w:w="70" w:type="dxa"/>
              <w:right w:w="90" w:type="dxa"/>
            </w:tcMar>
          </w:tcPr>
          <w:p w14:paraId="7362A915"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AFD7B7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976B0A4"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A22F5" w14:paraId="47764691" w14:textId="77777777">
        <w:tc>
          <w:tcPr>
            <w:tcW w:w="1750" w:type="dxa"/>
            <w:tcMar>
              <w:top w:w="70" w:type="dxa"/>
              <w:left w:w="90" w:type="dxa"/>
              <w:bottom w:w="70" w:type="dxa"/>
              <w:right w:w="90" w:type="dxa"/>
            </w:tcMar>
          </w:tcPr>
          <w:p w14:paraId="33C18685" w14:textId="77777777" w:rsidR="00E01C3A" w:rsidRDefault="00CC3326">
            <w:r>
              <w:rPr>
                <w:sz w:val="20"/>
                <w:szCs w:val="20"/>
              </w:rPr>
              <w:t>Back end</w:t>
            </w:r>
          </w:p>
        </w:tc>
        <w:tc>
          <w:tcPr>
            <w:tcW w:w="3100" w:type="dxa"/>
            <w:tcMar>
              <w:top w:w="70" w:type="dxa"/>
              <w:left w:w="90" w:type="dxa"/>
              <w:bottom w:w="70" w:type="dxa"/>
              <w:right w:w="90" w:type="dxa"/>
            </w:tcMar>
          </w:tcPr>
          <w:p w14:paraId="22526167"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D6F720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A22F5" w14:paraId="1B35275F" w14:textId="77777777">
        <w:tc>
          <w:tcPr>
            <w:tcW w:w="1750" w:type="dxa"/>
            <w:tcMar>
              <w:top w:w="70" w:type="dxa"/>
              <w:left w:w="90" w:type="dxa"/>
              <w:bottom w:w="70" w:type="dxa"/>
              <w:right w:w="90" w:type="dxa"/>
            </w:tcMar>
          </w:tcPr>
          <w:p w14:paraId="1F7E0238" w14:textId="77777777" w:rsidR="00E01C3A" w:rsidRDefault="00CC3326">
            <w:r>
              <w:rPr>
                <w:sz w:val="20"/>
                <w:szCs w:val="20"/>
              </w:rPr>
              <w:t>Front end</w:t>
            </w:r>
          </w:p>
        </w:tc>
        <w:tc>
          <w:tcPr>
            <w:tcW w:w="3100" w:type="dxa"/>
            <w:tcMar>
              <w:top w:w="70" w:type="dxa"/>
              <w:left w:w="90" w:type="dxa"/>
              <w:bottom w:w="70" w:type="dxa"/>
              <w:right w:w="90" w:type="dxa"/>
            </w:tcMar>
          </w:tcPr>
          <w:p w14:paraId="4027D425"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30252F3"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A22F5" w14:paraId="0BCE6A8C" w14:textId="77777777">
        <w:tc>
          <w:tcPr>
            <w:tcW w:w="1750" w:type="dxa"/>
            <w:tcMar>
              <w:top w:w="70" w:type="dxa"/>
              <w:left w:w="90" w:type="dxa"/>
              <w:bottom w:w="70" w:type="dxa"/>
              <w:right w:w="90" w:type="dxa"/>
            </w:tcMar>
          </w:tcPr>
          <w:p w14:paraId="61341AFC" w14:textId="77777777" w:rsidR="00E01C3A" w:rsidRDefault="00CC3326">
            <w:r>
              <w:rPr>
                <w:sz w:val="20"/>
                <w:szCs w:val="20"/>
              </w:rPr>
              <w:t>Banco de dados</w:t>
            </w:r>
          </w:p>
        </w:tc>
        <w:tc>
          <w:tcPr>
            <w:tcW w:w="3100" w:type="dxa"/>
            <w:tcMar>
              <w:top w:w="70" w:type="dxa"/>
              <w:left w:w="90" w:type="dxa"/>
              <w:bottom w:w="70" w:type="dxa"/>
              <w:right w:w="90" w:type="dxa"/>
            </w:tcMar>
          </w:tcPr>
          <w:p w14:paraId="26FC2D95" w14:textId="77777777" w:rsidR="00E01C3A" w:rsidRPr="00CE1B46" w:rsidRDefault="00CC3326">
            <w:pPr>
              <w:rPr>
                <w:lang w:val="pt-BR"/>
              </w:rPr>
            </w:pPr>
            <w:r>
              <w:rPr>
                <w:sz w:val="20"/>
                <w:szCs w:val="20"/>
                <w:lang w:val="pt-BR"/>
              </w:rPr>
              <w:t>Sim. Banco relacional em contêiner, com as entidades do Quadro 16 e o modelo da Figura 3</w:t>
            </w:r>
          </w:p>
        </w:tc>
        <w:tc>
          <w:tcPr>
            <w:tcW w:w="4221" w:type="dxa"/>
            <w:tcMar>
              <w:top w:w="70" w:type="dxa"/>
              <w:left w:w="90" w:type="dxa"/>
              <w:bottom w:w="70" w:type="dxa"/>
              <w:right w:w="90" w:type="dxa"/>
            </w:tcMar>
          </w:tcPr>
          <w:p w14:paraId="336D8685"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6B0A7728" w14:textId="77777777">
        <w:tc>
          <w:tcPr>
            <w:tcW w:w="1750" w:type="dxa"/>
            <w:tcMar>
              <w:top w:w="70" w:type="dxa"/>
              <w:left w:w="90" w:type="dxa"/>
              <w:bottom w:w="70" w:type="dxa"/>
              <w:right w:w="90" w:type="dxa"/>
            </w:tcMar>
          </w:tcPr>
          <w:p w14:paraId="08DA2241"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3360BD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21483AF4"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A22F5" w14:paraId="28841ACF" w14:textId="77777777">
        <w:tc>
          <w:tcPr>
            <w:tcW w:w="1750" w:type="dxa"/>
            <w:tcMar>
              <w:top w:w="70" w:type="dxa"/>
              <w:left w:w="90" w:type="dxa"/>
              <w:bottom w:w="70" w:type="dxa"/>
              <w:right w:w="90" w:type="dxa"/>
            </w:tcMar>
          </w:tcPr>
          <w:p w14:paraId="0B8A358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5034BA4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1DB637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7DC1BA28" w14:textId="77777777">
        <w:tc>
          <w:tcPr>
            <w:tcW w:w="1750" w:type="dxa"/>
            <w:tcMar>
              <w:top w:w="70" w:type="dxa"/>
              <w:left w:w="90" w:type="dxa"/>
              <w:bottom w:w="70" w:type="dxa"/>
              <w:right w:w="90" w:type="dxa"/>
            </w:tcMar>
          </w:tcPr>
          <w:p w14:paraId="6F0548B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38C3ACA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5C3A5F0"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0C0F85CC" w14:textId="77777777" w:rsidR="00E01C3A" w:rsidRDefault="00CC3326">
      <w:pPr>
        <w:spacing w:before="130" w:after="260"/>
        <w:rPr>
          <w:lang w:val="pt-BR"/>
        </w:rPr>
      </w:pPr>
      <w:r>
        <w:rPr>
          <w:sz w:val="20"/>
          <w:szCs w:val="20"/>
          <w:lang w:val="pt-BR"/>
        </w:rPr>
        <w:t>Fonte: Elaborado pelos autores (2026).</w:t>
      </w:r>
    </w:p>
    <w:p w14:paraId="4A8CA0ED"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10067852"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172D96F7" w14:textId="77777777">
        <w:trPr>
          <w:tblHeader/>
        </w:trPr>
        <w:tc>
          <w:tcPr>
            <w:tcW w:w="2300" w:type="dxa"/>
            <w:shd w:val="clear" w:color="auto" w:fill="EDEDED"/>
            <w:tcMar>
              <w:top w:w="70" w:type="dxa"/>
              <w:left w:w="90" w:type="dxa"/>
              <w:bottom w:w="70" w:type="dxa"/>
              <w:right w:w="90" w:type="dxa"/>
            </w:tcMar>
          </w:tcPr>
          <w:p w14:paraId="63429B8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0D569884"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4E25B214" w14:textId="77777777" w:rsidR="00E01C3A" w:rsidRDefault="00CC3326">
            <w:proofErr w:type="spellStart"/>
            <w:r>
              <w:rPr>
                <w:b/>
                <w:bCs/>
                <w:sz w:val="20"/>
                <w:szCs w:val="20"/>
              </w:rPr>
              <w:t>Responsabilidade</w:t>
            </w:r>
            <w:proofErr w:type="spellEnd"/>
          </w:p>
        </w:tc>
      </w:tr>
      <w:tr w:rsidR="00E01C3A" w:rsidRPr="008A22F5" w14:paraId="319B2587" w14:textId="77777777">
        <w:tc>
          <w:tcPr>
            <w:tcW w:w="2300" w:type="dxa"/>
            <w:tcMar>
              <w:top w:w="70" w:type="dxa"/>
              <w:left w:w="90" w:type="dxa"/>
              <w:bottom w:w="70" w:type="dxa"/>
              <w:right w:w="90" w:type="dxa"/>
            </w:tcMar>
          </w:tcPr>
          <w:p w14:paraId="4B053235"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2164091A"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15BDE8DD"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A22F5" w14:paraId="79D5E0E7" w14:textId="77777777">
        <w:tc>
          <w:tcPr>
            <w:tcW w:w="2300" w:type="dxa"/>
            <w:tcMar>
              <w:top w:w="70" w:type="dxa"/>
              <w:left w:w="90" w:type="dxa"/>
              <w:bottom w:w="70" w:type="dxa"/>
              <w:right w:w="90" w:type="dxa"/>
            </w:tcMar>
          </w:tcPr>
          <w:p w14:paraId="27FB6B36"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734CAED0"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DB443E"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A22F5" w14:paraId="07B745B1" w14:textId="77777777">
        <w:tc>
          <w:tcPr>
            <w:tcW w:w="2300" w:type="dxa"/>
            <w:tcMar>
              <w:top w:w="70" w:type="dxa"/>
              <w:left w:w="90" w:type="dxa"/>
              <w:bottom w:w="70" w:type="dxa"/>
              <w:right w:w="90" w:type="dxa"/>
            </w:tcMar>
          </w:tcPr>
          <w:p w14:paraId="1D21EAB7"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39363E6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7105D487"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A22F5" w14:paraId="5415F411" w14:textId="77777777">
        <w:tc>
          <w:tcPr>
            <w:tcW w:w="2300" w:type="dxa"/>
            <w:tcMar>
              <w:top w:w="70" w:type="dxa"/>
              <w:left w:w="90" w:type="dxa"/>
              <w:bottom w:w="70" w:type="dxa"/>
              <w:right w:w="90" w:type="dxa"/>
            </w:tcMar>
          </w:tcPr>
          <w:p w14:paraId="1CF95A8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5122AC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5010B29"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A22F5" w14:paraId="7DD29294" w14:textId="77777777">
        <w:tc>
          <w:tcPr>
            <w:tcW w:w="2300" w:type="dxa"/>
            <w:tcMar>
              <w:top w:w="70" w:type="dxa"/>
              <w:left w:w="90" w:type="dxa"/>
              <w:bottom w:w="70" w:type="dxa"/>
              <w:right w:w="90" w:type="dxa"/>
            </w:tcMar>
          </w:tcPr>
          <w:p w14:paraId="694117A6"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01353598"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7155A61D"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A22F5" w14:paraId="7BB0D4DA" w14:textId="77777777">
        <w:tc>
          <w:tcPr>
            <w:tcW w:w="2300" w:type="dxa"/>
            <w:tcMar>
              <w:top w:w="70" w:type="dxa"/>
              <w:left w:w="90" w:type="dxa"/>
              <w:bottom w:w="70" w:type="dxa"/>
              <w:right w:w="90" w:type="dxa"/>
            </w:tcMar>
          </w:tcPr>
          <w:p w14:paraId="124E40AA" w14:textId="77777777" w:rsidR="00E01C3A" w:rsidRDefault="00CC3326">
            <w:r>
              <w:rPr>
                <w:sz w:val="20"/>
                <w:szCs w:val="20"/>
              </w:rPr>
              <w:t>Banco de dados</w:t>
            </w:r>
          </w:p>
        </w:tc>
        <w:tc>
          <w:tcPr>
            <w:tcW w:w="3000" w:type="dxa"/>
            <w:tcMar>
              <w:top w:w="70" w:type="dxa"/>
              <w:left w:w="90" w:type="dxa"/>
              <w:bottom w:w="70" w:type="dxa"/>
              <w:right w:w="90" w:type="dxa"/>
            </w:tcMar>
          </w:tcPr>
          <w:p w14:paraId="5F1367D6"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68371C9" w14:textId="77777777" w:rsidR="00E01C3A" w:rsidRPr="00CE1B46" w:rsidRDefault="00CC3326">
            <w:pPr>
              <w:rPr>
                <w:lang w:val="pt-BR"/>
              </w:rPr>
            </w:pPr>
            <w:r>
              <w:rPr>
                <w:sz w:val="20"/>
                <w:szCs w:val="20"/>
                <w:lang w:val="pt-BR"/>
              </w:rPr>
              <w:t>Registrar a cadeia completa de cada ciclo de decisão</w:t>
            </w:r>
          </w:p>
        </w:tc>
      </w:tr>
      <w:tr w:rsidR="00E01C3A" w:rsidRPr="008A22F5" w14:paraId="2FCF67FC" w14:textId="77777777">
        <w:tc>
          <w:tcPr>
            <w:tcW w:w="2300" w:type="dxa"/>
            <w:tcMar>
              <w:top w:w="70" w:type="dxa"/>
              <w:left w:w="90" w:type="dxa"/>
              <w:bottom w:w="70" w:type="dxa"/>
              <w:right w:w="90" w:type="dxa"/>
            </w:tcMar>
          </w:tcPr>
          <w:p w14:paraId="49E2AF2C"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18670E1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4495544A"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A22F5" w14:paraId="057A0402" w14:textId="77777777">
        <w:tc>
          <w:tcPr>
            <w:tcW w:w="2300" w:type="dxa"/>
            <w:tcMar>
              <w:top w:w="70" w:type="dxa"/>
              <w:left w:w="90" w:type="dxa"/>
              <w:bottom w:w="70" w:type="dxa"/>
              <w:right w:w="90" w:type="dxa"/>
            </w:tcMar>
          </w:tcPr>
          <w:p w14:paraId="42D504DD"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12875B8"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0838C8BF" w14:textId="77777777" w:rsidR="00E01C3A" w:rsidRPr="00CE1B46" w:rsidRDefault="00CC3326">
            <w:pPr>
              <w:rPr>
                <w:lang w:val="pt-BR"/>
              </w:rPr>
            </w:pPr>
            <w:r>
              <w:rPr>
                <w:sz w:val="20"/>
                <w:szCs w:val="20"/>
                <w:lang w:val="pt-BR"/>
              </w:rPr>
              <w:t>Aplicar o ciclo de trabalho comandado e publicar a iluminância lida</w:t>
            </w:r>
          </w:p>
        </w:tc>
      </w:tr>
    </w:tbl>
    <w:p w14:paraId="34F87DAF" w14:textId="77777777" w:rsidR="00E01C3A" w:rsidRDefault="00CC3326">
      <w:pPr>
        <w:spacing w:before="130" w:after="260"/>
        <w:rPr>
          <w:lang w:val="pt-BR"/>
        </w:rPr>
      </w:pPr>
      <w:r>
        <w:rPr>
          <w:sz w:val="20"/>
          <w:szCs w:val="20"/>
          <w:lang w:val="pt-BR"/>
        </w:rPr>
        <w:t>Fonte: Elaborado pelos autores (2026).</w:t>
      </w:r>
    </w:p>
    <w:p w14:paraId="3BFA6034"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F4980E0"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11E1C23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CE5156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1B7293DE"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159F6CC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1C48C3"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3.13.1.</w:t>
      </w:r>
    </w:p>
    <w:p w14:paraId="7820251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043C1C22"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10FF522"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2C3BD658"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0E9AC244"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21B6B70"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D859CA3" w14:textId="77777777">
        <w:trPr>
          <w:tblHeader/>
        </w:trPr>
        <w:tc>
          <w:tcPr>
            <w:tcW w:w="2600" w:type="dxa"/>
            <w:shd w:val="clear" w:color="auto" w:fill="EDEDED"/>
            <w:tcMar>
              <w:top w:w="70" w:type="dxa"/>
              <w:left w:w="90" w:type="dxa"/>
              <w:bottom w:w="70" w:type="dxa"/>
              <w:right w:w="90" w:type="dxa"/>
            </w:tcMar>
          </w:tcPr>
          <w:p w14:paraId="50F5A57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7ADAABA3"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31F77664" w14:textId="77777777" w:rsidR="00E01C3A" w:rsidRDefault="00CC3326">
            <w:proofErr w:type="spellStart"/>
            <w:r>
              <w:rPr>
                <w:b/>
                <w:bCs/>
                <w:sz w:val="20"/>
                <w:szCs w:val="20"/>
              </w:rPr>
              <w:t>Conteúdo</w:t>
            </w:r>
            <w:proofErr w:type="spellEnd"/>
          </w:p>
        </w:tc>
      </w:tr>
      <w:tr w:rsidR="00E01C3A" w:rsidRPr="008A22F5" w14:paraId="679188F0" w14:textId="77777777">
        <w:tc>
          <w:tcPr>
            <w:tcW w:w="2600" w:type="dxa"/>
            <w:tcMar>
              <w:top w:w="70" w:type="dxa"/>
              <w:left w:w="90" w:type="dxa"/>
              <w:bottom w:w="70" w:type="dxa"/>
              <w:right w:w="90" w:type="dxa"/>
            </w:tcMar>
          </w:tcPr>
          <w:p w14:paraId="09D70FE8"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1A89DFF8"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3661F8C6"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lastRenderedPageBreak/>
              <w:t>origem; vigência opcional. Exige chave de acesso; campo fora do contrato ou trecho fora do cadastro recusa o item, e no pacote só ele</w:t>
            </w:r>
          </w:p>
        </w:tc>
      </w:tr>
      <w:tr w:rsidR="00E01C3A" w:rsidRPr="008A22F5" w14:paraId="25267F1A" w14:textId="77777777">
        <w:tc>
          <w:tcPr>
            <w:tcW w:w="2600" w:type="dxa"/>
            <w:tcMar>
              <w:top w:w="70" w:type="dxa"/>
              <w:left w:w="90" w:type="dxa"/>
              <w:bottom w:w="70" w:type="dxa"/>
              <w:right w:w="90" w:type="dxa"/>
            </w:tcMar>
          </w:tcPr>
          <w:p w14:paraId="553F4431"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7727DFF1"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FC72014" w14:textId="77777777" w:rsidR="00E01C3A" w:rsidRPr="00CE1B46" w:rsidRDefault="00CC3326">
            <w:pPr>
              <w:rPr>
                <w:lang w:val="pt-BR"/>
              </w:rPr>
            </w:pPr>
            <w:r>
              <w:rPr>
                <w:sz w:val="20"/>
                <w:szCs w:val="20"/>
                <w:lang w:val="pt-BR"/>
              </w:rPr>
              <w:t>Coleção de publicações, filtrada por carimbo de tempo e por trecho</w:t>
            </w:r>
          </w:p>
        </w:tc>
      </w:tr>
      <w:tr w:rsidR="00E01C3A" w:rsidRPr="008A22F5" w14:paraId="3A9A5843" w14:textId="77777777">
        <w:tc>
          <w:tcPr>
            <w:tcW w:w="2600" w:type="dxa"/>
            <w:tcMar>
              <w:top w:w="70" w:type="dxa"/>
              <w:left w:w="90" w:type="dxa"/>
              <w:bottom w:w="70" w:type="dxa"/>
              <w:right w:w="90" w:type="dxa"/>
            </w:tcMar>
          </w:tcPr>
          <w:p w14:paraId="50E6C82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4098A954"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BA4C159"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A22F5" w14:paraId="3DD6863B" w14:textId="77777777">
        <w:tc>
          <w:tcPr>
            <w:tcW w:w="2600" w:type="dxa"/>
            <w:tcMar>
              <w:top w:w="70" w:type="dxa"/>
              <w:left w:w="90" w:type="dxa"/>
              <w:bottom w:w="70" w:type="dxa"/>
              <w:right w:w="90" w:type="dxa"/>
            </w:tcMar>
          </w:tcPr>
          <w:p w14:paraId="4E38CF84"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47DD83C"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DD7B79" w14:textId="77777777" w:rsidR="00E01C3A" w:rsidRPr="00CE1B46" w:rsidRDefault="00CC3326">
            <w:pPr>
              <w:rPr>
                <w:lang w:val="pt-BR"/>
              </w:rPr>
            </w:pPr>
            <w:r>
              <w:rPr>
                <w:sz w:val="20"/>
                <w:szCs w:val="20"/>
                <w:lang w:val="pt-BR"/>
              </w:rPr>
              <w:t>Ciclo de trabalho aplicado e iluminância medida, por ponto de luz</w:t>
            </w:r>
          </w:p>
        </w:tc>
      </w:tr>
      <w:tr w:rsidR="00E01C3A" w:rsidRPr="008A22F5" w14:paraId="3833472D" w14:textId="77777777">
        <w:tc>
          <w:tcPr>
            <w:tcW w:w="2600" w:type="dxa"/>
            <w:tcMar>
              <w:top w:w="70" w:type="dxa"/>
              <w:left w:w="90" w:type="dxa"/>
              <w:bottom w:w="70" w:type="dxa"/>
              <w:right w:w="90" w:type="dxa"/>
            </w:tcMar>
          </w:tcPr>
          <w:p w14:paraId="69E864E4"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13736868"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4D790EA2"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A22F5" w14:paraId="15FE4162" w14:textId="77777777">
        <w:tc>
          <w:tcPr>
            <w:tcW w:w="2600" w:type="dxa"/>
            <w:tcMar>
              <w:top w:w="70" w:type="dxa"/>
              <w:left w:w="90" w:type="dxa"/>
              <w:bottom w:w="70" w:type="dxa"/>
              <w:right w:w="90" w:type="dxa"/>
            </w:tcMar>
          </w:tcPr>
          <w:p w14:paraId="223E5986"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4CFD2ACB"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75F81A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A22F5" w14:paraId="5EC3FD43" w14:textId="77777777">
        <w:tc>
          <w:tcPr>
            <w:tcW w:w="2600" w:type="dxa"/>
            <w:tcMar>
              <w:top w:w="70" w:type="dxa"/>
              <w:left w:w="90" w:type="dxa"/>
              <w:bottom w:w="70" w:type="dxa"/>
              <w:right w:w="90" w:type="dxa"/>
            </w:tcMar>
          </w:tcPr>
          <w:p w14:paraId="561F1249"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10D518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6FCE401" w14:textId="77777777" w:rsidR="00847C0D" w:rsidRPr="00430DB3" w:rsidRDefault="00CC3326">
            <w:pPr>
              <w:rPr>
                <w:lang w:val="pt-BR"/>
              </w:rPr>
            </w:pPr>
            <w:r>
              <w:rPr>
                <w:sz w:val="20"/>
                <w:szCs w:val="20"/>
                <w:lang w:val="pt-BR"/>
              </w:rPr>
              <w:t>Alertas de diagnóstico abertos (RF11)</w:t>
            </w:r>
          </w:p>
        </w:tc>
      </w:tr>
      <w:tr w:rsidR="00E01C3A" w:rsidRPr="008A22F5" w14:paraId="78970EC9" w14:textId="77777777">
        <w:tc>
          <w:tcPr>
            <w:tcW w:w="2600" w:type="dxa"/>
            <w:tcMar>
              <w:top w:w="70" w:type="dxa"/>
              <w:left w:w="90" w:type="dxa"/>
              <w:bottom w:w="70" w:type="dxa"/>
              <w:right w:w="90" w:type="dxa"/>
            </w:tcMar>
          </w:tcPr>
          <w:p w14:paraId="1FD7E54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3884C5B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8A2CCC9"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A22F5" w14:paraId="5BF31F4F" w14:textId="77777777">
        <w:tc>
          <w:tcPr>
            <w:tcW w:w="2600" w:type="dxa"/>
            <w:tcMar>
              <w:top w:w="70" w:type="dxa"/>
              <w:left w:w="90" w:type="dxa"/>
              <w:bottom w:w="70" w:type="dxa"/>
              <w:right w:w="90" w:type="dxa"/>
            </w:tcMar>
          </w:tcPr>
          <w:p w14:paraId="561F381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06B6D88B"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F9E0358"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A22F5" w14:paraId="68D48D50" w14:textId="77777777">
        <w:tc>
          <w:tcPr>
            <w:tcW w:w="2600" w:type="dxa"/>
            <w:tcMar>
              <w:top w:w="70" w:type="dxa"/>
              <w:left w:w="90" w:type="dxa"/>
              <w:bottom w:w="70" w:type="dxa"/>
              <w:right w:w="90" w:type="dxa"/>
            </w:tcMar>
          </w:tcPr>
          <w:p w14:paraId="1904F976"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EE2DC9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355397"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A22F5" w14:paraId="77561AA6" w14:textId="77777777">
        <w:tc>
          <w:tcPr>
            <w:tcW w:w="2600" w:type="dxa"/>
            <w:tcMar>
              <w:top w:w="70" w:type="dxa"/>
              <w:left w:w="90" w:type="dxa"/>
              <w:bottom w:w="70" w:type="dxa"/>
              <w:right w:w="90" w:type="dxa"/>
            </w:tcMar>
          </w:tcPr>
          <w:p w14:paraId="3D3E1E83"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325696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1D483CED"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A22F5" w14:paraId="02ED5025" w14:textId="77777777">
        <w:tc>
          <w:tcPr>
            <w:tcW w:w="2600" w:type="dxa"/>
            <w:tcMar>
              <w:top w:w="70" w:type="dxa"/>
              <w:left w:w="90" w:type="dxa"/>
              <w:bottom w:w="70" w:type="dxa"/>
              <w:right w:w="90" w:type="dxa"/>
            </w:tcMar>
          </w:tcPr>
          <w:p w14:paraId="3D49483E"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3F6548C4"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BA563AB" w14:textId="77777777" w:rsidR="00E01C3A" w:rsidRPr="00CE1B46" w:rsidRDefault="00CC3326">
            <w:pPr>
              <w:rPr>
                <w:lang w:val="pt-BR"/>
              </w:rPr>
            </w:pPr>
            <w:r>
              <w:rPr>
                <w:sz w:val="20"/>
                <w:szCs w:val="20"/>
                <w:lang w:val="pt-BR"/>
              </w:rPr>
              <w:t>Ciclo de trabalho efetivamente aplicado, nível que o nó aplicava ao responder, iluminância medida e identificador da decisão correspondente</w:t>
            </w:r>
          </w:p>
        </w:tc>
      </w:tr>
      <w:tr w:rsidR="00E01C3A" w:rsidRPr="008A22F5" w14:paraId="62A27E35" w14:textId="77777777">
        <w:tc>
          <w:tcPr>
            <w:tcW w:w="2600" w:type="dxa"/>
            <w:tcMar>
              <w:top w:w="70" w:type="dxa"/>
              <w:left w:w="90" w:type="dxa"/>
              <w:bottom w:w="70" w:type="dxa"/>
              <w:right w:w="90" w:type="dxa"/>
            </w:tcMar>
          </w:tcPr>
          <w:p w14:paraId="652857AF"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7B8AFEA"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63417E98" w14:textId="77777777" w:rsidR="00847C0D" w:rsidRPr="00430DB3" w:rsidRDefault="00CC3326">
            <w:pPr>
              <w:rPr>
                <w:lang w:val="pt-BR"/>
              </w:rPr>
            </w:pPr>
            <w:r>
              <w:rPr>
                <w:sz w:val="20"/>
                <w:szCs w:val="20"/>
                <w:lang w:val="pt-BR"/>
              </w:rPr>
              <w:t>Presença do nó, com última vontade que indica a desconexão</w:t>
            </w:r>
          </w:p>
        </w:tc>
      </w:tr>
    </w:tbl>
    <w:p w14:paraId="0ED0B42A" w14:textId="77777777" w:rsidR="00E01C3A" w:rsidRDefault="00CC3326">
      <w:pPr>
        <w:spacing w:before="130" w:after="260"/>
        <w:rPr>
          <w:lang w:val="pt-BR"/>
        </w:rPr>
      </w:pPr>
      <w:r>
        <w:rPr>
          <w:sz w:val="20"/>
          <w:szCs w:val="20"/>
          <w:lang w:val="pt-BR"/>
        </w:rPr>
        <w:t>Fonte: Elaborado pelos autores (2026).</w:t>
      </w:r>
    </w:p>
    <w:p w14:paraId="779C5ADD" w14:textId="77777777" w:rsidR="00E01C3A" w:rsidRDefault="00CC3326">
      <w:pPr>
        <w:spacing w:after="120" w:line="360" w:lineRule="auto"/>
        <w:ind w:firstLine="709"/>
        <w:jc w:val="both"/>
        <w:rPr>
          <w:lang w:val="pt-BR"/>
        </w:rPr>
      </w:pPr>
      <w:r>
        <w:rPr>
          <w:lang w:val="pt-BR"/>
        </w:rPr>
        <w:lastRenderedPageBreak/>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4456C58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FE5700A"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300803DA" w14:textId="77777777" w:rsidR="002A414D" w:rsidRPr="00430DB3" w:rsidRDefault="009172FF">
      <w:pPr>
        <w:spacing w:after="120" w:line="360" w:lineRule="auto"/>
        <w:ind w:firstLine="709"/>
        <w:jc w:val="both"/>
        <w:rPr>
          <w:lang w:val="pt-BR"/>
        </w:rPr>
      </w:pPr>
      <w:r>
        <w:rPr>
          <w:lang w:val="pt-BR"/>
        </w:rPr>
        <w:t>A Figura 2 apresenta a sequência de mensagens de uma decisão, do recebimento do dado à exibição no painel. Os números da figura correspondem aos passos descritos em seguida.</w:t>
      </w:r>
    </w:p>
    <w:p w14:paraId="3E88A254"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1AC84C15" w14:textId="77777777" w:rsidR="002A414D" w:rsidRPr="00430DB3" w:rsidRDefault="009172FF">
      <w:pPr>
        <w:keepNext/>
        <w:spacing w:before="130" w:after="60"/>
        <w:jc w:val="center"/>
        <w:rPr>
          <w:lang w:val="pt-BR"/>
        </w:rPr>
      </w:pPr>
      <w:r>
        <w:rPr>
          <w:sz w:val="20"/>
          <w:szCs w:val="20"/>
          <w:lang w:val="pt-BR"/>
        </w:rPr>
        <w:t>Figura 2 – Sequência de mensagens de uma decisão</w:t>
      </w:r>
    </w:p>
    <w:p w14:paraId="111B73C2" w14:textId="77777777" w:rsidR="002A414D" w:rsidRPr="00430DB3" w:rsidRDefault="009172FF">
      <w:pPr>
        <w:spacing w:after="280"/>
        <w:jc w:val="center"/>
        <w:rPr>
          <w:lang w:val="pt-BR"/>
        </w:rPr>
      </w:pPr>
      <w:r>
        <w:rPr>
          <w:sz w:val="20"/>
          <w:szCs w:val="20"/>
          <w:lang w:val="pt-BR"/>
        </w:rPr>
        <w:t>Fonte: Elaborado pelos autores (2026).</w:t>
      </w:r>
    </w:p>
    <w:p w14:paraId="6534A0CE"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F09FC0B"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D16F97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56DA219"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9F07EAF"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5A38E51A"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53B9F50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1FF90A0C"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e o identificador da decisão.</w:t>
      </w:r>
    </w:p>
    <w:p w14:paraId="30032A4E"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47AB1CE"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03D98A"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18BD7BB2" w14:textId="77777777" w:rsidR="002A414D" w:rsidRPr="00430DB3" w:rsidRDefault="009172FF">
      <w:pPr>
        <w:spacing w:after="120" w:line="360" w:lineRule="auto"/>
        <w:ind w:firstLine="709"/>
        <w:jc w:val="both"/>
        <w:rPr>
          <w:lang w:val="pt-BR"/>
        </w:rPr>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383F192E" w14:textId="77777777" w:rsidR="002A414D" w:rsidRPr="00430DB3" w:rsidRDefault="009172FF">
      <w:pPr>
        <w:spacing w:after="120" w:line="360" w:lineRule="auto"/>
        <w:ind w:firstLine="709"/>
        <w:jc w:val="both"/>
        <w:rPr>
          <w:lang w:val="pt-BR"/>
        </w:rPr>
      </w:pPr>
      <w:r>
        <w:rPr>
          <w:lang w:val="pt-BR"/>
        </w:rPr>
        <w:t>{"tipo": "volume", "ocorrido_em": "2026-09-29T01:21:03-03:00", "pessoas_media": 0.3, "periodo_s": 300, "trecho": 20159, "origem": "evento.sh"}</w:t>
      </w:r>
    </w:p>
    <w:p w14:paraId="67B5D86B" w14:textId="77777777" w:rsidR="002A414D" w:rsidRPr="00430DB3" w:rsidRDefault="009172FF">
      <w:pPr>
        <w:spacing w:after="120" w:line="360" w:lineRule="auto"/>
        <w:ind w:firstLine="709"/>
        <w:jc w:val="both"/>
        <w:rPr>
          <w:lang w:val="pt-BR"/>
        </w:rPr>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w:t>
      </w:r>
      <w:r>
        <w:rPr>
          <w:lang w:val="pt-BR"/>
        </w:rPr>
        <w:lastRenderedPageBreak/>
        <w:t>ambiente, a previsão recorreu à persistência e repetiu 0,06. A inferência ativou com grau 0,938 a regra de movimentação observada baixa e prevista baixa, e com grau 0,062 as duas regras que conduzem a uma classe abaixo, o que resultou no degrau 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463C717D" w14:textId="77777777" w:rsidR="002A414D" w:rsidRPr="00430DB3" w:rsidRDefault="009172FF">
      <w:pPr>
        <w:spacing w:after="120" w:line="360" w:lineRule="auto"/>
        <w:ind w:firstLine="709"/>
        <w:jc w:val="both"/>
        <w:rPr>
          <w:lang w:val="pt-BR"/>
        </w:rPr>
      </w:pPr>
      <w:r>
        <w:rPr>
          <w:lang w:val="pt-BR"/>
        </w:rPr>
        <w:t>{"decisao_id": "7d2d3cc6-1b01-4f1d-a6d2-a76723514f02", "nivel": 0.994}</w:t>
      </w:r>
    </w:p>
    <w:p w14:paraId="17DAA27A" w14:textId="77777777" w:rsidR="00372878" w:rsidRPr="00430DB3" w:rsidRDefault="00000000">
      <w:pPr>
        <w:spacing w:after="120" w:line="360" w:lineRule="auto"/>
        <w:ind w:firstLine="709"/>
        <w:jc w:val="both"/>
        <w:rPr>
          <w:lang w:val="pt-BR"/>
        </w:rPr>
      </w:pPr>
      <w:r>
        <w:rPr>
          <w:lang w:val="pt-BR"/>
        </w:rPr>
        <w:t>O exemplo foi registrado antes da arquitetura descrita em 3.5.2, quando o serviço conduzia a rampa e limitava cada comando pela taxa. Foi registrado também antes da troca da série de treino (3.6), com os tercis da série anterior; com a base vigente, os graus de ativação e o degrau seriam outros. Na arquitetura vigente, o comando levaria o nível-alvo de 0,522, a validade do volume e o piso e a taxa da classe, e o nó desceria de 1,000 a 0,522 sob a rampa.</w:t>
      </w:r>
    </w:p>
    <w:p w14:paraId="3997E289" w14:textId="77777777" w:rsidR="002A414D" w:rsidRPr="00430DB3" w:rsidRDefault="009172FF">
      <w:pPr>
        <w:spacing w:after="120" w:line="360" w:lineRule="auto"/>
        <w:ind w:firstLine="709"/>
        <w:jc w:val="both"/>
        <w:rPr>
          <w:lang w:val="pt-BR"/>
        </w:rPr>
      </w:pPr>
      <w:r>
        <w:rPr>
          <w:lang w:val="pt-BR"/>
        </w:rPr>
        <w:t>O nó simulado respondeu com a telemetria:</w:t>
      </w:r>
    </w:p>
    <w:p w14:paraId="12DA6ECD" w14:textId="77777777" w:rsidR="002A414D" w:rsidRPr="00430DB3" w:rsidRDefault="009172FF">
      <w:pPr>
        <w:spacing w:after="120" w:line="360" w:lineRule="auto"/>
        <w:ind w:firstLine="709"/>
        <w:jc w:val="both"/>
        <w:rPr>
          <w:lang w:val="pt-BR"/>
        </w:rPr>
      </w:pPr>
      <w:r>
        <w:rPr>
          <w:lang w:val="pt-BR"/>
        </w:rPr>
        <w:t>{"decisao_id": "7d2d3cc6-1b01-4f1d-a6d2-a76723514f02", "duty": 0.4970, "lux": 10.40}</w:t>
      </w:r>
    </w:p>
    <w:p w14:paraId="60D95775" w14:textId="77777777" w:rsidR="002A414D" w:rsidRPr="00430DB3" w:rsidRDefault="009172FF">
      <w:pPr>
        <w:spacing w:after="120" w:line="360" w:lineRule="auto"/>
        <w:ind w:firstLine="709"/>
        <w:jc w:val="both"/>
        <w:rPr>
          <w:lang w:val="pt-BR"/>
        </w:rPr>
      </w:pPr>
      <w:r>
        <w:rPr>
          <w:lang w:val="pt-BR"/>
        </w:rPr>
        <w:t>A iluminância desse exemplo é sintética, por provir do nó simulado; os valores medidos no nó de bancada são apresentados em 4.3.</w:t>
      </w:r>
    </w:p>
    <w:p w14:paraId="0CFD0B0F"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629DF2F9"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607F20F5"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913BA8D" w14:textId="77777777">
        <w:trPr>
          <w:tblHeader/>
        </w:trPr>
        <w:tc>
          <w:tcPr>
            <w:tcW w:w="850" w:type="dxa"/>
            <w:shd w:val="clear" w:color="auto" w:fill="EDEDED"/>
            <w:tcMar>
              <w:top w:w="70" w:type="dxa"/>
              <w:left w:w="90" w:type="dxa"/>
              <w:bottom w:w="70" w:type="dxa"/>
              <w:right w:w="90" w:type="dxa"/>
            </w:tcMar>
          </w:tcPr>
          <w:p w14:paraId="0820436E"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C7801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7888F35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ECA21B"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A22F5" w14:paraId="530C840C" w14:textId="77777777">
        <w:tc>
          <w:tcPr>
            <w:tcW w:w="850" w:type="dxa"/>
            <w:tcMar>
              <w:top w:w="70" w:type="dxa"/>
              <w:left w:w="90" w:type="dxa"/>
              <w:bottom w:w="70" w:type="dxa"/>
              <w:right w:w="90" w:type="dxa"/>
            </w:tcMar>
          </w:tcPr>
          <w:p w14:paraId="34E89DC6" w14:textId="77777777" w:rsidR="00847C0D" w:rsidRDefault="00CC3326">
            <w:r>
              <w:rPr>
                <w:sz w:val="20"/>
                <w:szCs w:val="20"/>
              </w:rPr>
              <w:t>CT01</w:t>
            </w:r>
          </w:p>
        </w:tc>
        <w:tc>
          <w:tcPr>
            <w:tcW w:w="3500" w:type="dxa"/>
            <w:tcMar>
              <w:top w:w="70" w:type="dxa"/>
              <w:left w:w="90" w:type="dxa"/>
              <w:bottom w:w="70" w:type="dxa"/>
              <w:right w:w="90" w:type="dxa"/>
            </w:tcMar>
          </w:tcPr>
          <w:p w14:paraId="5AF973A5" w14:textId="77777777" w:rsidR="00847C0D" w:rsidRDefault="00CC3326">
            <w:r>
              <w:rPr>
                <w:sz w:val="20"/>
                <w:szCs w:val="20"/>
                <w:lang w:val="pt-BR"/>
              </w:rPr>
              <w:t>RF01, RNF08</w:t>
            </w:r>
          </w:p>
        </w:tc>
        <w:tc>
          <w:tcPr>
            <w:tcW w:w="1750" w:type="dxa"/>
            <w:tcMar>
              <w:top w:w="70" w:type="dxa"/>
              <w:left w:w="90" w:type="dxa"/>
              <w:bottom w:w="70" w:type="dxa"/>
              <w:right w:w="90" w:type="dxa"/>
            </w:tcMar>
          </w:tcPr>
          <w:p w14:paraId="2ED65C0E"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lastRenderedPageBreak/>
              <w:t>ou sem chave de acesso</w:t>
            </w:r>
          </w:p>
        </w:tc>
        <w:tc>
          <w:tcPr>
            <w:tcW w:w="2971" w:type="dxa"/>
            <w:tcMar>
              <w:top w:w="70" w:type="dxa"/>
              <w:left w:w="90" w:type="dxa"/>
              <w:bottom w:w="70" w:type="dxa"/>
              <w:right w:w="90" w:type="dxa"/>
            </w:tcMar>
          </w:tcPr>
          <w:p w14:paraId="70965A20" w14:textId="77777777" w:rsidR="00847C0D" w:rsidRPr="00430DB3" w:rsidRDefault="00CC3326">
            <w:pPr>
              <w:rPr>
                <w:lang w:val="pt-BR"/>
              </w:rPr>
            </w:pPr>
            <w:r>
              <w:rPr>
                <w:sz w:val="20"/>
                <w:szCs w:val="20"/>
                <w:lang w:val="pt-BR"/>
              </w:rPr>
              <w:lastRenderedPageBreak/>
              <w:t>Recusa com erro de validação ou de autenticação; no pacote, só o item inválido é recusado e os demais são gravados</w:t>
            </w:r>
          </w:p>
        </w:tc>
      </w:tr>
      <w:tr w:rsidR="00E01C3A" w:rsidRPr="008A22F5" w14:paraId="4CD5823E" w14:textId="77777777">
        <w:tc>
          <w:tcPr>
            <w:tcW w:w="850" w:type="dxa"/>
            <w:tcMar>
              <w:top w:w="70" w:type="dxa"/>
              <w:left w:w="90" w:type="dxa"/>
              <w:bottom w:w="70" w:type="dxa"/>
              <w:right w:w="90" w:type="dxa"/>
            </w:tcMar>
          </w:tcPr>
          <w:p w14:paraId="2232951B" w14:textId="77777777" w:rsidR="00847C0D" w:rsidRDefault="00CC3326">
            <w:r>
              <w:rPr>
                <w:sz w:val="20"/>
                <w:szCs w:val="20"/>
              </w:rPr>
              <w:t>CT02</w:t>
            </w:r>
          </w:p>
        </w:tc>
        <w:tc>
          <w:tcPr>
            <w:tcW w:w="3500" w:type="dxa"/>
            <w:tcMar>
              <w:top w:w="70" w:type="dxa"/>
              <w:left w:w="90" w:type="dxa"/>
              <w:bottom w:w="70" w:type="dxa"/>
              <w:right w:w="90" w:type="dxa"/>
            </w:tcMar>
          </w:tcPr>
          <w:p w14:paraId="098EF0FF" w14:textId="77777777" w:rsidR="00847C0D" w:rsidRDefault="00CC3326">
            <w:r>
              <w:rPr>
                <w:sz w:val="20"/>
                <w:szCs w:val="20"/>
                <w:lang w:val="pt-BR"/>
              </w:rPr>
              <w:t>RF02</w:t>
            </w:r>
          </w:p>
        </w:tc>
        <w:tc>
          <w:tcPr>
            <w:tcW w:w="1750" w:type="dxa"/>
            <w:tcMar>
              <w:top w:w="70" w:type="dxa"/>
              <w:left w:w="90" w:type="dxa"/>
              <w:bottom w:w="70" w:type="dxa"/>
              <w:right w:w="90" w:type="dxa"/>
            </w:tcMar>
          </w:tcPr>
          <w:p w14:paraId="4BC0255A"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2565C8C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A22F5" w14:paraId="07709741" w14:textId="77777777">
        <w:tc>
          <w:tcPr>
            <w:tcW w:w="850" w:type="dxa"/>
            <w:tcMar>
              <w:top w:w="70" w:type="dxa"/>
              <w:left w:w="90" w:type="dxa"/>
              <w:bottom w:w="70" w:type="dxa"/>
              <w:right w:w="90" w:type="dxa"/>
            </w:tcMar>
          </w:tcPr>
          <w:p w14:paraId="35F26495" w14:textId="77777777" w:rsidR="00847C0D" w:rsidRDefault="00CC3326">
            <w:r>
              <w:rPr>
                <w:sz w:val="20"/>
                <w:szCs w:val="20"/>
              </w:rPr>
              <w:t>CT03</w:t>
            </w:r>
          </w:p>
        </w:tc>
        <w:tc>
          <w:tcPr>
            <w:tcW w:w="3500" w:type="dxa"/>
            <w:tcMar>
              <w:top w:w="70" w:type="dxa"/>
              <w:left w:w="90" w:type="dxa"/>
              <w:bottom w:w="70" w:type="dxa"/>
              <w:right w:w="90" w:type="dxa"/>
            </w:tcMar>
          </w:tcPr>
          <w:p w14:paraId="2F097CB9" w14:textId="77777777" w:rsidR="00847C0D" w:rsidRDefault="00CC3326">
            <w:r>
              <w:rPr>
                <w:sz w:val="20"/>
                <w:szCs w:val="20"/>
                <w:lang w:val="pt-BR"/>
              </w:rPr>
              <w:t>RF03, RNF05</w:t>
            </w:r>
          </w:p>
        </w:tc>
        <w:tc>
          <w:tcPr>
            <w:tcW w:w="1750" w:type="dxa"/>
            <w:tcMar>
              <w:top w:w="70" w:type="dxa"/>
              <w:left w:w="90" w:type="dxa"/>
              <w:bottom w:w="70" w:type="dxa"/>
              <w:right w:w="90" w:type="dxa"/>
            </w:tcMar>
          </w:tcPr>
          <w:p w14:paraId="1A02A1D2"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7206BC3E"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A22F5" w14:paraId="23C19A49" w14:textId="77777777">
        <w:tc>
          <w:tcPr>
            <w:tcW w:w="850" w:type="dxa"/>
            <w:tcMar>
              <w:top w:w="70" w:type="dxa"/>
              <w:left w:w="90" w:type="dxa"/>
              <w:bottom w:w="70" w:type="dxa"/>
              <w:right w:w="90" w:type="dxa"/>
            </w:tcMar>
          </w:tcPr>
          <w:p w14:paraId="05674E7E" w14:textId="77777777" w:rsidR="00847C0D" w:rsidRDefault="00CC3326">
            <w:r>
              <w:rPr>
                <w:sz w:val="20"/>
                <w:szCs w:val="20"/>
              </w:rPr>
              <w:t>CT04</w:t>
            </w:r>
          </w:p>
        </w:tc>
        <w:tc>
          <w:tcPr>
            <w:tcW w:w="3500" w:type="dxa"/>
            <w:tcMar>
              <w:top w:w="70" w:type="dxa"/>
              <w:left w:w="90" w:type="dxa"/>
              <w:bottom w:w="70" w:type="dxa"/>
              <w:right w:w="90" w:type="dxa"/>
            </w:tcMar>
          </w:tcPr>
          <w:p w14:paraId="673ADBE3" w14:textId="77777777" w:rsidR="00847C0D" w:rsidRDefault="00CC3326">
            <w:r>
              <w:rPr>
                <w:sz w:val="20"/>
                <w:szCs w:val="20"/>
                <w:lang w:val="pt-BR"/>
              </w:rPr>
              <w:t>RF03</w:t>
            </w:r>
          </w:p>
        </w:tc>
        <w:tc>
          <w:tcPr>
            <w:tcW w:w="1750" w:type="dxa"/>
            <w:tcMar>
              <w:top w:w="70" w:type="dxa"/>
              <w:left w:w="90" w:type="dxa"/>
              <w:bottom w:w="70" w:type="dxa"/>
              <w:right w:w="90" w:type="dxa"/>
            </w:tcMar>
          </w:tcPr>
          <w:p w14:paraId="5812826F"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922B68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A22F5" w14:paraId="1772B31F" w14:textId="77777777">
        <w:tc>
          <w:tcPr>
            <w:tcW w:w="850" w:type="dxa"/>
            <w:tcMar>
              <w:top w:w="70" w:type="dxa"/>
              <w:left w:w="90" w:type="dxa"/>
              <w:bottom w:w="70" w:type="dxa"/>
              <w:right w:w="90" w:type="dxa"/>
            </w:tcMar>
          </w:tcPr>
          <w:p w14:paraId="5548A74D" w14:textId="77777777" w:rsidR="00847C0D" w:rsidRDefault="00CC3326">
            <w:r>
              <w:rPr>
                <w:sz w:val="20"/>
                <w:szCs w:val="20"/>
              </w:rPr>
              <w:t>CT05</w:t>
            </w:r>
          </w:p>
        </w:tc>
        <w:tc>
          <w:tcPr>
            <w:tcW w:w="3500" w:type="dxa"/>
            <w:tcMar>
              <w:top w:w="70" w:type="dxa"/>
              <w:left w:w="90" w:type="dxa"/>
              <w:bottom w:w="70" w:type="dxa"/>
              <w:right w:w="90" w:type="dxa"/>
            </w:tcMar>
          </w:tcPr>
          <w:p w14:paraId="5F472B6F"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485A21D5"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44D0C06B"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A22F5" w14:paraId="7F297C01" w14:textId="77777777">
        <w:tc>
          <w:tcPr>
            <w:tcW w:w="850" w:type="dxa"/>
            <w:tcMar>
              <w:top w:w="70" w:type="dxa"/>
              <w:left w:w="90" w:type="dxa"/>
              <w:bottom w:w="70" w:type="dxa"/>
              <w:right w:w="90" w:type="dxa"/>
            </w:tcMar>
          </w:tcPr>
          <w:p w14:paraId="264E7578" w14:textId="77777777" w:rsidR="00847C0D" w:rsidRDefault="00CC3326">
            <w:r>
              <w:rPr>
                <w:sz w:val="20"/>
                <w:szCs w:val="20"/>
              </w:rPr>
              <w:t>CT06</w:t>
            </w:r>
          </w:p>
        </w:tc>
        <w:tc>
          <w:tcPr>
            <w:tcW w:w="3500" w:type="dxa"/>
            <w:tcMar>
              <w:top w:w="70" w:type="dxa"/>
              <w:left w:w="90" w:type="dxa"/>
              <w:bottom w:w="70" w:type="dxa"/>
              <w:right w:w="90" w:type="dxa"/>
            </w:tcMar>
          </w:tcPr>
          <w:p w14:paraId="2AFD41D4" w14:textId="77777777" w:rsidR="00847C0D" w:rsidRDefault="00CC3326">
            <w:r>
              <w:rPr>
                <w:sz w:val="20"/>
                <w:szCs w:val="20"/>
                <w:lang w:val="pt-BR"/>
              </w:rPr>
              <w:t>RNF02</w:t>
            </w:r>
          </w:p>
        </w:tc>
        <w:tc>
          <w:tcPr>
            <w:tcW w:w="1750" w:type="dxa"/>
            <w:tcMar>
              <w:top w:w="70" w:type="dxa"/>
              <w:left w:w="90" w:type="dxa"/>
              <w:bottom w:w="70" w:type="dxa"/>
              <w:right w:w="90" w:type="dxa"/>
            </w:tcMar>
          </w:tcPr>
          <w:p w14:paraId="50D3358F"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51BA9D18" w14:textId="77777777" w:rsidR="00847C0D" w:rsidRPr="00430DB3" w:rsidRDefault="00CC3326">
            <w:pPr>
              <w:rPr>
                <w:lang w:val="pt-BR"/>
              </w:rPr>
            </w:pPr>
            <w:r>
              <w:rPr>
                <w:sz w:val="20"/>
                <w:szCs w:val="20"/>
                <w:lang w:val="pt-BR"/>
              </w:rPr>
              <w:t>Descida até o piso em no mínimo cinco minutos</w:t>
            </w:r>
          </w:p>
        </w:tc>
      </w:tr>
      <w:tr w:rsidR="00E01C3A" w:rsidRPr="008A22F5" w14:paraId="785E57B8" w14:textId="77777777">
        <w:tc>
          <w:tcPr>
            <w:tcW w:w="850" w:type="dxa"/>
            <w:tcMar>
              <w:top w:w="70" w:type="dxa"/>
              <w:left w:w="90" w:type="dxa"/>
              <w:bottom w:w="70" w:type="dxa"/>
              <w:right w:w="90" w:type="dxa"/>
            </w:tcMar>
          </w:tcPr>
          <w:p w14:paraId="75872DD8" w14:textId="77777777" w:rsidR="00847C0D" w:rsidRDefault="00CC3326">
            <w:r>
              <w:rPr>
                <w:sz w:val="20"/>
                <w:szCs w:val="20"/>
              </w:rPr>
              <w:t>CT07</w:t>
            </w:r>
          </w:p>
        </w:tc>
        <w:tc>
          <w:tcPr>
            <w:tcW w:w="3500" w:type="dxa"/>
            <w:tcMar>
              <w:top w:w="70" w:type="dxa"/>
              <w:left w:w="90" w:type="dxa"/>
              <w:bottom w:w="70" w:type="dxa"/>
              <w:right w:w="90" w:type="dxa"/>
            </w:tcMar>
          </w:tcPr>
          <w:p w14:paraId="5DF69E7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92B3EAF"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B10A387"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A22F5" w14:paraId="3B08A019" w14:textId="77777777">
        <w:tc>
          <w:tcPr>
            <w:tcW w:w="850" w:type="dxa"/>
            <w:tcMar>
              <w:top w:w="70" w:type="dxa"/>
              <w:left w:w="90" w:type="dxa"/>
              <w:bottom w:w="70" w:type="dxa"/>
              <w:right w:w="90" w:type="dxa"/>
            </w:tcMar>
          </w:tcPr>
          <w:p w14:paraId="56581A6A" w14:textId="77777777" w:rsidR="00847C0D" w:rsidRDefault="00CC3326">
            <w:r>
              <w:rPr>
                <w:sz w:val="20"/>
                <w:szCs w:val="20"/>
              </w:rPr>
              <w:t>CT08</w:t>
            </w:r>
          </w:p>
        </w:tc>
        <w:tc>
          <w:tcPr>
            <w:tcW w:w="3500" w:type="dxa"/>
            <w:tcMar>
              <w:top w:w="70" w:type="dxa"/>
              <w:left w:w="90" w:type="dxa"/>
              <w:bottom w:w="70" w:type="dxa"/>
              <w:right w:w="90" w:type="dxa"/>
            </w:tcMar>
          </w:tcPr>
          <w:p w14:paraId="0CFA35FE"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F610CF"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7BEFD69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A22F5" w14:paraId="167B8BED" w14:textId="77777777">
        <w:tc>
          <w:tcPr>
            <w:tcW w:w="850" w:type="dxa"/>
            <w:tcMar>
              <w:top w:w="70" w:type="dxa"/>
              <w:left w:w="90" w:type="dxa"/>
              <w:bottom w:w="70" w:type="dxa"/>
              <w:right w:w="90" w:type="dxa"/>
            </w:tcMar>
          </w:tcPr>
          <w:p w14:paraId="54F2A3F1" w14:textId="77777777" w:rsidR="00847C0D" w:rsidRDefault="00CC3326">
            <w:r>
              <w:rPr>
                <w:sz w:val="20"/>
                <w:szCs w:val="20"/>
              </w:rPr>
              <w:t>CT09</w:t>
            </w:r>
          </w:p>
        </w:tc>
        <w:tc>
          <w:tcPr>
            <w:tcW w:w="3500" w:type="dxa"/>
            <w:tcMar>
              <w:top w:w="70" w:type="dxa"/>
              <w:left w:w="90" w:type="dxa"/>
              <w:bottom w:w="70" w:type="dxa"/>
              <w:right w:w="90" w:type="dxa"/>
            </w:tcMar>
          </w:tcPr>
          <w:p w14:paraId="7B882B9D" w14:textId="77777777" w:rsidR="00847C0D" w:rsidRDefault="00CC3326">
            <w:r>
              <w:rPr>
                <w:sz w:val="20"/>
                <w:szCs w:val="20"/>
                <w:lang w:val="pt-BR"/>
              </w:rPr>
              <w:t>RF07</w:t>
            </w:r>
          </w:p>
        </w:tc>
        <w:tc>
          <w:tcPr>
            <w:tcW w:w="1750" w:type="dxa"/>
            <w:tcMar>
              <w:top w:w="70" w:type="dxa"/>
              <w:left w:w="90" w:type="dxa"/>
              <w:bottom w:w="70" w:type="dxa"/>
              <w:right w:w="90" w:type="dxa"/>
            </w:tcMar>
          </w:tcPr>
          <w:p w14:paraId="31FE28C9"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E6F7F82" w14:textId="77777777" w:rsidR="00847C0D" w:rsidRPr="00430DB3" w:rsidRDefault="00CC3326">
            <w:pPr>
              <w:rPr>
                <w:lang w:val="pt-BR"/>
              </w:rPr>
            </w:pPr>
            <w:r>
              <w:rPr>
                <w:sz w:val="20"/>
                <w:szCs w:val="20"/>
                <w:lang w:val="pt-BR"/>
              </w:rPr>
              <w:t>Uma única telemetria por decisão; mensagem malformada descartada</w:t>
            </w:r>
          </w:p>
        </w:tc>
      </w:tr>
      <w:tr w:rsidR="00E01C3A" w:rsidRPr="008A22F5" w14:paraId="383FDAF3" w14:textId="77777777">
        <w:tc>
          <w:tcPr>
            <w:tcW w:w="850" w:type="dxa"/>
            <w:tcMar>
              <w:top w:w="70" w:type="dxa"/>
              <w:left w:w="90" w:type="dxa"/>
              <w:bottom w:w="70" w:type="dxa"/>
              <w:right w:w="90" w:type="dxa"/>
            </w:tcMar>
          </w:tcPr>
          <w:p w14:paraId="1CB3B394" w14:textId="77777777" w:rsidR="00847C0D" w:rsidRDefault="00CC3326">
            <w:r>
              <w:rPr>
                <w:sz w:val="20"/>
                <w:szCs w:val="20"/>
              </w:rPr>
              <w:t>CT10</w:t>
            </w:r>
          </w:p>
        </w:tc>
        <w:tc>
          <w:tcPr>
            <w:tcW w:w="3500" w:type="dxa"/>
            <w:tcMar>
              <w:top w:w="70" w:type="dxa"/>
              <w:left w:w="90" w:type="dxa"/>
              <w:bottom w:w="70" w:type="dxa"/>
              <w:right w:w="90" w:type="dxa"/>
            </w:tcMar>
          </w:tcPr>
          <w:p w14:paraId="34FCFC40" w14:textId="77777777" w:rsidR="00847C0D" w:rsidRDefault="00CC3326">
            <w:r>
              <w:rPr>
                <w:sz w:val="20"/>
                <w:szCs w:val="20"/>
                <w:lang w:val="pt-BR"/>
              </w:rPr>
              <w:t>RF09</w:t>
            </w:r>
          </w:p>
        </w:tc>
        <w:tc>
          <w:tcPr>
            <w:tcW w:w="1750" w:type="dxa"/>
            <w:tcMar>
              <w:top w:w="70" w:type="dxa"/>
              <w:left w:w="90" w:type="dxa"/>
              <w:bottom w:w="70" w:type="dxa"/>
              <w:right w:w="90" w:type="dxa"/>
            </w:tcMar>
          </w:tcPr>
          <w:p w14:paraId="6865E1AA"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278F1C5D"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A22F5" w14:paraId="4D7ECF70" w14:textId="77777777">
        <w:tc>
          <w:tcPr>
            <w:tcW w:w="850" w:type="dxa"/>
            <w:tcMar>
              <w:top w:w="70" w:type="dxa"/>
              <w:left w:w="90" w:type="dxa"/>
              <w:bottom w:w="70" w:type="dxa"/>
              <w:right w:w="90" w:type="dxa"/>
            </w:tcMar>
          </w:tcPr>
          <w:p w14:paraId="04BF7AD7" w14:textId="77777777" w:rsidR="00847C0D" w:rsidRDefault="00CC3326">
            <w:r>
              <w:rPr>
                <w:sz w:val="20"/>
                <w:szCs w:val="20"/>
              </w:rPr>
              <w:t>CT11</w:t>
            </w:r>
          </w:p>
        </w:tc>
        <w:tc>
          <w:tcPr>
            <w:tcW w:w="3500" w:type="dxa"/>
            <w:tcMar>
              <w:top w:w="70" w:type="dxa"/>
              <w:left w:w="90" w:type="dxa"/>
              <w:bottom w:w="70" w:type="dxa"/>
              <w:right w:w="90" w:type="dxa"/>
            </w:tcMar>
          </w:tcPr>
          <w:p w14:paraId="40D8466C" w14:textId="77777777" w:rsidR="00847C0D" w:rsidRDefault="00CC3326">
            <w:r>
              <w:rPr>
                <w:sz w:val="20"/>
                <w:szCs w:val="20"/>
                <w:lang w:val="pt-BR"/>
              </w:rPr>
              <w:t>RF10</w:t>
            </w:r>
          </w:p>
        </w:tc>
        <w:tc>
          <w:tcPr>
            <w:tcW w:w="1750" w:type="dxa"/>
            <w:tcMar>
              <w:top w:w="70" w:type="dxa"/>
              <w:left w:w="90" w:type="dxa"/>
              <w:bottom w:w="70" w:type="dxa"/>
              <w:right w:w="90" w:type="dxa"/>
            </w:tcMar>
          </w:tcPr>
          <w:p w14:paraId="44127F8A"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14B3B6F7" w14:textId="77777777" w:rsidR="00847C0D" w:rsidRPr="00430DB3" w:rsidRDefault="00CC3326">
            <w:pPr>
              <w:rPr>
                <w:lang w:val="pt-BR"/>
              </w:rPr>
            </w:pPr>
            <w:r>
              <w:rPr>
                <w:sz w:val="20"/>
                <w:szCs w:val="20"/>
                <w:lang w:val="pt-BR"/>
              </w:rPr>
              <w:t>Cada execução enxerga só os próprios eventos; resultados idênticos</w:t>
            </w:r>
          </w:p>
        </w:tc>
      </w:tr>
      <w:tr w:rsidR="00E01C3A" w:rsidRPr="008A22F5" w14:paraId="589E2346" w14:textId="77777777">
        <w:tc>
          <w:tcPr>
            <w:tcW w:w="850" w:type="dxa"/>
            <w:tcMar>
              <w:top w:w="70" w:type="dxa"/>
              <w:left w:w="90" w:type="dxa"/>
              <w:bottom w:w="70" w:type="dxa"/>
              <w:right w:w="90" w:type="dxa"/>
            </w:tcMar>
          </w:tcPr>
          <w:p w14:paraId="14E8CDE3" w14:textId="77777777" w:rsidR="00847C0D" w:rsidRDefault="00CC3326">
            <w:r>
              <w:rPr>
                <w:sz w:val="20"/>
                <w:szCs w:val="20"/>
              </w:rPr>
              <w:lastRenderedPageBreak/>
              <w:t>CT12</w:t>
            </w:r>
          </w:p>
        </w:tc>
        <w:tc>
          <w:tcPr>
            <w:tcW w:w="3500" w:type="dxa"/>
            <w:tcMar>
              <w:top w:w="70" w:type="dxa"/>
              <w:left w:w="90" w:type="dxa"/>
              <w:bottom w:w="70" w:type="dxa"/>
              <w:right w:w="90" w:type="dxa"/>
            </w:tcMar>
          </w:tcPr>
          <w:p w14:paraId="422F3AE8" w14:textId="77777777" w:rsidR="00847C0D" w:rsidRDefault="00CC3326">
            <w:r>
              <w:rPr>
                <w:sz w:val="20"/>
                <w:szCs w:val="20"/>
                <w:lang w:val="pt-BR"/>
              </w:rPr>
              <w:t>RF11</w:t>
            </w:r>
          </w:p>
        </w:tc>
        <w:tc>
          <w:tcPr>
            <w:tcW w:w="1750" w:type="dxa"/>
            <w:tcMar>
              <w:top w:w="70" w:type="dxa"/>
              <w:left w:w="90" w:type="dxa"/>
              <w:bottom w:w="70" w:type="dxa"/>
              <w:right w:w="90" w:type="dxa"/>
            </w:tcMar>
          </w:tcPr>
          <w:p w14:paraId="28F3AE06"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2767EA8E"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A22F5" w14:paraId="3A10471A" w14:textId="77777777">
        <w:tc>
          <w:tcPr>
            <w:tcW w:w="850" w:type="dxa"/>
            <w:tcMar>
              <w:top w:w="70" w:type="dxa"/>
              <w:left w:w="90" w:type="dxa"/>
              <w:bottom w:w="70" w:type="dxa"/>
              <w:right w:w="90" w:type="dxa"/>
            </w:tcMar>
          </w:tcPr>
          <w:p w14:paraId="45BC1E87" w14:textId="77777777" w:rsidR="00847C0D" w:rsidRDefault="00CC3326">
            <w:r>
              <w:rPr>
                <w:sz w:val="20"/>
                <w:szCs w:val="20"/>
              </w:rPr>
              <w:t>CT13</w:t>
            </w:r>
          </w:p>
        </w:tc>
        <w:tc>
          <w:tcPr>
            <w:tcW w:w="3500" w:type="dxa"/>
            <w:tcMar>
              <w:top w:w="70" w:type="dxa"/>
              <w:left w:w="90" w:type="dxa"/>
              <w:bottom w:w="70" w:type="dxa"/>
              <w:right w:w="90" w:type="dxa"/>
            </w:tcMar>
          </w:tcPr>
          <w:p w14:paraId="5CEC02AC" w14:textId="77777777" w:rsidR="00847C0D" w:rsidRDefault="00CC3326">
            <w:r>
              <w:rPr>
                <w:sz w:val="20"/>
                <w:szCs w:val="20"/>
                <w:lang w:val="pt-BR"/>
              </w:rPr>
              <w:t>RF12</w:t>
            </w:r>
          </w:p>
        </w:tc>
        <w:tc>
          <w:tcPr>
            <w:tcW w:w="1750" w:type="dxa"/>
            <w:tcMar>
              <w:top w:w="70" w:type="dxa"/>
              <w:left w:w="90" w:type="dxa"/>
              <w:bottom w:w="70" w:type="dxa"/>
              <w:right w:w="90" w:type="dxa"/>
            </w:tcMar>
          </w:tcPr>
          <w:p w14:paraId="652F7452"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88E66F2" w14:textId="77777777" w:rsidR="00847C0D" w:rsidRPr="00430DB3" w:rsidRDefault="00CC3326">
            <w:pPr>
              <w:rPr>
                <w:lang w:val="pt-BR"/>
              </w:rPr>
            </w:pPr>
            <w:r>
              <w:rPr>
                <w:sz w:val="20"/>
                <w:szCs w:val="20"/>
                <w:lang w:val="pt-BR"/>
              </w:rPr>
              <w:t>2,50 Wh a 40 W; razão entre regimes independente da potência</w:t>
            </w:r>
          </w:p>
        </w:tc>
      </w:tr>
      <w:tr w:rsidR="00E01C3A" w:rsidRPr="008A22F5" w14:paraId="7671A2FE" w14:textId="77777777">
        <w:tc>
          <w:tcPr>
            <w:tcW w:w="850" w:type="dxa"/>
            <w:tcMar>
              <w:top w:w="70" w:type="dxa"/>
              <w:left w:w="90" w:type="dxa"/>
              <w:bottom w:w="70" w:type="dxa"/>
              <w:right w:w="90" w:type="dxa"/>
            </w:tcMar>
          </w:tcPr>
          <w:p w14:paraId="1D848D95" w14:textId="77777777" w:rsidR="00847C0D" w:rsidRDefault="00CC3326">
            <w:r>
              <w:rPr>
                <w:sz w:val="20"/>
                <w:szCs w:val="20"/>
              </w:rPr>
              <w:t>CT14</w:t>
            </w:r>
          </w:p>
        </w:tc>
        <w:tc>
          <w:tcPr>
            <w:tcW w:w="3500" w:type="dxa"/>
            <w:tcMar>
              <w:top w:w="70" w:type="dxa"/>
              <w:left w:w="90" w:type="dxa"/>
              <w:bottom w:w="70" w:type="dxa"/>
              <w:right w:w="90" w:type="dxa"/>
            </w:tcMar>
          </w:tcPr>
          <w:p w14:paraId="01385E81" w14:textId="77777777" w:rsidR="00847C0D" w:rsidRDefault="00CC3326">
            <w:r>
              <w:rPr>
                <w:sz w:val="20"/>
                <w:szCs w:val="20"/>
                <w:lang w:val="pt-BR"/>
              </w:rPr>
              <w:t>RF08</w:t>
            </w:r>
          </w:p>
        </w:tc>
        <w:tc>
          <w:tcPr>
            <w:tcW w:w="1750" w:type="dxa"/>
            <w:tcMar>
              <w:top w:w="70" w:type="dxa"/>
              <w:left w:w="90" w:type="dxa"/>
              <w:bottom w:w="70" w:type="dxa"/>
              <w:right w:w="90" w:type="dxa"/>
            </w:tcMar>
          </w:tcPr>
          <w:p w14:paraId="6A8E3861"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D15BFF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A22F5" w14:paraId="26BD7057" w14:textId="77777777">
        <w:tc>
          <w:tcPr>
            <w:tcW w:w="850" w:type="dxa"/>
            <w:tcMar>
              <w:top w:w="70" w:type="dxa"/>
              <w:left w:w="90" w:type="dxa"/>
              <w:bottom w:w="70" w:type="dxa"/>
              <w:right w:w="90" w:type="dxa"/>
            </w:tcMar>
          </w:tcPr>
          <w:p w14:paraId="0086E2B0" w14:textId="77777777" w:rsidR="00847C0D" w:rsidRDefault="00CC3326">
            <w:r>
              <w:rPr>
                <w:sz w:val="20"/>
                <w:szCs w:val="20"/>
              </w:rPr>
              <w:t>CT15</w:t>
            </w:r>
          </w:p>
        </w:tc>
        <w:tc>
          <w:tcPr>
            <w:tcW w:w="3500" w:type="dxa"/>
            <w:tcMar>
              <w:top w:w="70" w:type="dxa"/>
              <w:left w:w="90" w:type="dxa"/>
              <w:bottom w:w="70" w:type="dxa"/>
              <w:right w:w="90" w:type="dxa"/>
            </w:tcMar>
          </w:tcPr>
          <w:p w14:paraId="51B32984" w14:textId="77777777" w:rsidR="00847C0D" w:rsidRDefault="00CC3326">
            <w:r>
              <w:rPr>
                <w:sz w:val="20"/>
                <w:szCs w:val="20"/>
                <w:lang w:val="pt-BR"/>
              </w:rPr>
              <w:t>RF05, RF06</w:t>
            </w:r>
          </w:p>
        </w:tc>
        <w:tc>
          <w:tcPr>
            <w:tcW w:w="1750" w:type="dxa"/>
            <w:tcMar>
              <w:top w:w="70" w:type="dxa"/>
              <w:left w:w="90" w:type="dxa"/>
              <w:bottom w:w="70" w:type="dxa"/>
              <w:right w:w="90" w:type="dxa"/>
            </w:tcMar>
          </w:tcPr>
          <w:p w14:paraId="614C93E7"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51D30040"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A22F5" w14:paraId="3A6DEE3C" w14:textId="77777777">
        <w:tc>
          <w:tcPr>
            <w:tcW w:w="850" w:type="dxa"/>
            <w:tcMar>
              <w:top w:w="70" w:type="dxa"/>
              <w:left w:w="90" w:type="dxa"/>
              <w:bottom w:w="70" w:type="dxa"/>
              <w:right w:w="90" w:type="dxa"/>
            </w:tcMar>
          </w:tcPr>
          <w:p w14:paraId="4C8B9252" w14:textId="77777777" w:rsidR="00847C0D" w:rsidRDefault="00CC3326">
            <w:r>
              <w:rPr>
                <w:sz w:val="20"/>
                <w:szCs w:val="20"/>
              </w:rPr>
              <w:t>CT16</w:t>
            </w:r>
          </w:p>
        </w:tc>
        <w:tc>
          <w:tcPr>
            <w:tcW w:w="3500" w:type="dxa"/>
            <w:tcMar>
              <w:top w:w="70" w:type="dxa"/>
              <w:left w:w="90" w:type="dxa"/>
              <w:bottom w:w="70" w:type="dxa"/>
              <w:right w:w="90" w:type="dxa"/>
            </w:tcMar>
          </w:tcPr>
          <w:p w14:paraId="21793007" w14:textId="77777777" w:rsidR="00847C0D" w:rsidRDefault="00CC3326">
            <w:r>
              <w:rPr>
                <w:sz w:val="20"/>
                <w:szCs w:val="20"/>
                <w:lang w:val="pt-BR"/>
              </w:rPr>
              <w:t>RF11</w:t>
            </w:r>
          </w:p>
        </w:tc>
        <w:tc>
          <w:tcPr>
            <w:tcW w:w="1750" w:type="dxa"/>
            <w:tcMar>
              <w:top w:w="70" w:type="dxa"/>
              <w:left w:w="90" w:type="dxa"/>
              <w:bottom w:w="70" w:type="dxa"/>
              <w:right w:w="90" w:type="dxa"/>
            </w:tcMar>
          </w:tcPr>
          <w:p w14:paraId="4134470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D9579CA" w14:textId="77777777" w:rsidR="00847C0D" w:rsidRPr="00430DB3" w:rsidRDefault="00CC3326">
            <w:pPr>
              <w:rPr>
                <w:lang w:val="pt-BR"/>
              </w:rPr>
            </w:pPr>
            <w:r>
              <w:rPr>
                <w:sz w:val="20"/>
                <w:szCs w:val="20"/>
                <w:lang w:val="pt-BR"/>
              </w:rPr>
              <w:t>Alerta de falha total aberto e encerrado ao religar</w:t>
            </w:r>
          </w:p>
        </w:tc>
      </w:tr>
      <w:tr w:rsidR="00E01C3A" w:rsidRPr="008A22F5" w14:paraId="21560836" w14:textId="77777777">
        <w:tc>
          <w:tcPr>
            <w:tcW w:w="850" w:type="dxa"/>
            <w:tcMar>
              <w:top w:w="70" w:type="dxa"/>
              <w:left w:w="90" w:type="dxa"/>
              <w:bottom w:w="70" w:type="dxa"/>
              <w:right w:w="90" w:type="dxa"/>
            </w:tcMar>
          </w:tcPr>
          <w:p w14:paraId="265941F3" w14:textId="77777777" w:rsidR="00847C0D" w:rsidRDefault="00CC3326">
            <w:r>
              <w:rPr>
                <w:sz w:val="20"/>
                <w:szCs w:val="20"/>
              </w:rPr>
              <w:t>CT17</w:t>
            </w:r>
          </w:p>
        </w:tc>
        <w:tc>
          <w:tcPr>
            <w:tcW w:w="3500" w:type="dxa"/>
            <w:tcMar>
              <w:top w:w="70" w:type="dxa"/>
              <w:left w:w="90" w:type="dxa"/>
              <w:bottom w:w="70" w:type="dxa"/>
              <w:right w:w="90" w:type="dxa"/>
            </w:tcMar>
          </w:tcPr>
          <w:p w14:paraId="4943CC10" w14:textId="77777777" w:rsidR="00847C0D" w:rsidRDefault="00CC3326">
            <w:r>
              <w:rPr>
                <w:sz w:val="20"/>
                <w:szCs w:val="20"/>
                <w:lang w:val="pt-BR"/>
              </w:rPr>
              <w:t>RNF03</w:t>
            </w:r>
          </w:p>
        </w:tc>
        <w:tc>
          <w:tcPr>
            <w:tcW w:w="1750" w:type="dxa"/>
            <w:tcMar>
              <w:top w:w="70" w:type="dxa"/>
              <w:left w:w="90" w:type="dxa"/>
              <w:bottom w:w="70" w:type="dxa"/>
              <w:right w:w="90" w:type="dxa"/>
            </w:tcMar>
          </w:tcPr>
          <w:p w14:paraId="48F851E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796B3826" w14:textId="77777777" w:rsidR="00847C0D" w:rsidRPr="00430DB3" w:rsidRDefault="00CC3326">
            <w:pPr>
              <w:rPr>
                <w:lang w:val="pt-BR"/>
              </w:rPr>
            </w:pPr>
            <w:r>
              <w:rPr>
                <w:sz w:val="20"/>
                <w:szCs w:val="20"/>
                <w:lang w:val="pt-BR"/>
              </w:rPr>
              <w:t>Latência inferior a 180 s em todas as repetições</w:t>
            </w:r>
          </w:p>
        </w:tc>
      </w:tr>
      <w:tr w:rsidR="00E01C3A" w:rsidRPr="008A22F5" w14:paraId="52501640" w14:textId="77777777">
        <w:tc>
          <w:tcPr>
            <w:tcW w:w="850" w:type="dxa"/>
            <w:tcMar>
              <w:top w:w="70" w:type="dxa"/>
              <w:left w:w="90" w:type="dxa"/>
              <w:bottom w:w="70" w:type="dxa"/>
              <w:right w:w="90" w:type="dxa"/>
            </w:tcMar>
          </w:tcPr>
          <w:p w14:paraId="7C85C393" w14:textId="77777777" w:rsidR="00847C0D" w:rsidRDefault="00CC3326">
            <w:r>
              <w:rPr>
                <w:sz w:val="20"/>
                <w:szCs w:val="20"/>
              </w:rPr>
              <w:t>CT18</w:t>
            </w:r>
          </w:p>
        </w:tc>
        <w:tc>
          <w:tcPr>
            <w:tcW w:w="3500" w:type="dxa"/>
            <w:tcMar>
              <w:top w:w="70" w:type="dxa"/>
              <w:left w:w="90" w:type="dxa"/>
              <w:bottom w:w="70" w:type="dxa"/>
              <w:right w:w="90" w:type="dxa"/>
            </w:tcMar>
          </w:tcPr>
          <w:p w14:paraId="32ACD4F1" w14:textId="77777777" w:rsidR="00847C0D" w:rsidRDefault="00CC3326">
            <w:r>
              <w:rPr>
                <w:sz w:val="20"/>
                <w:szCs w:val="20"/>
                <w:lang w:val="pt-BR"/>
              </w:rPr>
              <w:t>RNF07</w:t>
            </w:r>
          </w:p>
        </w:tc>
        <w:tc>
          <w:tcPr>
            <w:tcW w:w="1750" w:type="dxa"/>
            <w:tcMar>
              <w:top w:w="70" w:type="dxa"/>
              <w:left w:w="90" w:type="dxa"/>
              <w:bottom w:w="70" w:type="dxa"/>
              <w:right w:w="90" w:type="dxa"/>
            </w:tcMar>
          </w:tcPr>
          <w:p w14:paraId="2B71E2D1"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4B17276B"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A22F5" w14:paraId="20CDD993" w14:textId="77777777">
        <w:tc>
          <w:tcPr>
            <w:tcW w:w="850" w:type="dxa"/>
            <w:tcMar>
              <w:top w:w="70" w:type="dxa"/>
              <w:left w:w="90" w:type="dxa"/>
              <w:bottom w:w="70" w:type="dxa"/>
              <w:right w:w="90" w:type="dxa"/>
            </w:tcMar>
          </w:tcPr>
          <w:p w14:paraId="6572820B" w14:textId="77777777" w:rsidR="00847C0D" w:rsidRDefault="00CC3326">
            <w:r>
              <w:rPr>
                <w:sz w:val="20"/>
                <w:szCs w:val="20"/>
              </w:rPr>
              <w:t>CT19</w:t>
            </w:r>
          </w:p>
        </w:tc>
        <w:tc>
          <w:tcPr>
            <w:tcW w:w="3500" w:type="dxa"/>
            <w:tcMar>
              <w:top w:w="70" w:type="dxa"/>
              <w:left w:w="90" w:type="dxa"/>
              <w:bottom w:w="70" w:type="dxa"/>
              <w:right w:w="90" w:type="dxa"/>
            </w:tcMar>
          </w:tcPr>
          <w:p w14:paraId="74F3D64E" w14:textId="77777777" w:rsidR="00847C0D" w:rsidRDefault="00CC3326">
            <w:r>
              <w:rPr>
                <w:sz w:val="20"/>
                <w:szCs w:val="20"/>
                <w:lang w:val="pt-BR"/>
              </w:rPr>
              <w:t>RNF06</w:t>
            </w:r>
          </w:p>
        </w:tc>
        <w:tc>
          <w:tcPr>
            <w:tcW w:w="1750" w:type="dxa"/>
            <w:tcMar>
              <w:top w:w="70" w:type="dxa"/>
              <w:left w:w="90" w:type="dxa"/>
              <w:bottom w:w="70" w:type="dxa"/>
              <w:right w:w="90" w:type="dxa"/>
            </w:tcMar>
          </w:tcPr>
          <w:p w14:paraId="49716745"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E93A280" w14:textId="77777777" w:rsidR="00847C0D" w:rsidRPr="00430DB3" w:rsidRDefault="00CC3326">
            <w:pPr>
              <w:rPr>
                <w:lang w:val="pt-BR"/>
              </w:rPr>
            </w:pPr>
            <w:r>
              <w:rPr>
                <w:sz w:val="20"/>
                <w:szCs w:val="20"/>
                <w:lang w:val="pt-BR"/>
              </w:rPr>
              <w:t>Recusa sem credencial; canal cifrado negociado com credencial</w:t>
            </w:r>
          </w:p>
        </w:tc>
      </w:tr>
      <w:tr w:rsidR="00E01C3A" w:rsidRPr="008A22F5" w14:paraId="4593CFA5" w14:textId="77777777">
        <w:tc>
          <w:tcPr>
            <w:tcW w:w="850" w:type="dxa"/>
            <w:tcMar>
              <w:top w:w="70" w:type="dxa"/>
              <w:left w:w="90" w:type="dxa"/>
              <w:bottom w:w="70" w:type="dxa"/>
              <w:right w:w="90" w:type="dxa"/>
            </w:tcMar>
          </w:tcPr>
          <w:p w14:paraId="1420A469" w14:textId="77777777" w:rsidR="00847C0D" w:rsidRDefault="00CC3326">
            <w:r>
              <w:rPr>
                <w:sz w:val="20"/>
                <w:szCs w:val="20"/>
              </w:rPr>
              <w:t>CT20</w:t>
            </w:r>
          </w:p>
        </w:tc>
        <w:tc>
          <w:tcPr>
            <w:tcW w:w="3500" w:type="dxa"/>
            <w:tcMar>
              <w:top w:w="70" w:type="dxa"/>
              <w:left w:w="90" w:type="dxa"/>
              <w:bottom w:w="70" w:type="dxa"/>
              <w:right w:w="90" w:type="dxa"/>
            </w:tcMar>
          </w:tcPr>
          <w:p w14:paraId="435018FA" w14:textId="77777777" w:rsidR="00847C0D" w:rsidRDefault="00CC3326">
            <w:r>
              <w:rPr>
                <w:sz w:val="20"/>
                <w:szCs w:val="20"/>
                <w:lang w:val="pt-BR"/>
              </w:rPr>
              <w:t>RNF09</w:t>
            </w:r>
          </w:p>
        </w:tc>
        <w:tc>
          <w:tcPr>
            <w:tcW w:w="1750" w:type="dxa"/>
            <w:tcMar>
              <w:top w:w="70" w:type="dxa"/>
              <w:left w:w="90" w:type="dxa"/>
              <w:bottom w:w="70" w:type="dxa"/>
              <w:right w:w="90" w:type="dxa"/>
            </w:tcMar>
          </w:tcPr>
          <w:p w14:paraId="72DAF793"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5558AA8D" w14:textId="77777777" w:rsidR="00847C0D" w:rsidRPr="00430DB3" w:rsidRDefault="00CC3326">
            <w:pPr>
              <w:rPr>
                <w:lang w:val="pt-BR"/>
              </w:rPr>
            </w:pPr>
            <w:r>
              <w:rPr>
                <w:sz w:val="20"/>
                <w:szCs w:val="20"/>
                <w:lang w:val="pt-BR"/>
              </w:rPr>
              <w:t>Comandado sem alteração do código do serviço</w:t>
            </w:r>
          </w:p>
        </w:tc>
      </w:tr>
    </w:tbl>
    <w:p w14:paraId="5291C069" w14:textId="77777777" w:rsidR="00847C0D" w:rsidRPr="00430DB3" w:rsidRDefault="00CC3326">
      <w:pPr>
        <w:spacing w:before="130" w:after="260"/>
        <w:rPr>
          <w:lang w:val="pt-BR"/>
        </w:rPr>
      </w:pPr>
      <w:r>
        <w:rPr>
          <w:sz w:val="20"/>
          <w:szCs w:val="20"/>
          <w:lang w:val="pt-BR"/>
        </w:rPr>
        <w:t>Fonte: Elaborado pelos autores (2026).</w:t>
      </w:r>
    </w:p>
    <w:p w14:paraId="3C8F6352"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63E21F32"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74D3BC45"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79EA8D9C" w14:textId="77777777" w:rsidR="00E01C3A" w:rsidRDefault="00CC3326">
      <w:pPr>
        <w:spacing w:after="120" w:line="360" w:lineRule="auto"/>
        <w:ind w:firstLine="709"/>
        <w:jc w:val="both"/>
        <w:rPr>
          <w:lang w:val="pt-BR"/>
        </w:rPr>
      </w:pPr>
      <w:r>
        <w:rPr>
          <w:highlight w:val="yellow"/>
          <w:lang w:val="pt-BR"/>
        </w:rPr>
        <w:lastRenderedPageBreak/>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647A54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759BE476"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8987CFF"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0D0045D7"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lastRenderedPageBreak/>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E83FEAD"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8CE2E2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68CE73CC"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0F9DC746" w14:textId="77777777">
        <w:trPr>
          <w:tblHeader/>
        </w:trPr>
        <w:tc>
          <w:tcPr>
            <w:tcW w:w="2100" w:type="dxa"/>
            <w:shd w:val="clear" w:color="auto" w:fill="EDEDED"/>
            <w:tcMar>
              <w:top w:w="70" w:type="dxa"/>
              <w:left w:w="90" w:type="dxa"/>
              <w:bottom w:w="70" w:type="dxa"/>
              <w:right w:w="90" w:type="dxa"/>
            </w:tcMar>
          </w:tcPr>
          <w:p w14:paraId="533D5830"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36D05AC"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387F8854"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A22F5" w14:paraId="3BDEBDDC" w14:textId="77777777">
        <w:tc>
          <w:tcPr>
            <w:tcW w:w="2100" w:type="dxa"/>
            <w:tcMar>
              <w:top w:w="70" w:type="dxa"/>
              <w:left w:w="90" w:type="dxa"/>
              <w:bottom w:w="70" w:type="dxa"/>
              <w:right w:w="90" w:type="dxa"/>
            </w:tcMar>
          </w:tcPr>
          <w:p w14:paraId="32F28A38"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DAD4C41"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1C531F26"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A22F5" w14:paraId="78C5D39E" w14:textId="77777777">
        <w:tc>
          <w:tcPr>
            <w:tcW w:w="2100" w:type="dxa"/>
            <w:tcMar>
              <w:top w:w="70" w:type="dxa"/>
              <w:left w:w="90" w:type="dxa"/>
              <w:bottom w:w="70" w:type="dxa"/>
              <w:right w:w="90" w:type="dxa"/>
            </w:tcMar>
          </w:tcPr>
          <w:p w14:paraId="6B267E94"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ED2F5EB"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E30FF7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A22F5" w14:paraId="4B468C47" w14:textId="77777777">
        <w:tc>
          <w:tcPr>
            <w:tcW w:w="2100" w:type="dxa"/>
            <w:tcMar>
              <w:top w:w="70" w:type="dxa"/>
              <w:left w:w="90" w:type="dxa"/>
              <w:bottom w:w="70" w:type="dxa"/>
              <w:right w:w="90" w:type="dxa"/>
            </w:tcMar>
          </w:tcPr>
          <w:p w14:paraId="58544E9B"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558740A"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1D687468"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A22F5" w14:paraId="1C283A38" w14:textId="77777777">
        <w:tc>
          <w:tcPr>
            <w:tcW w:w="2100" w:type="dxa"/>
            <w:tcMar>
              <w:top w:w="70" w:type="dxa"/>
              <w:left w:w="90" w:type="dxa"/>
              <w:bottom w:w="70" w:type="dxa"/>
              <w:right w:w="90" w:type="dxa"/>
            </w:tcMar>
          </w:tcPr>
          <w:p w14:paraId="6C80591B"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2E74E6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EB8A1E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A22F5" w14:paraId="5A190E23" w14:textId="77777777">
        <w:tc>
          <w:tcPr>
            <w:tcW w:w="2100" w:type="dxa"/>
            <w:tcMar>
              <w:top w:w="70" w:type="dxa"/>
              <w:left w:w="90" w:type="dxa"/>
              <w:bottom w:w="70" w:type="dxa"/>
              <w:right w:w="90" w:type="dxa"/>
            </w:tcMar>
          </w:tcPr>
          <w:p w14:paraId="4E4E3043"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289E63D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5F68FF5A"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A22F5" w14:paraId="27858105" w14:textId="77777777">
        <w:tc>
          <w:tcPr>
            <w:tcW w:w="2100" w:type="dxa"/>
            <w:tcMar>
              <w:top w:w="70" w:type="dxa"/>
              <w:left w:w="90" w:type="dxa"/>
              <w:bottom w:w="70" w:type="dxa"/>
              <w:right w:w="90" w:type="dxa"/>
            </w:tcMar>
          </w:tcPr>
          <w:p w14:paraId="0E404AE1" w14:textId="77777777" w:rsidR="006B1E66" w:rsidRDefault="00CC3326">
            <w:proofErr w:type="spellStart"/>
            <w:r>
              <w:rPr>
                <w:sz w:val="20"/>
                <w:szCs w:val="20"/>
              </w:rPr>
              <w:lastRenderedPageBreak/>
              <w:t>versao_base_regras</w:t>
            </w:r>
            <w:proofErr w:type="spellEnd"/>
          </w:p>
        </w:tc>
        <w:tc>
          <w:tcPr>
            <w:tcW w:w="3200" w:type="dxa"/>
            <w:tcMar>
              <w:top w:w="70" w:type="dxa"/>
              <w:left w:w="90" w:type="dxa"/>
              <w:bottom w:w="70" w:type="dxa"/>
              <w:right w:w="90" w:type="dxa"/>
            </w:tcMar>
          </w:tcPr>
          <w:p w14:paraId="53855E5F"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E824B09"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A22F5" w14:paraId="2DB725FD" w14:textId="77777777">
        <w:tc>
          <w:tcPr>
            <w:tcW w:w="2100" w:type="dxa"/>
            <w:tcMar>
              <w:top w:w="70" w:type="dxa"/>
              <w:left w:w="90" w:type="dxa"/>
              <w:bottom w:w="70" w:type="dxa"/>
              <w:right w:w="90" w:type="dxa"/>
            </w:tcMar>
          </w:tcPr>
          <w:p w14:paraId="47B3741C"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4A7A211A"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A54AE7F"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A22F5" w14:paraId="6131C9CD" w14:textId="77777777">
        <w:tc>
          <w:tcPr>
            <w:tcW w:w="2100" w:type="dxa"/>
            <w:tcMar>
              <w:top w:w="70" w:type="dxa"/>
              <w:left w:w="90" w:type="dxa"/>
              <w:bottom w:w="70" w:type="dxa"/>
              <w:right w:w="90" w:type="dxa"/>
            </w:tcMar>
          </w:tcPr>
          <w:p w14:paraId="66392B4E"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3A3F4BB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sessão de medição</w:t>
            </w:r>
          </w:p>
        </w:tc>
        <w:tc>
          <w:tcPr>
            <w:tcW w:w="3771" w:type="dxa"/>
            <w:tcMar>
              <w:top w:w="70" w:type="dxa"/>
              <w:left w:w="90" w:type="dxa"/>
              <w:bottom w:w="70" w:type="dxa"/>
              <w:right w:w="90" w:type="dxa"/>
            </w:tcMar>
          </w:tcPr>
          <w:p w14:paraId="29489967"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A22F5" w14:paraId="1231A4EC" w14:textId="77777777">
        <w:tc>
          <w:tcPr>
            <w:tcW w:w="2100" w:type="dxa"/>
            <w:tcMar>
              <w:top w:w="70" w:type="dxa"/>
              <w:left w:w="90" w:type="dxa"/>
              <w:bottom w:w="70" w:type="dxa"/>
              <w:right w:w="90" w:type="dxa"/>
            </w:tcMar>
          </w:tcPr>
          <w:p w14:paraId="4E179EF4"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7B39DC8A"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75CE9B88"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A22F5" w14:paraId="73BD54C5" w14:textId="77777777">
        <w:tc>
          <w:tcPr>
            <w:tcW w:w="2100" w:type="dxa"/>
            <w:tcMar>
              <w:top w:w="70" w:type="dxa"/>
              <w:left w:w="90" w:type="dxa"/>
              <w:bottom w:w="70" w:type="dxa"/>
              <w:right w:w="90" w:type="dxa"/>
            </w:tcMar>
          </w:tcPr>
          <w:p w14:paraId="1590B699"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6BB9BC48"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4F7918E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A22F5" w14:paraId="0F9EF25E" w14:textId="77777777">
        <w:tc>
          <w:tcPr>
            <w:tcW w:w="2100" w:type="dxa"/>
            <w:tcMar>
              <w:top w:w="70" w:type="dxa"/>
              <w:left w:w="90" w:type="dxa"/>
              <w:bottom w:w="70" w:type="dxa"/>
              <w:right w:w="90" w:type="dxa"/>
            </w:tcMar>
          </w:tcPr>
          <w:p w14:paraId="4169F74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93F9C2F"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38577E8E" w14:textId="77777777" w:rsidR="00847C0D" w:rsidRPr="00430DB3" w:rsidRDefault="00CC3326">
            <w:pPr>
              <w:rPr>
                <w:lang w:val="pt-BR"/>
              </w:rPr>
            </w:pPr>
            <w:r>
              <w:rPr>
                <w:sz w:val="20"/>
                <w:szCs w:val="20"/>
                <w:lang w:val="pt-BR"/>
              </w:rPr>
              <w:t>Registra a residual de cada sessão e a regra de descarte de 3.4.3</w:t>
            </w:r>
          </w:p>
        </w:tc>
      </w:tr>
      <w:tr w:rsidR="006B1E66" w:rsidRPr="008A22F5" w14:paraId="7406ED8E" w14:textId="77777777">
        <w:tc>
          <w:tcPr>
            <w:tcW w:w="2100" w:type="dxa"/>
            <w:tcMar>
              <w:top w:w="70" w:type="dxa"/>
              <w:left w:w="90" w:type="dxa"/>
              <w:bottom w:w="70" w:type="dxa"/>
              <w:right w:w="90" w:type="dxa"/>
            </w:tcMar>
          </w:tcPr>
          <w:p w14:paraId="5FC4BF6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9EF1E7F"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0571A65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A22F5" w14:paraId="611E5675" w14:textId="77777777">
        <w:tc>
          <w:tcPr>
            <w:tcW w:w="2100" w:type="dxa"/>
            <w:tcMar>
              <w:top w:w="70" w:type="dxa"/>
              <w:left w:w="90" w:type="dxa"/>
              <w:bottom w:w="70" w:type="dxa"/>
              <w:right w:w="90" w:type="dxa"/>
            </w:tcMar>
          </w:tcPr>
          <w:p w14:paraId="48D46941"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7D6C872"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5D46B1F" w14:textId="77777777" w:rsidR="00847C0D" w:rsidRPr="00430DB3" w:rsidRDefault="00CC3326">
            <w:pPr>
              <w:rPr>
                <w:lang w:val="pt-BR"/>
              </w:rPr>
            </w:pPr>
            <w:r>
              <w:rPr>
                <w:sz w:val="20"/>
                <w:szCs w:val="20"/>
                <w:lang w:val="pt-BR"/>
              </w:rPr>
              <w:t>Registra os alertas de falha total e de perda de controle (RF11)</w:t>
            </w:r>
          </w:p>
        </w:tc>
      </w:tr>
      <w:tr w:rsidR="006B1E66" w:rsidRPr="008A22F5" w14:paraId="3E25C84A" w14:textId="77777777">
        <w:tc>
          <w:tcPr>
            <w:tcW w:w="2100" w:type="dxa"/>
            <w:tcMar>
              <w:top w:w="70" w:type="dxa"/>
              <w:left w:w="90" w:type="dxa"/>
              <w:bottom w:w="70" w:type="dxa"/>
              <w:right w:w="90" w:type="dxa"/>
            </w:tcMar>
          </w:tcPr>
          <w:p w14:paraId="63E7AA4E"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97D7071"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C4F6D6C" w14:textId="77777777" w:rsidR="00847C0D" w:rsidRPr="00430DB3" w:rsidRDefault="00CC3326">
            <w:pPr>
              <w:rPr>
                <w:lang w:val="pt-BR"/>
              </w:rPr>
            </w:pPr>
            <w:r>
              <w:rPr>
                <w:sz w:val="20"/>
                <w:szCs w:val="20"/>
                <w:lang w:val="pt-BR"/>
              </w:rPr>
              <w:t>Luminárias do Quadro 9, lidas pela estimativa de energia</w:t>
            </w:r>
          </w:p>
        </w:tc>
      </w:tr>
    </w:tbl>
    <w:p w14:paraId="4A8182B1" w14:textId="77777777" w:rsidR="006B1E66" w:rsidRPr="000F5B8B" w:rsidRDefault="00CC3326">
      <w:pPr>
        <w:spacing w:before="130" w:after="260"/>
        <w:rPr>
          <w:lang w:val="pt-BR"/>
        </w:rPr>
      </w:pPr>
      <w:r>
        <w:rPr>
          <w:sz w:val="20"/>
          <w:szCs w:val="20"/>
          <w:lang w:val="pt-BR"/>
        </w:rPr>
        <w:t>Fonte: Elaborado pelos autores (2026).</w:t>
      </w:r>
    </w:p>
    <w:p w14:paraId="657FA8E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6D7F6F45" w14:textId="77777777" w:rsidR="006B1E66" w:rsidRPr="000F5B8B" w:rsidRDefault="00CC3326">
      <w:pPr>
        <w:spacing w:after="120" w:line="360" w:lineRule="auto"/>
        <w:ind w:firstLine="709"/>
        <w:jc w:val="both"/>
        <w:rPr>
          <w:lang w:val="pt-BR"/>
        </w:rPr>
      </w:pPr>
      <w:r>
        <w:rPr>
          <w:lang w:val="pt-BR"/>
        </w:rPr>
        <w:lastRenderedPageBreak/>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CDCA39A"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77D1666"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4D11D86"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056668B0" w14:textId="77777777" w:rsidR="00E01C3A" w:rsidRDefault="00CC3326">
      <w:pPr>
        <w:keepNext/>
        <w:spacing w:before="130" w:after="60"/>
        <w:jc w:val="center"/>
        <w:rPr>
          <w:lang w:val="pt-BR"/>
        </w:rPr>
      </w:pPr>
      <w:r>
        <w:rPr>
          <w:sz w:val="20"/>
          <w:szCs w:val="20"/>
          <w:lang w:val="pt-BR"/>
        </w:rPr>
        <w:t>Figura 3 – Diagrama entidade-relacionamento do banco de dados</w:t>
      </w:r>
    </w:p>
    <w:p w14:paraId="44CAD498" w14:textId="77777777" w:rsidR="00E01C3A" w:rsidRDefault="00CC3326">
      <w:pPr>
        <w:spacing w:after="280"/>
        <w:jc w:val="center"/>
        <w:rPr>
          <w:lang w:val="pt-BR"/>
        </w:rPr>
      </w:pPr>
      <w:r>
        <w:rPr>
          <w:sz w:val="20"/>
          <w:szCs w:val="20"/>
          <w:lang w:val="pt-BR"/>
        </w:rPr>
        <w:t>Fonte: Elaborado pelos autores (2026).</w:t>
      </w:r>
    </w:p>
    <w:p w14:paraId="344AAEF3" w14:textId="77777777" w:rsidR="00E01C3A" w:rsidRDefault="00CC3326">
      <w:pPr>
        <w:spacing w:after="120" w:line="360" w:lineRule="auto"/>
        <w:ind w:firstLine="709"/>
        <w:jc w:val="both"/>
        <w:rPr>
          <w:lang w:val="pt-BR"/>
        </w:rPr>
      </w:pPr>
      <w:r>
        <w:rPr>
          <w:lang w:val="pt-BR"/>
        </w:rPr>
        <w:lastRenderedPageBreak/>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3026710D"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CBD238"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4C87A9"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5FD25A6"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6B9A478A" w14:textId="77777777" w:rsidR="00847C0D" w:rsidRPr="00430DB3" w:rsidRDefault="00CC3326">
      <w:pPr>
        <w:keepNext/>
        <w:spacing w:before="260" w:after="130"/>
        <w:rPr>
          <w:lang w:val="pt-BR"/>
        </w:rPr>
      </w:pPr>
      <w:r>
        <w:rPr>
          <w:sz w:val="20"/>
          <w:szCs w:val="20"/>
          <w:lang w:val="pt-BR"/>
        </w:rPr>
        <w:lastRenderedPageBreak/>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E12ADA5" w14:textId="77777777">
        <w:trPr>
          <w:tblHeader/>
        </w:trPr>
        <w:tc>
          <w:tcPr>
            <w:tcW w:w="2100" w:type="dxa"/>
            <w:shd w:val="clear" w:color="auto" w:fill="EDEDED"/>
            <w:tcMar>
              <w:top w:w="70" w:type="dxa"/>
              <w:left w:w="90" w:type="dxa"/>
              <w:bottom w:w="70" w:type="dxa"/>
              <w:right w:w="90" w:type="dxa"/>
            </w:tcMar>
          </w:tcPr>
          <w:p w14:paraId="18B76B1A"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F94828F"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0F61980C"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A22F5" w14:paraId="35E1143A" w14:textId="77777777">
        <w:tc>
          <w:tcPr>
            <w:tcW w:w="2100" w:type="dxa"/>
            <w:tcMar>
              <w:top w:w="70" w:type="dxa"/>
              <w:left w:w="90" w:type="dxa"/>
              <w:bottom w:w="70" w:type="dxa"/>
              <w:right w:w="90" w:type="dxa"/>
            </w:tcMar>
          </w:tcPr>
          <w:p w14:paraId="1D9C700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581A0C5"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2901673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A22F5" w14:paraId="14F8DD82" w14:textId="77777777">
        <w:tc>
          <w:tcPr>
            <w:tcW w:w="2100" w:type="dxa"/>
            <w:tcMar>
              <w:top w:w="70" w:type="dxa"/>
              <w:left w:w="90" w:type="dxa"/>
              <w:bottom w:w="70" w:type="dxa"/>
              <w:right w:w="90" w:type="dxa"/>
            </w:tcMar>
          </w:tcPr>
          <w:p w14:paraId="16D1C2D9"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082CC724"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8E06E6B"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A22F5" w14:paraId="08A44CE7" w14:textId="77777777">
        <w:tc>
          <w:tcPr>
            <w:tcW w:w="2100" w:type="dxa"/>
            <w:tcMar>
              <w:top w:w="70" w:type="dxa"/>
              <w:left w:w="90" w:type="dxa"/>
              <w:bottom w:w="70" w:type="dxa"/>
              <w:right w:w="90" w:type="dxa"/>
            </w:tcMar>
          </w:tcPr>
          <w:p w14:paraId="2A568784"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998AC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216DB422"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A22F5" w14:paraId="0DE411F3" w14:textId="77777777">
        <w:tc>
          <w:tcPr>
            <w:tcW w:w="2100" w:type="dxa"/>
            <w:tcMar>
              <w:top w:w="70" w:type="dxa"/>
              <w:left w:w="90" w:type="dxa"/>
              <w:bottom w:w="70" w:type="dxa"/>
              <w:right w:w="90" w:type="dxa"/>
            </w:tcMar>
          </w:tcPr>
          <w:p w14:paraId="2226F78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BF21BE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2225596B"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A22F5" w14:paraId="1F280DC7" w14:textId="77777777">
        <w:tc>
          <w:tcPr>
            <w:tcW w:w="2100" w:type="dxa"/>
            <w:tcMar>
              <w:top w:w="70" w:type="dxa"/>
              <w:left w:w="90" w:type="dxa"/>
              <w:bottom w:w="70" w:type="dxa"/>
              <w:right w:w="90" w:type="dxa"/>
            </w:tcMar>
          </w:tcPr>
          <w:p w14:paraId="019153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F4F2FE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BEC9BF6"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A22F5" w14:paraId="2115AB3D" w14:textId="77777777">
        <w:tc>
          <w:tcPr>
            <w:tcW w:w="2100" w:type="dxa"/>
            <w:tcMar>
              <w:top w:w="70" w:type="dxa"/>
              <w:left w:w="90" w:type="dxa"/>
              <w:bottom w:w="70" w:type="dxa"/>
              <w:right w:w="90" w:type="dxa"/>
            </w:tcMar>
          </w:tcPr>
          <w:p w14:paraId="5EA543DD"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5295473"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D99671E"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A22F5" w14:paraId="7B870D55" w14:textId="77777777">
        <w:tc>
          <w:tcPr>
            <w:tcW w:w="2100" w:type="dxa"/>
            <w:tcMar>
              <w:top w:w="70" w:type="dxa"/>
              <w:left w:w="90" w:type="dxa"/>
              <w:bottom w:w="70" w:type="dxa"/>
              <w:right w:w="90" w:type="dxa"/>
            </w:tcMar>
          </w:tcPr>
          <w:p w14:paraId="5757059F" w14:textId="77777777" w:rsidR="00847C0D" w:rsidRDefault="00CC3326">
            <w:proofErr w:type="spellStart"/>
            <w:r>
              <w:rPr>
                <w:sz w:val="20"/>
                <w:szCs w:val="20"/>
              </w:rPr>
              <w:lastRenderedPageBreak/>
              <w:t>versao_base_regras</w:t>
            </w:r>
            <w:proofErr w:type="spellEnd"/>
          </w:p>
        </w:tc>
        <w:tc>
          <w:tcPr>
            <w:tcW w:w="3200" w:type="dxa"/>
            <w:tcMar>
              <w:top w:w="70" w:type="dxa"/>
              <w:left w:w="90" w:type="dxa"/>
              <w:bottom w:w="70" w:type="dxa"/>
              <w:right w:w="90" w:type="dxa"/>
            </w:tcMar>
          </w:tcPr>
          <w:p w14:paraId="407F8306"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76D243FC"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A22F5" w14:paraId="59343849" w14:textId="77777777">
        <w:tc>
          <w:tcPr>
            <w:tcW w:w="2100" w:type="dxa"/>
            <w:tcMar>
              <w:top w:w="70" w:type="dxa"/>
              <w:left w:w="90" w:type="dxa"/>
              <w:bottom w:w="70" w:type="dxa"/>
              <w:right w:w="90" w:type="dxa"/>
            </w:tcMar>
          </w:tcPr>
          <w:p w14:paraId="07178093"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BAC4346"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A9D8CEE" w14:textId="77777777" w:rsidR="00847C0D" w:rsidRPr="00430DB3" w:rsidRDefault="00CC3326">
            <w:pPr>
              <w:rPr>
                <w:lang w:val="pt-BR"/>
              </w:rPr>
            </w:pPr>
            <w:r>
              <w:rPr>
                <w:sz w:val="20"/>
                <w:szCs w:val="20"/>
                <w:lang w:val="pt-BR"/>
              </w:rPr>
              <w:t>Versão da previsão que alimentou cada decisão (RNF04)</w:t>
            </w:r>
          </w:p>
        </w:tc>
      </w:tr>
      <w:tr w:rsidR="006B1E66" w:rsidRPr="008A22F5" w14:paraId="1B74A985" w14:textId="77777777">
        <w:tc>
          <w:tcPr>
            <w:tcW w:w="2100" w:type="dxa"/>
            <w:tcMar>
              <w:top w:w="70" w:type="dxa"/>
              <w:left w:w="90" w:type="dxa"/>
              <w:bottom w:w="70" w:type="dxa"/>
              <w:right w:w="90" w:type="dxa"/>
            </w:tcMar>
          </w:tcPr>
          <w:p w14:paraId="436040B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5E9F20B7"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19B6F8D4" w14:textId="77777777" w:rsidR="00847C0D" w:rsidRPr="00430DB3" w:rsidRDefault="00CC3326">
            <w:pPr>
              <w:rPr>
                <w:lang w:val="pt-BR"/>
              </w:rPr>
            </w:pPr>
            <w:r>
              <w:rPr>
                <w:sz w:val="20"/>
                <w:szCs w:val="20"/>
                <w:lang w:val="pt-BR"/>
              </w:rPr>
              <w:t>Separa as execuções da suíte (RF10) e os modos comparados para H3</w:t>
            </w:r>
          </w:p>
        </w:tc>
      </w:tr>
      <w:tr w:rsidR="006B1E66" w:rsidRPr="008A22F5" w14:paraId="3539F4CF" w14:textId="77777777">
        <w:tc>
          <w:tcPr>
            <w:tcW w:w="2100" w:type="dxa"/>
            <w:tcMar>
              <w:top w:w="70" w:type="dxa"/>
              <w:left w:w="90" w:type="dxa"/>
              <w:bottom w:w="70" w:type="dxa"/>
              <w:right w:w="90" w:type="dxa"/>
            </w:tcMar>
          </w:tcPr>
          <w:p w14:paraId="65981840"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16E72D4A"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DC121C9" w14:textId="77777777" w:rsidR="00847C0D" w:rsidRPr="00430DB3" w:rsidRDefault="00CC3326">
            <w:pPr>
              <w:rPr>
                <w:lang w:val="pt-BR"/>
              </w:rPr>
            </w:pPr>
            <w:r>
              <w:rPr>
                <w:sz w:val="20"/>
                <w:szCs w:val="20"/>
                <w:lang w:val="pt-BR"/>
              </w:rPr>
              <w:t>Núcleo do registro de auditoria</w:t>
            </w:r>
          </w:p>
        </w:tc>
      </w:tr>
      <w:tr w:rsidR="006B1E66" w:rsidRPr="008A22F5" w14:paraId="5345C424" w14:textId="77777777">
        <w:tc>
          <w:tcPr>
            <w:tcW w:w="2100" w:type="dxa"/>
            <w:tcMar>
              <w:top w:w="70" w:type="dxa"/>
              <w:left w:w="90" w:type="dxa"/>
              <w:bottom w:w="70" w:type="dxa"/>
              <w:right w:w="90" w:type="dxa"/>
            </w:tcMar>
          </w:tcPr>
          <w:p w14:paraId="0B718C68"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E24382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6E8A860E"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A22F5" w14:paraId="1AA3C2D2" w14:textId="77777777">
        <w:tc>
          <w:tcPr>
            <w:tcW w:w="2100" w:type="dxa"/>
            <w:tcMar>
              <w:top w:w="70" w:type="dxa"/>
              <w:left w:w="90" w:type="dxa"/>
              <w:bottom w:w="70" w:type="dxa"/>
              <w:right w:w="90" w:type="dxa"/>
            </w:tcMar>
          </w:tcPr>
          <w:p w14:paraId="3682791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66B2870"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7FB316C" w14:textId="77777777" w:rsidR="00847C0D" w:rsidRPr="00430DB3" w:rsidRDefault="00CC3326">
            <w:pPr>
              <w:rPr>
                <w:lang w:val="pt-BR"/>
              </w:rPr>
            </w:pPr>
            <w:r>
              <w:rPr>
                <w:sz w:val="20"/>
                <w:szCs w:val="20"/>
                <w:lang w:val="pt-BR"/>
              </w:rPr>
              <w:t>Residual subtraída das leituras e regra de descarte de 3.4.3</w:t>
            </w:r>
          </w:p>
        </w:tc>
      </w:tr>
      <w:tr w:rsidR="006B1E66" w:rsidRPr="008A22F5" w14:paraId="379F8361" w14:textId="77777777">
        <w:tc>
          <w:tcPr>
            <w:tcW w:w="2100" w:type="dxa"/>
            <w:tcMar>
              <w:top w:w="70" w:type="dxa"/>
              <w:left w:w="90" w:type="dxa"/>
              <w:bottom w:w="70" w:type="dxa"/>
              <w:right w:w="90" w:type="dxa"/>
            </w:tcMar>
          </w:tcPr>
          <w:p w14:paraId="1775A9D0"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8005AE5"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w:t>
            </w:r>
          </w:p>
        </w:tc>
        <w:tc>
          <w:tcPr>
            <w:tcW w:w="3771" w:type="dxa"/>
            <w:tcMar>
              <w:top w:w="70" w:type="dxa"/>
              <w:left w:w="90" w:type="dxa"/>
              <w:bottom w:w="70" w:type="dxa"/>
              <w:right w:w="90" w:type="dxa"/>
            </w:tcMar>
          </w:tcPr>
          <w:p w14:paraId="60ABBDDC"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A22F5" w14:paraId="300CBC55" w14:textId="77777777">
        <w:tc>
          <w:tcPr>
            <w:tcW w:w="2100" w:type="dxa"/>
            <w:tcMar>
              <w:top w:w="70" w:type="dxa"/>
              <w:left w:w="90" w:type="dxa"/>
              <w:bottom w:w="70" w:type="dxa"/>
              <w:right w:w="90" w:type="dxa"/>
            </w:tcMar>
          </w:tcPr>
          <w:p w14:paraId="7D7FEDA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FCC786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523400BA"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A22F5" w14:paraId="3571BBD0" w14:textId="77777777">
        <w:tc>
          <w:tcPr>
            <w:tcW w:w="2100" w:type="dxa"/>
            <w:tcMar>
              <w:top w:w="70" w:type="dxa"/>
              <w:left w:w="90" w:type="dxa"/>
              <w:bottom w:w="70" w:type="dxa"/>
              <w:right w:w="90" w:type="dxa"/>
            </w:tcMar>
          </w:tcPr>
          <w:p w14:paraId="73A1DDC5"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23C5C70E"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5721A8E" w14:textId="77777777" w:rsidR="00847C0D" w:rsidRPr="00430DB3" w:rsidRDefault="00CC3326">
            <w:pPr>
              <w:rPr>
                <w:lang w:val="pt-BR"/>
              </w:rPr>
            </w:pPr>
            <w:r>
              <w:rPr>
                <w:sz w:val="20"/>
                <w:szCs w:val="20"/>
                <w:lang w:val="pt-BR"/>
              </w:rPr>
              <w:t>Alertas do RF11, abertos e encerrados pelo serviço</w:t>
            </w:r>
          </w:p>
        </w:tc>
      </w:tr>
    </w:tbl>
    <w:p w14:paraId="673EE8B6" w14:textId="77777777" w:rsidR="00847C0D" w:rsidRPr="00430DB3" w:rsidRDefault="00CC3326">
      <w:pPr>
        <w:spacing w:before="130" w:after="260"/>
        <w:rPr>
          <w:lang w:val="pt-BR"/>
        </w:rPr>
      </w:pPr>
      <w:r>
        <w:rPr>
          <w:sz w:val="20"/>
          <w:szCs w:val="20"/>
          <w:lang w:val="pt-BR"/>
        </w:rPr>
        <w:lastRenderedPageBreak/>
        <w:t>Fonte: Elaborado pelos autores (2026).</w:t>
      </w:r>
    </w:p>
    <w:p w14:paraId="73727943"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09A2F5CE" w14:textId="77777777" w:rsidR="00847C0D" w:rsidRPr="00430DB3" w:rsidRDefault="00847C0D">
      <w:pPr>
        <w:keepNext/>
        <w:spacing w:before="260" w:after="130"/>
        <w:rPr>
          <w:lang w:val="pt-BR"/>
        </w:rPr>
      </w:pPr>
    </w:p>
    <w:p w14:paraId="4BBC9A0E" w14:textId="77777777" w:rsidR="00E01C3A" w:rsidRDefault="00CC3326">
      <w:pPr>
        <w:pStyle w:val="Heading1"/>
        <w:pageBreakBefore/>
        <w:spacing w:before="480" w:after="280" w:line="360" w:lineRule="auto"/>
        <w:rPr>
          <w:lang w:val="pt-BR"/>
        </w:rPr>
      </w:pPr>
      <w:bookmarkStart w:id="60" w:name="_Toc242493264"/>
      <w:r>
        <w:rPr>
          <w:lang w:val="pt-BR"/>
        </w:rPr>
        <w:lastRenderedPageBreak/>
        <w:t>4 RESULTADOS</w:t>
      </w:r>
      <w:bookmarkEnd w:id="60"/>
    </w:p>
    <w:p w14:paraId="1D6EEA19"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431780D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77B6CE69"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3B197A38"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5B729BB8" w14:textId="77777777" w:rsidR="001A5FD5" w:rsidRPr="00430DB3" w:rsidRDefault="002D2B91">
      <w:pPr>
        <w:spacing w:after="120" w:line="360" w:lineRule="auto"/>
        <w:ind w:firstLine="709"/>
        <w:jc w:val="both"/>
        <w:rPr>
          <w:lang w:val="pt-BR"/>
        </w:rPr>
      </w:pPr>
      <w:r>
        <w:rPr>
          <w:highlight w:val="yellow"/>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4.6: na resolução de 15 min, o modelo supera a melhor referência simples pelas margens fixadas; com os mesmos dados somados por hora, não.</w:t>
      </w:r>
    </w:p>
    <w:p w14:paraId="56CCD8D4"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BA727F1"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26B403BF"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63007CE4"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4C4341C" w14:textId="77777777" w:rsidR="00372878" w:rsidRPr="00430DB3" w:rsidRDefault="00000000">
      <w:pPr>
        <w:spacing w:after="120" w:line="360" w:lineRule="auto"/>
        <w:ind w:firstLine="709"/>
        <w:jc w:val="both"/>
        <w:rPr>
          <w:lang w:val="pt-BR"/>
        </w:rPr>
      </w:pPr>
      <w:r>
        <w:rPr>
          <w:highlight w:val="yellow"/>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60FE4A0"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7AC2886A"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13F856DA"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3928A4E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674B75EE"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DC0FF2" w14:textId="77777777">
        <w:trPr>
          <w:tblHeader/>
        </w:trPr>
        <w:tc>
          <w:tcPr>
            <w:tcW w:w="2600" w:type="dxa"/>
            <w:shd w:val="clear" w:color="auto" w:fill="EDEDED"/>
            <w:tcMar>
              <w:top w:w="70" w:type="dxa"/>
              <w:left w:w="90" w:type="dxa"/>
              <w:bottom w:w="70" w:type="dxa"/>
              <w:right w:w="90" w:type="dxa"/>
            </w:tcMar>
          </w:tcPr>
          <w:p w14:paraId="54F80B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AED2143"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621F5B7" w14:textId="77777777" w:rsidR="00E01C3A" w:rsidRDefault="00CC3326">
            <w:proofErr w:type="spellStart"/>
            <w:r>
              <w:rPr>
                <w:b/>
                <w:bCs/>
                <w:sz w:val="20"/>
                <w:szCs w:val="20"/>
              </w:rPr>
              <w:t>Justificativa</w:t>
            </w:r>
            <w:proofErr w:type="spellEnd"/>
          </w:p>
        </w:tc>
      </w:tr>
      <w:tr w:rsidR="00E01C3A" w:rsidRPr="008A22F5" w14:paraId="24CED0F5" w14:textId="77777777">
        <w:tc>
          <w:tcPr>
            <w:tcW w:w="2600" w:type="dxa"/>
            <w:tcMar>
              <w:top w:w="70" w:type="dxa"/>
              <w:left w:w="90" w:type="dxa"/>
              <w:bottom w:w="70" w:type="dxa"/>
              <w:right w:w="90" w:type="dxa"/>
            </w:tcMar>
          </w:tcPr>
          <w:p w14:paraId="185CA609"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355A690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87D2A5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A22F5" w14:paraId="79177265" w14:textId="77777777">
        <w:tc>
          <w:tcPr>
            <w:tcW w:w="2600" w:type="dxa"/>
            <w:tcMar>
              <w:top w:w="70" w:type="dxa"/>
              <w:left w:w="90" w:type="dxa"/>
              <w:bottom w:w="70" w:type="dxa"/>
              <w:right w:w="90" w:type="dxa"/>
            </w:tcMar>
          </w:tcPr>
          <w:p w14:paraId="2D33100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1AFBED1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DC426F5"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A22F5" w14:paraId="1AD3A23E" w14:textId="77777777">
        <w:tc>
          <w:tcPr>
            <w:tcW w:w="2600" w:type="dxa"/>
            <w:tcMar>
              <w:top w:w="70" w:type="dxa"/>
              <w:left w:w="90" w:type="dxa"/>
              <w:bottom w:w="70" w:type="dxa"/>
              <w:right w:w="90" w:type="dxa"/>
            </w:tcMar>
          </w:tcPr>
          <w:p w14:paraId="138C9464" w14:textId="77777777" w:rsidR="00E01C3A" w:rsidRDefault="00CC3326">
            <w:r>
              <w:rPr>
                <w:sz w:val="20"/>
                <w:szCs w:val="20"/>
              </w:rPr>
              <w:t>Onde</w:t>
            </w:r>
          </w:p>
        </w:tc>
        <w:tc>
          <w:tcPr>
            <w:tcW w:w="2700" w:type="dxa"/>
            <w:tcMar>
              <w:top w:w="70" w:type="dxa"/>
              <w:left w:w="90" w:type="dxa"/>
              <w:bottom w:w="70" w:type="dxa"/>
              <w:right w:w="90" w:type="dxa"/>
            </w:tcMar>
          </w:tcPr>
          <w:p w14:paraId="13257202"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1E937A9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A22F5" w14:paraId="40A6B3A8" w14:textId="77777777">
        <w:tc>
          <w:tcPr>
            <w:tcW w:w="2600" w:type="dxa"/>
            <w:tcMar>
              <w:top w:w="70" w:type="dxa"/>
              <w:left w:w="90" w:type="dxa"/>
              <w:bottom w:w="70" w:type="dxa"/>
              <w:right w:w="90" w:type="dxa"/>
            </w:tcMar>
          </w:tcPr>
          <w:p w14:paraId="4403E9C2" w14:textId="77777777" w:rsidR="00E01C3A" w:rsidRDefault="00CC3326">
            <w:r>
              <w:rPr>
                <w:sz w:val="20"/>
                <w:szCs w:val="20"/>
              </w:rPr>
              <w:t>Quando</w:t>
            </w:r>
          </w:p>
        </w:tc>
        <w:tc>
          <w:tcPr>
            <w:tcW w:w="2700" w:type="dxa"/>
            <w:tcMar>
              <w:top w:w="70" w:type="dxa"/>
              <w:left w:w="90" w:type="dxa"/>
              <w:bottom w:w="70" w:type="dxa"/>
              <w:right w:w="90" w:type="dxa"/>
            </w:tcMar>
          </w:tcPr>
          <w:p w14:paraId="652B8B05"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2812CF6"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A22F5" w14:paraId="1B6BFC55" w14:textId="77777777">
        <w:tc>
          <w:tcPr>
            <w:tcW w:w="2600" w:type="dxa"/>
            <w:tcMar>
              <w:top w:w="70" w:type="dxa"/>
              <w:left w:w="90" w:type="dxa"/>
              <w:bottom w:w="70" w:type="dxa"/>
              <w:right w:w="90" w:type="dxa"/>
            </w:tcMar>
          </w:tcPr>
          <w:p w14:paraId="56470926" w14:textId="77777777" w:rsidR="00E01C3A" w:rsidRDefault="00CC3326">
            <w:r>
              <w:rPr>
                <w:sz w:val="20"/>
                <w:szCs w:val="20"/>
              </w:rPr>
              <w:t>Como</w:t>
            </w:r>
          </w:p>
        </w:tc>
        <w:tc>
          <w:tcPr>
            <w:tcW w:w="2700" w:type="dxa"/>
            <w:tcMar>
              <w:top w:w="70" w:type="dxa"/>
              <w:left w:w="90" w:type="dxa"/>
              <w:bottom w:w="70" w:type="dxa"/>
              <w:right w:w="90" w:type="dxa"/>
            </w:tcMar>
          </w:tcPr>
          <w:p w14:paraId="7E36DDD4"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9E904DB" w14:textId="77777777" w:rsidR="00E01C3A" w:rsidRPr="00430DB3" w:rsidRDefault="00CC3326">
            <w:pPr>
              <w:rPr>
                <w:lang w:val="pt-BR"/>
              </w:rPr>
            </w:pPr>
            <w:r>
              <w:rPr>
                <w:sz w:val="20"/>
                <w:szCs w:val="20"/>
                <w:lang w:val="pt-BR"/>
              </w:rPr>
              <w:t>Cerca de 170 mensagens por segundo para 50 mil câmeras, sem picos</w:t>
            </w:r>
          </w:p>
        </w:tc>
      </w:tr>
      <w:tr w:rsidR="00E01C3A" w:rsidRPr="008A22F5" w14:paraId="15F24249" w14:textId="77777777">
        <w:tc>
          <w:tcPr>
            <w:tcW w:w="2600" w:type="dxa"/>
            <w:tcMar>
              <w:top w:w="70" w:type="dxa"/>
              <w:left w:w="90" w:type="dxa"/>
              <w:bottom w:w="70" w:type="dxa"/>
              <w:right w:w="90" w:type="dxa"/>
            </w:tcMar>
          </w:tcPr>
          <w:p w14:paraId="18BC1A41" w14:textId="77777777" w:rsidR="00E01C3A" w:rsidRDefault="00CC3326">
            <w:r>
              <w:rPr>
                <w:sz w:val="20"/>
                <w:szCs w:val="20"/>
              </w:rPr>
              <w:t>Falha</w:t>
            </w:r>
          </w:p>
        </w:tc>
        <w:tc>
          <w:tcPr>
            <w:tcW w:w="2700" w:type="dxa"/>
            <w:tcMar>
              <w:top w:w="70" w:type="dxa"/>
              <w:left w:w="90" w:type="dxa"/>
              <w:bottom w:w="70" w:type="dxa"/>
              <w:right w:w="90" w:type="dxa"/>
            </w:tcMar>
          </w:tcPr>
          <w:p w14:paraId="0347ED22"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960E9B2"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09E5B53A" w14:textId="77777777" w:rsidR="002C2A03" w:rsidRPr="00430DB3" w:rsidRDefault="008C03E9">
      <w:pPr>
        <w:spacing w:before="130" w:after="260"/>
        <w:rPr>
          <w:lang w:val="pt-BR"/>
        </w:rPr>
      </w:pPr>
      <w:r>
        <w:rPr>
          <w:sz w:val="20"/>
          <w:szCs w:val="20"/>
          <w:lang w:val="pt-BR"/>
        </w:rPr>
        <w:t>Fonte: Elaborado pelos autores (2026).</w:t>
      </w:r>
    </w:p>
    <w:p w14:paraId="4C662938"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6481733"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083A5609" w14:textId="77777777">
        <w:trPr>
          <w:tblHeader/>
        </w:trPr>
        <w:tc>
          <w:tcPr>
            <w:tcW w:w="2600" w:type="dxa"/>
            <w:shd w:val="clear" w:color="auto" w:fill="EDEDED"/>
            <w:tcMar>
              <w:top w:w="70" w:type="dxa"/>
              <w:left w:w="90" w:type="dxa"/>
              <w:bottom w:w="70" w:type="dxa"/>
              <w:right w:w="90" w:type="dxa"/>
            </w:tcMar>
          </w:tcPr>
          <w:p w14:paraId="16AEA871"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4580B14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751D831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4AC3D88" w14:textId="77777777">
        <w:tc>
          <w:tcPr>
            <w:tcW w:w="2600" w:type="dxa"/>
            <w:tcMar>
              <w:top w:w="70" w:type="dxa"/>
              <w:left w:w="90" w:type="dxa"/>
              <w:bottom w:w="70" w:type="dxa"/>
              <w:right w:w="90" w:type="dxa"/>
            </w:tcMar>
          </w:tcPr>
          <w:p w14:paraId="41033A90"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3EA6EFE"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3B0E775" w14:textId="77777777" w:rsidR="00E01C3A" w:rsidRPr="00CE1B46" w:rsidRDefault="00CC3326">
            <w:r>
              <w:rPr>
                <w:sz w:val="20"/>
                <w:szCs w:val="20"/>
                <w:lang w:val="pt-BR"/>
              </w:rPr>
              <w:t>5.760; 100 %; 68,8 %; 68,8 %</w:t>
            </w:r>
          </w:p>
        </w:tc>
      </w:tr>
      <w:tr w:rsidR="00E01C3A" w:rsidRPr="00CE1B46" w14:paraId="42D2C293" w14:textId="77777777">
        <w:tc>
          <w:tcPr>
            <w:tcW w:w="2600" w:type="dxa"/>
            <w:tcMar>
              <w:top w:w="70" w:type="dxa"/>
              <w:left w:w="90" w:type="dxa"/>
              <w:bottom w:w="70" w:type="dxa"/>
              <w:right w:w="90" w:type="dxa"/>
            </w:tcMar>
          </w:tcPr>
          <w:p w14:paraId="0EC175EF"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ED5F81D"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19C4367" w14:textId="77777777" w:rsidR="00E01C3A" w:rsidRPr="00CE1B46" w:rsidRDefault="00CC3326">
            <w:r>
              <w:rPr>
                <w:sz w:val="20"/>
                <w:szCs w:val="20"/>
                <w:lang w:val="pt-BR"/>
              </w:rPr>
              <w:t>1.440; 95,8 %; 8,3 %; 100 %</w:t>
            </w:r>
          </w:p>
        </w:tc>
      </w:tr>
      <w:tr w:rsidR="00E01C3A" w:rsidRPr="00CE1B46" w14:paraId="21C501BC" w14:textId="77777777">
        <w:tc>
          <w:tcPr>
            <w:tcW w:w="2600" w:type="dxa"/>
            <w:tcMar>
              <w:top w:w="70" w:type="dxa"/>
              <w:left w:w="90" w:type="dxa"/>
              <w:bottom w:w="70" w:type="dxa"/>
              <w:right w:w="90" w:type="dxa"/>
            </w:tcMar>
          </w:tcPr>
          <w:p w14:paraId="2A7F5A6B"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72BC8C9D" w14:textId="77777777" w:rsidR="00E01C3A" w:rsidRDefault="00CC3326">
            <w:r>
              <w:rPr>
                <w:sz w:val="20"/>
                <w:szCs w:val="20"/>
              </w:rPr>
              <w:t>Classe da via</w:t>
            </w:r>
          </w:p>
        </w:tc>
        <w:tc>
          <w:tcPr>
            <w:tcW w:w="3771" w:type="dxa"/>
            <w:tcMar>
              <w:top w:w="70" w:type="dxa"/>
              <w:left w:w="90" w:type="dxa"/>
              <w:bottom w:w="70" w:type="dxa"/>
              <w:right w:w="90" w:type="dxa"/>
            </w:tcMar>
          </w:tcPr>
          <w:p w14:paraId="466B69C2" w14:textId="77777777" w:rsidR="00E01C3A" w:rsidRPr="00CE1B46" w:rsidRDefault="00CC3326">
            <w:r>
              <w:rPr>
                <w:sz w:val="20"/>
                <w:szCs w:val="20"/>
                <w:lang w:val="pt-BR"/>
              </w:rPr>
              <w:t>720; 100 %; 100 %; 8,3 %</w:t>
            </w:r>
          </w:p>
        </w:tc>
      </w:tr>
      <w:tr w:rsidR="00E01C3A" w:rsidRPr="00CE1B46" w14:paraId="04200C14" w14:textId="77777777">
        <w:tc>
          <w:tcPr>
            <w:tcW w:w="2600" w:type="dxa"/>
            <w:tcMar>
              <w:top w:w="70" w:type="dxa"/>
              <w:left w:w="90" w:type="dxa"/>
              <w:bottom w:w="70" w:type="dxa"/>
              <w:right w:w="90" w:type="dxa"/>
            </w:tcMar>
          </w:tcPr>
          <w:p w14:paraId="1DE03D00"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E90E93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84FB001" w14:textId="77777777" w:rsidR="00E01C3A" w:rsidRPr="00CE1B46" w:rsidRDefault="00CC3326">
            <w:r>
              <w:rPr>
                <w:sz w:val="20"/>
                <w:szCs w:val="20"/>
                <w:lang w:val="pt-BR"/>
              </w:rPr>
              <w:t>1.080; 83,3 %; 66,7 %; 61,8 %</w:t>
            </w:r>
          </w:p>
        </w:tc>
      </w:tr>
      <w:tr w:rsidR="00E01C3A" w:rsidRPr="00CE1B46" w14:paraId="7A454A6A" w14:textId="77777777">
        <w:tc>
          <w:tcPr>
            <w:tcW w:w="2600" w:type="dxa"/>
            <w:tcMar>
              <w:top w:w="70" w:type="dxa"/>
              <w:left w:w="90" w:type="dxa"/>
              <w:bottom w:w="70" w:type="dxa"/>
              <w:right w:w="90" w:type="dxa"/>
            </w:tcMar>
          </w:tcPr>
          <w:p w14:paraId="5C7C1C7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205C6908"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36180C" w14:textId="77777777" w:rsidR="00E01C3A" w:rsidRPr="00CE1B46" w:rsidRDefault="00CC3326">
            <w:r>
              <w:rPr>
                <w:sz w:val="20"/>
                <w:szCs w:val="20"/>
                <w:lang w:val="pt-BR"/>
              </w:rPr>
              <w:t>1.080; 100 %; 66,7 %; 66,7 %</w:t>
            </w:r>
          </w:p>
        </w:tc>
      </w:tr>
      <w:tr w:rsidR="00E01C3A" w:rsidRPr="00CE1B46" w14:paraId="0A6B75B4" w14:textId="77777777">
        <w:tc>
          <w:tcPr>
            <w:tcW w:w="2600" w:type="dxa"/>
            <w:tcMar>
              <w:top w:w="70" w:type="dxa"/>
              <w:left w:w="90" w:type="dxa"/>
              <w:bottom w:w="70" w:type="dxa"/>
              <w:right w:w="90" w:type="dxa"/>
            </w:tcMar>
          </w:tcPr>
          <w:p w14:paraId="4F44BE57"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1B46F6EF"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C7BF4D0" w14:textId="77777777" w:rsidR="00E01C3A" w:rsidRPr="00CE1B46" w:rsidRDefault="00CC3326">
            <w:r>
              <w:rPr>
                <w:sz w:val="20"/>
                <w:szCs w:val="20"/>
                <w:lang w:val="pt-BR"/>
              </w:rPr>
              <w:t>1.440; 100 %; 0 %; 98,0 %</w:t>
            </w:r>
          </w:p>
        </w:tc>
      </w:tr>
      <w:tr w:rsidR="00E01C3A" w:rsidRPr="00CE1B46" w14:paraId="1E3D902F" w14:textId="77777777">
        <w:tc>
          <w:tcPr>
            <w:tcW w:w="2600" w:type="dxa"/>
            <w:tcMar>
              <w:top w:w="70" w:type="dxa"/>
              <w:left w:w="90" w:type="dxa"/>
              <w:bottom w:w="70" w:type="dxa"/>
              <w:right w:w="90" w:type="dxa"/>
            </w:tcMar>
          </w:tcPr>
          <w:p w14:paraId="578F3F5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2D7D3130"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36D4D6B4" w14:textId="77777777" w:rsidR="00E01C3A" w:rsidRPr="00CE1B46" w:rsidRDefault="00CC3326">
            <w:r>
              <w:rPr>
                <w:sz w:val="20"/>
                <w:szCs w:val="20"/>
                <w:lang w:val="pt-BR"/>
              </w:rPr>
              <w:t>720; 100 %; 100 %; 100 %</w:t>
            </w:r>
          </w:p>
        </w:tc>
      </w:tr>
      <w:tr w:rsidR="00E01C3A" w:rsidRPr="00CE1B46" w14:paraId="061AD5B5" w14:textId="77777777">
        <w:tc>
          <w:tcPr>
            <w:tcW w:w="2600" w:type="dxa"/>
            <w:tcMar>
              <w:top w:w="70" w:type="dxa"/>
              <w:left w:w="90" w:type="dxa"/>
              <w:bottom w:w="70" w:type="dxa"/>
              <w:right w:w="90" w:type="dxa"/>
            </w:tcMar>
          </w:tcPr>
          <w:p w14:paraId="3AD117EB"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028F58BC"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04BC6EA" w14:textId="77777777" w:rsidR="00E01C3A" w:rsidRPr="00CE1B46" w:rsidRDefault="00CC3326">
            <w:r>
              <w:rPr>
                <w:sz w:val="20"/>
                <w:szCs w:val="20"/>
                <w:lang w:val="pt-BR"/>
              </w:rPr>
              <w:t>480; 100 %; 25,0 %; 100 %</w:t>
            </w:r>
          </w:p>
        </w:tc>
      </w:tr>
      <w:tr w:rsidR="00E01C3A" w:rsidRPr="00CE1B46" w14:paraId="273F7F9C" w14:textId="77777777">
        <w:tc>
          <w:tcPr>
            <w:tcW w:w="2600" w:type="dxa"/>
            <w:tcMar>
              <w:top w:w="70" w:type="dxa"/>
              <w:left w:w="90" w:type="dxa"/>
              <w:bottom w:w="70" w:type="dxa"/>
              <w:right w:w="90" w:type="dxa"/>
            </w:tcMar>
          </w:tcPr>
          <w:p w14:paraId="4E852AF0"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65CD1D24"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8E3D3C2" w14:textId="77777777" w:rsidR="00E01C3A" w:rsidRPr="00CE1B46" w:rsidRDefault="00CC3326">
            <w:r>
              <w:rPr>
                <w:sz w:val="20"/>
                <w:szCs w:val="20"/>
                <w:lang w:val="pt-BR"/>
              </w:rPr>
              <w:t>720; 100 %; 100 %; 33,3 %</w:t>
            </w:r>
          </w:p>
        </w:tc>
      </w:tr>
      <w:tr w:rsidR="00E01C3A" w:rsidRPr="00CE1B46" w14:paraId="1AE3E8C9" w14:textId="77777777">
        <w:tc>
          <w:tcPr>
            <w:tcW w:w="2600" w:type="dxa"/>
            <w:tcMar>
              <w:top w:w="70" w:type="dxa"/>
              <w:left w:w="90" w:type="dxa"/>
              <w:bottom w:w="70" w:type="dxa"/>
              <w:right w:w="90" w:type="dxa"/>
            </w:tcMar>
          </w:tcPr>
          <w:p w14:paraId="4A0F5E1C"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4A9A3B3A" w14:textId="77777777" w:rsidR="00E01C3A" w:rsidRDefault="00CC3326">
            <w:r>
              <w:rPr>
                <w:sz w:val="20"/>
                <w:szCs w:val="20"/>
              </w:rPr>
              <w:t>—</w:t>
            </w:r>
          </w:p>
        </w:tc>
        <w:tc>
          <w:tcPr>
            <w:tcW w:w="3771" w:type="dxa"/>
            <w:tcMar>
              <w:top w:w="70" w:type="dxa"/>
              <w:left w:w="90" w:type="dxa"/>
              <w:bottom w:w="70" w:type="dxa"/>
              <w:right w:w="90" w:type="dxa"/>
            </w:tcMar>
          </w:tcPr>
          <w:p w14:paraId="19DEFEDB" w14:textId="77777777" w:rsidR="00E01C3A" w:rsidRPr="00CE1B46" w:rsidRDefault="00CC3326">
            <w:r>
              <w:rPr>
                <w:sz w:val="20"/>
                <w:szCs w:val="20"/>
                <w:lang w:val="pt-BR"/>
              </w:rPr>
              <w:t>13.440; 98,2 %; 58,0 %; 72,2 %</w:t>
            </w:r>
          </w:p>
        </w:tc>
      </w:tr>
    </w:tbl>
    <w:p w14:paraId="3466169A" w14:textId="77777777" w:rsidR="004A7735" w:rsidRDefault="007F0308">
      <w:pPr>
        <w:spacing w:before="130" w:after="260"/>
      </w:pPr>
      <w:r>
        <w:rPr>
          <w:sz w:val="20"/>
          <w:szCs w:val="20"/>
          <w:lang w:val="pt-BR"/>
        </w:rPr>
        <w:t>Fonte: Elaborado pelos autores (2026).</w:t>
      </w:r>
    </w:p>
    <w:p w14:paraId="4B7DD28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5029B46"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400BAD89"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lastRenderedPageBreak/>
        <w:t>regime. Os valores decorrem do registro de decisões, pela fórmula de 3.11, e não constituem medição elétrica.</w:t>
      </w:r>
    </w:p>
    <w:p w14:paraId="1B0D4A32"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2CE4E8CF" w14:textId="77777777">
        <w:trPr>
          <w:tblHeader/>
        </w:trPr>
        <w:tc>
          <w:tcPr>
            <w:tcW w:w="2600" w:type="dxa"/>
            <w:shd w:val="clear" w:color="auto" w:fill="EDEDED"/>
            <w:tcMar>
              <w:top w:w="70" w:type="dxa"/>
              <w:left w:w="90" w:type="dxa"/>
              <w:bottom w:w="70" w:type="dxa"/>
              <w:right w:w="90" w:type="dxa"/>
            </w:tcMar>
          </w:tcPr>
          <w:p w14:paraId="67E42971"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716C69E"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7FCE6AD2"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A22F5" w14:paraId="2DD346B0" w14:textId="77777777">
        <w:tc>
          <w:tcPr>
            <w:tcW w:w="2600" w:type="dxa"/>
            <w:tcMar>
              <w:top w:w="70" w:type="dxa"/>
              <w:left w:w="90" w:type="dxa"/>
              <w:bottom w:w="70" w:type="dxa"/>
              <w:right w:w="90" w:type="dxa"/>
            </w:tcMar>
          </w:tcPr>
          <w:p w14:paraId="64C4240A"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3A7817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C1F0A19" w14:textId="77777777" w:rsidR="00E01C3A" w:rsidRPr="00430DB3" w:rsidRDefault="00CC3326">
            <w:pPr>
              <w:rPr>
                <w:lang w:val="pt-BR"/>
              </w:rPr>
            </w:pPr>
            <w:r>
              <w:rPr>
                <w:sz w:val="20"/>
                <w:szCs w:val="20"/>
                <w:lang w:val="pt-BR"/>
              </w:rPr>
              <w:t>Linha de base; aderência de 58,0 %</w:t>
            </w:r>
          </w:p>
        </w:tc>
      </w:tr>
      <w:tr w:rsidR="00E01C3A" w:rsidRPr="00CE1B46" w14:paraId="0AA07261" w14:textId="77777777">
        <w:tc>
          <w:tcPr>
            <w:tcW w:w="2600" w:type="dxa"/>
            <w:tcMar>
              <w:top w:w="70" w:type="dxa"/>
              <w:left w:w="90" w:type="dxa"/>
              <w:bottom w:w="70" w:type="dxa"/>
              <w:right w:w="90" w:type="dxa"/>
            </w:tcMar>
          </w:tcPr>
          <w:p w14:paraId="1D4B8D1B"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7670FD0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7A6F20B" w14:textId="77777777" w:rsidR="00E01C3A" w:rsidRPr="00CE1B46" w:rsidRDefault="00CC3326">
            <w:r>
              <w:rPr>
                <w:sz w:val="20"/>
                <w:szCs w:val="20"/>
                <w:lang w:val="pt-BR"/>
              </w:rPr>
              <w:t>71,0 % do pleno; aderência de 72,2 %</w:t>
            </w:r>
          </w:p>
        </w:tc>
      </w:tr>
      <w:tr w:rsidR="00E01C3A" w:rsidRPr="008A22F5" w14:paraId="013FB87A" w14:textId="77777777">
        <w:tc>
          <w:tcPr>
            <w:tcW w:w="2600" w:type="dxa"/>
            <w:tcMar>
              <w:top w:w="70" w:type="dxa"/>
              <w:left w:w="90" w:type="dxa"/>
              <w:bottom w:w="70" w:type="dxa"/>
              <w:right w:w="90" w:type="dxa"/>
            </w:tcMar>
          </w:tcPr>
          <w:p w14:paraId="4850B9AC"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EFCB6E"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195C33E6" w14:textId="77777777" w:rsidR="00E01C3A" w:rsidRPr="00430DB3" w:rsidRDefault="00CC3326">
            <w:pPr>
              <w:rPr>
                <w:lang w:val="pt-BR"/>
              </w:rPr>
            </w:pPr>
            <w:r>
              <w:rPr>
                <w:sz w:val="20"/>
                <w:szCs w:val="20"/>
                <w:lang w:val="pt-BR"/>
              </w:rPr>
              <w:t>75,7 % do pleno e 106,7 % do horário fixo; aderência de 98,2 %</w:t>
            </w:r>
          </w:p>
        </w:tc>
      </w:tr>
      <w:tr w:rsidR="00E01C3A" w:rsidRPr="008A22F5" w14:paraId="06B74726" w14:textId="77777777">
        <w:tc>
          <w:tcPr>
            <w:tcW w:w="2600" w:type="dxa"/>
            <w:tcMar>
              <w:top w:w="70" w:type="dxa"/>
              <w:left w:w="90" w:type="dxa"/>
              <w:bottom w:w="70" w:type="dxa"/>
              <w:right w:w="90" w:type="dxa"/>
            </w:tcMar>
          </w:tcPr>
          <w:p w14:paraId="0494E376"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5EE6CFC0"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7BCF2B1" w14:textId="77777777" w:rsidR="00E01C3A" w:rsidRPr="00430DB3" w:rsidRDefault="00CC3326">
            <w:pPr>
              <w:rPr>
                <w:lang w:val="pt-BR"/>
              </w:rPr>
            </w:pPr>
            <w:r>
              <w:rPr>
                <w:sz w:val="20"/>
                <w:szCs w:val="20"/>
                <w:lang w:val="pt-BR"/>
              </w:rPr>
              <w:t>74,6 % do pleno e 105,0 % do horário fixo; aderência de 100 %</w:t>
            </w:r>
          </w:p>
        </w:tc>
      </w:tr>
      <w:tr w:rsidR="00E01C3A" w:rsidRPr="008A22F5" w14:paraId="082AAB55" w14:textId="77777777">
        <w:tc>
          <w:tcPr>
            <w:tcW w:w="2600" w:type="dxa"/>
            <w:tcMar>
              <w:top w:w="70" w:type="dxa"/>
              <w:left w:w="90" w:type="dxa"/>
              <w:bottom w:w="70" w:type="dxa"/>
              <w:right w:w="90" w:type="dxa"/>
            </w:tcMar>
          </w:tcPr>
          <w:p w14:paraId="40311DEC"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755CB8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716D4631" w14:textId="77777777" w:rsidR="00E01C3A" w:rsidRPr="00430DB3" w:rsidRDefault="00CC3326">
            <w:pPr>
              <w:rPr>
                <w:lang w:val="pt-BR"/>
              </w:rPr>
            </w:pPr>
            <w:r>
              <w:rPr>
                <w:sz w:val="20"/>
                <w:szCs w:val="20"/>
                <w:lang w:val="pt-BR"/>
              </w:rPr>
              <w:t>76,1 % do pleno e 107,3 % do horário fixo; aderência de 100 %</w:t>
            </w:r>
          </w:p>
        </w:tc>
      </w:tr>
    </w:tbl>
    <w:p w14:paraId="67FB9426" w14:textId="77777777" w:rsidR="004A7735" w:rsidRPr="00430DB3" w:rsidRDefault="007F0308">
      <w:pPr>
        <w:spacing w:before="130" w:after="260"/>
        <w:rPr>
          <w:lang w:val="pt-BR"/>
        </w:rPr>
      </w:pPr>
      <w:r>
        <w:rPr>
          <w:sz w:val="20"/>
          <w:szCs w:val="20"/>
          <w:lang w:val="pt-BR"/>
        </w:rPr>
        <w:t>Fonte: Elaborado pelos autores (2026).</w:t>
      </w:r>
    </w:p>
    <w:p w14:paraId="396F5F74"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00ADC354"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252B2D5B"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0477CC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Quadro 19 reúne o que se mediu ao retirar ou substituir cada componente no sistema; onde há dois valores, o primeiro é o do componente e o segundo, o da alternativa.</w:t>
      </w:r>
    </w:p>
    <w:p w14:paraId="02F145C5" w14:textId="77777777" w:rsidR="001A5FD5" w:rsidRPr="00430DB3" w:rsidRDefault="002D2B91">
      <w:pPr>
        <w:keepNext/>
        <w:spacing w:before="260" w:after="130"/>
        <w:rPr>
          <w:lang w:val="pt-BR"/>
        </w:rPr>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51565C8" w14:textId="77777777">
        <w:trPr>
          <w:tblHeader/>
        </w:trPr>
        <w:tc>
          <w:tcPr>
            <w:tcW w:w="2600" w:type="dxa"/>
            <w:shd w:val="clear" w:color="auto" w:fill="EDEDED"/>
            <w:tcMar>
              <w:top w:w="70" w:type="dxa"/>
              <w:left w:w="90" w:type="dxa"/>
              <w:bottom w:w="70" w:type="dxa"/>
              <w:right w:w="90" w:type="dxa"/>
            </w:tcMar>
          </w:tcPr>
          <w:p w14:paraId="7D0E3E2A"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2673BE2C"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415355F5" w14:textId="77777777" w:rsidR="00E01C3A" w:rsidRDefault="00CC3326">
            <w:proofErr w:type="spellStart"/>
            <w:r>
              <w:rPr>
                <w:b/>
                <w:bCs/>
                <w:sz w:val="20"/>
                <w:szCs w:val="20"/>
              </w:rPr>
              <w:t>Resultado</w:t>
            </w:r>
            <w:proofErr w:type="spellEnd"/>
          </w:p>
        </w:tc>
      </w:tr>
      <w:tr w:rsidR="00E01C3A" w:rsidRPr="008A22F5" w14:paraId="537CB5A2" w14:textId="77777777">
        <w:tc>
          <w:tcPr>
            <w:tcW w:w="2600" w:type="dxa"/>
            <w:tcMar>
              <w:top w:w="70" w:type="dxa"/>
              <w:left w:w="90" w:type="dxa"/>
              <w:bottom w:w="70" w:type="dxa"/>
              <w:right w:w="90" w:type="dxa"/>
            </w:tcMar>
          </w:tcPr>
          <w:p w14:paraId="10EE71F7"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96CF13"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0292C42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10B4F420" w14:textId="77777777">
        <w:tc>
          <w:tcPr>
            <w:tcW w:w="2600" w:type="dxa"/>
            <w:tcMar>
              <w:top w:w="70" w:type="dxa"/>
              <w:left w:w="90" w:type="dxa"/>
              <w:bottom w:w="70" w:type="dxa"/>
              <w:right w:w="90" w:type="dxa"/>
            </w:tcMar>
          </w:tcPr>
          <w:p w14:paraId="7250E609"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495E47A"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256AE3E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A22F5" w14:paraId="458E2FCA" w14:textId="77777777">
        <w:tc>
          <w:tcPr>
            <w:tcW w:w="2600" w:type="dxa"/>
            <w:tcMar>
              <w:top w:w="70" w:type="dxa"/>
              <w:left w:w="90" w:type="dxa"/>
              <w:bottom w:w="70" w:type="dxa"/>
              <w:right w:w="90" w:type="dxa"/>
            </w:tcMar>
          </w:tcPr>
          <w:p w14:paraId="09062ABF"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4CA2A0ED"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16047F23"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A22F5" w14:paraId="1B84FAB3" w14:textId="77777777">
        <w:tc>
          <w:tcPr>
            <w:tcW w:w="2600" w:type="dxa"/>
            <w:tcMar>
              <w:top w:w="70" w:type="dxa"/>
              <w:left w:w="90" w:type="dxa"/>
              <w:bottom w:w="70" w:type="dxa"/>
              <w:right w:w="90" w:type="dxa"/>
            </w:tcMar>
          </w:tcPr>
          <w:p w14:paraId="7ACC3C8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83C3489"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08B8258B"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A22F5" w14:paraId="24231A79" w14:textId="77777777">
        <w:tc>
          <w:tcPr>
            <w:tcW w:w="2600" w:type="dxa"/>
            <w:tcMar>
              <w:top w:w="70" w:type="dxa"/>
              <w:left w:w="90" w:type="dxa"/>
              <w:bottom w:w="70" w:type="dxa"/>
              <w:right w:w="90" w:type="dxa"/>
            </w:tcMar>
          </w:tcPr>
          <w:p w14:paraId="5792572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42660D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6F5ED520"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A22F5" w14:paraId="5B457684" w14:textId="77777777">
        <w:tc>
          <w:tcPr>
            <w:tcW w:w="2600" w:type="dxa"/>
            <w:tcMar>
              <w:top w:w="70" w:type="dxa"/>
              <w:left w:w="90" w:type="dxa"/>
              <w:bottom w:w="70" w:type="dxa"/>
              <w:right w:w="90" w:type="dxa"/>
            </w:tcMar>
          </w:tcPr>
          <w:p w14:paraId="71BB5285"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A59ABDB"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1D22CDFF"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A22F5" w14:paraId="6DB4C8F1" w14:textId="77777777">
        <w:tc>
          <w:tcPr>
            <w:tcW w:w="2600" w:type="dxa"/>
            <w:tcMar>
              <w:top w:w="70" w:type="dxa"/>
              <w:left w:w="90" w:type="dxa"/>
              <w:bottom w:w="70" w:type="dxa"/>
              <w:right w:w="90" w:type="dxa"/>
            </w:tcMar>
          </w:tcPr>
          <w:p w14:paraId="12E09FB7"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4E5BE95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3712F7AF"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B8DB39F" w14:textId="77777777" w:rsidR="001A5FD5" w:rsidRPr="00430DB3" w:rsidRDefault="002D2B91">
      <w:pPr>
        <w:spacing w:before="130" w:after="260"/>
        <w:rPr>
          <w:lang w:val="pt-BR"/>
        </w:rPr>
      </w:pPr>
      <w:r>
        <w:rPr>
          <w:sz w:val="20"/>
          <w:szCs w:val="20"/>
          <w:lang w:val="pt-BR"/>
        </w:rPr>
        <w:t>Fonte: Elaborado pelos autores (2026).</w:t>
      </w:r>
    </w:p>
    <w:p w14:paraId="1630AE29"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649614BD" w14:textId="77777777" w:rsidR="001A5FD5" w:rsidRPr="00430DB3" w:rsidRDefault="002D2B91">
      <w:pPr>
        <w:spacing w:after="120" w:line="360" w:lineRule="auto"/>
        <w:ind w:firstLine="709"/>
        <w:jc w:val="both"/>
        <w:rPr>
          <w:lang w:val="pt-BR"/>
        </w:rPr>
      </w:pPr>
      <w:r>
        <w:rPr>
          <w:lang w:val="pt-BR"/>
        </w:rPr>
        <w:t>O Quadro 20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CA67930" w14:textId="77777777" w:rsidR="001A5FD5" w:rsidRPr="00430DB3" w:rsidRDefault="002D2B91">
      <w:pPr>
        <w:keepNext/>
        <w:spacing w:before="260" w:after="130"/>
        <w:rPr>
          <w:lang w:val="pt-BR"/>
        </w:rPr>
      </w:pPr>
      <w:r>
        <w:rPr>
          <w:sz w:val="20"/>
          <w:szCs w:val="20"/>
          <w:lang w:val="pt-BR"/>
        </w:rPr>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78E811EE" w14:textId="77777777">
        <w:trPr>
          <w:tblHeader/>
        </w:trPr>
        <w:tc>
          <w:tcPr>
            <w:tcW w:w="2600" w:type="dxa"/>
            <w:shd w:val="clear" w:color="auto" w:fill="EDEDED"/>
            <w:tcMar>
              <w:top w:w="70" w:type="dxa"/>
              <w:left w:w="90" w:type="dxa"/>
              <w:bottom w:w="70" w:type="dxa"/>
              <w:right w:w="90" w:type="dxa"/>
            </w:tcMar>
          </w:tcPr>
          <w:p w14:paraId="4984212B"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6CF95CD7"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56B855D"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3836882C" w14:textId="77777777">
        <w:tc>
          <w:tcPr>
            <w:tcW w:w="2600" w:type="dxa"/>
            <w:tcMar>
              <w:top w:w="70" w:type="dxa"/>
              <w:left w:w="90" w:type="dxa"/>
              <w:bottom w:w="70" w:type="dxa"/>
              <w:right w:w="90" w:type="dxa"/>
            </w:tcMar>
          </w:tcPr>
          <w:p w14:paraId="7A04CCCC"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25319955" w14:textId="77777777" w:rsidR="00E01C3A" w:rsidRDefault="00CC3326">
            <w:r>
              <w:rPr>
                <w:sz w:val="20"/>
                <w:szCs w:val="20"/>
              </w:rPr>
              <w:t>0,023 × 0,035</w:t>
            </w:r>
          </w:p>
        </w:tc>
        <w:tc>
          <w:tcPr>
            <w:tcW w:w="3771" w:type="dxa"/>
            <w:tcMar>
              <w:top w:w="70" w:type="dxa"/>
              <w:left w:w="90" w:type="dxa"/>
              <w:bottom w:w="70" w:type="dxa"/>
              <w:right w:w="90" w:type="dxa"/>
            </w:tcMar>
          </w:tcPr>
          <w:p w14:paraId="7AD42904" w14:textId="77777777" w:rsidR="00E01C3A" w:rsidRPr="00CE1B46" w:rsidRDefault="00CC3326">
            <w:r>
              <w:rPr>
                <w:sz w:val="20"/>
                <w:szCs w:val="20"/>
                <w:lang w:val="pt-BR"/>
              </w:rPr>
              <w:t>0,028 × 0,035</w:t>
            </w:r>
          </w:p>
        </w:tc>
      </w:tr>
      <w:tr w:rsidR="00E01C3A" w:rsidRPr="00CE1B46" w14:paraId="2B2AC620" w14:textId="77777777">
        <w:tc>
          <w:tcPr>
            <w:tcW w:w="2600" w:type="dxa"/>
            <w:tcMar>
              <w:top w:w="70" w:type="dxa"/>
              <w:left w:w="90" w:type="dxa"/>
              <w:bottom w:w="70" w:type="dxa"/>
              <w:right w:w="90" w:type="dxa"/>
            </w:tcMar>
          </w:tcPr>
          <w:p w14:paraId="1F12D46E"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306C4EA3"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11926A" w14:textId="77777777" w:rsidR="00E01C3A" w:rsidRPr="00CE1B46" w:rsidRDefault="00CC3326">
            <w:r>
              <w:rPr>
                <w:sz w:val="20"/>
                <w:szCs w:val="20"/>
                <w:lang w:val="pt-BR"/>
              </w:rPr>
              <w:t>89,6 % × 87,8 % (1,8 ponto percentual a mais)</w:t>
            </w:r>
          </w:p>
        </w:tc>
      </w:tr>
      <w:tr w:rsidR="00E01C3A" w:rsidRPr="00CE1B46" w14:paraId="4FCB8640" w14:textId="77777777">
        <w:tc>
          <w:tcPr>
            <w:tcW w:w="2600" w:type="dxa"/>
            <w:tcMar>
              <w:top w:w="70" w:type="dxa"/>
              <w:left w:w="90" w:type="dxa"/>
              <w:bottom w:w="70" w:type="dxa"/>
              <w:right w:w="90" w:type="dxa"/>
            </w:tcMar>
          </w:tcPr>
          <w:p w14:paraId="22FF7665"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3D6DC015"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66EB2BB" w14:textId="77777777" w:rsidR="00E01C3A" w:rsidRPr="00CE1B46" w:rsidRDefault="00CC3326">
            <w:r>
              <w:rPr>
                <w:sz w:val="20"/>
                <w:szCs w:val="20"/>
                <w:lang w:val="pt-BR"/>
              </w:rPr>
              <w:t>0,728 × 0,721 (0,007 a mais)</w:t>
            </w:r>
          </w:p>
        </w:tc>
      </w:tr>
      <w:tr w:rsidR="00E01C3A" w:rsidRPr="00CE1B46" w14:paraId="1E26E901" w14:textId="77777777">
        <w:tc>
          <w:tcPr>
            <w:tcW w:w="2600" w:type="dxa"/>
            <w:tcMar>
              <w:top w:w="70" w:type="dxa"/>
              <w:left w:w="90" w:type="dxa"/>
              <w:bottom w:w="70" w:type="dxa"/>
              <w:right w:w="90" w:type="dxa"/>
            </w:tcMar>
          </w:tcPr>
          <w:p w14:paraId="4DEA28AE"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B27767A"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23F8E2F0" w14:textId="77777777" w:rsidR="00E01C3A" w:rsidRPr="00CE1B46" w:rsidRDefault="00CC3326">
            <w:r>
              <w:rPr>
                <w:sz w:val="20"/>
                <w:szCs w:val="20"/>
                <w:lang w:val="pt-BR"/>
              </w:rPr>
              <w:t>Substituível</w:t>
            </w:r>
          </w:p>
        </w:tc>
      </w:tr>
    </w:tbl>
    <w:p w14:paraId="55C5A0B5" w14:textId="77777777" w:rsidR="001A5FD5" w:rsidRDefault="002D2B91">
      <w:pPr>
        <w:spacing w:before="130" w:after="260"/>
      </w:pPr>
      <w:r>
        <w:rPr>
          <w:sz w:val="20"/>
          <w:szCs w:val="20"/>
          <w:lang w:val="pt-BR"/>
        </w:rPr>
        <w:t>Fonte: Elaborado pelos autores (2026).</w:t>
      </w:r>
    </w:p>
    <w:p w14:paraId="19B31553"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0645D544" w14:textId="77777777" w:rsidR="00E01C3A" w:rsidRDefault="00CC3326">
      <w:pPr>
        <w:pStyle w:val="Heading1"/>
        <w:pageBreakBefore/>
        <w:spacing w:before="480" w:after="280" w:line="360" w:lineRule="auto"/>
        <w:rPr>
          <w:lang w:val="pt-BR"/>
        </w:rPr>
      </w:pPr>
      <w:bookmarkStart w:id="67" w:name="_Toc242493271"/>
      <w:r>
        <w:rPr>
          <w:lang w:val="pt-BR"/>
        </w:rPr>
        <w:lastRenderedPageBreak/>
        <w:t>5 ANÁLISE DOS RESULTADOS</w:t>
      </w:r>
      <w:bookmarkEnd w:id="67"/>
    </w:p>
    <w:p w14:paraId="40134973"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3EF5A003"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00867C2"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0D81610F"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7753F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280C8E2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4B55C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3CA7DD0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0ED61834"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66B3624"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1A08E63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627465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2653CAD4"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7798FD54"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33B894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E0F7709"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12567E3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B34FE0B"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B029B59"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0E0E9DBF"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1C657E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126A5D0"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2B3EA31"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B2C142C"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50EA292"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1D7F729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3D5AC8A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ED01C9C"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0E66F2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3421263"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28C8523B"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28077B59"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4213DDF9"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0F376EBB"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5C9FA42B"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369F436"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2CABFB7"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7729B24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15AA70F2"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46BBAB49"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28A6F247"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27A950B5"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2589EB19"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370CF287" w14:textId="77777777" w:rsidR="00E01C3A" w:rsidRDefault="00CC3326">
      <w:pPr>
        <w:pStyle w:val="Heading1"/>
        <w:pageBreakBefore/>
        <w:spacing w:before="480" w:after="280" w:line="360" w:lineRule="auto"/>
        <w:rPr>
          <w:lang w:val="pt-BR"/>
        </w:rPr>
      </w:pPr>
      <w:bookmarkStart w:id="72" w:name="_Toc242493276"/>
      <w:r>
        <w:rPr>
          <w:lang w:val="pt-BR"/>
        </w:rPr>
        <w:lastRenderedPageBreak/>
        <w:t>6 CONCLUSÕES</w:t>
      </w:r>
      <w:bookmarkEnd w:id="72"/>
    </w:p>
    <w:p w14:paraId="06C0F3B9"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3352A90B"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052BE49D"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7FEE17C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C13F93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54CF35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041F751F"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45DCE20E"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5D90AFA"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3286F522"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7E76EACC"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31A7EF5"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Treinar e operar a camada de previsão com série no período de publicação da interface, de 5 min, e avaliar o efeito no ciclo completo de decisão (3.6, 4.6 e 5.3).</w:t>
      </w:r>
    </w:p>
    <w:p w14:paraId="1A8557BF"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0883EC9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8182B2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C7040" w14:textId="77777777" w:rsidR="00E01C3A" w:rsidRDefault="00CC3326">
      <w:pPr>
        <w:pStyle w:val="Heading1"/>
        <w:pageBreakBefore/>
        <w:spacing w:before="480" w:after="280" w:line="360" w:lineRule="auto"/>
        <w:jc w:val="center"/>
        <w:rPr>
          <w:lang w:val="pt-BR"/>
        </w:rPr>
      </w:pPr>
      <w:bookmarkStart w:id="74" w:name="_Toc242493278"/>
      <w:r>
        <w:rPr>
          <w:lang w:val="pt-BR"/>
        </w:rPr>
        <w:lastRenderedPageBreak/>
        <w:t>REFERÊNCIAS</w:t>
      </w:r>
      <w:bookmarkEnd w:id="74"/>
    </w:p>
    <w:p w14:paraId="43AB3578"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1A2F1DDA"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C990532"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35691034"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A9F67D8"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705F91D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1D6B1D8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3157B874"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0D4C04C6"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85FD01C"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EBF9425"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26A31E5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5ACFD3B5"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9BA5E"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46F8C68"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166A26C2" w14:textId="77777777" w:rsidR="006B1E66" w:rsidRPr="000F5B8B" w:rsidRDefault="00CC3326">
      <w:pPr>
        <w:spacing w:after="240"/>
        <w:rPr>
          <w:lang w:val="pt-BR"/>
        </w:rPr>
      </w:pPr>
      <w:r>
        <w:t xml:space="preserve">DIZON, Eisley;</w:t>
      </w:r>
      <w:r>
        <w:t xml:space="preserve">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15DA411"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06BCD83"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2B7C9F2"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FCB2676"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4F8F4A6B"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pPr>
        <w:spacing w:after="240"/>
      </w:pPr>
      <w:r>
        <w:rPr>
          <w:lang w:val="pt-BR"/>
        </w:rPr>
        <w:t xml:space="preserve">INSTITUTO NACIONAL DE METROLOGIA, QUALIDADE E TECNOLOGIA. Portaria nº 20, de 15 de fevereiro de 2017: aprova o regulamento técnico da qualidade para luminárias para iluminação pública viária. Brasília: Inmetro, 2017. Revogada pela Portaria nº 62, de 2022.</w:t>
      </w:r>
    </w:p>
    <w:p w14:paraId="4726C4A3" w14:textId="77777777" w:rsidR="00E01C3A" w:rsidRDefault="00CC3326">
      <w:pPr>
        <w:spacing w:after="240"/>
        <w:rPr>
          <w:lang w:val="pt-BR"/>
        </w:rPr>
      </w:pPr>
      <w:r>
        <w:rPr>
          <w:lang w:val="pt-BR"/>
        </w:rPr>
        <w:t xml:space="preserve">INSTITUTO NACIONAL DE METROLOGIA, QUALIDADE E TECNOLOGIA. </w:t>
      </w:r>
      <w:r>
        <w:rPr>
          <w:b/>
          <w:bCs/>
          <w:lang w:val="pt-BR"/>
        </w:rPr>
        <w:t xml:space="preserve">Portaria nº 62, </w:t>
      </w:r>
      <w:r>
        <w:rPr>
          <w:b/>
          <w:bCs/>
          <w:lang w:val="pt-BR"/>
        </w:rPr>
        <w:t xml:space="preserve">de 17 de fevereiro de 2022</w:t>
      </w:r>
      <w:r>
        <w:rPr>
          <w:lang w:val="pt-BR"/>
        </w:rPr>
        <w:t>: aprova o regulamento técnico da qualidade e os requisitos de avaliação da conformidade para luminárias para iluminação pública viária. Brasília: Inmetro, 2022a.</w:t>
      </w:r>
    </w:p>
    <w:p w14:paraId="35526BEB" w14:textId="77777777" w:rsidR="00E01C3A" w:rsidRPr="00CE1B46" w:rsidRDefault="00CC3326">
      <w:pPr>
        <w:spacing w:after="240"/>
      </w:pPr>
      <w:r>
        <w:rPr>
          <w:lang w:val="pt-BR"/>
        </w:rPr>
        <w:lastRenderedPageBreak/>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602F3E2"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2A52F2F4"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B3F49EA"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56037697"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5DE95DDD" w14:textId="77777777" w:rsidR="006B1E66" w:rsidRPr="000F5B8B" w:rsidRDefault="00CC3326">
      <w:pPr>
        <w:spacing w:after="240"/>
        <w:rPr>
          <w:del w:id="30025" w:author="Vitor Oliveira" w:date="2026-10-11T06:00:00Z"/>
          <w:lang w:val="pt-BR"/>
        </w:rPr>
      </w:pPr>
      <w:del w:id="30022" w:author="Vitor Oliveira" w:date="2026-10-11T06:00:00Z">
        <w:r>
          <w:rPr>
            <w:lang w:val="pt-BR"/>
          </w:rPr>
          <w:delText xml:space="preserve">NIPE – NÚCLEO INTERDISCIPLINAR DE PLANEJAMENTO ENERGÉTICO. </w:delText>
        </w:r>
      </w:del>
      <w:del w:id="30023" w:author="Vitor Oliveira" w:date="2026-10-11T06:00:00Z">
        <w:r>
          <w:rPr>
            <w:b/>
            <w:bCs/>
            <w:lang w:val="pt-BR"/>
          </w:rPr>
          <w:delText>CePIL participa de cerimônia de entrega de dispositivos de telegestão para projeto de iluminação na Unicamp</w:delText>
        </w:r>
      </w:del>
      <w:del w:id="30024" w:author="Vitor Oliveira" w:date="2026-10-11T06:00:00Z">
        <w:r>
          <w:rPr>
            <w:lang w:val="pt-BR"/>
          </w:rPr>
          <w:delText>. Campinas: NIPE/Unicamp, 27 jan. 2026. Disponível em: https://www.nipe.unicamp.br/2026/01/27/cepil-participa-de-cerimonia-de-entrega-dos-dispositivos-de-telegestao/. Acesso em: 12 set. 2026.</w:delText>
        </w:r>
      </w:del>
    </w:p>
    <w:p w14:paraId="5CC2CD69"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384F251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4F4EA511"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w:t>
      </w:r>
      <w:proofErr w:type="gramStart"/>
      <w:r>
        <w:t>rm.v</w:t>
      </w:r>
      <w:proofErr w:type="gramEnd"/>
      <w:r>
        <w:t>17n27.2025.92355.</w:t>
      </w:r>
    </w:p>
    <w:p w14:paraId="171F627B"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2A11D257" w14:textId="77777777" w:rsidR="006B1E66" w:rsidRDefault="00CC3326">
      <w:pPr>
        <w:spacing w:after="240"/>
      </w:pPr>
      <w:r>
        <w:t xml:space="preserve">PICKERING, Lynn; COHEN, Kelly; DE BAETS, Bernard. A narrative review on the interpretability of fuzzy rule-based models from a modern interpretable machine </w:t>
      </w:r>
      <w:r>
        <w:lastRenderedPageBreak/>
        <w:t xml:space="preserve">learning perspective. </w:t>
      </w:r>
      <w:r>
        <w:rPr>
          <w:b/>
          <w:bCs/>
        </w:rPr>
        <w:t>International Journal of Fuzzy Systems</w:t>
      </w:r>
      <w:r>
        <w:t>, v. 28, n. 4, p. 1313-1332, 2026. DOI: 10.1007/s40815-025-02022-z.</w:t>
      </w:r>
    </w:p>
    <w:p w14:paraId="08BF1C4A"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26ACFDB4"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58DAC6B" w14:textId="77777777" w:rsidR="006B1E66" w:rsidRPr="000F5B8B" w:rsidRDefault="00CC3326">
      <w:pPr>
        <w:spacing w:after="240"/>
        <w:rPr>
          <w:lang w:val="pt-BR"/>
        </w:rPr>
      </w:pPr>
      <w:del w:id="30000" w:author="Vitor Oliveira" w:date="2026-10-11T06:00:00Z">
        <w:r>
          <w:rPr>
            <w:lang w:val="pt-BR"/>
          </w:rPr>
          <w:delText xml:space="preserve">SÃO PAULO (Município). </w:delText>
        </w:r>
      </w:del>
      <w:ins w:id="30001" w:author="Vitor Oliveira" w:date="2026-10-11T06:00:00Z">
        <w:r>
          <w:rPr>
            <w:lang w:val="pt-BR"/>
          </w:rPr>
          <w:t xml:space="preserve">SÃO PAULO (Município). Secretaria Municipal de Serviços. </w:t>
        </w:r>
      </w:ins>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71C7065" w14:textId="77777777" w:rsidR="006B1E66" w:rsidRPr="000F5B8B" w:rsidRDefault="00CC3326">
      <w:pPr>
        <w:spacing w:after="240"/>
        <w:rPr>
          <w:lang w:val="pt-BR"/>
        </w:rPr>
      </w:pPr>
      <w:del w:id="30002" w:author="Vitor Oliveira" w:date="2026-10-11T06:00:00Z">
        <w:r>
          <w:rPr>
            <w:lang w:val="pt-BR"/>
          </w:rPr>
          <w:delText xml:space="preserve">SÃO PAULO (Município). </w:delText>
        </w:r>
      </w:del>
      <w:ins w:id="30003" w:author="Vitor Oliveira" w:date="2026-10-11T06:00:00Z">
        <w:r>
          <w:rPr>
            <w:lang w:val="pt-BR"/>
          </w:rPr>
          <w:t xml:space="preserve">SÃO PAULO (Município). Secretaria Municipal de Serviços e Obras. </w:t>
        </w:r>
      </w:ins>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9109F44" w14:textId="77777777" w:rsidR="006B1E66" w:rsidRPr="000F5B8B" w:rsidRDefault="00CC3326">
      <w:pPr>
        <w:spacing w:after="240"/>
        <w:rPr>
          <w:lang w:val="pt-BR"/>
        </w:rPr>
      </w:pPr>
      <w:del w:id="30004" w:author="Vitor Oliveira" w:date="2026-10-11T06:00:00Z">
        <w:r>
          <w:rPr>
            <w:lang w:val="pt-BR"/>
          </w:rPr>
          <w:delText xml:space="preserve">SÃO PAULO (Município). </w:delText>
        </w:r>
      </w:del>
      <w:ins w:id="30005" w:author="Vitor Oliveira" w:date="2026-10-11T06:00:00Z">
        <w:r>
          <w:rPr>
            <w:lang w:val="pt-BR"/>
          </w:rPr>
          <w:t xml:space="preserve">SÃO PAULO (Município). Secretaria Especial de Comunicação. </w:t>
        </w:r>
      </w:ins>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DBAE5F7"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6153502" w14:textId="77777777" w:rsidR="006B1E66" w:rsidRPr="000F5B8B" w:rsidRDefault="00CC3326">
      <w:pPr>
        <w:spacing w:after="240"/>
        <w:rPr>
          <w:lang w:val="pt-BR"/>
        </w:rPr>
      </w:pPr>
      <w:del w:id="30006" w:author="Vitor Oliveira" w:date="2026-10-11T06:00:00Z">
        <w:r>
          <w:rPr>
            <w:lang w:val="pt-BR"/>
          </w:rPr>
          <w:delText xml:space="preserve">SÃO PAULO (Município). </w:delText>
        </w:r>
      </w:del>
      <w:ins w:id="30007" w:author="Vitor Oliveira" w:date="2026-10-11T06:00:00Z">
        <w:r>
          <w:rPr>
            <w:lang w:val="pt-BR"/>
          </w:rPr>
          <w:t xml:space="preserve">SÃO PAULO (Município). Secretaria Especial de Comunicação. </w:t>
        </w:r>
      </w:ins>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9F665D" w14:textId="77777777" w:rsidR="006B1E66" w:rsidRPr="000F5B8B" w:rsidRDefault="00CC3326">
      <w:pPr>
        <w:spacing w:after="240"/>
        <w:rPr>
          <w:lang w:val="pt-BR"/>
        </w:rPr>
      </w:pPr>
      <w:del w:id="30008" w:author="Vitor Oliveira" w:date="2026-10-11T06:00:00Z">
        <w:r>
          <w:rPr>
            <w:lang w:val="pt-BR"/>
          </w:rPr>
          <w:delText xml:space="preserve">SÃO PAULO (Município). </w:delText>
        </w:r>
      </w:del>
      <w:ins w:id="30009" w:author="Vitor Oliveira" w:date="2026-10-11T06:00:00Z">
        <w:r>
          <w:rPr>
            <w:lang w:val="pt-BR"/>
          </w:rPr>
          <w:t xml:space="preserve">SÃO PAULO (Município). Secretaria Municipal de Segurança Urbana. </w:t>
        </w:r>
      </w:ins>
      <w:r>
        <w:rPr>
          <w:b/>
          <w:bCs/>
          <w:lang w:val="pt-BR"/>
        </w:rPr>
        <w:t>Termo de Referência – Plataforma Smart Sampa (Anexo A)</w:t>
      </w:r>
      <w:r>
        <w:rPr>
          <w:lang w:val="pt-BR"/>
        </w:rPr>
        <w:t xml:space="preserve">. São Paulo: Secretaria Municipal de Segurança Urbana, 2022. Versão submetida a consulta pública virtual entre 12 e 31 de agosto de 2022, na plataforma </w:t>
      </w:r>
      <w:r>
        <w:rPr>
          <w:lang w:val="pt-BR"/>
        </w:rPr>
        <w:t>Participe+. Anexos II, IV, V, VIII e XI. Disponível em: https://participemais.prefeitura.sp.gov.br/legislation/processes/209/topics. Acesso em: 13 set. 2026.</w:t>
      </w:r>
    </w:p>
    <w:p w14:paraId="0C26F96C" w14:textId="77777777" w:rsidR="006B1E66" w:rsidRPr="000F5B8B" w:rsidRDefault="00CC3326">
      <w:pPr>
        <w:spacing w:after="240"/>
        <w:rPr>
          <w:lang w:val="pt-BR"/>
        </w:rPr>
      </w:pPr>
      <w:del w:id="30010" w:author="Vitor Oliveira" w:date="2026-10-11T06:00:00Z">
        <w:r>
          <w:rPr>
            <w:lang w:val="pt-BR"/>
          </w:rPr>
          <w:delText xml:space="preserve">SÃO PAULO (Município). </w:delText>
        </w:r>
      </w:del>
      <w:ins w:id="30011" w:author="Vitor Oliveira" w:date="2026-10-11T06:00:00Z">
        <w:r>
          <w:rPr>
            <w:lang w:val="pt-BR"/>
          </w:rPr>
          <w:t xml:space="preserve">SÃO PAULO (Município). Secretaria Municipal de Segurança Urbana. </w:t>
        </w:r>
      </w:ins>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E3B4C78" w14:textId="77777777" w:rsidR="00540256" w:rsidRPr="00430DB3" w:rsidRDefault="002E4A9C">
      <w:pPr>
        <w:spacing w:after="240"/>
        <w:rPr>
          <w:lang w:val="pt-BR"/>
        </w:rPr>
      </w:pPr>
      <w:del w:id="30012" w:author="Vitor Oliveira" w:date="2026-10-11T06:00:00Z">
        <w:r>
          <w:rPr>
            <w:lang w:val="pt-BR"/>
          </w:rPr>
          <w:delText xml:space="preserve">SÃO PAULO (Município). </w:delText>
        </w:r>
      </w:del>
      <w:ins w:id="30013" w:author="Vitor Oliveira" w:date="2026-10-11T06:00:00Z">
        <w:r>
          <w:rPr>
            <w:lang w:val="pt-BR"/>
          </w:rPr>
          <w:t xml:space="preserve">SÃO PAULO (Município). Secretaria Municipal de Segurança Urbana. </w:t>
        </w:r>
      </w:ins>
      <w:r>
        <w:rPr>
          <w:lang w:val="pt-BR"/>
        </w:rPr>
        <w:t xml:space="preserve">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3F18630" w14:textId="77777777" w:rsidR="006B1E66" w:rsidRPr="000F5B8B" w:rsidRDefault="00CC3326">
      <w:pPr>
        <w:spacing w:after="240"/>
        <w:rPr>
          <w:lang w:val="pt-BR"/>
        </w:rPr>
      </w:pPr>
      <w:del w:id="30014" w:author="Vitor Oliveira" w:date="2026-10-11T06:00:00Z">
        <w:r>
          <w:rPr>
            <w:lang w:val="pt-BR"/>
          </w:rPr>
          <w:delText xml:space="preserve">SÃO PAULO (Município). </w:delText>
        </w:r>
      </w:del>
      <w:ins w:id="30015" w:author="Vitor Oliveira" w:date="2026-10-11T06:00:00Z">
        <w:r>
          <w:rPr>
            <w:lang w:val="pt-BR"/>
          </w:rPr>
          <w:t xml:space="preserve">SÃO PAULO (Município). Secretaria Municipal de Segurança Urbana. </w:t>
        </w:r>
      </w:ins>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3B5BD2C"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2723BE" w14:textId="77777777" w:rsidR="00540256" w:rsidRPr="00430DB3" w:rsidRDefault="002E4A9C">
      <w:pPr>
        <w:spacing w:after="240"/>
        <w:rPr>
          <w:lang w:val="pt-BR"/>
        </w:rPr>
      </w:pPr>
      <w:del w:id="30016" w:author="Vitor Oliveira" w:date="2026-10-11T06:00:00Z">
        <w:r>
          <w:rPr>
            <w:lang w:val="pt-BR"/>
          </w:rPr>
          <w:delText xml:space="preserve">SÃO PAULO (Município). </w:delText>
        </w:r>
      </w:del>
      <w:ins w:id="30017" w:author="Vitor Oliveira" w:date="2026-10-11T06:00:00Z">
        <w:r>
          <w:rPr>
            <w:lang w:val="pt-BR"/>
          </w:rPr>
          <w:t xml:space="preserve">SÃO PAULO (Município). Secretaria Municipal de Segurança Urbana. </w:t>
        </w:r>
      </w:ins>
      <w:r>
        <w:rPr>
          <w:lang w:val="pt-BR"/>
        </w:rPr>
        <w:t xml:space="preserve">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5E92F315"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6845C46"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5ED4B5A1"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148D747" w14:textId="77777777" w:rsidR="00540256" w:rsidRDefault="002E4A9C">
      <w:pPr>
        <w:spacing w:after="240"/>
      </w:pPr>
      <w:r w:rsidRPr="00430DB3">
        <w:lastRenderedPageBreak/>
        <w:t xml:space="preserve">TALQ CONSORTIUM. TALQ Smart City Protocol: specification version 2.7.1. </w:t>
      </w:r>
      <w:r>
        <w:rPr>
          <w:lang w:val="pt-BR"/>
        </w:rPr>
        <w:t xml:space="preserve">[S. l.]: TALQ Consortium, 16 abr. 2026. Disponível em: https://github.com/TALQ-consortium/TALQ_specification. </w:t>
      </w:r>
      <w:proofErr w:type="spellStart"/>
      <w:r w:rsidRPr="00430DB3">
        <w:t>Acesso</w:t>
      </w:r>
      <w:proofErr w:type="spellEnd"/>
      <w:r w:rsidRPr="00430DB3">
        <w:t xml:space="preserve"> </w:t>
      </w:r>
      <w:proofErr w:type="spellStart"/>
      <w:r w:rsidRPr="00430DB3">
        <w:t>em</w:t>
      </w:r>
      <w:proofErr w:type="spellEnd"/>
      <w:r w:rsidRPr="00430DB3">
        <w:t>: 27 set. 2026.</w:t>
      </w:r>
    </w:p>
    <w:p>
      <w:pPr>
        <w:spacing w:after="240"/>
        <w:rPr>
          <w:ins w:id="30020" w:author="Vitor Oliveira" w:date="2026-10-11T06:00:00Z"/>
        </w:rPr>
      </w:pPr>
      <w:ins w:id="30021" w:author="Vitor Oliveira" w:date="2026-10-11T06:00:00Z">
        <w: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Acesso em: 12 set. 2026.</w:t>
        </w:r>
      </w:ins>
    </w:p>
    <w:p w14:paraId="027786F4" w14:textId="77777777" w:rsidR="006B1E66" w:rsidRDefault="00CC3326">
      <w:pPr>
        <w:spacing w:after="240"/>
      </w:pPr>
      <w:r>
        <w:t xml:space="preserve">ZADEH, Lotfi A. Fuzzy sets. </w:t>
      </w:r>
      <w:r>
        <w:rPr>
          <w:b/>
          <w:bCs/>
        </w:rPr>
        <w:t>Information and Control</w:t>
      </w:r>
      <w:r>
        <w:t>, v. 8, n. 3, p. 338-353, 1965.</w:t>
      </w:r>
    </w:p>
    <w:p w14:paraId="3E80EF0B" w14:textId="77777777" w:rsidR="00E01C3A" w:rsidRDefault="00CC3326">
      <w:pPr>
        <w:pStyle w:val="Heading1"/>
        <w:pageBreakBefore/>
        <w:spacing w:before="480" w:after="280" w:line="360" w:lineRule="auto"/>
        <w:jc w:val="center"/>
        <w:rPr>
          <w:lang w:val="pt-BR"/>
        </w:rPr>
      </w:pPr>
      <w:bookmarkStart w:id="75" w:name="_Toc242493279"/>
      <w:r>
        <w:rPr>
          <w:lang w:val="pt-BR"/>
        </w:rPr>
        <w:lastRenderedPageBreak/>
        <w:t>APÊNDICE A — DECLARAÇÃO DE USO DE FERRAMENTAS DE INTELIGÊNCIA ARTIFICIAL GENERATIVA</w:t>
      </w:r>
      <w:bookmarkEnd w:id="75"/>
    </w:p>
    <w:p w14:paraId="735F5FDF" w14:textId="77777777" w:rsidR="00E01C3A" w:rsidRDefault="00CC3326">
      <w:pPr>
        <w:spacing w:before="280" w:after="140" w:line="360" w:lineRule="auto"/>
        <w:jc w:val="both"/>
        <w:rPr>
          <w:b/>
          <w:bCs/>
          <w:lang w:val="pt-BR"/>
        </w:rPr>
      </w:pPr>
      <w:r>
        <w:rPr>
          <w:b/>
          <w:bCs/>
          <w:lang w:val="pt-BR"/>
        </w:rPr>
        <w:t>1 Identificação</w:t>
      </w:r>
    </w:p>
    <w:p w14:paraId="2CEDEDE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3ECD063F" w14:textId="77777777" w:rsidR="00101C02" w:rsidRDefault="00CC3326">
      <w:pPr>
        <w:spacing w:after="120" w:line="360" w:lineRule="auto"/>
        <w:jc w:val="both"/>
        <w:rPr>
          <w:lang w:val="pt-BR"/>
        </w:rPr>
      </w:pPr>
      <w:r>
        <w:rPr>
          <w:lang w:val="pt-BR"/>
        </w:rPr>
        <w:t xml:space="preserve">Autores: </w:t>
      </w:r>
    </w:p>
    <w:p w14:paraId="5A75695D" w14:textId="77777777" w:rsidR="00101C02" w:rsidRDefault="00CC3326">
      <w:pPr>
        <w:spacing w:after="120" w:line="360" w:lineRule="auto"/>
        <w:jc w:val="both"/>
        <w:rPr>
          <w:lang w:val="pt-BR"/>
        </w:rPr>
      </w:pPr>
      <w:r>
        <w:rPr>
          <w:lang w:val="pt-BR"/>
        </w:rPr>
        <w:t xml:space="preserve">Bruno Bonavigo Dacal, RA N309EC4, CPF _____._____._____-___; </w:t>
      </w:r>
    </w:p>
    <w:p w14:paraId="655803C1" w14:textId="77777777" w:rsidR="00101C02" w:rsidRDefault="00CC3326">
      <w:pPr>
        <w:spacing w:after="120" w:line="360" w:lineRule="auto"/>
        <w:jc w:val="both"/>
        <w:rPr>
          <w:lang w:val="pt-BR"/>
        </w:rPr>
      </w:pPr>
      <w:r>
        <w:rPr>
          <w:lang w:val="pt-BR"/>
        </w:rPr>
        <w:t xml:space="preserve">Lucas de Araujo Vergara, RA N090758, CPF _____._____._____-___; </w:t>
      </w:r>
    </w:p>
    <w:p w14:paraId="7C94DD53" w14:textId="77777777" w:rsidR="00E01C3A" w:rsidRDefault="00CC3326">
      <w:pPr>
        <w:spacing w:after="120" w:line="360" w:lineRule="auto"/>
        <w:jc w:val="both"/>
        <w:rPr>
          <w:lang w:val="pt-BR"/>
        </w:rPr>
      </w:pPr>
      <w:r>
        <w:rPr>
          <w:lang w:val="pt-BR"/>
        </w:rPr>
        <w:t>Vitor Oliveira dos Santos, RA N083DG1, CPF _____._____._____-___.</w:t>
      </w:r>
    </w:p>
    <w:p w14:paraId="75FBADAA" w14:textId="77777777" w:rsidR="00E01C3A" w:rsidRDefault="00CC3326">
      <w:pPr>
        <w:spacing w:after="120" w:line="360" w:lineRule="auto"/>
        <w:jc w:val="both"/>
        <w:rPr>
          <w:lang w:val="pt-BR"/>
        </w:rPr>
      </w:pPr>
      <w:r>
        <w:rPr>
          <w:lang w:val="pt-BR"/>
        </w:rPr>
        <w:t>Curso: Bacharelado em Ciência da Computação — Universidade Paulista (UNIP).</w:t>
      </w:r>
    </w:p>
    <w:p w14:paraId="53423DFB" w14:textId="77777777" w:rsidR="00E01C3A" w:rsidRDefault="00CC3326">
      <w:pPr>
        <w:spacing w:after="120" w:line="360" w:lineRule="auto"/>
        <w:jc w:val="both"/>
        <w:rPr>
          <w:lang w:val="pt-BR"/>
        </w:rPr>
      </w:pPr>
      <w:r>
        <w:rPr>
          <w:lang w:val="pt-BR"/>
        </w:rPr>
        <w:t>Orientador: Prof. Marco Gomes.</w:t>
      </w:r>
    </w:p>
    <w:p w14:paraId="2F509D54" w14:textId="77777777" w:rsidR="00E01C3A" w:rsidRDefault="00CC3326">
      <w:pPr>
        <w:spacing w:before="280" w:after="140" w:line="360" w:lineRule="auto"/>
        <w:jc w:val="both"/>
        <w:rPr>
          <w:b/>
          <w:bCs/>
          <w:lang w:val="pt-BR"/>
        </w:rPr>
      </w:pPr>
      <w:r>
        <w:rPr>
          <w:b/>
          <w:bCs/>
          <w:lang w:val="pt-BR"/>
        </w:rPr>
        <w:t>2 Natureza do uso</w:t>
      </w:r>
    </w:p>
    <w:p w14:paraId="42B05C82"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02D9BB86"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75FBC46A"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A22F5" w14:paraId="4A3E6CA5" w14:textId="77777777" w:rsidTr="00101C02">
        <w:trPr>
          <w:tblHeader/>
        </w:trPr>
        <w:tc>
          <w:tcPr>
            <w:tcW w:w="1693" w:type="dxa"/>
            <w:shd w:val="clear" w:color="auto" w:fill="EDEDED"/>
            <w:tcMar>
              <w:top w:w="70" w:type="dxa"/>
              <w:left w:w="90" w:type="dxa"/>
              <w:bottom w:w="70" w:type="dxa"/>
              <w:right w:w="90" w:type="dxa"/>
            </w:tcMar>
          </w:tcPr>
          <w:p w14:paraId="56AB1450"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C3730ED"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6C5CFB91"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462BD31A"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1A4E55CE" w14:textId="77777777" w:rsidR="00E01C3A" w:rsidRPr="00CE1B46" w:rsidRDefault="00CC3326">
            <w:pPr>
              <w:rPr>
                <w:lang w:val="pt-BR"/>
              </w:rPr>
            </w:pPr>
            <w:r>
              <w:rPr>
                <w:b/>
                <w:bCs/>
                <w:sz w:val="20"/>
                <w:szCs w:val="20"/>
                <w:lang w:val="pt-BR"/>
              </w:rPr>
              <w:t>Nível de intervenção humana pós-geração (%)</w:t>
            </w:r>
          </w:p>
        </w:tc>
      </w:tr>
      <w:tr w:rsidR="00E01C3A" w14:paraId="763CE733" w14:textId="77777777" w:rsidTr="00101C02">
        <w:tc>
          <w:tcPr>
            <w:tcW w:w="1693" w:type="dxa"/>
            <w:tcMar>
              <w:top w:w="70" w:type="dxa"/>
              <w:left w:w="90" w:type="dxa"/>
              <w:bottom w:w="70" w:type="dxa"/>
              <w:right w:w="90" w:type="dxa"/>
            </w:tcMar>
          </w:tcPr>
          <w:p w14:paraId="57DAC1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34566A"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8E41A1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CAC33F"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7AB11343" w14:textId="77777777" w:rsidR="00E01C3A" w:rsidRDefault="00CC3326">
            <w:r>
              <w:rPr>
                <w:sz w:val="20"/>
                <w:szCs w:val="20"/>
              </w:rPr>
              <w:t>_____</w:t>
            </w:r>
          </w:p>
        </w:tc>
      </w:tr>
      <w:tr w:rsidR="00E01C3A" w14:paraId="73162AC5" w14:textId="77777777" w:rsidTr="00101C02">
        <w:tc>
          <w:tcPr>
            <w:tcW w:w="1693" w:type="dxa"/>
            <w:tcMar>
              <w:top w:w="70" w:type="dxa"/>
              <w:left w:w="90" w:type="dxa"/>
              <w:bottom w:w="70" w:type="dxa"/>
              <w:right w:w="90" w:type="dxa"/>
            </w:tcMar>
          </w:tcPr>
          <w:p w14:paraId="197E85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5C49D0C"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02C99919" w14:textId="77777777" w:rsidR="00E01C3A" w:rsidRDefault="00CC3326">
            <w:proofErr w:type="spellStart"/>
            <w:r>
              <w:rPr>
                <w:sz w:val="20"/>
                <w:szCs w:val="20"/>
              </w:rPr>
              <w:lastRenderedPageBreak/>
              <w:t>Figuras</w:t>
            </w:r>
            <w:proofErr w:type="spellEnd"/>
            <w:r>
              <w:rPr>
                <w:sz w:val="20"/>
                <w:szCs w:val="20"/>
              </w:rPr>
              <w:t xml:space="preserve"> 1, 2 e 3</w:t>
            </w:r>
          </w:p>
        </w:tc>
        <w:tc>
          <w:tcPr>
            <w:tcW w:w="2672" w:type="dxa"/>
            <w:tcMar>
              <w:top w:w="70" w:type="dxa"/>
              <w:left w:w="90" w:type="dxa"/>
              <w:bottom w:w="70" w:type="dxa"/>
              <w:right w:w="90" w:type="dxa"/>
            </w:tcMar>
          </w:tcPr>
          <w:p w14:paraId="0B030F5B" w14:textId="77777777" w:rsidR="00E01C3A" w:rsidRPr="00CE1B46" w:rsidRDefault="00CC3326">
            <w:pPr>
              <w:rPr>
                <w:lang w:val="pt-BR"/>
              </w:rPr>
            </w:pPr>
            <w:r>
              <w:rPr>
                <w:sz w:val="20"/>
                <w:szCs w:val="20"/>
                <w:lang w:val="pt-BR"/>
              </w:rPr>
              <w:t xml:space="preserve">Geração dos diagramas de arquitetura, de sequência e de entidade-relacionamento </w:t>
            </w:r>
            <w:r>
              <w:rPr>
                <w:sz w:val="20"/>
                <w:szCs w:val="20"/>
                <w:lang w:val="pt-BR"/>
              </w:rPr>
              <w:lastRenderedPageBreak/>
              <w:t>por script Python, a partir da especificação definida pelos autores</w:t>
            </w:r>
          </w:p>
        </w:tc>
        <w:tc>
          <w:tcPr>
            <w:tcW w:w="1645" w:type="dxa"/>
            <w:tcMar>
              <w:top w:w="70" w:type="dxa"/>
              <w:left w:w="90" w:type="dxa"/>
              <w:bottom w:w="70" w:type="dxa"/>
              <w:right w:w="90" w:type="dxa"/>
            </w:tcMar>
          </w:tcPr>
          <w:p w14:paraId="0F70BD2D" w14:textId="77777777" w:rsidR="00E01C3A" w:rsidRDefault="00CC3326">
            <w:r>
              <w:rPr>
                <w:sz w:val="20"/>
                <w:szCs w:val="20"/>
              </w:rPr>
              <w:lastRenderedPageBreak/>
              <w:t>_____</w:t>
            </w:r>
          </w:p>
        </w:tc>
      </w:tr>
      <w:tr w:rsidR="00E01C3A" w14:paraId="37A493C8" w14:textId="77777777" w:rsidTr="00101C02">
        <w:tc>
          <w:tcPr>
            <w:tcW w:w="1693" w:type="dxa"/>
            <w:tcMar>
              <w:top w:w="70" w:type="dxa"/>
              <w:left w:w="90" w:type="dxa"/>
              <w:bottom w:w="70" w:type="dxa"/>
              <w:right w:w="90" w:type="dxa"/>
            </w:tcMar>
          </w:tcPr>
          <w:p w14:paraId="3473CA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9380D0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659080E"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3096EF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2972E414" w14:textId="77777777" w:rsidR="00E01C3A" w:rsidRDefault="00CC3326">
            <w:r>
              <w:rPr>
                <w:sz w:val="20"/>
                <w:szCs w:val="20"/>
              </w:rPr>
              <w:t>_____</w:t>
            </w:r>
          </w:p>
        </w:tc>
      </w:tr>
      <w:tr w:rsidR="00E01C3A" w14:paraId="592F2BAD" w14:textId="77777777" w:rsidTr="00101C02">
        <w:tc>
          <w:tcPr>
            <w:tcW w:w="1693" w:type="dxa"/>
            <w:tcMar>
              <w:top w:w="70" w:type="dxa"/>
              <w:left w:w="90" w:type="dxa"/>
              <w:bottom w:w="70" w:type="dxa"/>
              <w:right w:w="90" w:type="dxa"/>
            </w:tcMar>
          </w:tcPr>
          <w:p w14:paraId="3FC6223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F1A970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A20D098" w14:textId="77777777" w:rsidR="00E01C3A" w:rsidRDefault="00CC3326">
            <w:r>
              <w:rPr>
                <w:sz w:val="20"/>
                <w:szCs w:val="20"/>
              </w:rPr>
              <w:t>2.2, 2.3 e 3.6</w:t>
            </w:r>
          </w:p>
        </w:tc>
        <w:tc>
          <w:tcPr>
            <w:tcW w:w="2672" w:type="dxa"/>
            <w:tcMar>
              <w:top w:w="70" w:type="dxa"/>
              <w:left w:w="90" w:type="dxa"/>
              <w:bottom w:w="70" w:type="dxa"/>
              <w:right w:w="90" w:type="dxa"/>
            </w:tcMar>
          </w:tcPr>
          <w:p w14:paraId="47EF2405"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3C45B4A0" w14:textId="77777777" w:rsidR="00E01C3A" w:rsidRDefault="00CC3326">
            <w:r>
              <w:rPr>
                <w:sz w:val="20"/>
                <w:szCs w:val="20"/>
              </w:rPr>
              <w:t>_____</w:t>
            </w:r>
          </w:p>
        </w:tc>
      </w:tr>
      <w:tr w:rsidR="00E01C3A" w14:paraId="0B611279" w14:textId="77777777" w:rsidTr="00101C02">
        <w:tc>
          <w:tcPr>
            <w:tcW w:w="1693" w:type="dxa"/>
            <w:tcMar>
              <w:top w:w="70" w:type="dxa"/>
              <w:left w:w="90" w:type="dxa"/>
              <w:bottom w:w="70" w:type="dxa"/>
              <w:right w:w="90" w:type="dxa"/>
            </w:tcMar>
          </w:tcPr>
          <w:p w14:paraId="01AB65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76602B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0F83EA2D"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2BB7ED6"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7DFDC44F" w14:textId="77777777" w:rsidR="00E01C3A" w:rsidRDefault="00CC3326">
            <w:r>
              <w:rPr>
                <w:sz w:val="20"/>
                <w:szCs w:val="20"/>
              </w:rPr>
              <w:t>_____</w:t>
            </w:r>
          </w:p>
        </w:tc>
      </w:tr>
      <w:tr w:rsidR="00E01C3A" w14:paraId="6E5B9867" w14:textId="77777777" w:rsidTr="00101C02">
        <w:tc>
          <w:tcPr>
            <w:tcW w:w="1693" w:type="dxa"/>
            <w:tcMar>
              <w:top w:w="70" w:type="dxa"/>
              <w:left w:w="90" w:type="dxa"/>
              <w:bottom w:w="70" w:type="dxa"/>
              <w:right w:w="90" w:type="dxa"/>
            </w:tcMar>
          </w:tcPr>
          <w:p w14:paraId="260E648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6E35"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D178E96"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BC61E8F"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4A8F1669" w14:textId="77777777" w:rsidR="00E01C3A" w:rsidRDefault="00CC3326">
            <w:r>
              <w:rPr>
                <w:sz w:val="20"/>
                <w:szCs w:val="20"/>
              </w:rPr>
              <w:t>_____</w:t>
            </w:r>
          </w:p>
        </w:tc>
      </w:tr>
      <w:tr w:rsidR="00E01C3A" w14:paraId="71565C56" w14:textId="77777777" w:rsidTr="00101C02">
        <w:tc>
          <w:tcPr>
            <w:tcW w:w="1693" w:type="dxa"/>
            <w:tcMar>
              <w:top w:w="70" w:type="dxa"/>
              <w:left w:w="90" w:type="dxa"/>
              <w:bottom w:w="70" w:type="dxa"/>
              <w:right w:w="90" w:type="dxa"/>
            </w:tcMar>
          </w:tcPr>
          <w:p w14:paraId="4AF294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73B315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4E15B5C"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47A9018"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0CF6C0FD" w14:textId="77777777" w:rsidR="00E01C3A" w:rsidRDefault="00CC3326">
            <w:r>
              <w:rPr>
                <w:sz w:val="20"/>
                <w:szCs w:val="20"/>
              </w:rPr>
              <w:t>_____</w:t>
            </w:r>
          </w:p>
        </w:tc>
      </w:tr>
    </w:tbl>
    <w:p w14:paraId="19213273" w14:textId="77777777" w:rsidR="00E01C3A" w:rsidRDefault="00CC3326">
      <w:pPr>
        <w:spacing w:before="130" w:after="260"/>
        <w:rPr>
          <w:lang w:val="pt-BR"/>
        </w:rPr>
      </w:pPr>
      <w:r>
        <w:rPr>
          <w:sz w:val="20"/>
          <w:szCs w:val="20"/>
          <w:lang w:val="pt-BR"/>
        </w:rPr>
        <w:t>Fonte: Elaborado pelos autores (2026).</w:t>
      </w:r>
    </w:p>
    <w:p w14:paraId="29992C2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743F03B1" w14:textId="77777777" w:rsidR="00E01C3A" w:rsidRDefault="00CC3326">
      <w:pPr>
        <w:spacing w:before="280" w:after="140" w:line="360" w:lineRule="auto"/>
        <w:jc w:val="both"/>
        <w:rPr>
          <w:b/>
          <w:bCs/>
          <w:lang w:val="pt-BR"/>
        </w:rPr>
      </w:pPr>
      <w:r>
        <w:rPr>
          <w:b/>
          <w:bCs/>
          <w:lang w:val="pt-BR"/>
        </w:rPr>
        <w:t>3 Protocolo de auditoria e prompts</w:t>
      </w:r>
    </w:p>
    <w:p w14:paraId="307D9A5B"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97750A"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1671F4A0"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2CC2587F"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9C6B8"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75D95EBA"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13F64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BDB496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9AA3F8"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45912E7F"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6DB189F6" w14:textId="77777777" w:rsidR="00E01C3A" w:rsidRDefault="00CC3326">
      <w:pPr>
        <w:spacing w:before="520" w:after="60"/>
        <w:jc w:val="center"/>
        <w:rPr>
          <w:lang w:val="pt-BR"/>
        </w:rPr>
      </w:pPr>
      <w:r>
        <w:rPr>
          <w:lang w:val="pt-BR"/>
        </w:rPr>
        <w:t>_______________________________________</w:t>
      </w:r>
    </w:p>
    <w:p w14:paraId="4F069BAD" w14:textId="77777777" w:rsidR="00E01C3A" w:rsidRDefault="00CC3326">
      <w:pPr>
        <w:spacing w:before="520" w:after="60"/>
        <w:jc w:val="center"/>
        <w:rPr>
          <w:lang w:val="pt-BR"/>
        </w:rPr>
      </w:pPr>
      <w:r>
        <w:rPr>
          <w:lang w:val="pt-BR"/>
        </w:rPr>
        <w:t>Bruno Bonavigo Dacal — RA N309EC4</w:t>
      </w:r>
    </w:p>
    <w:p w14:paraId="4B8F18AF" w14:textId="77777777" w:rsidR="00E01C3A" w:rsidRDefault="00CC3326">
      <w:pPr>
        <w:spacing w:before="520" w:after="60"/>
        <w:jc w:val="center"/>
        <w:rPr>
          <w:lang w:val="pt-BR"/>
        </w:rPr>
      </w:pPr>
      <w:r>
        <w:rPr>
          <w:lang w:val="pt-BR"/>
        </w:rPr>
        <w:t>_______________________________________</w:t>
      </w:r>
    </w:p>
    <w:p w14:paraId="4BB2CD70" w14:textId="77777777" w:rsidR="00E01C3A" w:rsidRDefault="00CC3326">
      <w:pPr>
        <w:spacing w:before="520" w:after="60"/>
        <w:jc w:val="center"/>
        <w:rPr>
          <w:lang w:val="pt-BR"/>
        </w:rPr>
      </w:pPr>
      <w:r>
        <w:rPr>
          <w:lang w:val="pt-BR"/>
        </w:rPr>
        <w:t>Lucas de Araujo Vergara — RA N090758</w:t>
      </w:r>
    </w:p>
    <w:p w14:paraId="25800FB1" w14:textId="77777777" w:rsidR="00E01C3A" w:rsidRDefault="00CC3326">
      <w:pPr>
        <w:spacing w:before="520" w:after="60"/>
        <w:jc w:val="center"/>
        <w:rPr>
          <w:lang w:val="pt-BR"/>
        </w:rPr>
      </w:pPr>
      <w:r>
        <w:rPr>
          <w:lang w:val="pt-BR"/>
        </w:rPr>
        <w:t>_______________________________________</w:t>
      </w:r>
    </w:p>
    <w:p w14:paraId="3CE6B026" w14:textId="77777777" w:rsidR="00E01C3A" w:rsidRDefault="00CC3326">
      <w:pPr>
        <w:spacing w:before="520" w:after="60"/>
        <w:jc w:val="center"/>
        <w:rPr>
          <w:lang w:val="pt-BR"/>
        </w:rPr>
      </w:pPr>
      <w:r>
        <w:rPr>
          <w:lang w:val="pt-BR"/>
        </w:rPr>
        <w:t>Vitor Oliveira dos Santos — RA N083DG1</w:t>
      </w:r>
    </w:p>
    <w:p w14:paraId="79007A24" w14:textId="77777777" w:rsidR="00E01C3A" w:rsidRDefault="00CC3326">
      <w:pPr>
        <w:spacing w:before="520" w:after="60"/>
        <w:jc w:val="center"/>
        <w:rPr>
          <w:lang w:val="pt-BR"/>
        </w:rPr>
      </w:pPr>
      <w:r>
        <w:rPr>
          <w:lang w:val="pt-BR"/>
        </w:rPr>
        <w:t>Ciente e de acordo:</w:t>
      </w:r>
    </w:p>
    <w:p w14:paraId="225ABD34" w14:textId="77777777" w:rsidR="00E01C3A" w:rsidRDefault="00CC3326">
      <w:pPr>
        <w:spacing w:before="520" w:after="60"/>
        <w:jc w:val="center"/>
        <w:rPr>
          <w:lang w:val="pt-BR"/>
        </w:rPr>
      </w:pPr>
      <w:r>
        <w:rPr>
          <w:lang w:val="pt-BR"/>
        </w:rPr>
        <w:t>_______________________________________</w:t>
      </w:r>
    </w:p>
    <w:p w14:paraId="0E192CC4" w14:textId="77777777" w:rsidR="00E01C3A" w:rsidRDefault="00CC3326">
      <w:pPr>
        <w:spacing w:before="520" w:after="60"/>
        <w:jc w:val="center"/>
        <w:rPr>
          <w:lang w:val="pt-BR"/>
        </w:rPr>
      </w:pPr>
      <w:r>
        <w:rPr>
          <w:lang w:val="pt-BR"/>
        </w:rPr>
        <w:t>Prof. Marco Gomes — Orientador</w:t>
      </w:r>
    </w:p>
    <w:p w14:paraId="76D70981"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lastRenderedPageBreak/>
        <w:t>APÊNDICE B — REPRODUTIBILIDADE DOS RESULTADOS</w:t>
      </w:r>
      <w:bookmarkEnd w:id="76"/>
    </w:p>
    <w:p w14:paraId="3294A3CF"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0B5CFF1D"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9B3B6E2" w14:textId="77777777" w:rsidR="00724418" w:rsidRPr="00430DB3" w:rsidRDefault="002679C7">
      <w:pPr>
        <w:spacing w:after="120" w:line="360" w:lineRule="auto"/>
        <w:ind w:firstLine="709"/>
        <w:jc w:val="both"/>
        <w:rPr>
          <w:lang w:val="pt-BR"/>
        </w:rPr>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4E7BAA2F" w14:textId="77777777" w:rsidR="00724418" w:rsidRPr="00430DB3" w:rsidRDefault="002679C7">
      <w:pPr>
        <w:keepNext/>
        <w:spacing w:before="260" w:after="130"/>
        <w:rPr>
          <w:lang w:val="pt-BR"/>
        </w:rPr>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5462"/>
        <w:gridCol w:w="5685"/>
      </w:tblGrid>
      <w:tr w:rsidR="00E01C3A" w:rsidRPr="008A22F5" w14:paraId="36397FD4" w14:textId="77777777">
        <w:trPr>
          <w:tblHeader/>
        </w:trPr>
        <w:tc>
          <w:tcPr>
            <w:tcW w:w="2600" w:type="dxa"/>
            <w:shd w:val="clear" w:color="auto" w:fill="EDEDED"/>
            <w:tcMar>
              <w:top w:w="70" w:type="dxa"/>
              <w:left w:w="90" w:type="dxa"/>
              <w:bottom w:w="70" w:type="dxa"/>
              <w:right w:w="90" w:type="dxa"/>
            </w:tcMar>
          </w:tcPr>
          <w:p w14:paraId="793C9BBF" w14:textId="77777777" w:rsidR="00E01C3A" w:rsidRDefault="00CC3326">
            <w:proofErr w:type="spellStart"/>
            <w:r>
              <w:rPr>
                <w:b/>
                <w:bCs/>
                <w:sz w:val="20"/>
                <w:szCs w:val="20"/>
              </w:rPr>
              <w:t>Resultado</w:t>
            </w:r>
            <w:proofErr w:type="spellEnd"/>
          </w:p>
        </w:tc>
        <w:tc>
          <w:tcPr>
            <w:tcW w:w="2700" w:type="dxa"/>
            <w:shd w:val="clear" w:color="auto" w:fill="EDEDED"/>
            <w:tcMar>
              <w:top w:w="70" w:type="dxa"/>
              <w:left w:w="90" w:type="dxa"/>
              <w:bottom w:w="70" w:type="dxa"/>
              <w:right w:w="90" w:type="dxa"/>
            </w:tcMar>
          </w:tcPr>
          <w:p w14:paraId="252FE3F4" w14:textId="77777777" w:rsidR="00E01C3A" w:rsidRDefault="00CC3326">
            <w:proofErr w:type="spellStart"/>
            <w:r>
              <w:rPr>
                <w:b/>
                <w:bCs/>
                <w:sz w:val="20"/>
                <w:szCs w:val="20"/>
              </w:rPr>
              <w:t>Programa</w:t>
            </w:r>
            <w:proofErr w:type="spellEnd"/>
            <w:r>
              <w:rPr>
                <w:b/>
                <w:bCs/>
                <w:sz w:val="20"/>
                <w:szCs w:val="20"/>
              </w:rPr>
              <w:t xml:space="preserve"> e dados</w:t>
            </w:r>
          </w:p>
        </w:tc>
        <w:tc>
          <w:tcPr>
            <w:tcW w:w="3771" w:type="dxa"/>
            <w:shd w:val="clear" w:color="auto" w:fill="EDEDED"/>
            <w:tcMar>
              <w:top w:w="70" w:type="dxa"/>
              <w:left w:w="90" w:type="dxa"/>
              <w:bottom w:w="70" w:type="dxa"/>
              <w:right w:w="90" w:type="dxa"/>
            </w:tcMar>
          </w:tcPr>
          <w:p w14:paraId="3948BAF8"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B2B1F8" w14:textId="77777777">
        <w:tc>
          <w:tcPr>
            <w:tcW w:w="2600" w:type="dxa"/>
            <w:tcMar>
              <w:top w:w="70" w:type="dxa"/>
              <w:left w:w="90" w:type="dxa"/>
              <w:bottom w:w="70" w:type="dxa"/>
              <w:right w:w="90" w:type="dxa"/>
            </w:tcMar>
          </w:tcPr>
          <w:p w14:paraId="56E9C9A5" w14:textId="77777777" w:rsidR="00E01C3A" w:rsidRPr="00430DB3" w:rsidRDefault="00CC3326">
            <w:pPr>
              <w:rPr>
                <w:lang w:val="pt-BR"/>
              </w:rPr>
            </w:pPr>
            <w:r w:rsidRPr="00430DB3">
              <w:rPr>
                <w:sz w:val="20"/>
                <w:szCs w:val="20"/>
                <w:lang w:val="pt-BR"/>
              </w:rPr>
              <w:t>4.1 — erro do modelo de previsão e tercis</w:t>
            </w:r>
          </w:p>
        </w:tc>
        <w:tc>
          <w:tcPr>
            <w:tcW w:w="2700" w:type="dxa"/>
            <w:tcMar>
              <w:top w:w="70" w:type="dxa"/>
              <w:left w:w="90" w:type="dxa"/>
              <w:bottom w:w="70" w:type="dxa"/>
              <w:right w:w="90" w:type="dxa"/>
            </w:tcMar>
          </w:tcPr>
          <w:p w14:paraId="61E9B2C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3771" w:type="dxa"/>
            <w:tcMar>
              <w:top w:w="70" w:type="dxa"/>
              <w:left w:w="90" w:type="dxa"/>
              <w:bottom w:w="70" w:type="dxa"/>
              <w:right w:w="90" w:type="dxa"/>
            </w:tcMar>
          </w:tcPr>
          <w:p w14:paraId="5D7C7573" w14:textId="77777777" w:rsidR="00E01C3A" w:rsidRPr="00CE1B46" w:rsidRDefault="00CC3326">
            <w:r>
              <w:rPr>
                <w:sz w:val="20"/>
                <w:szCs w:val="20"/>
                <w:lang w:val="pt-BR"/>
              </w:rPr>
              <w:t>python -m modelo.treinar_zurique. Resultado em modelo/resultados/metricas_zurique.json, com a regressão linear e a floresta aleatória. Protocolo 74af352; resultado 0a0164b</w:t>
            </w:r>
          </w:p>
        </w:tc>
      </w:tr>
      <w:tr w:rsidR="00E01C3A" w:rsidRPr="008A22F5" w14:paraId="1CCDE960" w14:textId="77777777">
        <w:tc>
          <w:tcPr>
            <w:tcW w:w="2600" w:type="dxa"/>
            <w:tcMar>
              <w:top w:w="70" w:type="dxa"/>
              <w:left w:w="90" w:type="dxa"/>
              <w:bottom w:w="70" w:type="dxa"/>
              <w:right w:w="90" w:type="dxa"/>
            </w:tcMar>
          </w:tcPr>
          <w:p w14:paraId="04622DDF" w14:textId="77777777" w:rsidR="00E01C3A" w:rsidRPr="00430DB3" w:rsidRDefault="00CC3326">
            <w:pPr>
              <w:rPr>
                <w:lang w:val="pt-BR"/>
              </w:rPr>
            </w:pPr>
            <w:r w:rsidRPr="00430DB3">
              <w:rPr>
                <w:sz w:val="20"/>
                <w:szCs w:val="20"/>
                <w:lang w:val="pt-BR"/>
              </w:rPr>
              <w:t>4.1 — série de Melbourne, anterior à troca</w:t>
            </w:r>
          </w:p>
        </w:tc>
        <w:tc>
          <w:tcPr>
            <w:tcW w:w="2700" w:type="dxa"/>
            <w:tcMar>
              <w:top w:w="70" w:type="dxa"/>
              <w:left w:w="90" w:type="dxa"/>
              <w:bottom w:w="70" w:type="dxa"/>
              <w:right w:w="90" w:type="dxa"/>
            </w:tcMar>
          </w:tcPr>
          <w:p w14:paraId="45866F05"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3771" w:type="dxa"/>
            <w:tcMar>
              <w:top w:w="70" w:type="dxa"/>
              <w:left w:w="90" w:type="dxa"/>
              <w:bottom w:w="70" w:type="dxa"/>
              <w:right w:w="90" w:type="dxa"/>
            </w:tcMar>
          </w:tcPr>
          <w:p w14:paraId="515DF6B2" w14:textId="77777777" w:rsidR="00E01C3A" w:rsidRPr="00430DB3" w:rsidRDefault="00CC3326">
            <w:pPr>
              <w:rPr>
                <w:lang w:val="pt-BR"/>
              </w:rPr>
            </w:pPr>
            <w:r>
              <w:rPr>
                <w:sz w:val="20"/>
                <w:szCs w:val="20"/>
                <w:lang w:val="pt-BR"/>
              </w:rPr>
              <w:t>python -m modelo.comparar_modelos. Resultado em modelo/resultados/comparacao_modelos.json. Protocolo b8c0d91; resultado 14f64ed</w:t>
            </w:r>
          </w:p>
        </w:tc>
      </w:tr>
      <w:tr w:rsidR="00E01C3A" w:rsidRPr="008A22F5" w14:paraId="12D27214" w14:textId="77777777">
        <w:tc>
          <w:tcPr>
            <w:tcW w:w="2600" w:type="dxa"/>
            <w:tcMar>
              <w:top w:w="70" w:type="dxa"/>
              <w:left w:w="90" w:type="dxa"/>
              <w:bottom w:w="70" w:type="dxa"/>
              <w:right w:w="90" w:type="dxa"/>
            </w:tcMar>
          </w:tcPr>
          <w:p w14:paraId="227ED222" w14:textId="77777777" w:rsidR="00E01C3A" w:rsidRPr="00430DB3" w:rsidRDefault="00CC3326">
            <w:pPr>
              <w:rPr>
                <w:lang w:val="pt-BR"/>
              </w:rPr>
            </w:pPr>
            <w:r w:rsidRPr="00430DB3">
              <w:rPr>
                <w:sz w:val="20"/>
                <w:szCs w:val="20"/>
                <w:lang w:val="pt-BR"/>
              </w:rPr>
              <w:lastRenderedPageBreak/>
              <w:t>3.6 — sensibilidade da régua ao percentil</w:t>
            </w:r>
          </w:p>
        </w:tc>
        <w:tc>
          <w:tcPr>
            <w:tcW w:w="2700" w:type="dxa"/>
            <w:tcMar>
              <w:top w:w="70" w:type="dxa"/>
              <w:left w:w="90" w:type="dxa"/>
              <w:bottom w:w="70" w:type="dxa"/>
              <w:right w:w="90" w:type="dxa"/>
            </w:tcMar>
          </w:tcPr>
          <w:p w14:paraId="7650160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3771" w:type="dxa"/>
            <w:tcMar>
              <w:top w:w="70" w:type="dxa"/>
              <w:left w:w="90" w:type="dxa"/>
              <w:bottom w:w="70" w:type="dxa"/>
              <w:right w:w="90" w:type="dxa"/>
            </w:tcMar>
          </w:tcPr>
          <w:p w14:paraId="796AD74C" w14:textId="77777777" w:rsidR="00E01C3A" w:rsidRPr="00430DB3" w:rsidRDefault="00CC3326">
            <w:pPr>
              <w:rPr>
                <w:lang w:val="pt-BR"/>
              </w:rPr>
            </w:pPr>
            <w:r>
              <w:rPr>
                <w:sz w:val="20"/>
                <w:szCs w:val="20"/>
                <w:lang w:val="pt-BR"/>
              </w:rPr>
              <w:t>python -m modelo.sensibilidade_percentil. Resultado em modelo/resultados/sensibilidade_percentil.json. Protocolo a2055e4; resultado 3e50c48</w:t>
            </w:r>
          </w:p>
        </w:tc>
      </w:tr>
      <w:tr w:rsidR="00E01C3A" w:rsidRPr="00CE1B46" w14:paraId="0DB0D210" w14:textId="77777777">
        <w:tc>
          <w:tcPr>
            <w:tcW w:w="2600" w:type="dxa"/>
            <w:tcMar>
              <w:top w:w="70" w:type="dxa"/>
              <w:left w:w="90" w:type="dxa"/>
              <w:bottom w:w="70" w:type="dxa"/>
              <w:right w:w="90" w:type="dxa"/>
            </w:tcMar>
          </w:tcPr>
          <w:p w14:paraId="2E6F194C"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2700" w:type="dxa"/>
            <w:tcMar>
              <w:top w:w="70" w:type="dxa"/>
              <w:left w:w="90" w:type="dxa"/>
              <w:bottom w:w="70" w:type="dxa"/>
              <w:right w:w="90" w:type="dxa"/>
            </w:tcMar>
          </w:tcPr>
          <w:p w14:paraId="772A3CA4" w14:textId="77777777" w:rsidR="00E01C3A" w:rsidRPr="00430DB3" w:rsidRDefault="00CC3326">
            <w:pPr>
              <w:rPr>
                <w:lang w:val="pt-BR"/>
              </w:rPr>
            </w:pPr>
            <w:r w:rsidRPr="00430DB3">
              <w:rPr>
                <w:sz w:val="20"/>
                <w:szCs w:val="20"/>
                <w:lang w:val="pt-BR"/>
              </w:rPr>
              <w:t>cenarios/executar.py; cenários em cenarios/suite</w:t>
            </w:r>
          </w:p>
        </w:tc>
        <w:tc>
          <w:tcPr>
            <w:tcW w:w="3771" w:type="dxa"/>
            <w:tcMar>
              <w:top w:w="70" w:type="dxa"/>
              <w:left w:w="90" w:type="dxa"/>
              <w:bottom w:w="70" w:type="dxa"/>
              <w:right w:w="90" w:type="dxa"/>
            </w:tcMar>
          </w:tcPr>
          <w:p w14:paraId="2A655D16" w14:textId="77777777" w:rsidR="00E01C3A" w:rsidRPr="00CE1B46" w:rsidRDefault="00CC3326">
            <w:r>
              <w:rPr>
                <w:sz w:val="20"/>
                <w:szCs w:val="20"/>
                <w:lang w:val="pt-BR"/>
              </w:rPr>
              <w:t>python -m cenarios.executar --serie, repetido com --reativo e com --degraus; python -m cenarios.aderencia_regimes. Protocolo da arquitetura 9f195d6; resultado bf77548</w:t>
            </w:r>
          </w:p>
        </w:tc>
      </w:tr>
      <w:tr w:rsidR="00E01C3A" w:rsidRPr="008A22F5" w14:paraId="49BBEFE6" w14:textId="77777777">
        <w:tc>
          <w:tcPr>
            <w:tcW w:w="2600" w:type="dxa"/>
            <w:tcMar>
              <w:top w:w="70" w:type="dxa"/>
              <w:left w:w="90" w:type="dxa"/>
              <w:bottom w:w="70" w:type="dxa"/>
              <w:right w:w="90" w:type="dxa"/>
            </w:tcMar>
          </w:tcPr>
          <w:p w14:paraId="537764B6" w14:textId="77777777" w:rsidR="00E01C3A" w:rsidRPr="00430DB3" w:rsidRDefault="00CC3326">
            <w:pPr>
              <w:rPr>
                <w:lang w:val="pt-BR"/>
              </w:rPr>
            </w:pPr>
            <w:r w:rsidRPr="00430DB3">
              <w:rPr>
                <w:sz w:val="20"/>
                <w:szCs w:val="20"/>
                <w:lang w:val="pt-BR"/>
              </w:rPr>
              <w:t>Quadro 19 — noites reais e falha de contagem</w:t>
            </w:r>
          </w:p>
        </w:tc>
        <w:tc>
          <w:tcPr>
            <w:tcW w:w="2700" w:type="dxa"/>
            <w:tcMar>
              <w:top w:w="70" w:type="dxa"/>
              <w:left w:w="90" w:type="dxa"/>
              <w:bottom w:w="70" w:type="dxa"/>
              <w:right w:w="90" w:type="dxa"/>
            </w:tcMar>
          </w:tcPr>
          <w:p w14:paraId="265F7D19" w14:textId="77777777" w:rsidR="00E01C3A" w:rsidRPr="00430DB3" w:rsidRDefault="00CC3326">
            <w:pPr>
              <w:rPr>
                <w:lang w:val="pt-BR"/>
              </w:rPr>
            </w:pPr>
            <w:r w:rsidRPr="00430DB3">
              <w:rPr>
                <w:sz w:val="20"/>
                <w:szCs w:val="20"/>
                <w:lang w:val="pt-BR"/>
              </w:rPr>
              <w:t>cenarios/avaliacao_ia: PROTOCOLO.md, gerar.py, sorteio.json e analisar.py</w:t>
            </w:r>
          </w:p>
        </w:tc>
        <w:tc>
          <w:tcPr>
            <w:tcW w:w="3771" w:type="dxa"/>
            <w:tcMar>
              <w:top w:w="70" w:type="dxa"/>
              <w:left w:w="90" w:type="dxa"/>
              <w:bottom w:w="70" w:type="dxa"/>
              <w:right w:w="90" w:type="dxa"/>
            </w:tcMar>
          </w:tcPr>
          <w:p w14:paraId="384EFFE6"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d6e31d0; resultados 9646d4d e 222760b; resultados vigentes em bf77548</w:t>
            </w:r>
          </w:p>
        </w:tc>
      </w:tr>
      <w:tr w:rsidR="00E01C3A" w:rsidRPr="008A22F5" w14:paraId="1B88FE05" w14:textId="77777777">
        <w:tc>
          <w:tcPr>
            <w:tcW w:w="2600" w:type="dxa"/>
            <w:tcMar>
              <w:top w:w="70" w:type="dxa"/>
              <w:left w:w="90" w:type="dxa"/>
              <w:bottom w:w="70" w:type="dxa"/>
              <w:right w:w="90" w:type="dxa"/>
            </w:tcMar>
          </w:tcPr>
          <w:p w14:paraId="49EF201F" w14:textId="77777777" w:rsidR="00E01C3A" w:rsidRPr="00430DB3" w:rsidRDefault="00CC3326">
            <w:pPr>
              <w:rPr>
                <w:lang w:val="pt-BR"/>
              </w:rPr>
            </w:pPr>
            <w:r w:rsidRPr="00430DB3">
              <w:rPr>
                <w:sz w:val="20"/>
                <w:szCs w:val="20"/>
                <w:lang w:val="pt-BR"/>
              </w:rPr>
              <w:t>Quadro 19 — déficit em relação ao nível pedido</w:t>
            </w:r>
          </w:p>
        </w:tc>
        <w:tc>
          <w:tcPr>
            <w:tcW w:w="2700" w:type="dxa"/>
            <w:tcMar>
              <w:top w:w="70" w:type="dxa"/>
              <w:left w:w="90" w:type="dxa"/>
              <w:bottom w:w="70" w:type="dxa"/>
              <w:right w:w="90" w:type="dxa"/>
            </w:tcMar>
          </w:tcPr>
          <w:p w14:paraId="75B02FB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3771" w:type="dxa"/>
            <w:tcMar>
              <w:top w:w="70" w:type="dxa"/>
              <w:left w:w="90" w:type="dxa"/>
              <w:bottom w:w="70" w:type="dxa"/>
              <w:right w:w="90" w:type="dxa"/>
            </w:tcMar>
          </w:tcPr>
          <w:p w14:paraId="03241D69" w14:textId="77777777" w:rsidR="00E01C3A" w:rsidRPr="00430DB3" w:rsidRDefault="00CC3326">
            <w:pPr>
              <w:rPr>
                <w:lang w:val="pt-BR"/>
              </w:rPr>
            </w:pPr>
            <w:r>
              <w:rPr>
                <w:sz w:val="20"/>
                <w:szCs w:val="20"/>
                <w:lang w:val="pt-BR"/>
              </w:rPr>
              <w:t>python -m cenarios.avaliacao_ia.deficit. Versão 222760b; resultados vigentes em bf77548</w:t>
            </w:r>
          </w:p>
        </w:tc>
      </w:tr>
      <w:tr w:rsidR="00E01C3A" w:rsidRPr="00CE1B46" w14:paraId="1E3CD083" w14:textId="77777777">
        <w:tc>
          <w:tcPr>
            <w:tcW w:w="2600" w:type="dxa"/>
            <w:tcMar>
              <w:top w:w="70" w:type="dxa"/>
              <w:left w:w="90" w:type="dxa"/>
              <w:bottom w:w="70" w:type="dxa"/>
              <w:right w:w="90" w:type="dxa"/>
            </w:tcMar>
          </w:tcPr>
          <w:p w14:paraId="7185B41F" w14:textId="77777777" w:rsidR="00E01C3A" w:rsidRPr="00430DB3" w:rsidRDefault="00CC3326">
            <w:pPr>
              <w:rPr>
                <w:lang w:val="pt-BR"/>
              </w:rPr>
            </w:pPr>
            <w:r w:rsidRPr="00430DB3">
              <w:rPr>
                <w:sz w:val="20"/>
                <w:szCs w:val="20"/>
                <w:lang w:val="pt-BR"/>
              </w:rPr>
              <w:t>Quadro 19 — média sazonal e ruído nos tercis</w:t>
            </w:r>
          </w:p>
        </w:tc>
        <w:tc>
          <w:tcPr>
            <w:tcW w:w="2700" w:type="dxa"/>
            <w:tcMar>
              <w:top w:w="70" w:type="dxa"/>
              <w:left w:w="90" w:type="dxa"/>
              <w:bottom w:w="70" w:type="dxa"/>
              <w:right w:w="90" w:type="dxa"/>
            </w:tcMar>
          </w:tcPr>
          <w:p w14:paraId="315C03D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3771" w:type="dxa"/>
            <w:tcMar>
              <w:top w:w="70" w:type="dxa"/>
              <w:left w:w="90" w:type="dxa"/>
              <w:bottom w:w="70" w:type="dxa"/>
              <w:right w:w="90" w:type="dxa"/>
            </w:tcMar>
          </w:tcPr>
          <w:p w14:paraId="320C55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6bef5a1; resultado b9157c0; resultados vigentes em bf77548</w:t>
            </w:r>
          </w:p>
        </w:tc>
      </w:tr>
      <w:tr w:rsidR="00E01C3A" w:rsidRPr="00CE1B46" w14:paraId="753F5948" w14:textId="77777777">
        <w:tc>
          <w:tcPr>
            <w:tcW w:w="2600" w:type="dxa"/>
            <w:tcMar>
              <w:top w:w="70" w:type="dxa"/>
              <w:left w:w="90" w:type="dxa"/>
              <w:bottom w:w="70" w:type="dxa"/>
              <w:right w:w="90" w:type="dxa"/>
            </w:tcMar>
          </w:tcPr>
          <w:p w14:paraId="1E17E3B8" w14:textId="77777777" w:rsidR="00E01C3A" w:rsidRDefault="00CC3326">
            <w:r>
              <w:rPr>
                <w:sz w:val="20"/>
                <w:szCs w:val="20"/>
              </w:rPr>
              <w:t xml:space="preserve">Quadro 20 e </w:t>
            </w:r>
            <w:proofErr w:type="spellStart"/>
            <w:r>
              <w:rPr>
                <w:sz w:val="20"/>
                <w:szCs w:val="20"/>
              </w:rPr>
              <w:t>conferências</w:t>
            </w:r>
            <w:proofErr w:type="spellEnd"/>
            <w:r>
              <w:rPr>
                <w:sz w:val="20"/>
                <w:szCs w:val="20"/>
              </w:rPr>
              <w:t xml:space="preserve"> posteriores</w:t>
            </w:r>
          </w:p>
        </w:tc>
        <w:tc>
          <w:tcPr>
            <w:tcW w:w="2700" w:type="dxa"/>
            <w:tcMar>
              <w:top w:w="70" w:type="dxa"/>
              <w:left w:w="90" w:type="dxa"/>
              <w:bottom w:w="70" w:type="dxa"/>
              <w:right w:w="90" w:type="dxa"/>
            </w:tcMar>
          </w:tcPr>
          <w:p w14:paraId="1587D12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3771" w:type="dxa"/>
            <w:tcMar>
              <w:top w:w="70" w:type="dxa"/>
              <w:left w:w="90" w:type="dxa"/>
              <w:bottom w:w="70" w:type="dxa"/>
              <w:right w:w="90" w:type="dxa"/>
            </w:tcMar>
          </w:tcPr>
          <w:p w14:paraId="16708231"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1A427814" w14:textId="77777777">
        <w:tc>
          <w:tcPr>
            <w:tcW w:w="2600" w:type="dxa"/>
            <w:tcMar>
              <w:top w:w="70" w:type="dxa"/>
              <w:left w:w="90" w:type="dxa"/>
              <w:bottom w:w="70" w:type="dxa"/>
              <w:right w:w="90" w:type="dxa"/>
            </w:tcMar>
          </w:tcPr>
          <w:p w14:paraId="1A5103F0" w14:textId="77777777" w:rsidR="00E01C3A" w:rsidRPr="00430DB3" w:rsidRDefault="00CC3326">
            <w:pPr>
              <w:rPr>
                <w:lang w:val="pt-BR"/>
              </w:rPr>
            </w:pPr>
            <w:r w:rsidRPr="00430DB3">
              <w:rPr>
                <w:sz w:val="20"/>
                <w:szCs w:val="20"/>
                <w:lang w:val="pt-BR"/>
              </w:rPr>
              <w:t>Quadro 19 — mudanças perceptíveis em noites de 15 min</w:t>
            </w:r>
          </w:p>
        </w:tc>
        <w:tc>
          <w:tcPr>
            <w:tcW w:w="2700" w:type="dxa"/>
            <w:tcMar>
              <w:top w:w="70" w:type="dxa"/>
              <w:left w:w="90" w:type="dxa"/>
              <w:bottom w:w="70" w:type="dxa"/>
              <w:right w:w="90" w:type="dxa"/>
            </w:tcMar>
          </w:tcPr>
          <w:p w14:paraId="3110CD81"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3771" w:type="dxa"/>
            <w:tcMar>
              <w:top w:w="70" w:type="dxa"/>
              <w:left w:w="90" w:type="dxa"/>
              <w:bottom w:w="70" w:type="dxa"/>
              <w:right w:w="90" w:type="dxa"/>
            </w:tcMar>
          </w:tcPr>
          <w:p w14:paraId="6CA893FE"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 resultados vigentes em bf77548</w:t>
            </w:r>
          </w:p>
        </w:tc>
      </w:tr>
      <w:tr w:rsidR="00E01C3A" w:rsidRPr="00CE1B46" w14:paraId="233D1176" w14:textId="77777777">
        <w:tc>
          <w:tcPr>
            <w:tcW w:w="2600" w:type="dxa"/>
            <w:tcMar>
              <w:top w:w="70" w:type="dxa"/>
              <w:left w:w="90" w:type="dxa"/>
              <w:bottom w:w="70" w:type="dxa"/>
              <w:right w:w="90" w:type="dxa"/>
            </w:tcMar>
          </w:tcPr>
          <w:p w14:paraId="03055409" w14:textId="77777777" w:rsidR="00E01C3A" w:rsidRPr="00430DB3" w:rsidRDefault="00CC3326">
            <w:pPr>
              <w:rPr>
                <w:lang w:val="pt-BR"/>
              </w:rPr>
            </w:pPr>
            <w:r w:rsidRPr="00430DB3">
              <w:rPr>
                <w:sz w:val="20"/>
                <w:szCs w:val="20"/>
                <w:lang w:val="pt-BR"/>
              </w:rPr>
              <w:t>3.4.2, 3.4.4 e 4.3 — calibração da caixa atual</w:t>
            </w:r>
          </w:p>
        </w:tc>
        <w:tc>
          <w:tcPr>
            <w:tcW w:w="2700" w:type="dxa"/>
            <w:tcMar>
              <w:top w:w="70" w:type="dxa"/>
              <w:left w:w="90" w:type="dxa"/>
              <w:bottom w:w="70" w:type="dxa"/>
              <w:right w:w="90" w:type="dxa"/>
            </w:tcMar>
          </w:tcPr>
          <w:p w14:paraId="7E759CA8" w14:textId="77777777" w:rsidR="00E01C3A" w:rsidRPr="00430DB3" w:rsidRDefault="00CC3326">
            <w:pPr>
              <w:rPr>
                <w:lang w:val="pt-BR"/>
              </w:rPr>
            </w:pPr>
            <w:r w:rsidRPr="00430DB3">
              <w:rPr>
                <w:sz w:val="20"/>
                <w:szCs w:val="20"/>
                <w:lang w:val="pt-BR"/>
              </w:rPr>
              <w:t>bancada/calibrar.py, com o firmware/no/no.ino gravado no nó</w:t>
            </w:r>
          </w:p>
        </w:tc>
        <w:tc>
          <w:tcPr>
            <w:tcW w:w="3771" w:type="dxa"/>
            <w:tcMar>
              <w:top w:w="70" w:type="dxa"/>
              <w:left w:w="90" w:type="dxa"/>
              <w:bottom w:w="70" w:type="dxa"/>
              <w:right w:w="90" w:type="dxa"/>
            </w:tcMar>
          </w:tcPr>
          <w:p w14:paraId="0107CC81" w14:textId="77777777" w:rsidR="00E01C3A" w:rsidRPr="00CE1B46" w:rsidRDefault="00CC3326">
            <w:r>
              <w:rPr>
                <w:sz w:val="20"/>
                <w:szCs w:val="20"/>
                <w:lang w:val="pt-BR"/>
              </w:rPr>
              <w:t>python -m bancada.calibrar teto; python -m bancada.calibrar completa --vm --comprimento-cm 6. Registro em bancada/resultados/sessao_113.json. Versão d6243c7</w:t>
            </w:r>
          </w:p>
        </w:tc>
      </w:tr>
      <w:tr w:rsidR="00E01C3A" w:rsidRPr="00CE1B46" w14:paraId="7626C7C2" w14:textId="77777777">
        <w:tc>
          <w:tcPr>
            <w:tcW w:w="2600" w:type="dxa"/>
            <w:tcMar>
              <w:top w:w="70" w:type="dxa"/>
              <w:left w:w="90" w:type="dxa"/>
              <w:bottom w:w="70" w:type="dxa"/>
              <w:right w:w="90" w:type="dxa"/>
            </w:tcMar>
          </w:tcPr>
          <w:p w14:paraId="78D38FDE" w14:textId="77777777" w:rsidR="00E01C3A" w:rsidRPr="00430DB3" w:rsidRDefault="00CC3326">
            <w:pPr>
              <w:rPr>
                <w:lang w:val="pt-BR"/>
              </w:rPr>
            </w:pPr>
            <w:r w:rsidRPr="00430DB3">
              <w:rPr>
                <w:sz w:val="20"/>
                <w:szCs w:val="20"/>
                <w:lang w:val="pt-BR"/>
              </w:rPr>
              <w:t>3.12.9 e 4.3 — casos CT15 a CT20</w:t>
            </w:r>
          </w:p>
        </w:tc>
        <w:tc>
          <w:tcPr>
            <w:tcW w:w="2700" w:type="dxa"/>
            <w:tcMar>
              <w:top w:w="70" w:type="dxa"/>
              <w:left w:w="90" w:type="dxa"/>
              <w:bottom w:w="70" w:type="dxa"/>
              <w:right w:w="90" w:type="dxa"/>
            </w:tcMar>
          </w:tcPr>
          <w:p w14:paraId="67431F3C"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3771" w:type="dxa"/>
            <w:tcMar>
              <w:top w:w="70" w:type="dxa"/>
              <w:left w:w="90" w:type="dxa"/>
              <w:bottom w:w="70" w:type="dxa"/>
              <w:right w:w="90" w:type="dxa"/>
            </w:tcMar>
          </w:tcPr>
          <w:p w14:paraId="15123277"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cae9a11 e 0ec9d77</w:t>
            </w:r>
          </w:p>
        </w:tc>
      </w:tr>
      <w:tr w:rsidR="00E01C3A" w:rsidRPr="008A22F5" w14:paraId="05C5D80D" w14:textId="77777777">
        <w:tc>
          <w:tcPr>
            <w:tcW w:w="2600" w:type="dxa"/>
            <w:tcMar>
              <w:top w:w="70" w:type="dxa"/>
              <w:left w:w="90" w:type="dxa"/>
              <w:bottom w:w="70" w:type="dxa"/>
              <w:right w:w="90" w:type="dxa"/>
            </w:tcMar>
          </w:tcPr>
          <w:p w14:paraId="48CA5716" w14:textId="77777777" w:rsidR="00E01C3A" w:rsidRPr="00430DB3" w:rsidRDefault="00CC3326">
            <w:pPr>
              <w:rPr>
                <w:lang w:val="pt-BR"/>
              </w:rPr>
            </w:pPr>
            <w:r w:rsidRPr="00430DB3">
              <w:rPr>
                <w:sz w:val="20"/>
                <w:szCs w:val="20"/>
                <w:lang w:val="pt-BR"/>
              </w:rPr>
              <w:t>4.5 — energia do nó de bancada</w:t>
            </w:r>
          </w:p>
        </w:tc>
        <w:tc>
          <w:tcPr>
            <w:tcW w:w="2700" w:type="dxa"/>
            <w:tcMar>
              <w:top w:w="70" w:type="dxa"/>
              <w:left w:w="90" w:type="dxa"/>
              <w:bottom w:w="70" w:type="dxa"/>
              <w:right w:w="90" w:type="dxa"/>
            </w:tcMar>
          </w:tcPr>
          <w:p w14:paraId="157BB957"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468209FC" w14:textId="77777777" w:rsidR="00E01C3A" w:rsidRPr="00430DB3" w:rsidRDefault="00CC3326">
            <w:pPr>
              <w:rPr>
                <w:lang w:val="pt-BR"/>
              </w:rPr>
            </w:pPr>
            <w:r>
              <w:rPr>
                <w:sz w:val="20"/>
                <w:szCs w:val="20"/>
                <w:lang w:val="pt-BR"/>
              </w:rPr>
              <w:t>Resultado em bancada/resultados/energia_bancada_rampa_20261010.json. Versão cae9a11</w:t>
            </w:r>
          </w:p>
        </w:tc>
      </w:tr>
    </w:tbl>
    <w:p w14:paraId="11FE137D" w14:textId="77777777" w:rsidR="00724418" w:rsidRDefault="002679C7">
      <w:pPr>
        <w:spacing w:before="130" w:after="260"/>
      </w:pPr>
      <w:r>
        <w:rPr>
          <w:sz w:val="20"/>
          <w:szCs w:val="20"/>
          <w:lang w:val="pt-BR"/>
        </w:rPr>
        <w:t>Fonte: Elaborado pelos autores (2026).</w:t>
      </w:r>
    </w:p>
    <w:p w14:paraId="5B3E4EB1"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54DDA" w14:textId="77777777" w:rsidR="004775E4" w:rsidRDefault="004775E4">
      <w:r>
        <w:separator/>
      </w:r>
    </w:p>
  </w:endnote>
  <w:endnote w:type="continuationSeparator" w:id="0">
    <w:p w14:paraId="0FFF42AE" w14:textId="77777777" w:rsidR="004775E4" w:rsidRDefault="00477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465D" w14:textId="77777777" w:rsidR="004775E4" w:rsidRDefault="004775E4">
      <w:r>
        <w:separator/>
      </w:r>
    </w:p>
  </w:footnote>
  <w:footnote w:type="continuationSeparator" w:id="0">
    <w:p w14:paraId="3DCFFDEF" w14:textId="77777777" w:rsidR="004775E4" w:rsidRDefault="00477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014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66623"/>
    <w:rsid w:val="00D76925"/>
    <w:rsid w:val="00D81D16"/>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B31A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127</Pages>
  <Words>38410</Words>
  <Characters>218939</Characters>
  <Application>Microsoft Office Word</Application>
  <DocSecurity>0</DocSecurity>
  <Lines>1824</Lines>
  <Paragraphs>513</Paragraphs>
  <ScaleCrop>false</ScaleCrop>
  <Company/>
  <LinksUpToDate>false</LinksUpToDate>
  <CharactersWithSpaces>256836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15</cp:revision>
  <dcterms:created xsi:type="dcterms:W3CDTF">2026-09-26T22:07:00Z</dcterms:created>
  <dcterms:modified xsi:type="dcterms:W3CDTF">2026-10-10T05:56:00Z</dcterms:modified>
</cp:coreProperties>
</file>