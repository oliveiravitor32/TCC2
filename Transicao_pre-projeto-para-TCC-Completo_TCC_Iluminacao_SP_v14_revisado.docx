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0809A8E3"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3445F25C"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5D254A22"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7A99D7C9"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rPr>
          <w:ins w:id="30000" w:author="Vitor Oliveira" w:date="2026-10-03T15:00:00Z"/>
        </w:rPr>
      </w:pPr>
      <w:ins w:id="30001" w:author="Vitor Oliveira" w:date="2026-10-03T15:00:00Z">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ins>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lastRenderedPageBreak/>
        <w:t>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lastRenderedPageBreak/>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Em operação;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w:t>
      </w:r>
      <w:r>
        <w:rPr>
          <w:lang w:val="pt-BR"/>
        </w:rPr>
        <w:lastRenderedPageBreak/>
        <w:t>não é informação divulgada, circunstância que a literatura sobre parcerias público-privadas de iluminação registra como característica do setor, e não como exceção.</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w:t>
            </w:r>
            <w:r>
              <w:rPr>
                <w:sz w:val="20"/>
                <w:szCs w:val="20"/>
                <w:lang w:val="pt-BR"/>
              </w:rPr>
              <w:lastRenderedPageBreak/>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lastRenderedPageBreak/>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lastRenderedPageBreak/>
        <w:t>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558D0270"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5FEBFA45"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7AED012E" w14:textId="77777777" w:rsidR="006B1E66" w:rsidRPr="000F5B8B" w:rsidRDefault="00CC3326">
      <w:pPr>
        <w:spacing w:after="120" w:line="360" w:lineRule="auto"/>
        <w:ind w:firstLine="709"/>
        <w:jc w:val="both"/>
        <w:rPr>
          <w:lang w:val="pt-BR"/>
        </w:rPr>
      </w:pPr>
      <w:r>
        <w:rPr>
          <w:lang w:val="pt-BR"/>
        </w:rPr>
        <w:t xml:space="preserve">Declara-se a consequência metodológica: esses conjuntos são agregados e publicados em periodicidade que não é a de tempo real, de modo que servem à </w:t>
      </w:r>
      <w:r>
        <w:rPr>
          <w:lang w:val="pt-BR"/>
        </w:rPr>
        <w:lastRenderedPageBreak/>
        <w:t>construção de cenários realistas e não à operação do sistema sobre informação corrente.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a mesma tolerância adotada para o failsafe do nó (3.4): duas publicações podem se perder sem efeito, e, vencido o prazo sem renovação, o serviço decide o nível pleno (3.7).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w:t>
      </w:r>
      <w:r>
        <w:rPr>
          <w:lang w:val="pt-BR"/>
        </w:rPr>
        <w:lastRenderedPageBreak/>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lastRenderedPageBreak/>
        <w:t>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 O critério não é arbitrado pelos autores: é valor derivado do dado, reproduzível por qualquer leitor que aplique o mesmo procedimento à mesma série. A necessidade do critério decorre de uma lacuna da norma: a ABNT NBR 5101 condiciona a classe ao nível de atividade </w:t>
      </w:r>
      <w:r>
        <w:rPr>
          <w:lang w:val="pt-BR"/>
        </w:rPr>
        <w:lastRenderedPageBreak/>
        <w:t>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Melbourne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lastRenderedPageBreak/>
        <w:t>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w:t>
      </w:r>
      <w:r>
        <w:rPr>
          <w:lang w:val="pt-BR"/>
        </w:rPr>
        <w:lastRenderedPageBreak/>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w:t>
      </w:r>
      <w:r>
        <w:rPr>
          <w:lang w:val="pt-BR"/>
        </w:rPr>
        <w:lastRenderedPageBreak/>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012BC682" w14:textId="77777777" w:rsidR="00847C0D" w:rsidRDefault="00CC3326">
      <w:pPr>
        <w:spacing w:after="240" w:line="360" w:lineRule="auto"/>
        <w:ind w:firstLine="709"/>
        <w:jc w:val="both"/>
      </w:pPr>
      <w:r>
        <w:rPr>
          <w:lang w:val="pt-BR"/>
        </w:rPr>
        <w:t xml:space="preserve">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w:t>
      </w:r>
      <w:r>
        <w:rPr>
          <w:lang w:val="pt-BR"/>
        </w:rPr>
        <w:lastRenderedPageBreak/>
        <w:t>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A mesma lógica é estendida ao serviço. O volume publicado vale por 15 min, três períodos de publicação; vencido sem renovação, o serviço decide o nível pleno e continua a publicar, de modo que a ausência de dado fica registrada como decisão, e 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lastRenderedPageBreak/>
        <w:t>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Limite inferior da faixa contratual de 40 W a 440 W</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que corresponde ao regime hoje </w:t>
      </w:r>
      <w:r>
        <w:rPr>
          <w:lang w:val="pt-BR"/>
        </w:rPr>
        <w:lastRenderedPageBreak/>
        <w:t>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lastRenderedPageBreak/>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Na ausência de comando por 15 s, três períodos do ciclo de decisão,,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a taxa e produz o nível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(6) Comando. O serviço publica, no tópico do ponto de luz, o nível emitido e o identificador da decisão.</w:t>
      </w:r>
    </w:p>
    <w:p w14:paraId="4CDFF75E" w14:textId="77777777" w:rsidR="002A414D" w:rsidRDefault="009172FF">
      <w:pPr>
        <w:spacing w:after="120" w:line="360" w:lineRule="auto"/>
        <w:ind w:firstLine="709"/>
        <w:jc w:val="both"/>
      </w:pPr>
      <w:r>
        <w:rPr>
          <w:lang w:val="pt-BR"/>
        </w:rPr>
        <w:t>(7) Atuação e medição. O nó converte o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Sem evento novo, o serviço repete os passos 3 a 9 a cada 5 s: é esse ciclo que conduz a rampa de descida e que mantém o nó fora do failsafe.</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Nos ciclos seguintes, o serviço prossegue a descida à taxa admitida, até o nível pretendido. 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lastRenderedPageBreak/>
              <w:t>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lastRenderedPageBreak/>
              <w:t>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3F91ED06" w14:textId="77777777" w:rsidR="00847C0D" w:rsidRDefault="00CC3326">
            <w:r>
              <w:rPr>
                <w:sz w:val="20"/>
                <w:szCs w:val="20"/>
                <w:lang w:val="pt-BR"/>
              </w:rPr>
              <w:t>Confirmação de cada decisão,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4372EAF6" w14:textId="77777777" w:rsidR="00847C0D" w:rsidRDefault="00CC3326">
            <w:r>
              <w:rPr>
                <w:sz w:val="20"/>
                <w:szCs w:val="20"/>
                <w:lang w:val="pt-BR"/>
              </w:rPr>
              <w:t>Rampa recomeça do pleno, e não do último nível gravado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Latência inferior a 2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Nó no pleno em até 15 s,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7EFAA70F"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sistema emitiu 13.440 decisões em cada um dos quatro modos de execução — com e sem a previsão e, em cada caso, com a inferência nebulosa ou com a tabela em degraus —, num total de 53.760. Não houve violação do piso nem da taxa em nenhuma delas. No modo em operação, a camada de verificação corrigiu 594 decisões pela taxa de decréscimo e nenhuma pelo piso: a inferência nunca pediu nível abaixo da classe mínima, e pediu, 594 vezes, descida mais rápida que a admitida, contida pela rampa. No cenário adversarial de alternância entre vazio e cheio a cada minuto, a correção por taxa atuou </w:t>
      </w:r>
      <w:r>
        <w:rPr>
          <w:highlight w:val="yellow"/>
          <w:lang w:val="pt-BR"/>
        </w:rPr>
        <w:lastRenderedPageBreak/>
        <w:t>em 348 das 720 decisões. As execuções da avaliação dos componentes (5.6) somam outras 613.440 decisões, igualmente sem violação, o que eleva a 667.200 o total de decisões verificadas.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1.440; 100 %;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1.080; 100 %;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13.440; 100 %;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todos os ciclos de todos os cenários, nos quatro modos de execução, de modo que não há discordância </w:t>
      </w:r>
      <w:r>
        <w:rPr>
          <w:lang w:val="pt-BR"/>
        </w:rPr>
        <w:lastRenderedPageBreak/>
        <w:t>a listar.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541,4 Wh; 5.954,9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72,5 % do pleno e 102,1 % do horário fixo; aderência de 100 %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532,3 Wh; 5.855,2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71,3 % do pleno e 100,4 % do horário fixo;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538,6 Wh; 5.924,9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72,1 % do pleno e 101,6 % do horário fixo;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A razão entre os regimes é idêntica nas duas potências, como previsto em 3.11. Na suíte, o regime adaptativo consome 27,5 % menos que o fluxo pleno e 2,1 % mais que o horário fixo, com aderência de 100 %, contra 72,2 % do horário fixo. Nas oito noites reais da avaliação de 5.6, o regime adaptativo consome 69,0 % do fluxo pleno e 87,0 % do horário fixo.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[PENDENTE — energia do nó de bancada, a partir da trajetória de ciclo de trabalho registrada na sessão final, e a divergência em relação à estimativa derivada da iluminância medida (3.11).]</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Início da noite: luz perdida média de 0,153 e 0,280 do pleno, ao custo de 10,8 Wh na luminária de referência quando a via está de fato vazia. Madrugada: 0,076 nos dois modos, com 119,5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Mudanças perceptíveis de ao menos 6 %: 24, 5 e 5; de ao menos 15 %: 7, 4 e 4; de ao menos 30 %, em conferência posterior: 2, 3 e 3; inversões de sentido: 63, 7 e 7; energia de 61,8 %, 61,7 % e 62,4 % do pleno; nenhum minuto 2 lux abaixo do nível pedido nos três; atraso médio até a classe mínima de 63,8 min, 45,5 min e 44,0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tercis poucas vezes, a tabela quase não trocou de classe, e a saída contínua acompanhou cada variação do volume. No limiar de 30 %, reportado depois de conferidas as fontes, a inferência nebulosa tem uma mudança a menos que as tabelas (2, contra 3 e 3), e as suas maiores elevações são de 42 %, contra 50 % das tabelas; a 20 %, as três empatam em 3. A diferença a 30 % é de um único evento em oito noites e não altera a leitura: nos dois limiares fixados no protocolo, a inferência nebulosa não apresentou a vantagem exigida.</w:t>
      </w:r>
    </w:p>
    <w:p w14:paraId="4F07A4D4"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Os resultados da previsão (5.1 e 5.6) dependem de séries de outras cidades.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E158599"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 Em campo, um mesmo ponto de luz costuma iluminar a pista e a calçada,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14:paraId="25F3F71E"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p>
    <w:p w14:paraId="1289BA09"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pPr>
        <w:pStyle w:val="ListParagraph"/>
        <w:numPr>
          <w:ilvl w:val="0"/>
          <w:numId w:val="2"/>
        </w:numPr>
        <w:spacing w:after="120" w:line="360" w:lineRule="auto"/>
        <w:jc w:val="both"/>
        <w:rPr>
          <w:ins w:id="30002" w:author="Vitor Oliveira" w:date="2026-10-03T15:00:00Z"/>
        </w:rPr>
      </w:pPr>
      <w:ins w:id="30003" w:author="Vitor Oliveira" w:date="2026-10-03T15:00:00Z">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ins>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lastRenderedPageBreak/>
        <w:t>Treinar e operar a camada de previsão com série sub-horária, no período de publicação da interface,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4465078"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957F8D6"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F9D5B85"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32CCE146" w14:textId="77777777" w:rsidR="006B1E66" w:rsidRPr="000F5B8B" w:rsidRDefault="00CC3326">
      <w:pPr>
        <w:spacing w:after="240"/>
        <w:rPr>
          <w:lang w:val="pt-BR"/>
        </w:rPr>
      </w:pPr>
      <w:r>
        <w:rPr>
          <w:lang w:val="pt-BR"/>
        </w:rPr>
        <w:t xml:space="preserve">SÃO PAULO (Município). </w:t>
      </w:r>
      <w:del w:id="30004" w:author="Vitor Oliveira" w:date="2026-10-03T15:00:00Z">
        <w:r>
          <w:rPr>
            <w:b/>
            <w:bCs/>
            <w:lang w:val="pt-BR"/>
          </w:rPr>
          <w:delText>Anexo III do Contrato – Caderno de Encargos da Concessionária</w:delText>
        </w:r>
      </w:del>
      <w:del w:id="30005" w:author="Vitor Oliveira" w:date="2026-10-03T15:00:00Z">
        <w:r>
          <w:rPr>
            <w:lang w:val="pt-BR"/>
          </w:rPr>
          <w:delText xml:space="preserve">.</w:delText>
        </w:r>
      </w:del>
      <w:ins w:id="30006" w:author="Vitor Oliveira" w:date="2026-10-03T15:00:00Z">
        <w:r>
          <w:rPr>
            <w:b/>
            <w:bCs/>
            <w:lang w:val="pt-BR"/>
          </w:rPr>
          <w:t xml:space="preserve">Anexo III do Contrato – Caderno de Encargos da Concessionária; Anexo V do Contrato – Sistema de Mensuração de Disponibilidade e Desempenho.</w:t>
        </w:r>
      </w:ins>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os resultados de 5.6.</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python -m cenarios.executar --serie, repetido com --reativo e com --degraus; python -m cenarios.aderencia_regimes. Versões 9725f2a e 222760b</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