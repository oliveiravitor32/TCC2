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F2B2D" w14:textId="77777777" w:rsidR="006B1E66" w:rsidRPr="000F5B8B" w:rsidRDefault="00CC3326">
      <w:pPr>
        <w:spacing w:line="360" w:lineRule="auto"/>
        <w:jc w:val="center"/>
        <w:rPr>
          <w:lang w:val="pt-BR"/>
        </w:rPr>
      </w:pPr>
      <w:r>
        <w:rPr>
          <w:b/>
          <w:bCs/>
          <w:lang w:val="pt-BR"/>
        </w:rPr>
        <w:t>UNIVERSIDADE PAULISTA – UNIP</w:t>
      </w:r>
    </w:p>
    <w:p w14:paraId="60781817" w14:textId="77777777" w:rsidR="006B1E66" w:rsidRPr="000F5B8B" w:rsidRDefault="00CC3326">
      <w:pPr>
        <w:spacing w:line="360" w:lineRule="auto"/>
        <w:jc w:val="center"/>
        <w:rPr>
          <w:lang w:val="pt-BR"/>
        </w:rPr>
      </w:pPr>
      <w:r>
        <w:rPr>
          <w:b/>
          <w:bCs/>
          <w:lang w:val="pt-BR"/>
        </w:rPr>
        <w:t>CIÊNCIA DA COMPUTAÇÃO – 8º SEMESTRE</w:t>
      </w:r>
    </w:p>
    <w:p w14:paraId="7A4113C7" w14:textId="77777777" w:rsidR="006B1E66" w:rsidRPr="000F5B8B" w:rsidRDefault="006B1E66">
      <w:pPr>
        <w:spacing w:line="360" w:lineRule="auto"/>
        <w:rPr>
          <w:lang w:val="pt-BR"/>
        </w:rPr>
      </w:pPr>
    </w:p>
    <w:p w14:paraId="2DA0A8F0" w14:textId="77777777" w:rsidR="006B1E66" w:rsidRPr="000F5B8B" w:rsidRDefault="006B1E66">
      <w:pPr>
        <w:spacing w:line="360" w:lineRule="auto"/>
        <w:rPr>
          <w:lang w:val="pt-BR"/>
        </w:rPr>
      </w:pPr>
    </w:p>
    <w:p w14:paraId="077DCB8B" w14:textId="77777777" w:rsidR="006B1E66" w:rsidRPr="000F5B8B" w:rsidRDefault="006B1E66">
      <w:pPr>
        <w:spacing w:line="360" w:lineRule="auto"/>
        <w:rPr>
          <w:lang w:val="pt-BR"/>
        </w:rPr>
      </w:pPr>
    </w:p>
    <w:p w14:paraId="7FF64A7D" w14:textId="77777777" w:rsidR="006B1E66" w:rsidRPr="000F5B8B" w:rsidRDefault="006B1E66">
      <w:pPr>
        <w:spacing w:line="360" w:lineRule="auto"/>
        <w:rPr>
          <w:lang w:val="pt-BR"/>
        </w:rPr>
      </w:pPr>
    </w:p>
    <w:p w14:paraId="2694AA0D" w14:textId="77777777" w:rsidR="006B1E66" w:rsidRPr="000F5B8B" w:rsidRDefault="00CC3326">
      <w:pPr>
        <w:spacing w:line="360" w:lineRule="auto"/>
        <w:jc w:val="center"/>
        <w:rPr>
          <w:lang w:val="pt-BR"/>
        </w:rPr>
      </w:pPr>
      <w:r>
        <w:rPr>
          <w:lang w:val="pt-BR"/>
        </w:rPr>
        <w:t>BRUNO BONAVIGO DACAL – N309EC4</w:t>
      </w:r>
    </w:p>
    <w:p w14:paraId="304C8C51" w14:textId="77777777" w:rsidR="006B1E66" w:rsidRPr="000F5B8B" w:rsidRDefault="00CC3326">
      <w:pPr>
        <w:spacing w:line="360" w:lineRule="auto"/>
        <w:jc w:val="center"/>
        <w:rPr>
          <w:lang w:val="pt-BR"/>
        </w:rPr>
      </w:pPr>
      <w:r>
        <w:rPr>
          <w:lang w:val="pt-BR"/>
        </w:rPr>
        <w:t>LUCAS DE ARAUJO VERGARA – N090758</w:t>
      </w:r>
    </w:p>
    <w:p w14:paraId="03AFBFDE" w14:textId="77777777" w:rsidR="006B1E66" w:rsidRPr="000F5B8B" w:rsidRDefault="00CC3326">
      <w:pPr>
        <w:spacing w:line="360" w:lineRule="auto"/>
        <w:jc w:val="center"/>
        <w:rPr>
          <w:lang w:val="pt-BR"/>
        </w:rPr>
      </w:pPr>
      <w:r>
        <w:rPr>
          <w:lang w:val="pt-BR"/>
        </w:rPr>
        <w:t>VITOR OLIVEIRA DOS SANTOS – N083DG1</w:t>
      </w:r>
    </w:p>
    <w:p w14:paraId="08606338" w14:textId="77777777" w:rsidR="006B1E66" w:rsidRPr="000F5B8B" w:rsidRDefault="006B1E66">
      <w:pPr>
        <w:spacing w:line="360" w:lineRule="auto"/>
        <w:rPr>
          <w:lang w:val="pt-BR"/>
        </w:rPr>
      </w:pPr>
    </w:p>
    <w:p w14:paraId="74CB1E54" w14:textId="77777777" w:rsidR="006B1E66" w:rsidRPr="000F5B8B" w:rsidRDefault="006B1E66">
      <w:pPr>
        <w:spacing w:line="360" w:lineRule="auto"/>
        <w:rPr>
          <w:lang w:val="pt-BR"/>
        </w:rPr>
      </w:pPr>
    </w:p>
    <w:p w14:paraId="2F576531" w14:textId="77777777" w:rsidR="006B1E66" w:rsidRPr="000F5B8B" w:rsidRDefault="006B1E66">
      <w:pPr>
        <w:spacing w:line="360" w:lineRule="auto"/>
        <w:rPr>
          <w:lang w:val="pt-BR"/>
        </w:rPr>
      </w:pPr>
    </w:p>
    <w:p w14:paraId="46D1D933" w14:textId="77777777" w:rsidR="006B1E66" w:rsidRPr="000F5B8B" w:rsidRDefault="006B1E66">
      <w:pPr>
        <w:spacing w:line="360" w:lineRule="auto"/>
        <w:rPr>
          <w:lang w:val="pt-BR"/>
        </w:rPr>
      </w:pPr>
    </w:p>
    <w:p w14:paraId="7B864F8B" w14:textId="77777777" w:rsidR="006B1E66" w:rsidRPr="000F5B8B" w:rsidRDefault="006B1E66">
      <w:pPr>
        <w:spacing w:line="360" w:lineRule="auto"/>
        <w:rPr>
          <w:lang w:val="pt-BR"/>
        </w:rPr>
      </w:pPr>
    </w:p>
    <w:p w14:paraId="6AA6756A"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0EF34F55" w14:textId="77777777" w:rsidR="006B1E66" w:rsidRPr="000F5B8B" w:rsidRDefault="006B1E66">
      <w:pPr>
        <w:spacing w:line="360" w:lineRule="auto"/>
        <w:rPr>
          <w:lang w:val="pt-BR"/>
        </w:rPr>
      </w:pPr>
    </w:p>
    <w:p w14:paraId="273731F8" w14:textId="77777777" w:rsidR="006B1E66" w:rsidRPr="000F5B8B" w:rsidRDefault="006B1E66">
      <w:pPr>
        <w:spacing w:line="360" w:lineRule="auto"/>
        <w:rPr>
          <w:lang w:val="pt-BR"/>
        </w:rPr>
      </w:pPr>
    </w:p>
    <w:p w14:paraId="0B84B284" w14:textId="77777777" w:rsidR="006B1E66" w:rsidRPr="000F5B8B" w:rsidRDefault="00CC3326">
      <w:pPr>
        <w:spacing w:line="360" w:lineRule="auto"/>
        <w:jc w:val="center"/>
        <w:rPr>
          <w:lang w:val="pt-BR"/>
        </w:rPr>
      </w:pPr>
      <w:r>
        <w:rPr>
          <w:lang w:val="pt-BR"/>
        </w:rPr>
        <w:t>TRABALHO DE CONCLUSÃO DE CURSO</w:t>
      </w:r>
    </w:p>
    <w:p w14:paraId="7CC12700" w14:textId="77777777" w:rsidR="006B1E66" w:rsidRPr="000F5B8B" w:rsidRDefault="006B1E66">
      <w:pPr>
        <w:spacing w:line="360" w:lineRule="auto"/>
        <w:rPr>
          <w:lang w:val="pt-BR"/>
        </w:rPr>
      </w:pPr>
    </w:p>
    <w:p w14:paraId="19021BEB" w14:textId="77777777" w:rsidR="006B1E66" w:rsidRPr="000F5B8B" w:rsidRDefault="006B1E66">
      <w:pPr>
        <w:spacing w:line="360" w:lineRule="auto"/>
        <w:rPr>
          <w:lang w:val="pt-BR"/>
        </w:rPr>
      </w:pPr>
    </w:p>
    <w:p w14:paraId="00F5D606" w14:textId="77777777" w:rsidR="006B1E66" w:rsidRPr="000F5B8B" w:rsidRDefault="006B1E66">
      <w:pPr>
        <w:spacing w:line="360" w:lineRule="auto"/>
        <w:rPr>
          <w:lang w:val="pt-BR"/>
        </w:rPr>
      </w:pPr>
    </w:p>
    <w:p w14:paraId="72205AE0" w14:textId="77777777" w:rsidR="006B1E66" w:rsidRPr="000F5B8B" w:rsidRDefault="006B1E66">
      <w:pPr>
        <w:spacing w:line="360" w:lineRule="auto"/>
        <w:rPr>
          <w:lang w:val="pt-BR"/>
        </w:rPr>
      </w:pPr>
    </w:p>
    <w:p w14:paraId="5E4B3424" w14:textId="77777777" w:rsidR="006B1E66" w:rsidRPr="000F5B8B" w:rsidRDefault="006B1E66">
      <w:pPr>
        <w:spacing w:line="360" w:lineRule="auto"/>
        <w:rPr>
          <w:lang w:val="pt-BR"/>
        </w:rPr>
      </w:pPr>
    </w:p>
    <w:p w14:paraId="061C3CB2" w14:textId="77777777" w:rsidR="006B1E66" w:rsidRPr="000F5B8B" w:rsidRDefault="006B1E66">
      <w:pPr>
        <w:spacing w:line="360" w:lineRule="auto"/>
        <w:rPr>
          <w:lang w:val="pt-BR"/>
        </w:rPr>
      </w:pPr>
    </w:p>
    <w:p w14:paraId="0451368F" w14:textId="77777777" w:rsidR="006B1E66" w:rsidRPr="000F5B8B" w:rsidRDefault="006B1E66">
      <w:pPr>
        <w:spacing w:line="360" w:lineRule="auto"/>
        <w:rPr>
          <w:lang w:val="pt-BR"/>
        </w:rPr>
      </w:pPr>
    </w:p>
    <w:p w14:paraId="3AA6C0C6" w14:textId="77777777" w:rsidR="006B1E66" w:rsidRPr="000F5B8B" w:rsidRDefault="006B1E66">
      <w:pPr>
        <w:spacing w:line="360" w:lineRule="auto"/>
        <w:rPr>
          <w:lang w:val="pt-BR"/>
        </w:rPr>
      </w:pPr>
    </w:p>
    <w:p w14:paraId="2A3E47F1" w14:textId="77777777" w:rsidR="006B1E66" w:rsidRPr="000F5B8B" w:rsidRDefault="00CC3326">
      <w:pPr>
        <w:spacing w:line="360" w:lineRule="auto"/>
        <w:jc w:val="center"/>
        <w:rPr>
          <w:lang w:val="pt-BR"/>
        </w:rPr>
      </w:pPr>
      <w:r>
        <w:rPr>
          <w:lang w:val="pt-BR"/>
        </w:rPr>
        <w:t>SÃO PAULO</w:t>
      </w:r>
    </w:p>
    <w:p w14:paraId="325AC47D" w14:textId="77777777" w:rsidR="006B1E66" w:rsidRPr="000F5B8B" w:rsidRDefault="00CC3326">
      <w:pPr>
        <w:spacing w:line="360" w:lineRule="auto"/>
        <w:jc w:val="center"/>
        <w:rPr>
          <w:lang w:val="pt-BR"/>
        </w:rPr>
      </w:pPr>
      <w:r>
        <w:rPr>
          <w:lang w:val="pt-BR"/>
        </w:rPr>
        <w:t>2026</w:t>
      </w:r>
    </w:p>
    <w:p w14:paraId="5F30C461" w14:textId="77777777" w:rsidR="006B1E66" w:rsidRPr="000F5B8B" w:rsidRDefault="00CC3326">
      <w:pPr>
        <w:rPr>
          <w:lang w:val="pt-BR"/>
        </w:rPr>
      </w:pPr>
      <w:r>
        <w:rPr>
          <w:lang w:val="pt-BR"/>
        </w:rPr>
        <w:br w:type="page"/>
      </w:r>
    </w:p>
    <w:p w14:paraId="6CEA9653" w14:textId="77777777" w:rsidR="006B1E66" w:rsidRPr="000F5B8B" w:rsidRDefault="00CC3326">
      <w:pPr>
        <w:spacing w:line="360" w:lineRule="auto"/>
        <w:jc w:val="center"/>
        <w:rPr>
          <w:lang w:val="pt-BR"/>
        </w:rPr>
      </w:pPr>
      <w:r>
        <w:rPr>
          <w:lang w:val="pt-BR"/>
        </w:rPr>
        <w:t>BRUNO BONAVIGO DACAL – N309EC4</w:t>
      </w:r>
    </w:p>
    <w:p w14:paraId="7E95ED3A" w14:textId="77777777" w:rsidR="006B1E66" w:rsidRPr="000F5B8B" w:rsidRDefault="00CC3326">
      <w:pPr>
        <w:spacing w:line="360" w:lineRule="auto"/>
        <w:jc w:val="center"/>
        <w:rPr>
          <w:lang w:val="pt-BR"/>
        </w:rPr>
      </w:pPr>
      <w:r>
        <w:rPr>
          <w:lang w:val="pt-BR"/>
        </w:rPr>
        <w:t>LUCAS DE ARAUJO VERGARA – N090758</w:t>
      </w:r>
    </w:p>
    <w:p w14:paraId="58BACCAB" w14:textId="77777777" w:rsidR="006B1E66" w:rsidRPr="000F5B8B" w:rsidRDefault="00CC3326">
      <w:pPr>
        <w:spacing w:line="360" w:lineRule="auto"/>
        <w:jc w:val="center"/>
        <w:rPr>
          <w:lang w:val="pt-BR"/>
        </w:rPr>
      </w:pPr>
      <w:r>
        <w:rPr>
          <w:lang w:val="pt-BR"/>
        </w:rPr>
        <w:t>VITOR OLIVEIRA DOS SANTOS – N083DG1</w:t>
      </w:r>
    </w:p>
    <w:p w14:paraId="114AAD0B" w14:textId="77777777" w:rsidR="006B1E66" w:rsidRPr="000F5B8B" w:rsidRDefault="006B1E66">
      <w:pPr>
        <w:spacing w:line="360" w:lineRule="auto"/>
        <w:rPr>
          <w:lang w:val="pt-BR"/>
        </w:rPr>
      </w:pPr>
    </w:p>
    <w:p w14:paraId="78DD2834" w14:textId="77777777" w:rsidR="006B1E66" w:rsidRPr="000F5B8B" w:rsidRDefault="006B1E66">
      <w:pPr>
        <w:spacing w:line="360" w:lineRule="auto"/>
        <w:rPr>
          <w:lang w:val="pt-BR"/>
        </w:rPr>
      </w:pPr>
    </w:p>
    <w:p w14:paraId="575C4F58" w14:textId="77777777" w:rsidR="006B1E66" w:rsidRPr="000F5B8B" w:rsidRDefault="006B1E66">
      <w:pPr>
        <w:spacing w:line="360" w:lineRule="auto"/>
        <w:rPr>
          <w:lang w:val="pt-BR"/>
        </w:rPr>
      </w:pPr>
    </w:p>
    <w:p w14:paraId="0B5CD7EF" w14:textId="77777777" w:rsidR="006B1E66" w:rsidRPr="000F5B8B" w:rsidRDefault="006B1E66">
      <w:pPr>
        <w:spacing w:line="360" w:lineRule="auto"/>
        <w:rPr>
          <w:lang w:val="pt-BR"/>
        </w:rPr>
      </w:pPr>
    </w:p>
    <w:p w14:paraId="03D4B40F" w14:textId="77777777" w:rsidR="006B1E66" w:rsidRPr="000F5B8B" w:rsidRDefault="006B1E66">
      <w:pPr>
        <w:spacing w:line="360" w:lineRule="auto"/>
        <w:rPr>
          <w:lang w:val="pt-BR"/>
        </w:rPr>
      </w:pPr>
    </w:p>
    <w:p w14:paraId="120C5AD3"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7F050D0B" w14:textId="77777777" w:rsidR="006B1E66" w:rsidRPr="000F5B8B" w:rsidRDefault="006B1E66">
      <w:pPr>
        <w:spacing w:line="360" w:lineRule="auto"/>
        <w:rPr>
          <w:lang w:val="pt-BR"/>
        </w:rPr>
      </w:pPr>
    </w:p>
    <w:p w14:paraId="7FD24844" w14:textId="77777777" w:rsidR="006B1E66" w:rsidRPr="000F5B8B" w:rsidRDefault="006B1E66">
      <w:pPr>
        <w:spacing w:line="360" w:lineRule="auto"/>
        <w:rPr>
          <w:lang w:val="pt-BR"/>
        </w:rPr>
      </w:pPr>
    </w:p>
    <w:p w14:paraId="412B60D9" w14:textId="77777777" w:rsidR="006B1E66" w:rsidRPr="000F5B8B" w:rsidRDefault="006B1E66">
      <w:pPr>
        <w:spacing w:line="360" w:lineRule="auto"/>
        <w:rPr>
          <w:lang w:val="pt-BR"/>
        </w:rPr>
      </w:pPr>
    </w:p>
    <w:p w14:paraId="382F4052"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07C35B51" w14:textId="77777777" w:rsidR="006B1E66" w:rsidRPr="000F5B8B" w:rsidRDefault="006B1E66">
      <w:pPr>
        <w:spacing w:line="360" w:lineRule="auto"/>
        <w:rPr>
          <w:lang w:val="pt-BR"/>
        </w:rPr>
      </w:pPr>
    </w:p>
    <w:p w14:paraId="6C92D783" w14:textId="77777777" w:rsidR="006B1E66" w:rsidRPr="000F5B8B" w:rsidRDefault="00CC3326">
      <w:pPr>
        <w:ind w:left="4536"/>
        <w:rPr>
          <w:lang w:val="pt-BR"/>
        </w:rPr>
      </w:pPr>
      <w:r>
        <w:rPr>
          <w:lang w:val="pt-BR"/>
        </w:rPr>
        <w:t>Orientador: Prof. Marco Gomes</w:t>
      </w:r>
    </w:p>
    <w:p w14:paraId="5862B96B" w14:textId="77777777" w:rsidR="006B1E66" w:rsidRPr="000F5B8B" w:rsidRDefault="006B1E66">
      <w:pPr>
        <w:spacing w:line="360" w:lineRule="auto"/>
        <w:rPr>
          <w:lang w:val="pt-BR"/>
        </w:rPr>
      </w:pPr>
    </w:p>
    <w:p w14:paraId="5E702F63" w14:textId="77777777" w:rsidR="006B1E66" w:rsidRPr="000F5B8B" w:rsidRDefault="006B1E66">
      <w:pPr>
        <w:spacing w:line="360" w:lineRule="auto"/>
        <w:rPr>
          <w:lang w:val="pt-BR"/>
        </w:rPr>
      </w:pPr>
    </w:p>
    <w:p w14:paraId="10D6C9ED" w14:textId="77777777" w:rsidR="006B1E66" w:rsidRPr="000F5B8B" w:rsidRDefault="006B1E66">
      <w:pPr>
        <w:spacing w:line="360" w:lineRule="auto"/>
        <w:rPr>
          <w:lang w:val="pt-BR"/>
        </w:rPr>
      </w:pPr>
    </w:p>
    <w:p w14:paraId="1B0D3E39" w14:textId="77777777" w:rsidR="006B1E66" w:rsidRPr="000F5B8B" w:rsidRDefault="006B1E66">
      <w:pPr>
        <w:spacing w:line="360" w:lineRule="auto"/>
        <w:rPr>
          <w:lang w:val="pt-BR"/>
        </w:rPr>
      </w:pPr>
    </w:p>
    <w:p w14:paraId="6618E23A" w14:textId="77777777" w:rsidR="006B1E66" w:rsidRPr="000F5B8B" w:rsidRDefault="006B1E66">
      <w:pPr>
        <w:spacing w:line="360" w:lineRule="auto"/>
        <w:rPr>
          <w:lang w:val="pt-BR"/>
        </w:rPr>
      </w:pPr>
    </w:p>
    <w:p w14:paraId="63ABBCE2" w14:textId="77777777" w:rsidR="006B1E66" w:rsidRPr="000F5B8B" w:rsidRDefault="006B1E66">
      <w:pPr>
        <w:spacing w:line="360" w:lineRule="auto"/>
        <w:rPr>
          <w:lang w:val="pt-BR"/>
        </w:rPr>
      </w:pPr>
    </w:p>
    <w:p w14:paraId="4E7A26EE" w14:textId="77777777" w:rsidR="006B1E66" w:rsidRPr="000F5B8B" w:rsidRDefault="006B1E66">
      <w:pPr>
        <w:spacing w:line="360" w:lineRule="auto"/>
        <w:rPr>
          <w:lang w:val="pt-BR"/>
        </w:rPr>
      </w:pPr>
    </w:p>
    <w:p w14:paraId="3F3469D4" w14:textId="77777777" w:rsidR="006B1E66" w:rsidRPr="000F5B8B" w:rsidRDefault="006B1E66">
      <w:pPr>
        <w:spacing w:line="360" w:lineRule="auto"/>
        <w:rPr>
          <w:lang w:val="pt-BR"/>
        </w:rPr>
      </w:pPr>
    </w:p>
    <w:p w14:paraId="58CCBD09" w14:textId="77777777" w:rsidR="006B1E66" w:rsidRPr="000F5B8B" w:rsidRDefault="00CC3326">
      <w:pPr>
        <w:spacing w:line="360" w:lineRule="auto"/>
        <w:jc w:val="center"/>
        <w:rPr>
          <w:lang w:val="pt-BR"/>
        </w:rPr>
      </w:pPr>
      <w:r>
        <w:rPr>
          <w:lang w:val="pt-BR"/>
        </w:rPr>
        <w:t>SÃO PAULO</w:t>
      </w:r>
    </w:p>
    <w:p w14:paraId="417CE600" w14:textId="77777777" w:rsidR="006B1E66" w:rsidRPr="000F5B8B" w:rsidRDefault="00CC3326">
      <w:pPr>
        <w:spacing w:line="360" w:lineRule="auto"/>
        <w:jc w:val="center"/>
        <w:rPr>
          <w:lang w:val="pt-BR"/>
        </w:rPr>
      </w:pPr>
      <w:r>
        <w:rPr>
          <w:lang w:val="pt-BR"/>
        </w:rPr>
        <w:t>2026</w:t>
      </w:r>
    </w:p>
    <w:p w14:paraId="6F905EC5" w14:textId="77777777" w:rsidR="006B1E66" w:rsidRDefault="00CC3326">
      <w:pPr>
        <w:rPr>
          <w:lang w:val="pt-BR"/>
        </w:rPr>
      </w:pPr>
      <w:r>
        <w:rPr>
          <w:lang w:val="pt-BR"/>
        </w:rPr>
        <w:br w:type="page"/>
      </w:r>
    </w:p>
    <w:p w14:paraId="1090A46E" w14:textId="77777777" w:rsidR="00E01C3A" w:rsidRDefault="00CC3326">
      <w:pPr>
        <w:spacing w:after="480"/>
        <w:jc w:val="center"/>
        <w:rPr>
          <w:b/>
          <w:bCs/>
          <w:lang w:val="pt-BR"/>
        </w:rPr>
      </w:pPr>
      <w:r>
        <w:rPr>
          <w:b/>
          <w:bCs/>
          <w:lang w:val="pt-BR"/>
        </w:rPr>
        <w:t>RESUMO</w:t>
      </w:r>
    </w:p>
    <w:p w14:paraId="1800C2FD"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70453222"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29A13478" w14:textId="77777777" w:rsidR="00E01C3A" w:rsidRDefault="00CC3326">
      <w:pPr>
        <w:rPr>
          <w:lang w:val="pt-BR"/>
        </w:rPr>
      </w:pPr>
      <w:r>
        <w:rPr>
          <w:lang w:val="pt-BR"/>
        </w:rPr>
        <w:br w:type="page"/>
      </w:r>
    </w:p>
    <w:p w14:paraId="2866ABA6" w14:textId="77777777" w:rsidR="00E01C3A" w:rsidRDefault="00CC3326">
      <w:pPr>
        <w:spacing w:after="480"/>
        <w:jc w:val="center"/>
        <w:rPr>
          <w:b/>
          <w:bCs/>
          <w:lang w:val="pt-BR"/>
        </w:rPr>
      </w:pPr>
      <w:r>
        <w:rPr>
          <w:b/>
          <w:bCs/>
          <w:lang w:val="pt-BR"/>
        </w:rPr>
        <w:t>ABSTRACT</w:t>
      </w:r>
    </w:p>
    <w:p w14:paraId="05D3C0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2797FC25" w14:textId="77777777" w:rsidR="00E01C3A" w:rsidRPr="00CE1B46" w:rsidRDefault="00CC3326">
      <w:pPr>
        <w:spacing w:after="240"/>
        <w:jc w:val="both"/>
      </w:pPr>
      <w:r>
        <w:rPr>
          <w:b/>
          <w:bCs/>
        </w:rPr>
        <w:t xml:space="preserve">Keywords: </w:t>
      </w:r>
      <w:r>
        <w:t>street lighting; remote management; Internet of Things; fuzzy logic; smart cities.</w:t>
      </w:r>
    </w:p>
    <w:p w14:paraId="0CB0ED76" w14:textId="77777777" w:rsidR="00E01C3A" w:rsidRPr="00CE1B46" w:rsidRDefault="00CC3326">
      <w:r>
        <w:br w:type="page"/>
      </w:r>
    </w:p>
    <w:p w14:paraId="7A928F6C" w14:textId="77777777" w:rsidR="00E01C3A" w:rsidRDefault="00CC3326">
      <w:pPr>
        <w:spacing w:after="480"/>
        <w:jc w:val="center"/>
        <w:rPr>
          <w:b/>
          <w:bCs/>
          <w:lang w:val="pt-BR"/>
        </w:rPr>
      </w:pPr>
      <w:r>
        <w:rPr>
          <w:b/>
          <w:bCs/>
          <w:lang w:val="pt-BR"/>
        </w:rPr>
        <w:t>LISTA DE QUADROS</w:t>
      </w:r>
    </w:p>
    <w:p w14:paraId="63950DFB"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84637D0"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68D81A66"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4579B437"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690370CE"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440B6BF9"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53A00D5"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1D3EA8E6"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07E237E8"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0C87632D"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0F4690C"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7B6ED7EF"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65EDF36"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60A61054"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5DCD4E11" w14:textId="77777777" w:rsidR="00847C0D" w:rsidRPr="00430DB3" w:rsidRDefault="00CC3326">
      <w:pPr>
        <w:tabs>
          <w:tab w:val="right" w:leader="dot" w:pos="9071"/>
        </w:tabs>
        <w:spacing w:after="100"/>
        <w:rPr>
          <w:lang w:val="pt-BR"/>
        </w:rPr>
      </w:pPr>
      <w:r w:rsidRPr="00430DB3">
        <w:rPr>
          <w:lang w:val="pt-BR"/>
        </w:rPr>
        <w:t>Quadro 15 – Casos de teste</w:t>
      </w:r>
    </w:p>
    <w:p w14:paraId="2838BD11"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23B9F551"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3004EA7C"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47A46A84" w14:textId="77777777" w:rsidR="00E01C3A" w:rsidRDefault="00CC3326">
      <w:pPr>
        <w:tabs>
          <w:tab w:val="right" w:leader="dot" w:pos="9071"/>
        </w:tabs>
        <w:spacing w:after="100"/>
        <w:rPr>
          <w:lang w:val="pt-BR"/>
        </w:rPr>
      </w:pPr>
      <w:r>
        <w:rPr>
          <w:lang w:val="pt-BR"/>
        </w:rPr>
        <w:t>Quadro 19 – Matriz de emprego técnico de inteligência artificial</w:t>
      </w:r>
      <w:r>
        <w:rPr>
          <w:lang w:val="pt-BR"/>
        </w:rPr>
        <w:tab/>
        <w:t>84</w:t>
      </w:r>
    </w:p>
    <w:p w14:paraId="09973122" w14:textId="77777777" w:rsidR="00724418" w:rsidRPr="00430DB3" w:rsidRDefault="002679C7">
      <w:pPr>
        <w:tabs>
          <w:tab w:val="right" w:leader="dot" w:pos="9071"/>
        </w:tabs>
        <w:spacing w:after="100"/>
        <w:rPr>
          <w:lang w:val="pt-BR"/>
        </w:rPr>
      </w:pPr>
      <w:r>
        <w:rPr>
          <w:lang w:val="pt-BR"/>
        </w:rPr>
        <w:t>Quadro 20 – Programas, dados e versões que reproduzem os resultados</w:t>
      </w:r>
    </w:p>
    <w:p w14:paraId="08449D67" w14:textId="77777777" w:rsidR="00E01C3A" w:rsidRDefault="00CC3326">
      <w:pPr>
        <w:rPr>
          <w:lang w:val="pt-BR"/>
        </w:rPr>
      </w:pPr>
      <w:r>
        <w:rPr>
          <w:lang w:val="pt-BR"/>
        </w:rPr>
        <w:br w:type="page"/>
      </w:r>
    </w:p>
    <w:p w14:paraId="4B5726CC" w14:textId="77777777" w:rsidR="00E01C3A" w:rsidRDefault="00CC3326">
      <w:pPr>
        <w:spacing w:after="480"/>
        <w:jc w:val="center"/>
        <w:rPr>
          <w:b/>
          <w:bCs/>
          <w:lang w:val="pt-BR"/>
        </w:rPr>
      </w:pPr>
      <w:r>
        <w:rPr>
          <w:b/>
          <w:bCs/>
          <w:lang w:val="pt-BR"/>
        </w:rPr>
        <w:t>LISTA DE FIGURAS</w:t>
      </w:r>
    </w:p>
    <w:p w14:paraId="69784AA8" w14:textId="77777777" w:rsidR="00044D5A" w:rsidRPr="008C0B6A" w:rsidRDefault="00000000">
      <w:pPr>
        <w:tabs>
          <w:tab w:val="right" w:leader="dot" w:pos="9071"/>
        </w:tabs>
        <w:spacing w:after="100"/>
        <w:rPr>
          <w:lang w:val="pt-BR"/>
        </w:rPr>
      </w:pPr>
      <w:r>
        <w:rPr>
          <w:lang w:val="pt-BR"/>
        </w:rPr>
        <w:t>Figura 1 – Nó de demonstração montado</w:t>
      </w:r>
    </w:p>
    <w:p w14:paraId="46D4F41C" w14:textId="77777777" w:rsidR="00044D5A" w:rsidRPr="008C0B6A" w:rsidRDefault="00000000">
      <w:pPr>
        <w:tabs>
          <w:tab w:val="right" w:leader="dot" w:pos="9071"/>
        </w:tabs>
        <w:spacing w:after="100"/>
        <w:rPr>
          <w:lang w:val="pt-BR"/>
        </w:rPr>
      </w:pPr>
      <w:r>
        <w:rPr>
          <w:lang w:val="pt-BR"/>
        </w:rPr>
        <w:t>Figura 2 – Interior do anteparo: luminária em uma extremidade e sensor na outra</w:t>
      </w:r>
    </w:p>
    <w:p>
      <w:pPr>
        <w:tabs>
          <w:tab w:val="right" w:leader="dot" w:pos="9071"/>
        </w:tabs>
        <w:spacing w:after="100"/>
      </w:pPr>
      <w:r>
        <w:rPr>
          <w:lang w:val="pt-BR"/>
        </w:rPr>
        <w:t xml:space="preserve">Figura 3 – Diagrama de casos de uso</w:t>
      </w:r>
    </w:p>
    <w:p w14:paraId="72A5B148" w14:textId="77777777" w:rsidR="00E01C3A" w:rsidRDefault="00CC3326">
      <w:pPr>
        <w:tabs>
          <w:tab w:val="right" w:leader="dot" w:pos="9071"/>
        </w:tabs>
        <w:spacing w:after="100"/>
        <w:rPr>
          <w:lang w:val="pt-BR"/>
        </w:rPr>
      </w:pPr>
      <w:r>
        <w:rPr>
          <w:lang w:val="pt-BR"/>
        </w:rPr>
        <w:t xml:space="preserve">Figura 4</w:t>
      </w:r>
      <w:r>
        <w:rPr>
          <w:lang w:val="pt-BR"/>
        </w:rPr>
        <w:t xml:space="preserve"> – Arquitetura do sistema</w:t>
      </w:r>
      <w:r>
        <w:rPr>
          <w:lang w:val="pt-BR"/>
        </w:rPr>
        <w:tab/>
        <w:t>63</w:t>
      </w:r>
    </w:p>
    <w:p w14:paraId="598F1290" w14:textId="77777777" w:rsidR="002A414D" w:rsidRPr="00430DB3" w:rsidRDefault="009172FF">
      <w:pPr>
        <w:tabs>
          <w:tab w:val="right" w:leader="dot" w:pos="9071"/>
        </w:tabs>
        <w:spacing w:after="100"/>
        <w:rPr>
          <w:lang w:val="pt-BR"/>
        </w:rPr>
      </w:pPr>
      <w:r>
        <w:rPr>
          <w:lang w:val="pt-BR"/>
        </w:rPr>
        <w:t xml:space="preserve">Figura 5</w:t>
      </w:r>
      <w:r>
        <w:rPr>
          <w:lang w:val="pt-BR"/>
        </w:rPr>
        <w:t xml:space="preserve"> – Sequência de mensagens de uma decisão</w:t>
      </w:r>
    </w:p>
    <w:p w14:paraId="60C7FE72" w14:textId="77777777" w:rsidR="00044D5A" w:rsidRPr="008C0B6A" w:rsidRDefault="00000000">
      <w:pPr>
        <w:tabs>
          <w:tab w:val="right" w:leader="dot" w:pos="9071"/>
        </w:tabs>
        <w:spacing w:after="100"/>
        <w:rPr>
          <w:lang w:val="pt-BR"/>
        </w:rPr>
      </w:pPr>
      <w:r>
        <w:rPr>
          <w:lang w:val="pt-BR"/>
        </w:rPr>
        <w:t xml:space="preserve">Figura 6</w:t>
      </w:r>
      <w:r>
        <w:rPr>
          <w:lang w:val="pt-BR"/>
        </w:rPr>
        <w:t xml:space="preserve"> – Painel de acompanhamento: visão de monitoramento</w:t>
      </w:r>
    </w:p>
    <w:p w14:paraId="737936F9" w14:textId="77777777" w:rsidR="00044D5A" w:rsidRPr="008C0B6A" w:rsidRDefault="00000000">
      <w:pPr>
        <w:tabs>
          <w:tab w:val="right" w:leader="dot" w:pos="9071"/>
        </w:tabs>
        <w:spacing w:after="100"/>
        <w:rPr>
          <w:lang w:val="pt-BR"/>
        </w:rPr>
      </w:pPr>
      <w:r>
        <w:rPr>
          <w:lang w:val="pt-BR"/>
        </w:rPr>
        <w:t xml:space="preserve">Figura 7</w:t>
      </w:r>
      <w:r>
        <w:rPr>
          <w:lang w:val="pt-BR"/>
        </w:rPr>
        <w:t xml:space="preserve"> – Painel de acompanhamento: decisão explicada regra a regra</w:t>
      </w:r>
    </w:p>
    <w:p>
      <w:pPr>
        <w:tabs>
          <w:tab w:val="right" w:leader="dot" w:pos="9071"/>
        </w:tabs>
        <w:spacing w:after="100"/>
      </w:pPr>
      <w:r>
        <w:rPr>
          <w:lang w:val="pt-BR"/>
        </w:rPr>
        <w:t xml:space="preserve">Figura 8</w:t>
      </w:r>
      <w:r>
        <w:rPr>
          <w:lang w:val="pt-BR"/>
        </w:rPr>
        <w:t xml:space="preserve"> – Painel de acompanhamento: consumo estimado</w:t>
      </w:r>
    </w:p>
    <w:p>
      <w:pPr>
        <w:tabs>
          <w:tab w:val="right" w:leader="dot" w:pos="9071"/>
        </w:tabs>
        <w:spacing w:after="100"/>
      </w:pPr>
      <w:r>
        <w:rPr>
          <w:lang w:val="pt-BR"/>
        </w:rPr>
        <w:t xml:space="preserve">Figura 9</w:t>
      </w:r>
      <w:r>
        <w:rPr>
          <w:lang w:val="pt-BR"/>
        </w:rPr>
        <w:t xml:space="preserve"> – Painel de acompanhamento: registro de decisões, diagnóstico e publicações</w:t>
      </w:r>
    </w:p>
    <w:p w14:paraId="0C3EED50" w14:textId="77777777" w:rsidR="00E01C3A" w:rsidRDefault="00CC3326">
      <w:pPr>
        <w:tabs>
          <w:tab w:val="right" w:leader="dot" w:pos="9071"/>
        </w:tabs>
        <w:spacing w:after="100"/>
        <w:rPr>
          <w:lang w:val="pt-BR"/>
        </w:rPr>
      </w:pPr>
      <w:r>
        <w:rPr>
          <w:lang w:val="pt-BR"/>
        </w:rPr>
        <w:t xml:space="preserve">Figura 10</w:t>
      </w:r>
      <w:r>
        <w:rPr>
          <w:lang w:val="pt-BR"/>
        </w:rPr>
        <w:t xml:space="preserve"> – Diagrama entidade-relacionamento do banco de dados</w:t>
      </w:r>
      <w:r>
        <w:rPr>
          <w:lang w:val="pt-BR"/>
        </w:rPr>
        <w:tab/>
        <w:t>70</w:t>
      </w:r>
    </w:p>
    <w:p w14:paraId="6522DD78" w14:textId="77777777" w:rsidR="00044D5A" w:rsidRPr="008C0B6A" w:rsidRDefault="00000000">
      <w:pPr>
        <w:tabs>
          <w:tab w:val="right" w:leader="dot" w:pos="9071"/>
        </w:tabs>
        <w:spacing w:after="100"/>
        <w:rPr>
          <w:lang w:val="pt-BR"/>
        </w:rPr>
      </w:pPr>
      <w:r>
        <w:rPr>
          <w:lang w:val="pt-BR"/>
        </w:rPr>
        <w:t xml:space="preserve">Figura 11</w:t>
      </w:r>
      <w:r>
        <w:rPr>
          <w:lang w:val="pt-BR"/>
        </w:rPr>
        <w:t xml:space="preserve"> – Vista posterior do nó de demonstração</w:t>
      </w:r>
    </w:p>
    <w:p w14:paraId="05972268" w14:textId="77777777" w:rsidR="00E01C3A" w:rsidRDefault="00CC3326">
      <w:pPr>
        <w:rPr>
          <w:lang w:val="pt-BR"/>
        </w:rPr>
      </w:pPr>
      <w:r>
        <w:rPr>
          <w:lang w:val="pt-BR"/>
        </w:rPr>
        <w:br w:type="page"/>
      </w:r>
    </w:p>
    <w:p w14:paraId="120FB325" w14:textId="77777777" w:rsidR="00D97550" w:rsidRPr="00C708F0" w:rsidRDefault="00000000">
      <w:pPr>
        <w:spacing w:after="480"/>
        <w:jc w:val="center"/>
        <w:rPr>
          <w:lang w:val="pt-BR"/>
        </w:rPr>
      </w:pPr>
      <w:r>
        <w:rPr>
          <w:b/>
          <w:bCs/>
          <w:lang w:val="pt-BR"/>
        </w:rPr>
        <w:t>LISTA DE TABELAS</w:t>
      </w:r>
    </w:p>
    <w:p w14:paraId="7F58513A" w14:textId="77777777" w:rsidR="00D97550" w:rsidRPr="00C708F0" w:rsidRDefault="00000000">
      <w:pPr>
        <w:tabs>
          <w:tab w:val="right" w:leader="dot" w:pos="9071"/>
        </w:tabs>
        <w:spacing w:after="100"/>
        <w:rPr>
          <w:lang w:val="pt-BR"/>
        </w:rPr>
      </w:pPr>
      <w:r>
        <w:rPr>
          <w:lang w:val="pt-BR"/>
        </w:rPr>
        <w:t>Tabela 1 – Envelope esperado e aderência por cenário</w:t>
      </w:r>
    </w:p>
    <w:p w14:paraId="7A312683" w14:textId="77777777" w:rsidR="00D97550" w:rsidRPr="00C708F0" w:rsidRDefault="00000000">
      <w:pPr>
        <w:tabs>
          <w:tab w:val="right" w:leader="dot" w:pos="9071"/>
        </w:tabs>
        <w:spacing w:after="100"/>
        <w:rPr>
          <w:lang w:val="pt-BR"/>
        </w:rPr>
      </w:pPr>
      <w:r>
        <w:rPr>
          <w:lang w:val="pt-BR"/>
        </w:rPr>
        <w:t>Tabela 2 – Energia estimada na luminária de referência e aderência ao envelope, por regime</w:t>
      </w:r>
    </w:p>
    <w:p w14:paraId="4A9F66F3" w14:textId="77777777" w:rsidR="00D97550" w:rsidRPr="00C708F0" w:rsidRDefault="00000000">
      <w:pPr>
        <w:tabs>
          <w:tab w:val="right" w:leader="dot" w:pos="9071"/>
        </w:tabs>
        <w:spacing w:after="100"/>
        <w:rPr>
          <w:lang w:val="pt-BR"/>
        </w:rPr>
      </w:pPr>
      <w:r>
        <w:rPr>
          <w:lang w:val="pt-BR"/>
        </w:rPr>
        <w:t>Tabela 3 – Retirada e substituição dos componentes de inteligência artificial no sistema</w:t>
      </w:r>
    </w:p>
    <w:p w14:paraId="603D5FC0" w14:textId="77777777" w:rsidR="00D97550" w:rsidRPr="00C708F0" w:rsidRDefault="00000000">
      <w:pPr>
        <w:tabs>
          <w:tab w:val="right" w:leader="dot" w:pos="9071"/>
        </w:tabs>
        <w:spacing w:after="100"/>
        <w:rPr>
          <w:lang w:val="pt-BR"/>
        </w:rPr>
      </w:pPr>
      <w:r>
        <w:rPr>
          <w:lang w:val="pt-BR"/>
        </w:rPr>
        <w:t>Tabela 4 – Previsão com série de 15 min e com a mesma série somada por hora (Zurique, período noturno)</w:t>
      </w:r>
    </w:p>
    <w:p w14:paraId="2D8F4309" w14:textId="77777777" w:rsidR="00D97550" w:rsidRPr="00C708F0" w:rsidRDefault="00D97550">
      <w:pPr>
        <w:rPr>
          <w:lang w:val="pt-BR"/>
        </w:rPr>
      </w:pPr>
    </w:p>
    <w:p w14:paraId="6C0B7487" w14:textId="77777777" w:rsidR="000F5B8B" w:rsidRPr="000F5B8B" w:rsidRDefault="000F5B8B" w:rsidP="000F5B8B">
      <w:pPr>
        <w:jc w:val="center"/>
        <w:rPr>
          <w:b/>
          <w:bCs/>
          <w:lang w:val="pt-BR"/>
        </w:rPr>
      </w:pPr>
      <w:r>
        <w:rPr>
          <w:b/>
          <w:bCs/>
          <w:lang w:val="pt-BR"/>
        </w:rPr>
        <w:t>SUMÁRIO</w:t>
      </w:r>
    </w:p>
    <w:p w14:paraId="0E824B18"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3787887F" w14:textId="77777777" w:rsidR="00E01C3A" w:rsidRDefault="00E01C3A">
          <w:pPr>
            <w:pStyle w:val="TOCHeading"/>
          </w:pPr>
        </w:p>
        <w:p w14:paraId="658C537D" w14:textId="77777777" w:rsidR="00430DB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493204" w:history="1">
            <w:r w:rsidR="00430DB3" w:rsidRPr="00592B43">
              <w:rPr>
                <w:rStyle w:val="Hyperlink"/>
                <w:noProof/>
                <w:lang w:val="pt-BR"/>
              </w:rPr>
              <w:t>1 INTRODUÇÃO</w:t>
            </w:r>
            <w:r w:rsidR="00430DB3">
              <w:rPr>
                <w:noProof/>
                <w:webHidden/>
              </w:rPr>
              <w:tab/>
            </w:r>
            <w:r w:rsidR="00430DB3">
              <w:rPr>
                <w:noProof/>
                <w:webHidden/>
              </w:rPr>
              <w:fldChar w:fldCharType="begin"/>
            </w:r>
            <w:r w:rsidR="00430DB3">
              <w:rPr>
                <w:noProof/>
                <w:webHidden/>
              </w:rPr>
              <w:instrText xml:space="preserve"> PAGEREF _Toc242493204 \h </w:instrText>
            </w:r>
            <w:r w:rsidR="00430DB3">
              <w:rPr>
                <w:noProof/>
                <w:webHidden/>
              </w:rPr>
            </w:r>
            <w:r w:rsidR="00430DB3">
              <w:rPr>
                <w:noProof/>
                <w:webHidden/>
              </w:rPr>
              <w:fldChar w:fldCharType="separate"/>
            </w:r>
            <w:r w:rsidR="00430DB3">
              <w:rPr>
                <w:noProof/>
                <w:webHidden/>
              </w:rPr>
              <w:t>9</w:t>
            </w:r>
            <w:r w:rsidR="00430DB3">
              <w:rPr>
                <w:noProof/>
                <w:webHidden/>
              </w:rPr>
              <w:fldChar w:fldCharType="end"/>
            </w:r>
          </w:hyperlink>
        </w:p>
        <w:p w14:paraId="536BDD1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5" w:history="1">
            <w:r w:rsidRPr="00592B43">
              <w:rPr>
                <w:rStyle w:val="Hyperlink"/>
                <w:noProof/>
                <w:lang w:val="pt-BR"/>
              </w:rPr>
              <w:t>1.1 Contextualização</w:t>
            </w:r>
            <w:r>
              <w:rPr>
                <w:noProof/>
                <w:webHidden/>
              </w:rPr>
              <w:tab/>
            </w:r>
            <w:r>
              <w:rPr>
                <w:noProof/>
                <w:webHidden/>
              </w:rPr>
              <w:fldChar w:fldCharType="begin"/>
            </w:r>
            <w:r>
              <w:rPr>
                <w:noProof/>
                <w:webHidden/>
              </w:rPr>
              <w:instrText xml:space="preserve"> PAGEREF _Toc242493205 \h </w:instrText>
            </w:r>
            <w:r>
              <w:rPr>
                <w:noProof/>
                <w:webHidden/>
              </w:rPr>
            </w:r>
            <w:r>
              <w:rPr>
                <w:noProof/>
                <w:webHidden/>
              </w:rPr>
              <w:fldChar w:fldCharType="separate"/>
            </w:r>
            <w:r>
              <w:rPr>
                <w:noProof/>
                <w:webHidden/>
              </w:rPr>
              <w:t>9</w:t>
            </w:r>
            <w:r>
              <w:rPr>
                <w:noProof/>
                <w:webHidden/>
              </w:rPr>
              <w:fldChar w:fldCharType="end"/>
            </w:r>
          </w:hyperlink>
        </w:p>
        <w:p w14:paraId="6C0CBC4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6" w:history="1">
            <w:r w:rsidRPr="00592B43">
              <w:rPr>
                <w:rStyle w:val="Hyperlink"/>
                <w:noProof/>
                <w:lang w:val="pt-BR"/>
              </w:rPr>
              <w:t>1.2 Termos-chave</w:t>
            </w:r>
            <w:r>
              <w:rPr>
                <w:noProof/>
                <w:webHidden/>
              </w:rPr>
              <w:tab/>
            </w:r>
            <w:r>
              <w:rPr>
                <w:noProof/>
                <w:webHidden/>
              </w:rPr>
              <w:fldChar w:fldCharType="begin"/>
            </w:r>
            <w:r>
              <w:rPr>
                <w:noProof/>
                <w:webHidden/>
              </w:rPr>
              <w:instrText xml:space="preserve"> PAGEREF _Toc242493206 \h </w:instrText>
            </w:r>
            <w:r>
              <w:rPr>
                <w:noProof/>
                <w:webHidden/>
              </w:rPr>
            </w:r>
            <w:r>
              <w:rPr>
                <w:noProof/>
                <w:webHidden/>
              </w:rPr>
              <w:fldChar w:fldCharType="separate"/>
            </w:r>
            <w:r>
              <w:rPr>
                <w:noProof/>
                <w:webHidden/>
              </w:rPr>
              <w:t>9</w:t>
            </w:r>
            <w:r>
              <w:rPr>
                <w:noProof/>
                <w:webHidden/>
              </w:rPr>
              <w:fldChar w:fldCharType="end"/>
            </w:r>
          </w:hyperlink>
        </w:p>
        <w:p w14:paraId="3F9FC73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7" w:history="1">
            <w:r w:rsidRPr="00592B43">
              <w:rPr>
                <w:rStyle w:val="Hyperlink"/>
                <w:noProof/>
                <w:lang w:val="pt-BR"/>
              </w:rPr>
              <w:t>1.2.1 Cidades inteligentes</w:t>
            </w:r>
            <w:r>
              <w:rPr>
                <w:noProof/>
                <w:webHidden/>
              </w:rPr>
              <w:tab/>
            </w:r>
            <w:r>
              <w:rPr>
                <w:noProof/>
                <w:webHidden/>
              </w:rPr>
              <w:fldChar w:fldCharType="begin"/>
            </w:r>
            <w:r>
              <w:rPr>
                <w:noProof/>
                <w:webHidden/>
              </w:rPr>
              <w:instrText xml:space="preserve"> PAGEREF _Toc242493207 \h </w:instrText>
            </w:r>
            <w:r>
              <w:rPr>
                <w:noProof/>
                <w:webHidden/>
              </w:rPr>
            </w:r>
            <w:r>
              <w:rPr>
                <w:noProof/>
                <w:webHidden/>
              </w:rPr>
              <w:fldChar w:fldCharType="separate"/>
            </w:r>
            <w:r>
              <w:rPr>
                <w:noProof/>
                <w:webHidden/>
              </w:rPr>
              <w:t>9</w:t>
            </w:r>
            <w:r>
              <w:rPr>
                <w:noProof/>
                <w:webHidden/>
              </w:rPr>
              <w:fldChar w:fldCharType="end"/>
            </w:r>
          </w:hyperlink>
        </w:p>
        <w:p w14:paraId="6FAB21B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8" w:history="1">
            <w:r w:rsidRPr="00592B43">
              <w:rPr>
                <w:rStyle w:val="Hyperlink"/>
                <w:noProof/>
                <w:lang w:val="pt-BR"/>
              </w:rPr>
              <w:t>1.2.2 Internet das Coisas</w:t>
            </w:r>
            <w:r>
              <w:rPr>
                <w:noProof/>
                <w:webHidden/>
              </w:rPr>
              <w:tab/>
            </w:r>
            <w:r>
              <w:rPr>
                <w:noProof/>
                <w:webHidden/>
              </w:rPr>
              <w:fldChar w:fldCharType="begin"/>
            </w:r>
            <w:r>
              <w:rPr>
                <w:noProof/>
                <w:webHidden/>
              </w:rPr>
              <w:instrText xml:space="preserve"> PAGEREF _Toc242493208 \h </w:instrText>
            </w:r>
            <w:r>
              <w:rPr>
                <w:noProof/>
                <w:webHidden/>
              </w:rPr>
            </w:r>
            <w:r>
              <w:rPr>
                <w:noProof/>
                <w:webHidden/>
              </w:rPr>
              <w:fldChar w:fldCharType="separate"/>
            </w:r>
            <w:r>
              <w:rPr>
                <w:noProof/>
                <w:webHidden/>
              </w:rPr>
              <w:t>10</w:t>
            </w:r>
            <w:r>
              <w:rPr>
                <w:noProof/>
                <w:webHidden/>
              </w:rPr>
              <w:fldChar w:fldCharType="end"/>
            </w:r>
          </w:hyperlink>
        </w:p>
        <w:p w14:paraId="133A1A71"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9" w:history="1">
            <w:r w:rsidRPr="00592B43">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_Toc242493209 \h </w:instrText>
            </w:r>
            <w:r>
              <w:rPr>
                <w:noProof/>
                <w:webHidden/>
              </w:rPr>
            </w:r>
            <w:r>
              <w:rPr>
                <w:noProof/>
                <w:webHidden/>
              </w:rPr>
              <w:fldChar w:fldCharType="separate"/>
            </w:r>
            <w:r>
              <w:rPr>
                <w:noProof/>
                <w:webHidden/>
              </w:rPr>
              <w:t>10</w:t>
            </w:r>
            <w:r>
              <w:rPr>
                <w:noProof/>
                <w:webHidden/>
              </w:rPr>
              <w:fldChar w:fldCharType="end"/>
            </w:r>
          </w:hyperlink>
        </w:p>
        <w:p w14:paraId="37151F5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0" w:history="1">
            <w:r w:rsidRPr="00592B43">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_Toc242493210 \h </w:instrText>
            </w:r>
            <w:r>
              <w:rPr>
                <w:noProof/>
                <w:webHidden/>
              </w:rPr>
            </w:r>
            <w:r>
              <w:rPr>
                <w:noProof/>
                <w:webHidden/>
              </w:rPr>
              <w:fldChar w:fldCharType="separate"/>
            </w:r>
            <w:r>
              <w:rPr>
                <w:noProof/>
                <w:webHidden/>
              </w:rPr>
              <w:t>11</w:t>
            </w:r>
            <w:r>
              <w:rPr>
                <w:noProof/>
                <w:webHidden/>
              </w:rPr>
              <w:fldChar w:fldCharType="end"/>
            </w:r>
          </w:hyperlink>
        </w:p>
        <w:p w14:paraId="405F3E1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1" w:history="1">
            <w:r w:rsidRPr="00592B43">
              <w:rPr>
                <w:rStyle w:val="Hyperlink"/>
                <w:noProof/>
                <w:lang w:val="pt-BR"/>
              </w:rPr>
              <w:t>1.4 Problema de pesquisa</w:t>
            </w:r>
            <w:r>
              <w:rPr>
                <w:noProof/>
                <w:webHidden/>
              </w:rPr>
              <w:tab/>
            </w:r>
            <w:r>
              <w:rPr>
                <w:noProof/>
                <w:webHidden/>
              </w:rPr>
              <w:fldChar w:fldCharType="begin"/>
            </w:r>
            <w:r>
              <w:rPr>
                <w:noProof/>
                <w:webHidden/>
              </w:rPr>
              <w:instrText xml:space="preserve"> PAGEREF _Toc242493211 \h </w:instrText>
            </w:r>
            <w:r>
              <w:rPr>
                <w:noProof/>
                <w:webHidden/>
              </w:rPr>
            </w:r>
            <w:r>
              <w:rPr>
                <w:noProof/>
                <w:webHidden/>
              </w:rPr>
              <w:fldChar w:fldCharType="separate"/>
            </w:r>
            <w:r>
              <w:rPr>
                <w:noProof/>
                <w:webHidden/>
              </w:rPr>
              <w:t>11</w:t>
            </w:r>
            <w:r>
              <w:rPr>
                <w:noProof/>
                <w:webHidden/>
              </w:rPr>
              <w:fldChar w:fldCharType="end"/>
            </w:r>
          </w:hyperlink>
        </w:p>
        <w:p w14:paraId="20DDE62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2" w:history="1">
            <w:r w:rsidRPr="00592B43">
              <w:rPr>
                <w:rStyle w:val="Hyperlink"/>
                <w:noProof/>
                <w:lang w:val="pt-BR"/>
              </w:rPr>
              <w:t>1.5 Objetivos</w:t>
            </w:r>
            <w:r>
              <w:rPr>
                <w:noProof/>
                <w:webHidden/>
              </w:rPr>
              <w:tab/>
            </w:r>
            <w:r>
              <w:rPr>
                <w:noProof/>
                <w:webHidden/>
              </w:rPr>
              <w:fldChar w:fldCharType="begin"/>
            </w:r>
            <w:r>
              <w:rPr>
                <w:noProof/>
                <w:webHidden/>
              </w:rPr>
              <w:instrText xml:space="preserve"> PAGEREF _Toc242493212 \h </w:instrText>
            </w:r>
            <w:r>
              <w:rPr>
                <w:noProof/>
                <w:webHidden/>
              </w:rPr>
            </w:r>
            <w:r>
              <w:rPr>
                <w:noProof/>
                <w:webHidden/>
              </w:rPr>
              <w:fldChar w:fldCharType="separate"/>
            </w:r>
            <w:r>
              <w:rPr>
                <w:noProof/>
                <w:webHidden/>
              </w:rPr>
              <w:t>12</w:t>
            </w:r>
            <w:r>
              <w:rPr>
                <w:noProof/>
                <w:webHidden/>
              </w:rPr>
              <w:fldChar w:fldCharType="end"/>
            </w:r>
          </w:hyperlink>
        </w:p>
        <w:p w14:paraId="7BD2376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3" w:history="1">
            <w:r w:rsidRPr="00592B43">
              <w:rPr>
                <w:rStyle w:val="Hyperlink"/>
                <w:noProof/>
                <w:lang w:val="pt-BR"/>
              </w:rPr>
              <w:t>1.5.1 Objetivo geral</w:t>
            </w:r>
            <w:r>
              <w:rPr>
                <w:noProof/>
                <w:webHidden/>
              </w:rPr>
              <w:tab/>
            </w:r>
            <w:r>
              <w:rPr>
                <w:noProof/>
                <w:webHidden/>
              </w:rPr>
              <w:fldChar w:fldCharType="begin"/>
            </w:r>
            <w:r>
              <w:rPr>
                <w:noProof/>
                <w:webHidden/>
              </w:rPr>
              <w:instrText xml:space="preserve"> PAGEREF _Toc242493213 \h </w:instrText>
            </w:r>
            <w:r>
              <w:rPr>
                <w:noProof/>
                <w:webHidden/>
              </w:rPr>
            </w:r>
            <w:r>
              <w:rPr>
                <w:noProof/>
                <w:webHidden/>
              </w:rPr>
              <w:fldChar w:fldCharType="separate"/>
            </w:r>
            <w:r>
              <w:rPr>
                <w:noProof/>
                <w:webHidden/>
              </w:rPr>
              <w:t>12</w:t>
            </w:r>
            <w:r>
              <w:rPr>
                <w:noProof/>
                <w:webHidden/>
              </w:rPr>
              <w:fldChar w:fldCharType="end"/>
            </w:r>
          </w:hyperlink>
        </w:p>
        <w:p w14:paraId="4AA5870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4" w:history="1">
            <w:r w:rsidRPr="00592B43">
              <w:rPr>
                <w:rStyle w:val="Hyperlink"/>
                <w:noProof/>
                <w:lang w:val="pt-BR"/>
              </w:rPr>
              <w:t>1.5.2 Objetivos específicos</w:t>
            </w:r>
            <w:r>
              <w:rPr>
                <w:noProof/>
                <w:webHidden/>
              </w:rPr>
              <w:tab/>
            </w:r>
            <w:r>
              <w:rPr>
                <w:noProof/>
                <w:webHidden/>
              </w:rPr>
              <w:fldChar w:fldCharType="begin"/>
            </w:r>
            <w:r>
              <w:rPr>
                <w:noProof/>
                <w:webHidden/>
              </w:rPr>
              <w:instrText xml:space="preserve"> PAGEREF _Toc242493214 \h </w:instrText>
            </w:r>
            <w:r>
              <w:rPr>
                <w:noProof/>
                <w:webHidden/>
              </w:rPr>
            </w:r>
            <w:r>
              <w:rPr>
                <w:noProof/>
                <w:webHidden/>
              </w:rPr>
              <w:fldChar w:fldCharType="separate"/>
            </w:r>
            <w:r>
              <w:rPr>
                <w:noProof/>
                <w:webHidden/>
              </w:rPr>
              <w:t>13</w:t>
            </w:r>
            <w:r>
              <w:rPr>
                <w:noProof/>
                <w:webHidden/>
              </w:rPr>
              <w:fldChar w:fldCharType="end"/>
            </w:r>
          </w:hyperlink>
        </w:p>
        <w:p w14:paraId="4B3ABC9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5" w:history="1">
            <w:r w:rsidRPr="00592B43">
              <w:rPr>
                <w:rStyle w:val="Hyperlink"/>
                <w:noProof/>
                <w:lang w:val="pt-BR"/>
              </w:rPr>
              <w:t>1.6 Justificativa</w:t>
            </w:r>
            <w:r>
              <w:rPr>
                <w:noProof/>
                <w:webHidden/>
              </w:rPr>
              <w:tab/>
            </w:r>
            <w:r>
              <w:rPr>
                <w:noProof/>
                <w:webHidden/>
              </w:rPr>
              <w:fldChar w:fldCharType="begin"/>
            </w:r>
            <w:r>
              <w:rPr>
                <w:noProof/>
                <w:webHidden/>
              </w:rPr>
              <w:instrText xml:space="preserve"> PAGEREF _Toc242493215 \h </w:instrText>
            </w:r>
            <w:r>
              <w:rPr>
                <w:noProof/>
                <w:webHidden/>
              </w:rPr>
            </w:r>
            <w:r>
              <w:rPr>
                <w:noProof/>
                <w:webHidden/>
              </w:rPr>
              <w:fldChar w:fldCharType="separate"/>
            </w:r>
            <w:r>
              <w:rPr>
                <w:noProof/>
                <w:webHidden/>
              </w:rPr>
              <w:t>14</w:t>
            </w:r>
            <w:r>
              <w:rPr>
                <w:noProof/>
                <w:webHidden/>
              </w:rPr>
              <w:fldChar w:fldCharType="end"/>
            </w:r>
          </w:hyperlink>
        </w:p>
        <w:p w14:paraId="2761AF8B"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6" w:history="1">
            <w:r w:rsidRPr="00592B43">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_Toc242493216 \h </w:instrText>
            </w:r>
            <w:r>
              <w:rPr>
                <w:noProof/>
                <w:webHidden/>
              </w:rPr>
            </w:r>
            <w:r>
              <w:rPr>
                <w:noProof/>
                <w:webHidden/>
              </w:rPr>
              <w:fldChar w:fldCharType="separate"/>
            </w:r>
            <w:r>
              <w:rPr>
                <w:noProof/>
                <w:webHidden/>
              </w:rPr>
              <w:t>15</w:t>
            </w:r>
            <w:r>
              <w:rPr>
                <w:noProof/>
                <w:webHidden/>
              </w:rPr>
              <w:fldChar w:fldCharType="end"/>
            </w:r>
          </w:hyperlink>
        </w:p>
        <w:p w14:paraId="6998344C"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17" w:history="1">
            <w:r w:rsidRPr="00592B43">
              <w:rPr>
                <w:rStyle w:val="Hyperlink"/>
                <w:noProof/>
                <w:lang w:val="pt-BR"/>
              </w:rPr>
              <w:t>2 REVISÃO BIBLIOGRÁFICA</w:t>
            </w:r>
            <w:r>
              <w:rPr>
                <w:noProof/>
                <w:webHidden/>
              </w:rPr>
              <w:tab/>
            </w:r>
            <w:r>
              <w:rPr>
                <w:noProof/>
                <w:webHidden/>
              </w:rPr>
              <w:fldChar w:fldCharType="begin"/>
            </w:r>
            <w:r>
              <w:rPr>
                <w:noProof/>
                <w:webHidden/>
              </w:rPr>
              <w:instrText xml:space="preserve"> PAGEREF _Toc242493217 \h </w:instrText>
            </w:r>
            <w:r>
              <w:rPr>
                <w:noProof/>
                <w:webHidden/>
              </w:rPr>
            </w:r>
            <w:r>
              <w:rPr>
                <w:noProof/>
                <w:webHidden/>
              </w:rPr>
              <w:fldChar w:fldCharType="separate"/>
            </w:r>
            <w:r>
              <w:rPr>
                <w:noProof/>
                <w:webHidden/>
              </w:rPr>
              <w:t>17</w:t>
            </w:r>
            <w:r>
              <w:rPr>
                <w:noProof/>
                <w:webHidden/>
              </w:rPr>
              <w:fldChar w:fldCharType="end"/>
            </w:r>
          </w:hyperlink>
        </w:p>
        <w:p w14:paraId="0F1B286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8" w:history="1">
            <w:r w:rsidRPr="00592B43">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_Toc242493218 \h </w:instrText>
            </w:r>
            <w:r>
              <w:rPr>
                <w:noProof/>
                <w:webHidden/>
              </w:rPr>
            </w:r>
            <w:r>
              <w:rPr>
                <w:noProof/>
                <w:webHidden/>
              </w:rPr>
              <w:fldChar w:fldCharType="separate"/>
            </w:r>
            <w:r>
              <w:rPr>
                <w:noProof/>
                <w:webHidden/>
              </w:rPr>
              <w:t>17</w:t>
            </w:r>
            <w:r>
              <w:rPr>
                <w:noProof/>
                <w:webHidden/>
              </w:rPr>
              <w:fldChar w:fldCharType="end"/>
            </w:r>
          </w:hyperlink>
        </w:p>
        <w:p w14:paraId="1FEA5E6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9" w:history="1">
            <w:r w:rsidRPr="00592B43">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_Toc242493219 \h </w:instrText>
            </w:r>
            <w:r>
              <w:rPr>
                <w:noProof/>
                <w:webHidden/>
              </w:rPr>
            </w:r>
            <w:r>
              <w:rPr>
                <w:noProof/>
                <w:webHidden/>
              </w:rPr>
              <w:fldChar w:fldCharType="separate"/>
            </w:r>
            <w:r>
              <w:rPr>
                <w:noProof/>
                <w:webHidden/>
              </w:rPr>
              <w:t>18</w:t>
            </w:r>
            <w:r>
              <w:rPr>
                <w:noProof/>
                <w:webHidden/>
              </w:rPr>
              <w:fldChar w:fldCharType="end"/>
            </w:r>
          </w:hyperlink>
        </w:p>
        <w:p w14:paraId="7D352EF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0" w:history="1">
            <w:r w:rsidRPr="00592B43">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_Toc242493220 \h </w:instrText>
            </w:r>
            <w:r>
              <w:rPr>
                <w:noProof/>
                <w:webHidden/>
              </w:rPr>
            </w:r>
            <w:r>
              <w:rPr>
                <w:noProof/>
                <w:webHidden/>
              </w:rPr>
              <w:fldChar w:fldCharType="separate"/>
            </w:r>
            <w:r>
              <w:rPr>
                <w:noProof/>
                <w:webHidden/>
              </w:rPr>
              <w:t>20</w:t>
            </w:r>
            <w:r>
              <w:rPr>
                <w:noProof/>
                <w:webHidden/>
              </w:rPr>
              <w:fldChar w:fldCharType="end"/>
            </w:r>
          </w:hyperlink>
        </w:p>
        <w:p w14:paraId="7C58DDB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1" w:history="1">
            <w:r w:rsidRPr="00592B43">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_Toc242493221 \h </w:instrText>
            </w:r>
            <w:r>
              <w:rPr>
                <w:noProof/>
                <w:webHidden/>
              </w:rPr>
            </w:r>
            <w:r>
              <w:rPr>
                <w:noProof/>
                <w:webHidden/>
              </w:rPr>
              <w:fldChar w:fldCharType="separate"/>
            </w:r>
            <w:r>
              <w:rPr>
                <w:noProof/>
                <w:webHidden/>
              </w:rPr>
              <w:t>23</w:t>
            </w:r>
            <w:r>
              <w:rPr>
                <w:noProof/>
                <w:webHidden/>
              </w:rPr>
              <w:fldChar w:fldCharType="end"/>
            </w:r>
          </w:hyperlink>
        </w:p>
        <w:p w14:paraId="783E1FF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2" w:history="1">
            <w:r w:rsidRPr="00592B43">
              <w:rPr>
                <w:rStyle w:val="Hyperlink"/>
                <w:noProof/>
                <w:lang w:val="pt-BR"/>
              </w:rPr>
              <w:t>2.5 Requisitos normativos</w:t>
            </w:r>
            <w:r>
              <w:rPr>
                <w:noProof/>
                <w:webHidden/>
              </w:rPr>
              <w:tab/>
            </w:r>
            <w:r>
              <w:rPr>
                <w:noProof/>
                <w:webHidden/>
              </w:rPr>
              <w:fldChar w:fldCharType="begin"/>
            </w:r>
            <w:r>
              <w:rPr>
                <w:noProof/>
                <w:webHidden/>
              </w:rPr>
              <w:instrText xml:space="preserve"> PAGEREF _Toc242493222 \h </w:instrText>
            </w:r>
            <w:r>
              <w:rPr>
                <w:noProof/>
                <w:webHidden/>
              </w:rPr>
            </w:r>
            <w:r>
              <w:rPr>
                <w:noProof/>
                <w:webHidden/>
              </w:rPr>
              <w:fldChar w:fldCharType="separate"/>
            </w:r>
            <w:r>
              <w:rPr>
                <w:noProof/>
                <w:webHidden/>
              </w:rPr>
              <w:t>24</w:t>
            </w:r>
            <w:r>
              <w:rPr>
                <w:noProof/>
                <w:webHidden/>
              </w:rPr>
              <w:fldChar w:fldCharType="end"/>
            </w:r>
          </w:hyperlink>
        </w:p>
        <w:p w14:paraId="025D8EB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3" w:history="1">
            <w:r w:rsidRPr="00592B43">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_Toc242493223 \h </w:instrText>
            </w:r>
            <w:r>
              <w:rPr>
                <w:noProof/>
                <w:webHidden/>
              </w:rPr>
            </w:r>
            <w:r>
              <w:rPr>
                <w:noProof/>
                <w:webHidden/>
              </w:rPr>
              <w:fldChar w:fldCharType="separate"/>
            </w:r>
            <w:r>
              <w:rPr>
                <w:noProof/>
                <w:webHidden/>
              </w:rPr>
              <w:t>25</w:t>
            </w:r>
            <w:r>
              <w:rPr>
                <w:noProof/>
                <w:webHidden/>
              </w:rPr>
              <w:fldChar w:fldCharType="end"/>
            </w:r>
          </w:hyperlink>
        </w:p>
        <w:p w14:paraId="5A38D4A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4" w:history="1">
            <w:r w:rsidRPr="00592B43">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_Toc242493224 \h </w:instrText>
            </w:r>
            <w:r>
              <w:rPr>
                <w:noProof/>
                <w:webHidden/>
              </w:rPr>
            </w:r>
            <w:r>
              <w:rPr>
                <w:noProof/>
                <w:webHidden/>
              </w:rPr>
              <w:fldChar w:fldCharType="separate"/>
            </w:r>
            <w:r>
              <w:rPr>
                <w:noProof/>
                <w:webHidden/>
              </w:rPr>
              <w:t>27</w:t>
            </w:r>
            <w:r>
              <w:rPr>
                <w:noProof/>
                <w:webHidden/>
              </w:rPr>
              <w:fldChar w:fldCharType="end"/>
            </w:r>
          </w:hyperlink>
        </w:p>
        <w:p w14:paraId="5143D4A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5" w:history="1">
            <w:r w:rsidRPr="00592B43">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_Toc242493225 \h </w:instrText>
            </w:r>
            <w:r>
              <w:rPr>
                <w:noProof/>
                <w:webHidden/>
              </w:rPr>
            </w:r>
            <w:r>
              <w:rPr>
                <w:noProof/>
                <w:webHidden/>
              </w:rPr>
              <w:fldChar w:fldCharType="separate"/>
            </w:r>
            <w:r>
              <w:rPr>
                <w:noProof/>
                <w:webHidden/>
              </w:rPr>
              <w:t>28</w:t>
            </w:r>
            <w:r>
              <w:rPr>
                <w:noProof/>
                <w:webHidden/>
              </w:rPr>
              <w:fldChar w:fldCharType="end"/>
            </w:r>
          </w:hyperlink>
        </w:p>
        <w:p w14:paraId="3241F96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6" w:history="1">
            <w:r w:rsidRPr="00592B43">
              <w:rPr>
                <w:rStyle w:val="Hyperlink"/>
                <w:noProof/>
                <w:lang w:val="pt-BR"/>
              </w:rPr>
              <w:t>2.9 Lacuna identificada</w:t>
            </w:r>
            <w:r>
              <w:rPr>
                <w:noProof/>
                <w:webHidden/>
              </w:rPr>
              <w:tab/>
            </w:r>
            <w:r>
              <w:rPr>
                <w:noProof/>
                <w:webHidden/>
              </w:rPr>
              <w:fldChar w:fldCharType="begin"/>
            </w:r>
            <w:r>
              <w:rPr>
                <w:noProof/>
                <w:webHidden/>
              </w:rPr>
              <w:instrText xml:space="preserve"> PAGEREF _Toc242493226 \h </w:instrText>
            </w:r>
            <w:r>
              <w:rPr>
                <w:noProof/>
                <w:webHidden/>
              </w:rPr>
            </w:r>
            <w:r>
              <w:rPr>
                <w:noProof/>
                <w:webHidden/>
              </w:rPr>
              <w:fldChar w:fldCharType="separate"/>
            </w:r>
            <w:r>
              <w:rPr>
                <w:noProof/>
                <w:webHidden/>
              </w:rPr>
              <w:t>29</w:t>
            </w:r>
            <w:r>
              <w:rPr>
                <w:noProof/>
                <w:webHidden/>
              </w:rPr>
              <w:fldChar w:fldCharType="end"/>
            </w:r>
          </w:hyperlink>
        </w:p>
        <w:p w14:paraId="280A1CD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7" w:history="1">
            <w:r w:rsidRPr="00592B43">
              <w:rPr>
                <w:rStyle w:val="Hyperlink"/>
                <w:noProof/>
                <w:lang w:val="pt-BR"/>
              </w:rPr>
              <w:t>2.10 Hipóteses da pesquisa</w:t>
            </w:r>
            <w:r>
              <w:rPr>
                <w:noProof/>
                <w:webHidden/>
              </w:rPr>
              <w:tab/>
            </w:r>
            <w:r>
              <w:rPr>
                <w:noProof/>
                <w:webHidden/>
              </w:rPr>
              <w:fldChar w:fldCharType="begin"/>
            </w:r>
            <w:r>
              <w:rPr>
                <w:noProof/>
                <w:webHidden/>
              </w:rPr>
              <w:instrText xml:space="preserve"> PAGEREF _Toc242493227 \h </w:instrText>
            </w:r>
            <w:r>
              <w:rPr>
                <w:noProof/>
                <w:webHidden/>
              </w:rPr>
            </w:r>
            <w:r>
              <w:rPr>
                <w:noProof/>
                <w:webHidden/>
              </w:rPr>
              <w:fldChar w:fldCharType="separate"/>
            </w:r>
            <w:r>
              <w:rPr>
                <w:noProof/>
                <w:webHidden/>
              </w:rPr>
              <w:t>31</w:t>
            </w:r>
            <w:r>
              <w:rPr>
                <w:noProof/>
                <w:webHidden/>
              </w:rPr>
              <w:fldChar w:fldCharType="end"/>
            </w:r>
          </w:hyperlink>
        </w:p>
        <w:p w14:paraId="27005871"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28" w:history="1">
            <w:r w:rsidRPr="00592B43">
              <w:rPr>
                <w:rStyle w:val="Hyperlink"/>
                <w:noProof/>
                <w:lang w:val="pt-BR"/>
              </w:rPr>
              <w:t>3 METODOLOGIA</w:t>
            </w:r>
            <w:r>
              <w:rPr>
                <w:noProof/>
                <w:webHidden/>
              </w:rPr>
              <w:tab/>
            </w:r>
            <w:r>
              <w:rPr>
                <w:noProof/>
                <w:webHidden/>
              </w:rPr>
              <w:fldChar w:fldCharType="begin"/>
            </w:r>
            <w:r>
              <w:rPr>
                <w:noProof/>
                <w:webHidden/>
              </w:rPr>
              <w:instrText xml:space="preserve"> PAGEREF _Toc242493228 \h </w:instrText>
            </w:r>
            <w:r>
              <w:rPr>
                <w:noProof/>
                <w:webHidden/>
              </w:rPr>
            </w:r>
            <w:r>
              <w:rPr>
                <w:noProof/>
                <w:webHidden/>
              </w:rPr>
              <w:fldChar w:fldCharType="separate"/>
            </w:r>
            <w:r>
              <w:rPr>
                <w:noProof/>
                <w:webHidden/>
              </w:rPr>
              <w:t>32</w:t>
            </w:r>
            <w:r>
              <w:rPr>
                <w:noProof/>
                <w:webHidden/>
              </w:rPr>
              <w:fldChar w:fldCharType="end"/>
            </w:r>
          </w:hyperlink>
        </w:p>
        <w:p w14:paraId="534DAAB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9" w:history="1">
            <w:r w:rsidRPr="00592B43">
              <w:rPr>
                <w:rStyle w:val="Hyperlink"/>
                <w:noProof/>
                <w:lang w:val="pt-BR"/>
              </w:rPr>
              <w:t>3.1 Classificação da pesquisa</w:t>
            </w:r>
            <w:r>
              <w:rPr>
                <w:noProof/>
                <w:webHidden/>
              </w:rPr>
              <w:tab/>
            </w:r>
            <w:r>
              <w:rPr>
                <w:noProof/>
                <w:webHidden/>
              </w:rPr>
              <w:fldChar w:fldCharType="begin"/>
            </w:r>
            <w:r>
              <w:rPr>
                <w:noProof/>
                <w:webHidden/>
              </w:rPr>
              <w:instrText xml:space="preserve"> PAGEREF _Toc242493229 \h </w:instrText>
            </w:r>
            <w:r>
              <w:rPr>
                <w:noProof/>
                <w:webHidden/>
              </w:rPr>
            </w:r>
            <w:r>
              <w:rPr>
                <w:noProof/>
                <w:webHidden/>
              </w:rPr>
              <w:fldChar w:fldCharType="separate"/>
            </w:r>
            <w:r>
              <w:rPr>
                <w:noProof/>
                <w:webHidden/>
              </w:rPr>
              <w:t>32</w:t>
            </w:r>
            <w:r>
              <w:rPr>
                <w:noProof/>
                <w:webHidden/>
              </w:rPr>
              <w:fldChar w:fldCharType="end"/>
            </w:r>
          </w:hyperlink>
        </w:p>
        <w:p w14:paraId="659AE2C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0" w:history="1">
            <w:r w:rsidRPr="00592B43">
              <w:rPr>
                <w:rStyle w:val="Hyperlink"/>
                <w:noProof/>
                <w:lang w:val="pt-BR"/>
              </w:rPr>
              <w:t>3.2 Arquitetura do sistema</w:t>
            </w:r>
            <w:r>
              <w:rPr>
                <w:noProof/>
                <w:webHidden/>
              </w:rPr>
              <w:tab/>
            </w:r>
            <w:r>
              <w:rPr>
                <w:noProof/>
                <w:webHidden/>
              </w:rPr>
              <w:fldChar w:fldCharType="begin"/>
            </w:r>
            <w:r>
              <w:rPr>
                <w:noProof/>
                <w:webHidden/>
              </w:rPr>
              <w:instrText xml:space="preserve"> PAGEREF _Toc242493230 \h </w:instrText>
            </w:r>
            <w:r>
              <w:rPr>
                <w:noProof/>
                <w:webHidden/>
              </w:rPr>
            </w:r>
            <w:r>
              <w:rPr>
                <w:noProof/>
                <w:webHidden/>
              </w:rPr>
              <w:fldChar w:fldCharType="separate"/>
            </w:r>
            <w:r>
              <w:rPr>
                <w:noProof/>
                <w:webHidden/>
              </w:rPr>
              <w:t>32</w:t>
            </w:r>
            <w:r>
              <w:rPr>
                <w:noProof/>
                <w:webHidden/>
              </w:rPr>
              <w:fldChar w:fldCharType="end"/>
            </w:r>
          </w:hyperlink>
        </w:p>
        <w:p w14:paraId="01FAE442"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1" w:history="1">
            <w:r w:rsidRPr="00592B43">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_Toc242493231 \h </w:instrText>
            </w:r>
            <w:r>
              <w:rPr>
                <w:noProof/>
                <w:webHidden/>
              </w:rPr>
            </w:r>
            <w:r>
              <w:rPr>
                <w:noProof/>
                <w:webHidden/>
              </w:rPr>
              <w:fldChar w:fldCharType="separate"/>
            </w:r>
            <w:r>
              <w:rPr>
                <w:noProof/>
                <w:webHidden/>
              </w:rPr>
              <w:t>34</w:t>
            </w:r>
            <w:r>
              <w:rPr>
                <w:noProof/>
                <w:webHidden/>
              </w:rPr>
              <w:fldChar w:fldCharType="end"/>
            </w:r>
          </w:hyperlink>
        </w:p>
        <w:p w14:paraId="1113640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2" w:history="1">
            <w:r w:rsidRPr="00592B43">
              <w:rPr>
                <w:rStyle w:val="Hyperlink"/>
                <w:noProof/>
                <w:lang w:val="pt-BR"/>
              </w:rPr>
              <w:t>3.4 O nó de demonstração</w:t>
            </w:r>
            <w:r>
              <w:rPr>
                <w:noProof/>
                <w:webHidden/>
              </w:rPr>
              <w:tab/>
            </w:r>
            <w:r>
              <w:rPr>
                <w:noProof/>
                <w:webHidden/>
              </w:rPr>
              <w:fldChar w:fldCharType="begin"/>
            </w:r>
            <w:r>
              <w:rPr>
                <w:noProof/>
                <w:webHidden/>
              </w:rPr>
              <w:instrText xml:space="preserve"> PAGEREF _Toc242493232 \h </w:instrText>
            </w:r>
            <w:r>
              <w:rPr>
                <w:noProof/>
                <w:webHidden/>
              </w:rPr>
            </w:r>
            <w:r>
              <w:rPr>
                <w:noProof/>
                <w:webHidden/>
              </w:rPr>
              <w:fldChar w:fldCharType="separate"/>
            </w:r>
            <w:r>
              <w:rPr>
                <w:noProof/>
                <w:webHidden/>
              </w:rPr>
              <w:t>37</w:t>
            </w:r>
            <w:r>
              <w:rPr>
                <w:noProof/>
                <w:webHidden/>
              </w:rPr>
              <w:fldChar w:fldCharType="end"/>
            </w:r>
          </w:hyperlink>
        </w:p>
        <w:p w14:paraId="2FF17F9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3" w:history="1">
            <w:r w:rsidRPr="00592B43">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_Toc242493233 \h </w:instrText>
            </w:r>
            <w:r>
              <w:rPr>
                <w:noProof/>
                <w:webHidden/>
              </w:rPr>
            </w:r>
            <w:r>
              <w:rPr>
                <w:noProof/>
                <w:webHidden/>
              </w:rPr>
              <w:fldChar w:fldCharType="separate"/>
            </w:r>
            <w:r>
              <w:rPr>
                <w:noProof/>
                <w:webHidden/>
              </w:rPr>
              <w:t>39</w:t>
            </w:r>
            <w:r>
              <w:rPr>
                <w:noProof/>
                <w:webHidden/>
              </w:rPr>
              <w:fldChar w:fldCharType="end"/>
            </w:r>
          </w:hyperlink>
        </w:p>
        <w:p w14:paraId="5EB9B2C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4" w:history="1">
            <w:r w:rsidRPr="00592B43">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_Toc242493234 \h </w:instrText>
            </w:r>
            <w:r>
              <w:rPr>
                <w:noProof/>
                <w:webHidden/>
              </w:rPr>
            </w:r>
            <w:r>
              <w:rPr>
                <w:noProof/>
                <w:webHidden/>
              </w:rPr>
              <w:fldChar w:fldCharType="separate"/>
            </w:r>
            <w:r>
              <w:rPr>
                <w:noProof/>
                <w:webHidden/>
              </w:rPr>
              <w:t>41</w:t>
            </w:r>
            <w:r>
              <w:rPr>
                <w:noProof/>
                <w:webHidden/>
              </w:rPr>
              <w:fldChar w:fldCharType="end"/>
            </w:r>
          </w:hyperlink>
        </w:p>
        <w:p w14:paraId="150C691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5" w:history="1">
            <w:r w:rsidRPr="00592B43">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_Toc242493235 \h </w:instrText>
            </w:r>
            <w:r>
              <w:rPr>
                <w:noProof/>
                <w:webHidden/>
              </w:rPr>
            </w:r>
            <w:r>
              <w:rPr>
                <w:noProof/>
                <w:webHidden/>
              </w:rPr>
              <w:fldChar w:fldCharType="separate"/>
            </w:r>
            <w:r>
              <w:rPr>
                <w:noProof/>
                <w:webHidden/>
              </w:rPr>
              <w:t>43</w:t>
            </w:r>
            <w:r>
              <w:rPr>
                <w:noProof/>
                <w:webHidden/>
              </w:rPr>
              <w:fldChar w:fldCharType="end"/>
            </w:r>
          </w:hyperlink>
        </w:p>
        <w:p w14:paraId="1828674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6" w:history="1">
            <w:r w:rsidRPr="00592B43">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_Toc242493236 \h </w:instrText>
            </w:r>
            <w:r>
              <w:rPr>
                <w:noProof/>
                <w:webHidden/>
              </w:rPr>
            </w:r>
            <w:r>
              <w:rPr>
                <w:noProof/>
                <w:webHidden/>
              </w:rPr>
              <w:fldChar w:fldCharType="separate"/>
            </w:r>
            <w:r>
              <w:rPr>
                <w:noProof/>
                <w:webHidden/>
              </w:rPr>
              <w:t>44</w:t>
            </w:r>
            <w:r>
              <w:rPr>
                <w:noProof/>
                <w:webHidden/>
              </w:rPr>
              <w:fldChar w:fldCharType="end"/>
            </w:r>
          </w:hyperlink>
        </w:p>
        <w:p w14:paraId="610FEDE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7" w:history="1">
            <w:r w:rsidRPr="00592B43">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_Toc242493237 \h </w:instrText>
            </w:r>
            <w:r>
              <w:rPr>
                <w:noProof/>
                <w:webHidden/>
              </w:rPr>
            </w:r>
            <w:r>
              <w:rPr>
                <w:noProof/>
                <w:webHidden/>
              </w:rPr>
              <w:fldChar w:fldCharType="separate"/>
            </w:r>
            <w:r>
              <w:rPr>
                <w:noProof/>
                <w:webHidden/>
              </w:rPr>
              <w:t>46</w:t>
            </w:r>
            <w:r>
              <w:rPr>
                <w:noProof/>
                <w:webHidden/>
              </w:rPr>
              <w:fldChar w:fldCharType="end"/>
            </w:r>
          </w:hyperlink>
        </w:p>
        <w:p w14:paraId="3B26BD9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8" w:history="1">
            <w:r w:rsidRPr="00592B43">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_Toc242493238 \h </w:instrText>
            </w:r>
            <w:r>
              <w:rPr>
                <w:noProof/>
                <w:webHidden/>
              </w:rPr>
            </w:r>
            <w:r>
              <w:rPr>
                <w:noProof/>
                <w:webHidden/>
              </w:rPr>
              <w:fldChar w:fldCharType="separate"/>
            </w:r>
            <w:r>
              <w:rPr>
                <w:noProof/>
                <w:webHidden/>
              </w:rPr>
              <w:t>48</w:t>
            </w:r>
            <w:r>
              <w:rPr>
                <w:noProof/>
                <w:webHidden/>
              </w:rPr>
              <w:fldChar w:fldCharType="end"/>
            </w:r>
          </w:hyperlink>
        </w:p>
        <w:p w14:paraId="584326C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9" w:history="1">
            <w:r w:rsidRPr="00592B43">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_Toc242493239 \h </w:instrText>
            </w:r>
            <w:r>
              <w:rPr>
                <w:noProof/>
                <w:webHidden/>
              </w:rPr>
            </w:r>
            <w:r>
              <w:rPr>
                <w:noProof/>
                <w:webHidden/>
              </w:rPr>
              <w:fldChar w:fldCharType="separate"/>
            </w:r>
            <w:r>
              <w:rPr>
                <w:noProof/>
                <w:webHidden/>
              </w:rPr>
              <w:t>48</w:t>
            </w:r>
            <w:r>
              <w:rPr>
                <w:noProof/>
                <w:webHidden/>
              </w:rPr>
              <w:fldChar w:fldCharType="end"/>
            </w:r>
          </w:hyperlink>
        </w:p>
        <w:p w14:paraId="2334C9D0"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0" w:history="1">
            <w:r w:rsidRPr="00592B43">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_Toc242493240 \h </w:instrText>
            </w:r>
            <w:r>
              <w:rPr>
                <w:noProof/>
                <w:webHidden/>
              </w:rPr>
            </w:r>
            <w:r>
              <w:rPr>
                <w:noProof/>
                <w:webHidden/>
              </w:rPr>
              <w:fldChar w:fldCharType="separate"/>
            </w:r>
            <w:r>
              <w:rPr>
                <w:noProof/>
                <w:webHidden/>
              </w:rPr>
              <w:t>49</w:t>
            </w:r>
            <w:r>
              <w:rPr>
                <w:noProof/>
                <w:webHidden/>
              </w:rPr>
              <w:fldChar w:fldCharType="end"/>
            </w:r>
          </w:hyperlink>
        </w:p>
        <w:p w14:paraId="3B2EF8A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1" w:history="1">
            <w:r w:rsidRPr="00592B43">
              <w:rPr>
                <w:rStyle w:val="Hyperlink"/>
                <w:noProof/>
                <w:lang w:val="pt-BR"/>
              </w:rPr>
              <w:t>3.6 Camada de previsão</w:t>
            </w:r>
            <w:r>
              <w:rPr>
                <w:noProof/>
                <w:webHidden/>
              </w:rPr>
              <w:tab/>
            </w:r>
            <w:r>
              <w:rPr>
                <w:noProof/>
                <w:webHidden/>
              </w:rPr>
              <w:fldChar w:fldCharType="begin"/>
            </w:r>
            <w:r>
              <w:rPr>
                <w:noProof/>
                <w:webHidden/>
              </w:rPr>
              <w:instrText xml:space="preserve"> PAGEREF _Toc242493241 \h </w:instrText>
            </w:r>
            <w:r>
              <w:rPr>
                <w:noProof/>
                <w:webHidden/>
              </w:rPr>
            </w:r>
            <w:r>
              <w:rPr>
                <w:noProof/>
                <w:webHidden/>
              </w:rPr>
              <w:fldChar w:fldCharType="separate"/>
            </w:r>
            <w:r>
              <w:rPr>
                <w:noProof/>
                <w:webHidden/>
              </w:rPr>
              <w:t>52</w:t>
            </w:r>
            <w:r>
              <w:rPr>
                <w:noProof/>
                <w:webHidden/>
              </w:rPr>
              <w:fldChar w:fldCharType="end"/>
            </w:r>
          </w:hyperlink>
        </w:p>
        <w:p w14:paraId="1405A1B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2" w:history="1">
            <w:r w:rsidRPr="00592B43">
              <w:rPr>
                <w:rStyle w:val="Hyperlink"/>
                <w:noProof/>
                <w:lang w:val="pt-BR"/>
              </w:rPr>
              <w:t>3.7 Mecanismo de decisão</w:t>
            </w:r>
            <w:r>
              <w:rPr>
                <w:noProof/>
                <w:webHidden/>
              </w:rPr>
              <w:tab/>
            </w:r>
            <w:r>
              <w:rPr>
                <w:noProof/>
                <w:webHidden/>
              </w:rPr>
              <w:fldChar w:fldCharType="begin"/>
            </w:r>
            <w:r>
              <w:rPr>
                <w:noProof/>
                <w:webHidden/>
              </w:rPr>
              <w:instrText xml:space="preserve"> PAGEREF _Toc242493242 \h </w:instrText>
            </w:r>
            <w:r>
              <w:rPr>
                <w:noProof/>
                <w:webHidden/>
              </w:rPr>
            </w:r>
            <w:r>
              <w:rPr>
                <w:noProof/>
                <w:webHidden/>
              </w:rPr>
              <w:fldChar w:fldCharType="separate"/>
            </w:r>
            <w:r>
              <w:rPr>
                <w:noProof/>
                <w:webHidden/>
              </w:rPr>
              <w:t>55</w:t>
            </w:r>
            <w:r>
              <w:rPr>
                <w:noProof/>
                <w:webHidden/>
              </w:rPr>
              <w:fldChar w:fldCharType="end"/>
            </w:r>
          </w:hyperlink>
        </w:p>
        <w:p w14:paraId="371ABAA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3" w:history="1">
            <w:r w:rsidRPr="00592B43">
              <w:rPr>
                <w:rStyle w:val="Hyperlink"/>
                <w:noProof/>
                <w:lang w:val="pt-BR"/>
              </w:rPr>
              <w:t>3.8 Classe de iluminação adotada</w:t>
            </w:r>
            <w:r>
              <w:rPr>
                <w:noProof/>
                <w:webHidden/>
              </w:rPr>
              <w:tab/>
            </w:r>
            <w:r>
              <w:rPr>
                <w:noProof/>
                <w:webHidden/>
              </w:rPr>
              <w:fldChar w:fldCharType="begin"/>
            </w:r>
            <w:r>
              <w:rPr>
                <w:noProof/>
                <w:webHidden/>
              </w:rPr>
              <w:instrText xml:space="preserve"> PAGEREF _Toc242493243 \h </w:instrText>
            </w:r>
            <w:r>
              <w:rPr>
                <w:noProof/>
                <w:webHidden/>
              </w:rPr>
            </w:r>
            <w:r>
              <w:rPr>
                <w:noProof/>
                <w:webHidden/>
              </w:rPr>
              <w:fldChar w:fldCharType="separate"/>
            </w:r>
            <w:r>
              <w:rPr>
                <w:noProof/>
                <w:webHidden/>
              </w:rPr>
              <w:t>61</w:t>
            </w:r>
            <w:r>
              <w:rPr>
                <w:noProof/>
                <w:webHidden/>
              </w:rPr>
              <w:fldChar w:fldCharType="end"/>
            </w:r>
          </w:hyperlink>
        </w:p>
        <w:p w14:paraId="1777A78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4" w:history="1">
            <w:r w:rsidRPr="00592B43">
              <w:rPr>
                <w:rStyle w:val="Hyperlink"/>
                <w:noProof/>
                <w:lang w:val="pt-BR"/>
              </w:rPr>
              <w:t>3.9 Procedimentos e avaliação</w:t>
            </w:r>
            <w:r>
              <w:rPr>
                <w:noProof/>
                <w:webHidden/>
              </w:rPr>
              <w:tab/>
            </w:r>
            <w:r>
              <w:rPr>
                <w:noProof/>
                <w:webHidden/>
              </w:rPr>
              <w:fldChar w:fldCharType="begin"/>
            </w:r>
            <w:r>
              <w:rPr>
                <w:noProof/>
                <w:webHidden/>
              </w:rPr>
              <w:instrText xml:space="preserve"> PAGEREF _Toc242493244 \h </w:instrText>
            </w:r>
            <w:r>
              <w:rPr>
                <w:noProof/>
                <w:webHidden/>
              </w:rPr>
            </w:r>
            <w:r>
              <w:rPr>
                <w:noProof/>
                <w:webHidden/>
              </w:rPr>
              <w:fldChar w:fldCharType="separate"/>
            </w:r>
            <w:r>
              <w:rPr>
                <w:noProof/>
                <w:webHidden/>
              </w:rPr>
              <w:t>62</w:t>
            </w:r>
            <w:r>
              <w:rPr>
                <w:noProof/>
                <w:webHidden/>
              </w:rPr>
              <w:fldChar w:fldCharType="end"/>
            </w:r>
          </w:hyperlink>
        </w:p>
        <w:p w14:paraId="6463DB5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5" w:history="1">
            <w:r w:rsidRPr="00592B43">
              <w:rPr>
                <w:rStyle w:val="Hyperlink"/>
                <w:noProof/>
                <w:lang w:val="pt-BR"/>
              </w:rPr>
              <w:t>3.10 Tratamento de dados pessoais</w:t>
            </w:r>
            <w:r>
              <w:rPr>
                <w:noProof/>
                <w:webHidden/>
              </w:rPr>
              <w:tab/>
            </w:r>
            <w:r>
              <w:rPr>
                <w:noProof/>
                <w:webHidden/>
              </w:rPr>
              <w:fldChar w:fldCharType="begin"/>
            </w:r>
            <w:r>
              <w:rPr>
                <w:noProof/>
                <w:webHidden/>
              </w:rPr>
              <w:instrText xml:space="preserve"> PAGEREF _Toc242493245 \h </w:instrText>
            </w:r>
            <w:r>
              <w:rPr>
                <w:noProof/>
                <w:webHidden/>
              </w:rPr>
            </w:r>
            <w:r>
              <w:rPr>
                <w:noProof/>
                <w:webHidden/>
              </w:rPr>
              <w:fldChar w:fldCharType="separate"/>
            </w:r>
            <w:r>
              <w:rPr>
                <w:noProof/>
                <w:webHidden/>
              </w:rPr>
              <w:t>66</w:t>
            </w:r>
            <w:r>
              <w:rPr>
                <w:noProof/>
                <w:webHidden/>
              </w:rPr>
              <w:fldChar w:fldCharType="end"/>
            </w:r>
          </w:hyperlink>
        </w:p>
        <w:p w14:paraId="65E2498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6" w:history="1">
            <w:r w:rsidRPr="00592B43">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_Toc242493246 \h </w:instrText>
            </w:r>
            <w:r>
              <w:rPr>
                <w:noProof/>
                <w:webHidden/>
              </w:rPr>
            </w:r>
            <w:r>
              <w:rPr>
                <w:noProof/>
                <w:webHidden/>
              </w:rPr>
              <w:fldChar w:fldCharType="separate"/>
            </w:r>
            <w:r>
              <w:rPr>
                <w:noProof/>
                <w:webHidden/>
              </w:rPr>
              <w:t>67</w:t>
            </w:r>
            <w:r>
              <w:rPr>
                <w:noProof/>
                <w:webHidden/>
              </w:rPr>
              <w:fldChar w:fldCharType="end"/>
            </w:r>
          </w:hyperlink>
        </w:p>
        <w:p w14:paraId="352BD7B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7" w:history="1">
            <w:r w:rsidRPr="00592B43">
              <w:rPr>
                <w:rStyle w:val="Hyperlink"/>
                <w:noProof/>
                <w:lang w:val="pt-BR"/>
              </w:rPr>
              <w:t>3.12 Engenharia de software</w:t>
            </w:r>
            <w:r>
              <w:rPr>
                <w:noProof/>
                <w:webHidden/>
              </w:rPr>
              <w:tab/>
            </w:r>
            <w:r>
              <w:rPr>
                <w:noProof/>
                <w:webHidden/>
              </w:rPr>
              <w:fldChar w:fldCharType="begin"/>
            </w:r>
            <w:r>
              <w:rPr>
                <w:noProof/>
                <w:webHidden/>
              </w:rPr>
              <w:instrText xml:space="preserve"> PAGEREF _Toc242493247 \h </w:instrText>
            </w:r>
            <w:r>
              <w:rPr>
                <w:noProof/>
                <w:webHidden/>
              </w:rPr>
            </w:r>
            <w:r>
              <w:rPr>
                <w:noProof/>
                <w:webHidden/>
              </w:rPr>
              <w:fldChar w:fldCharType="separate"/>
            </w:r>
            <w:r>
              <w:rPr>
                <w:noProof/>
                <w:webHidden/>
              </w:rPr>
              <w:t>72</w:t>
            </w:r>
            <w:r>
              <w:rPr>
                <w:noProof/>
                <w:webHidden/>
              </w:rPr>
              <w:fldChar w:fldCharType="end"/>
            </w:r>
          </w:hyperlink>
        </w:p>
        <w:p w14:paraId="6DFEBA1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8" w:history="1">
            <w:r w:rsidRPr="00592B43">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_Toc242493248 \h </w:instrText>
            </w:r>
            <w:r>
              <w:rPr>
                <w:noProof/>
                <w:webHidden/>
              </w:rPr>
            </w:r>
            <w:r>
              <w:rPr>
                <w:noProof/>
                <w:webHidden/>
              </w:rPr>
              <w:fldChar w:fldCharType="separate"/>
            </w:r>
            <w:r>
              <w:rPr>
                <w:noProof/>
                <w:webHidden/>
              </w:rPr>
              <w:t>72</w:t>
            </w:r>
            <w:r>
              <w:rPr>
                <w:noProof/>
                <w:webHidden/>
              </w:rPr>
              <w:fldChar w:fldCharType="end"/>
            </w:r>
          </w:hyperlink>
        </w:p>
        <w:p w14:paraId="6035791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9" w:history="1">
            <w:r w:rsidRPr="00592B43">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_Toc242493249 \h </w:instrText>
            </w:r>
            <w:r>
              <w:rPr>
                <w:noProof/>
                <w:webHidden/>
              </w:rPr>
            </w:r>
            <w:r>
              <w:rPr>
                <w:noProof/>
                <w:webHidden/>
              </w:rPr>
              <w:fldChar w:fldCharType="separate"/>
            </w:r>
            <w:r>
              <w:rPr>
                <w:noProof/>
                <w:webHidden/>
              </w:rPr>
              <w:t>72</w:t>
            </w:r>
            <w:r>
              <w:rPr>
                <w:noProof/>
                <w:webHidden/>
              </w:rPr>
              <w:fldChar w:fldCharType="end"/>
            </w:r>
          </w:hyperlink>
        </w:p>
        <w:p w14:paraId="7E744471"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0" w:history="1">
            <w:r w:rsidRPr="00592B43">
              <w:rPr>
                <w:rStyle w:val="Hyperlink"/>
                <w:noProof/>
                <w:lang w:val="pt-BR"/>
              </w:rPr>
              <w:t>3.12.3 Requisitos funcionais</w:t>
            </w:r>
            <w:r>
              <w:rPr>
                <w:noProof/>
                <w:webHidden/>
              </w:rPr>
              <w:tab/>
            </w:r>
            <w:r>
              <w:rPr>
                <w:noProof/>
                <w:webHidden/>
              </w:rPr>
              <w:fldChar w:fldCharType="begin"/>
            </w:r>
            <w:r>
              <w:rPr>
                <w:noProof/>
                <w:webHidden/>
              </w:rPr>
              <w:instrText xml:space="preserve"> PAGEREF _Toc242493250 \h </w:instrText>
            </w:r>
            <w:r>
              <w:rPr>
                <w:noProof/>
                <w:webHidden/>
              </w:rPr>
            </w:r>
            <w:r>
              <w:rPr>
                <w:noProof/>
                <w:webHidden/>
              </w:rPr>
              <w:fldChar w:fldCharType="separate"/>
            </w:r>
            <w:r>
              <w:rPr>
                <w:noProof/>
                <w:webHidden/>
              </w:rPr>
              <w:t>72</w:t>
            </w:r>
            <w:r>
              <w:rPr>
                <w:noProof/>
                <w:webHidden/>
              </w:rPr>
              <w:fldChar w:fldCharType="end"/>
            </w:r>
          </w:hyperlink>
        </w:p>
        <w:p w14:paraId="4D72AD5E"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1" w:history="1">
            <w:r w:rsidRPr="00592B43">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_Toc242493251 \h </w:instrText>
            </w:r>
            <w:r>
              <w:rPr>
                <w:noProof/>
                <w:webHidden/>
              </w:rPr>
            </w:r>
            <w:r>
              <w:rPr>
                <w:noProof/>
                <w:webHidden/>
              </w:rPr>
              <w:fldChar w:fldCharType="separate"/>
            </w:r>
            <w:r>
              <w:rPr>
                <w:noProof/>
                <w:webHidden/>
              </w:rPr>
              <w:t>73</w:t>
            </w:r>
            <w:r>
              <w:rPr>
                <w:noProof/>
                <w:webHidden/>
              </w:rPr>
              <w:fldChar w:fldCharType="end"/>
            </w:r>
          </w:hyperlink>
        </w:p>
        <w:p w14:paraId="4371D4F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2" w:history="1">
            <w:r w:rsidRPr="00592B43">
              <w:rPr>
                <w:rStyle w:val="Hyperlink"/>
                <w:noProof/>
                <w:lang w:val="pt-BR"/>
              </w:rPr>
              <w:t>3.12.5 Diagrama de casos de uso</w:t>
            </w:r>
            <w:r>
              <w:rPr>
                <w:noProof/>
                <w:webHidden/>
              </w:rPr>
              <w:tab/>
            </w:r>
            <w:r>
              <w:rPr>
                <w:noProof/>
                <w:webHidden/>
              </w:rPr>
              <w:fldChar w:fldCharType="begin"/>
            </w:r>
            <w:r>
              <w:rPr>
                <w:noProof/>
                <w:webHidden/>
              </w:rPr>
              <w:instrText xml:space="preserve"> PAGEREF _Toc242493252 \h </w:instrText>
            </w:r>
            <w:r>
              <w:rPr>
                <w:noProof/>
                <w:webHidden/>
              </w:rPr>
            </w:r>
            <w:r>
              <w:rPr>
                <w:noProof/>
                <w:webHidden/>
              </w:rPr>
              <w:fldChar w:fldCharType="separate"/>
            </w:r>
            <w:r>
              <w:rPr>
                <w:noProof/>
                <w:webHidden/>
              </w:rPr>
              <w:t>75</w:t>
            </w:r>
            <w:r>
              <w:rPr>
                <w:noProof/>
                <w:webHidden/>
              </w:rPr>
              <w:fldChar w:fldCharType="end"/>
            </w:r>
          </w:hyperlink>
        </w:p>
        <w:p w14:paraId="01044EE5"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3" w:history="1">
            <w:r w:rsidRPr="00592B43">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_Toc242493253 \h </w:instrText>
            </w:r>
            <w:r>
              <w:rPr>
                <w:noProof/>
                <w:webHidden/>
              </w:rPr>
            </w:r>
            <w:r>
              <w:rPr>
                <w:noProof/>
                <w:webHidden/>
              </w:rPr>
              <w:fldChar w:fldCharType="separate"/>
            </w:r>
            <w:r>
              <w:rPr>
                <w:noProof/>
                <w:webHidden/>
              </w:rPr>
              <w:t>75</w:t>
            </w:r>
            <w:r>
              <w:rPr>
                <w:noProof/>
                <w:webHidden/>
              </w:rPr>
              <w:fldChar w:fldCharType="end"/>
            </w:r>
          </w:hyperlink>
        </w:p>
        <w:p w14:paraId="1D535307" w14:textId="77777777" w:rsidR="00430DB3" w:rsidRDefault="00430DB3">
          <w:pPr>
            <w:pStyle w:val="TOC4"/>
            <w:tabs>
              <w:tab w:val="right" w:leader="dot" w:pos="9061"/>
            </w:tabs>
            <w:rPr>
              <w:noProof/>
            </w:rPr>
          </w:pPr>
          <w:hyperlink w:anchor="_Toc242493254" w:history="1">
            <w:r w:rsidRPr="00592B43">
              <w:rPr>
                <w:rStyle w:val="Hyperlink"/>
                <w:noProof/>
                <w:lang w:val="pt-BR"/>
              </w:rPr>
              <w:t>3.12.6.1 Implantação em nuvem</w:t>
            </w:r>
            <w:r>
              <w:rPr>
                <w:noProof/>
                <w:webHidden/>
              </w:rPr>
              <w:tab/>
            </w:r>
            <w:r>
              <w:rPr>
                <w:noProof/>
                <w:webHidden/>
              </w:rPr>
              <w:fldChar w:fldCharType="begin"/>
            </w:r>
            <w:r>
              <w:rPr>
                <w:noProof/>
                <w:webHidden/>
              </w:rPr>
              <w:instrText xml:space="preserve"> PAGEREF _Toc242493254 \h </w:instrText>
            </w:r>
            <w:r>
              <w:rPr>
                <w:noProof/>
                <w:webHidden/>
              </w:rPr>
            </w:r>
            <w:r>
              <w:rPr>
                <w:noProof/>
                <w:webHidden/>
              </w:rPr>
              <w:fldChar w:fldCharType="separate"/>
            </w:r>
            <w:r>
              <w:rPr>
                <w:noProof/>
                <w:webHidden/>
              </w:rPr>
              <w:t>78</w:t>
            </w:r>
            <w:r>
              <w:rPr>
                <w:noProof/>
                <w:webHidden/>
              </w:rPr>
              <w:fldChar w:fldCharType="end"/>
            </w:r>
          </w:hyperlink>
        </w:p>
        <w:p w14:paraId="20A4F0FD" w14:textId="77777777" w:rsidR="00430DB3" w:rsidRDefault="00430DB3">
          <w:pPr>
            <w:pStyle w:val="TOC4"/>
            <w:tabs>
              <w:tab w:val="right" w:leader="dot" w:pos="9061"/>
            </w:tabs>
            <w:rPr>
              <w:noProof/>
            </w:rPr>
          </w:pPr>
          <w:hyperlink w:anchor="_Toc242493255" w:history="1">
            <w:r w:rsidRPr="00592B43">
              <w:rPr>
                <w:rStyle w:val="Hyperlink"/>
                <w:noProof/>
                <w:lang w:val="pt-BR"/>
              </w:rPr>
              <w:t>3.12.6.2 Contratos das interfaces</w:t>
            </w:r>
            <w:r>
              <w:rPr>
                <w:noProof/>
                <w:webHidden/>
              </w:rPr>
              <w:tab/>
            </w:r>
            <w:r>
              <w:rPr>
                <w:noProof/>
                <w:webHidden/>
              </w:rPr>
              <w:fldChar w:fldCharType="begin"/>
            </w:r>
            <w:r>
              <w:rPr>
                <w:noProof/>
                <w:webHidden/>
              </w:rPr>
              <w:instrText xml:space="preserve"> PAGEREF _Toc242493255 \h </w:instrText>
            </w:r>
            <w:r>
              <w:rPr>
                <w:noProof/>
                <w:webHidden/>
              </w:rPr>
            </w:r>
            <w:r>
              <w:rPr>
                <w:noProof/>
                <w:webHidden/>
              </w:rPr>
              <w:fldChar w:fldCharType="separate"/>
            </w:r>
            <w:r>
              <w:rPr>
                <w:noProof/>
                <w:webHidden/>
              </w:rPr>
              <w:t>80</w:t>
            </w:r>
            <w:r>
              <w:rPr>
                <w:noProof/>
                <w:webHidden/>
              </w:rPr>
              <w:fldChar w:fldCharType="end"/>
            </w:r>
          </w:hyperlink>
        </w:p>
        <w:p w14:paraId="72BDD6C9" w14:textId="77777777" w:rsidR="00430DB3" w:rsidRDefault="00430DB3">
          <w:pPr>
            <w:pStyle w:val="TOC4"/>
            <w:tabs>
              <w:tab w:val="right" w:leader="dot" w:pos="9061"/>
            </w:tabs>
            <w:rPr>
              <w:noProof/>
            </w:rPr>
          </w:pPr>
          <w:hyperlink w:anchor="_Toc242493256" w:history="1">
            <w:r w:rsidRPr="00592B43">
              <w:rPr>
                <w:rStyle w:val="Hyperlink"/>
                <w:noProof/>
                <w:lang w:val="pt-BR"/>
              </w:rPr>
              <w:t>3.12.6.3 Percurso de uma decisão</w:t>
            </w:r>
            <w:r>
              <w:rPr>
                <w:noProof/>
                <w:webHidden/>
              </w:rPr>
              <w:tab/>
            </w:r>
            <w:r>
              <w:rPr>
                <w:noProof/>
                <w:webHidden/>
              </w:rPr>
              <w:fldChar w:fldCharType="begin"/>
            </w:r>
            <w:r>
              <w:rPr>
                <w:noProof/>
                <w:webHidden/>
              </w:rPr>
              <w:instrText xml:space="preserve"> PAGEREF _Toc242493256 \h </w:instrText>
            </w:r>
            <w:r>
              <w:rPr>
                <w:noProof/>
                <w:webHidden/>
              </w:rPr>
            </w:r>
            <w:r>
              <w:rPr>
                <w:noProof/>
                <w:webHidden/>
              </w:rPr>
              <w:fldChar w:fldCharType="separate"/>
            </w:r>
            <w:r>
              <w:rPr>
                <w:noProof/>
                <w:webHidden/>
              </w:rPr>
              <w:t>82</w:t>
            </w:r>
            <w:r>
              <w:rPr>
                <w:noProof/>
                <w:webHidden/>
              </w:rPr>
              <w:fldChar w:fldCharType="end"/>
            </w:r>
          </w:hyperlink>
        </w:p>
        <w:p w14:paraId="77E5E06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7" w:history="1">
            <w:r w:rsidRPr="00592B43">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_Toc242493257 \h </w:instrText>
            </w:r>
            <w:r>
              <w:rPr>
                <w:noProof/>
                <w:webHidden/>
              </w:rPr>
            </w:r>
            <w:r>
              <w:rPr>
                <w:noProof/>
                <w:webHidden/>
              </w:rPr>
              <w:fldChar w:fldCharType="separate"/>
            </w:r>
            <w:r>
              <w:rPr>
                <w:noProof/>
                <w:webHidden/>
              </w:rPr>
              <w:t>85</w:t>
            </w:r>
            <w:r>
              <w:rPr>
                <w:noProof/>
                <w:webHidden/>
              </w:rPr>
              <w:fldChar w:fldCharType="end"/>
            </w:r>
          </w:hyperlink>
        </w:p>
        <w:p w14:paraId="48DECFEB"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8" w:history="1">
            <w:r w:rsidRPr="00592B43">
              <w:rPr>
                <w:rStyle w:val="Hyperlink"/>
                <w:noProof/>
                <w:lang w:val="pt-BR"/>
              </w:rPr>
              <w:t>3.12.8 Cronograma de atividades</w:t>
            </w:r>
            <w:r>
              <w:rPr>
                <w:noProof/>
                <w:webHidden/>
              </w:rPr>
              <w:tab/>
            </w:r>
            <w:r>
              <w:rPr>
                <w:noProof/>
                <w:webHidden/>
              </w:rPr>
              <w:fldChar w:fldCharType="begin"/>
            </w:r>
            <w:r>
              <w:rPr>
                <w:noProof/>
                <w:webHidden/>
              </w:rPr>
              <w:instrText xml:space="preserve"> PAGEREF _Toc242493258 \h </w:instrText>
            </w:r>
            <w:r>
              <w:rPr>
                <w:noProof/>
                <w:webHidden/>
              </w:rPr>
            </w:r>
            <w:r>
              <w:rPr>
                <w:noProof/>
                <w:webHidden/>
              </w:rPr>
              <w:fldChar w:fldCharType="separate"/>
            </w:r>
            <w:r>
              <w:rPr>
                <w:noProof/>
                <w:webHidden/>
              </w:rPr>
              <w:t>87</w:t>
            </w:r>
            <w:r>
              <w:rPr>
                <w:noProof/>
                <w:webHidden/>
              </w:rPr>
              <w:fldChar w:fldCharType="end"/>
            </w:r>
          </w:hyperlink>
        </w:p>
        <w:p w14:paraId="26DB57FE"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9" w:history="1">
            <w:r w:rsidRPr="00592B43">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_Toc242493259 \h </w:instrText>
            </w:r>
            <w:r>
              <w:rPr>
                <w:noProof/>
                <w:webHidden/>
              </w:rPr>
            </w:r>
            <w:r>
              <w:rPr>
                <w:noProof/>
                <w:webHidden/>
              </w:rPr>
              <w:fldChar w:fldCharType="separate"/>
            </w:r>
            <w:r>
              <w:rPr>
                <w:noProof/>
                <w:webHidden/>
              </w:rPr>
              <w:t>87</w:t>
            </w:r>
            <w:r>
              <w:rPr>
                <w:noProof/>
                <w:webHidden/>
              </w:rPr>
              <w:fldChar w:fldCharType="end"/>
            </w:r>
          </w:hyperlink>
        </w:p>
        <w:p w14:paraId="47CB7B2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0" w:history="1">
            <w:r w:rsidRPr="00592B43">
              <w:rPr>
                <w:rStyle w:val="Hyperlink"/>
                <w:noProof/>
                <w:lang w:val="pt-BR"/>
              </w:rPr>
              <w:t>3.13 Banco de dados</w:t>
            </w:r>
            <w:r>
              <w:rPr>
                <w:noProof/>
                <w:webHidden/>
              </w:rPr>
              <w:tab/>
            </w:r>
            <w:r>
              <w:rPr>
                <w:noProof/>
                <w:webHidden/>
              </w:rPr>
              <w:fldChar w:fldCharType="begin"/>
            </w:r>
            <w:r>
              <w:rPr>
                <w:noProof/>
                <w:webHidden/>
              </w:rPr>
              <w:instrText xml:space="preserve"> PAGEREF _Toc242493260 \h </w:instrText>
            </w:r>
            <w:r>
              <w:rPr>
                <w:noProof/>
                <w:webHidden/>
              </w:rPr>
            </w:r>
            <w:r>
              <w:rPr>
                <w:noProof/>
                <w:webHidden/>
              </w:rPr>
              <w:fldChar w:fldCharType="separate"/>
            </w:r>
            <w:r>
              <w:rPr>
                <w:noProof/>
                <w:webHidden/>
              </w:rPr>
              <w:t>88</w:t>
            </w:r>
            <w:r>
              <w:rPr>
                <w:noProof/>
                <w:webHidden/>
              </w:rPr>
              <w:fldChar w:fldCharType="end"/>
            </w:r>
          </w:hyperlink>
        </w:p>
        <w:p w14:paraId="64402C6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1" w:history="1">
            <w:r w:rsidRPr="00592B43">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_Toc242493261 \h </w:instrText>
            </w:r>
            <w:r>
              <w:rPr>
                <w:noProof/>
                <w:webHidden/>
              </w:rPr>
            </w:r>
            <w:r>
              <w:rPr>
                <w:noProof/>
                <w:webHidden/>
              </w:rPr>
              <w:fldChar w:fldCharType="separate"/>
            </w:r>
            <w:r>
              <w:rPr>
                <w:noProof/>
                <w:webHidden/>
              </w:rPr>
              <w:t>88</w:t>
            </w:r>
            <w:r>
              <w:rPr>
                <w:noProof/>
                <w:webHidden/>
              </w:rPr>
              <w:fldChar w:fldCharType="end"/>
            </w:r>
          </w:hyperlink>
        </w:p>
        <w:p w14:paraId="0CF47630"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2" w:history="1">
            <w:r w:rsidRPr="00592B43">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_Toc242493262 \h </w:instrText>
            </w:r>
            <w:r>
              <w:rPr>
                <w:noProof/>
                <w:webHidden/>
              </w:rPr>
            </w:r>
            <w:r>
              <w:rPr>
                <w:noProof/>
                <w:webHidden/>
              </w:rPr>
              <w:fldChar w:fldCharType="separate"/>
            </w:r>
            <w:r>
              <w:rPr>
                <w:noProof/>
                <w:webHidden/>
              </w:rPr>
              <w:t>91</w:t>
            </w:r>
            <w:r>
              <w:rPr>
                <w:noProof/>
                <w:webHidden/>
              </w:rPr>
              <w:fldChar w:fldCharType="end"/>
            </w:r>
          </w:hyperlink>
        </w:p>
        <w:p w14:paraId="1966D23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3" w:history="1">
            <w:r w:rsidRPr="00592B43">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_Toc242493263 \h </w:instrText>
            </w:r>
            <w:r>
              <w:rPr>
                <w:noProof/>
                <w:webHidden/>
              </w:rPr>
            </w:r>
            <w:r>
              <w:rPr>
                <w:noProof/>
                <w:webHidden/>
              </w:rPr>
              <w:fldChar w:fldCharType="separate"/>
            </w:r>
            <w:r>
              <w:rPr>
                <w:noProof/>
                <w:webHidden/>
              </w:rPr>
              <w:t>92</w:t>
            </w:r>
            <w:r>
              <w:rPr>
                <w:noProof/>
                <w:webHidden/>
              </w:rPr>
              <w:fldChar w:fldCharType="end"/>
            </w:r>
          </w:hyperlink>
        </w:p>
        <w:p w14:paraId="189AC24D"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64" w:history="1">
            <w:r w:rsidRPr="00592B43">
              <w:rPr>
                <w:rStyle w:val="Hyperlink"/>
                <w:noProof/>
                <w:lang w:val="pt-BR"/>
              </w:rPr>
              <w:t>4 RESULTADOS</w:t>
            </w:r>
            <w:r>
              <w:rPr>
                <w:noProof/>
                <w:webHidden/>
              </w:rPr>
              <w:tab/>
            </w:r>
            <w:r>
              <w:rPr>
                <w:noProof/>
                <w:webHidden/>
              </w:rPr>
              <w:fldChar w:fldCharType="begin"/>
            </w:r>
            <w:r>
              <w:rPr>
                <w:noProof/>
                <w:webHidden/>
              </w:rPr>
              <w:instrText xml:space="preserve"> PAGEREF _Toc242493264 \h </w:instrText>
            </w:r>
            <w:r>
              <w:rPr>
                <w:noProof/>
                <w:webHidden/>
              </w:rPr>
            </w:r>
            <w:r>
              <w:rPr>
                <w:noProof/>
                <w:webHidden/>
              </w:rPr>
              <w:fldChar w:fldCharType="separate"/>
            </w:r>
            <w:r>
              <w:rPr>
                <w:noProof/>
                <w:webHidden/>
              </w:rPr>
              <w:t>96</w:t>
            </w:r>
            <w:r>
              <w:rPr>
                <w:noProof/>
                <w:webHidden/>
              </w:rPr>
              <w:fldChar w:fldCharType="end"/>
            </w:r>
          </w:hyperlink>
        </w:p>
        <w:p w14:paraId="041CBA4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5" w:history="1">
            <w:r w:rsidRPr="00592B43">
              <w:rPr>
                <w:rStyle w:val="Hyperlink"/>
                <w:noProof/>
                <w:lang w:val="pt-BR"/>
              </w:rPr>
              <w:t>4.1 Camada de previsão</w:t>
            </w:r>
            <w:r>
              <w:rPr>
                <w:noProof/>
                <w:webHidden/>
              </w:rPr>
              <w:tab/>
            </w:r>
            <w:r>
              <w:rPr>
                <w:noProof/>
                <w:webHidden/>
              </w:rPr>
              <w:fldChar w:fldCharType="begin"/>
            </w:r>
            <w:r>
              <w:rPr>
                <w:noProof/>
                <w:webHidden/>
              </w:rPr>
              <w:instrText xml:space="preserve"> PAGEREF _Toc242493265 \h </w:instrText>
            </w:r>
            <w:r>
              <w:rPr>
                <w:noProof/>
                <w:webHidden/>
              </w:rPr>
            </w:r>
            <w:r>
              <w:rPr>
                <w:noProof/>
                <w:webHidden/>
              </w:rPr>
              <w:fldChar w:fldCharType="separate"/>
            </w:r>
            <w:r>
              <w:rPr>
                <w:noProof/>
                <w:webHidden/>
              </w:rPr>
              <w:t>96</w:t>
            </w:r>
            <w:r>
              <w:rPr>
                <w:noProof/>
                <w:webHidden/>
              </w:rPr>
              <w:fldChar w:fldCharType="end"/>
            </w:r>
          </w:hyperlink>
        </w:p>
        <w:p w14:paraId="5D23C38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6" w:history="1">
            <w:r w:rsidRPr="00592B43">
              <w:rPr>
                <w:rStyle w:val="Hyperlink"/>
                <w:noProof/>
                <w:lang w:val="pt-BR"/>
              </w:rPr>
              <w:t>4.2 Invariante de segurança</w:t>
            </w:r>
            <w:r>
              <w:rPr>
                <w:noProof/>
                <w:webHidden/>
              </w:rPr>
              <w:tab/>
            </w:r>
            <w:r>
              <w:rPr>
                <w:noProof/>
                <w:webHidden/>
              </w:rPr>
              <w:fldChar w:fldCharType="begin"/>
            </w:r>
            <w:r>
              <w:rPr>
                <w:noProof/>
                <w:webHidden/>
              </w:rPr>
              <w:instrText xml:space="preserve"> PAGEREF _Toc242493266 \h </w:instrText>
            </w:r>
            <w:r>
              <w:rPr>
                <w:noProof/>
                <w:webHidden/>
              </w:rPr>
            </w:r>
            <w:r>
              <w:rPr>
                <w:noProof/>
                <w:webHidden/>
              </w:rPr>
              <w:fldChar w:fldCharType="separate"/>
            </w:r>
            <w:r>
              <w:rPr>
                <w:noProof/>
                <w:webHidden/>
              </w:rPr>
              <w:t>97</w:t>
            </w:r>
            <w:r>
              <w:rPr>
                <w:noProof/>
                <w:webHidden/>
              </w:rPr>
              <w:fldChar w:fldCharType="end"/>
            </w:r>
          </w:hyperlink>
        </w:p>
        <w:p w14:paraId="4011350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7" w:history="1">
            <w:r w:rsidRPr="00592B43">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_Toc242493267 \h </w:instrText>
            </w:r>
            <w:r>
              <w:rPr>
                <w:noProof/>
                <w:webHidden/>
              </w:rPr>
            </w:r>
            <w:r>
              <w:rPr>
                <w:noProof/>
                <w:webHidden/>
              </w:rPr>
              <w:fldChar w:fldCharType="separate"/>
            </w:r>
            <w:r>
              <w:rPr>
                <w:noProof/>
                <w:webHidden/>
              </w:rPr>
              <w:t>97</w:t>
            </w:r>
            <w:r>
              <w:rPr>
                <w:noProof/>
                <w:webHidden/>
              </w:rPr>
              <w:fldChar w:fldCharType="end"/>
            </w:r>
          </w:hyperlink>
        </w:p>
        <w:p w14:paraId="6F2B908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8" w:history="1">
            <w:r w:rsidRPr="00592B43">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_Toc242493268 \h </w:instrText>
            </w:r>
            <w:r>
              <w:rPr>
                <w:noProof/>
                <w:webHidden/>
              </w:rPr>
            </w:r>
            <w:r>
              <w:rPr>
                <w:noProof/>
                <w:webHidden/>
              </w:rPr>
              <w:fldChar w:fldCharType="separate"/>
            </w:r>
            <w:r>
              <w:rPr>
                <w:noProof/>
                <w:webHidden/>
              </w:rPr>
              <w:t>98</w:t>
            </w:r>
            <w:r>
              <w:rPr>
                <w:noProof/>
                <w:webHidden/>
              </w:rPr>
              <w:fldChar w:fldCharType="end"/>
            </w:r>
          </w:hyperlink>
        </w:p>
        <w:p w14:paraId="7555509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9" w:history="1">
            <w:r w:rsidRPr="00592B43">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_Toc242493269 \h </w:instrText>
            </w:r>
            <w:r>
              <w:rPr>
                <w:noProof/>
                <w:webHidden/>
              </w:rPr>
            </w:r>
            <w:r>
              <w:rPr>
                <w:noProof/>
                <w:webHidden/>
              </w:rPr>
              <w:fldChar w:fldCharType="separate"/>
            </w:r>
            <w:r>
              <w:rPr>
                <w:noProof/>
                <w:webHidden/>
              </w:rPr>
              <w:t>100</w:t>
            </w:r>
            <w:r>
              <w:rPr>
                <w:noProof/>
                <w:webHidden/>
              </w:rPr>
              <w:fldChar w:fldCharType="end"/>
            </w:r>
          </w:hyperlink>
        </w:p>
        <w:p w14:paraId="65022CF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0" w:history="1">
            <w:r w:rsidRPr="00592B43">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_Toc242493270 \h </w:instrText>
            </w:r>
            <w:r>
              <w:rPr>
                <w:noProof/>
                <w:webHidden/>
              </w:rPr>
            </w:r>
            <w:r>
              <w:rPr>
                <w:noProof/>
                <w:webHidden/>
              </w:rPr>
              <w:fldChar w:fldCharType="separate"/>
            </w:r>
            <w:r>
              <w:rPr>
                <w:noProof/>
                <w:webHidden/>
              </w:rPr>
              <w:t>101</w:t>
            </w:r>
            <w:r>
              <w:rPr>
                <w:noProof/>
                <w:webHidden/>
              </w:rPr>
              <w:fldChar w:fldCharType="end"/>
            </w:r>
          </w:hyperlink>
        </w:p>
        <w:p w14:paraId="1F84C84B"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1" w:history="1">
            <w:r w:rsidRPr="00592B43">
              <w:rPr>
                <w:rStyle w:val="Hyperlink"/>
                <w:noProof/>
                <w:lang w:val="pt-BR"/>
              </w:rPr>
              <w:t>5 ANÁLISE DOS RESULTADOS</w:t>
            </w:r>
            <w:r>
              <w:rPr>
                <w:noProof/>
                <w:webHidden/>
              </w:rPr>
              <w:tab/>
            </w:r>
            <w:r>
              <w:rPr>
                <w:noProof/>
                <w:webHidden/>
              </w:rPr>
              <w:fldChar w:fldCharType="begin"/>
            </w:r>
            <w:r>
              <w:rPr>
                <w:noProof/>
                <w:webHidden/>
              </w:rPr>
              <w:instrText xml:space="preserve"> PAGEREF _Toc242493271 \h </w:instrText>
            </w:r>
            <w:r>
              <w:rPr>
                <w:noProof/>
                <w:webHidden/>
              </w:rPr>
            </w:r>
            <w:r>
              <w:rPr>
                <w:noProof/>
                <w:webHidden/>
              </w:rPr>
              <w:fldChar w:fldCharType="separate"/>
            </w:r>
            <w:r>
              <w:rPr>
                <w:noProof/>
                <w:webHidden/>
              </w:rPr>
              <w:t>105</w:t>
            </w:r>
            <w:r>
              <w:rPr>
                <w:noProof/>
                <w:webHidden/>
              </w:rPr>
              <w:fldChar w:fldCharType="end"/>
            </w:r>
          </w:hyperlink>
        </w:p>
        <w:p w14:paraId="4404ABA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2" w:history="1">
            <w:r w:rsidRPr="00592B43">
              <w:rPr>
                <w:rStyle w:val="Hyperlink"/>
                <w:noProof/>
                <w:lang w:val="pt-BR"/>
              </w:rPr>
              <w:t>5.1 Avaliação das hipóteses</w:t>
            </w:r>
            <w:r>
              <w:rPr>
                <w:noProof/>
                <w:webHidden/>
              </w:rPr>
              <w:tab/>
            </w:r>
            <w:r>
              <w:rPr>
                <w:noProof/>
                <w:webHidden/>
              </w:rPr>
              <w:fldChar w:fldCharType="begin"/>
            </w:r>
            <w:r>
              <w:rPr>
                <w:noProof/>
                <w:webHidden/>
              </w:rPr>
              <w:instrText xml:space="preserve"> PAGEREF _Toc242493272 \h </w:instrText>
            </w:r>
            <w:r>
              <w:rPr>
                <w:noProof/>
                <w:webHidden/>
              </w:rPr>
            </w:r>
            <w:r>
              <w:rPr>
                <w:noProof/>
                <w:webHidden/>
              </w:rPr>
              <w:fldChar w:fldCharType="separate"/>
            </w:r>
            <w:r>
              <w:rPr>
                <w:noProof/>
                <w:webHidden/>
              </w:rPr>
              <w:t>105</w:t>
            </w:r>
            <w:r>
              <w:rPr>
                <w:noProof/>
                <w:webHidden/>
              </w:rPr>
              <w:fldChar w:fldCharType="end"/>
            </w:r>
          </w:hyperlink>
        </w:p>
        <w:p w14:paraId="023B022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3" w:history="1">
            <w:r w:rsidRPr="00592B43">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_Toc242493273 \h </w:instrText>
            </w:r>
            <w:r>
              <w:rPr>
                <w:noProof/>
                <w:webHidden/>
              </w:rPr>
            </w:r>
            <w:r>
              <w:rPr>
                <w:noProof/>
                <w:webHidden/>
              </w:rPr>
              <w:fldChar w:fldCharType="separate"/>
            </w:r>
            <w:r>
              <w:rPr>
                <w:noProof/>
                <w:webHidden/>
              </w:rPr>
              <w:t>105</w:t>
            </w:r>
            <w:r>
              <w:rPr>
                <w:noProof/>
                <w:webHidden/>
              </w:rPr>
              <w:fldChar w:fldCharType="end"/>
            </w:r>
          </w:hyperlink>
        </w:p>
        <w:p w14:paraId="2CCEB17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4" w:history="1">
            <w:r w:rsidRPr="00592B43">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_Toc242493274 \h </w:instrText>
            </w:r>
            <w:r>
              <w:rPr>
                <w:noProof/>
                <w:webHidden/>
              </w:rPr>
            </w:r>
            <w:r>
              <w:rPr>
                <w:noProof/>
                <w:webHidden/>
              </w:rPr>
              <w:fldChar w:fldCharType="separate"/>
            </w:r>
            <w:r>
              <w:rPr>
                <w:noProof/>
                <w:webHidden/>
              </w:rPr>
              <w:t>105</w:t>
            </w:r>
            <w:r>
              <w:rPr>
                <w:noProof/>
                <w:webHidden/>
              </w:rPr>
              <w:fldChar w:fldCharType="end"/>
            </w:r>
          </w:hyperlink>
        </w:p>
        <w:p w14:paraId="107B028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5" w:history="1">
            <w:r w:rsidRPr="00592B43">
              <w:rPr>
                <w:rStyle w:val="Hyperlink"/>
                <w:noProof/>
                <w:lang w:val="pt-BR"/>
              </w:rPr>
              <w:t>5.4 Implicações dos resultados</w:t>
            </w:r>
            <w:r>
              <w:rPr>
                <w:noProof/>
                <w:webHidden/>
              </w:rPr>
              <w:tab/>
            </w:r>
            <w:r>
              <w:rPr>
                <w:noProof/>
                <w:webHidden/>
              </w:rPr>
              <w:fldChar w:fldCharType="begin"/>
            </w:r>
            <w:r>
              <w:rPr>
                <w:noProof/>
                <w:webHidden/>
              </w:rPr>
              <w:instrText xml:space="preserve"> PAGEREF _Toc242493275 \h </w:instrText>
            </w:r>
            <w:r>
              <w:rPr>
                <w:noProof/>
                <w:webHidden/>
              </w:rPr>
            </w:r>
            <w:r>
              <w:rPr>
                <w:noProof/>
                <w:webHidden/>
              </w:rPr>
              <w:fldChar w:fldCharType="separate"/>
            </w:r>
            <w:r>
              <w:rPr>
                <w:noProof/>
                <w:webHidden/>
              </w:rPr>
              <w:t>111</w:t>
            </w:r>
            <w:r>
              <w:rPr>
                <w:noProof/>
                <w:webHidden/>
              </w:rPr>
              <w:fldChar w:fldCharType="end"/>
            </w:r>
          </w:hyperlink>
        </w:p>
        <w:p w14:paraId="5A1C5C17"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6" w:history="1">
            <w:r w:rsidRPr="00592B43">
              <w:rPr>
                <w:rStyle w:val="Hyperlink"/>
                <w:noProof/>
                <w:lang w:val="pt-BR"/>
              </w:rPr>
              <w:t>6 CONCLUSÕES</w:t>
            </w:r>
            <w:r>
              <w:rPr>
                <w:noProof/>
                <w:webHidden/>
              </w:rPr>
              <w:tab/>
            </w:r>
            <w:r>
              <w:rPr>
                <w:noProof/>
                <w:webHidden/>
              </w:rPr>
              <w:fldChar w:fldCharType="begin"/>
            </w:r>
            <w:r>
              <w:rPr>
                <w:noProof/>
                <w:webHidden/>
              </w:rPr>
              <w:instrText xml:space="preserve"> PAGEREF _Toc242493276 \h </w:instrText>
            </w:r>
            <w:r>
              <w:rPr>
                <w:noProof/>
                <w:webHidden/>
              </w:rPr>
            </w:r>
            <w:r>
              <w:rPr>
                <w:noProof/>
                <w:webHidden/>
              </w:rPr>
              <w:fldChar w:fldCharType="separate"/>
            </w:r>
            <w:r>
              <w:rPr>
                <w:noProof/>
                <w:webHidden/>
              </w:rPr>
              <w:t>112</w:t>
            </w:r>
            <w:r>
              <w:rPr>
                <w:noProof/>
                <w:webHidden/>
              </w:rPr>
              <w:fldChar w:fldCharType="end"/>
            </w:r>
          </w:hyperlink>
        </w:p>
        <w:p w14:paraId="0D05CBE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7" w:history="1">
            <w:r w:rsidRPr="00592B43">
              <w:rPr>
                <w:rStyle w:val="Hyperlink"/>
                <w:noProof/>
                <w:lang w:val="pt-BR"/>
              </w:rPr>
              <w:t>6.1 Recomendações</w:t>
            </w:r>
            <w:r>
              <w:rPr>
                <w:noProof/>
                <w:webHidden/>
              </w:rPr>
              <w:tab/>
            </w:r>
            <w:r>
              <w:rPr>
                <w:noProof/>
                <w:webHidden/>
              </w:rPr>
              <w:fldChar w:fldCharType="begin"/>
            </w:r>
            <w:r>
              <w:rPr>
                <w:noProof/>
                <w:webHidden/>
              </w:rPr>
              <w:instrText xml:space="preserve"> PAGEREF _Toc242493277 \h </w:instrText>
            </w:r>
            <w:r>
              <w:rPr>
                <w:noProof/>
                <w:webHidden/>
              </w:rPr>
            </w:r>
            <w:r>
              <w:rPr>
                <w:noProof/>
                <w:webHidden/>
              </w:rPr>
              <w:fldChar w:fldCharType="separate"/>
            </w:r>
            <w:r>
              <w:rPr>
                <w:noProof/>
                <w:webHidden/>
              </w:rPr>
              <w:t>112</w:t>
            </w:r>
            <w:r>
              <w:rPr>
                <w:noProof/>
                <w:webHidden/>
              </w:rPr>
              <w:fldChar w:fldCharType="end"/>
            </w:r>
          </w:hyperlink>
        </w:p>
        <w:p w14:paraId="326C25D3"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8" w:history="1">
            <w:r w:rsidRPr="00592B43">
              <w:rPr>
                <w:rStyle w:val="Hyperlink"/>
                <w:noProof/>
                <w:lang w:val="pt-BR"/>
              </w:rPr>
              <w:t>REFERÊNCIAS</w:t>
            </w:r>
            <w:r>
              <w:rPr>
                <w:noProof/>
                <w:webHidden/>
              </w:rPr>
              <w:tab/>
            </w:r>
            <w:r>
              <w:rPr>
                <w:noProof/>
                <w:webHidden/>
              </w:rPr>
              <w:fldChar w:fldCharType="begin"/>
            </w:r>
            <w:r>
              <w:rPr>
                <w:noProof/>
                <w:webHidden/>
              </w:rPr>
              <w:instrText xml:space="preserve"> PAGEREF _Toc242493278 \h </w:instrText>
            </w:r>
            <w:r>
              <w:rPr>
                <w:noProof/>
                <w:webHidden/>
              </w:rPr>
            </w:r>
            <w:r>
              <w:rPr>
                <w:noProof/>
                <w:webHidden/>
              </w:rPr>
              <w:fldChar w:fldCharType="separate"/>
            </w:r>
            <w:r>
              <w:rPr>
                <w:noProof/>
                <w:webHidden/>
              </w:rPr>
              <w:t>114</w:t>
            </w:r>
            <w:r>
              <w:rPr>
                <w:noProof/>
                <w:webHidden/>
              </w:rPr>
              <w:fldChar w:fldCharType="end"/>
            </w:r>
          </w:hyperlink>
        </w:p>
        <w:p w14:paraId="79F3DF5F"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9" w:history="1">
            <w:r w:rsidRPr="00592B43">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_Toc242493279 \h </w:instrText>
            </w:r>
            <w:r>
              <w:rPr>
                <w:noProof/>
                <w:webHidden/>
              </w:rPr>
            </w:r>
            <w:r>
              <w:rPr>
                <w:noProof/>
                <w:webHidden/>
              </w:rPr>
              <w:fldChar w:fldCharType="separate"/>
            </w:r>
            <w:r>
              <w:rPr>
                <w:noProof/>
                <w:webHidden/>
              </w:rPr>
              <w:t>120</w:t>
            </w:r>
            <w:r>
              <w:rPr>
                <w:noProof/>
                <w:webHidden/>
              </w:rPr>
              <w:fldChar w:fldCharType="end"/>
            </w:r>
          </w:hyperlink>
        </w:p>
        <w:p w14:paraId="1BCD49E8"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80" w:history="1">
            <w:r w:rsidRPr="00592B43">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_Toc242493280 \h </w:instrText>
            </w:r>
            <w:r>
              <w:rPr>
                <w:noProof/>
                <w:webHidden/>
              </w:rPr>
            </w:r>
            <w:r>
              <w:rPr>
                <w:noProof/>
                <w:webHidden/>
              </w:rPr>
              <w:fldChar w:fldCharType="separate"/>
            </w:r>
            <w:r>
              <w:rPr>
                <w:noProof/>
                <w:webHidden/>
              </w:rPr>
              <w:t>124</w:t>
            </w:r>
            <w:r>
              <w:rPr>
                <w:noProof/>
                <w:webHidden/>
              </w:rPr>
              <w:fldChar w:fldCharType="end"/>
            </w:r>
          </w:hyperlink>
        </w:p>
        <w:p w14:paraId="2D990FA4" w14:textId="77777777" w:rsidR="00E01C3A" w:rsidRDefault="00CC3326">
          <w:r>
            <w:fldChar w:fldCharType="end"/>
          </w:r>
        </w:p>
      </w:sdtContent>
    </w:sdt>
    <w:p w14:paraId="63F9CF8E"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19C77A5" w14:textId="77777777" w:rsidR="00E01C3A" w:rsidRDefault="00CC3326">
      <w:pPr>
        <w:pStyle w:val="Heading1"/>
        <w:spacing w:before="480" w:after="280" w:line="360" w:lineRule="auto"/>
        <w:rPr>
          <w:lang w:val="pt-BR"/>
        </w:rPr>
      </w:pPr>
      <w:bookmarkStart w:id="0" w:name="_Toc242493204"/>
      <w:r>
        <w:rPr>
          <w:lang w:val="pt-BR"/>
        </w:rPr>
        <w:t>1 INTRODUÇÃO</w:t>
      </w:r>
      <w:bookmarkEnd w:id="0"/>
    </w:p>
    <w:p w14:paraId="6AA6AE7C" w14:textId="77777777" w:rsidR="00E01C3A" w:rsidRDefault="00CC3326">
      <w:pPr>
        <w:pStyle w:val="Heading2"/>
        <w:spacing w:before="360" w:after="240" w:line="360" w:lineRule="auto"/>
        <w:rPr>
          <w:lang w:val="pt-BR"/>
        </w:rPr>
      </w:pPr>
      <w:bookmarkStart w:id="1" w:name="_Toc242493205"/>
      <w:r>
        <w:rPr>
          <w:lang w:val="pt-BR"/>
        </w:rPr>
        <w:t>1.1 Contextualização</w:t>
      </w:r>
      <w:bookmarkEnd w:id="1"/>
    </w:p>
    <w:p w14:paraId="1780B812"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4022547E"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00104A55"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0C004938" w14:textId="77777777" w:rsidR="00E01C3A" w:rsidRDefault="00CC3326">
      <w:pPr>
        <w:pStyle w:val="Heading2"/>
        <w:spacing w:before="360" w:after="240" w:line="360" w:lineRule="auto"/>
        <w:rPr>
          <w:lang w:val="pt-BR"/>
        </w:rPr>
      </w:pPr>
      <w:bookmarkStart w:id="2" w:name="_Toc242493206"/>
      <w:r>
        <w:rPr>
          <w:lang w:val="pt-BR"/>
        </w:rPr>
        <w:t>1.2 Termos-chave</w:t>
      </w:r>
      <w:bookmarkEnd w:id="2"/>
    </w:p>
    <w:p w14:paraId="02058E84"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2A38FC52" w14:textId="77777777" w:rsidR="00E01C3A" w:rsidRDefault="00CC3326">
      <w:pPr>
        <w:pStyle w:val="Heading3"/>
        <w:spacing w:before="320" w:after="200" w:line="360" w:lineRule="auto"/>
        <w:rPr>
          <w:lang w:val="pt-BR"/>
        </w:rPr>
      </w:pPr>
      <w:bookmarkStart w:id="3" w:name="_Toc242493207"/>
      <w:r>
        <w:rPr>
          <w:lang w:val="pt-BR"/>
        </w:rPr>
        <w:t>1.2.1 Cidades inteligentes</w:t>
      </w:r>
      <w:bookmarkEnd w:id="3"/>
    </w:p>
    <w:p w14:paraId="67349712"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67947E87"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46C6FDF3" w14:textId="77777777" w:rsidR="00E01C3A" w:rsidRDefault="00CC3326">
      <w:pPr>
        <w:pStyle w:val="Heading3"/>
        <w:spacing w:before="320" w:after="200" w:line="360" w:lineRule="auto"/>
        <w:rPr>
          <w:lang w:val="pt-BR"/>
        </w:rPr>
      </w:pPr>
      <w:bookmarkStart w:id="4" w:name="_Toc242493208"/>
      <w:r>
        <w:rPr>
          <w:lang w:val="pt-BR"/>
        </w:rPr>
        <w:t>1.2.2 Internet das Coisas</w:t>
      </w:r>
      <w:bookmarkEnd w:id="4"/>
    </w:p>
    <w:p w14:paraId="5B09253F"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08E6D727"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1AD8B0E9" w14:textId="77777777" w:rsidR="00E01C3A" w:rsidRDefault="00CC3326">
      <w:pPr>
        <w:pStyle w:val="Heading3"/>
        <w:spacing w:before="320" w:after="200" w:line="360" w:lineRule="auto"/>
        <w:rPr>
          <w:lang w:val="pt-BR"/>
        </w:rPr>
      </w:pPr>
      <w:bookmarkStart w:id="5" w:name="_Toc242493209"/>
      <w:r>
        <w:rPr>
          <w:lang w:val="pt-BR"/>
        </w:rPr>
        <w:t>1.2.3 Inteligência artificial aplicada à decisão</w:t>
      </w:r>
      <w:bookmarkEnd w:id="5"/>
    </w:p>
    <w:p w14:paraId="0607A7E6"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6EC0E071"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786F5099"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t>incide sobre um fenômeno mensurável, e não sobre o julgamento de qual seria o nível correto de iluminação — julgamento que não dispõe de referência externa e cuja rotulação pelos próprios autores tornaria a avaliação circular.</w:t>
      </w:r>
    </w:p>
    <w:p w14:paraId="61740008" w14:textId="77777777" w:rsidR="00E01C3A" w:rsidRDefault="00CC3326">
      <w:pPr>
        <w:pStyle w:val="Heading2"/>
        <w:spacing w:before="360" w:after="240" w:line="360" w:lineRule="auto"/>
        <w:rPr>
          <w:lang w:val="pt-BR"/>
        </w:rPr>
      </w:pPr>
      <w:bookmarkStart w:id="6" w:name="_Toc242493210"/>
      <w:r>
        <w:rPr>
          <w:lang w:val="pt-BR"/>
        </w:rPr>
        <w:t>1.3 Definição e delimitação do tema</w:t>
      </w:r>
      <w:bookmarkEnd w:id="6"/>
    </w:p>
    <w:p w14:paraId="3A3215E3"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E7E7D48"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45990880"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AE7EC12"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4E5832A6" w14:textId="77777777" w:rsidR="00E01C3A" w:rsidRDefault="00CC3326">
      <w:pPr>
        <w:pStyle w:val="Heading2"/>
        <w:spacing w:before="360" w:after="240" w:line="360" w:lineRule="auto"/>
        <w:rPr>
          <w:lang w:val="pt-BR"/>
        </w:rPr>
      </w:pPr>
      <w:bookmarkStart w:id="7" w:name="_Toc242493211"/>
      <w:r>
        <w:rPr>
          <w:lang w:val="pt-BR"/>
        </w:rPr>
        <w:t>1.4 Problema de pesquisa</w:t>
      </w:r>
      <w:bookmarkEnd w:id="7"/>
    </w:p>
    <w:p w14:paraId="289BE86B"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003009BF"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4DF292B1"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6DF273E1"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09547654"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084C2419"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6C1193AB" w14:textId="77777777" w:rsidR="00E01C3A" w:rsidRDefault="00CC3326">
      <w:pPr>
        <w:pStyle w:val="Heading2"/>
        <w:spacing w:before="360" w:after="240" w:line="360" w:lineRule="auto"/>
        <w:rPr>
          <w:lang w:val="pt-BR"/>
        </w:rPr>
      </w:pPr>
      <w:bookmarkStart w:id="8" w:name="_Toc242493212"/>
      <w:r>
        <w:rPr>
          <w:lang w:val="pt-BR"/>
        </w:rPr>
        <w:t>1.5 Objetivos</w:t>
      </w:r>
      <w:bookmarkEnd w:id="8"/>
    </w:p>
    <w:p w14:paraId="795AF6FC" w14:textId="77777777" w:rsidR="00E01C3A" w:rsidRDefault="00CC3326">
      <w:pPr>
        <w:pStyle w:val="Heading3"/>
        <w:spacing w:before="320" w:after="200" w:line="360" w:lineRule="auto"/>
        <w:rPr>
          <w:lang w:val="pt-BR"/>
        </w:rPr>
      </w:pPr>
      <w:bookmarkStart w:id="9" w:name="_Toc242493213"/>
      <w:r>
        <w:rPr>
          <w:lang w:val="pt-BR"/>
        </w:rPr>
        <w:t>1.5.1 Objetivo geral</w:t>
      </w:r>
      <w:bookmarkEnd w:id="9"/>
    </w:p>
    <w:p w14:paraId="31C22918"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t>intensidade de um nó de iluminação pública de forma consistente com as condições observadas, dentro de limite de latência especificado, e sem violar em nenhuma decisão os limites estabelecidos pela ABNT NBR 5101.</w:t>
      </w:r>
    </w:p>
    <w:p w14:paraId="00AF47D4" w14:textId="77777777" w:rsidR="00E01C3A" w:rsidRDefault="00CC3326">
      <w:pPr>
        <w:pStyle w:val="Heading3"/>
        <w:spacing w:before="320" w:after="200" w:line="360" w:lineRule="auto"/>
        <w:rPr>
          <w:lang w:val="pt-BR"/>
        </w:rPr>
      </w:pPr>
      <w:bookmarkStart w:id="10" w:name="_Toc242493214"/>
      <w:r>
        <w:rPr>
          <w:lang w:val="pt-BR"/>
        </w:rPr>
        <w:t>1.5.2 Objetivos específicos</w:t>
      </w:r>
      <w:bookmarkEnd w:id="10"/>
    </w:p>
    <w:p w14:paraId="5F6335C7"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7C13021C"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0044EA48"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6EDC743E"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1A644F2F"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153E8C14"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1B90921E"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14423AE1"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BD98322"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72888E6F"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7BCD256B" w14:textId="77777777" w:rsidR="00E01C3A" w:rsidRDefault="00CC3326">
      <w:pPr>
        <w:pStyle w:val="Heading2"/>
        <w:spacing w:before="360" w:after="240" w:line="360" w:lineRule="auto"/>
        <w:rPr>
          <w:lang w:val="pt-BR"/>
        </w:rPr>
      </w:pPr>
      <w:bookmarkStart w:id="11" w:name="_Toc242493215"/>
      <w:r>
        <w:rPr>
          <w:lang w:val="pt-BR"/>
        </w:rPr>
        <w:t>1.6 Justificativa</w:t>
      </w:r>
      <w:bookmarkEnd w:id="11"/>
    </w:p>
    <w:p w14:paraId="082165B2"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04471FD4"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379CCA67"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150DA8B6"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t>conflito, e precisam ser compostas numa saída única. O trabalho implementa essa composição por inferência nebulosa e a confronta com uma tabela de decisão com as mesmas regras (4.6).</w:t>
      </w:r>
    </w:p>
    <w:p w14:paraId="480E190C"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5FE3AD69"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C807CFF" w14:textId="77777777" w:rsidR="00E01C3A" w:rsidRDefault="00CC3326">
      <w:pPr>
        <w:pStyle w:val="Heading2"/>
        <w:spacing w:before="360" w:after="240" w:line="360" w:lineRule="auto"/>
        <w:rPr>
          <w:lang w:val="pt-BR"/>
        </w:rPr>
      </w:pPr>
      <w:bookmarkStart w:id="12" w:name="_Toc242493216"/>
      <w:r>
        <w:rPr>
          <w:lang w:val="pt-BR"/>
        </w:rPr>
        <w:t>1.7 Público-alvo, aplicação e forma de execução</w:t>
      </w:r>
      <w:bookmarkEnd w:id="12"/>
    </w:p>
    <w:p w14:paraId="28481309"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700F1649"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0DD6DC71" w14:textId="77777777" w:rsidR="00E01C3A" w:rsidRDefault="00CC3326">
      <w:pPr>
        <w:pStyle w:val="Heading1"/>
        <w:pageBreakBefore/>
        <w:spacing w:before="480" w:after="280" w:line="360" w:lineRule="auto"/>
        <w:rPr>
          <w:lang w:val="pt-BR"/>
        </w:rPr>
      </w:pPr>
      <w:bookmarkStart w:id="13" w:name="_Toc242493217"/>
      <w:r>
        <w:rPr>
          <w:lang w:val="pt-BR"/>
        </w:rPr>
        <w:t>2 REVISÃO BIBLIOGRÁFICA</w:t>
      </w:r>
      <w:bookmarkEnd w:id="13"/>
    </w:p>
    <w:p w14:paraId="06D3A083" w14:textId="77777777" w:rsidR="00E01C3A" w:rsidRDefault="00CC3326">
      <w:pPr>
        <w:pStyle w:val="Heading2"/>
        <w:spacing w:before="360" w:after="240" w:line="360" w:lineRule="auto"/>
        <w:rPr>
          <w:lang w:val="pt-BR"/>
        </w:rPr>
      </w:pPr>
      <w:bookmarkStart w:id="14" w:name="_Toc242493218"/>
      <w:r>
        <w:rPr>
          <w:lang w:val="pt-BR"/>
        </w:rPr>
        <w:t>2.1 Metodologia de seleção das fontes</w:t>
      </w:r>
      <w:bookmarkEnd w:id="14"/>
    </w:p>
    <w:p w14:paraId="7FC183AC"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3DE565A1"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478ACFA"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4490C458"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00C92F6D"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412D18B4" w14:textId="77777777" w:rsidR="00E01C3A" w:rsidRDefault="00CC3326">
      <w:pPr>
        <w:pStyle w:val="Heading2"/>
        <w:spacing w:before="360" w:after="240" w:line="360" w:lineRule="auto"/>
        <w:rPr>
          <w:lang w:val="pt-BR"/>
        </w:rPr>
      </w:pPr>
      <w:bookmarkStart w:id="15" w:name="_Toc242493219"/>
      <w:r>
        <w:rPr>
          <w:lang w:val="pt-BR"/>
        </w:rPr>
        <w:t>2.2 Infraestrutura instalada e integração ausente: um padrão documentado</w:t>
      </w:r>
      <w:bookmarkEnd w:id="15"/>
    </w:p>
    <w:p w14:paraId="7A197C64"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3EC60D2D"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4EF45322"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0E262CC0"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698F7CB7"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40B076CF"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4CCAC67B"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1A2D2A03" w14:textId="77777777" w:rsidR="00E01C3A" w:rsidRDefault="00CC3326">
      <w:pPr>
        <w:pStyle w:val="Heading2"/>
        <w:spacing w:before="360" w:after="240" w:line="360" w:lineRule="auto"/>
        <w:rPr>
          <w:lang w:val="pt-BR"/>
        </w:rPr>
      </w:pPr>
      <w:bookmarkStart w:id="16" w:name="_Toc242493220"/>
      <w:r>
        <w:rPr>
          <w:lang w:val="pt-BR"/>
        </w:rPr>
        <w:t>2.3 A infraestrutura instalada no município de São Paulo</w:t>
      </w:r>
      <w:bookmarkEnd w:id="16"/>
    </w:p>
    <w:p w14:paraId="51B179F3"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20A03659"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8C0B6A" w14:paraId="479EE18A" w14:textId="77777777">
        <w:trPr>
          <w:tblHeader/>
        </w:trPr>
        <w:tc>
          <w:tcPr>
            <w:tcW w:w="2100" w:type="dxa"/>
            <w:shd w:val="clear" w:color="auto" w:fill="EDEDED"/>
            <w:tcMar>
              <w:top w:w="70" w:type="dxa"/>
              <w:left w:w="90" w:type="dxa"/>
              <w:bottom w:w="70" w:type="dxa"/>
              <w:right w:w="90" w:type="dxa"/>
            </w:tcMar>
          </w:tcPr>
          <w:p w14:paraId="3D51AA5B"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01013D7A"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27A031AF" w14:textId="77777777" w:rsidR="006B1E66" w:rsidRPr="000F5B8B" w:rsidRDefault="00CC3326">
            <w:pPr>
              <w:rPr>
                <w:lang w:val="pt-BR"/>
              </w:rPr>
            </w:pPr>
            <w:r>
              <w:rPr>
                <w:b/>
                <w:bCs/>
                <w:sz w:val="20"/>
                <w:szCs w:val="20"/>
                <w:lang w:val="pt-BR"/>
              </w:rPr>
              <w:t>O que ainda não faz</w:t>
            </w:r>
          </w:p>
        </w:tc>
      </w:tr>
      <w:tr w:rsidR="006B1E66" w:rsidRPr="008C0B6A" w14:paraId="0C6615D8" w14:textId="77777777">
        <w:tc>
          <w:tcPr>
            <w:tcW w:w="2100" w:type="dxa"/>
            <w:tcMar>
              <w:top w:w="70" w:type="dxa"/>
              <w:left w:w="90" w:type="dxa"/>
              <w:bottom w:w="70" w:type="dxa"/>
              <w:right w:w="90" w:type="dxa"/>
            </w:tcMar>
          </w:tcPr>
          <w:p w14:paraId="353F3DBE"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563072A5"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1BAB0EDE" w14:textId="77777777" w:rsidR="006B1E66" w:rsidRPr="000F5B8B" w:rsidRDefault="00CC3326">
            <w:pPr>
              <w:rPr>
                <w:lang w:val="pt-BR"/>
              </w:rPr>
            </w:pPr>
            <w:r>
              <w:rPr>
                <w:sz w:val="20"/>
                <w:szCs w:val="20"/>
                <w:lang w:val="pt-BR"/>
              </w:rPr>
              <w:t>Não se localizou registro público de controle conforme o uso da via</w:t>
            </w:r>
          </w:p>
        </w:tc>
      </w:tr>
      <w:tr w:rsidR="006B1E66" w:rsidRPr="008C0B6A" w14:paraId="4E0B5DE7" w14:textId="77777777">
        <w:tc>
          <w:tcPr>
            <w:tcW w:w="2100" w:type="dxa"/>
            <w:tcMar>
              <w:top w:w="70" w:type="dxa"/>
              <w:left w:w="90" w:type="dxa"/>
              <w:bottom w:w="70" w:type="dxa"/>
              <w:right w:w="90" w:type="dxa"/>
            </w:tcMar>
          </w:tcPr>
          <w:p w14:paraId="4360C5FA"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7297DEBC"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4748C71C"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8C0B6A" w14:paraId="7345F318" w14:textId="77777777">
        <w:tc>
          <w:tcPr>
            <w:tcW w:w="2100" w:type="dxa"/>
            <w:tcMar>
              <w:top w:w="70" w:type="dxa"/>
              <w:left w:w="90" w:type="dxa"/>
              <w:bottom w:w="70" w:type="dxa"/>
              <w:right w:w="90" w:type="dxa"/>
            </w:tcMar>
          </w:tcPr>
          <w:p w14:paraId="251E53DE" w14:textId="77777777" w:rsidR="006B1E66" w:rsidRDefault="00CC3326">
            <w:r>
              <w:rPr>
                <w:sz w:val="20"/>
                <w:szCs w:val="20"/>
              </w:rPr>
              <w:t>Plataforma Smart Sampa</w:t>
            </w:r>
          </w:p>
        </w:tc>
        <w:tc>
          <w:tcPr>
            <w:tcW w:w="3200" w:type="dxa"/>
            <w:tcMar>
              <w:top w:w="70" w:type="dxa"/>
              <w:left w:w="90" w:type="dxa"/>
              <w:bottom w:w="70" w:type="dxa"/>
              <w:right w:w="90" w:type="dxa"/>
            </w:tcMar>
          </w:tcPr>
          <w:p w14:paraId="1784232C"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43461950"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8C0B6A" w14:paraId="4F916E7E" w14:textId="77777777">
        <w:tc>
          <w:tcPr>
            <w:tcW w:w="2100" w:type="dxa"/>
            <w:tcMar>
              <w:top w:w="70" w:type="dxa"/>
              <w:left w:w="90" w:type="dxa"/>
              <w:bottom w:w="70" w:type="dxa"/>
              <w:right w:w="90" w:type="dxa"/>
            </w:tcMar>
          </w:tcPr>
          <w:p w14:paraId="5D8BC22C"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55A505E6"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t>substituindo o tempo presumido pela medição</w:t>
            </w:r>
          </w:p>
        </w:tc>
        <w:tc>
          <w:tcPr>
            <w:tcW w:w="3771" w:type="dxa"/>
            <w:tcMar>
              <w:top w:w="70" w:type="dxa"/>
              <w:left w:w="90" w:type="dxa"/>
              <w:bottom w:w="70" w:type="dxa"/>
              <w:right w:w="90" w:type="dxa"/>
            </w:tcMar>
          </w:tcPr>
          <w:p w14:paraId="36E02252"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8C0B6A" w14:paraId="015DB59B" w14:textId="77777777">
        <w:tc>
          <w:tcPr>
            <w:tcW w:w="2100" w:type="dxa"/>
            <w:tcMar>
              <w:top w:w="70" w:type="dxa"/>
              <w:left w:w="90" w:type="dxa"/>
              <w:bottom w:w="70" w:type="dxa"/>
              <w:right w:w="90" w:type="dxa"/>
            </w:tcMar>
          </w:tcPr>
          <w:p w14:paraId="1948B549"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155F7F5F"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0BA62ECA" w14:textId="77777777" w:rsidR="006B1E66" w:rsidRPr="000F5B8B" w:rsidRDefault="00CC3326">
            <w:pPr>
              <w:rPr>
                <w:lang w:val="pt-BR"/>
              </w:rPr>
            </w:pPr>
            <w:r>
              <w:rPr>
                <w:sz w:val="20"/>
                <w:szCs w:val="20"/>
                <w:lang w:val="pt-BR"/>
              </w:rPr>
              <w:t>Não publicam contagem de pedestres por via (3.6)</w:t>
            </w:r>
          </w:p>
        </w:tc>
      </w:tr>
    </w:tbl>
    <w:p w14:paraId="030CB3F5"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19607DC6"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25C5C3A6"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2EEF70AA"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t>já é produzido — o que desloca a integração do terreno do desenvolvimento para o da especificação de interface.</w:t>
      </w:r>
    </w:p>
    <w:p w14:paraId="32C1F22D"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55748452"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7205296C"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4B12FE7B"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2B9A467"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16E4D697" w14:textId="77777777" w:rsidR="00E01C3A" w:rsidRDefault="00CC3326">
      <w:pPr>
        <w:pStyle w:val="Heading2"/>
        <w:spacing w:before="360" w:after="240" w:line="360" w:lineRule="auto"/>
        <w:rPr>
          <w:lang w:val="pt-BR"/>
        </w:rPr>
      </w:pPr>
      <w:bookmarkStart w:id="17" w:name="_Toc242493221"/>
      <w:r>
        <w:rPr>
          <w:lang w:val="pt-BR"/>
        </w:rPr>
        <w:t>2.4 Internet das Coisas e nós embarcados</w:t>
      </w:r>
      <w:bookmarkEnd w:id="17"/>
    </w:p>
    <w:p w14:paraId="64092A28"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4EA32F6D"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655F3BD7"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11879FBE"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1B080070" w14:textId="77777777" w:rsidR="00E01C3A" w:rsidRDefault="00CC3326">
      <w:pPr>
        <w:pStyle w:val="Heading2"/>
        <w:spacing w:before="360" w:after="240" w:line="360" w:lineRule="auto"/>
        <w:rPr>
          <w:lang w:val="pt-BR"/>
        </w:rPr>
      </w:pPr>
      <w:bookmarkStart w:id="18" w:name="_Toc242493222"/>
      <w:r>
        <w:rPr>
          <w:lang w:val="pt-BR"/>
        </w:rPr>
        <w:t>2.5 Requisitos normativos</w:t>
      </w:r>
      <w:bookmarkEnd w:id="18"/>
    </w:p>
    <w:p w14:paraId="1D0575F2"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758A93A9"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604FB6EC"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6D2977BD"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6AE37F19"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t>iluminação adaptativa. O emprego de dados do ambiente urbano como entrada da decisão segue, portanto, essa recomendação.</w:t>
      </w:r>
    </w:p>
    <w:p w14:paraId="348FE296"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EF45BC1"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4F70A49F"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2F6859BB" w14:textId="77777777" w:rsidR="00E01C3A" w:rsidRDefault="00CC3326">
      <w:pPr>
        <w:pStyle w:val="Heading2"/>
        <w:spacing w:before="360" w:after="240" w:line="360" w:lineRule="auto"/>
        <w:rPr>
          <w:lang w:val="pt-BR"/>
        </w:rPr>
      </w:pPr>
      <w:bookmarkStart w:id="19" w:name="_Toc242493223"/>
      <w:r>
        <w:rPr>
          <w:lang w:val="pt-BR"/>
        </w:rPr>
        <w:t>2.6 Decisão sob informação imprecisa e a escolha de um modelo interpretável</w:t>
      </w:r>
      <w:bookmarkEnd w:id="19"/>
    </w:p>
    <w:p w14:paraId="514718F9"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t>representação sintetiza controladores a partir de conhecimento expresso em linguagem natural, dispensando modelo matemático do processo controlado. Estas duas obras comparecem como atribuição de origem, nos termos da subseção 2.1.</w:t>
      </w:r>
    </w:p>
    <w:p w14:paraId="2F95F195"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2661B4E7"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0D65B83F"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1259F074"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F6A4206" w14:textId="77777777" w:rsidR="00E01C3A" w:rsidRDefault="00CC3326">
      <w:pPr>
        <w:pStyle w:val="Heading2"/>
        <w:spacing w:before="360" w:after="240" w:line="360" w:lineRule="auto"/>
        <w:rPr>
          <w:lang w:val="pt-BR"/>
        </w:rPr>
      </w:pPr>
      <w:bookmarkStart w:id="20" w:name="_Toc242493224"/>
      <w:r>
        <w:rPr>
          <w:lang w:val="pt-BR"/>
        </w:rPr>
        <w:t>2.7 Previsão de curto prazo da demanda</w:t>
      </w:r>
      <w:bookmarkEnd w:id="20"/>
    </w:p>
    <w:p w14:paraId="4A739647"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F59012D"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248EFDF5"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t>modelos de árvores entre si; essa comparação foi feita sobre os próprios dados do trabalho (3.6 e 4.1).</w:t>
      </w:r>
    </w:p>
    <w:p w14:paraId="1CB154FB"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5A15E4C5" w14:textId="77777777" w:rsidR="00E01C3A" w:rsidRDefault="00CC3326">
      <w:pPr>
        <w:pStyle w:val="Heading2"/>
        <w:spacing w:before="360" w:after="240" w:line="360" w:lineRule="auto"/>
        <w:rPr>
          <w:lang w:val="pt-BR"/>
        </w:rPr>
      </w:pPr>
      <w:bookmarkStart w:id="21" w:name="_Toc242493225"/>
      <w:r>
        <w:rPr>
          <w:lang w:val="pt-BR"/>
        </w:rPr>
        <w:t>2.8 Trabalhos correlatos e o trabalho mais próximo</w:t>
      </w:r>
      <w:bookmarkEnd w:id="21"/>
    </w:p>
    <w:p w14:paraId="14F62D44"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4333390F"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1F20C67F"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476BCC01"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0D7E225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3AF87DF5" w14:textId="77777777" w:rsidR="00D97550" w:rsidRPr="00C708F0" w:rsidRDefault="00000000">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6A0500BC" w14:textId="77777777" w:rsidR="006B1E66" w:rsidRPr="000F5B8B" w:rsidRDefault="00CC3326">
      <w:pPr>
        <w:spacing w:after="120" w:line="360" w:lineRule="auto"/>
        <w:ind w:firstLine="709"/>
        <w:jc w:val="both"/>
        <w:rPr>
          <w:lang w:val="pt-BR"/>
        </w:rPr>
      </w:pPr>
      <w:r>
        <w:rPr>
          <w:lang w:val="pt-BR"/>
        </w:rPr>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5CFA193E"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01A73D6A" w14:textId="77777777" w:rsidR="00E01C3A" w:rsidRDefault="00CC3326">
      <w:pPr>
        <w:pStyle w:val="Heading2"/>
        <w:spacing w:before="360" w:after="240" w:line="360" w:lineRule="auto"/>
        <w:rPr>
          <w:lang w:val="pt-BR"/>
        </w:rPr>
      </w:pPr>
      <w:bookmarkStart w:id="22" w:name="_Toc242493226"/>
      <w:r>
        <w:rPr>
          <w:lang w:val="pt-BR"/>
        </w:rPr>
        <w:t>2.9 Lacuna identificada</w:t>
      </w:r>
      <w:bookmarkEnd w:id="22"/>
    </w:p>
    <w:p w14:paraId="07EBAF7A" w14:textId="77777777" w:rsidR="006B1E66" w:rsidRPr="000F5B8B" w:rsidRDefault="00CC3326">
      <w:pPr>
        <w:spacing w:after="120" w:line="360" w:lineRule="auto"/>
        <w:ind w:firstLine="709"/>
        <w:jc w:val="both"/>
        <w:rPr>
          <w:lang w:val="pt-BR"/>
        </w:rPr>
      </w:pPr>
      <w:r>
        <w:rPr>
          <w:lang w:val="pt-BR"/>
        </w:rPr>
        <w:t>A revisão permite quatro conclusões.</w:t>
      </w:r>
    </w:p>
    <w:p w14:paraId="77B795FD"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5901F8DE"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3BB538BC"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324E6734"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t>mecanismo, e a interface que o integraria à infraestrutura existente, que o trabalho constrói e avalia.</w:t>
      </w:r>
    </w:p>
    <w:p w14:paraId="04DA06BE"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3B415A20" w14:textId="77777777" w:rsidR="00E01C3A" w:rsidRDefault="00CC3326">
      <w:pPr>
        <w:pStyle w:val="Heading2"/>
        <w:spacing w:before="360" w:after="240" w:line="360" w:lineRule="auto"/>
        <w:rPr>
          <w:lang w:val="pt-BR"/>
        </w:rPr>
      </w:pPr>
      <w:bookmarkStart w:id="23" w:name="_Toc242493227"/>
      <w:r>
        <w:rPr>
          <w:lang w:val="pt-BR"/>
        </w:rPr>
        <w:t>2.10 Hipóteses da pesquisa</w:t>
      </w:r>
      <w:bookmarkEnd w:id="23"/>
    </w:p>
    <w:p w14:paraId="552B52D1"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7A1509EB"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142A6F17"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3AF47C6E"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t>reduzindo a fração da janela de baixa demanda consumida em transição quando comparada ao acionamento puramente reativo.</w:t>
      </w:r>
    </w:p>
    <w:p w14:paraId="50564ED8" w14:textId="77777777" w:rsidR="00E01C3A" w:rsidRDefault="00CC3326">
      <w:pPr>
        <w:pStyle w:val="Heading1"/>
        <w:pageBreakBefore/>
        <w:spacing w:before="480" w:after="280" w:line="360" w:lineRule="auto"/>
        <w:rPr>
          <w:lang w:val="pt-BR"/>
        </w:rPr>
      </w:pPr>
      <w:bookmarkStart w:id="24" w:name="_Toc242493228"/>
      <w:r>
        <w:rPr>
          <w:lang w:val="pt-BR"/>
        </w:rPr>
        <w:t>3 METODOLOGIA</w:t>
      </w:r>
      <w:bookmarkEnd w:id="24"/>
    </w:p>
    <w:p w14:paraId="1A1B87DE" w14:textId="77777777" w:rsidR="00E01C3A" w:rsidRDefault="00CC3326">
      <w:pPr>
        <w:pStyle w:val="Heading2"/>
        <w:spacing w:before="360" w:after="240" w:line="360" w:lineRule="auto"/>
        <w:rPr>
          <w:lang w:val="pt-BR"/>
        </w:rPr>
      </w:pPr>
      <w:bookmarkStart w:id="25" w:name="_Toc242493229"/>
      <w:r>
        <w:rPr>
          <w:lang w:val="pt-BR"/>
        </w:rPr>
        <w:t>3.1 Classificação da pesquisa</w:t>
      </w:r>
      <w:bookmarkEnd w:id="25"/>
    </w:p>
    <w:p w14:paraId="2D38097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59D1094E" w14:textId="77777777" w:rsidR="00E01C3A" w:rsidRDefault="00CC3326">
      <w:pPr>
        <w:pStyle w:val="Heading2"/>
        <w:spacing w:before="360" w:after="240" w:line="360" w:lineRule="auto"/>
        <w:rPr>
          <w:lang w:val="pt-BR"/>
        </w:rPr>
      </w:pPr>
      <w:bookmarkStart w:id="26" w:name="_Toc242493230"/>
      <w:r>
        <w:rPr>
          <w:lang w:val="pt-BR"/>
        </w:rPr>
        <w:t>3.2 Arquitetura do sistema</w:t>
      </w:r>
      <w:bookmarkEnd w:id="26"/>
    </w:p>
    <w:p w14:paraId="435EC9B5"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266CEC76"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3BB83E30"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263690AE" w14:textId="77777777" w:rsidR="006B1E66" w:rsidRPr="000F5B8B" w:rsidRDefault="00CC3326">
      <w:pPr>
        <w:pStyle w:val="ListParagraph"/>
        <w:numPr>
          <w:ilvl w:val="0"/>
          <w:numId w:val="2"/>
        </w:numPr>
        <w:spacing w:after="120" w:line="360" w:lineRule="auto"/>
        <w:jc w:val="both"/>
        <w:rPr>
          <w:lang w:val="pt-BR"/>
        </w:rPr>
      </w:pPr>
      <w:r>
        <w:rPr>
          <w:lang w:val="pt-BR"/>
        </w:rPr>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16592381"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74B3B97E"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2DE0085E"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06ADBFB7"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52A0807C"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726DE6F1" w14:textId="77777777" w:rsidR="00E01C3A" w:rsidRDefault="00CC3326">
      <w:pPr>
        <w:spacing w:after="120" w:line="360" w:lineRule="auto"/>
        <w:ind w:firstLine="709"/>
        <w:jc w:val="both"/>
        <w:rPr>
          <w:lang w:val="pt-BR"/>
        </w:rPr>
      </w:pPr>
      <w:r>
        <w:rPr>
          <w:lang w:val="pt-BR"/>
        </w:rPr>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7D4199D8" w14:textId="77777777" w:rsidR="00E01C3A" w:rsidRDefault="00CC3326">
      <w:pPr>
        <w:spacing w:after="120" w:line="360" w:lineRule="auto"/>
        <w:ind w:firstLine="709"/>
        <w:jc w:val="both"/>
        <w:rPr>
          <w:lang w:val="pt-BR"/>
        </w:rPr>
      </w:pPr>
      <w:r>
        <w:rPr>
          <w:lang w:val="pt-BR"/>
        </w:rPr>
        <w:t xml:space="preserve">O serviço de decisão é, por isso, especificado como serviço municipal autônomo: não pertence à plataforma de monitoramento nem ao sistema de telegestão, consome a interface da primeira e comanda o segundo. É essa a posição que a </w:t>
      </w:r>
      <w:r>
        <w:rPr>
          <w:lang w:val="pt-BR"/>
        </w:rPr>
        <w:t xml:space="preserve">Figura 4</w:t>
      </w:r>
      <w:r>
        <w:rPr>
          <w:lang w:val="pt-BR"/>
        </w:rPr>
        <w:t xml:space="preserve"> representa e que a documentação de 3.12 detalha.</w:t>
      </w:r>
    </w:p>
    <w:p w14:paraId="58B7DBB1" w14:textId="77777777" w:rsidR="00E01C3A" w:rsidRDefault="00CC3326">
      <w:pPr>
        <w:pStyle w:val="Heading2"/>
        <w:spacing w:before="360" w:after="240" w:line="360" w:lineRule="auto"/>
        <w:rPr>
          <w:lang w:val="pt-BR"/>
        </w:rPr>
      </w:pPr>
      <w:bookmarkStart w:id="27" w:name="_Toc242493231"/>
      <w:r>
        <w:rPr>
          <w:lang w:val="pt-BR"/>
        </w:rPr>
        <w:t>3.3 Do protótipo à implantação: o que se propõe e o que se instrumenta</w:t>
      </w:r>
      <w:bookmarkEnd w:id="27"/>
    </w:p>
    <w:p w14:paraId="2074089E"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1E7B5DC8"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6297A585" w14:textId="77777777">
        <w:trPr>
          <w:tblHeader/>
        </w:trPr>
        <w:tc>
          <w:tcPr>
            <w:tcW w:w="2650" w:type="dxa"/>
            <w:shd w:val="clear" w:color="auto" w:fill="EDEDED"/>
            <w:tcMar>
              <w:top w:w="70" w:type="dxa"/>
              <w:left w:w="90" w:type="dxa"/>
              <w:bottom w:w="70" w:type="dxa"/>
              <w:right w:w="90" w:type="dxa"/>
            </w:tcMar>
          </w:tcPr>
          <w:p w14:paraId="7DC986F6"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374B8C3F"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6850108B"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8C0B6A" w14:paraId="222F0AE5" w14:textId="77777777">
        <w:tc>
          <w:tcPr>
            <w:tcW w:w="2650" w:type="dxa"/>
            <w:tcMar>
              <w:top w:w="70" w:type="dxa"/>
              <w:left w:w="90" w:type="dxa"/>
              <w:bottom w:w="70" w:type="dxa"/>
              <w:right w:w="90" w:type="dxa"/>
            </w:tcMar>
          </w:tcPr>
          <w:p w14:paraId="6EB5D746"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5110913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039FBD55"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8C0B6A" w14:paraId="5D9957C5" w14:textId="77777777">
        <w:tc>
          <w:tcPr>
            <w:tcW w:w="2650" w:type="dxa"/>
            <w:tcMar>
              <w:top w:w="70" w:type="dxa"/>
              <w:left w:w="90" w:type="dxa"/>
              <w:bottom w:w="70" w:type="dxa"/>
              <w:right w:w="90" w:type="dxa"/>
            </w:tcMar>
          </w:tcPr>
          <w:p w14:paraId="01C1C2B2"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0156CF6E"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A605B3E" w14:textId="77777777" w:rsidR="00E01C3A" w:rsidRPr="00CE1B46" w:rsidRDefault="00CC3326">
            <w:pPr>
              <w:rPr>
                <w:lang w:val="pt-BR"/>
              </w:rPr>
            </w:pPr>
            <w:r>
              <w:rPr>
                <w:sz w:val="20"/>
                <w:szCs w:val="20"/>
                <w:lang w:val="pt-BR"/>
              </w:rPr>
              <w:t>Implantado como serviço municipal em nuvem, nos termos de 3.2</w:t>
            </w:r>
          </w:p>
        </w:tc>
      </w:tr>
      <w:tr w:rsidR="00E01C3A" w:rsidRPr="008C0B6A" w14:paraId="33E63A6F" w14:textId="77777777">
        <w:tc>
          <w:tcPr>
            <w:tcW w:w="2650" w:type="dxa"/>
            <w:tcMar>
              <w:top w:w="70" w:type="dxa"/>
              <w:left w:w="90" w:type="dxa"/>
              <w:bottom w:w="70" w:type="dxa"/>
              <w:right w:w="90" w:type="dxa"/>
            </w:tcMar>
          </w:tcPr>
          <w:p w14:paraId="5EC91022"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627CD3F2"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9DBE4D2"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8C0B6A" w14:paraId="0974B3A4" w14:textId="77777777">
        <w:tc>
          <w:tcPr>
            <w:tcW w:w="2650" w:type="dxa"/>
            <w:tcMar>
              <w:top w:w="70" w:type="dxa"/>
              <w:left w:w="90" w:type="dxa"/>
              <w:bottom w:w="70" w:type="dxa"/>
              <w:right w:w="90" w:type="dxa"/>
            </w:tcMar>
          </w:tcPr>
          <w:p w14:paraId="225C8E9D"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53D7F22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E71A932" w14:textId="77777777" w:rsidR="00E01C3A" w:rsidRPr="00CE1B46" w:rsidRDefault="00CC3326">
            <w:pPr>
              <w:rPr>
                <w:lang w:val="pt-BR"/>
              </w:rPr>
            </w:pPr>
            <w:r>
              <w:rPr>
                <w:sz w:val="20"/>
                <w:szCs w:val="20"/>
                <w:lang w:val="pt-BR"/>
              </w:rPr>
              <w:t>Implantado no mesmo serviço, conforme 3.13.1</w:t>
            </w:r>
          </w:p>
        </w:tc>
      </w:tr>
      <w:tr w:rsidR="00E01C3A" w:rsidRPr="008C0B6A" w14:paraId="4CC4DA64" w14:textId="77777777">
        <w:tc>
          <w:tcPr>
            <w:tcW w:w="2650" w:type="dxa"/>
            <w:tcMar>
              <w:top w:w="70" w:type="dxa"/>
              <w:left w:w="90" w:type="dxa"/>
              <w:bottom w:w="70" w:type="dxa"/>
              <w:right w:w="90" w:type="dxa"/>
            </w:tcMar>
          </w:tcPr>
          <w:p w14:paraId="5D1C5133"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2263FB54"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0AD8B45" w14:textId="77777777" w:rsidR="00E01C3A" w:rsidRPr="00CE1B46" w:rsidRDefault="00CC3326">
            <w:pPr>
              <w:rPr>
                <w:lang w:val="pt-BR"/>
              </w:rPr>
            </w:pPr>
            <w:r>
              <w:rPr>
                <w:sz w:val="20"/>
                <w:szCs w:val="20"/>
                <w:lang w:val="pt-BR"/>
              </w:rPr>
              <w:t>Mapeada sobre o protocolo do sistema de telegestão contratado</w:t>
            </w:r>
          </w:p>
        </w:tc>
      </w:tr>
      <w:tr w:rsidR="00E01C3A" w:rsidRPr="008C0B6A" w14:paraId="5583E5BB" w14:textId="77777777">
        <w:tc>
          <w:tcPr>
            <w:tcW w:w="2650" w:type="dxa"/>
            <w:tcMar>
              <w:top w:w="70" w:type="dxa"/>
              <w:left w:w="90" w:type="dxa"/>
              <w:bottom w:w="70" w:type="dxa"/>
              <w:right w:w="90" w:type="dxa"/>
            </w:tcMar>
          </w:tcPr>
          <w:p w14:paraId="36FAFFC7"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563339C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63C61E3"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8C0B6A" w14:paraId="75B1768B" w14:textId="77777777">
        <w:tc>
          <w:tcPr>
            <w:tcW w:w="2650" w:type="dxa"/>
            <w:tcMar>
              <w:top w:w="70" w:type="dxa"/>
              <w:left w:w="90" w:type="dxa"/>
              <w:bottom w:w="70" w:type="dxa"/>
              <w:right w:w="90" w:type="dxa"/>
            </w:tcMar>
          </w:tcPr>
          <w:p w14:paraId="40110D7A"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3ED34A"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A3CB326"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8C0B6A" w14:paraId="00185914" w14:textId="77777777">
        <w:tc>
          <w:tcPr>
            <w:tcW w:w="2650" w:type="dxa"/>
            <w:tcMar>
              <w:top w:w="70" w:type="dxa"/>
              <w:left w:w="90" w:type="dxa"/>
              <w:bottom w:w="70" w:type="dxa"/>
              <w:right w:w="90" w:type="dxa"/>
            </w:tcMar>
          </w:tcPr>
          <w:p w14:paraId="341DA61D"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707A648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26E64A9"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8C0B6A" w14:paraId="171D2F5E" w14:textId="77777777">
        <w:tc>
          <w:tcPr>
            <w:tcW w:w="2650" w:type="dxa"/>
            <w:tcMar>
              <w:top w:w="70" w:type="dxa"/>
              <w:left w:w="90" w:type="dxa"/>
              <w:bottom w:w="70" w:type="dxa"/>
              <w:right w:w="90" w:type="dxa"/>
            </w:tcMar>
          </w:tcPr>
          <w:p w14:paraId="411DF1CA" w14:textId="77777777" w:rsidR="00E01C3A" w:rsidRDefault="00CC3326">
            <w:r>
              <w:rPr>
                <w:sz w:val="20"/>
                <w:szCs w:val="20"/>
              </w:rPr>
              <w:t>Enlace Wi-Fi</w:t>
            </w:r>
          </w:p>
        </w:tc>
        <w:tc>
          <w:tcPr>
            <w:tcW w:w="2200" w:type="dxa"/>
            <w:tcMar>
              <w:top w:w="70" w:type="dxa"/>
              <w:left w:w="90" w:type="dxa"/>
              <w:bottom w:w="70" w:type="dxa"/>
              <w:right w:w="90" w:type="dxa"/>
            </w:tcMar>
          </w:tcPr>
          <w:p w14:paraId="34D19B9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684AC2B9"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528D187E" w14:textId="77777777">
        <w:tc>
          <w:tcPr>
            <w:tcW w:w="2650" w:type="dxa"/>
            <w:tcMar>
              <w:top w:w="70" w:type="dxa"/>
              <w:left w:w="90" w:type="dxa"/>
              <w:bottom w:w="70" w:type="dxa"/>
              <w:right w:w="90" w:type="dxa"/>
            </w:tcMar>
          </w:tcPr>
          <w:p w14:paraId="55AEDBCD"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30331939"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35B59B4"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09F18C44" w14:textId="77777777" w:rsidR="00E01C3A" w:rsidRDefault="00CC3326">
      <w:pPr>
        <w:spacing w:before="130" w:after="260"/>
        <w:rPr>
          <w:lang w:val="pt-BR"/>
        </w:rPr>
      </w:pPr>
      <w:r>
        <w:rPr>
          <w:sz w:val="20"/>
          <w:szCs w:val="20"/>
          <w:lang w:val="pt-BR"/>
        </w:rPr>
        <w:t>Fonte: Elaborado pelos autores (2026).</w:t>
      </w:r>
    </w:p>
    <w:p w14:paraId="129ED529"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264522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0DB13861"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2CCA559"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5FF02571"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8C0B6A" w14:paraId="5DB3E068" w14:textId="77777777">
        <w:trPr>
          <w:tblHeader/>
        </w:trPr>
        <w:tc>
          <w:tcPr>
            <w:tcW w:w="2150" w:type="dxa"/>
            <w:shd w:val="clear" w:color="auto" w:fill="EDEDED"/>
            <w:tcMar>
              <w:top w:w="70" w:type="dxa"/>
              <w:left w:w="90" w:type="dxa"/>
              <w:bottom w:w="70" w:type="dxa"/>
              <w:right w:w="90" w:type="dxa"/>
            </w:tcMar>
          </w:tcPr>
          <w:p w14:paraId="1AD93F4A"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1B5DA83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730A1D04"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66080BA7" w14:textId="77777777" w:rsidR="00E01C3A" w:rsidRPr="00CE1B46" w:rsidRDefault="00CC3326">
            <w:pPr>
              <w:rPr>
                <w:lang w:val="pt-BR"/>
              </w:rPr>
            </w:pPr>
            <w:r>
              <w:rPr>
                <w:b/>
                <w:bCs/>
                <w:sz w:val="20"/>
                <w:szCs w:val="20"/>
                <w:lang w:val="pt-BR"/>
              </w:rPr>
              <w:t>Situação hoje em São Paulo</w:t>
            </w:r>
          </w:p>
        </w:tc>
      </w:tr>
      <w:tr w:rsidR="00E01C3A" w:rsidRPr="008C0B6A" w14:paraId="062C7B3D" w14:textId="77777777">
        <w:tc>
          <w:tcPr>
            <w:tcW w:w="2150" w:type="dxa"/>
            <w:tcMar>
              <w:top w:w="70" w:type="dxa"/>
              <w:left w:w="90" w:type="dxa"/>
              <w:bottom w:w="70" w:type="dxa"/>
              <w:right w:w="90" w:type="dxa"/>
            </w:tcMar>
          </w:tcPr>
          <w:p w14:paraId="58B4CE58"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2B5CFAA2"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2907EB93"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2FE52E43"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8C0B6A" w14:paraId="022A893C" w14:textId="77777777">
        <w:tc>
          <w:tcPr>
            <w:tcW w:w="2150" w:type="dxa"/>
            <w:tcMar>
              <w:top w:w="70" w:type="dxa"/>
              <w:left w:w="90" w:type="dxa"/>
              <w:bottom w:w="70" w:type="dxa"/>
              <w:right w:w="90" w:type="dxa"/>
            </w:tcMar>
          </w:tcPr>
          <w:p w14:paraId="73807DCB"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2366BC26"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374CCAC2"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180B3CDC" w14:textId="77777777" w:rsidR="00E01C3A" w:rsidRPr="00CE1B46" w:rsidRDefault="00CC3326">
            <w:pPr>
              <w:rPr>
                <w:lang w:val="pt-BR"/>
              </w:rPr>
            </w:pPr>
            <w:r>
              <w:rPr>
                <w:sz w:val="20"/>
                <w:szCs w:val="20"/>
                <w:lang w:val="pt-BR"/>
              </w:rPr>
              <w:t>Inexistente. É objeto deste trabalho</w:t>
            </w:r>
          </w:p>
        </w:tc>
      </w:tr>
      <w:tr w:rsidR="00E01C3A" w:rsidRPr="008C0B6A" w14:paraId="29357679" w14:textId="77777777">
        <w:tc>
          <w:tcPr>
            <w:tcW w:w="2150" w:type="dxa"/>
            <w:tcMar>
              <w:top w:w="70" w:type="dxa"/>
              <w:left w:w="90" w:type="dxa"/>
              <w:bottom w:w="70" w:type="dxa"/>
              <w:right w:w="90" w:type="dxa"/>
            </w:tcMar>
          </w:tcPr>
          <w:p w14:paraId="34DF76F3"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7BE30BF0"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504DE7DA"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57C4852A" w14:textId="77777777" w:rsidR="00E01C3A" w:rsidRPr="00CE1B46" w:rsidRDefault="00CC3326">
            <w:pPr>
              <w:rPr>
                <w:lang w:val="pt-BR"/>
              </w:rPr>
            </w:pPr>
            <w:r>
              <w:rPr>
                <w:sz w:val="20"/>
                <w:szCs w:val="20"/>
                <w:lang w:val="pt-BR"/>
              </w:rPr>
              <w:t>Inexistente. É objeto deste trabalho</w:t>
            </w:r>
          </w:p>
        </w:tc>
      </w:tr>
      <w:tr w:rsidR="00E01C3A" w:rsidRPr="008C0B6A" w14:paraId="52046D0D" w14:textId="77777777">
        <w:tc>
          <w:tcPr>
            <w:tcW w:w="2150" w:type="dxa"/>
            <w:tcMar>
              <w:top w:w="70" w:type="dxa"/>
              <w:left w:w="90" w:type="dxa"/>
              <w:bottom w:w="70" w:type="dxa"/>
              <w:right w:w="90" w:type="dxa"/>
            </w:tcMar>
          </w:tcPr>
          <w:p w14:paraId="030ECE1C"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6A05CCF4"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7B94A31A"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104213F6" w14:textId="77777777" w:rsidR="00E01C3A" w:rsidRPr="00CE1B46" w:rsidRDefault="00CC3326">
            <w:pPr>
              <w:rPr>
                <w:lang w:val="pt-BR"/>
              </w:rPr>
            </w:pPr>
            <w:r>
              <w:rPr>
                <w:sz w:val="20"/>
                <w:szCs w:val="20"/>
                <w:lang w:val="pt-BR"/>
              </w:rPr>
              <w:t>Inexistente. É objeto deste trabalho</w:t>
            </w:r>
          </w:p>
        </w:tc>
      </w:tr>
      <w:tr w:rsidR="00E01C3A" w:rsidRPr="008C0B6A" w14:paraId="26CBE586" w14:textId="77777777">
        <w:tc>
          <w:tcPr>
            <w:tcW w:w="2150" w:type="dxa"/>
            <w:tcMar>
              <w:top w:w="70" w:type="dxa"/>
              <w:left w:w="90" w:type="dxa"/>
              <w:bottom w:w="70" w:type="dxa"/>
              <w:right w:w="90" w:type="dxa"/>
            </w:tcMar>
          </w:tcPr>
          <w:p w14:paraId="0ED87DC4"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225D8D37"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79FF359E"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4EB8E8E8" w14:textId="77777777" w:rsidR="00E01C3A" w:rsidRPr="00CE1B46" w:rsidRDefault="00CC3326">
            <w:pPr>
              <w:rPr>
                <w:lang w:val="pt-BR"/>
              </w:rPr>
            </w:pPr>
            <w:r>
              <w:rPr>
                <w:sz w:val="20"/>
                <w:szCs w:val="20"/>
                <w:lang w:val="pt-BR"/>
              </w:rPr>
              <w:t>Contratado. Caderno de Encargos, cláusulas 7.1 e 17</w:t>
            </w:r>
          </w:p>
        </w:tc>
      </w:tr>
      <w:tr w:rsidR="00E01C3A" w14:paraId="78451657" w14:textId="77777777">
        <w:tc>
          <w:tcPr>
            <w:tcW w:w="2150" w:type="dxa"/>
            <w:tcMar>
              <w:top w:w="70" w:type="dxa"/>
              <w:left w:w="90" w:type="dxa"/>
              <w:bottom w:w="70" w:type="dxa"/>
              <w:right w:w="90" w:type="dxa"/>
            </w:tcMar>
          </w:tcPr>
          <w:p w14:paraId="773105F7"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EBECF17"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691B70A8"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CBDCBEC"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8C0B6A" w14:paraId="35299FD5" w14:textId="77777777">
        <w:tc>
          <w:tcPr>
            <w:tcW w:w="2150" w:type="dxa"/>
            <w:tcMar>
              <w:top w:w="70" w:type="dxa"/>
              <w:left w:w="90" w:type="dxa"/>
              <w:bottom w:w="70" w:type="dxa"/>
              <w:right w:w="90" w:type="dxa"/>
            </w:tcMar>
          </w:tcPr>
          <w:p w14:paraId="0D77003E"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29510F16"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25BC7A30"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4AA849F2"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8C0B6A" w14:paraId="41072C54" w14:textId="77777777">
        <w:tc>
          <w:tcPr>
            <w:tcW w:w="2150" w:type="dxa"/>
            <w:tcMar>
              <w:top w:w="70" w:type="dxa"/>
              <w:left w:w="90" w:type="dxa"/>
              <w:bottom w:w="70" w:type="dxa"/>
              <w:right w:w="90" w:type="dxa"/>
            </w:tcMar>
          </w:tcPr>
          <w:p w14:paraId="18E57CD5"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36F2B1AD"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1796F977"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15ED05E0"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8C0B6A" w14:paraId="50F9AFC2" w14:textId="77777777">
        <w:tc>
          <w:tcPr>
            <w:tcW w:w="2150" w:type="dxa"/>
            <w:tcMar>
              <w:top w:w="70" w:type="dxa"/>
              <w:left w:w="90" w:type="dxa"/>
              <w:bottom w:w="70" w:type="dxa"/>
              <w:right w:w="90" w:type="dxa"/>
            </w:tcMar>
          </w:tcPr>
          <w:p w14:paraId="4B3C7712"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69B0BE3C"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3C7EF5B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6DA43E5F"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t>de 2019, e consolidada em 2022</w:t>
            </w:r>
          </w:p>
        </w:tc>
      </w:tr>
      <w:tr w:rsidR="00E01C3A" w:rsidRPr="008C0B6A" w14:paraId="0F272BD6" w14:textId="77777777">
        <w:tc>
          <w:tcPr>
            <w:tcW w:w="2150" w:type="dxa"/>
            <w:tcMar>
              <w:top w:w="70" w:type="dxa"/>
              <w:left w:w="90" w:type="dxa"/>
              <w:bottom w:w="70" w:type="dxa"/>
              <w:right w:w="90" w:type="dxa"/>
            </w:tcMar>
          </w:tcPr>
          <w:p w14:paraId="15D87906"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2CA7A2F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62391A8"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0D97AF27" w14:textId="77777777" w:rsidR="00E01C3A" w:rsidRPr="00CE1B46" w:rsidRDefault="00CC3326">
            <w:pPr>
              <w:rPr>
                <w:lang w:val="pt-BR"/>
              </w:rPr>
            </w:pPr>
            <w:r>
              <w:rPr>
                <w:sz w:val="20"/>
                <w:szCs w:val="20"/>
                <w:lang w:val="pt-BR"/>
              </w:rPr>
              <w:t>Contratada; a medição é regulada metrologicamente</w:t>
            </w:r>
          </w:p>
        </w:tc>
      </w:tr>
    </w:tbl>
    <w:p w14:paraId="6CC95AD9"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03AF3A2F"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7457E095"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6A4FA737" w14:textId="77777777" w:rsidR="00E01C3A" w:rsidRDefault="00CC3326">
      <w:pPr>
        <w:pStyle w:val="Heading2"/>
        <w:spacing w:before="360" w:after="240" w:line="360" w:lineRule="auto"/>
        <w:rPr>
          <w:lang w:val="pt-BR"/>
        </w:rPr>
      </w:pPr>
      <w:bookmarkStart w:id="28" w:name="_Toc242493232"/>
      <w:r>
        <w:rPr>
          <w:lang w:val="pt-BR"/>
        </w:rPr>
        <w:t>3.4 O nó de demonstração</w:t>
      </w:r>
      <w:bookmarkEnd w:id="28"/>
    </w:p>
    <w:p w14:paraId="0CCEE930"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78D481BE"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0760C369" w14:textId="77777777">
        <w:trPr>
          <w:tblHeader/>
        </w:trPr>
        <w:tc>
          <w:tcPr>
            <w:tcW w:w="2100" w:type="dxa"/>
            <w:shd w:val="clear" w:color="auto" w:fill="EDEDED"/>
            <w:tcMar>
              <w:top w:w="70" w:type="dxa"/>
              <w:left w:w="90" w:type="dxa"/>
              <w:bottom w:w="70" w:type="dxa"/>
              <w:right w:w="90" w:type="dxa"/>
            </w:tcMar>
          </w:tcPr>
          <w:p w14:paraId="0B8255C8"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2221819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7A7576F0"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8C0B6A" w14:paraId="274028FC" w14:textId="77777777">
        <w:tc>
          <w:tcPr>
            <w:tcW w:w="2100" w:type="dxa"/>
            <w:tcMar>
              <w:top w:w="70" w:type="dxa"/>
              <w:left w:w="90" w:type="dxa"/>
              <w:bottom w:w="70" w:type="dxa"/>
              <w:right w:w="90" w:type="dxa"/>
            </w:tcMar>
          </w:tcPr>
          <w:p w14:paraId="26354E1D"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6028680"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09EEBFC9"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8C0B6A" w14:paraId="05B995C3" w14:textId="77777777">
        <w:tc>
          <w:tcPr>
            <w:tcW w:w="2100" w:type="dxa"/>
            <w:tcMar>
              <w:top w:w="70" w:type="dxa"/>
              <w:left w:w="90" w:type="dxa"/>
              <w:bottom w:w="70" w:type="dxa"/>
              <w:right w:w="90" w:type="dxa"/>
            </w:tcMar>
          </w:tcPr>
          <w:p w14:paraId="63711067"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038F3CDA"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291E2D38"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8C0B6A" w14:paraId="601CA90E" w14:textId="77777777">
        <w:tc>
          <w:tcPr>
            <w:tcW w:w="2100" w:type="dxa"/>
            <w:tcMar>
              <w:top w:w="70" w:type="dxa"/>
              <w:left w:w="90" w:type="dxa"/>
              <w:bottom w:w="70" w:type="dxa"/>
              <w:right w:w="90" w:type="dxa"/>
            </w:tcMar>
          </w:tcPr>
          <w:p w14:paraId="3BB31A34"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610117DA"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01FCF3AB"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8C0B6A" w14:paraId="4F356F42" w14:textId="77777777">
        <w:tc>
          <w:tcPr>
            <w:tcW w:w="2100" w:type="dxa"/>
            <w:tcMar>
              <w:top w:w="70" w:type="dxa"/>
              <w:left w:w="90" w:type="dxa"/>
              <w:bottom w:w="70" w:type="dxa"/>
              <w:right w:w="90" w:type="dxa"/>
            </w:tcMar>
          </w:tcPr>
          <w:p w14:paraId="468E784C"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62A9CFE7"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2799B805"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8C0B6A" w14:paraId="4095C50C" w14:textId="77777777">
        <w:tc>
          <w:tcPr>
            <w:tcW w:w="2100" w:type="dxa"/>
            <w:tcMar>
              <w:top w:w="70" w:type="dxa"/>
              <w:left w:w="90" w:type="dxa"/>
              <w:bottom w:w="70" w:type="dxa"/>
              <w:right w:w="90" w:type="dxa"/>
            </w:tcMar>
          </w:tcPr>
          <w:p w14:paraId="4FFA0FD7" w14:textId="77777777" w:rsidR="006B1E66" w:rsidRDefault="00CC3326">
            <w:r>
              <w:rPr>
                <w:sz w:val="20"/>
                <w:szCs w:val="20"/>
              </w:rPr>
              <w:t>Fonte de 12 V</w:t>
            </w:r>
          </w:p>
        </w:tc>
        <w:tc>
          <w:tcPr>
            <w:tcW w:w="3200" w:type="dxa"/>
            <w:tcMar>
              <w:top w:w="70" w:type="dxa"/>
              <w:left w:w="90" w:type="dxa"/>
              <w:bottom w:w="70" w:type="dxa"/>
              <w:right w:w="90" w:type="dxa"/>
            </w:tcMar>
          </w:tcPr>
          <w:p w14:paraId="473E9547"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46F1AD65"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8C0B6A" w14:paraId="2658458D" w14:textId="77777777">
        <w:tc>
          <w:tcPr>
            <w:tcW w:w="2100" w:type="dxa"/>
            <w:tcMar>
              <w:top w:w="70" w:type="dxa"/>
              <w:left w:w="90" w:type="dxa"/>
              <w:bottom w:w="70" w:type="dxa"/>
              <w:right w:w="90" w:type="dxa"/>
            </w:tcMar>
          </w:tcPr>
          <w:p w14:paraId="4CB53088"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5E139CB5"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316FBAA6"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2371047F" w14:textId="77777777" w:rsidR="006B1E66" w:rsidRPr="000F5B8B" w:rsidRDefault="00CC3326">
      <w:pPr>
        <w:spacing w:before="130" w:after="260"/>
        <w:rPr>
          <w:lang w:val="pt-BR"/>
        </w:rPr>
      </w:pPr>
      <w:r>
        <w:rPr>
          <w:sz w:val="20"/>
          <w:szCs w:val="20"/>
          <w:lang w:val="pt-BR"/>
        </w:rPr>
        <w:t>Fonte: Elaborado pelos autores (2026).</w:t>
      </w:r>
    </w:p>
    <w:p w14:paraId="41C6408C" w14:textId="77777777" w:rsidR="00044D5A" w:rsidRPr="008C0B6A" w:rsidRDefault="00000000">
      <w:pPr>
        <w:keepNext/>
        <w:spacing w:before="130" w:after="60"/>
        <w:jc w:val="center"/>
        <w:rPr>
          <w:lang w:val="pt-BR"/>
        </w:rPr>
      </w:pPr>
      <w:r>
        <w:rPr>
          <w:sz w:val="20"/>
          <w:szCs w:val="20"/>
          <w:lang w:val="pt-BR"/>
        </w:rPr>
        <w:t>Figura 1 – Nó de demonstração montado</w:t>
      </w:r>
    </w:p>
    <w:p w14:paraId="6DA70E7A"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3CE3536F" w14:textId="77777777" w:rsidR="00044D5A" w:rsidRPr="008C0B6A" w:rsidRDefault="00000000">
      <w:pPr>
        <w:spacing w:after="280"/>
        <w:jc w:val="center"/>
        <w:rPr>
          <w:lang w:val="pt-BR"/>
        </w:rPr>
      </w:pPr>
      <w:r>
        <w:rPr>
          <w:sz w:val="20"/>
          <w:szCs w:val="20"/>
          <w:lang w:val="pt-BR"/>
        </w:rPr>
        <w:t>Fonte: Acervo dos autores (2026).</w:t>
      </w:r>
    </w:p>
    <w:p w14:paraId="78049F90"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646A5A23" w14:textId="77777777" w:rsidR="00847C0D" w:rsidRPr="00430DB3" w:rsidRDefault="00CC3326">
      <w:pPr>
        <w:spacing w:after="120" w:line="360" w:lineRule="auto"/>
        <w:ind w:firstLine="709"/>
        <w:jc w:val="both"/>
        <w:rPr>
          <w:lang w:val="pt-BR"/>
        </w:rPr>
      </w:pPr>
      <w:r>
        <w:rPr>
          <w:lang w:val="pt-BR"/>
        </w:rPr>
        <w:t xml:space="preserve">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w:t>
      </w:r>
      <w:r>
        <w:rPr>
          <w:lang w:val="pt-BR"/>
        </w:rPr>
        <w:t>RNF07; a validade acompanha a do volume que sustenta a decisão, de no máximo 15 min (3.5.2). Por fim, a configuração de rede e a credencial do dispositivo residem em arquivo próprio do nó, mantido fora do repositório de código.</w:t>
      </w:r>
    </w:p>
    <w:p w14:paraId="5F10D03F" w14:textId="77777777" w:rsidR="00E01C3A" w:rsidRDefault="00CC3326">
      <w:pPr>
        <w:pStyle w:val="Heading3"/>
        <w:spacing w:before="320" w:after="200" w:line="360" w:lineRule="auto"/>
        <w:rPr>
          <w:lang w:val="pt-BR"/>
        </w:rPr>
      </w:pPr>
      <w:bookmarkStart w:id="29" w:name="_Toc242493233"/>
      <w:r>
        <w:rPr>
          <w:lang w:val="pt-BR"/>
        </w:rPr>
        <w:t>3.4.1 Critérios de seleção e alternativas preteridas</w:t>
      </w:r>
      <w:bookmarkEnd w:id="29"/>
    </w:p>
    <w:p w14:paraId="2311F16E"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267DC0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60EAEFA4" w14:textId="77777777">
        <w:trPr>
          <w:tblHeader/>
        </w:trPr>
        <w:tc>
          <w:tcPr>
            <w:tcW w:w="1450" w:type="dxa"/>
            <w:shd w:val="clear" w:color="auto" w:fill="EDEDED"/>
            <w:tcMar>
              <w:top w:w="60" w:type="dxa"/>
              <w:left w:w="80" w:type="dxa"/>
              <w:bottom w:w="60" w:type="dxa"/>
              <w:right w:w="80" w:type="dxa"/>
            </w:tcMar>
          </w:tcPr>
          <w:p w14:paraId="6571EFC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5F08BEAC"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6D87B65B"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0A6BB427"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8C0B6A" w14:paraId="65FEFCC2" w14:textId="77777777">
        <w:tc>
          <w:tcPr>
            <w:tcW w:w="1450" w:type="dxa"/>
            <w:tcMar>
              <w:top w:w="60" w:type="dxa"/>
              <w:left w:w="80" w:type="dxa"/>
              <w:bottom w:w="60" w:type="dxa"/>
              <w:right w:w="80" w:type="dxa"/>
            </w:tcMar>
          </w:tcPr>
          <w:p w14:paraId="2FF85E9D"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6652866C" w14:textId="77777777" w:rsidR="006B1E66" w:rsidRDefault="00CC3326">
            <w:r>
              <w:rPr>
                <w:sz w:val="20"/>
                <w:szCs w:val="20"/>
              </w:rPr>
              <w:t>ESP32</w:t>
            </w:r>
          </w:p>
        </w:tc>
        <w:tc>
          <w:tcPr>
            <w:tcW w:w="1950" w:type="dxa"/>
            <w:tcMar>
              <w:top w:w="60" w:type="dxa"/>
              <w:left w:w="80" w:type="dxa"/>
              <w:bottom w:w="60" w:type="dxa"/>
              <w:right w:w="80" w:type="dxa"/>
            </w:tcMar>
          </w:tcPr>
          <w:p w14:paraId="06FBD1D4"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05AD5769"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8C0B6A" w14:paraId="5EE350CC" w14:textId="77777777">
        <w:tc>
          <w:tcPr>
            <w:tcW w:w="1450" w:type="dxa"/>
            <w:tcMar>
              <w:top w:w="60" w:type="dxa"/>
              <w:left w:w="80" w:type="dxa"/>
              <w:bottom w:w="60" w:type="dxa"/>
              <w:right w:w="80" w:type="dxa"/>
            </w:tcMar>
          </w:tcPr>
          <w:p w14:paraId="02337F5D"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0CA9C0F2"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675BB332"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43F6673C"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8C0B6A" w14:paraId="3BFC9F18" w14:textId="77777777">
        <w:tc>
          <w:tcPr>
            <w:tcW w:w="1450" w:type="dxa"/>
            <w:tcMar>
              <w:top w:w="60" w:type="dxa"/>
              <w:left w:w="80" w:type="dxa"/>
              <w:bottom w:w="60" w:type="dxa"/>
              <w:right w:w="80" w:type="dxa"/>
            </w:tcMar>
          </w:tcPr>
          <w:p w14:paraId="519F8071" w14:textId="77777777" w:rsidR="006B1E66" w:rsidRDefault="00CC3326">
            <w:r>
              <w:rPr>
                <w:sz w:val="20"/>
                <w:szCs w:val="20"/>
              </w:rPr>
              <w:t>Fonte de luz</w:t>
            </w:r>
          </w:p>
        </w:tc>
        <w:tc>
          <w:tcPr>
            <w:tcW w:w="1750" w:type="dxa"/>
            <w:tcMar>
              <w:top w:w="60" w:type="dxa"/>
              <w:left w:w="80" w:type="dxa"/>
              <w:bottom w:w="60" w:type="dxa"/>
              <w:right w:w="80" w:type="dxa"/>
            </w:tcMar>
          </w:tcPr>
          <w:p w14:paraId="6F0F6330"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3C5D171B" w14:textId="77777777" w:rsidR="006B1E66" w:rsidRPr="000F5B8B" w:rsidRDefault="00CC3326">
            <w:pPr>
              <w:rPr>
                <w:lang w:val="pt-BR"/>
              </w:rPr>
            </w:pPr>
            <w:r>
              <w:rPr>
                <w:sz w:val="20"/>
                <w:szCs w:val="20"/>
                <w:lang w:val="pt-BR"/>
              </w:rPr>
              <w:t xml:space="preserve">Emissor de potência em base metálica com resistor de lastro; refletor de estado sólido em 12 V de corrente contínua; luminária viária comercial; lâmpada </w:t>
            </w:r>
            <w:r>
              <w:rPr>
                <w:sz w:val="20"/>
                <w:szCs w:val="20"/>
                <w:lang w:val="pt-BR"/>
              </w:rPr>
              <w:t>incandescente com dimerizador</w:t>
            </w:r>
          </w:p>
        </w:tc>
        <w:tc>
          <w:tcPr>
            <w:tcW w:w="3921" w:type="dxa"/>
            <w:tcMar>
              <w:top w:w="60" w:type="dxa"/>
              <w:left w:w="80" w:type="dxa"/>
              <w:bottom w:w="60" w:type="dxa"/>
              <w:right w:w="80" w:type="dxa"/>
            </w:tcMar>
          </w:tcPr>
          <w:p w14:paraId="5A4C4B96" w14:textId="77777777" w:rsidR="006B1E66" w:rsidRPr="000F5B8B" w:rsidRDefault="00CC3326">
            <w:pPr>
              <w:rPr>
                <w:lang w:val="pt-BR"/>
              </w:rPr>
            </w:pPr>
            <w:r>
              <w:rPr>
                <w:sz w:val="20"/>
                <w:szCs w:val="20"/>
                <w:lang w:val="pt-BR"/>
              </w:rPr>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w:t>
            </w:r>
            <w:r>
              <w:rPr>
                <w:sz w:val="20"/>
                <w:szCs w:val="20"/>
                <w:lang w:val="pt-BR"/>
              </w:rPr>
              <w:t>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8C0B6A" w14:paraId="01DFCF03" w14:textId="77777777">
        <w:tc>
          <w:tcPr>
            <w:tcW w:w="1450" w:type="dxa"/>
            <w:tcMar>
              <w:top w:w="60" w:type="dxa"/>
              <w:left w:w="80" w:type="dxa"/>
              <w:bottom w:w="60" w:type="dxa"/>
              <w:right w:w="80" w:type="dxa"/>
            </w:tcMar>
          </w:tcPr>
          <w:p w14:paraId="6570413F"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1E83EC73"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4612B418"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5693DF06"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8C0B6A" w14:paraId="3697C174" w14:textId="77777777">
        <w:tc>
          <w:tcPr>
            <w:tcW w:w="1450" w:type="dxa"/>
            <w:tcMar>
              <w:top w:w="60" w:type="dxa"/>
              <w:left w:w="80" w:type="dxa"/>
              <w:bottom w:w="60" w:type="dxa"/>
              <w:right w:w="80" w:type="dxa"/>
            </w:tcMar>
          </w:tcPr>
          <w:p w14:paraId="021553CD"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073C8B50"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38B92A24"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32926E21"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6E55455" w14:textId="77777777" w:rsidR="006B1E66" w:rsidRPr="000F5B8B" w:rsidRDefault="00CC3326">
      <w:pPr>
        <w:spacing w:before="130" w:after="260"/>
        <w:rPr>
          <w:lang w:val="pt-BR"/>
        </w:rPr>
      </w:pPr>
      <w:r>
        <w:rPr>
          <w:sz w:val="20"/>
          <w:szCs w:val="20"/>
          <w:lang w:val="pt-BR"/>
        </w:rPr>
        <w:t>Fonte: Elaborado pelos autores (2026).</w:t>
      </w:r>
    </w:p>
    <w:p w14:paraId="56E12EDF"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17D013BB" w14:textId="77777777" w:rsidR="006B1E66" w:rsidRPr="000F5B8B" w:rsidRDefault="00CC3326">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w:t>
      </w:r>
      <w:r>
        <w:rPr>
          <w:lang w:val="pt-BR"/>
        </w:rPr>
        <w:t>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2491A3EF" w14:textId="77777777" w:rsidR="00E01C3A" w:rsidRDefault="00CC3326">
      <w:pPr>
        <w:pStyle w:val="Heading3"/>
        <w:spacing w:before="320" w:after="200" w:line="360" w:lineRule="auto"/>
        <w:rPr>
          <w:lang w:val="pt-BR"/>
        </w:rPr>
      </w:pPr>
      <w:bookmarkStart w:id="30" w:name="_Toc242493234"/>
      <w:r>
        <w:rPr>
          <w:lang w:val="pt-BR"/>
        </w:rPr>
        <w:t>3.4.2 Dimensionamento fotométrico da bancada</w:t>
      </w:r>
      <w:bookmarkEnd w:id="30"/>
    </w:p>
    <w:p w14:paraId="024AC7BE"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09DD752E"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0FE51F30"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t>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63EA24C1"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2890F723"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C65D4FA"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49A85DCD"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20FE13CA" w14:textId="77777777">
        <w:trPr>
          <w:tblHeader/>
        </w:trPr>
        <w:tc>
          <w:tcPr>
            <w:tcW w:w="1700" w:type="dxa"/>
            <w:shd w:val="clear" w:color="auto" w:fill="EDEDED"/>
            <w:tcMar>
              <w:top w:w="70" w:type="dxa"/>
              <w:left w:w="90" w:type="dxa"/>
              <w:bottom w:w="70" w:type="dxa"/>
              <w:right w:w="90" w:type="dxa"/>
            </w:tcMar>
          </w:tcPr>
          <w:p w14:paraId="5B23594A"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76254139"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0E4423A4"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67180ED6" w14:textId="77777777" w:rsidR="006B1E66" w:rsidRDefault="00CC3326">
            <w:proofErr w:type="spellStart"/>
            <w:r>
              <w:rPr>
                <w:b/>
                <w:bCs/>
                <w:sz w:val="20"/>
                <w:szCs w:val="20"/>
              </w:rPr>
              <w:t>Observação</w:t>
            </w:r>
            <w:proofErr w:type="spellEnd"/>
          </w:p>
        </w:tc>
      </w:tr>
      <w:tr w:rsidR="006B1E66" w:rsidRPr="008C0B6A" w14:paraId="13045A37" w14:textId="77777777">
        <w:tc>
          <w:tcPr>
            <w:tcW w:w="1700" w:type="dxa"/>
            <w:tcMar>
              <w:top w:w="70" w:type="dxa"/>
              <w:left w:w="90" w:type="dxa"/>
              <w:bottom w:w="70" w:type="dxa"/>
              <w:right w:w="90" w:type="dxa"/>
            </w:tcMar>
          </w:tcPr>
          <w:p w14:paraId="4E4A036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08704F4C"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579ECCC8"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222FB0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8C0B6A" w14:paraId="1E0C0AB2" w14:textId="77777777">
        <w:tc>
          <w:tcPr>
            <w:tcW w:w="1700" w:type="dxa"/>
            <w:tcMar>
              <w:top w:w="70" w:type="dxa"/>
              <w:left w:w="90" w:type="dxa"/>
              <w:bottom w:w="70" w:type="dxa"/>
              <w:right w:w="90" w:type="dxa"/>
            </w:tcMar>
          </w:tcPr>
          <w:p w14:paraId="2905A555"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58A484F2"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3A8D144D"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5150A663" w14:textId="77777777" w:rsidR="006B1E66" w:rsidRPr="000F5B8B" w:rsidRDefault="00CC3326">
            <w:pPr>
              <w:rPr>
                <w:lang w:val="pt-BR"/>
              </w:rPr>
            </w:pPr>
            <w:r>
              <w:rPr>
                <w:sz w:val="20"/>
                <w:szCs w:val="20"/>
                <w:lang w:val="pt-BR"/>
              </w:rPr>
              <w:t>Referência para o cálculo da taxa de variação</w:t>
            </w:r>
          </w:p>
        </w:tc>
      </w:tr>
      <w:tr w:rsidR="006B1E66" w:rsidRPr="008C0B6A" w14:paraId="7192289F" w14:textId="77777777">
        <w:tc>
          <w:tcPr>
            <w:tcW w:w="1700" w:type="dxa"/>
            <w:tcMar>
              <w:top w:w="70" w:type="dxa"/>
              <w:left w:w="90" w:type="dxa"/>
              <w:bottom w:w="70" w:type="dxa"/>
              <w:right w:w="90" w:type="dxa"/>
            </w:tcMar>
          </w:tcPr>
          <w:p w14:paraId="4F030343"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41A10ECF"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5AC20380"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00D1958" w14:textId="77777777" w:rsidR="006B1E66" w:rsidRPr="000F5B8B" w:rsidRDefault="00CC3326">
            <w:pPr>
              <w:rPr>
                <w:lang w:val="pt-BR"/>
              </w:rPr>
            </w:pPr>
            <w:r>
              <w:rPr>
                <w:sz w:val="20"/>
                <w:szCs w:val="20"/>
                <w:lang w:val="pt-BR"/>
              </w:rPr>
              <w:t>Limite inferior verificado antes de cada atuação</w:t>
            </w:r>
          </w:p>
        </w:tc>
      </w:tr>
      <w:tr w:rsidR="006B1E66" w:rsidRPr="008C0B6A" w14:paraId="5F950BA9" w14:textId="77777777">
        <w:tc>
          <w:tcPr>
            <w:tcW w:w="1700" w:type="dxa"/>
            <w:tcMar>
              <w:top w:w="70" w:type="dxa"/>
              <w:left w:w="90" w:type="dxa"/>
              <w:bottom w:w="70" w:type="dxa"/>
              <w:right w:w="90" w:type="dxa"/>
            </w:tcMar>
          </w:tcPr>
          <w:p w14:paraId="0F2D4BEF"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57C6C027"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7EC67813"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1EF95DED"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8C0B6A" w14:paraId="470B6902" w14:textId="77777777">
        <w:tc>
          <w:tcPr>
            <w:tcW w:w="1700" w:type="dxa"/>
            <w:tcMar>
              <w:top w:w="70" w:type="dxa"/>
              <w:left w:w="90" w:type="dxa"/>
              <w:bottom w:w="70" w:type="dxa"/>
              <w:right w:w="90" w:type="dxa"/>
            </w:tcMar>
          </w:tcPr>
          <w:p w14:paraId="73ED45EE"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70A0BF1B"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61D0748E"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15144E45"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1BC8578F" w14:textId="77777777" w:rsidR="006B1E66" w:rsidRPr="000F5B8B" w:rsidRDefault="00CC3326">
      <w:pPr>
        <w:spacing w:before="130" w:after="260"/>
        <w:rPr>
          <w:lang w:val="pt-BR"/>
        </w:rPr>
      </w:pPr>
      <w:r>
        <w:rPr>
          <w:sz w:val="20"/>
          <w:szCs w:val="20"/>
          <w:lang w:val="pt-BR"/>
        </w:rPr>
        <w:t>Fonte: Elaborado pelos autores (2026).</w:t>
      </w:r>
    </w:p>
    <w:p w14:paraId="6FD3B6A7"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28131D3B" w14:textId="77777777" w:rsidR="00E01C3A" w:rsidRDefault="00CC3326">
      <w:pPr>
        <w:pStyle w:val="Heading3"/>
        <w:spacing w:before="320" w:after="200" w:line="360" w:lineRule="auto"/>
        <w:rPr>
          <w:lang w:val="pt-BR"/>
        </w:rPr>
      </w:pPr>
      <w:bookmarkStart w:id="31" w:name="_Toc242493235"/>
      <w:r>
        <w:rPr>
          <w:lang w:val="pt-BR"/>
        </w:rPr>
        <w:t>3.4.3 Controle das condições de medição</w:t>
      </w:r>
      <w:bookmarkEnd w:id="31"/>
    </w:p>
    <w:p w14:paraId="00551DF4" w14:textId="77777777" w:rsidR="006B1E66" w:rsidRPr="000F5B8B" w:rsidRDefault="00CC3326">
      <w:pPr>
        <w:spacing w:after="120" w:line="360" w:lineRule="auto"/>
        <w:ind w:firstLine="709"/>
        <w:jc w:val="both"/>
        <w:rPr>
          <w:lang w:val="pt-BR"/>
        </w:rPr>
      </w:pPr>
      <w:r>
        <w:rPr>
          <w:lang w:val="pt-BR"/>
        </w:rPr>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5C6AD1FC" w14:textId="77777777" w:rsidR="00044D5A" w:rsidRPr="008C0B6A" w:rsidRDefault="00000000">
      <w:pPr>
        <w:keepNext/>
        <w:spacing w:before="130" w:after="60"/>
        <w:jc w:val="center"/>
        <w:rPr>
          <w:lang w:val="pt-BR"/>
        </w:rPr>
      </w:pPr>
      <w:r>
        <w:rPr>
          <w:sz w:val="20"/>
          <w:szCs w:val="20"/>
          <w:lang w:val="pt-BR"/>
        </w:rPr>
        <w:t>Figura 2 – Interior do anteparo: luminária em uma extremidade e sensor na outra</w:t>
      </w:r>
    </w:p>
    <w:p w14:paraId="0906A12B"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5E61B0B5" w14:textId="77777777" w:rsidR="00044D5A" w:rsidRPr="008C0B6A" w:rsidRDefault="00000000">
      <w:pPr>
        <w:spacing w:after="280"/>
        <w:jc w:val="center"/>
        <w:rPr>
          <w:lang w:val="pt-BR"/>
        </w:rPr>
      </w:pPr>
      <w:r>
        <w:rPr>
          <w:sz w:val="20"/>
          <w:szCs w:val="20"/>
          <w:lang w:val="pt-BR"/>
        </w:rPr>
        <w:t>Fonte: Acervo dos autores (2026).</w:t>
      </w:r>
    </w:p>
    <w:p w14:paraId="64C4F189"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7272F02E"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E7505A1" w14:textId="77777777" w:rsidR="00E01C3A" w:rsidRDefault="00CC3326">
      <w:pPr>
        <w:pStyle w:val="Heading3"/>
        <w:spacing w:before="320" w:after="200" w:line="360" w:lineRule="auto"/>
        <w:rPr>
          <w:lang w:val="pt-BR"/>
        </w:rPr>
      </w:pPr>
      <w:bookmarkStart w:id="32" w:name="_Toc242493236"/>
      <w:r>
        <w:rPr>
          <w:lang w:val="pt-BR"/>
        </w:rPr>
        <w:t>3.4.4 Verificação da medição e incerteza declarada</w:t>
      </w:r>
      <w:bookmarkEnd w:id="32"/>
    </w:p>
    <w:p w14:paraId="2A65C124"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1CAF38C7"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0921F4B3"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76B538A9"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214BB018"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w:t>
      </w:r>
      <w:r>
        <w:rPr>
          <w:lang w:val="pt-BR"/>
        </w:rPr>
        <w:t>em 3.4.3. Nenhuma delas se confunde com a verificação prevista na norma para instalações, nos termos delimitados na abertura de 3.4.2.</w:t>
      </w:r>
    </w:p>
    <w:p w14:paraId="6FAF5691"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3498EE50" w14:textId="77777777" w:rsidR="00372878" w:rsidRPr="00430DB3" w:rsidRDefault="00000000">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69FB53CB"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69CA7FB1"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w:t>
      </w:r>
      <w:r>
        <w:rPr>
          <w:lang w:val="pt-BR"/>
        </w:rPr>
        <w:t>sem acrescentar resultado. O controle coordenado de múltiplas luminárias é registrado entre as limitações e entre as recomendações de 6.1.</w:t>
      </w:r>
    </w:p>
    <w:p w14:paraId="18918730" w14:textId="77777777" w:rsidR="00E01C3A" w:rsidRDefault="00CC3326">
      <w:pPr>
        <w:pStyle w:val="Heading3"/>
        <w:spacing w:before="320" w:after="200" w:line="360" w:lineRule="auto"/>
        <w:rPr>
          <w:lang w:val="pt-BR"/>
        </w:rPr>
      </w:pPr>
      <w:bookmarkStart w:id="33" w:name="_Toc242493237"/>
      <w:r>
        <w:rPr>
          <w:lang w:val="pt-BR"/>
        </w:rPr>
        <w:t>3.4.5 Funções de diagnóstico do ponto de luz</w:t>
      </w:r>
      <w:bookmarkEnd w:id="33"/>
    </w:p>
    <w:p w14:paraId="21FC06C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5C9C6E3C"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783DD640"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77514903" w14:textId="77777777" w:rsidR="00847C0D" w:rsidRPr="00430DB3" w:rsidRDefault="00CC3326">
      <w:pPr>
        <w:spacing w:after="120" w:line="360" w:lineRule="auto"/>
        <w:ind w:firstLine="709"/>
        <w:jc w:val="both"/>
        <w:rPr>
          <w:lang w:val="pt-BR"/>
        </w:rPr>
      </w:pPr>
      <w:r>
        <w:rPr>
          <w:lang w:val="pt-BR"/>
        </w:rPr>
        <w:t xml:space="preserve">Os dois alertas têm limiares distintos porque os fenômenos são distintos. A falha total é condição inequívoca, e o alerta é aberto após três leituras consecutivas. A perda de controle é gradual — sujeira, depreciação, deslocamento —, não exige </w:t>
      </w:r>
      <w:r>
        <w:rPr>
          <w:lang w:val="pt-BR"/>
        </w:rPr>
        <w:t>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046AEA5C"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14AD7F0D"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5EEFCEF7"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30E3D13E" w14:textId="77777777" w:rsidR="00E01C3A" w:rsidRDefault="00CC3326">
      <w:pPr>
        <w:pStyle w:val="Heading2"/>
        <w:spacing w:before="360" w:after="240" w:line="360" w:lineRule="auto"/>
        <w:rPr>
          <w:lang w:val="pt-BR"/>
        </w:rPr>
      </w:pPr>
      <w:bookmarkStart w:id="34" w:name="_Toc242493238"/>
      <w:r>
        <w:rPr>
          <w:lang w:val="pt-BR"/>
        </w:rPr>
        <w:t>3.5 Dados urbanos e construção dos cenários</w:t>
      </w:r>
      <w:bookmarkEnd w:id="34"/>
    </w:p>
    <w:p w14:paraId="2EDF0680" w14:textId="77777777" w:rsidR="00540256" w:rsidRPr="00430DB3" w:rsidRDefault="002E4A9C">
      <w:pPr>
        <w:pStyle w:val="Heading3"/>
        <w:spacing w:before="320" w:after="200" w:line="360" w:lineRule="auto"/>
        <w:rPr>
          <w:lang w:val="pt-BR"/>
        </w:rPr>
      </w:pPr>
      <w:bookmarkStart w:id="35" w:name="_Toc242493239"/>
      <w:r>
        <w:rPr>
          <w:lang w:val="pt-BR"/>
        </w:rPr>
        <w:t>3.5.1 Conjuntos de dados e suíte de cenários</w:t>
      </w:r>
      <w:bookmarkEnd w:id="35"/>
    </w:p>
    <w:p w14:paraId="3D092136"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224BDDC0"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5386CD04"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7573EA1E"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7AE96EAA"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68477401" w14:textId="77777777" w:rsidR="00540256" w:rsidRPr="00430DB3" w:rsidRDefault="002E4A9C">
      <w:pPr>
        <w:pStyle w:val="Heading3"/>
        <w:spacing w:before="320" w:after="200" w:line="360" w:lineRule="auto"/>
        <w:rPr>
          <w:lang w:val="pt-BR"/>
        </w:rPr>
      </w:pPr>
      <w:bookmarkStart w:id="36" w:name="_Toc242493240"/>
      <w:r>
        <w:rPr>
          <w:lang w:val="pt-BR"/>
        </w:rPr>
        <w:t>3.5.2 Publicação por trecho e identificação espacial</w:t>
      </w:r>
      <w:bookmarkEnd w:id="36"/>
    </w:p>
    <w:p w14:paraId="183A3B22" w14:textId="77777777" w:rsidR="00540256" w:rsidRPr="00430DB3" w:rsidRDefault="002E4A9C">
      <w:pPr>
        <w:spacing w:after="120" w:line="360" w:lineRule="auto"/>
        <w:ind w:firstLine="709"/>
        <w:jc w:val="both"/>
        <w:rPr>
          <w:lang w:val="pt-BR"/>
        </w:rPr>
      </w:pPr>
      <w:r>
        <w:rPr>
          <w:lang w:val="pt-BR"/>
        </w:rPr>
        <w:t xml:space="preserve">A interface precisa dizer não apenas o que ocorre, mas onde. Com um único ponto de luz, todo evento valeria para ele; com mais de um, é preciso saber qual </w:t>
      </w:r>
      <w:r>
        <w:rPr>
          <w:lang w:val="pt-BR"/>
        </w:rPr>
        <w:t>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0CFB48FE"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F2BF03F"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73AC6EA9" w14:textId="77777777" w:rsidR="002C2A03" w:rsidRPr="00430DB3" w:rsidRDefault="008C03E9">
      <w:pPr>
        <w:spacing w:after="120" w:line="360" w:lineRule="auto"/>
        <w:ind w:firstLine="709"/>
        <w:jc w:val="both"/>
        <w:rPr>
          <w:lang w:val="pt-BR"/>
        </w:rPr>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w:t>
      </w:r>
      <w:r>
        <w:rPr>
          <w:lang w:val="pt-BR"/>
        </w:rPr>
        <w:t>derivada reforça a proteção de dados de 3.10: a média de um período diz ainda menos sobre cada pessoa do que a contagem de um instante.</w:t>
      </w:r>
    </w:p>
    <w:p w14:paraId="391E3810"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5759A297"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24BF6076" w14:textId="77777777" w:rsidR="00540256" w:rsidRPr="00430DB3" w:rsidRDefault="002E4A9C">
      <w:pPr>
        <w:spacing w:after="120" w:line="360" w:lineRule="auto"/>
        <w:ind w:firstLine="709"/>
        <w:jc w:val="both"/>
        <w:rPr>
          <w:lang w:val="pt-BR"/>
        </w:rPr>
      </w:pPr>
      <w:r>
        <w:rPr>
          <w:lang w:val="pt-BR"/>
        </w:rPr>
        <w:t xml:space="preserve">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w:t>
      </w:r>
      <w:r>
        <w:rPr>
          <w:lang w:val="pt-BR"/>
        </w:rPr>
        <w:t>a atenuação. O segundo é que o cadastro tem ruído — placa duplicada, poste a mais de 25 m de qualquer trecho, endereço em texto livre —, e por isso a associação é geométrica, e não por nome de rua.</w:t>
      </w:r>
    </w:p>
    <w:p w14:paraId="5CE44E08"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3D926777" w14:textId="77777777" w:rsidR="00372878" w:rsidRPr="00430DB3" w:rsidRDefault="00000000">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349822E9" w14:textId="77777777" w:rsidR="00E01C3A" w:rsidRDefault="00CC3326">
      <w:pPr>
        <w:pStyle w:val="Heading2"/>
        <w:spacing w:before="360" w:after="240" w:line="360" w:lineRule="auto"/>
        <w:rPr>
          <w:lang w:val="pt-BR"/>
        </w:rPr>
      </w:pPr>
      <w:bookmarkStart w:id="37" w:name="_Toc242493241"/>
      <w:r>
        <w:rPr>
          <w:lang w:val="pt-BR"/>
        </w:rPr>
        <w:t>3.6 Camada de previsão</w:t>
      </w:r>
      <w:bookmarkEnd w:id="37"/>
    </w:p>
    <w:p w14:paraId="4B8026F3"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inferior à hora, e aqui se impõe uma </w:t>
      </w:r>
      <w:r>
        <w:rPr>
          <w:lang w:val="pt-BR"/>
        </w:rPr>
        <w:t>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0E631E1C"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0B86C5E2"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4C621AEF"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w:t>
      </w:r>
      <w:r>
        <w:rPr>
          <w:lang w:val="pt-BR"/>
        </w:rPr>
        <w:t>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6AB026A0"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02C6C63C"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1EAF93D0" w14:textId="77777777" w:rsidR="00372878" w:rsidRPr="00430DB3" w:rsidRDefault="00000000">
      <w:pPr>
        <w:spacing w:after="120" w:line="360" w:lineRule="auto"/>
        <w:ind w:firstLine="709"/>
        <w:jc w:val="both"/>
        <w:rPr>
          <w:lang w:val="pt-BR"/>
        </w:rPr>
      </w:pPr>
      <w:r>
        <w:rPr>
          <w:lang w:val="pt-BR"/>
        </w:rPr>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50C645E4"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1741691"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w:t>
      </w:r>
      <w:r>
        <w:rPr>
          <w:lang w:val="pt-BR"/>
        </w:rPr>
        <w:t>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3D92913E" w14:textId="77777777" w:rsidR="00E01C3A" w:rsidRDefault="00CC3326">
      <w:pPr>
        <w:pStyle w:val="Heading2"/>
        <w:spacing w:before="360" w:after="240" w:line="360" w:lineRule="auto"/>
        <w:rPr>
          <w:lang w:val="pt-BR"/>
        </w:rPr>
      </w:pPr>
      <w:bookmarkStart w:id="38" w:name="_Toc242493242"/>
      <w:r>
        <w:rPr>
          <w:lang w:val="pt-BR"/>
        </w:rPr>
        <w:t>3.7 Mecanismo de decisão</w:t>
      </w:r>
      <w:bookmarkEnd w:id="38"/>
    </w:p>
    <w:p w14:paraId="3ADAC5D3"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75E4025F"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56A83E66" w14:textId="77777777">
        <w:trPr>
          <w:tblHeader/>
        </w:trPr>
        <w:tc>
          <w:tcPr>
            <w:tcW w:w="2100" w:type="dxa"/>
            <w:shd w:val="clear" w:color="auto" w:fill="EDEDED"/>
            <w:tcMar>
              <w:top w:w="70" w:type="dxa"/>
              <w:left w:w="90" w:type="dxa"/>
              <w:bottom w:w="70" w:type="dxa"/>
              <w:right w:w="90" w:type="dxa"/>
            </w:tcMar>
          </w:tcPr>
          <w:p w14:paraId="473BE4BB"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5FC2BB44"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4C96F7AB"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8C0B6A" w14:paraId="79E08606" w14:textId="77777777">
        <w:tc>
          <w:tcPr>
            <w:tcW w:w="2100" w:type="dxa"/>
            <w:tcMar>
              <w:top w:w="70" w:type="dxa"/>
              <w:left w:w="90" w:type="dxa"/>
              <w:bottom w:w="70" w:type="dxa"/>
              <w:right w:w="90" w:type="dxa"/>
            </w:tcMar>
          </w:tcPr>
          <w:p w14:paraId="0F6EC2BF"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2731DE3F"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3F27EDF4"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8C0B6A" w14:paraId="0BC2BDD1" w14:textId="77777777">
        <w:tc>
          <w:tcPr>
            <w:tcW w:w="2100" w:type="dxa"/>
            <w:tcMar>
              <w:top w:w="70" w:type="dxa"/>
              <w:left w:w="90" w:type="dxa"/>
              <w:bottom w:w="70" w:type="dxa"/>
              <w:right w:w="90" w:type="dxa"/>
            </w:tcMar>
          </w:tcPr>
          <w:p w14:paraId="358292F6"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6D4CA7BA"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30CB8BE6"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8C0B6A" w14:paraId="678870A4" w14:textId="77777777">
        <w:tc>
          <w:tcPr>
            <w:tcW w:w="2100" w:type="dxa"/>
            <w:tcMar>
              <w:top w:w="70" w:type="dxa"/>
              <w:left w:w="90" w:type="dxa"/>
              <w:bottom w:w="70" w:type="dxa"/>
              <w:right w:w="90" w:type="dxa"/>
            </w:tcMar>
          </w:tcPr>
          <w:p w14:paraId="48F8A470"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05C9284B"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111B834A"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8C0B6A" w14:paraId="47864DF4" w14:textId="77777777">
        <w:tc>
          <w:tcPr>
            <w:tcW w:w="2100" w:type="dxa"/>
            <w:tcMar>
              <w:top w:w="70" w:type="dxa"/>
              <w:left w:w="90" w:type="dxa"/>
              <w:bottom w:w="70" w:type="dxa"/>
              <w:right w:w="90" w:type="dxa"/>
            </w:tcMar>
          </w:tcPr>
          <w:p w14:paraId="78563DB5"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1F8A4BCE"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178AEBD7"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8C0B6A" w14:paraId="4C5F00F2" w14:textId="77777777">
        <w:tc>
          <w:tcPr>
            <w:tcW w:w="2100" w:type="dxa"/>
            <w:tcMar>
              <w:top w:w="70" w:type="dxa"/>
              <w:left w:w="90" w:type="dxa"/>
              <w:bottom w:w="70" w:type="dxa"/>
              <w:right w:w="90" w:type="dxa"/>
            </w:tcMar>
          </w:tcPr>
          <w:p w14:paraId="066961F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13E0B9F2"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2F4A31A3"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73B42FBC" w14:textId="77777777" w:rsidR="006B1E66" w:rsidRPr="000F5B8B" w:rsidRDefault="00CC3326">
      <w:pPr>
        <w:spacing w:before="130" w:after="260"/>
        <w:rPr>
          <w:lang w:val="pt-BR"/>
        </w:rPr>
      </w:pPr>
      <w:r>
        <w:rPr>
          <w:sz w:val="20"/>
          <w:szCs w:val="20"/>
          <w:lang w:val="pt-BR"/>
        </w:rPr>
        <w:t>Fonte: Elaborado pelos autores (2026).</w:t>
      </w:r>
    </w:p>
    <w:p w14:paraId="629827B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w:t>
      </w:r>
      <w:r>
        <w:rPr>
          <w:lang w:val="pt-BR"/>
        </w:rPr>
        <w:t>a faixa horária é fixada pelo relógio e a classe de iluminação é atributo do ponto de luz.</w:t>
      </w:r>
    </w:p>
    <w:p w14:paraId="0239AC52" w14:textId="77777777" w:rsidR="00D97550" w:rsidRPr="00C708F0" w:rsidRDefault="00000000">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799488C6"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24FFC9B"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w:t>
      </w:r>
      <w:r>
        <w:rPr>
          <w:lang w:val="pt-BR"/>
        </w:rPr>
        <w:t>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619AADA2"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06040C34"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w:t>
      </w:r>
      <w:r>
        <w:rPr>
          <w:lang w:val="pt-BR"/>
        </w:rPr>
        <w:t>mudar as sete regras. Cada decisão grava ainda as entradas da inferência e o grau com que cada regra foi ativada, o que permite explicá-la regra a regra.</w:t>
      </w:r>
    </w:p>
    <w:p w14:paraId="6454CD07"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244A70D8"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56D7C624"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w:t>
      </w:r>
      <w:r>
        <w:rPr>
          <w:lang w:val="pt-BR"/>
        </w:rPr>
        <w:t>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2ED92B58"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5C60A7C2"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0310A0B0"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2FF11FEF"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w:t>
      </w:r>
      <w:r>
        <w:rPr>
          <w:lang w:val="pt-BR"/>
        </w:rPr>
        <w:t>queda admitida para baixo. A taxa, prescrita pela norma de forma geral e não por classe, é gravada como atributo de cada classe, conforme o Quadro 16.</w:t>
      </w:r>
    </w:p>
    <w:p w14:paraId="5062DCCE"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7BBDB887"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385D1040"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65452ECE" w14:textId="77777777" w:rsidR="00E01C3A" w:rsidRDefault="00CC3326">
      <w:pPr>
        <w:pStyle w:val="Heading2"/>
        <w:spacing w:before="360" w:after="240" w:line="360" w:lineRule="auto"/>
        <w:rPr>
          <w:lang w:val="pt-BR"/>
        </w:rPr>
      </w:pPr>
      <w:bookmarkStart w:id="39" w:name="_Toc242493243"/>
      <w:r>
        <w:rPr>
          <w:lang w:val="pt-BR"/>
        </w:rPr>
        <w:t>3.8 Classe de iluminação adotada</w:t>
      </w:r>
      <w:bookmarkEnd w:id="39"/>
    </w:p>
    <w:p w14:paraId="2A218096"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t>presença de veículos estacionados; e luminância de ambiente moderada. A soma dos fatores de ponderação conduz, pela equação normativa de seleção, à classe P3.</w:t>
      </w:r>
    </w:p>
    <w:p w14:paraId="624EB59C"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09A0794"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8C0B6A" w14:paraId="5E30936F" w14:textId="77777777">
        <w:trPr>
          <w:tblHeader/>
        </w:trPr>
        <w:tc>
          <w:tcPr>
            <w:tcW w:w="1700" w:type="dxa"/>
            <w:shd w:val="clear" w:color="auto" w:fill="EDEDED"/>
            <w:tcMar>
              <w:top w:w="70" w:type="dxa"/>
              <w:left w:w="90" w:type="dxa"/>
              <w:bottom w:w="70" w:type="dxa"/>
              <w:right w:w="90" w:type="dxa"/>
            </w:tcMar>
          </w:tcPr>
          <w:p w14:paraId="30216D71"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0D705621"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29A4F94F"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38FD0834" w14:textId="77777777" w:rsidR="006B1E66" w:rsidRPr="000F5B8B" w:rsidRDefault="00CC3326">
            <w:pPr>
              <w:rPr>
                <w:lang w:val="pt-BR"/>
              </w:rPr>
            </w:pPr>
            <w:r>
              <w:rPr>
                <w:b/>
                <w:bCs/>
                <w:sz w:val="20"/>
                <w:szCs w:val="20"/>
                <w:lang w:val="pt-BR"/>
              </w:rPr>
              <w:t>Iluminância vertical mínima mantida (lux)</w:t>
            </w:r>
          </w:p>
        </w:tc>
      </w:tr>
      <w:tr w:rsidR="006B1E66" w14:paraId="2CD26203" w14:textId="77777777">
        <w:tc>
          <w:tcPr>
            <w:tcW w:w="1700" w:type="dxa"/>
            <w:tcMar>
              <w:top w:w="70" w:type="dxa"/>
              <w:left w:w="90" w:type="dxa"/>
              <w:bottom w:w="70" w:type="dxa"/>
              <w:right w:w="90" w:type="dxa"/>
            </w:tcMar>
          </w:tcPr>
          <w:p w14:paraId="0894F812"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55FD8FD9" w14:textId="77777777" w:rsidR="006B1E66" w:rsidRDefault="00CC3326">
            <w:r>
              <w:rPr>
                <w:sz w:val="20"/>
                <w:szCs w:val="20"/>
              </w:rPr>
              <w:t>10</w:t>
            </w:r>
          </w:p>
        </w:tc>
        <w:tc>
          <w:tcPr>
            <w:tcW w:w="2400" w:type="dxa"/>
            <w:tcMar>
              <w:top w:w="70" w:type="dxa"/>
              <w:left w:w="90" w:type="dxa"/>
              <w:bottom w:w="70" w:type="dxa"/>
              <w:right w:w="90" w:type="dxa"/>
            </w:tcMar>
          </w:tcPr>
          <w:p w14:paraId="7B845258" w14:textId="77777777" w:rsidR="006B1E66" w:rsidRDefault="00CC3326">
            <w:r>
              <w:rPr>
                <w:sz w:val="20"/>
                <w:szCs w:val="20"/>
              </w:rPr>
              <w:t>2,0</w:t>
            </w:r>
          </w:p>
        </w:tc>
        <w:tc>
          <w:tcPr>
            <w:tcW w:w="2471" w:type="dxa"/>
            <w:tcMar>
              <w:top w:w="70" w:type="dxa"/>
              <w:left w:w="90" w:type="dxa"/>
              <w:bottom w:w="70" w:type="dxa"/>
              <w:right w:w="90" w:type="dxa"/>
            </w:tcMar>
          </w:tcPr>
          <w:p w14:paraId="1E57E3FF" w14:textId="77777777" w:rsidR="006B1E66" w:rsidRDefault="00CC3326">
            <w:r>
              <w:rPr>
                <w:sz w:val="20"/>
                <w:szCs w:val="20"/>
              </w:rPr>
              <w:t>3,0</w:t>
            </w:r>
          </w:p>
        </w:tc>
      </w:tr>
      <w:tr w:rsidR="006B1E66" w14:paraId="1EF24BBB" w14:textId="77777777">
        <w:tc>
          <w:tcPr>
            <w:tcW w:w="1700" w:type="dxa"/>
            <w:tcMar>
              <w:top w:w="70" w:type="dxa"/>
              <w:left w:w="90" w:type="dxa"/>
              <w:bottom w:w="70" w:type="dxa"/>
              <w:right w:w="90" w:type="dxa"/>
            </w:tcMar>
          </w:tcPr>
          <w:p w14:paraId="1E06E5A8"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09A52C56" w14:textId="77777777" w:rsidR="006B1E66" w:rsidRDefault="00CC3326">
            <w:r>
              <w:rPr>
                <w:sz w:val="20"/>
                <w:szCs w:val="20"/>
              </w:rPr>
              <w:t>7,5</w:t>
            </w:r>
          </w:p>
        </w:tc>
        <w:tc>
          <w:tcPr>
            <w:tcW w:w="2400" w:type="dxa"/>
            <w:tcMar>
              <w:top w:w="70" w:type="dxa"/>
              <w:left w:w="90" w:type="dxa"/>
              <w:bottom w:w="70" w:type="dxa"/>
              <w:right w:w="90" w:type="dxa"/>
            </w:tcMar>
          </w:tcPr>
          <w:p w14:paraId="20A28B9A" w14:textId="77777777" w:rsidR="006B1E66" w:rsidRDefault="00CC3326">
            <w:r>
              <w:rPr>
                <w:sz w:val="20"/>
                <w:szCs w:val="20"/>
              </w:rPr>
              <w:t>1,5</w:t>
            </w:r>
          </w:p>
        </w:tc>
        <w:tc>
          <w:tcPr>
            <w:tcW w:w="2471" w:type="dxa"/>
            <w:tcMar>
              <w:top w:w="70" w:type="dxa"/>
              <w:left w:w="90" w:type="dxa"/>
              <w:bottom w:w="70" w:type="dxa"/>
              <w:right w:w="90" w:type="dxa"/>
            </w:tcMar>
          </w:tcPr>
          <w:p w14:paraId="16D25ACE" w14:textId="77777777" w:rsidR="006B1E66" w:rsidRDefault="00CC3326">
            <w:r>
              <w:rPr>
                <w:sz w:val="20"/>
                <w:szCs w:val="20"/>
              </w:rPr>
              <w:t>2,5</w:t>
            </w:r>
          </w:p>
        </w:tc>
      </w:tr>
      <w:tr w:rsidR="006B1E66" w14:paraId="2BBBD2CE" w14:textId="77777777">
        <w:tc>
          <w:tcPr>
            <w:tcW w:w="1700" w:type="dxa"/>
            <w:tcMar>
              <w:top w:w="70" w:type="dxa"/>
              <w:left w:w="90" w:type="dxa"/>
              <w:bottom w:w="70" w:type="dxa"/>
              <w:right w:w="90" w:type="dxa"/>
            </w:tcMar>
          </w:tcPr>
          <w:p w14:paraId="505015EE"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2B6632DD" w14:textId="77777777" w:rsidR="006B1E66" w:rsidRDefault="00CC3326">
            <w:r>
              <w:rPr>
                <w:sz w:val="20"/>
                <w:szCs w:val="20"/>
              </w:rPr>
              <w:t>5,0</w:t>
            </w:r>
          </w:p>
        </w:tc>
        <w:tc>
          <w:tcPr>
            <w:tcW w:w="2400" w:type="dxa"/>
            <w:tcMar>
              <w:top w:w="70" w:type="dxa"/>
              <w:left w:w="90" w:type="dxa"/>
              <w:bottom w:w="70" w:type="dxa"/>
              <w:right w:w="90" w:type="dxa"/>
            </w:tcMar>
          </w:tcPr>
          <w:p w14:paraId="0ABA153D" w14:textId="77777777" w:rsidR="006B1E66" w:rsidRDefault="00CC3326">
            <w:r>
              <w:rPr>
                <w:sz w:val="20"/>
                <w:szCs w:val="20"/>
              </w:rPr>
              <w:t>1,0</w:t>
            </w:r>
          </w:p>
        </w:tc>
        <w:tc>
          <w:tcPr>
            <w:tcW w:w="2471" w:type="dxa"/>
            <w:tcMar>
              <w:top w:w="70" w:type="dxa"/>
              <w:left w:w="90" w:type="dxa"/>
              <w:bottom w:w="70" w:type="dxa"/>
              <w:right w:w="90" w:type="dxa"/>
            </w:tcMar>
          </w:tcPr>
          <w:p w14:paraId="1FCD8D8B" w14:textId="77777777" w:rsidR="006B1E66" w:rsidRDefault="00CC3326">
            <w:r>
              <w:rPr>
                <w:sz w:val="20"/>
                <w:szCs w:val="20"/>
              </w:rPr>
              <w:t>1,5</w:t>
            </w:r>
          </w:p>
        </w:tc>
      </w:tr>
      <w:tr w:rsidR="006B1E66" w14:paraId="6D34AB41" w14:textId="77777777">
        <w:tc>
          <w:tcPr>
            <w:tcW w:w="1700" w:type="dxa"/>
            <w:tcMar>
              <w:top w:w="70" w:type="dxa"/>
              <w:left w:w="90" w:type="dxa"/>
              <w:bottom w:w="70" w:type="dxa"/>
              <w:right w:w="90" w:type="dxa"/>
            </w:tcMar>
          </w:tcPr>
          <w:p w14:paraId="5F930359"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25F4575C" w14:textId="77777777" w:rsidR="006B1E66" w:rsidRDefault="00CC3326">
            <w:r>
              <w:rPr>
                <w:sz w:val="20"/>
                <w:szCs w:val="20"/>
              </w:rPr>
              <w:t>3,0</w:t>
            </w:r>
          </w:p>
        </w:tc>
        <w:tc>
          <w:tcPr>
            <w:tcW w:w="2400" w:type="dxa"/>
            <w:tcMar>
              <w:top w:w="70" w:type="dxa"/>
              <w:left w:w="90" w:type="dxa"/>
              <w:bottom w:w="70" w:type="dxa"/>
              <w:right w:w="90" w:type="dxa"/>
            </w:tcMar>
          </w:tcPr>
          <w:p w14:paraId="29C818B9" w14:textId="77777777" w:rsidR="006B1E66" w:rsidRDefault="00CC3326">
            <w:r>
              <w:rPr>
                <w:sz w:val="20"/>
                <w:szCs w:val="20"/>
              </w:rPr>
              <w:t>0,6</w:t>
            </w:r>
          </w:p>
        </w:tc>
        <w:tc>
          <w:tcPr>
            <w:tcW w:w="2471" w:type="dxa"/>
            <w:tcMar>
              <w:top w:w="70" w:type="dxa"/>
              <w:left w:w="90" w:type="dxa"/>
              <w:bottom w:w="70" w:type="dxa"/>
              <w:right w:w="90" w:type="dxa"/>
            </w:tcMar>
          </w:tcPr>
          <w:p w14:paraId="7C6942CD" w14:textId="77777777" w:rsidR="006B1E66" w:rsidRDefault="00CC3326">
            <w:r>
              <w:rPr>
                <w:sz w:val="20"/>
                <w:szCs w:val="20"/>
              </w:rPr>
              <w:t>1,0</w:t>
            </w:r>
          </w:p>
        </w:tc>
      </w:tr>
    </w:tbl>
    <w:p w14:paraId="189AD553" w14:textId="77777777" w:rsidR="006B1E66" w:rsidRPr="000F5B8B" w:rsidRDefault="00CC3326">
      <w:pPr>
        <w:spacing w:before="130" w:after="260"/>
        <w:rPr>
          <w:lang w:val="pt-BR"/>
        </w:rPr>
      </w:pPr>
      <w:r>
        <w:rPr>
          <w:sz w:val="20"/>
          <w:szCs w:val="20"/>
          <w:lang w:val="pt-BR"/>
        </w:rPr>
        <w:t>Fonte: Adaptado da ABNT NBR 5101 (2024).</w:t>
      </w:r>
    </w:p>
    <w:p w14:paraId="06F69C9C" w14:textId="77777777" w:rsidR="00E01C3A" w:rsidRDefault="00CC3326">
      <w:pPr>
        <w:pStyle w:val="Heading2"/>
        <w:spacing w:before="360" w:after="240" w:line="360" w:lineRule="auto"/>
        <w:rPr>
          <w:lang w:val="pt-BR"/>
        </w:rPr>
      </w:pPr>
      <w:bookmarkStart w:id="40" w:name="_Toc242493244"/>
      <w:r>
        <w:rPr>
          <w:lang w:val="pt-BR"/>
        </w:rPr>
        <w:t>3.9 Procedimentos e avaliação</w:t>
      </w:r>
      <w:bookmarkEnd w:id="40"/>
    </w:p>
    <w:p w14:paraId="3DE2BCC7"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3E70E94C"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0CB2DBA2"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44A09338"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5F3C9C1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333DFD65"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t>energia estimada para o regime adaptativo e para as duas linhas de base e reporta-se, ao lado de cada valor, a aderência ao envelope esperado, conforme 3.11. Produz o objetivo específico i).</w:t>
      </w:r>
    </w:p>
    <w:p w14:paraId="6C2EE501"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5E1444FB"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4AA7477F"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0E6EA5B6"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45D7F109"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0846CFC6"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1F9D88D1"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9968201" w14:textId="77777777" w:rsidR="00E01C3A" w:rsidRDefault="00CC3326">
      <w:pPr>
        <w:pStyle w:val="Heading2"/>
        <w:spacing w:before="360" w:after="240" w:line="360" w:lineRule="auto"/>
        <w:rPr>
          <w:lang w:val="pt-BR"/>
        </w:rPr>
      </w:pPr>
      <w:bookmarkStart w:id="41" w:name="_Toc242493245"/>
      <w:r>
        <w:rPr>
          <w:lang w:val="pt-BR"/>
        </w:rPr>
        <w:t>3.10 Tratamento de dados pessoais</w:t>
      </w:r>
      <w:bookmarkEnd w:id="41"/>
    </w:p>
    <w:p w14:paraId="1E065687"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74323DC0"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4677DE3E"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7F95D526"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321F10D6"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6CD5A94C"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5BCCB45B"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572FE8B0"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63FE9BC6" w14:textId="77777777" w:rsidR="00E01C3A" w:rsidRDefault="00CC3326">
      <w:pPr>
        <w:pStyle w:val="Heading2"/>
        <w:spacing w:before="360" w:after="240" w:line="360" w:lineRule="auto"/>
        <w:rPr>
          <w:lang w:val="pt-BR"/>
        </w:rPr>
      </w:pPr>
      <w:bookmarkStart w:id="42" w:name="_Toc242493246"/>
      <w:r>
        <w:rPr>
          <w:lang w:val="pt-BR"/>
        </w:rPr>
        <w:t>3.11 Estimativa de consumo e linhas de base de comparação</w:t>
      </w:r>
      <w:bookmarkEnd w:id="42"/>
    </w:p>
    <w:p w14:paraId="39AAF417"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t>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6E62E52D"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62FEF2D8"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69B74047"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52559DCB" w14:textId="77777777">
        <w:trPr>
          <w:tblHeader/>
        </w:trPr>
        <w:tc>
          <w:tcPr>
            <w:tcW w:w="2300" w:type="dxa"/>
            <w:shd w:val="clear" w:color="auto" w:fill="EDEDED"/>
            <w:tcMar>
              <w:top w:w="70" w:type="dxa"/>
              <w:left w:w="90" w:type="dxa"/>
              <w:bottom w:w="70" w:type="dxa"/>
              <w:right w:w="90" w:type="dxa"/>
            </w:tcMar>
          </w:tcPr>
          <w:p w14:paraId="3629CEA4"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7CE9442A"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1BE8F041" w14:textId="77777777" w:rsidR="00E01C3A" w:rsidRDefault="00CC3326">
            <w:proofErr w:type="spellStart"/>
            <w:r>
              <w:rPr>
                <w:b/>
                <w:bCs/>
                <w:sz w:val="20"/>
                <w:szCs w:val="20"/>
              </w:rPr>
              <w:t>Origem</w:t>
            </w:r>
            <w:proofErr w:type="spellEnd"/>
          </w:p>
        </w:tc>
      </w:tr>
      <w:tr w:rsidR="00E01C3A" w:rsidRPr="008C0B6A" w14:paraId="7EC80F3C" w14:textId="77777777">
        <w:tc>
          <w:tcPr>
            <w:tcW w:w="2300" w:type="dxa"/>
            <w:tcMar>
              <w:top w:w="70" w:type="dxa"/>
              <w:left w:w="90" w:type="dxa"/>
              <w:bottom w:w="70" w:type="dxa"/>
              <w:right w:w="90" w:type="dxa"/>
            </w:tcMar>
          </w:tcPr>
          <w:p w14:paraId="399346B8"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620CCFBE" w14:textId="77777777" w:rsidR="00E01C3A" w:rsidRDefault="00CC3326">
            <w:r>
              <w:rPr>
                <w:sz w:val="20"/>
                <w:szCs w:val="20"/>
              </w:rPr>
              <w:t>40 W</w:t>
            </w:r>
          </w:p>
        </w:tc>
        <w:tc>
          <w:tcPr>
            <w:tcW w:w="3971" w:type="dxa"/>
            <w:tcMar>
              <w:top w:w="70" w:type="dxa"/>
              <w:left w:w="90" w:type="dxa"/>
              <w:bottom w:w="70" w:type="dxa"/>
              <w:right w:w="90" w:type="dxa"/>
            </w:tcMar>
          </w:tcPr>
          <w:p w14:paraId="208A9021"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8C0B6A" w14:paraId="6C64D090" w14:textId="77777777">
        <w:tc>
          <w:tcPr>
            <w:tcW w:w="2300" w:type="dxa"/>
            <w:tcMar>
              <w:top w:w="70" w:type="dxa"/>
              <w:left w:w="90" w:type="dxa"/>
              <w:bottom w:w="70" w:type="dxa"/>
              <w:right w:w="90" w:type="dxa"/>
            </w:tcMar>
          </w:tcPr>
          <w:p w14:paraId="5BFD7B6A"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26746CD9"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5B80846A" w14:textId="77777777" w:rsidR="00E01C3A" w:rsidRPr="00CE1B46" w:rsidRDefault="00CC3326">
            <w:pPr>
              <w:rPr>
                <w:lang w:val="pt-BR"/>
              </w:rPr>
            </w:pPr>
            <w:r>
              <w:rPr>
                <w:sz w:val="20"/>
                <w:szCs w:val="20"/>
                <w:lang w:val="pt-BR"/>
              </w:rPr>
              <w:t>Eficácia mínima exigida de toda luminária do parque</w:t>
            </w:r>
          </w:p>
        </w:tc>
      </w:tr>
      <w:tr w:rsidR="00E01C3A" w:rsidRPr="008C0B6A" w14:paraId="5348B6E5" w14:textId="77777777">
        <w:tc>
          <w:tcPr>
            <w:tcW w:w="2300" w:type="dxa"/>
            <w:tcMar>
              <w:top w:w="70" w:type="dxa"/>
              <w:left w:w="90" w:type="dxa"/>
              <w:bottom w:w="70" w:type="dxa"/>
              <w:right w:w="90" w:type="dxa"/>
            </w:tcMar>
          </w:tcPr>
          <w:p w14:paraId="72A22064"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50C194BD"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2D73EC9B" w14:textId="77777777" w:rsidR="00E01C3A" w:rsidRPr="00CE1B46" w:rsidRDefault="00CC3326">
            <w:pPr>
              <w:rPr>
                <w:lang w:val="pt-BR"/>
              </w:rPr>
            </w:pPr>
            <w:r>
              <w:rPr>
                <w:sz w:val="20"/>
                <w:szCs w:val="20"/>
                <w:lang w:val="pt-BR"/>
              </w:rPr>
              <w:t>Exigência contratual para o driver</w:t>
            </w:r>
          </w:p>
        </w:tc>
      </w:tr>
      <w:tr w:rsidR="00E01C3A" w14:paraId="588A045E" w14:textId="77777777">
        <w:tc>
          <w:tcPr>
            <w:tcW w:w="2300" w:type="dxa"/>
            <w:tcMar>
              <w:top w:w="70" w:type="dxa"/>
              <w:left w:w="90" w:type="dxa"/>
              <w:bottom w:w="70" w:type="dxa"/>
              <w:right w:w="90" w:type="dxa"/>
            </w:tcMar>
          </w:tcPr>
          <w:p w14:paraId="279D5F10"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5B54A38E"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59136802"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8C0B6A" w14:paraId="23613A75" w14:textId="77777777">
        <w:tc>
          <w:tcPr>
            <w:tcW w:w="2300" w:type="dxa"/>
            <w:tcMar>
              <w:top w:w="70" w:type="dxa"/>
              <w:left w:w="90" w:type="dxa"/>
              <w:bottom w:w="70" w:type="dxa"/>
              <w:right w:w="90" w:type="dxa"/>
            </w:tcMar>
          </w:tcPr>
          <w:p w14:paraId="41D67CB7"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5C7B47E7"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00825771" w14:textId="77777777" w:rsidR="00E01C3A" w:rsidRPr="00CE1B46" w:rsidRDefault="00CC3326">
            <w:pPr>
              <w:rPr>
                <w:lang w:val="pt-BR"/>
              </w:rPr>
            </w:pPr>
            <w:r>
              <w:rPr>
                <w:sz w:val="20"/>
                <w:szCs w:val="20"/>
                <w:lang w:val="pt-BR"/>
              </w:rPr>
              <w:t>Declarado como viés na delimitação ao final desta subseção</w:t>
            </w:r>
          </w:p>
        </w:tc>
      </w:tr>
    </w:tbl>
    <w:p w14:paraId="640C5B04" w14:textId="77777777" w:rsidR="00E01C3A" w:rsidRDefault="00CC3326">
      <w:pPr>
        <w:spacing w:before="130" w:after="260"/>
        <w:rPr>
          <w:lang w:val="pt-BR"/>
        </w:rPr>
      </w:pPr>
      <w:r>
        <w:rPr>
          <w:sz w:val="20"/>
          <w:szCs w:val="20"/>
          <w:lang w:val="pt-BR"/>
        </w:rPr>
        <w:t>Fonte: Elaborado pelos autores (2026) a partir de São Paulo (2015).</w:t>
      </w:r>
    </w:p>
    <w:p w14:paraId="490C9CDB"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3EA4B0A"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w:t>
      </w:r>
      <w:r>
        <w:rPr>
          <w:lang w:val="pt-BR"/>
        </w:rPr>
        <w:t>menores valores absolutos de economia e é o caso em que o viés declarado ao final desta subseção pesa mais.</w:t>
      </w:r>
    </w:p>
    <w:p w14:paraId="4E4D6B11"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0B113A01"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2EEAEF23"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05E4E317"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w:t>
      </w:r>
      <w:r>
        <w:rPr>
          <w:lang w:val="pt-BR"/>
        </w:rPr>
        <w:t>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38E8A6DF" w14:textId="77777777" w:rsidR="00E01C3A" w:rsidRDefault="00CC3326">
      <w:pPr>
        <w:pStyle w:val="Heading2"/>
        <w:pageBreakBefore/>
        <w:spacing w:before="480" w:after="280" w:line="360" w:lineRule="auto"/>
        <w:rPr>
          <w:lang w:val="pt-BR"/>
        </w:rPr>
      </w:pPr>
      <w:bookmarkStart w:id="43" w:name="_Toc242493247"/>
      <w:r>
        <w:rPr>
          <w:lang w:val="pt-BR"/>
        </w:rPr>
        <w:t>3.12 Engenharia de software</w:t>
      </w:r>
      <w:bookmarkEnd w:id="43"/>
    </w:p>
    <w:p w14:paraId="505697B8"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25075E77" w14:textId="77777777" w:rsidR="00E01C3A" w:rsidRDefault="00CC3326">
      <w:pPr>
        <w:pStyle w:val="Heading3"/>
        <w:spacing w:before="360" w:after="240" w:line="360" w:lineRule="auto"/>
        <w:rPr>
          <w:lang w:val="pt-BR"/>
        </w:rPr>
      </w:pPr>
      <w:bookmarkStart w:id="44" w:name="_Toc242493248"/>
      <w:r>
        <w:rPr>
          <w:lang w:val="pt-BR"/>
        </w:rPr>
        <w:t>3.12.1 Partes interessadas e elicitação de requisitos</w:t>
      </w:r>
      <w:bookmarkEnd w:id="44"/>
    </w:p>
    <w:p w14:paraId="26BFAEEF" w14:textId="77777777" w:rsidR="00E01C3A" w:rsidRDefault="00CC3326">
      <w:pPr>
        <w:spacing w:after="120" w:line="360" w:lineRule="auto"/>
        <w:ind w:firstLine="709"/>
        <w:jc w:val="both"/>
        <w:rPr>
          <w:lang w:val="pt-BR"/>
        </w:rPr>
      </w:pPr>
      <w:r>
        <w:rPr>
          <w:lang w:val="pt-BR"/>
        </w:rPr>
        <w:t xml:space="preserve">As partes interessadas foram identificadas a partir dos documentos que regem o serviço de iluminação pública e a plataforma de monitoramento do município. São cinco: o município, titular do serviço, interessado em reduzir o consumo sem comprometer a segurança e sem descumprir o contrato; a concessionária, responsável pela operação da telegestão e aferida pelo indicador de nível de iluminamento do contrato (2.5); o operador da plataforma de monitoramento, cujos dados passam a servir a uma segunda finalidade, sem que trafegue dado pessoal (3.10); o pedestre, destinatário final da luz, a quem interessa iluminação adequada quando há circulação na via; e o organismo normativo, representado pela ABNT NBR 5101, que não é parte em sentido estrito, mas impõe as restrições que o sistema não pode violar.</w:t>
      </w:r>
    </w:p>
    <w:p>
      <w:pPr>
        <w:spacing w:after="120" w:line="360" w:lineRule="auto"/>
        <w:ind w:firstLine="709"/>
        <w:jc w:val="both"/>
      </w:pPr>
      <w:r>
        <w:rPr>
          <w:lang w:val="pt-BR"/>
        </w:rPr>
        <w:t xml:space="preserve">A elicitação foi exclusivamente documental: não houve entrevista nem consulta a representantes dessas partes. Os requisitos foram extraídos das fontes primárias — o contrato de concessão e seu Caderno de Encargos, o Termo de Referência da plataforma de monitoramento e a norma —, e a coluna de origem do Quadro 10 registra, para cada requisito, a seção do trabalho que o fundamenta. A delimitação seguiu o recorte de 1.7 — pedestres, uma classe de iluminação e um nó de bancada —, e a validação deu-se pela associação de cada requisito a ao menos um caso de teste (Quadro 15), executado conforme 3.12.9. A ausência de validação junto às partes interessadas é uma limitação do trabalho: os requisitos expressam o que os documentos oficiais exigem, e não o que os operadores do serviço confirmariam.</w:t>
      </w:r>
    </w:p>
    <w:p w14:paraId="22A6C70A" w14:textId="77777777" w:rsidR="00E01C3A" w:rsidRDefault="00CC3326">
      <w:pPr>
        <w:pStyle w:val="Heading3"/>
        <w:spacing w:before="360" w:after="240" w:line="360" w:lineRule="auto"/>
        <w:rPr>
          <w:lang w:val="pt-BR"/>
        </w:rPr>
      </w:pPr>
      <w:bookmarkStart w:id="45" w:name="_Toc242493249"/>
      <w:r>
        <w:rPr>
          <w:lang w:val="pt-BR"/>
        </w:rPr>
        <w:t>3.12.2 Processo de desenvolvimento e planejamento do projeto</w:t>
      </w:r>
      <w:bookmarkEnd w:id="45"/>
    </w:p>
    <w:p w14:paraId="732E97A8" w14:textId="77777777" w:rsidR="00E01C3A" w:rsidRDefault="00CC3326">
      <w:pPr>
        <w:spacing w:after="120" w:line="360" w:lineRule="auto"/>
        <w:ind w:firstLine="709"/>
        <w:jc w:val="both"/>
        <w:rPr>
          <w:lang w:val="pt-BR"/>
        </w:rPr>
      </w:pPr>
      <w:r>
        <w:rPr>
          <w:lang w:val="pt-BR"/>
        </w:rPr>
        <w:t xml:space="preserve">O desenvolvimento seguiu processo iterativo e incremental, guiado pela especificação. O texto do trabalho foi escrito antes do código e funcionou como especificação: requisitos, arquitetura e modelo de dados foram fixados no documento, e cada incremento do protótipo foi implementado e testado contra eles antes do seguinte, na ordem banco de dados, camada de verificação, inferência, interface de dados, ciclo de decisão, modelo de previsão, suíte de cenários, painel, firmware do nó e implantação em nuvem. Sempre que a implementação revelou a necessidade de divergir do texto, a decisão foi registrada em arquivo próprio do repositório, com o motivo e a alternativa descartada, e o texto foi revisado na versão seguinte; os critérios de cada avaliação foram fixados em protocolo antes da execução correspondente (Apêndice B). O código foi produzido em programação em par com ferramenta de inteligência artificial, nos termos do Apêndice A.</w:t>
      </w:r>
    </w:p>
    <w:p>
      <w:pPr>
        <w:spacing w:after="120" w:line="360" w:lineRule="auto"/>
        <w:ind w:firstLine="709"/>
        <w:jc w:val="both"/>
      </w:pPr>
      <w:r>
        <w:rPr>
          <w:lang w:val="pt-BR"/>
        </w:rPr>
        <w:t xml:space="preserve">A divisão do trabalho acompanhou essa organização: Vitor Oliveira dos Santos ficou responsável pelo desenvolvimento do software e pela montagem do nó de bancada, e Bruno Bonavigo Dacal e Lucas de Araujo Vergara, pela documentação e pelo apoio à pesquisa. O planejamento e o acompanhamento foram feitos no próprio repositório de código, cujo histórico de versões registra a sequência efetiva das atividades, apresentada em 3.12.8; a validação dos requisitos e a definição do protótipo seguiram o descrito em 3.12.1, 3.3 e 3.4.</w:t>
      </w:r>
    </w:p>
    <w:p w14:paraId="5D7CFDBE" w14:textId="77777777" w:rsidR="00E01C3A" w:rsidRDefault="00CC3326">
      <w:pPr>
        <w:pStyle w:val="Heading3"/>
        <w:spacing w:before="360" w:after="240" w:line="360" w:lineRule="auto"/>
        <w:rPr>
          <w:lang w:val="pt-BR"/>
        </w:rPr>
      </w:pPr>
      <w:bookmarkStart w:id="46" w:name="_Toc242493250"/>
      <w:r>
        <w:rPr>
          <w:lang w:val="pt-BR"/>
        </w:rPr>
        <w:t>3.12.3 Requisitos funcionais</w:t>
      </w:r>
      <w:bookmarkEnd w:id="46"/>
    </w:p>
    <w:p w14:paraId="1F1F49A7"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0E59472A"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73F2C362" w14:textId="77777777">
        <w:trPr>
          <w:tblHeader/>
        </w:trPr>
        <w:tc>
          <w:tcPr>
            <w:tcW w:w="900" w:type="dxa"/>
            <w:shd w:val="clear" w:color="auto" w:fill="EDEDED"/>
            <w:tcMar>
              <w:top w:w="70" w:type="dxa"/>
              <w:left w:w="90" w:type="dxa"/>
              <w:bottom w:w="70" w:type="dxa"/>
              <w:right w:w="90" w:type="dxa"/>
            </w:tcMar>
          </w:tcPr>
          <w:p w14:paraId="120BD24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6A8EB439"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7FA4E504" w14:textId="77777777" w:rsidR="00E01C3A" w:rsidRDefault="00CC3326">
            <w:proofErr w:type="spellStart"/>
            <w:r>
              <w:rPr>
                <w:b/>
                <w:bCs/>
                <w:sz w:val="20"/>
                <w:szCs w:val="20"/>
              </w:rPr>
              <w:t>Origem</w:t>
            </w:r>
            <w:proofErr w:type="spellEnd"/>
          </w:p>
        </w:tc>
      </w:tr>
      <w:tr w:rsidR="00E01C3A" w14:paraId="5402C95B" w14:textId="77777777">
        <w:tc>
          <w:tcPr>
            <w:tcW w:w="900" w:type="dxa"/>
            <w:tcMar>
              <w:top w:w="70" w:type="dxa"/>
              <w:left w:w="90" w:type="dxa"/>
              <w:bottom w:w="70" w:type="dxa"/>
              <w:right w:w="90" w:type="dxa"/>
            </w:tcMar>
          </w:tcPr>
          <w:p w14:paraId="433E8D66" w14:textId="77777777" w:rsidR="00E01C3A" w:rsidRDefault="00CC3326">
            <w:r>
              <w:rPr>
                <w:sz w:val="20"/>
                <w:szCs w:val="20"/>
              </w:rPr>
              <w:t>RF01</w:t>
            </w:r>
          </w:p>
        </w:tc>
        <w:tc>
          <w:tcPr>
            <w:tcW w:w="6171" w:type="dxa"/>
            <w:tcMar>
              <w:top w:w="70" w:type="dxa"/>
              <w:left w:w="90" w:type="dxa"/>
              <w:bottom w:w="70" w:type="dxa"/>
              <w:right w:w="90" w:type="dxa"/>
            </w:tcMar>
          </w:tcPr>
          <w:p w14:paraId="51C35334"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4D5BC0DD" w14:textId="77777777" w:rsidR="00E01C3A" w:rsidRDefault="00CC3326">
            <w:r>
              <w:rPr>
                <w:sz w:val="20"/>
                <w:szCs w:val="20"/>
              </w:rPr>
              <w:t>3.2 e 3.5</w:t>
            </w:r>
          </w:p>
        </w:tc>
      </w:tr>
      <w:tr w:rsidR="00E01C3A" w14:paraId="5722FFB1" w14:textId="77777777">
        <w:tc>
          <w:tcPr>
            <w:tcW w:w="900" w:type="dxa"/>
            <w:tcMar>
              <w:top w:w="70" w:type="dxa"/>
              <w:left w:w="90" w:type="dxa"/>
              <w:bottom w:w="70" w:type="dxa"/>
              <w:right w:w="90" w:type="dxa"/>
            </w:tcMar>
          </w:tcPr>
          <w:p w14:paraId="09F3978E" w14:textId="77777777" w:rsidR="00E01C3A" w:rsidRDefault="00CC3326">
            <w:r>
              <w:rPr>
                <w:sz w:val="20"/>
                <w:szCs w:val="20"/>
              </w:rPr>
              <w:t>RF02</w:t>
            </w:r>
          </w:p>
        </w:tc>
        <w:tc>
          <w:tcPr>
            <w:tcW w:w="6171" w:type="dxa"/>
            <w:tcMar>
              <w:top w:w="70" w:type="dxa"/>
              <w:left w:w="90" w:type="dxa"/>
              <w:bottom w:w="70" w:type="dxa"/>
              <w:right w:w="90" w:type="dxa"/>
            </w:tcMar>
          </w:tcPr>
          <w:p w14:paraId="6109E0DA"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5303E2DC" w14:textId="77777777" w:rsidR="00E01C3A" w:rsidRDefault="00CC3326">
            <w:r>
              <w:rPr>
                <w:sz w:val="20"/>
                <w:szCs w:val="20"/>
              </w:rPr>
              <w:t>3.6</w:t>
            </w:r>
          </w:p>
        </w:tc>
      </w:tr>
      <w:tr w:rsidR="00E01C3A" w14:paraId="55B4E5EB" w14:textId="77777777">
        <w:tc>
          <w:tcPr>
            <w:tcW w:w="900" w:type="dxa"/>
            <w:tcMar>
              <w:top w:w="70" w:type="dxa"/>
              <w:left w:w="90" w:type="dxa"/>
              <w:bottom w:w="70" w:type="dxa"/>
              <w:right w:w="90" w:type="dxa"/>
            </w:tcMar>
          </w:tcPr>
          <w:p w14:paraId="74B8071C" w14:textId="77777777" w:rsidR="00E01C3A" w:rsidRDefault="00CC3326">
            <w:r>
              <w:rPr>
                <w:sz w:val="20"/>
                <w:szCs w:val="20"/>
              </w:rPr>
              <w:t>RF03</w:t>
            </w:r>
          </w:p>
        </w:tc>
        <w:tc>
          <w:tcPr>
            <w:tcW w:w="6171" w:type="dxa"/>
            <w:tcMar>
              <w:top w:w="70" w:type="dxa"/>
              <w:left w:w="90" w:type="dxa"/>
              <w:bottom w:w="70" w:type="dxa"/>
              <w:right w:w="90" w:type="dxa"/>
            </w:tcMar>
          </w:tcPr>
          <w:p w14:paraId="52F5A6E5"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510846C" w14:textId="77777777" w:rsidR="00E01C3A" w:rsidRDefault="00CC3326">
            <w:r>
              <w:rPr>
                <w:sz w:val="20"/>
                <w:szCs w:val="20"/>
              </w:rPr>
              <w:t>3.7</w:t>
            </w:r>
          </w:p>
        </w:tc>
      </w:tr>
      <w:tr w:rsidR="00E01C3A" w14:paraId="5EA59B30" w14:textId="77777777">
        <w:tc>
          <w:tcPr>
            <w:tcW w:w="900" w:type="dxa"/>
            <w:tcMar>
              <w:top w:w="70" w:type="dxa"/>
              <w:left w:w="90" w:type="dxa"/>
              <w:bottom w:w="70" w:type="dxa"/>
              <w:right w:w="90" w:type="dxa"/>
            </w:tcMar>
          </w:tcPr>
          <w:p w14:paraId="17E55B8A" w14:textId="77777777" w:rsidR="00E01C3A" w:rsidRDefault="00CC3326">
            <w:r>
              <w:rPr>
                <w:sz w:val="20"/>
                <w:szCs w:val="20"/>
              </w:rPr>
              <w:t>RF04</w:t>
            </w:r>
          </w:p>
        </w:tc>
        <w:tc>
          <w:tcPr>
            <w:tcW w:w="6171" w:type="dxa"/>
            <w:tcMar>
              <w:top w:w="70" w:type="dxa"/>
              <w:left w:w="90" w:type="dxa"/>
              <w:bottom w:w="70" w:type="dxa"/>
              <w:right w:w="90" w:type="dxa"/>
            </w:tcMar>
          </w:tcPr>
          <w:p w14:paraId="54F57793"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67F93650" w14:textId="77777777" w:rsidR="00E01C3A" w:rsidRDefault="00CC3326">
            <w:r>
              <w:rPr>
                <w:sz w:val="20"/>
                <w:szCs w:val="20"/>
              </w:rPr>
              <w:t>2.5, 3.7 e 3.8</w:t>
            </w:r>
          </w:p>
        </w:tc>
      </w:tr>
      <w:tr w:rsidR="00E01C3A" w14:paraId="6ADF95D8" w14:textId="77777777">
        <w:tc>
          <w:tcPr>
            <w:tcW w:w="900" w:type="dxa"/>
            <w:tcMar>
              <w:top w:w="70" w:type="dxa"/>
              <w:left w:w="90" w:type="dxa"/>
              <w:bottom w:w="70" w:type="dxa"/>
              <w:right w:w="90" w:type="dxa"/>
            </w:tcMar>
          </w:tcPr>
          <w:p w14:paraId="123F7182" w14:textId="77777777" w:rsidR="00E01C3A" w:rsidRDefault="00CC3326">
            <w:r>
              <w:rPr>
                <w:sz w:val="20"/>
                <w:szCs w:val="20"/>
              </w:rPr>
              <w:t>RF05</w:t>
            </w:r>
          </w:p>
        </w:tc>
        <w:tc>
          <w:tcPr>
            <w:tcW w:w="6171" w:type="dxa"/>
            <w:tcMar>
              <w:top w:w="70" w:type="dxa"/>
              <w:left w:w="90" w:type="dxa"/>
              <w:bottom w:w="70" w:type="dxa"/>
              <w:right w:w="90" w:type="dxa"/>
            </w:tcMar>
          </w:tcPr>
          <w:p w14:paraId="26F23F60"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367613BA" w14:textId="77777777" w:rsidR="00E01C3A" w:rsidRDefault="00CC3326">
            <w:r>
              <w:rPr>
                <w:sz w:val="20"/>
                <w:szCs w:val="20"/>
              </w:rPr>
              <w:t>3.12.6.1</w:t>
            </w:r>
          </w:p>
        </w:tc>
      </w:tr>
      <w:tr w:rsidR="00E01C3A" w14:paraId="3BC04E49" w14:textId="77777777">
        <w:tc>
          <w:tcPr>
            <w:tcW w:w="900" w:type="dxa"/>
            <w:tcMar>
              <w:top w:w="70" w:type="dxa"/>
              <w:left w:w="90" w:type="dxa"/>
              <w:bottom w:w="70" w:type="dxa"/>
              <w:right w:w="90" w:type="dxa"/>
            </w:tcMar>
          </w:tcPr>
          <w:p w14:paraId="1E84600E" w14:textId="77777777" w:rsidR="00E01C3A" w:rsidRDefault="00CC3326">
            <w:r>
              <w:rPr>
                <w:sz w:val="20"/>
                <w:szCs w:val="20"/>
              </w:rPr>
              <w:t>RF06</w:t>
            </w:r>
          </w:p>
        </w:tc>
        <w:tc>
          <w:tcPr>
            <w:tcW w:w="6171" w:type="dxa"/>
            <w:tcMar>
              <w:top w:w="70" w:type="dxa"/>
              <w:left w:w="90" w:type="dxa"/>
              <w:bottom w:w="70" w:type="dxa"/>
              <w:right w:w="90" w:type="dxa"/>
            </w:tcMar>
          </w:tcPr>
          <w:p w14:paraId="5765B1CE"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736318EE" w14:textId="77777777" w:rsidR="00E01C3A" w:rsidRDefault="00CC3326">
            <w:r>
              <w:rPr>
                <w:sz w:val="20"/>
                <w:szCs w:val="20"/>
              </w:rPr>
              <w:t>3.4</w:t>
            </w:r>
          </w:p>
        </w:tc>
      </w:tr>
      <w:tr w:rsidR="00E01C3A" w14:paraId="62BEBD52" w14:textId="77777777">
        <w:tc>
          <w:tcPr>
            <w:tcW w:w="900" w:type="dxa"/>
            <w:tcMar>
              <w:top w:w="70" w:type="dxa"/>
              <w:left w:w="90" w:type="dxa"/>
              <w:bottom w:w="70" w:type="dxa"/>
              <w:right w:w="90" w:type="dxa"/>
            </w:tcMar>
          </w:tcPr>
          <w:p w14:paraId="5B8808AE" w14:textId="77777777" w:rsidR="00E01C3A" w:rsidRDefault="00CC3326">
            <w:r>
              <w:rPr>
                <w:sz w:val="20"/>
                <w:szCs w:val="20"/>
              </w:rPr>
              <w:t>RF07</w:t>
            </w:r>
          </w:p>
        </w:tc>
        <w:tc>
          <w:tcPr>
            <w:tcW w:w="6171" w:type="dxa"/>
            <w:tcMar>
              <w:top w:w="70" w:type="dxa"/>
              <w:left w:w="90" w:type="dxa"/>
              <w:bottom w:w="70" w:type="dxa"/>
              <w:right w:w="90" w:type="dxa"/>
            </w:tcMar>
          </w:tcPr>
          <w:p w14:paraId="0CC1E3F7"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05532BAA" w14:textId="77777777" w:rsidR="00E01C3A" w:rsidRDefault="00CC3326">
            <w:r>
              <w:rPr>
                <w:sz w:val="20"/>
                <w:szCs w:val="20"/>
              </w:rPr>
              <w:t>3.13.1</w:t>
            </w:r>
          </w:p>
        </w:tc>
      </w:tr>
      <w:tr w:rsidR="00E01C3A" w14:paraId="20BDC541" w14:textId="77777777">
        <w:tc>
          <w:tcPr>
            <w:tcW w:w="900" w:type="dxa"/>
            <w:tcMar>
              <w:top w:w="70" w:type="dxa"/>
              <w:left w:w="90" w:type="dxa"/>
              <w:bottom w:w="70" w:type="dxa"/>
              <w:right w:w="90" w:type="dxa"/>
            </w:tcMar>
          </w:tcPr>
          <w:p w14:paraId="4A71E534" w14:textId="77777777" w:rsidR="00E01C3A" w:rsidRDefault="00CC3326">
            <w:r>
              <w:rPr>
                <w:sz w:val="20"/>
                <w:szCs w:val="20"/>
              </w:rPr>
              <w:t>RF08</w:t>
            </w:r>
          </w:p>
        </w:tc>
        <w:tc>
          <w:tcPr>
            <w:tcW w:w="6171" w:type="dxa"/>
            <w:tcMar>
              <w:top w:w="70" w:type="dxa"/>
              <w:left w:w="90" w:type="dxa"/>
              <w:bottom w:w="70" w:type="dxa"/>
              <w:right w:w="90" w:type="dxa"/>
            </w:tcMar>
          </w:tcPr>
          <w:p w14:paraId="0E72E3BF"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6897C06B" w14:textId="77777777" w:rsidR="00E01C3A" w:rsidRDefault="00CC3326">
            <w:r>
              <w:rPr>
                <w:sz w:val="20"/>
                <w:szCs w:val="20"/>
              </w:rPr>
              <w:t>3.12.6.1</w:t>
            </w:r>
          </w:p>
        </w:tc>
      </w:tr>
      <w:tr w:rsidR="00E01C3A" w14:paraId="59013464" w14:textId="77777777">
        <w:tc>
          <w:tcPr>
            <w:tcW w:w="900" w:type="dxa"/>
            <w:tcMar>
              <w:top w:w="70" w:type="dxa"/>
              <w:left w:w="90" w:type="dxa"/>
              <w:bottom w:w="70" w:type="dxa"/>
              <w:right w:w="90" w:type="dxa"/>
            </w:tcMar>
          </w:tcPr>
          <w:p w14:paraId="2B45162C" w14:textId="77777777" w:rsidR="00E01C3A" w:rsidRDefault="00CC3326">
            <w:r>
              <w:rPr>
                <w:sz w:val="20"/>
                <w:szCs w:val="20"/>
              </w:rPr>
              <w:t>RF09</w:t>
            </w:r>
          </w:p>
        </w:tc>
        <w:tc>
          <w:tcPr>
            <w:tcW w:w="6171" w:type="dxa"/>
            <w:tcMar>
              <w:top w:w="70" w:type="dxa"/>
              <w:left w:w="90" w:type="dxa"/>
              <w:bottom w:w="70" w:type="dxa"/>
              <w:right w:w="90" w:type="dxa"/>
            </w:tcMar>
          </w:tcPr>
          <w:p w14:paraId="14705B5F"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356E06A2" w14:textId="77777777" w:rsidR="00E01C3A" w:rsidRDefault="00CC3326">
            <w:r>
              <w:rPr>
                <w:sz w:val="20"/>
                <w:szCs w:val="20"/>
              </w:rPr>
              <w:t>3.13.1</w:t>
            </w:r>
          </w:p>
        </w:tc>
      </w:tr>
      <w:tr w:rsidR="00E01C3A" w14:paraId="012779B0" w14:textId="77777777">
        <w:tc>
          <w:tcPr>
            <w:tcW w:w="900" w:type="dxa"/>
            <w:tcMar>
              <w:top w:w="70" w:type="dxa"/>
              <w:left w:w="90" w:type="dxa"/>
              <w:bottom w:w="70" w:type="dxa"/>
              <w:right w:w="90" w:type="dxa"/>
            </w:tcMar>
          </w:tcPr>
          <w:p w14:paraId="1E43BB5E" w14:textId="77777777" w:rsidR="00E01C3A" w:rsidRDefault="00CC3326">
            <w:r>
              <w:rPr>
                <w:sz w:val="20"/>
                <w:szCs w:val="20"/>
              </w:rPr>
              <w:t>RF10</w:t>
            </w:r>
          </w:p>
        </w:tc>
        <w:tc>
          <w:tcPr>
            <w:tcW w:w="6171" w:type="dxa"/>
            <w:tcMar>
              <w:top w:w="70" w:type="dxa"/>
              <w:left w:w="90" w:type="dxa"/>
              <w:bottom w:w="70" w:type="dxa"/>
              <w:right w:w="90" w:type="dxa"/>
            </w:tcMar>
          </w:tcPr>
          <w:p w14:paraId="2777D33A"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AEF15E3" w14:textId="77777777" w:rsidR="00E01C3A" w:rsidRDefault="00CC3326">
            <w:r>
              <w:rPr>
                <w:sz w:val="20"/>
                <w:szCs w:val="20"/>
              </w:rPr>
              <w:t>3.5 e 3.9</w:t>
            </w:r>
          </w:p>
        </w:tc>
      </w:tr>
      <w:tr w:rsidR="00E01C3A" w14:paraId="672452EA" w14:textId="77777777">
        <w:tc>
          <w:tcPr>
            <w:tcW w:w="900" w:type="dxa"/>
            <w:tcMar>
              <w:top w:w="70" w:type="dxa"/>
              <w:left w:w="90" w:type="dxa"/>
              <w:bottom w:w="70" w:type="dxa"/>
              <w:right w:w="90" w:type="dxa"/>
            </w:tcMar>
          </w:tcPr>
          <w:p w14:paraId="62740EB5" w14:textId="77777777" w:rsidR="00E01C3A" w:rsidRDefault="00CC3326">
            <w:r>
              <w:rPr>
                <w:sz w:val="20"/>
                <w:szCs w:val="20"/>
              </w:rPr>
              <w:t>RF11</w:t>
            </w:r>
          </w:p>
        </w:tc>
        <w:tc>
          <w:tcPr>
            <w:tcW w:w="6171" w:type="dxa"/>
            <w:tcMar>
              <w:top w:w="70" w:type="dxa"/>
              <w:left w:w="90" w:type="dxa"/>
              <w:bottom w:w="70" w:type="dxa"/>
              <w:right w:w="90" w:type="dxa"/>
            </w:tcMar>
          </w:tcPr>
          <w:p w14:paraId="19651152"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55563461" w14:textId="77777777" w:rsidR="00E01C3A" w:rsidRDefault="00CC3326">
            <w:r>
              <w:rPr>
                <w:sz w:val="20"/>
                <w:szCs w:val="20"/>
              </w:rPr>
              <w:t>3.4.5</w:t>
            </w:r>
          </w:p>
        </w:tc>
      </w:tr>
      <w:tr w:rsidR="00E01C3A" w14:paraId="51532E32" w14:textId="77777777">
        <w:tc>
          <w:tcPr>
            <w:tcW w:w="900" w:type="dxa"/>
            <w:tcMar>
              <w:top w:w="70" w:type="dxa"/>
              <w:left w:w="90" w:type="dxa"/>
              <w:bottom w:w="70" w:type="dxa"/>
              <w:right w:w="90" w:type="dxa"/>
            </w:tcMar>
          </w:tcPr>
          <w:p w14:paraId="778DC780" w14:textId="77777777" w:rsidR="00E01C3A" w:rsidRDefault="00CC3326">
            <w:r>
              <w:rPr>
                <w:sz w:val="20"/>
                <w:szCs w:val="20"/>
              </w:rPr>
              <w:t>RF12</w:t>
            </w:r>
          </w:p>
        </w:tc>
        <w:tc>
          <w:tcPr>
            <w:tcW w:w="6171" w:type="dxa"/>
            <w:tcMar>
              <w:top w:w="70" w:type="dxa"/>
              <w:left w:w="90" w:type="dxa"/>
              <w:bottom w:w="70" w:type="dxa"/>
              <w:right w:w="90" w:type="dxa"/>
            </w:tcMar>
          </w:tcPr>
          <w:p w14:paraId="152B7A4E"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3FFFBF1A" w14:textId="77777777" w:rsidR="00E01C3A" w:rsidRDefault="00CC3326">
            <w:r>
              <w:rPr>
                <w:sz w:val="20"/>
                <w:szCs w:val="20"/>
              </w:rPr>
              <w:t>3.11</w:t>
            </w:r>
          </w:p>
        </w:tc>
      </w:tr>
    </w:tbl>
    <w:p w14:paraId="7F2027A0" w14:textId="77777777" w:rsidR="00E01C3A" w:rsidRDefault="00CC3326">
      <w:pPr>
        <w:spacing w:before="130" w:after="260"/>
        <w:rPr>
          <w:lang w:val="pt-BR"/>
        </w:rPr>
      </w:pPr>
      <w:r>
        <w:rPr>
          <w:sz w:val="20"/>
          <w:szCs w:val="20"/>
          <w:lang w:val="pt-BR"/>
        </w:rPr>
        <w:t>Fonte: Elaborado pelos autores (2026).</w:t>
      </w:r>
    </w:p>
    <w:p w14:paraId="0F9D21CF" w14:textId="77777777" w:rsidR="00E01C3A" w:rsidRDefault="00CC3326">
      <w:pPr>
        <w:pStyle w:val="Heading3"/>
        <w:spacing w:before="360" w:after="240" w:line="360" w:lineRule="auto"/>
        <w:rPr>
          <w:lang w:val="pt-BR"/>
        </w:rPr>
      </w:pPr>
      <w:bookmarkStart w:id="47" w:name="_Toc242493251"/>
      <w:r>
        <w:rPr>
          <w:lang w:val="pt-BR"/>
        </w:rPr>
        <w:t>3.12.4 Requisitos não funcionais e critérios de qualidade</w:t>
      </w:r>
      <w:bookmarkEnd w:id="47"/>
    </w:p>
    <w:p w14:paraId="1A26BF45"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5B846EF7"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9EAE234" w14:textId="77777777">
        <w:trPr>
          <w:tblHeader/>
        </w:trPr>
        <w:tc>
          <w:tcPr>
            <w:tcW w:w="850" w:type="dxa"/>
            <w:shd w:val="clear" w:color="auto" w:fill="EDEDED"/>
            <w:tcMar>
              <w:top w:w="70" w:type="dxa"/>
              <w:left w:w="90" w:type="dxa"/>
              <w:bottom w:w="70" w:type="dxa"/>
              <w:right w:w="90" w:type="dxa"/>
            </w:tcMar>
          </w:tcPr>
          <w:p w14:paraId="02A1DCB7"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169D09F0"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2192EB2C"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1C54BD32"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8C0B6A" w14:paraId="07758497" w14:textId="77777777">
        <w:tc>
          <w:tcPr>
            <w:tcW w:w="850" w:type="dxa"/>
            <w:tcMar>
              <w:top w:w="70" w:type="dxa"/>
              <w:left w:w="90" w:type="dxa"/>
              <w:bottom w:w="70" w:type="dxa"/>
              <w:right w:w="90" w:type="dxa"/>
            </w:tcMar>
          </w:tcPr>
          <w:p w14:paraId="42F4EA30" w14:textId="77777777" w:rsidR="00E01C3A" w:rsidRDefault="00CC3326">
            <w:r>
              <w:rPr>
                <w:sz w:val="20"/>
                <w:szCs w:val="20"/>
              </w:rPr>
              <w:t>RNF01</w:t>
            </w:r>
          </w:p>
        </w:tc>
        <w:tc>
          <w:tcPr>
            <w:tcW w:w="3500" w:type="dxa"/>
            <w:tcMar>
              <w:top w:w="70" w:type="dxa"/>
              <w:left w:w="90" w:type="dxa"/>
              <w:bottom w:w="70" w:type="dxa"/>
              <w:right w:w="90" w:type="dxa"/>
            </w:tcMar>
          </w:tcPr>
          <w:p w14:paraId="48C912AC"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4DE2527"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39442CC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8C0B6A" w14:paraId="687FA785" w14:textId="77777777">
        <w:tc>
          <w:tcPr>
            <w:tcW w:w="850" w:type="dxa"/>
            <w:tcMar>
              <w:top w:w="70" w:type="dxa"/>
              <w:left w:w="90" w:type="dxa"/>
              <w:bottom w:w="70" w:type="dxa"/>
              <w:right w:w="90" w:type="dxa"/>
            </w:tcMar>
          </w:tcPr>
          <w:p w14:paraId="426C493B" w14:textId="77777777" w:rsidR="00E01C3A" w:rsidRDefault="00CC3326">
            <w:r>
              <w:rPr>
                <w:sz w:val="20"/>
                <w:szCs w:val="20"/>
              </w:rPr>
              <w:t>RNF02</w:t>
            </w:r>
          </w:p>
        </w:tc>
        <w:tc>
          <w:tcPr>
            <w:tcW w:w="3500" w:type="dxa"/>
            <w:tcMar>
              <w:top w:w="70" w:type="dxa"/>
              <w:left w:w="90" w:type="dxa"/>
              <w:bottom w:w="70" w:type="dxa"/>
              <w:right w:w="90" w:type="dxa"/>
            </w:tcMar>
          </w:tcPr>
          <w:p w14:paraId="4F423500"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9F80F4D"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7C6FCFB1"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8C0B6A" w14:paraId="65458B40" w14:textId="77777777">
        <w:tc>
          <w:tcPr>
            <w:tcW w:w="850" w:type="dxa"/>
            <w:tcMar>
              <w:top w:w="70" w:type="dxa"/>
              <w:left w:w="90" w:type="dxa"/>
              <w:bottom w:w="70" w:type="dxa"/>
              <w:right w:w="90" w:type="dxa"/>
            </w:tcMar>
          </w:tcPr>
          <w:p w14:paraId="044A7AA7" w14:textId="77777777" w:rsidR="00E01C3A" w:rsidRDefault="00CC3326">
            <w:r>
              <w:rPr>
                <w:sz w:val="20"/>
                <w:szCs w:val="20"/>
              </w:rPr>
              <w:t>RNF03</w:t>
            </w:r>
          </w:p>
        </w:tc>
        <w:tc>
          <w:tcPr>
            <w:tcW w:w="3500" w:type="dxa"/>
            <w:tcMar>
              <w:top w:w="70" w:type="dxa"/>
              <w:left w:w="90" w:type="dxa"/>
              <w:bottom w:w="70" w:type="dxa"/>
              <w:right w:w="90" w:type="dxa"/>
            </w:tcMar>
          </w:tcPr>
          <w:p w14:paraId="38500A45"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71A6DC58"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29600FA9"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8C0B6A" w14:paraId="356C2ED3" w14:textId="77777777">
        <w:tc>
          <w:tcPr>
            <w:tcW w:w="850" w:type="dxa"/>
            <w:tcMar>
              <w:top w:w="70" w:type="dxa"/>
              <w:left w:w="90" w:type="dxa"/>
              <w:bottom w:w="70" w:type="dxa"/>
              <w:right w:w="90" w:type="dxa"/>
            </w:tcMar>
          </w:tcPr>
          <w:p w14:paraId="37FC13AE" w14:textId="77777777" w:rsidR="00E01C3A" w:rsidRDefault="00CC3326">
            <w:r>
              <w:rPr>
                <w:sz w:val="20"/>
                <w:szCs w:val="20"/>
              </w:rPr>
              <w:t>RNF04</w:t>
            </w:r>
          </w:p>
        </w:tc>
        <w:tc>
          <w:tcPr>
            <w:tcW w:w="3500" w:type="dxa"/>
            <w:tcMar>
              <w:top w:w="70" w:type="dxa"/>
              <w:left w:w="90" w:type="dxa"/>
              <w:bottom w:w="70" w:type="dxa"/>
              <w:right w:w="90" w:type="dxa"/>
            </w:tcMar>
          </w:tcPr>
          <w:p w14:paraId="5C8BD699"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7BB483FE"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5738B45D" w14:textId="77777777" w:rsidR="00E01C3A" w:rsidRPr="00CE1B46" w:rsidRDefault="00CC3326">
            <w:pPr>
              <w:rPr>
                <w:lang w:val="pt-BR"/>
              </w:rPr>
            </w:pPr>
            <w:r>
              <w:rPr>
                <w:sz w:val="20"/>
                <w:szCs w:val="20"/>
                <w:lang w:val="pt-BR"/>
              </w:rPr>
              <w:t>Reexecução de decisão registrada e comparação com o valor gravado</w:t>
            </w:r>
          </w:p>
        </w:tc>
      </w:tr>
      <w:tr w:rsidR="00E01C3A" w:rsidRPr="008C0B6A" w14:paraId="6D27E0A1" w14:textId="77777777">
        <w:tc>
          <w:tcPr>
            <w:tcW w:w="850" w:type="dxa"/>
            <w:tcMar>
              <w:top w:w="70" w:type="dxa"/>
              <w:left w:w="90" w:type="dxa"/>
              <w:bottom w:w="70" w:type="dxa"/>
              <w:right w:w="90" w:type="dxa"/>
            </w:tcMar>
          </w:tcPr>
          <w:p w14:paraId="124D22BB" w14:textId="77777777" w:rsidR="00E01C3A" w:rsidRDefault="00CC3326">
            <w:r>
              <w:rPr>
                <w:sz w:val="20"/>
                <w:szCs w:val="20"/>
              </w:rPr>
              <w:t>RNF05</w:t>
            </w:r>
          </w:p>
        </w:tc>
        <w:tc>
          <w:tcPr>
            <w:tcW w:w="3500" w:type="dxa"/>
            <w:tcMar>
              <w:top w:w="70" w:type="dxa"/>
              <w:left w:w="90" w:type="dxa"/>
              <w:bottom w:w="70" w:type="dxa"/>
              <w:right w:w="90" w:type="dxa"/>
            </w:tcMar>
          </w:tcPr>
          <w:p w14:paraId="343A1DC0"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349422F8"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320E643A"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8C0B6A" w14:paraId="62D2C1C3" w14:textId="77777777">
        <w:tc>
          <w:tcPr>
            <w:tcW w:w="850" w:type="dxa"/>
            <w:tcMar>
              <w:top w:w="70" w:type="dxa"/>
              <w:left w:w="90" w:type="dxa"/>
              <w:bottom w:w="70" w:type="dxa"/>
              <w:right w:w="90" w:type="dxa"/>
            </w:tcMar>
          </w:tcPr>
          <w:p w14:paraId="2DE17F58" w14:textId="77777777" w:rsidR="00E01C3A" w:rsidRDefault="00CC3326">
            <w:r>
              <w:rPr>
                <w:sz w:val="20"/>
                <w:szCs w:val="20"/>
              </w:rPr>
              <w:t>RNF06</w:t>
            </w:r>
          </w:p>
        </w:tc>
        <w:tc>
          <w:tcPr>
            <w:tcW w:w="3500" w:type="dxa"/>
            <w:tcMar>
              <w:top w:w="70" w:type="dxa"/>
              <w:left w:w="90" w:type="dxa"/>
              <w:bottom w:w="70" w:type="dxa"/>
              <w:right w:w="90" w:type="dxa"/>
            </w:tcMar>
          </w:tcPr>
          <w:p w14:paraId="3EDF1A60"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1003B2B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78EACD4B"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8C0B6A" w14:paraId="0F287715" w14:textId="77777777">
        <w:tc>
          <w:tcPr>
            <w:tcW w:w="850" w:type="dxa"/>
            <w:tcMar>
              <w:top w:w="70" w:type="dxa"/>
              <w:left w:w="90" w:type="dxa"/>
              <w:bottom w:w="70" w:type="dxa"/>
              <w:right w:w="90" w:type="dxa"/>
            </w:tcMar>
          </w:tcPr>
          <w:p w14:paraId="4A603812" w14:textId="77777777" w:rsidR="00E01C3A" w:rsidRDefault="00CC3326">
            <w:r>
              <w:rPr>
                <w:sz w:val="20"/>
                <w:szCs w:val="20"/>
              </w:rPr>
              <w:t>RNF07</w:t>
            </w:r>
          </w:p>
        </w:tc>
        <w:tc>
          <w:tcPr>
            <w:tcW w:w="3500" w:type="dxa"/>
            <w:tcMar>
              <w:top w:w="70" w:type="dxa"/>
              <w:left w:w="90" w:type="dxa"/>
              <w:bottom w:w="70" w:type="dxa"/>
              <w:right w:w="90" w:type="dxa"/>
            </w:tcMar>
          </w:tcPr>
          <w:p w14:paraId="6853E965"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762DC63E"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551B30B5"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8C0B6A" w14:paraId="588861E2" w14:textId="77777777">
        <w:tc>
          <w:tcPr>
            <w:tcW w:w="850" w:type="dxa"/>
            <w:tcMar>
              <w:top w:w="70" w:type="dxa"/>
              <w:left w:w="90" w:type="dxa"/>
              <w:bottom w:w="70" w:type="dxa"/>
              <w:right w:w="90" w:type="dxa"/>
            </w:tcMar>
          </w:tcPr>
          <w:p w14:paraId="1E6D269D" w14:textId="77777777" w:rsidR="00E01C3A" w:rsidRDefault="00CC3326">
            <w:r>
              <w:rPr>
                <w:sz w:val="20"/>
                <w:szCs w:val="20"/>
              </w:rPr>
              <w:t>RNF08</w:t>
            </w:r>
          </w:p>
        </w:tc>
        <w:tc>
          <w:tcPr>
            <w:tcW w:w="3500" w:type="dxa"/>
            <w:tcMar>
              <w:top w:w="70" w:type="dxa"/>
              <w:left w:w="90" w:type="dxa"/>
              <w:bottom w:w="70" w:type="dxa"/>
              <w:right w:w="90" w:type="dxa"/>
            </w:tcMar>
          </w:tcPr>
          <w:p w14:paraId="5C6F2189"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E667011"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2AE61A36"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8C0B6A" w14:paraId="5E3EEF95" w14:textId="77777777">
        <w:tc>
          <w:tcPr>
            <w:tcW w:w="850" w:type="dxa"/>
            <w:tcMar>
              <w:top w:w="70" w:type="dxa"/>
              <w:left w:w="90" w:type="dxa"/>
              <w:bottom w:w="70" w:type="dxa"/>
              <w:right w:w="90" w:type="dxa"/>
            </w:tcMar>
          </w:tcPr>
          <w:p w14:paraId="031FF3E5" w14:textId="77777777" w:rsidR="00E01C3A" w:rsidRDefault="00CC3326">
            <w:r>
              <w:rPr>
                <w:sz w:val="20"/>
                <w:szCs w:val="20"/>
              </w:rPr>
              <w:t>RNF09</w:t>
            </w:r>
          </w:p>
        </w:tc>
        <w:tc>
          <w:tcPr>
            <w:tcW w:w="3500" w:type="dxa"/>
            <w:tcMar>
              <w:top w:w="70" w:type="dxa"/>
              <w:left w:w="90" w:type="dxa"/>
              <w:bottom w:w="70" w:type="dxa"/>
              <w:right w:w="90" w:type="dxa"/>
            </w:tcMar>
          </w:tcPr>
          <w:p w14:paraId="7BDC5508"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4EB700A1"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5DA00078"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2F7A07DD" w14:textId="77777777" w:rsidR="00E01C3A" w:rsidRDefault="00CC3326">
      <w:pPr>
        <w:spacing w:before="130" w:after="260"/>
        <w:rPr>
          <w:lang w:val="pt-BR"/>
        </w:rPr>
      </w:pPr>
      <w:r>
        <w:rPr>
          <w:sz w:val="20"/>
          <w:szCs w:val="20"/>
          <w:lang w:val="pt-BR"/>
        </w:rPr>
        <w:t>Fonte: Elaborado pelos autores (2026).</w:t>
      </w:r>
    </w:p>
    <w:p w14:paraId="778C6FDD"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w:t>
      </w:r>
      <w:r>
        <w:rPr>
          <w:lang w:val="pt-BR"/>
        </w:rPr>
        <w:t>que rege a camada de verificação: o benefício da adaptação é condicional, a garantia normativa não é.</w:t>
      </w:r>
    </w:p>
    <w:p w14:paraId="61AC7588" w14:textId="77777777" w:rsidR="00E01C3A" w:rsidRDefault="00CC3326">
      <w:pPr>
        <w:pStyle w:val="Heading3"/>
        <w:spacing w:before="360" w:after="240" w:line="360" w:lineRule="auto"/>
        <w:rPr>
          <w:lang w:val="pt-BR"/>
        </w:rPr>
      </w:pPr>
      <w:bookmarkStart w:id="48" w:name="_Toc242493252"/>
      <w:r>
        <w:rPr>
          <w:lang w:val="pt-BR"/>
        </w:rPr>
        <w:t>3.12.5 Diagrama de casos de uso</w:t>
      </w:r>
      <w:bookmarkEnd w:id="48"/>
    </w:p>
    <w:p w14:paraId="3025D32D" w14:textId="77777777" w:rsidR="00E01C3A" w:rsidRDefault="00CC3326">
      <w:pPr>
        <w:spacing w:after="120" w:line="360" w:lineRule="auto"/>
        <w:ind w:firstLine="709"/>
        <w:jc w:val="both"/>
        <w:rPr>
          <w:lang w:val="pt-BR"/>
        </w:rPr>
      </w:pPr>
      <w:r>
        <w:rPr>
          <w:lang w:val="pt-BR"/>
        </w:rPr>
        <w:t xml:space="preserve">A Figura 3 apresenta o diagrama de casos de uso, derivado dos requisitos funcionais do Quadro 10. Quatro atores interagem com o sistema: a plataforma de monitoramento, que publica o volume ou a ocorrência de um trecho; o operador municipal, que acompanha as decisões no painel, </w:t>
      </w:r>
      <w:del w:id="30000" w:author="Vitor Oliveira" w:date="2026-10-11T18:00:00Z">
        <w:r>
          <w:rPr>
            <w:lang w:val="pt-BR"/>
          </w:rPr>
          <w:delText xml:space="preserve">consulta a estimativa de consumo e altera, por operação sobre dado, a classe e os parâmetros normativos;</w:delText>
        </w:r>
      </w:del>
      <w:ins w:id="30001" w:author="Vitor Oliveira" w:date="2026-10-11T18:00:00Z">
        <w:r>
          <w:rPr>
            <w:lang w:val="pt-BR"/>
          </w:rPr>
          <w:t xml:space="preserve">consulta a estimativa de consumo, recebe os alertas do diagnóstico e altera, por operação sobre dado, a classe e os parâmetros normativos;</w:t>
        </w:r>
      </w:ins>
      <w:r>
        <w:rPr>
          <w:lang w:val="pt-BR"/>
        </w:rPr>
        <w:t xml:space="preserve"> o nó de iluminação, que recebe o comando, aplica o nível, mede a luz e fornece a leitura que alimenta o diagnóstico; e o avaliador, que reproduz a suíte de cenários. A publicação de um evento inclui a decisão do nível, que por sua vez inclui a previsão da demanda, a verificação contra a norma — da qual depende a emissão do comando — e o registro da cadeia.</w:t>
      </w:r>
    </w:p>
    <w:p>
      <w:pPr>
        <w:keepNext/>
        <w:spacing w:before="130" w:after="60"/>
        <w:jc w:val="center"/>
      </w:pPr>
      <w:r>
        <w:rPr>
          <w:sz w:val="20"/>
          <w:szCs w:val="20"/>
          <w:lang w:val="pt-BR"/>
        </w:rPr>
        <w:t xml:space="preserve">Figura 3 – Diagrama de casos de uso</w:t>
      </w:r>
    </w:p>
    <w:p w:rsidR="00E01C3A" w:rsidRDefault="00CC3326">
      <w:pPr>
        <w:keepNext/>
        <w:spacing w:before="240"/>
        <w:jc w:val="center"/>
        <w:rPr>
          <w:lang w:val="pt-BR"/>
        </w:rPr>
      </w:pPr>
      <w:r>
        <w:rPr>
          <w:noProof/>
          <w:lang w:val="pt-BR"/>
        </w:rPr>
        <w:drawing>
          <wp:inline distT="0" distB="0" distL="0" distR="0" wp14:anchorId="56549F5B" wp14:editId="07724E36">
            <wp:extent cx="5400000" cy="4314315"/>
            <wp:effectExtent l="0" t="0" r="0" b="0"/>
            <wp:docPr id="12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a 3"/>
                    <pic:cNvPicPr/>
                  </pic:nvPicPr>
                  <pic:blipFill>
                    <a:blip r:embed="rIdCasosUso"/>
                    <a:stretch>
                      <a:fillRect/>
                    </a:stretch>
                  </pic:blipFill>
                  <pic:spPr>
                    <a:xfrm>
                      <a:off x="0" y="0"/>
                      <a:ext cx="5400000" cy="4314315"/>
                    </a:xfrm>
                    <a:prstGeom prst="rect">
                      <a:avLst/>
                    </a:prstGeom>
                  </pic:spPr>
                </pic:pic>
              </a:graphicData>
            </a:graphic>
          </wp:inline>
        </w:drawing>
      </w:r>
    </w:p>
    <w:p>
      <w:pPr>
        <w:spacing w:after="280"/>
        <w:jc w:val="center"/>
      </w:pPr>
      <w:r>
        <w:rPr>
          <w:sz w:val="20"/>
          <w:szCs w:val="20"/>
          <w:lang w:val="pt-BR"/>
        </w:rPr>
        <w:t xml:space="preserve">Fonte: Elaborado pelos autores (2026).</w:t>
      </w:r>
    </w:p>
    <w:p w14:paraId="362326FC" w14:textId="77777777" w:rsidR="00E01C3A" w:rsidRDefault="00CC3326">
      <w:pPr>
        <w:pStyle w:val="Heading3"/>
        <w:spacing w:before="360" w:after="240" w:line="360" w:lineRule="auto"/>
        <w:rPr>
          <w:lang w:val="pt-BR"/>
        </w:rPr>
      </w:pPr>
      <w:bookmarkStart w:id="49" w:name="_Toc242493253"/>
      <w:r>
        <w:rPr>
          <w:lang w:val="pt-BR"/>
        </w:rPr>
        <w:t>3.12.6 Desenho da arquitetura do sistema</w:t>
      </w:r>
      <w:bookmarkEnd w:id="49"/>
    </w:p>
    <w:p w14:paraId="7D9B6FE1" w14:textId="77777777" w:rsidR="00E01C3A" w:rsidRDefault="00CC3326">
      <w:pPr>
        <w:spacing w:after="120" w:line="360" w:lineRule="auto"/>
        <w:ind w:firstLine="709"/>
        <w:jc w:val="both"/>
        <w:rPr>
          <w:lang w:val="pt-BR"/>
        </w:rPr>
      </w:pPr>
      <w:r>
        <w:rPr>
          <w:lang w:val="pt-BR"/>
        </w:rPr>
        <w:t xml:space="preserve">A </w:t>
      </w:r>
      <w:r>
        <w:rPr>
          <w:lang w:val="pt-BR"/>
        </w:rPr>
        <w:t xml:space="preserve">Figura 4</w:t>
      </w:r>
      <w:r>
        <w:rPr>
          <w:lang w:val="pt-BR"/>
        </w:rPr>
        <w:t xml:space="preserve">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4F1FFEE0" w14:textId="77777777" w:rsidR="00E01C3A" w:rsidRDefault="00CC3326">
      <w:pPr>
        <w:keepNext/>
        <w:spacing w:before="130" w:after="60"/>
        <w:jc w:val="center"/>
        <w:rPr>
          <w:lang w:val="pt-BR"/>
        </w:rPr>
      </w:pPr>
      <w:r>
        <w:rPr>
          <w:sz w:val="20"/>
          <w:szCs w:val="20"/>
          <w:lang w:val="pt-BR"/>
        </w:rPr>
        <w:t xml:space="preserve">Figura 4</w:t>
      </w:r>
      <w:r>
        <w:rPr>
          <w:sz w:val="20"/>
          <w:szCs w:val="20"/>
          <w:lang w:val="pt-BR"/>
        </w:rPr>
        <w:t xml:space="preserve"> – Arquitetura do sistema</w:t>
      </w:r>
    </w:p>
    <w:p w14:paraId="1981C632"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0"/>
                    <a:stretch>
                      <a:fillRect/>
                    </a:stretch>
                  </pic:blipFill>
                  <pic:spPr>
                    <a:xfrm>
                      <a:off x="0" y="0"/>
                      <a:ext cx="4700000" cy="5356574"/>
                    </a:xfrm>
                    <a:prstGeom prst="rect">
                      <a:avLst/>
                    </a:prstGeom>
                  </pic:spPr>
                </pic:pic>
              </a:graphicData>
            </a:graphic>
          </wp:inline>
        </w:drawing>
      </w:r>
    </w:p>
    <w:p w14:paraId="229D3871" w14:textId="77777777" w:rsidR="00E01C3A" w:rsidRDefault="00CC3326">
      <w:pPr>
        <w:spacing w:after="280"/>
        <w:jc w:val="center"/>
        <w:rPr>
          <w:lang w:val="pt-BR"/>
        </w:rPr>
      </w:pPr>
      <w:r>
        <w:rPr>
          <w:sz w:val="20"/>
          <w:szCs w:val="20"/>
          <w:lang w:val="pt-BR"/>
        </w:rPr>
        <w:t>Fonte: Elaborado pelos autores (2026).</w:t>
      </w:r>
    </w:p>
    <w:p w14:paraId="048B1D72"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67F56272"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4BCEACEB" w14:textId="77777777" w:rsidR="00E01C3A" w:rsidRDefault="00CC3326">
      <w:pPr>
        <w:keepNext/>
        <w:spacing w:before="260" w:after="130"/>
        <w:rPr>
          <w:lang w:val="pt-BR"/>
        </w:rPr>
      </w:pPr>
      <w:r>
        <w:rPr>
          <w:sz w:val="20"/>
          <w:szCs w:val="20"/>
          <w:lang w:val="pt-BR"/>
        </w:rPr>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50DBF768" w14:textId="77777777">
        <w:trPr>
          <w:tblHeader/>
        </w:trPr>
        <w:tc>
          <w:tcPr>
            <w:tcW w:w="1750" w:type="dxa"/>
            <w:shd w:val="clear" w:color="auto" w:fill="EDEDED"/>
            <w:tcMar>
              <w:top w:w="70" w:type="dxa"/>
              <w:left w:w="90" w:type="dxa"/>
              <w:bottom w:w="70" w:type="dxa"/>
              <w:right w:w="90" w:type="dxa"/>
            </w:tcMar>
          </w:tcPr>
          <w:p w14:paraId="52CC96BA"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0DBF31DE"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7AE8D262" w14:textId="77777777" w:rsidR="00E01C3A" w:rsidRDefault="00CC3326">
            <w:proofErr w:type="spellStart"/>
            <w:r>
              <w:rPr>
                <w:b/>
                <w:bCs/>
                <w:sz w:val="20"/>
                <w:szCs w:val="20"/>
              </w:rPr>
              <w:t>Justificativa</w:t>
            </w:r>
            <w:proofErr w:type="spellEnd"/>
          </w:p>
        </w:tc>
      </w:tr>
      <w:tr w:rsidR="00E01C3A" w:rsidRPr="008C0B6A" w14:paraId="455E8646" w14:textId="77777777">
        <w:tc>
          <w:tcPr>
            <w:tcW w:w="1750" w:type="dxa"/>
            <w:tcMar>
              <w:top w:w="70" w:type="dxa"/>
              <w:left w:w="90" w:type="dxa"/>
              <w:bottom w:w="70" w:type="dxa"/>
              <w:right w:w="90" w:type="dxa"/>
            </w:tcMar>
          </w:tcPr>
          <w:p w14:paraId="21AF29B9"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57E068FC"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7287006"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8C0B6A" w14:paraId="6D39A25E" w14:textId="77777777">
        <w:tc>
          <w:tcPr>
            <w:tcW w:w="1750" w:type="dxa"/>
            <w:tcMar>
              <w:top w:w="70" w:type="dxa"/>
              <w:left w:w="90" w:type="dxa"/>
              <w:bottom w:w="70" w:type="dxa"/>
              <w:right w:w="90" w:type="dxa"/>
            </w:tcMar>
          </w:tcPr>
          <w:p w14:paraId="5651FB14" w14:textId="77777777" w:rsidR="00E01C3A" w:rsidRDefault="00CC3326">
            <w:r>
              <w:rPr>
                <w:sz w:val="20"/>
                <w:szCs w:val="20"/>
              </w:rPr>
              <w:t>Back end</w:t>
            </w:r>
          </w:p>
        </w:tc>
        <w:tc>
          <w:tcPr>
            <w:tcW w:w="3100" w:type="dxa"/>
            <w:tcMar>
              <w:top w:w="70" w:type="dxa"/>
              <w:left w:w="90" w:type="dxa"/>
              <w:bottom w:w="70" w:type="dxa"/>
              <w:right w:w="90" w:type="dxa"/>
            </w:tcMar>
          </w:tcPr>
          <w:p w14:paraId="221A0B54"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5C315FEB"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8C0B6A" w14:paraId="7BBD7369" w14:textId="77777777">
        <w:tc>
          <w:tcPr>
            <w:tcW w:w="1750" w:type="dxa"/>
            <w:tcMar>
              <w:top w:w="70" w:type="dxa"/>
              <w:left w:w="90" w:type="dxa"/>
              <w:bottom w:w="70" w:type="dxa"/>
              <w:right w:w="90" w:type="dxa"/>
            </w:tcMar>
          </w:tcPr>
          <w:p w14:paraId="5716F4D8" w14:textId="77777777" w:rsidR="00E01C3A" w:rsidRDefault="00CC3326">
            <w:r>
              <w:rPr>
                <w:sz w:val="20"/>
                <w:szCs w:val="20"/>
              </w:rPr>
              <w:t>Front end</w:t>
            </w:r>
          </w:p>
        </w:tc>
        <w:tc>
          <w:tcPr>
            <w:tcW w:w="3100" w:type="dxa"/>
            <w:tcMar>
              <w:top w:w="70" w:type="dxa"/>
              <w:left w:w="90" w:type="dxa"/>
              <w:bottom w:w="70" w:type="dxa"/>
              <w:right w:w="90" w:type="dxa"/>
            </w:tcMar>
          </w:tcPr>
          <w:p w14:paraId="26BBF6AF"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13F366DA"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8C0B6A" w14:paraId="3CBEF254" w14:textId="77777777">
        <w:tc>
          <w:tcPr>
            <w:tcW w:w="1750" w:type="dxa"/>
            <w:tcMar>
              <w:top w:w="70" w:type="dxa"/>
              <w:left w:w="90" w:type="dxa"/>
              <w:bottom w:w="70" w:type="dxa"/>
              <w:right w:w="90" w:type="dxa"/>
            </w:tcMar>
          </w:tcPr>
          <w:p w14:paraId="2E018885" w14:textId="77777777" w:rsidR="00E01C3A" w:rsidRDefault="00CC3326">
            <w:r>
              <w:rPr>
                <w:sz w:val="20"/>
                <w:szCs w:val="20"/>
              </w:rPr>
              <w:t>Banco de dados</w:t>
            </w:r>
          </w:p>
        </w:tc>
        <w:tc>
          <w:tcPr>
            <w:tcW w:w="3100" w:type="dxa"/>
            <w:tcMar>
              <w:top w:w="70" w:type="dxa"/>
              <w:left w:w="90" w:type="dxa"/>
              <w:bottom w:w="70" w:type="dxa"/>
              <w:right w:w="90" w:type="dxa"/>
            </w:tcMar>
          </w:tcPr>
          <w:p w14:paraId="0BDF1615" w14:textId="77777777" w:rsidR="00E01C3A" w:rsidRPr="00CE1B46" w:rsidRDefault="00CC3326">
            <w:pPr>
              <w:rPr>
                <w:lang w:val="pt-BR"/>
              </w:rPr>
            </w:pPr>
            <w:r>
              <w:rPr>
                <w:sz w:val="20"/>
                <w:szCs w:val="20"/>
                <w:lang w:val="pt-BR"/>
              </w:rPr>
              <w:t xml:space="preserve">Sim. Banco relacional em contêiner, com as entidades do Quadro 16 e o modelo da </w:t>
            </w:r>
            <w:r>
              <w:rPr>
                <w:sz w:val="20"/>
                <w:szCs w:val="20"/>
                <w:lang w:val="pt-BR"/>
              </w:rPr>
              <w:t xml:space="preserve">Figura 10</w:t>
            </w:r>
          </w:p>
        </w:tc>
        <w:tc>
          <w:tcPr>
            <w:tcW w:w="4221" w:type="dxa"/>
            <w:tcMar>
              <w:top w:w="70" w:type="dxa"/>
              <w:left w:w="90" w:type="dxa"/>
              <w:bottom w:w="70" w:type="dxa"/>
              <w:right w:w="90" w:type="dxa"/>
            </w:tcMar>
          </w:tcPr>
          <w:p w14:paraId="085EED36"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4052068D" w14:textId="77777777">
        <w:tc>
          <w:tcPr>
            <w:tcW w:w="1750" w:type="dxa"/>
            <w:tcMar>
              <w:top w:w="70" w:type="dxa"/>
              <w:left w:w="90" w:type="dxa"/>
              <w:bottom w:w="70" w:type="dxa"/>
              <w:right w:w="90" w:type="dxa"/>
            </w:tcMar>
          </w:tcPr>
          <w:p w14:paraId="046365D3"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7445F2F1"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3A85F698"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8C0B6A" w14:paraId="0918B3D9" w14:textId="77777777">
        <w:tc>
          <w:tcPr>
            <w:tcW w:w="1750" w:type="dxa"/>
            <w:tcMar>
              <w:top w:w="70" w:type="dxa"/>
              <w:left w:w="90" w:type="dxa"/>
              <w:bottom w:w="70" w:type="dxa"/>
              <w:right w:w="90" w:type="dxa"/>
            </w:tcMar>
          </w:tcPr>
          <w:p w14:paraId="25D22731"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0A363FB9"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5E37432B"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125198A5" w14:textId="77777777">
        <w:tc>
          <w:tcPr>
            <w:tcW w:w="1750" w:type="dxa"/>
            <w:tcMar>
              <w:top w:w="70" w:type="dxa"/>
              <w:left w:w="90" w:type="dxa"/>
              <w:bottom w:w="70" w:type="dxa"/>
              <w:right w:w="90" w:type="dxa"/>
            </w:tcMar>
          </w:tcPr>
          <w:p w14:paraId="13B83C8A"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1DF73029"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2EFF46F3"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5F59A68A" w14:textId="77777777" w:rsidR="00E01C3A" w:rsidRDefault="00CC3326">
      <w:pPr>
        <w:spacing w:before="130" w:after="260"/>
        <w:rPr>
          <w:lang w:val="pt-BR"/>
        </w:rPr>
      </w:pPr>
      <w:r>
        <w:rPr>
          <w:sz w:val="20"/>
          <w:szCs w:val="20"/>
          <w:lang w:val="pt-BR"/>
        </w:rPr>
        <w:t>Fonte: Elaborado pelos autores (2026).</w:t>
      </w:r>
    </w:p>
    <w:p w14:paraId="0D56E99B"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5A4CA13F" w14:textId="77777777" w:rsidR="00E01C3A" w:rsidRDefault="00CC3326">
      <w:pPr>
        <w:keepNext/>
        <w:spacing w:before="260" w:after="130"/>
        <w:rPr>
          <w:lang w:val="pt-BR"/>
        </w:rPr>
      </w:pPr>
      <w:r>
        <w:rPr>
          <w:sz w:val="20"/>
          <w:szCs w:val="20"/>
          <w:lang w:val="pt-BR"/>
        </w:rPr>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3CC96203" w14:textId="77777777">
        <w:trPr>
          <w:tblHeader/>
        </w:trPr>
        <w:tc>
          <w:tcPr>
            <w:tcW w:w="2300" w:type="dxa"/>
            <w:shd w:val="clear" w:color="auto" w:fill="EDEDED"/>
            <w:tcMar>
              <w:top w:w="70" w:type="dxa"/>
              <w:left w:w="90" w:type="dxa"/>
              <w:bottom w:w="70" w:type="dxa"/>
              <w:right w:w="90" w:type="dxa"/>
            </w:tcMar>
          </w:tcPr>
          <w:p w14:paraId="48D2C1BB"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585F0696"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508C98A9" w14:textId="77777777" w:rsidR="00E01C3A" w:rsidRDefault="00CC3326">
            <w:proofErr w:type="spellStart"/>
            <w:r>
              <w:rPr>
                <w:b/>
                <w:bCs/>
                <w:sz w:val="20"/>
                <w:szCs w:val="20"/>
              </w:rPr>
              <w:t>Responsabilidade</w:t>
            </w:r>
            <w:proofErr w:type="spellEnd"/>
          </w:p>
        </w:tc>
      </w:tr>
      <w:tr w:rsidR="00E01C3A" w:rsidRPr="008C0B6A" w14:paraId="10F6EBE5" w14:textId="77777777">
        <w:tc>
          <w:tcPr>
            <w:tcW w:w="2300" w:type="dxa"/>
            <w:tcMar>
              <w:top w:w="70" w:type="dxa"/>
              <w:left w:w="90" w:type="dxa"/>
              <w:bottom w:w="70" w:type="dxa"/>
              <w:right w:w="90" w:type="dxa"/>
            </w:tcMar>
          </w:tcPr>
          <w:p w14:paraId="14C1E608"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6DA28BAF"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0FD59D0E"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8C0B6A" w14:paraId="7B032D17" w14:textId="77777777">
        <w:tc>
          <w:tcPr>
            <w:tcW w:w="2300" w:type="dxa"/>
            <w:tcMar>
              <w:top w:w="70" w:type="dxa"/>
              <w:left w:w="90" w:type="dxa"/>
              <w:bottom w:w="70" w:type="dxa"/>
              <w:right w:w="90" w:type="dxa"/>
            </w:tcMar>
          </w:tcPr>
          <w:p w14:paraId="6BC46071"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67B4CE5A"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1E5D43EA"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8C0B6A" w14:paraId="1F58C08A" w14:textId="77777777">
        <w:tc>
          <w:tcPr>
            <w:tcW w:w="2300" w:type="dxa"/>
            <w:tcMar>
              <w:top w:w="70" w:type="dxa"/>
              <w:left w:w="90" w:type="dxa"/>
              <w:bottom w:w="70" w:type="dxa"/>
              <w:right w:w="90" w:type="dxa"/>
            </w:tcMar>
          </w:tcPr>
          <w:p w14:paraId="43E5B754"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5EB6E19D"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28FA248B"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8C0B6A" w14:paraId="54A7600D" w14:textId="77777777">
        <w:tc>
          <w:tcPr>
            <w:tcW w:w="2300" w:type="dxa"/>
            <w:tcMar>
              <w:top w:w="70" w:type="dxa"/>
              <w:left w:w="90" w:type="dxa"/>
              <w:bottom w:w="70" w:type="dxa"/>
              <w:right w:w="90" w:type="dxa"/>
            </w:tcMar>
          </w:tcPr>
          <w:p w14:paraId="2ADF3205"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4F8EB305"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3076B26A"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8C0B6A" w14:paraId="3A06015D" w14:textId="77777777">
        <w:tc>
          <w:tcPr>
            <w:tcW w:w="2300" w:type="dxa"/>
            <w:tcMar>
              <w:top w:w="70" w:type="dxa"/>
              <w:left w:w="90" w:type="dxa"/>
              <w:bottom w:w="70" w:type="dxa"/>
              <w:right w:w="90" w:type="dxa"/>
            </w:tcMar>
          </w:tcPr>
          <w:p w14:paraId="341CC0DE"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4E1FDEF0"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37B8724F"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8C0B6A" w14:paraId="4722D361" w14:textId="77777777">
        <w:tc>
          <w:tcPr>
            <w:tcW w:w="2300" w:type="dxa"/>
            <w:tcMar>
              <w:top w:w="70" w:type="dxa"/>
              <w:left w:w="90" w:type="dxa"/>
              <w:bottom w:w="70" w:type="dxa"/>
              <w:right w:w="90" w:type="dxa"/>
            </w:tcMar>
          </w:tcPr>
          <w:p w14:paraId="136F1D43" w14:textId="77777777" w:rsidR="00E01C3A" w:rsidRDefault="00CC3326">
            <w:r>
              <w:rPr>
                <w:sz w:val="20"/>
                <w:szCs w:val="20"/>
              </w:rPr>
              <w:t>Banco de dados</w:t>
            </w:r>
          </w:p>
        </w:tc>
        <w:tc>
          <w:tcPr>
            <w:tcW w:w="3000" w:type="dxa"/>
            <w:tcMar>
              <w:top w:w="70" w:type="dxa"/>
              <w:left w:w="90" w:type="dxa"/>
              <w:bottom w:w="70" w:type="dxa"/>
              <w:right w:w="90" w:type="dxa"/>
            </w:tcMar>
          </w:tcPr>
          <w:p w14:paraId="28C249F7"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409C4C2B" w14:textId="77777777" w:rsidR="00E01C3A" w:rsidRPr="00CE1B46" w:rsidRDefault="00CC3326">
            <w:pPr>
              <w:rPr>
                <w:lang w:val="pt-BR"/>
              </w:rPr>
            </w:pPr>
            <w:r>
              <w:rPr>
                <w:sz w:val="20"/>
                <w:szCs w:val="20"/>
                <w:lang w:val="pt-BR"/>
              </w:rPr>
              <w:t>Registrar a cadeia completa de cada decisão</w:t>
            </w:r>
          </w:p>
        </w:tc>
      </w:tr>
      <w:tr w:rsidR="00E01C3A" w:rsidRPr="008C0B6A" w14:paraId="08524926" w14:textId="77777777">
        <w:tc>
          <w:tcPr>
            <w:tcW w:w="2300" w:type="dxa"/>
            <w:tcMar>
              <w:top w:w="70" w:type="dxa"/>
              <w:left w:w="90" w:type="dxa"/>
              <w:bottom w:w="70" w:type="dxa"/>
              <w:right w:w="90" w:type="dxa"/>
            </w:tcMar>
          </w:tcPr>
          <w:p w14:paraId="1E140E33"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02718BD4"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590DFA90"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8C0B6A" w14:paraId="53938224" w14:textId="77777777">
        <w:tc>
          <w:tcPr>
            <w:tcW w:w="2300" w:type="dxa"/>
            <w:tcMar>
              <w:top w:w="70" w:type="dxa"/>
              <w:left w:w="90" w:type="dxa"/>
              <w:bottom w:w="70" w:type="dxa"/>
              <w:right w:w="90" w:type="dxa"/>
            </w:tcMar>
          </w:tcPr>
          <w:p w14:paraId="57CCF153"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6C52D1AB"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0428921" w14:textId="77777777" w:rsidR="00E01C3A" w:rsidRPr="00CE1B46" w:rsidRDefault="00CC3326">
            <w:pPr>
              <w:rPr>
                <w:lang w:val="pt-BR"/>
              </w:rPr>
            </w:pPr>
            <w:r>
              <w:rPr>
                <w:sz w:val="20"/>
                <w:szCs w:val="20"/>
                <w:lang w:val="pt-BR"/>
              </w:rPr>
              <w:t>Aplicar o ciclo de trabalho comandado e publicar a iluminância lida</w:t>
            </w:r>
          </w:p>
        </w:tc>
      </w:tr>
    </w:tbl>
    <w:p w14:paraId="5CF48009" w14:textId="77777777" w:rsidR="00E01C3A" w:rsidRDefault="00CC3326">
      <w:pPr>
        <w:spacing w:before="130" w:after="260"/>
        <w:rPr>
          <w:lang w:val="pt-BR"/>
        </w:rPr>
      </w:pPr>
      <w:r>
        <w:rPr>
          <w:sz w:val="20"/>
          <w:szCs w:val="20"/>
          <w:lang w:val="pt-BR"/>
        </w:rPr>
        <w:t>Fonte: Elaborado pelos autores (2026).</w:t>
      </w:r>
    </w:p>
    <w:p w14:paraId="2AE0B4C2"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9834801" w14:textId="77777777" w:rsidR="00E01C3A" w:rsidRDefault="00CC3326">
      <w:pPr>
        <w:pStyle w:val="Heading4"/>
        <w:spacing w:before="320" w:after="200" w:line="360" w:lineRule="auto"/>
        <w:rPr>
          <w:lang w:val="pt-BR"/>
        </w:rPr>
      </w:pPr>
      <w:bookmarkStart w:id="50" w:name="_Toc242493254"/>
      <w:r>
        <w:rPr>
          <w:lang w:val="pt-BR"/>
        </w:rPr>
        <w:t>3.12.6.1 Implantação em nuvem</w:t>
      </w:r>
      <w:bookmarkEnd w:id="50"/>
    </w:p>
    <w:p w14:paraId="0C6DF375"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71217F9B"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D294EAD"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24BC15F2"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5EA2A93F"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2143C8E7"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407F18CA" w14:textId="77777777" w:rsidR="006B1E66" w:rsidRPr="000F5B8B" w:rsidRDefault="00CC3326">
      <w:pPr>
        <w:spacing w:after="120" w:line="360" w:lineRule="auto"/>
        <w:ind w:firstLine="709"/>
        <w:jc w:val="both"/>
        <w:rPr>
          <w:lang w:val="pt-BR"/>
        </w:rPr>
      </w:pPr>
      <w:r>
        <w:rPr>
          <w:lang w:val="pt-BR"/>
        </w:rPr>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66E6D32C"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40403E5D" w14:textId="77777777" w:rsidR="00E01C3A" w:rsidRDefault="00CC3326">
      <w:pPr>
        <w:pStyle w:val="Heading4"/>
        <w:spacing w:before="320" w:after="200" w:line="360" w:lineRule="auto"/>
        <w:rPr>
          <w:lang w:val="pt-BR"/>
        </w:rPr>
      </w:pPr>
      <w:bookmarkStart w:id="51" w:name="_Toc242493255"/>
      <w:r>
        <w:rPr>
          <w:lang w:val="pt-BR"/>
        </w:rPr>
        <w:t>3.12.6.2 Contratos das interfaces</w:t>
      </w:r>
      <w:bookmarkEnd w:id="51"/>
    </w:p>
    <w:p w14:paraId="7BA54787"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0EB60CC4"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761A5261" w14:textId="77777777">
        <w:trPr>
          <w:tblHeader/>
        </w:trPr>
        <w:tc>
          <w:tcPr>
            <w:tcW w:w="2600" w:type="dxa"/>
            <w:shd w:val="clear" w:color="auto" w:fill="EDEDED"/>
            <w:tcMar>
              <w:top w:w="70" w:type="dxa"/>
              <w:left w:w="90" w:type="dxa"/>
              <w:bottom w:w="70" w:type="dxa"/>
              <w:right w:w="90" w:type="dxa"/>
            </w:tcMar>
          </w:tcPr>
          <w:p w14:paraId="79148574"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2350B392"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6A05A866" w14:textId="77777777" w:rsidR="00E01C3A" w:rsidRDefault="00CC3326">
            <w:proofErr w:type="spellStart"/>
            <w:r>
              <w:rPr>
                <w:b/>
                <w:bCs/>
                <w:sz w:val="20"/>
                <w:szCs w:val="20"/>
              </w:rPr>
              <w:t>Conteúdo</w:t>
            </w:r>
            <w:proofErr w:type="spellEnd"/>
          </w:p>
        </w:tc>
      </w:tr>
      <w:tr w:rsidR="00E01C3A" w:rsidRPr="008C0B6A" w14:paraId="6D781BE0" w14:textId="77777777">
        <w:tc>
          <w:tcPr>
            <w:tcW w:w="2600" w:type="dxa"/>
            <w:tcMar>
              <w:top w:w="70" w:type="dxa"/>
              <w:left w:w="90" w:type="dxa"/>
              <w:bottom w:w="70" w:type="dxa"/>
              <w:right w:w="90" w:type="dxa"/>
            </w:tcMar>
          </w:tcPr>
          <w:p w14:paraId="6AD740B5"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5EDA4821"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770DF4E0"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t>origem; vigência opcional. Exige chave de acesso; campo fora do contrato ou trecho fora do cadastro recusa o item, e no pacote só ele</w:t>
            </w:r>
          </w:p>
        </w:tc>
      </w:tr>
      <w:tr w:rsidR="00E01C3A" w:rsidRPr="008C0B6A" w14:paraId="464C72DA" w14:textId="77777777">
        <w:tc>
          <w:tcPr>
            <w:tcW w:w="2600" w:type="dxa"/>
            <w:tcMar>
              <w:top w:w="70" w:type="dxa"/>
              <w:left w:w="90" w:type="dxa"/>
              <w:bottom w:w="70" w:type="dxa"/>
              <w:right w:w="90" w:type="dxa"/>
            </w:tcMar>
          </w:tcPr>
          <w:p w14:paraId="33D24CCC" w14:textId="77777777" w:rsidR="00E01C3A" w:rsidRDefault="00CC3326">
            <w:r>
              <w:rPr>
                <w:sz w:val="20"/>
                <w:szCs w:val="20"/>
              </w:rPr>
              <w:t>REST – GET /</w:t>
            </w:r>
            <w:proofErr w:type="spellStart"/>
            <w:r>
              <w:rPr>
                <w:sz w:val="20"/>
                <w:szCs w:val="20"/>
              </w:rPr>
              <w:t>eventos</w:t>
            </w:r>
            <w:proofErr w:type="spellEnd"/>
          </w:p>
        </w:tc>
        <w:tc>
          <w:tcPr>
            <w:tcW w:w="2700" w:type="dxa"/>
            <w:tcMar>
              <w:top w:w="70" w:type="dxa"/>
              <w:left w:w="90" w:type="dxa"/>
              <w:bottom w:w="70" w:type="dxa"/>
              <w:right w:w="90" w:type="dxa"/>
            </w:tcMar>
          </w:tcPr>
          <w:p w14:paraId="25D901A8"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112151D1" w14:textId="77777777" w:rsidR="00E01C3A" w:rsidRPr="00CE1B46" w:rsidRDefault="00CC3326">
            <w:pPr>
              <w:rPr>
                <w:lang w:val="pt-BR"/>
              </w:rPr>
            </w:pPr>
            <w:r>
              <w:rPr>
                <w:sz w:val="20"/>
                <w:szCs w:val="20"/>
                <w:lang w:val="pt-BR"/>
              </w:rPr>
              <w:t>Coleção de publicações, filtrada por carimbo de tempo e por trecho</w:t>
            </w:r>
          </w:p>
        </w:tc>
      </w:tr>
      <w:tr w:rsidR="00E01C3A" w:rsidRPr="008C0B6A" w14:paraId="16ED11F3" w14:textId="77777777">
        <w:tc>
          <w:tcPr>
            <w:tcW w:w="2600" w:type="dxa"/>
            <w:tcMar>
              <w:top w:w="70" w:type="dxa"/>
              <w:left w:w="90" w:type="dxa"/>
              <w:bottom w:w="70" w:type="dxa"/>
              <w:right w:w="90" w:type="dxa"/>
            </w:tcMar>
          </w:tcPr>
          <w:p w14:paraId="7DDEEA4F"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6BCFE616"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21BAD0E8"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8C0B6A" w14:paraId="44A91C44" w14:textId="77777777">
        <w:tc>
          <w:tcPr>
            <w:tcW w:w="2600" w:type="dxa"/>
            <w:tcMar>
              <w:top w:w="70" w:type="dxa"/>
              <w:left w:w="90" w:type="dxa"/>
              <w:bottom w:w="70" w:type="dxa"/>
              <w:right w:w="90" w:type="dxa"/>
            </w:tcMar>
          </w:tcPr>
          <w:p w14:paraId="1FD65D90"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7DD01F52"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344E8DF7"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8C0B6A" w14:paraId="797469F0" w14:textId="77777777">
        <w:tc>
          <w:tcPr>
            <w:tcW w:w="2600" w:type="dxa"/>
            <w:tcMar>
              <w:top w:w="70" w:type="dxa"/>
              <w:left w:w="90" w:type="dxa"/>
              <w:bottom w:w="70" w:type="dxa"/>
              <w:right w:w="90" w:type="dxa"/>
            </w:tcMar>
          </w:tcPr>
          <w:p w14:paraId="26AE26E2"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02167F33"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41A8BDD"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8C0B6A" w14:paraId="6C8E0E05" w14:textId="77777777">
        <w:tc>
          <w:tcPr>
            <w:tcW w:w="2600" w:type="dxa"/>
            <w:tcMar>
              <w:top w:w="70" w:type="dxa"/>
              <w:left w:w="90" w:type="dxa"/>
              <w:bottom w:w="70" w:type="dxa"/>
              <w:right w:w="90" w:type="dxa"/>
            </w:tcMar>
          </w:tcPr>
          <w:p w14:paraId="02110611"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6222609D"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BE147D8"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8C0B6A" w14:paraId="7F1882D9" w14:textId="77777777">
        <w:tc>
          <w:tcPr>
            <w:tcW w:w="2600" w:type="dxa"/>
            <w:tcMar>
              <w:top w:w="70" w:type="dxa"/>
              <w:left w:w="90" w:type="dxa"/>
              <w:bottom w:w="70" w:type="dxa"/>
              <w:right w:w="90" w:type="dxa"/>
            </w:tcMar>
          </w:tcPr>
          <w:p w14:paraId="20BCCCE1"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060C9F58"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2D49B103" w14:textId="77777777" w:rsidR="00847C0D" w:rsidRPr="00430DB3" w:rsidRDefault="00CC3326">
            <w:pPr>
              <w:rPr>
                <w:lang w:val="pt-BR"/>
              </w:rPr>
            </w:pPr>
            <w:r>
              <w:rPr>
                <w:sz w:val="20"/>
                <w:szCs w:val="20"/>
                <w:lang w:val="pt-BR"/>
              </w:rPr>
              <w:t>Alertas de diagnóstico abertos (RF11)</w:t>
            </w:r>
          </w:p>
        </w:tc>
      </w:tr>
      <w:tr w:rsidR="00E01C3A" w:rsidRPr="008C0B6A" w14:paraId="31227222" w14:textId="77777777">
        <w:tc>
          <w:tcPr>
            <w:tcW w:w="2600" w:type="dxa"/>
            <w:tcMar>
              <w:top w:w="70" w:type="dxa"/>
              <w:left w:w="90" w:type="dxa"/>
              <w:bottom w:w="70" w:type="dxa"/>
              <w:right w:w="90" w:type="dxa"/>
            </w:tcMar>
          </w:tcPr>
          <w:p w14:paraId="6A60B8F7"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1BA4B892"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9496E8A"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8C0B6A" w14:paraId="1A8769AF" w14:textId="77777777">
        <w:tc>
          <w:tcPr>
            <w:tcW w:w="2600" w:type="dxa"/>
            <w:tcMar>
              <w:top w:w="70" w:type="dxa"/>
              <w:left w:w="90" w:type="dxa"/>
              <w:bottom w:w="70" w:type="dxa"/>
              <w:right w:w="90" w:type="dxa"/>
            </w:tcMar>
          </w:tcPr>
          <w:p w14:paraId="11815F91"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2B3BEFA8"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3565B96D"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8C0B6A" w14:paraId="584141F7" w14:textId="77777777">
        <w:tc>
          <w:tcPr>
            <w:tcW w:w="2600" w:type="dxa"/>
            <w:tcMar>
              <w:top w:w="70" w:type="dxa"/>
              <w:left w:w="90" w:type="dxa"/>
              <w:bottom w:w="70" w:type="dxa"/>
              <w:right w:w="90" w:type="dxa"/>
            </w:tcMar>
          </w:tcPr>
          <w:p w14:paraId="57EE254E"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661A0D28"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0779FFC"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8C0B6A" w14:paraId="7E4644B5" w14:textId="77777777">
        <w:tc>
          <w:tcPr>
            <w:tcW w:w="2600" w:type="dxa"/>
            <w:tcMar>
              <w:top w:w="70" w:type="dxa"/>
              <w:left w:w="90" w:type="dxa"/>
              <w:bottom w:w="70" w:type="dxa"/>
              <w:right w:w="90" w:type="dxa"/>
            </w:tcMar>
          </w:tcPr>
          <w:p w14:paraId="5A8C7C24"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5A8361FE"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7D534335"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8C0B6A" w14:paraId="662532DC" w14:textId="77777777">
        <w:tc>
          <w:tcPr>
            <w:tcW w:w="2600" w:type="dxa"/>
            <w:tcMar>
              <w:top w:w="70" w:type="dxa"/>
              <w:left w:w="90" w:type="dxa"/>
              <w:bottom w:w="70" w:type="dxa"/>
              <w:right w:w="90" w:type="dxa"/>
            </w:tcMar>
          </w:tcPr>
          <w:p w14:paraId="68C6C8B7"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2D0F0327"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33F8AD82"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8C0B6A" w14:paraId="050D9932" w14:textId="77777777">
        <w:tc>
          <w:tcPr>
            <w:tcW w:w="2600" w:type="dxa"/>
            <w:tcMar>
              <w:top w:w="70" w:type="dxa"/>
              <w:left w:w="90" w:type="dxa"/>
              <w:bottom w:w="70" w:type="dxa"/>
              <w:right w:w="90" w:type="dxa"/>
            </w:tcMar>
          </w:tcPr>
          <w:p w14:paraId="3C1D0B92" w14:textId="77777777" w:rsidR="00847C0D"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4151BE39"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77FB76E8" w14:textId="77777777" w:rsidR="00847C0D" w:rsidRPr="00430DB3" w:rsidRDefault="00CC3326">
            <w:pPr>
              <w:rPr>
                <w:lang w:val="pt-BR"/>
              </w:rPr>
            </w:pPr>
            <w:r>
              <w:rPr>
                <w:sz w:val="20"/>
                <w:szCs w:val="20"/>
                <w:lang w:val="pt-BR"/>
              </w:rPr>
              <w:t>Presença do nó, com última vontade que indica a desconexão</w:t>
            </w:r>
          </w:p>
        </w:tc>
      </w:tr>
    </w:tbl>
    <w:p w14:paraId="75BAD0D4" w14:textId="77777777" w:rsidR="00E01C3A" w:rsidRDefault="00CC3326">
      <w:pPr>
        <w:spacing w:before="130" w:after="260"/>
        <w:rPr>
          <w:lang w:val="pt-BR"/>
        </w:rPr>
      </w:pPr>
      <w:r>
        <w:rPr>
          <w:sz w:val="20"/>
          <w:szCs w:val="20"/>
          <w:lang w:val="pt-BR"/>
        </w:rPr>
        <w:t>Fonte: Elaborado pelos autores (2026).</w:t>
      </w:r>
    </w:p>
    <w:p w14:paraId="1AEA41AA"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27E5D8EC"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37BF981F" w14:textId="77777777" w:rsidR="002A414D" w:rsidRPr="00430DB3" w:rsidRDefault="009172FF">
      <w:pPr>
        <w:pStyle w:val="Heading4"/>
        <w:spacing w:before="320" w:after="200" w:line="360" w:lineRule="auto"/>
        <w:rPr>
          <w:lang w:val="pt-BR"/>
        </w:rPr>
      </w:pPr>
      <w:bookmarkStart w:id="52" w:name="_Toc242493256"/>
      <w:r>
        <w:rPr>
          <w:lang w:val="pt-BR"/>
        </w:rPr>
        <w:t>3.12.6.3 Percurso de uma decisão</w:t>
      </w:r>
      <w:bookmarkEnd w:id="52"/>
    </w:p>
    <w:p w14:paraId="4C3BB48E" w14:textId="77777777" w:rsidR="002A414D" w:rsidRPr="00430DB3" w:rsidRDefault="009172FF">
      <w:pPr>
        <w:spacing w:after="120" w:line="360" w:lineRule="auto"/>
        <w:ind w:firstLine="709"/>
        <w:jc w:val="both"/>
        <w:rPr>
          <w:lang w:val="pt-BR"/>
        </w:rPr>
      </w:pPr>
      <w:r>
        <w:rPr>
          <w:lang w:val="pt-BR"/>
        </w:rPr>
        <w:t xml:space="preserve">A </w:t>
      </w:r>
      <w:r>
        <w:rPr>
          <w:lang w:val="pt-BR"/>
        </w:rPr>
        <w:t xml:space="preserve">Figura 5</w:t>
      </w:r>
      <w:r>
        <w:rPr>
          <w:lang w:val="pt-BR"/>
        </w:rPr>
        <w:t xml:space="preserve"> apresenta a sequência de mensagens de uma decisão, do recebimento do dado à exibição no painel. Os números da figura correspondem aos passos descritos em seguida.</w:t>
      </w:r>
    </w:p>
    <w:p w14:paraId="298A7684" w14:textId="77777777" w:rsidR="002A414D" w:rsidRPr="00430DB3" w:rsidRDefault="009172FF">
      <w:pPr>
        <w:keepNext/>
        <w:spacing w:before="130" w:after="60"/>
        <w:jc w:val="center"/>
        <w:rPr>
          <w:lang w:val="pt-BR"/>
        </w:rPr>
      </w:pPr>
      <w:r>
        <w:rPr>
          <w:sz w:val="20"/>
          <w:szCs w:val="20"/>
          <w:lang w:val="pt-BR"/>
        </w:rPr>
        <w:t xml:space="preserve">Figura 5</w:t>
      </w:r>
      <w:r>
        <w:rPr>
          <w:sz w:val="20"/>
          <w:szCs w:val="20"/>
          <w:lang w:val="pt-BR"/>
        </w:rPr>
        <w:t xml:space="preserve"> – Sequência de mensagens de uma decisão</w:t>
      </w:r>
    </w:p>
    <w:p w14:paraId="3FF17201"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1"/>
                    <a:stretch>
                      <a:fillRect/>
                    </a:stretch>
                  </pic:blipFill>
                  <pic:spPr>
                    <a:xfrm>
                      <a:off x="0" y="0"/>
                      <a:ext cx="5400000" cy="5349216"/>
                    </a:xfrm>
                    <a:prstGeom prst="rect">
                      <a:avLst/>
                    </a:prstGeom>
                  </pic:spPr>
                </pic:pic>
              </a:graphicData>
            </a:graphic>
          </wp:inline>
        </w:drawing>
      </w:r>
    </w:p>
    <w:p w14:paraId="2CAF7837" w14:textId="77777777" w:rsidR="002A414D" w:rsidRPr="00430DB3" w:rsidRDefault="009172FF">
      <w:pPr>
        <w:spacing w:after="280"/>
        <w:jc w:val="center"/>
        <w:rPr>
          <w:lang w:val="pt-BR"/>
        </w:rPr>
      </w:pPr>
      <w:r>
        <w:rPr>
          <w:sz w:val="20"/>
          <w:szCs w:val="20"/>
          <w:lang w:val="pt-BR"/>
        </w:rPr>
        <w:t>Fonte: Elaborado pelos autores (2026).</w:t>
      </w:r>
    </w:p>
    <w:p w14:paraId="62A3A660"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3B32AD42"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222D8489"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47424127" w14:textId="77777777" w:rsidR="002A414D" w:rsidRPr="00430DB3" w:rsidRDefault="009172FF">
      <w:pPr>
        <w:spacing w:after="120" w:line="360" w:lineRule="auto"/>
        <w:ind w:firstLine="709"/>
        <w:jc w:val="both"/>
        <w:rPr>
          <w:lang w:val="pt-BR"/>
        </w:rPr>
      </w:pPr>
      <w:r>
        <w:rPr>
          <w:lang w:val="pt-BR"/>
        </w:rPr>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53CA56A6"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146B0436"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688D404A"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0DE84B53"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239E6CF8"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0FC73A51"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6914EF31"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63292CBA"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3DA5B410"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18F99126" w14:textId="77777777" w:rsidR="002A414D" w:rsidRPr="00430DB3" w:rsidRDefault="009172FF">
      <w:pPr>
        <w:spacing w:after="120" w:line="360" w:lineRule="auto"/>
        <w:ind w:firstLine="709"/>
        <w:jc w:val="both"/>
        <w:rPr>
          <w:lang w:val="pt-BR"/>
        </w:rPr>
      </w:pPr>
      <w:r>
        <w:rPr>
          <w:lang w:val="pt-BR"/>
        </w:rPr>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39420F49"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36512B01" w14:textId="77777777" w:rsidR="00372878" w:rsidRPr="00430DB3" w:rsidRDefault="00000000">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62EB83C7"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002B4EE6"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187E8CB9" w14:textId="77777777" w:rsidR="00044D5A" w:rsidRPr="008C0B6A" w:rsidRDefault="00000000">
      <w:pPr>
        <w:spacing w:after="120" w:line="360" w:lineRule="auto"/>
        <w:ind w:firstLine="709"/>
        <w:jc w:val="both"/>
        <w:rPr>
          <w:lang w:val="pt-BR"/>
        </w:rPr>
      </w:pPr>
      <w:r>
        <w:rPr>
          <w:lang w:val="pt-BR"/>
        </w:rPr>
        <w:t xml:space="preserve">As </w:t>
      </w:r>
      <w:r>
        <w:rPr>
          <w:lang w:val="pt-BR"/>
        </w:rPr>
        <w:t xml:space="preserve">Figuras 6 e 7</w:t>
      </w:r>
      <w:r>
        <w:rPr>
          <w:lang w:val="pt-BR"/>
        </w:rPr>
        <w:t xml:space="preserve"> mostram o passo (10) no painel de acompanhamento, com dados do ambiente implantado em 10 de outubro de 2026. Na visão de monitoramento (</w:t>
      </w:r>
      <w:r>
        <w:rPr>
          <w:lang w:val="pt-BR"/>
        </w:rPr>
        <w:t xml:space="preserve">Figura 6</w:t>
      </w:r>
      <w:r>
        <w:rPr>
          <w:lang w:val="pt-BR"/>
        </w:rPr>
        <w:t xml:space="preserve">),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w:t>
      </w:r>
      <w:r>
        <w:rPr>
          <w:lang w:val="pt-BR"/>
        </w:rPr>
        <w:t xml:space="preserve">Figura 7</w:t>
      </w:r>
      <w:r>
        <w:rPr>
          <w:lang w:val="pt-BR"/>
        </w:rPr>
        <w:t xml:space="preserve">), cada publicação recebida abre a explicação regra a regra: no exemplo, o volume nulo nos três trechos ativou as regras R5 e R7, e o nível pretendido de 0,625 foi emitido sem correção; como </w:t>
      </w:r>
      <w:r>
        <w:rPr>
          <w:lang w:val="pt-BR"/>
        </w:rPr>
        <w:t>o alvo não mudou em relação à decisão anterior, não houve comando, e por isso a luz entregue aparece sem medição.</w:t>
      </w:r>
    </w:p>
    <w:p w14:paraId="49E94D68" w14:textId="77777777" w:rsidR="00044D5A" w:rsidRPr="008C0B6A" w:rsidRDefault="00000000">
      <w:pPr>
        <w:keepNext/>
        <w:spacing w:before="130" w:after="60"/>
        <w:jc w:val="center"/>
        <w:rPr>
          <w:lang w:val="pt-BR"/>
        </w:rPr>
      </w:pPr>
      <w:r>
        <w:rPr>
          <w:sz w:val="20"/>
          <w:szCs w:val="20"/>
          <w:lang w:val="pt-BR"/>
        </w:rPr>
        <w:t xml:space="preserve">Figura 6</w:t>
      </w:r>
      <w:r>
        <w:rPr>
          <w:sz w:val="20"/>
          <w:szCs w:val="20"/>
          <w:lang w:val="pt-BR"/>
        </w:rPr>
        <w:t xml:space="preserve"> – Painel de acompanhamento: visão de monitoramento</w:t>
      </w:r>
    </w:p>
    <w:p w14:paraId="164B5978"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2"/>
                    <a:stretch>
                      <a:fillRect/>
                    </a:stretch>
                  </pic:blipFill>
                  <pic:spPr>
                    <a:xfrm>
                      <a:off x="0" y="0"/>
                      <a:ext cx="5760000" cy="2536688"/>
                    </a:xfrm>
                    <a:prstGeom prst="rect">
                      <a:avLst/>
                    </a:prstGeom>
                  </pic:spPr>
                </pic:pic>
              </a:graphicData>
            </a:graphic>
          </wp:inline>
        </w:drawing>
      </w:r>
    </w:p>
    <w:p w14:paraId="63B40F9B" w14:textId="77777777" w:rsidR="00044D5A" w:rsidRPr="008C0B6A" w:rsidRDefault="00000000">
      <w:pPr>
        <w:spacing w:after="280"/>
        <w:jc w:val="center"/>
        <w:rPr>
          <w:lang w:val="pt-BR"/>
        </w:rPr>
      </w:pPr>
      <w:r>
        <w:rPr>
          <w:sz w:val="20"/>
          <w:szCs w:val="20"/>
          <w:lang w:val="pt-BR"/>
        </w:rPr>
        <w:t>Fonte: Elaborado pelos autores (2026).</w:t>
      </w:r>
    </w:p>
    <w:p w14:paraId="0DC7A44C" w14:textId="77777777" w:rsidR="00044D5A" w:rsidRPr="008C0B6A" w:rsidRDefault="00000000">
      <w:pPr>
        <w:keepNext/>
        <w:spacing w:before="130" w:after="60"/>
        <w:jc w:val="center"/>
        <w:rPr>
          <w:lang w:val="pt-BR"/>
        </w:rPr>
      </w:pPr>
      <w:r>
        <w:rPr>
          <w:sz w:val="20"/>
          <w:szCs w:val="20"/>
          <w:lang w:val="pt-BR"/>
        </w:rPr>
        <w:t xml:space="preserve">Figura 7</w:t>
      </w:r>
      <w:r>
        <w:rPr>
          <w:sz w:val="20"/>
          <w:szCs w:val="20"/>
          <w:lang w:val="pt-BR"/>
        </w:rPr>
        <w:t xml:space="preserve"> – Painel de acompanhamento: decisão explicada regra a regra</w:t>
      </w:r>
    </w:p>
    <w:p w14:paraId="3EF6BC2B"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3"/>
                    <a:stretch>
                      <a:fillRect/>
                    </a:stretch>
                  </pic:blipFill>
                  <pic:spPr>
                    <a:xfrm>
                      <a:off x="0" y="0"/>
                      <a:ext cx="5760000" cy="2288741"/>
                    </a:xfrm>
                    <a:prstGeom prst="rect">
                      <a:avLst/>
                    </a:prstGeom>
                  </pic:spPr>
                </pic:pic>
              </a:graphicData>
            </a:graphic>
          </wp:inline>
        </w:drawing>
      </w:r>
    </w:p>
    <w:p w14:paraId="1A9D9F2E" w14:textId="77777777" w:rsidR="00044D5A" w:rsidRPr="008C0B6A" w:rsidRDefault="00000000">
      <w:pPr>
        <w:spacing w:after="280"/>
        <w:jc w:val="center"/>
        <w:rPr>
          <w:lang w:val="pt-BR"/>
        </w:rPr>
      </w:pPr>
      <w:r>
        <w:rPr>
          <w:sz w:val="20"/>
          <w:szCs w:val="20"/>
          <w:lang w:val="pt-BR"/>
        </w:rPr>
        <w:t>Fonte: Elaborado pelos autores (2026).</w:t>
      </w:r>
    </w:p>
    <w:p>
      <w:pPr>
        <w:spacing w:after="120" w:line="360" w:lineRule="auto"/>
        <w:ind w:firstLine="709"/>
        <w:jc w:val="both"/>
      </w:pPr>
      <w:r>
        <w:rPr>
          <w:lang w:val="pt-BR"/>
        </w:rPr>
        <w:t xml:space="preserve">As </w:t>
      </w:r>
      <w:r>
        <w:rPr>
          <w:lang w:val="pt-BR"/>
        </w:rPr>
        <w:t xml:space="preserve">Figuras 8 e 9</w:t>
      </w:r>
      <w:r>
        <w:rPr>
          <w:lang w:val="pt-BR"/>
        </w:rPr>
        <w:t xml:space="preserve"> completam a visão de monitoramento. O cartão de consumo (</w:t>
      </w:r>
      <w:r>
        <w:rPr>
          <w:lang w:val="pt-BR"/>
        </w:rPr>
        <w:t xml:space="preserve">Figura 8</w:t>
      </w:r>
      <w:r>
        <w:rPr>
          <w:lang w:val="pt-BR"/>
        </w:rPr>
        <w:t xml:space="preserve">)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w:t>
      </w:r>
      <w:r>
        <w:rPr>
          <w:lang w:val="pt-BR"/>
        </w:rPr>
        <w:t xml:space="preserve">Figura 9</w:t>
      </w:r>
      <w:r>
        <w:rPr>
          <w:lang w:val="pt-BR"/>
        </w:rPr>
        <w:t xml:space="preserve">) lista, para cada decisão, os níveis pretendido e emitido, a correção aplicada e a iluminância da telemetria correspondente, ao lado do diagnóstico do ponto e das publicações recebidas; as linhas sem iluminância são as decisões que mantiveram o alvo e, por isso, não geraram comando.</w:t>
      </w:r>
    </w:p>
    <w:p>
      <w:pPr>
        <w:keepNext/>
        <w:spacing w:before="130" w:after="60"/>
        <w:jc w:val="center"/>
      </w:pPr>
      <w:r>
        <w:rPr>
          <w:sz w:val="20"/>
          <w:szCs w:val="20"/>
          <w:lang w:val="pt-BR"/>
        </w:rPr>
        <w:t xml:space="preserve">Figura 8</w:t>
      </w:r>
      <w:r>
        <w:rPr>
          <w:sz w:val="20"/>
          <w:szCs w:val="20"/>
          <w:lang w:val="pt-BR"/>
        </w:rPr>
        <w:t xml:space="preserve"> – Painel de acompanhamento: consumo estimado</w:t>
      </w:r>
    </w:p>
    <w:p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Captura109"/>
                    <a:stretch>
                      <a:fillRect/>
                    </a:stretch>
                  </pic:blipFill>
                  <pic:spPr>
                    <a:xfrm>
                      <a:off x="0" y="0"/>
                      <a:ext cx="5760000" cy="1873846"/>
                    </a:xfrm>
                    <a:prstGeom prst="rect">
                      <a:avLst/>
                    </a:prstGeom>
                  </pic:spPr>
                </pic:pic>
              </a:graphicData>
            </a:graphic>
          </wp:inline>
        </w:drawing>
      </w:r>
    </w:p>
    <w:p>
      <w:pPr>
        <w:spacing w:after="280"/>
        <w:jc w:val="center"/>
      </w:pPr>
      <w:r>
        <w:rPr>
          <w:sz w:val="20"/>
          <w:szCs w:val="20"/>
          <w:lang w:val="pt-BR"/>
        </w:rPr>
        <w:t xml:space="preserve">Fonte: Elaborado pelos autores (2026).</w:t>
      </w:r>
    </w:p>
    <w:p>
      <w:pPr>
        <w:keepNext/>
        <w:spacing w:before="130" w:after="60"/>
        <w:jc w:val="center"/>
      </w:pPr>
      <w:r>
        <w:rPr>
          <w:sz w:val="20"/>
          <w:szCs w:val="20"/>
          <w:lang w:val="pt-BR"/>
        </w:rPr>
        <w:t xml:space="preserve">Figura 9</w:t>
      </w:r>
      <w:r>
        <w:rPr>
          <w:sz w:val="20"/>
          <w:szCs w:val="20"/>
          <w:lang w:val="pt-BR"/>
        </w:rPr>
        <w:t xml:space="preserve"> – Painel de acompanhamento: registro de decisões, diagnóstico e publicações</w:t>
      </w:r>
    </w:p>
    <w:p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Captura110"/>
                    <a:stretch>
                      <a:fillRect/>
                    </a:stretch>
                  </pic:blipFill>
                  <pic:spPr>
                    <a:xfrm>
                      <a:off x="0" y="0"/>
                      <a:ext cx="5760000" cy="2344615"/>
                    </a:xfrm>
                    <a:prstGeom prst="rect">
                      <a:avLst/>
                    </a:prstGeom>
                  </pic:spPr>
                </pic:pic>
              </a:graphicData>
            </a:graphic>
          </wp:inline>
        </w:drawing>
      </w:r>
    </w:p>
    <w:p>
      <w:pPr>
        <w:spacing w:after="280"/>
        <w:jc w:val="center"/>
      </w:pPr>
      <w:r>
        <w:rPr>
          <w:sz w:val="20"/>
          <w:szCs w:val="20"/>
          <w:lang w:val="pt-BR"/>
        </w:rPr>
        <w:t xml:space="preserve">Fonte: Elaborado pelos autores (2026).</w:t>
      </w:r>
    </w:p>
    <w:p w14:paraId="2BF06E38" w14:textId="77777777" w:rsidR="00E01C3A" w:rsidRDefault="00CC3326">
      <w:pPr>
        <w:pStyle w:val="Heading3"/>
        <w:spacing w:before="360" w:after="240" w:line="360" w:lineRule="auto"/>
        <w:rPr>
          <w:lang w:val="pt-BR"/>
        </w:rPr>
      </w:pPr>
      <w:bookmarkStart w:id="53" w:name="_Toc242493257"/>
      <w:r>
        <w:rPr>
          <w:lang w:val="pt-BR"/>
        </w:rPr>
        <w:t>3.12.7 Especificação dos casos de teste</w:t>
      </w:r>
      <w:bookmarkEnd w:id="53"/>
    </w:p>
    <w:p w14:paraId="41C13143"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2B8BA5CB" w14:textId="77777777" w:rsidR="00847C0D" w:rsidRDefault="00CC3326">
      <w:pPr>
        <w:keepNext/>
        <w:spacing w:before="260" w:after="130"/>
      </w:pPr>
      <w:r>
        <w:rPr>
          <w:sz w:val="20"/>
          <w:szCs w:val="20"/>
          <w:lang w:val="pt-BR"/>
        </w:rPr>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62590ACF" w14:textId="77777777">
        <w:trPr>
          <w:tblHeader/>
        </w:trPr>
        <w:tc>
          <w:tcPr>
            <w:tcW w:w="850" w:type="dxa"/>
            <w:shd w:val="clear" w:color="auto" w:fill="EDEDED"/>
            <w:tcMar>
              <w:top w:w="70" w:type="dxa"/>
              <w:left w:w="90" w:type="dxa"/>
              <w:bottom w:w="70" w:type="dxa"/>
              <w:right w:w="90" w:type="dxa"/>
            </w:tcMar>
          </w:tcPr>
          <w:p w14:paraId="2764170B"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45D4C09C"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0DEE02AE"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7EE99729"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8C0B6A" w14:paraId="2E355661" w14:textId="77777777">
        <w:tc>
          <w:tcPr>
            <w:tcW w:w="850" w:type="dxa"/>
            <w:tcMar>
              <w:top w:w="70" w:type="dxa"/>
              <w:left w:w="90" w:type="dxa"/>
              <w:bottom w:w="70" w:type="dxa"/>
              <w:right w:w="90" w:type="dxa"/>
            </w:tcMar>
          </w:tcPr>
          <w:p w14:paraId="0D009E6A" w14:textId="77777777" w:rsidR="00847C0D" w:rsidRDefault="00CC3326">
            <w:r>
              <w:rPr>
                <w:sz w:val="20"/>
                <w:szCs w:val="20"/>
              </w:rPr>
              <w:t>CT01</w:t>
            </w:r>
          </w:p>
        </w:tc>
        <w:tc>
          <w:tcPr>
            <w:tcW w:w="3500" w:type="dxa"/>
            <w:tcMar>
              <w:top w:w="70" w:type="dxa"/>
              <w:left w:w="90" w:type="dxa"/>
              <w:bottom w:w="70" w:type="dxa"/>
              <w:right w:w="90" w:type="dxa"/>
            </w:tcMar>
          </w:tcPr>
          <w:p w14:paraId="6BC9FB9B" w14:textId="77777777" w:rsidR="00847C0D" w:rsidRDefault="00CC3326">
            <w:r>
              <w:rPr>
                <w:sz w:val="20"/>
                <w:szCs w:val="20"/>
                <w:lang w:val="pt-BR"/>
              </w:rPr>
              <w:t>RF01, RNF08</w:t>
            </w:r>
          </w:p>
        </w:tc>
        <w:tc>
          <w:tcPr>
            <w:tcW w:w="1750" w:type="dxa"/>
            <w:tcMar>
              <w:top w:w="70" w:type="dxa"/>
              <w:left w:w="90" w:type="dxa"/>
              <w:bottom w:w="70" w:type="dxa"/>
              <w:right w:w="90" w:type="dxa"/>
            </w:tcMar>
          </w:tcPr>
          <w:p w14:paraId="3EC664DE" w14:textId="77777777" w:rsidR="00847C0D" w:rsidRPr="00430DB3" w:rsidRDefault="00CC3326">
            <w:pPr>
              <w:rPr>
                <w:lang w:val="pt-BR"/>
              </w:rPr>
            </w:pPr>
            <w:r w:rsidRPr="00430DB3">
              <w:rPr>
                <w:sz w:val="20"/>
                <w:szCs w:val="20"/>
                <w:lang w:val="pt-BR"/>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C18605A"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8C0B6A" w14:paraId="448F2113" w14:textId="77777777">
        <w:tc>
          <w:tcPr>
            <w:tcW w:w="850" w:type="dxa"/>
            <w:tcMar>
              <w:top w:w="70" w:type="dxa"/>
              <w:left w:w="90" w:type="dxa"/>
              <w:bottom w:w="70" w:type="dxa"/>
              <w:right w:w="90" w:type="dxa"/>
            </w:tcMar>
          </w:tcPr>
          <w:p w14:paraId="4F3FA07A" w14:textId="77777777" w:rsidR="00847C0D" w:rsidRDefault="00CC3326">
            <w:r>
              <w:rPr>
                <w:sz w:val="20"/>
                <w:szCs w:val="20"/>
              </w:rPr>
              <w:t>CT02</w:t>
            </w:r>
          </w:p>
        </w:tc>
        <w:tc>
          <w:tcPr>
            <w:tcW w:w="3500" w:type="dxa"/>
            <w:tcMar>
              <w:top w:w="70" w:type="dxa"/>
              <w:left w:w="90" w:type="dxa"/>
              <w:bottom w:w="70" w:type="dxa"/>
              <w:right w:w="90" w:type="dxa"/>
            </w:tcMar>
          </w:tcPr>
          <w:p w14:paraId="56FC4EF9" w14:textId="77777777" w:rsidR="00847C0D" w:rsidRDefault="00CC3326">
            <w:r>
              <w:rPr>
                <w:sz w:val="20"/>
                <w:szCs w:val="20"/>
                <w:lang w:val="pt-BR"/>
              </w:rPr>
              <w:t>RF02</w:t>
            </w:r>
          </w:p>
        </w:tc>
        <w:tc>
          <w:tcPr>
            <w:tcW w:w="1750" w:type="dxa"/>
            <w:tcMar>
              <w:top w:w="70" w:type="dxa"/>
              <w:left w:w="90" w:type="dxa"/>
              <w:bottom w:w="70" w:type="dxa"/>
              <w:right w:w="90" w:type="dxa"/>
            </w:tcMar>
          </w:tcPr>
          <w:p w14:paraId="286E7A74"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315C7F5F"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8C0B6A" w14:paraId="37D177A4" w14:textId="77777777">
        <w:tc>
          <w:tcPr>
            <w:tcW w:w="850" w:type="dxa"/>
            <w:tcMar>
              <w:top w:w="70" w:type="dxa"/>
              <w:left w:w="90" w:type="dxa"/>
              <w:bottom w:w="70" w:type="dxa"/>
              <w:right w:w="90" w:type="dxa"/>
            </w:tcMar>
          </w:tcPr>
          <w:p w14:paraId="41F4AD45" w14:textId="77777777" w:rsidR="00847C0D" w:rsidRDefault="00CC3326">
            <w:r>
              <w:rPr>
                <w:sz w:val="20"/>
                <w:szCs w:val="20"/>
              </w:rPr>
              <w:t>CT03</w:t>
            </w:r>
          </w:p>
        </w:tc>
        <w:tc>
          <w:tcPr>
            <w:tcW w:w="3500" w:type="dxa"/>
            <w:tcMar>
              <w:top w:w="70" w:type="dxa"/>
              <w:left w:w="90" w:type="dxa"/>
              <w:bottom w:w="70" w:type="dxa"/>
              <w:right w:w="90" w:type="dxa"/>
            </w:tcMar>
          </w:tcPr>
          <w:p w14:paraId="62A801F6" w14:textId="77777777" w:rsidR="00847C0D" w:rsidRDefault="00CC3326">
            <w:r>
              <w:rPr>
                <w:sz w:val="20"/>
                <w:szCs w:val="20"/>
                <w:lang w:val="pt-BR"/>
              </w:rPr>
              <w:t>RF03, RNF05</w:t>
            </w:r>
          </w:p>
        </w:tc>
        <w:tc>
          <w:tcPr>
            <w:tcW w:w="1750" w:type="dxa"/>
            <w:tcMar>
              <w:top w:w="70" w:type="dxa"/>
              <w:left w:w="90" w:type="dxa"/>
              <w:bottom w:w="70" w:type="dxa"/>
              <w:right w:w="90" w:type="dxa"/>
            </w:tcMar>
          </w:tcPr>
          <w:p w14:paraId="626028A9"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1E04C39F"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8C0B6A" w14:paraId="354598C3" w14:textId="77777777">
        <w:tc>
          <w:tcPr>
            <w:tcW w:w="850" w:type="dxa"/>
            <w:tcMar>
              <w:top w:w="70" w:type="dxa"/>
              <w:left w:w="90" w:type="dxa"/>
              <w:bottom w:w="70" w:type="dxa"/>
              <w:right w:w="90" w:type="dxa"/>
            </w:tcMar>
          </w:tcPr>
          <w:p w14:paraId="79E78FFD" w14:textId="77777777" w:rsidR="00847C0D" w:rsidRDefault="00CC3326">
            <w:r>
              <w:rPr>
                <w:sz w:val="20"/>
                <w:szCs w:val="20"/>
              </w:rPr>
              <w:t>CT04</w:t>
            </w:r>
          </w:p>
        </w:tc>
        <w:tc>
          <w:tcPr>
            <w:tcW w:w="3500" w:type="dxa"/>
            <w:tcMar>
              <w:top w:w="70" w:type="dxa"/>
              <w:left w:w="90" w:type="dxa"/>
              <w:bottom w:w="70" w:type="dxa"/>
              <w:right w:w="90" w:type="dxa"/>
            </w:tcMar>
          </w:tcPr>
          <w:p w14:paraId="438BCCB4" w14:textId="77777777" w:rsidR="00847C0D" w:rsidRDefault="00CC3326">
            <w:r>
              <w:rPr>
                <w:sz w:val="20"/>
                <w:szCs w:val="20"/>
                <w:lang w:val="pt-BR"/>
              </w:rPr>
              <w:t>RF03</w:t>
            </w:r>
          </w:p>
        </w:tc>
        <w:tc>
          <w:tcPr>
            <w:tcW w:w="1750" w:type="dxa"/>
            <w:tcMar>
              <w:top w:w="70" w:type="dxa"/>
              <w:left w:w="90" w:type="dxa"/>
              <w:bottom w:w="70" w:type="dxa"/>
              <w:right w:w="90" w:type="dxa"/>
            </w:tcMar>
          </w:tcPr>
          <w:p w14:paraId="6538EF87"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5449FB96"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8C0B6A" w14:paraId="762DB5EF" w14:textId="77777777">
        <w:tc>
          <w:tcPr>
            <w:tcW w:w="850" w:type="dxa"/>
            <w:tcMar>
              <w:top w:w="70" w:type="dxa"/>
              <w:left w:w="90" w:type="dxa"/>
              <w:bottom w:w="70" w:type="dxa"/>
              <w:right w:w="90" w:type="dxa"/>
            </w:tcMar>
          </w:tcPr>
          <w:p w14:paraId="4A024090" w14:textId="77777777" w:rsidR="00847C0D" w:rsidRDefault="00CC3326">
            <w:r>
              <w:rPr>
                <w:sz w:val="20"/>
                <w:szCs w:val="20"/>
              </w:rPr>
              <w:t>CT05</w:t>
            </w:r>
          </w:p>
        </w:tc>
        <w:tc>
          <w:tcPr>
            <w:tcW w:w="3500" w:type="dxa"/>
            <w:tcMar>
              <w:top w:w="70" w:type="dxa"/>
              <w:left w:w="90" w:type="dxa"/>
              <w:bottom w:w="70" w:type="dxa"/>
              <w:right w:w="90" w:type="dxa"/>
            </w:tcMar>
          </w:tcPr>
          <w:p w14:paraId="5373B85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1973CE41"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0ABC55A1"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8C0B6A" w14:paraId="3DF197A9" w14:textId="77777777">
        <w:tc>
          <w:tcPr>
            <w:tcW w:w="850" w:type="dxa"/>
            <w:tcMar>
              <w:top w:w="70" w:type="dxa"/>
              <w:left w:w="90" w:type="dxa"/>
              <w:bottom w:w="70" w:type="dxa"/>
              <w:right w:w="90" w:type="dxa"/>
            </w:tcMar>
          </w:tcPr>
          <w:p w14:paraId="52A997B8" w14:textId="77777777" w:rsidR="00847C0D" w:rsidRDefault="00CC3326">
            <w:r>
              <w:rPr>
                <w:sz w:val="20"/>
                <w:szCs w:val="20"/>
              </w:rPr>
              <w:t>CT06</w:t>
            </w:r>
          </w:p>
        </w:tc>
        <w:tc>
          <w:tcPr>
            <w:tcW w:w="3500" w:type="dxa"/>
            <w:tcMar>
              <w:top w:w="70" w:type="dxa"/>
              <w:left w:w="90" w:type="dxa"/>
              <w:bottom w:w="70" w:type="dxa"/>
              <w:right w:w="90" w:type="dxa"/>
            </w:tcMar>
          </w:tcPr>
          <w:p w14:paraId="4F2E5E76" w14:textId="77777777" w:rsidR="00847C0D" w:rsidRDefault="00CC3326">
            <w:r>
              <w:rPr>
                <w:sz w:val="20"/>
                <w:szCs w:val="20"/>
                <w:lang w:val="pt-BR"/>
              </w:rPr>
              <w:t>RNF02</w:t>
            </w:r>
          </w:p>
        </w:tc>
        <w:tc>
          <w:tcPr>
            <w:tcW w:w="1750" w:type="dxa"/>
            <w:tcMar>
              <w:top w:w="70" w:type="dxa"/>
              <w:left w:w="90" w:type="dxa"/>
              <w:bottom w:w="70" w:type="dxa"/>
              <w:right w:w="90" w:type="dxa"/>
            </w:tcMar>
          </w:tcPr>
          <w:p w14:paraId="40EAAEEE"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0645C70B" w14:textId="77777777" w:rsidR="00847C0D" w:rsidRPr="00430DB3" w:rsidRDefault="00CC3326">
            <w:pPr>
              <w:rPr>
                <w:lang w:val="pt-BR"/>
              </w:rPr>
            </w:pPr>
            <w:r>
              <w:rPr>
                <w:sz w:val="20"/>
                <w:szCs w:val="20"/>
                <w:lang w:val="pt-BR"/>
              </w:rPr>
              <w:t>Descida até o piso em no mínimo cinco minutos</w:t>
            </w:r>
          </w:p>
        </w:tc>
      </w:tr>
      <w:tr w:rsidR="00E01C3A" w:rsidRPr="008C0B6A" w14:paraId="2E5637CE" w14:textId="77777777">
        <w:tc>
          <w:tcPr>
            <w:tcW w:w="850" w:type="dxa"/>
            <w:tcMar>
              <w:top w:w="70" w:type="dxa"/>
              <w:left w:w="90" w:type="dxa"/>
              <w:bottom w:w="70" w:type="dxa"/>
              <w:right w:w="90" w:type="dxa"/>
            </w:tcMar>
          </w:tcPr>
          <w:p w14:paraId="7853FDBE" w14:textId="77777777" w:rsidR="00847C0D" w:rsidRDefault="00CC3326">
            <w:r>
              <w:rPr>
                <w:sz w:val="20"/>
                <w:szCs w:val="20"/>
              </w:rPr>
              <w:t>CT07</w:t>
            </w:r>
          </w:p>
        </w:tc>
        <w:tc>
          <w:tcPr>
            <w:tcW w:w="3500" w:type="dxa"/>
            <w:tcMar>
              <w:top w:w="70" w:type="dxa"/>
              <w:left w:w="90" w:type="dxa"/>
              <w:bottom w:w="70" w:type="dxa"/>
              <w:right w:w="90" w:type="dxa"/>
            </w:tcMar>
          </w:tcPr>
          <w:p w14:paraId="493A4993"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256770"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21FE2821"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8C0B6A" w14:paraId="31898143" w14:textId="77777777">
        <w:tc>
          <w:tcPr>
            <w:tcW w:w="850" w:type="dxa"/>
            <w:tcMar>
              <w:top w:w="70" w:type="dxa"/>
              <w:left w:w="90" w:type="dxa"/>
              <w:bottom w:w="70" w:type="dxa"/>
              <w:right w:w="90" w:type="dxa"/>
            </w:tcMar>
          </w:tcPr>
          <w:p w14:paraId="3CA7AE0E" w14:textId="77777777" w:rsidR="00847C0D" w:rsidRDefault="00CC3326">
            <w:r>
              <w:rPr>
                <w:sz w:val="20"/>
                <w:szCs w:val="20"/>
              </w:rPr>
              <w:t>CT08</w:t>
            </w:r>
          </w:p>
        </w:tc>
        <w:tc>
          <w:tcPr>
            <w:tcW w:w="3500" w:type="dxa"/>
            <w:tcMar>
              <w:top w:w="70" w:type="dxa"/>
              <w:left w:w="90" w:type="dxa"/>
              <w:bottom w:w="70" w:type="dxa"/>
              <w:right w:w="90" w:type="dxa"/>
            </w:tcMar>
          </w:tcPr>
          <w:p w14:paraId="07CD2F39" w14:textId="77777777" w:rsidR="00847C0D" w:rsidRDefault="00CC3326">
            <w:r>
              <w:rPr>
                <w:sz w:val="20"/>
                <w:szCs w:val="20"/>
                <w:lang w:val="pt-BR"/>
              </w:rPr>
              <w:t>RF07, RNF04</w:t>
            </w:r>
          </w:p>
        </w:tc>
        <w:tc>
          <w:tcPr>
            <w:tcW w:w="1750" w:type="dxa"/>
            <w:tcMar>
              <w:top w:w="70" w:type="dxa"/>
              <w:left w:w="90" w:type="dxa"/>
              <w:bottom w:w="70" w:type="dxa"/>
              <w:right w:w="90" w:type="dxa"/>
            </w:tcMar>
          </w:tcPr>
          <w:p w14:paraId="659952E7"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460E66C6"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8C0B6A" w14:paraId="5FEC58CA" w14:textId="77777777">
        <w:tc>
          <w:tcPr>
            <w:tcW w:w="850" w:type="dxa"/>
            <w:tcMar>
              <w:top w:w="70" w:type="dxa"/>
              <w:left w:w="90" w:type="dxa"/>
              <w:bottom w:w="70" w:type="dxa"/>
              <w:right w:w="90" w:type="dxa"/>
            </w:tcMar>
          </w:tcPr>
          <w:p w14:paraId="0330BE30" w14:textId="77777777" w:rsidR="00847C0D" w:rsidRDefault="00CC3326">
            <w:r>
              <w:rPr>
                <w:sz w:val="20"/>
                <w:szCs w:val="20"/>
              </w:rPr>
              <w:t>CT09</w:t>
            </w:r>
          </w:p>
        </w:tc>
        <w:tc>
          <w:tcPr>
            <w:tcW w:w="3500" w:type="dxa"/>
            <w:tcMar>
              <w:top w:w="70" w:type="dxa"/>
              <w:left w:w="90" w:type="dxa"/>
              <w:bottom w:w="70" w:type="dxa"/>
              <w:right w:w="90" w:type="dxa"/>
            </w:tcMar>
          </w:tcPr>
          <w:p w14:paraId="7FFCD88D" w14:textId="77777777" w:rsidR="00847C0D" w:rsidRDefault="00CC3326">
            <w:r>
              <w:rPr>
                <w:sz w:val="20"/>
                <w:szCs w:val="20"/>
                <w:lang w:val="pt-BR"/>
              </w:rPr>
              <w:t>RF07</w:t>
            </w:r>
          </w:p>
        </w:tc>
        <w:tc>
          <w:tcPr>
            <w:tcW w:w="1750" w:type="dxa"/>
            <w:tcMar>
              <w:top w:w="70" w:type="dxa"/>
              <w:left w:w="90" w:type="dxa"/>
              <w:bottom w:w="70" w:type="dxa"/>
              <w:right w:w="90" w:type="dxa"/>
            </w:tcMar>
          </w:tcPr>
          <w:p w14:paraId="220CA45E"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5A0A8064" w14:textId="77777777" w:rsidR="00847C0D" w:rsidRPr="00430DB3" w:rsidRDefault="00CC3326">
            <w:pPr>
              <w:rPr>
                <w:lang w:val="pt-BR"/>
              </w:rPr>
            </w:pPr>
            <w:r>
              <w:rPr>
                <w:sz w:val="20"/>
                <w:szCs w:val="20"/>
                <w:lang w:val="pt-BR"/>
              </w:rPr>
              <w:t>Uma única telemetria por decisão; mensagem malformada descartada</w:t>
            </w:r>
          </w:p>
        </w:tc>
      </w:tr>
      <w:tr w:rsidR="00E01C3A" w:rsidRPr="008C0B6A" w14:paraId="1CA4748B" w14:textId="77777777">
        <w:tc>
          <w:tcPr>
            <w:tcW w:w="850" w:type="dxa"/>
            <w:tcMar>
              <w:top w:w="70" w:type="dxa"/>
              <w:left w:w="90" w:type="dxa"/>
              <w:bottom w:w="70" w:type="dxa"/>
              <w:right w:w="90" w:type="dxa"/>
            </w:tcMar>
          </w:tcPr>
          <w:p w14:paraId="09171CC5" w14:textId="77777777" w:rsidR="00847C0D" w:rsidRDefault="00CC3326">
            <w:r>
              <w:rPr>
                <w:sz w:val="20"/>
                <w:szCs w:val="20"/>
              </w:rPr>
              <w:t>CT10</w:t>
            </w:r>
          </w:p>
        </w:tc>
        <w:tc>
          <w:tcPr>
            <w:tcW w:w="3500" w:type="dxa"/>
            <w:tcMar>
              <w:top w:w="70" w:type="dxa"/>
              <w:left w:w="90" w:type="dxa"/>
              <w:bottom w:w="70" w:type="dxa"/>
              <w:right w:w="90" w:type="dxa"/>
            </w:tcMar>
          </w:tcPr>
          <w:p w14:paraId="56B76DCF" w14:textId="77777777" w:rsidR="00847C0D" w:rsidRDefault="00CC3326">
            <w:r>
              <w:rPr>
                <w:sz w:val="20"/>
                <w:szCs w:val="20"/>
                <w:lang w:val="pt-BR"/>
              </w:rPr>
              <w:t>RF09</w:t>
            </w:r>
          </w:p>
        </w:tc>
        <w:tc>
          <w:tcPr>
            <w:tcW w:w="1750" w:type="dxa"/>
            <w:tcMar>
              <w:top w:w="70" w:type="dxa"/>
              <w:left w:w="90" w:type="dxa"/>
              <w:bottom w:w="70" w:type="dxa"/>
              <w:right w:w="90" w:type="dxa"/>
            </w:tcMar>
          </w:tcPr>
          <w:p w14:paraId="55FC7989"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51CF66B8"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8C0B6A" w14:paraId="3B310894" w14:textId="77777777">
        <w:tc>
          <w:tcPr>
            <w:tcW w:w="850" w:type="dxa"/>
            <w:tcMar>
              <w:top w:w="70" w:type="dxa"/>
              <w:left w:w="90" w:type="dxa"/>
              <w:bottom w:w="70" w:type="dxa"/>
              <w:right w:w="90" w:type="dxa"/>
            </w:tcMar>
          </w:tcPr>
          <w:p w14:paraId="6C17A7D9" w14:textId="77777777" w:rsidR="00847C0D" w:rsidRDefault="00CC3326">
            <w:r>
              <w:rPr>
                <w:sz w:val="20"/>
                <w:szCs w:val="20"/>
              </w:rPr>
              <w:t>CT11</w:t>
            </w:r>
          </w:p>
        </w:tc>
        <w:tc>
          <w:tcPr>
            <w:tcW w:w="3500" w:type="dxa"/>
            <w:tcMar>
              <w:top w:w="70" w:type="dxa"/>
              <w:left w:w="90" w:type="dxa"/>
              <w:bottom w:w="70" w:type="dxa"/>
              <w:right w:w="90" w:type="dxa"/>
            </w:tcMar>
          </w:tcPr>
          <w:p w14:paraId="628F283D" w14:textId="77777777" w:rsidR="00847C0D" w:rsidRDefault="00CC3326">
            <w:r>
              <w:rPr>
                <w:sz w:val="20"/>
                <w:szCs w:val="20"/>
                <w:lang w:val="pt-BR"/>
              </w:rPr>
              <w:t>RF10</w:t>
            </w:r>
          </w:p>
        </w:tc>
        <w:tc>
          <w:tcPr>
            <w:tcW w:w="1750" w:type="dxa"/>
            <w:tcMar>
              <w:top w:w="70" w:type="dxa"/>
              <w:left w:w="90" w:type="dxa"/>
              <w:bottom w:w="70" w:type="dxa"/>
              <w:right w:w="90" w:type="dxa"/>
            </w:tcMar>
          </w:tcPr>
          <w:p w14:paraId="2907A878"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25D6C42F" w14:textId="77777777" w:rsidR="00847C0D" w:rsidRPr="00430DB3" w:rsidRDefault="00CC3326">
            <w:pPr>
              <w:rPr>
                <w:lang w:val="pt-BR"/>
              </w:rPr>
            </w:pPr>
            <w:r>
              <w:rPr>
                <w:sz w:val="20"/>
                <w:szCs w:val="20"/>
                <w:lang w:val="pt-BR"/>
              </w:rPr>
              <w:t>Cada execução enxerga só os próprios eventos; resultados idênticos</w:t>
            </w:r>
          </w:p>
        </w:tc>
      </w:tr>
      <w:tr w:rsidR="00E01C3A" w:rsidRPr="008C0B6A" w14:paraId="6A12E408" w14:textId="77777777">
        <w:tc>
          <w:tcPr>
            <w:tcW w:w="850" w:type="dxa"/>
            <w:tcMar>
              <w:top w:w="70" w:type="dxa"/>
              <w:left w:w="90" w:type="dxa"/>
              <w:bottom w:w="70" w:type="dxa"/>
              <w:right w:w="90" w:type="dxa"/>
            </w:tcMar>
          </w:tcPr>
          <w:p w14:paraId="6322F6DF" w14:textId="77777777" w:rsidR="00847C0D" w:rsidRDefault="00CC3326">
            <w:r>
              <w:rPr>
                <w:sz w:val="20"/>
                <w:szCs w:val="20"/>
              </w:rPr>
              <w:t>CT12</w:t>
            </w:r>
          </w:p>
        </w:tc>
        <w:tc>
          <w:tcPr>
            <w:tcW w:w="3500" w:type="dxa"/>
            <w:tcMar>
              <w:top w:w="70" w:type="dxa"/>
              <w:left w:w="90" w:type="dxa"/>
              <w:bottom w:w="70" w:type="dxa"/>
              <w:right w:w="90" w:type="dxa"/>
            </w:tcMar>
          </w:tcPr>
          <w:p w14:paraId="4F65B26F" w14:textId="77777777" w:rsidR="00847C0D" w:rsidRDefault="00CC3326">
            <w:r>
              <w:rPr>
                <w:sz w:val="20"/>
                <w:szCs w:val="20"/>
                <w:lang w:val="pt-BR"/>
              </w:rPr>
              <w:t>RF11</w:t>
            </w:r>
          </w:p>
        </w:tc>
        <w:tc>
          <w:tcPr>
            <w:tcW w:w="1750" w:type="dxa"/>
            <w:tcMar>
              <w:top w:w="70" w:type="dxa"/>
              <w:left w:w="90" w:type="dxa"/>
              <w:bottom w:w="70" w:type="dxa"/>
              <w:right w:w="90" w:type="dxa"/>
            </w:tcMar>
          </w:tcPr>
          <w:p w14:paraId="0B7B3BF9"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11B8654D"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8C0B6A" w14:paraId="4A2FA941" w14:textId="77777777">
        <w:tc>
          <w:tcPr>
            <w:tcW w:w="850" w:type="dxa"/>
            <w:tcMar>
              <w:top w:w="70" w:type="dxa"/>
              <w:left w:w="90" w:type="dxa"/>
              <w:bottom w:w="70" w:type="dxa"/>
              <w:right w:w="90" w:type="dxa"/>
            </w:tcMar>
          </w:tcPr>
          <w:p w14:paraId="71C2F56C" w14:textId="77777777" w:rsidR="00847C0D" w:rsidRDefault="00CC3326">
            <w:r>
              <w:rPr>
                <w:sz w:val="20"/>
                <w:szCs w:val="20"/>
              </w:rPr>
              <w:t>CT13</w:t>
            </w:r>
          </w:p>
        </w:tc>
        <w:tc>
          <w:tcPr>
            <w:tcW w:w="3500" w:type="dxa"/>
            <w:tcMar>
              <w:top w:w="70" w:type="dxa"/>
              <w:left w:w="90" w:type="dxa"/>
              <w:bottom w:w="70" w:type="dxa"/>
              <w:right w:w="90" w:type="dxa"/>
            </w:tcMar>
          </w:tcPr>
          <w:p w14:paraId="5F4E2D5D" w14:textId="77777777" w:rsidR="00847C0D" w:rsidRDefault="00CC3326">
            <w:r>
              <w:rPr>
                <w:sz w:val="20"/>
                <w:szCs w:val="20"/>
                <w:lang w:val="pt-BR"/>
              </w:rPr>
              <w:t>RF12</w:t>
            </w:r>
          </w:p>
        </w:tc>
        <w:tc>
          <w:tcPr>
            <w:tcW w:w="1750" w:type="dxa"/>
            <w:tcMar>
              <w:top w:w="70" w:type="dxa"/>
              <w:left w:w="90" w:type="dxa"/>
              <w:bottom w:w="70" w:type="dxa"/>
              <w:right w:w="90" w:type="dxa"/>
            </w:tcMar>
          </w:tcPr>
          <w:p w14:paraId="552F2FD0"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0E4A0F0A" w14:textId="77777777" w:rsidR="00847C0D" w:rsidRPr="00430DB3" w:rsidRDefault="00CC3326">
            <w:pPr>
              <w:rPr>
                <w:lang w:val="pt-BR"/>
              </w:rPr>
            </w:pPr>
            <w:r>
              <w:rPr>
                <w:sz w:val="20"/>
                <w:szCs w:val="20"/>
                <w:lang w:val="pt-BR"/>
              </w:rPr>
              <w:t>2,50 Wh a 40 W; razão entre regimes independente da potência</w:t>
            </w:r>
          </w:p>
        </w:tc>
      </w:tr>
      <w:tr w:rsidR="00E01C3A" w:rsidRPr="008C0B6A" w14:paraId="6D4446FF" w14:textId="77777777">
        <w:tc>
          <w:tcPr>
            <w:tcW w:w="850" w:type="dxa"/>
            <w:tcMar>
              <w:top w:w="70" w:type="dxa"/>
              <w:left w:w="90" w:type="dxa"/>
              <w:bottom w:w="70" w:type="dxa"/>
              <w:right w:w="90" w:type="dxa"/>
            </w:tcMar>
          </w:tcPr>
          <w:p w14:paraId="217D0C6A" w14:textId="77777777" w:rsidR="00847C0D" w:rsidRDefault="00CC3326">
            <w:r>
              <w:rPr>
                <w:sz w:val="20"/>
                <w:szCs w:val="20"/>
              </w:rPr>
              <w:t>CT14</w:t>
            </w:r>
          </w:p>
        </w:tc>
        <w:tc>
          <w:tcPr>
            <w:tcW w:w="3500" w:type="dxa"/>
            <w:tcMar>
              <w:top w:w="70" w:type="dxa"/>
              <w:left w:w="90" w:type="dxa"/>
              <w:bottom w:w="70" w:type="dxa"/>
              <w:right w:w="90" w:type="dxa"/>
            </w:tcMar>
          </w:tcPr>
          <w:p w14:paraId="55520444" w14:textId="77777777" w:rsidR="00847C0D" w:rsidRDefault="00CC3326">
            <w:r>
              <w:rPr>
                <w:sz w:val="20"/>
                <w:szCs w:val="20"/>
                <w:lang w:val="pt-BR"/>
              </w:rPr>
              <w:t>RF08</w:t>
            </w:r>
          </w:p>
        </w:tc>
        <w:tc>
          <w:tcPr>
            <w:tcW w:w="1750" w:type="dxa"/>
            <w:tcMar>
              <w:top w:w="70" w:type="dxa"/>
              <w:left w:w="90" w:type="dxa"/>
              <w:bottom w:w="70" w:type="dxa"/>
              <w:right w:w="90" w:type="dxa"/>
            </w:tcMar>
          </w:tcPr>
          <w:p w14:paraId="467A82AA"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64F3850E"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8C0B6A" w14:paraId="097D349F" w14:textId="77777777">
        <w:tc>
          <w:tcPr>
            <w:tcW w:w="850" w:type="dxa"/>
            <w:tcMar>
              <w:top w:w="70" w:type="dxa"/>
              <w:left w:w="90" w:type="dxa"/>
              <w:bottom w:w="70" w:type="dxa"/>
              <w:right w:w="90" w:type="dxa"/>
            </w:tcMar>
          </w:tcPr>
          <w:p w14:paraId="6F648777" w14:textId="77777777" w:rsidR="00847C0D" w:rsidRDefault="00CC3326">
            <w:r>
              <w:rPr>
                <w:sz w:val="20"/>
                <w:szCs w:val="20"/>
              </w:rPr>
              <w:t>CT15</w:t>
            </w:r>
          </w:p>
        </w:tc>
        <w:tc>
          <w:tcPr>
            <w:tcW w:w="3500" w:type="dxa"/>
            <w:tcMar>
              <w:top w:w="70" w:type="dxa"/>
              <w:left w:w="90" w:type="dxa"/>
              <w:bottom w:w="70" w:type="dxa"/>
              <w:right w:w="90" w:type="dxa"/>
            </w:tcMar>
          </w:tcPr>
          <w:p w14:paraId="7EADD08B" w14:textId="77777777" w:rsidR="00847C0D" w:rsidRDefault="00CC3326">
            <w:r>
              <w:rPr>
                <w:sz w:val="20"/>
                <w:szCs w:val="20"/>
                <w:lang w:val="pt-BR"/>
              </w:rPr>
              <w:t>RF05, RF06</w:t>
            </w:r>
          </w:p>
        </w:tc>
        <w:tc>
          <w:tcPr>
            <w:tcW w:w="1750" w:type="dxa"/>
            <w:tcMar>
              <w:top w:w="70" w:type="dxa"/>
              <w:left w:w="90" w:type="dxa"/>
              <w:bottom w:w="70" w:type="dxa"/>
              <w:right w:w="90" w:type="dxa"/>
            </w:tcMar>
          </w:tcPr>
          <w:p w14:paraId="6D266F7C"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768FE626"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8C0B6A" w14:paraId="2E96CC73" w14:textId="77777777">
        <w:tc>
          <w:tcPr>
            <w:tcW w:w="850" w:type="dxa"/>
            <w:tcMar>
              <w:top w:w="70" w:type="dxa"/>
              <w:left w:w="90" w:type="dxa"/>
              <w:bottom w:w="70" w:type="dxa"/>
              <w:right w:w="90" w:type="dxa"/>
            </w:tcMar>
          </w:tcPr>
          <w:p w14:paraId="23587222" w14:textId="77777777" w:rsidR="00847C0D" w:rsidRDefault="00CC3326">
            <w:r>
              <w:rPr>
                <w:sz w:val="20"/>
                <w:szCs w:val="20"/>
              </w:rPr>
              <w:t>CT16</w:t>
            </w:r>
          </w:p>
        </w:tc>
        <w:tc>
          <w:tcPr>
            <w:tcW w:w="3500" w:type="dxa"/>
            <w:tcMar>
              <w:top w:w="70" w:type="dxa"/>
              <w:left w:w="90" w:type="dxa"/>
              <w:bottom w:w="70" w:type="dxa"/>
              <w:right w:w="90" w:type="dxa"/>
            </w:tcMar>
          </w:tcPr>
          <w:p w14:paraId="131F48F0" w14:textId="77777777" w:rsidR="00847C0D" w:rsidRDefault="00CC3326">
            <w:r>
              <w:rPr>
                <w:sz w:val="20"/>
                <w:szCs w:val="20"/>
                <w:lang w:val="pt-BR"/>
              </w:rPr>
              <w:t>RF11</w:t>
            </w:r>
          </w:p>
        </w:tc>
        <w:tc>
          <w:tcPr>
            <w:tcW w:w="1750" w:type="dxa"/>
            <w:tcMar>
              <w:top w:w="70" w:type="dxa"/>
              <w:left w:w="90" w:type="dxa"/>
              <w:bottom w:w="70" w:type="dxa"/>
              <w:right w:w="90" w:type="dxa"/>
            </w:tcMar>
          </w:tcPr>
          <w:p w14:paraId="323DD6B6"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0962CE73" w14:textId="77777777" w:rsidR="00847C0D" w:rsidRPr="00430DB3" w:rsidRDefault="00CC3326">
            <w:pPr>
              <w:rPr>
                <w:lang w:val="pt-BR"/>
              </w:rPr>
            </w:pPr>
            <w:r>
              <w:rPr>
                <w:sz w:val="20"/>
                <w:szCs w:val="20"/>
                <w:lang w:val="pt-BR"/>
              </w:rPr>
              <w:t>Alerta de falha total aberto e encerrado ao religar</w:t>
            </w:r>
          </w:p>
        </w:tc>
      </w:tr>
      <w:tr w:rsidR="00E01C3A" w:rsidRPr="008C0B6A" w14:paraId="71536532" w14:textId="77777777">
        <w:tc>
          <w:tcPr>
            <w:tcW w:w="850" w:type="dxa"/>
            <w:tcMar>
              <w:top w:w="70" w:type="dxa"/>
              <w:left w:w="90" w:type="dxa"/>
              <w:bottom w:w="70" w:type="dxa"/>
              <w:right w:w="90" w:type="dxa"/>
            </w:tcMar>
          </w:tcPr>
          <w:p w14:paraId="6A2E13DE" w14:textId="77777777" w:rsidR="00847C0D" w:rsidRDefault="00CC3326">
            <w:r>
              <w:rPr>
                <w:sz w:val="20"/>
                <w:szCs w:val="20"/>
              </w:rPr>
              <w:t>CT17</w:t>
            </w:r>
          </w:p>
        </w:tc>
        <w:tc>
          <w:tcPr>
            <w:tcW w:w="3500" w:type="dxa"/>
            <w:tcMar>
              <w:top w:w="70" w:type="dxa"/>
              <w:left w:w="90" w:type="dxa"/>
              <w:bottom w:w="70" w:type="dxa"/>
              <w:right w:w="90" w:type="dxa"/>
            </w:tcMar>
          </w:tcPr>
          <w:p w14:paraId="04BD1F6B" w14:textId="77777777" w:rsidR="00847C0D" w:rsidRDefault="00CC3326">
            <w:r>
              <w:rPr>
                <w:sz w:val="20"/>
                <w:szCs w:val="20"/>
                <w:lang w:val="pt-BR"/>
              </w:rPr>
              <w:t>RNF03</w:t>
            </w:r>
          </w:p>
        </w:tc>
        <w:tc>
          <w:tcPr>
            <w:tcW w:w="1750" w:type="dxa"/>
            <w:tcMar>
              <w:top w:w="70" w:type="dxa"/>
              <w:left w:w="90" w:type="dxa"/>
              <w:bottom w:w="70" w:type="dxa"/>
              <w:right w:w="90" w:type="dxa"/>
            </w:tcMar>
          </w:tcPr>
          <w:p w14:paraId="666AF155"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2FB94330" w14:textId="77777777" w:rsidR="00847C0D" w:rsidRPr="00430DB3" w:rsidRDefault="00CC3326">
            <w:pPr>
              <w:rPr>
                <w:lang w:val="pt-BR"/>
              </w:rPr>
            </w:pPr>
            <w:r>
              <w:rPr>
                <w:sz w:val="20"/>
                <w:szCs w:val="20"/>
                <w:lang w:val="pt-BR"/>
              </w:rPr>
              <w:t>Latência inferior a 180 s em todas as repetições</w:t>
            </w:r>
          </w:p>
        </w:tc>
      </w:tr>
      <w:tr w:rsidR="00E01C3A" w:rsidRPr="008C0B6A" w14:paraId="61DC964A" w14:textId="77777777">
        <w:tc>
          <w:tcPr>
            <w:tcW w:w="850" w:type="dxa"/>
            <w:tcMar>
              <w:top w:w="70" w:type="dxa"/>
              <w:left w:w="90" w:type="dxa"/>
              <w:bottom w:w="70" w:type="dxa"/>
              <w:right w:w="90" w:type="dxa"/>
            </w:tcMar>
          </w:tcPr>
          <w:p w14:paraId="275E2A6C" w14:textId="77777777" w:rsidR="00847C0D" w:rsidRDefault="00CC3326">
            <w:r>
              <w:rPr>
                <w:sz w:val="20"/>
                <w:szCs w:val="20"/>
              </w:rPr>
              <w:t>CT18</w:t>
            </w:r>
          </w:p>
        </w:tc>
        <w:tc>
          <w:tcPr>
            <w:tcW w:w="3500" w:type="dxa"/>
            <w:tcMar>
              <w:top w:w="70" w:type="dxa"/>
              <w:left w:w="90" w:type="dxa"/>
              <w:bottom w:w="70" w:type="dxa"/>
              <w:right w:w="90" w:type="dxa"/>
            </w:tcMar>
          </w:tcPr>
          <w:p w14:paraId="628E436E" w14:textId="77777777" w:rsidR="00847C0D" w:rsidRDefault="00CC3326">
            <w:r>
              <w:rPr>
                <w:sz w:val="20"/>
                <w:szCs w:val="20"/>
                <w:lang w:val="pt-BR"/>
              </w:rPr>
              <w:t>RNF07</w:t>
            </w:r>
          </w:p>
        </w:tc>
        <w:tc>
          <w:tcPr>
            <w:tcW w:w="1750" w:type="dxa"/>
            <w:tcMar>
              <w:top w:w="70" w:type="dxa"/>
              <w:left w:w="90" w:type="dxa"/>
              <w:bottom w:w="70" w:type="dxa"/>
              <w:right w:w="90" w:type="dxa"/>
            </w:tcMar>
          </w:tcPr>
          <w:p w14:paraId="06BDB6C5"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371954F2" w14:textId="77777777" w:rsidR="00847C0D" w:rsidRPr="00430DB3" w:rsidRDefault="00CC3326">
            <w:pPr>
              <w:rPr>
                <w:lang w:val="pt-BR"/>
              </w:rPr>
            </w:pPr>
            <w:r>
              <w:rPr>
                <w:sz w:val="20"/>
                <w:szCs w:val="20"/>
                <w:lang w:val="pt-BR"/>
              </w:rPr>
              <w:t>Nó no pleno ao vencer a validade do último comando, medido pelo sensor</w:t>
            </w:r>
          </w:p>
        </w:tc>
      </w:tr>
      <w:tr w:rsidR="00E01C3A" w:rsidRPr="008C0B6A" w14:paraId="2A777400" w14:textId="77777777">
        <w:tc>
          <w:tcPr>
            <w:tcW w:w="850" w:type="dxa"/>
            <w:tcMar>
              <w:top w:w="70" w:type="dxa"/>
              <w:left w:w="90" w:type="dxa"/>
              <w:bottom w:w="70" w:type="dxa"/>
              <w:right w:w="90" w:type="dxa"/>
            </w:tcMar>
          </w:tcPr>
          <w:p w14:paraId="667E6E92" w14:textId="77777777" w:rsidR="00847C0D" w:rsidRDefault="00CC3326">
            <w:r>
              <w:rPr>
                <w:sz w:val="20"/>
                <w:szCs w:val="20"/>
              </w:rPr>
              <w:t>CT19</w:t>
            </w:r>
          </w:p>
        </w:tc>
        <w:tc>
          <w:tcPr>
            <w:tcW w:w="3500" w:type="dxa"/>
            <w:tcMar>
              <w:top w:w="70" w:type="dxa"/>
              <w:left w:w="90" w:type="dxa"/>
              <w:bottom w:w="70" w:type="dxa"/>
              <w:right w:w="90" w:type="dxa"/>
            </w:tcMar>
          </w:tcPr>
          <w:p w14:paraId="1B64C124" w14:textId="77777777" w:rsidR="00847C0D" w:rsidRDefault="00CC3326">
            <w:r>
              <w:rPr>
                <w:sz w:val="20"/>
                <w:szCs w:val="20"/>
                <w:lang w:val="pt-BR"/>
              </w:rPr>
              <w:t>RNF06</w:t>
            </w:r>
          </w:p>
        </w:tc>
        <w:tc>
          <w:tcPr>
            <w:tcW w:w="1750" w:type="dxa"/>
            <w:tcMar>
              <w:top w:w="70" w:type="dxa"/>
              <w:left w:w="90" w:type="dxa"/>
              <w:bottom w:w="70" w:type="dxa"/>
              <w:right w:w="90" w:type="dxa"/>
            </w:tcMar>
          </w:tcPr>
          <w:p w14:paraId="03523D5A"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05084CD0" w14:textId="77777777" w:rsidR="00847C0D" w:rsidRPr="00430DB3" w:rsidRDefault="00CC3326">
            <w:pPr>
              <w:rPr>
                <w:lang w:val="pt-BR"/>
              </w:rPr>
            </w:pPr>
            <w:r>
              <w:rPr>
                <w:sz w:val="20"/>
                <w:szCs w:val="20"/>
                <w:lang w:val="pt-BR"/>
              </w:rPr>
              <w:t>Recusa sem credencial; canal cifrado negociado com credencial</w:t>
            </w:r>
          </w:p>
        </w:tc>
      </w:tr>
      <w:tr w:rsidR="00E01C3A" w:rsidRPr="008C0B6A" w14:paraId="1B2E8E64" w14:textId="77777777">
        <w:tc>
          <w:tcPr>
            <w:tcW w:w="850" w:type="dxa"/>
            <w:tcMar>
              <w:top w:w="70" w:type="dxa"/>
              <w:left w:w="90" w:type="dxa"/>
              <w:bottom w:w="70" w:type="dxa"/>
              <w:right w:w="90" w:type="dxa"/>
            </w:tcMar>
          </w:tcPr>
          <w:p w14:paraId="43A9E374" w14:textId="77777777" w:rsidR="00847C0D" w:rsidRDefault="00CC3326">
            <w:r>
              <w:rPr>
                <w:sz w:val="20"/>
                <w:szCs w:val="20"/>
              </w:rPr>
              <w:t>CT20</w:t>
            </w:r>
          </w:p>
        </w:tc>
        <w:tc>
          <w:tcPr>
            <w:tcW w:w="3500" w:type="dxa"/>
            <w:tcMar>
              <w:top w:w="70" w:type="dxa"/>
              <w:left w:w="90" w:type="dxa"/>
              <w:bottom w:w="70" w:type="dxa"/>
              <w:right w:w="90" w:type="dxa"/>
            </w:tcMar>
          </w:tcPr>
          <w:p w14:paraId="6787C453" w14:textId="77777777" w:rsidR="00847C0D" w:rsidRDefault="00CC3326">
            <w:r>
              <w:rPr>
                <w:sz w:val="20"/>
                <w:szCs w:val="20"/>
                <w:lang w:val="pt-BR"/>
              </w:rPr>
              <w:t>RNF09</w:t>
            </w:r>
          </w:p>
        </w:tc>
        <w:tc>
          <w:tcPr>
            <w:tcW w:w="1750" w:type="dxa"/>
            <w:tcMar>
              <w:top w:w="70" w:type="dxa"/>
              <w:left w:w="90" w:type="dxa"/>
              <w:bottom w:w="70" w:type="dxa"/>
              <w:right w:w="90" w:type="dxa"/>
            </w:tcMar>
          </w:tcPr>
          <w:p w14:paraId="5E838AF4"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77769492" w14:textId="77777777" w:rsidR="00847C0D" w:rsidRPr="00430DB3" w:rsidRDefault="00CC3326">
            <w:pPr>
              <w:rPr>
                <w:lang w:val="pt-BR"/>
              </w:rPr>
            </w:pPr>
            <w:r>
              <w:rPr>
                <w:sz w:val="20"/>
                <w:szCs w:val="20"/>
                <w:lang w:val="pt-BR"/>
              </w:rPr>
              <w:t>Comandado sem alteração do código do serviço</w:t>
            </w:r>
          </w:p>
        </w:tc>
      </w:tr>
    </w:tbl>
    <w:p w14:paraId="641954CA" w14:textId="77777777" w:rsidR="00847C0D" w:rsidRPr="00430DB3" w:rsidRDefault="00CC3326">
      <w:pPr>
        <w:spacing w:before="130" w:after="260"/>
        <w:rPr>
          <w:lang w:val="pt-BR"/>
        </w:rPr>
      </w:pPr>
      <w:r>
        <w:rPr>
          <w:sz w:val="20"/>
          <w:szCs w:val="20"/>
          <w:lang w:val="pt-BR"/>
        </w:rPr>
        <w:t>Fonte: Elaborado pelos autores (2026).</w:t>
      </w:r>
    </w:p>
    <w:p w14:paraId="3AD6A7A5" w14:textId="77777777" w:rsidR="00E01C3A" w:rsidRDefault="00CC3326">
      <w:pPr>
        <w:pStyle w:val="Heading3"/>
        <w:spacing w:before="360" w:after="240" w:line="360" w:lineRule="auto"/>
        <w:rPr>
          <w:lang w:val="pt-BR"/>
        </w:rPr>
      </w:pPr>
      <w:bookmarkStart w:id="54" w:name="_Toc242493258"/>
      <w:r>
        <w:rPr>
          <w:lang w:val="pt-BR"/>
        </w:rPr>
        <w:t>3.12.8 Cronograma de atividades</w:t>
      </w:r>
      <w:bookmarkEnd w:id="54"/>
    </w:p>
    <w:p w14:paraId="57EA2BBF" w14:textId="77777777" w:rsidR="00E01C3A" w:rsidRDefault="00CC3326">
      <w:pPr>
        <w:spacing w:after="120" w:line="360" w:lineRule="auto"/>
        <w:ind w:firstLine="709"/>
        <w:jc w:val="both"/>
        <w:rPr>
          <w:lang w:val="pt-BR"/>
        </w:rPr>
      </w:pPr>
      <w:r>
        <w:rPr>
          <w:lang w:val="pt-BR"/>
        </w:rPr>
        <w:t xml:space="preserve">O cronograma efetivamente seguido é o registrado no histórico de versões do repositório (Apêndice B), iniciado com o trabalho, que resultou da transição de um tema anterior. As atividades distribuíram-se nas seguintes fases, em 2026:</w:t>
      </w:r>
    </w:p>
    <w:p>
      <w:pPr>
        <w:pStyle w:val="ListParagraph"/>
        <w:numPr>
          <w:ilvl w:val="0"/>
          <w:numId w:val="2"/>
        </w:numPr>
        <w:spacing w:after="120" w:line="360" w:lineRule="auto"/>
        <w:jc w:val="both"/>
      </w:pPr>
      <w:r>
        <w:rPr>
          <w:lang w:val="pt-BR"/>
        </w:rPr>
        <w:t xml:space="preserve">16 de agosto a 13 de setembro: transição de tema e pesquisa documental, encerrada com o pré-projeto do tema atual.</w:t>
      </w:r>
    </w:p>
    <w:p>
      <w:pPr>
        <w:pStyle w:val="ListParagraph"/>
        <w:numPr>
          <w:ilvl w:val="0"/>
          <w:numId w:val="2"/>
        </w:numPr>
        <w:spacing w:after="120" w:line="360" w:lineRule="auto"/>
        <w:jc w:val="both"/>
      </w:pPr>
      <w:r>
        <w:rPr>
          <w:lang w:val="pt-BR"/>
        </w:rPr>
        <w:t xml:space="preserve">15 a 21 de setembro: especificação no texto do trabalho e primeiros incrementos — banco de dados, camada de verificação normativa com a suíte do invariante de segurança, inferência nebulosa, interface de dados urbanos e ciclo de decisão.</w:t>
      </w:r>
    </w:p>
    <w:p>
      <w:pPr>
        <w:pStyle w:val="ListParagraph"/>
        <w:numPr>
          <w:ilvl w:val="0"/>
          <w:numId w:val="2"/>
        </w:numPr>
        <w:spacing w:after="120" w:line="360" w:lineRule="auto"/>
        <w:jc w:val="both"/>
      </w:pPr>
      <w:r>
        <w:rPr>
          <w:lang w:val="pt-BR"/>
        </w:rPr>
        <w:t xml:space="preserve">22 a 27 de setembro: modelo de previsão, suíte de cenários, diagnóstico, estimativa de energia, painel, firmware do nó, implantação em máquina virtual e identificação espacial.</w:t>
      </w:r>
    </w:p>
    <w:p>
      <w:pPr>
        <w:pStyle w:val="ListParagraph"/>
        <w:numPr>
          <w:ilvl w:val="0"/>
          <w:numId w:val="2"/>
        </w:numPr>
        <w:spacing w:after="120" w:line="360" w:lineRule="auto"/>
        <w:jc w:val="both"/>
      </w:pPr>
      <w:r>
        <w:rPr>
          <w:lang w:val="pt-BR"/>
        </w:rPr>
        <w:t xml:space="preserve">29 de setembro a 1º de outubro: decisão por volume de 5 min com saída em degraus de classe e avaliação dos componentes de inteligência artificial, com protocolos fixados antes de cada execução.</w:t>
      </w:r>
    </w:p>
    <w:p>
      <w:pPr>
        <w:pStyle w:val="ListParagraph"/>
        <w:numPr>
          <w:ilvl w:val="0"/>
          <w:numId w:val="2"/>
        </w:numPr>
        <w:spacing w:after="120" w:line="360" w:lineRule="auto"/>
        <w:jc w:val="both"/>
      </w:pPr>
      <w:r>
        <w:rPr>
          <w:lang w:val="pt-BR"/>
        </w:rPr>
        <w:t xml:space="preserve">3 a 5 de outubro: conferência da calibração e primeira sessão de bancada dos casos CT15 a CT20.</w:t>
      </w:r>
    </w:p>
    <w:p>
      <w:pPr>
        <w:pStyle w:val="ListParagraph"/>
        <w:numPr>
          <w:ilvl w:val="0"/>
          <w:numId w:val="2"/>
        </w:numPr>
        <w:spacing w:after="120" w:line="360" w:lineRule="auto"/>
        <w:jc w:val="both"/>
      </w:pPr>
      <w:r>
        <w:rPr>
          <w:lang w:val="pt-BR"/>
        </w:rPr>
        <w:t xml:space="preserve">6 a 9 de outubro: comparação de modelos, troca da série de treino para Zurique, base de regras vigente, arquitetura de implantação e teste de sensibilidade da régua.</w:t>
      </w:r>
    </w:p>
    <w:p>
      <w:pPr>
        <w:pStyle w:val="ListParagraph"/>
        <w:numPr>
          <w:ilvl w:val="0"/>
          <w:numId w:val="2"/>
        </w:numPr>
        <w:spacing w:after="120" w:line="360" w:lineRule="auto"/>
        <w:jc w:val="both"/>
      </w:pPr>
      <w:r>
        <w:rPr>
          <w:lang w:val="pt-BR"/>
        </w:rPr>
        <w:t xml:space="preserve">10 de outubro: caixa nova da bancada, sessão final dos casos CT15 a CT20, estado do nó antes do comando na telemetria e consolidação dos resultados no texto.</w:t>
      </w:r>
    </w:p>
    <w:p w14:paraId="4D9D312D" w14:textId="77777777" w:rsidR="00E01C3A" w:rsidRDefault="00CC3326">
      <w:pPr>
        <w:pStyle w:val="Heading3"/>
        <w:spacing w:before="360" w:after="240" w:line="360" w:lineRule="auto"/>
        <w:rPr>
          <w:lang w:val="pt-BR"/>
        </w:rPr>
      </w:pPr>
      <w:bookmarkStart w:id="55" w:name="_Toc242493259"/>
      <w:r>
        <w:rPr>
          <w:lang w:val="pt-BR"/>
        </w:rPr>
        <w:t>3.12.9 Resultado da execução dos casos de teste</w:t>
      </w:r>
      <w:bookmarkEnd w:id="55"/>
    </w:p>
    <w:p w14:paraId="22746FAE"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67ED2200" w14:textId="77777777" w:rsidR="00044D5A" w:rsidRPr="008C0B6A" w:rsidRDefault="00000000">
      <w:pPr>
        <w:spacing w:after="120" w:line="360" w:lineRule="auto"/>
        <w:ind w:firstLine="709"/>
        <w:jc w:val="both"/>
        <w:rPr>
          <w:lang w:val="pt-BR"/>
        </w:rPr>
      </w:pPr>
      <w:r>
        <w:rPr>
          <w:highlight w:val="yellow"/>
          <w:lang w:val="pt-BR"/>
        </w:rPr>
        <w:t xml:space="preserve">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Concluída a rampa, uma ocorrência de segurança levou o nível ao pleno, e a telemetria dessa decisão registrou o nível 1,000 e 9,96 lux, junto do estado </w:t>
      </w:r>
      <w:r>
        <w:rPr>
          <w:highlight w:val="yellow"/>
          <w:lang w:val="pt-BR"/>
        </w:rPr>
        <w:t>anterior, de 0,625 e 6,23 lux, 0,3 % abaixo do esperado: o ponto em que a rampa terminou, que antes só ficava na saída serial do nó, ficou registrado no banco.</w:t>
      </w:r>
    </w:p>
    <w:p w14:paraId="0F3E5842" w14:textId="77777777" w:rsidR="00E01C3A" w:rsidRDefault="00CC3326">
      <w:pPr>
        <w:pStyle w:val="Heading2"/>
        <w:spacing w:before="360" w:after="240" w:line="360" w:lineRule="auto"/>
        <w:rPr>
          <w:lang w:val="pt-BR"/>
        </w:rPr>
      </w:pPr>
      <w:bookmarkStart w:id="56" w:name="_Toc242493260"/>
      <w:r>
        <w:rPr>
          <w:lang w:val="pt-BR"/>
        </w:rPr>
        <w:t>3.13 Banco de dados</w:t>
      </w:r>
      <w:bookmarkEnd w:id="56"/>
    </w:p>
    <w:p w14:paraId="65CC91EC" w14:textId="77777777" w:rsidR="00E01C3A" w:rsidRDefault="00CC3326">
      <w:pPr>
        <w:pStyle w:val="Heading3"/>
        <w:spacing w:before="320" w:after="200" w:line="360" w:lineRule="auto"/>
        <w:rPr>
          <w:lang w:val="pt-BR"/>
        </w:rPr>
      </w:pPr>
      <w:bookmarkStart w:id="57" w:name="_Toc242493261"/>
      <w:r>
        <w:rPr>
          <w:lang w:val="pt-BR"/>
        </w:rPr>
        <w:t>3.13.1 Modelo conceitual e justificativa da escolha</w:t>
      </w:r>
      <w:bookmarkEnd w:id="57"/>
    </w:p>
    <w:p w14:paraId="7407028B"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4BF97958"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3CB0FFB5"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6D4E9B51"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7BA96716" w14:textId="77777777" w:rsidR="006B1E66" w:rsidRPr="000F5B8B" w:rsidRDefault="00CC3326">
      <w:pPr>
        <w:keepNext/>
        <w:spacing w:before="260" w:after="130"/>
        <w:rPr>
          <w:lang w:val="pt-BR"/>
        </w:rPr>
      </w:pPr>
      <w:r>
        <w:rPr>
          <w:sz w:val="20"/>
          <w:szCs w:val="20"/>
          <w:lang w:val="pt-BR"/>
        </w:rPr>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743AD668" w14:textId="77777777">
        <w:trPr>
          <w:tblHeader/>
        </w:trPr>
        <w:tc>
          <w:tcPr>
            <w:tcW w:w="2100" w:type="dxa"/>
            <w:shd w:val="clear" w:color="auto" w:fill="EDEDED"/>
            <w:tcMar>
              <w:top w:w="70" w:type="dxa"/>
              <w:left w:w="90" w:type="dxa"/>
              <w:bottom w:w="70" w:type="dxa"/>
              <w:right w:w="90" w:type="dxa"/>
            </w:tcMar>
          </w:tcPr>
          <w:p w14:paraId="2CE4B027"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5C469711"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1B1E4B4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8C0B6A" w14:paraId="001BB7AD" w14:textId="77777777">
        <w:tc>
          <w:tcPr>
            <w:tcW w:w="2100" w:type="dxa"/>
            <w:tcMar>
              <w:top w:w="70" w:type="dxa"/>
              <w:left w:w="90" w:type="dxa"/>
              <w:bottom w:w="70" w:type="dxa"/>
              <w:right w:w="90" w:type="dxa"/>
            </w:tcMar>
          </w:tcPr>
          <w:p w14:paraId="1040380A"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0AB28C9C"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7EC90041"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8C0B6A" w14:paraId="00E89872" w14:textId="77777777">
        <w:tc>
          <w:tcPr>
            <w:tcW w:w="2100" w:type="dxa"/>
            <w:tcMar>
              <w:top w:w="70" w:type="dxa"/>
              <w:left w:w="90" w:type="dxa"/>
              <w:bottom w:w="70" w:type="dxa"/>
              <w:right w:w="90" w:type="dxa"/>
            </w:tcMar>
          </w:tcPr>
          <w:p w14:paraId="42621747"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823D7CF"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21B0056"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8C0B6A" w14:paraId="0009687E" w14:textId="77777777">
        <w:tc>
          <w:tcPr>
            <w:tcW w:w="2100" w:type="dxa"/>
            <w:tcMar>
              <w:top w:w="70" w:type="dxa"/>
              <w:left w:w="90" w:type="dxa"/>
              <w:bottom w:w="70" w:type="dxa"/>
              <w:right w:w="90" w:type="dxa"/>
            </w:tcMar>
          </w:tcPr>
          <w:p w14:paraId="762CFF8A"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37543ED4"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35FB2D66"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8C0B6A" w14:paraId="2D5D9380" w14:textId="77777777">
        <w:tc>
          <w:tcPr>
            <w:tcW w:w="2100" w:type="dxa"/>
            <w:tcMar>
              <w:top w:w="70" w:type="dxa"/>
              <w:left w:w="90" w:type="dxa"/>
              <w:bottom w:w="70" w:type="dxa"/>
              <w:right w:w="90" w:type="dxa"/>
            </w:tcMar>
          </w:tcPr>
          <w:p w14:paraId="03FA535D"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355CC2FF"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42B17836"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8C0B6A" w14:paraId="25533589" w14:textId="77777777">
        <w:tc>
          <w:tcPr>
            <w:tcW w:w="2100" w:type="dxa"/>
            <w:tcMar>
              <w:top w:w="70" w:type="dxa"/>
              <w:left w:w="90" w:type="dxa"/>
              <w:bottom w:w="70" w:type="dxa"/>
              <w:right w:w="90" w:type="dxa"/>
            </w:tcMar>
          </w:tcPr>
          <w:p w14:paraId="79F04DD8"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2E7481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4DC54E2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8C0B6A" w14:paraId="5F8C7AD2" w14:textId="77777777">
        <w:tc>
          <w:tcPr>
            <w:tcW w:w="2100" w:type="dxa"/>
            <w:tcMar>
              <w:top w:w="70" w:type="dxa"/>
              <w:left w:w="90" w:type="dxa"/>
              <w:bottom w:w="70" w:type="dxa"/>
              <w:right w:w="90" w:type="dxa"/>
            </w:tcMar>
          </w:tcPr>
          <w:p w14:paraId="043991AE"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2F966993"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385CEA12"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8C0B6A" w14:paraId="0201FF96" w14:textId="77777777">
        <w:tc>
          <w:tcPr>
            <w:tcW w:w="2100" w:type="dxa"/>
            <w:tcMar>
              <w:top w:w="70" w:type="dxa"/>
              <w:left w:w="90" w:type="dxa"/>
              <w:bottom w:w="70" w:type="dxa"/>
              <w:right w:w="90" w:type="dxa"/>
            </w:tcMar>
          </w:tcPr>
          <w:p w14:paraId="2B50B2AA"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51E2FE92"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0C4D0693"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8C0B6A" w14:paraId="090756A5" w14:textId="77777777">
        <w:tc>
          <w:tcPr>
            <w:tcW w:w="2100" w:type="dxa"/>
            <w:tcMar>
              <w:top w:w="70" w:type="dxa"/>
              <w:left w:w="90" w:type="dxa"/>
              <w:bottom w:w="70" w:type="dxa"/>
              <w:right w:w="90" w:type="dxa"/>
            </w:tcMar>
          </w:tcPr>
          <w:p w14:paraId="21B6CA3A"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7C78D767"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42EC9470"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8C0B6A" w14:paraId="38CFD98F" w14:textId="77777777">
        <w:tc>
          <w:tcPr>
            <w:tcW w:w="2100" w:type="dxa"/>
            <w:tcMar>
              <w:top w:w="70" w:type="dxa"/>
              <w:left w:w="90" w:type="dxa"/>
              <w:bottom w:w="70" w:type="dxa"/>
              <w:right w:w="90" w:type="dxa"/>
            </w:tcMar>
          </w:tcPr>
          <w:p w14:paraId="7993B621"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32BF070D"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657E4953"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8C0B6A" w14:paraId="739B1D2A" w14:textId="77777777">
        <w:tc>
          <w:tcPr>
            <w:tcW w:w="2100" w:type="dxa"/>
            <w:tcMar>
              <w:top w:w="70" w:type="dxa"/>
              <w:left w:w="90" w:type="dxa"/>
              <w:bottom w:w="70" w:type="dxa"/>
              <w:right w:w="90" w:type="dxa"/>
            </w:tcMar>
          </w:tcPr>
          <w:p w14:paraId="18DA05B7"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7F19EAE2"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2054E327"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8C0B6A" w14:paraId="297BAB08" w14:textId="77777777">
        <w:tc>
          <w:tcPr>
            <w:tcW w:w="2100" w:type="dxa"/>
            <w:tcMar>
              <w:top w:w="70" w:type="dxa"/>
              <w:left w:w="90" w:type="dxa"/>
              <w:bottom w:w="70" w:type="dxa"/>
              <w:right w:w="90" w:type="dxa"/>
            </w:tcMar>
          </w:tcPr>
          <w:p w14:paraId="20BAD7D6"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3AF6DEB8"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CB189B" w14:textId="77777777" w:rsidR="00847C0D" w:rsidRPr="00430DB3" w:rsidRDefault="00CC3326">
            <w:pPr>
              <w:rPr>
                <w:lang w:val="pt-BR"/>
              </w:rPr>
            </w:pPr>
            <w:r>
              <w:rPr>
                <w:sz w:val="20"/>
                <w:szCs w:val="20"/>
                <w:lang w:val="pt-BR"/>
              </w:rPr>
              <w:t>Registra a residual de cada sessão e a regra de descarte de 3.4.3</w:t>
            </w:r>
          </w:p>
        </w:tc>
      </w:tr>
      <w:tr w:rsidR="006B1E66" w:rsidRPr="008C0B6A" w14:paraId="03956AC7" w14:textId="77777777">
        <w:tc>
          <w:tcPr>
            <w:tcW w:w="2100" w:type="dxa"/>
            <w:tcMar>
              <w:top w:w="70" w:type="dxa"/>
              <w:left w:w="90" w:type="dxa"/>
              <w:bottom w:w="70" w:type="dxa"/>
              <w:right w:w="90" w:type="dxa"/>
            </w:tcMar>
          </w:tcPr>
          <w:p w14:paraId="085D18A4"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76871109"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36A56EB8"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8C0B6A" w14:paraId="0939246D" w14:textId="77777777">
        <w:tc>
          <w:tcPr>
            <w:tcW w:w="2100" w:type="dxa"/>
            <w:tcMar>
              <w:top w:w="70" w:type="dxa"/>
              <w:left w:w="90" w:type="dxa"/>
              <w:bottom w:w="70" w:type="dxa"/>
              <w:right w:w="90" w:type="dxa"/>
            </w:tcMar>
          </w:tcPr>
          <w:p w14:paraId="162E1748"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013FE779"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0B9FB6EC" w14:textId="77777777" w:rsidR="00847C0D" w:rsidRPr="00430DB3" w:rsidRDefault="00CC3326">
            <w:pPr>
              <w:rPr>
                <w:lang w:val="pt-BR"/>
              </w:rPr>
            </w:pPr>
            <w:r>
              <w:rPr>
                <w:sz w:val="20"/>
                <w:szCs w:val="20"/>
                <w:lang w:val="pt-BR"/>
              </w:rPr>
              <w:t>Registra os alertas de falha total e de perda de controle (RF11)</w:t>
            </w:r>
          </w:p>
        </w:tc>
      </w:tr>
      <w:tr w:rsidR="006B1E66" w:rsidRPr="008C0B6A" w14:paraId="3B8FD594" w14:textId="77777777">
        <w:tc>
          <w:tcPr>
            <w:tcW w:w="2100" w:type="dxa"/>
            <w:tcMar>
              <w:top w:w="70" w:type="dxa"/>
              <w:left w:w="90" w:type="dxa"/>
              <w:bottom w:w="70" w:type="dxa"/>
              <w:right w:w="90" w:type="dxa"/>
            </w:tcMar>
          </w:tcPr>
          <w:p w14:paraId="70371A6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0CFD282B"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6FAB8C9" w14:textId="77777777" w:rsidR="00847C0D" w:rsidRPr="00430DB3" w:rsidRDefault="00CC3326">
            <w:pPr>
              <w:rPr>
                <w:lang w:val="pt-BR"/>
              </w:rPr>
            </w:pPr>
            <w:r>
              <w:rPr>
                <w:sz w:val="20"/>
                <w:szCs w:val="20"/>
                <w:lang w:val="pt-BR"/>
              </w:rPr>
              <w:t>Luminárias do Quadro 9, lidas pela estimativa de energia</w:t>
            </w:r>
          </w:p>
        </w:tc>
      </w:tr>
    </w:tbl>
    <w:p w14:paraId="18017173" w14:textId="77777777" w:rsidR="006B1E66" w:rsidRPr="000F5B8B" w:rsidRDefault="00CC3326">
      <w:pPr>
        <w:spacing w:before="130" w:after="260"/>
        <w:rPr>
          <w:lang w:val="pt-BR"/>
        </w:rPr>
      </w:pPr>
      <w:r>
        <w:rPr>
          <w:sz w:val="20"/>
          <w:szCs w:val="20"/>
          <w:lang w:val="pt-BR"/>
        </w:rPr>
        <w:t>Fonte: Elaborado pelos autores (2026).</w:t>
      </w:r>
    </w:p>
    <w:p w14:paraId="0A6A04B9"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2043ECAC"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68DB568D" w14:textId="77777777" w:rsidR="00E01C3A" w:rsidRDefault="00CC3326">
      <w:pPr>
        <w:pStyle w:val="Heading3"/>
        <w:spacing w:before="320" w:after="200" w:line="360" w:lineRule="auto"/>
        <w:rPr>
          <w:lang w:val="pt-BR"/>
        </w:rPr>
      </w:pPr>
      <w:bookmarkStart w:id="58" w:name="_Toc242493262"/>
      <w:r>
        <w:rPr>
          <w:lang w:val="pt-BR"/>
        </w:rPr>
        <w:t>3.13.2 Modelo lógico: diagrama entidade-relacionamento</w:t>
      </w:r>
      <w:bookmarkEnd w:id="58"/>
    </w:p>
    <w:p w14:paraId="419457C8" w14:textId="77777777" w:rsidR="00E01C3A" w:rsidRDefault="00CC3326">
      <w:pPr>
        <w:spacing w:after="120" w:line="360" w:lineRule="auto"/>
        <w:ind w:firstLine="709"/>
        <w:jc w:val="both"/>
        <w:rPr>
          <w:lang w:val="pt-BR"/>
        </w:rPr>
      </w:pPr>
      <w:r>
        <w:rPr>
          <w:lang w:val="pt-BR"/>
        </w:rPr>
        <w:t xml:space="preserve">A </w:t>
      </w:r>
      <w:r>
        <w:rPr>
          <w:lang w:val="pt-BR"/>
        </w:rPr>
        <w:t xml:space="preserve">Figura 10</w:t>
      </w:r>
      <w:r>
        <w:rPr>
          <w:lang w:val="pt-BR"/>
        </w:rPr>
        <w:t xml:space="preserve">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72F87775" w14:textId="77777777" w:rsidR="00E01C3A" w:rsidRDefault="00CC3326">
      <w:pPr>
        <w:keepNext/>
        <w:spacing w:before="130" w:after="60"/>
        <w:jc w:val="center"/>
        <w:rPr>
          <w:lang w:val="pt-BR"/>
        </w:rPr>
      </w:pPr>
      <w:r>
        <w:rPr>
          <w:sz w:val="20"/>
          <w:szCs w:val="20"/>
          <w:lang w:val="pt-BR"/>
        </w:rPr>
        <w:t xml:space="preserve">Figura 10</w:t>
      </w:r>
      <w:r>
        <w:rPr>
          <w:sz w:val="20"/>
          <w:szCs w:val="20"/>
          <w:lang w:val="pt-BR"/>
        </w:rPr>
        <w:t xml:space="preserve"> – Diagrama entidade-relacionamento do banco de dados</w:t>
      </w:r>
    </w:p>
    <w:p w14:paraId="410BC19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4"/>
                    <a:stretch>
                      <a:fillRect/>
                    </a:stretch>
                  </pic:blipFill>
                  <pic:spPr>
                    <a:xfrm>
                      <a:off x="0" y="0"/>
                      <a:ext cx="5400000" cy="5035955"/>
                    </a:xfrm>
                    <a:prstGeom prst="rect">
                      <a:avLst/>
                    </a:prstGeom>
                  </pic:spPr>
                </pic:pic>
              </a:graphicData>
            </a:graphic>
          </wp:inline>
        </w:drawing>
      </w:r>
    </w:p>
    <w:p w14:paraId="7B0F4C1E" w14:textId="77777777" w:rsidR="00E01C3A" w:rsidRDefault="00CC3326">
      <w:pPr>
        <w:spacing w:after="280"/>
        <w:jc w:val="center"/>
        <w:rPr>
          <w:lang w:val="pt-BR"/>
        </w:rPr>
      </w:pPr>
      <w:r>
        <w:rPr>
          <w:sz w:val="20"/>
          <w:szCs w:val="20"/>
          <w:lang w:val="pt-BR"/>
        </w:rPr>
        <w:t>Fonte: Elaborado pelos autores (2026).</w:t>
      </w:r>
    </w:p>
    <w:p w14:paraId="14E821E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286A1A80"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09876A15"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2AFD6958" w14:textId="77777777" w:rsidR="00E01C3A" w:rsidRDefault="00CC3326">
      <w:pPr>
        <w:pStyle w:val="Heading3"/>
        <w:spacing w:before="320" w:after="200" w:line="360" w:lineRule="auto"/>
        <w:rPr>
          <w:lang w:val="pt-BR"/>
        </w:rPr>
      </w:pPr>
      <w:bookmarkStart w:id="59" w:name="_Toc242493263"/>
      <w:r>
        <w:rPr>
          <w:lang w:val="pt-BR"/>
        </w:rPr>
        <w:t>3.13.3 Modelo físico: tabelas, domínios e restrições</w:t>
      </w:r>
      <w:bookmarkEnd w:id="59"/>
    </w:p>
    <w:p w14:paraId="56BF13E8" w14:textId="77777777" w:rsidR="00E01C3A" w:rsidRDefault="00CC3326">
      <w:pPr>
        <w:spacing w:after="120" w:line="360" w:lineRule="auto"/>
        <w:ind w:firstLine="709"/>
        <w:jc w:val="both"/>
        <w:rPr>
          <w:lang w:val="pt-BR"/>
        </w:rPr>
      </w:pPr>
      <w:r>
        <w:rPr>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7B6B9B4C" w14:textId="77777777" w:rsidR="00847C0D" w:rsidRPr="00430DB3" w:rsidRDefault="00CC3326">
      <w:pPr>
        <w:keepNext/>
        <w:spacing w:before="260" w:after="130"/>
        <w:rPr>
          <w:lang w:val="pt-BR"/>
        </w:rPr>
      </w:pPr>
      <w:r>
        <w:rPr>
          <w:sz w:val="20"/>
          <w:szCs w:val="20"/>
          <w:lang w:val="pt-BR"/>
        </w:rPr>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47914F03" w14:textId="77777777">
        <w:trPr>
          <w:tblHeader/>
        </w:trPr>
        <w:tc>
          <w:tcPr>
            <w:tcW w:w="2100" w:type="dxa"/>
            <w:shd w:val="clear" w:color="auto" w:fill="EDEDED"/>
            <w:tcMar>
              <w:top w:w="70" w:type="dxa"/>
              <w:left w:w="90" w:type="dxa"/>
              <w:bottom w:w="70" w:type="dxa"/>
              <w:right w:w="90" w:type="dxa"/>
            </w:tcMar>
          </w:tcPr>
          <w:p w14:paraId="6A31A1A7"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0D136501"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3C1688F7"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8C0B6A" w14:paraId="6F55D962" w14:textId="77777777">
        <w:tc>
          <w:tcPr>
            <w:tcW w:w="2100" w:type="dxa"/>
            <w:tcMar>
              <w:top w:w="70" w:type="dxa"/>
              <w:left w:w="90" w:type="dxa"/>
              <w:bottom w:w="70" w:type="dxa"/>
              <w:right w:w="90" w:type="dxa"/>
            </w:tcMar>
          </w:tcPr>
          <w:p w14:paraId="2C90F36B"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4FD714BB"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09432101"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8C0B6A" w14:paraId="5E95CFC5" w14:textId="77777777">
        <w:tc>
          <w:tcPr>
            <w:tcW w:w="2100" w:type="dxa"/>
            <w:tcMar>
              <w:top w:w="70" w:type="dxa"/>
              <w:left w:w="90" w:type="dxa"/>
              <w:bottom w:w="70" w:type="dxa"/>
              <w:right w:w="90" w:type="dxa"/>
            </w:tcMar>
          </w:tcPr>
          <w:p w14:paraId="4B818361"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29A06F7"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t>operacional em {operante, falha, manutenção, sem comunicação}; potência plena do segmento, positiva</w:t>
            </w:r>
          </w:p>
        </w:tc>
        <w:tc>
          <w:tcPr>
            <w:tcW w:w="3771" w:type="dxa"/>
            <w:tcMar>
              <w:top w:w="70" w:type="dxa"/>
              <w:left w:w="90" w:type="dxa"/>
              <w:bottom w:w="70" w:type="dxa"/>
              <w:right w:w="90" w:type="dxa"/>
            </w:tcMar>
          </w:tcPr>
          <w:p w14:paraId="2A0A0CB2" w14:textId="77777777" w:rsidR="00847C0D" w:rsidRPr="00430DB3" w:rsidRDefault="00CC3326">
            <w:pPr>
              <w:rPr>
                <w:lang w:val="pt-BR"/>
              </w:rPr>
            </w:pPr>
            <w:r>
              <w:rPr>
                <w:sz w:val="20"/>
                <w:szCs w:val="20"/>
                <w:lang w:val="pt-BR"/>
              </w:rPr>
              <w:t>Ponto comandado; o estado é atualizado pela presença do nó e pelo diagnóstico</w:t>
            </w:r>
          </w:p>
        </w:tc>
      </w:tr>
      <w:tr w:rsidR="006B1E66" w:rsidRPr="008C0B6A" w14:paraId="5661CEC4" w14:textId="77777777">
        <w:tc>
          <w:tcPr>
            <w:tcW w:w="2100" w:type="dxa"/>
            <w:tcMar>
              <w:top w:w="70" w:type="dxa"/>
              <w:left w:w="90" w:type="dxa"/>
              <w:bottom w:w="70" w:type="dxa"/>
              <w:right w:w="90" w:type="dxa"/>
            </w:tcMar>
          </w:tcPr>
          <w:p w14:paraId="3450A0DE"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1438387F"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4BDC1D6D"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8C0B6A" w14:paraId="748BB1A2" w14:textId="77777777">
        <w:tc>
          <w:tcPr>
            <w:tcW w:w="2100" w:type="dxa"/>
            <w:tcMar>
              <w:top w:w="70" w:type="dxa"/>
              <w:left w:w="90" w:type="dxa"/>
              <w:bottom w:w="70" w:type="dxa"/>
              <w:right w:w="90" w:type="dxa"/>
            </w:tcMar>
          </w:tcPr>
          <w:p w14:paraId="01460BD3"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7740503A"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7952B236" w14:textId="77777777" w:rsidR="00847C0D" w:rsidRPr="00430DB3" w:rsidRDefault="00CC3326">
            <w:pPr>
              <w:rPr>
                <w:lang w:val="pt-BR"/>
              </w:rPr>
            </w:pPr>
            <w:r>
              <w:rPr>
                <w:sz w:val="20"/>
                <w:szCs w:val="20"/>
                <w:lang w:val="pt-BR"/>
              </w:rPr>
              <w:t>Pontos de luz afetados por uma leitura e trechos que cada ponto enxerga</w:t>
            </w:r>
          </w:p>
        </w:tc>
      </w:tr>
      <w:tr w:rsidR="006B1E66" w:rsidRPr="008C0B6A" w14:paraId="2E860B89" w14:textId="77777777">
        <w:tc>
          <w:tcPr>
            <w:tcW w:w="2100" w:type="dxa"/>
            <w:tcMar>
              <w:top w:w="70" w:type="dxa"/>
              <w:left w:w="90" w:type="dxa"/>
              <w:bottom w:w="70" w:type="dxa"/>
              <w:right w:w="90" w:type="dxa"/>
            </w:tcMar>
          </w:tcPr>
          <w:p w14:paraId="2E2A82F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2FEF4C52"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0A4FB2AB"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8C0B6A" w14:paraId="2D3D623E" w14:textId="77777777">
        <w:tc>
          <w:tcPr>
            <w:tcW w:w="2100" w:type="dxa"/>
            <w:tcMar>
              <w:top w:w="70" w:type="dxa"/>
              <w:left w:w="90" w:type="dxa"/>
              <w:bottom w:w="70" w:type="dxa"/>
              <w:right w:w="90" w:type="dxa"/>
            </w:tcMar>
          </w:tcPr>
          <w:p w14:paraId="67755032"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A928EAB"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0377FD4F"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8C0B6A" w14:paraId="22F8500C" w14:textId="77777777">
        <w:tc>
          <w:tcPr>
            <w:tcW w:w="2100" w:type="dxa"/>
            <w:tcMar>
              <w:top w:w="70" w:type="dxa"/>
              <w:left w:w="90" w:type="dxa"/>
              <w:bottom w:w="70" w:type="dxa"/>
              <w:right w:w="90" w:type="dxa"/>
            </w:tcMar>
          </w:tcPr>
          <w:p w14:paraId="26EEB440"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2E85B8EB"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5B13D5A7"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8C0B6A" w14:paraId="36804D6B" w14:textId="77777777">
        <w:tc>
          <w:tcPr>
            <w:tcW w:w="2100" w:type="dxa"/>
            <w:tcMar>
              <w:top w:w="70" w:type="dxa"/>
              <w:left w:w="90" w:type="dxa"/>
              <w:bottom w:w="70" w:type="dxa"/>
              <w:right w:w="90" w:type="dxa"/>
            </w:tcMar>
          </w:tcPr>
          <w:p w14:paraId="2B2390D0"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0E7734BC"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E2EDA7B" w14:textId="77777777" w:rsidR="00847C0D" w:rsidRPr="00430DB3" w:rsidRDefault="00CC3326">
            <w:pPr>
              <w:rPr>
                <w:lang w:val="pt-BR"/>
              </w:rPr>
            </w:pPr>
            <w:r>
              <w:rPr>
                <w:sz w:val="20"/>
                <w:szCs w:val="20"/>
                <w:lang w:val="pt-BR"/>
              </w:rPr>
              <w:t>Versão da previsão que alimentou cada decisão (RNF04)</w:t>
            </w:r>
          </w:p>
        </w:tc>
      </w:tr>
      <w:tr w:rsidR="006B1E66" w:rsidRPr="008C0B6A" w14:paraId="5E0CABD4" w14:textId="77777777">
        <w:tc>
          <w:tcPr>
            <w:tcW w:w="2100" w:type="dxa"/>
            <w:tcMar>
              <w:top w:w="70" w:type="dxa"/>
              <w:left w:w="90" w:type="dxa"/>
              <w:bottom w:w="70" w:type="dxa"/>
              <w:right w:w="90" w:type="dxa"/>
            </w:tcMar>
          </w:tcPr>
          <w:p w14:paraId="7326C634"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318EABE8"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4965B63A" w14:textId="77777777" w:rsidR="00847C0D" w:rsidRPr="00430DB3" w:rsidRDefault="00CC3326">
            <w:pPr>
              <w:rPr>
                <w:lang w:val="pt-BR"/>
              </w:rPr>
            </w:pPr>
            <w:r>
              <w:rPr>
                <w:sz w:val="20"/>
                <w:szCs w:val="20"/>
                <w:lang w:val="pt-BR"/>
              </w:rPr>
              <w:t>Separa as execuções da suíte (RF10) e os modos comparados para H3</w:t>
            </w:r>
          </w:p>
        </w:tc>
      </w:tr>
      <w:tr w:rsidR="006B1E66" w:rsidRPr="008C0B6A" w14:paraId="6CC0C34F" w14:textId="77777777">
        <w:tc>
          <w:tcPr>
            <w:tcW w:w="2100" w:type="dxa"/>
            <w:tcMar>
              <w:top w:w="70" w:type="dxa"/>
              <w:left w:w="90" w:type="dxa"/>
              <w:bottom w:w="70" w:type="dxa"/>
              <w:right w:w="90" w:type="dxa"/>
            </w:tcMar>
          </w:tcPr>
          <w:p w14:paraId="2728DF46" w14:textId="77777777" w:rsidR="00847C0D" w:rsidRDefault="00CC3326">
            <w:proofErr w:type="spellStart"/>
            <w:r>
              <w:rPr>
                <w:sz w:val="20"/>
                <w:szCs w:val="20"/>
              </w:rPr>
              <w:t>decisao</w:t>
            </w:r>
            <w:proofErr w:type="spellEnd"/>
          </w:p>
        </w:tc>
        <w:tc>
          <w:tcPr>
            <w:tcW w:w="3200" w:type="dxa"/>
            <w:tcMar>
              <w:top w:w="70" w:type="dxa"/>
              <w:left w:w="90" w:type="dxa"/>
              <w:bottom w:w="70" w:type="dxa"/>
              <w:right w:w="90" w:type="dxa"/>
            </w:tcMar>
          </w:tcPr>
          <w:p w14:paraId="660A528D"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350DC80F" w14:textId="77777777" w:rsidR="00847C0D" w:rsidRPr="00430DB3" w:rsidRDefault="00CC3326">
            <w:pPr>
              <w:rPr>
                <w:lang w:val="pt-BR"/>
              </w:rPr>
            </w:pPr>
            <w:r>
              <w:rPr>
                <w:sz w:val="20"/>
                <w:szCs w:val="20"/>
                <w:lang w:val="pt-BR"/>
              </w:rPr>
              <w:t>Núcleo do registro de auditoria</w:t>
            </w:r>
          </w:p>
        </w:tc>
      </w:tr>
      <w:tr w:rsidR="006B1E66" w:rsidRPr="008C0B6A" w14:paraId="56F402F7" w14:textId="77777777">
        <w:tc>
          <w:tcPr>
            <w:tcW w:w="2100" w:type="dxa"/>
            <w:tcMar>
              <w:top w:w="70" w:type="dxa"/>
              <w:left w:w="90" w:type="dxa"/>
              <w:bottom w:w="70" w:type="dxa"/>
              <w:right w:w="90" w:type="dxa"/>
            </w:tcMar>
          </w:tcPr>
          <w:p w14:paraId="3A11A210"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51831D19"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2E002764"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8C0B6A" w14:paraId="2BF5C0A9" w14:textId="77777777">
        <w:tc>
          <w:tcPr>
            <w:tcW w:w="2100" w:type="dxa"/>
            <w:tcMar>
              <w:top w:w="70" w:type="dxa"/>
              <w:left w:w="90" w:type="dxa"/>
              <w:bottom w:w="70" w:type="dxa"/>
              <w:right w:w="90" w:type="dxa"/>
            </w:tcMar>
          </w:tcPr>
          <w:p w14:paraId="6A229D30"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CF52403"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3735E4E" w14:textId="77777777" w:rsidR="00847C0D" w:rsidRPr="00430DB3" w:rsidRDefault="00CC3326">
            <w:pPr>
              <w:rPr>
                <w:lang w:val="pt-BR"/>
              </w:rPr>
            </w:pPr>
            <w:r>
              <w:rPr>
                <w:sz w:val="20"/>
                <w:szCs w:val="20"/>
                <w:lang w:val="pt-BR"/>
              </w:rPr>
              <w:t>Residual subtraída das leituras e regra de descarte de 3.4.3</w:t>
            </w:r>
          </w:p>
        </w:tc>
      </w:tr>
      <w:tr w:rsidR="006B1E66" w:rsidRPr="008C0B6A" w14:paraId="6770A3D1" w14:textId="77777777">
        <w:tc>
          <w:tcPr>
            <w:tcW w:w="2100" w:type="dxa"/>
            <w:tcMar>
              <w:top w:w="70" w:type="dxa"/>
              <w:left w:w="90" w:type="dxa"/>
              <w:bottom w:w="70" w:type="dxa"/>
              <w:right w:w="90" w:type="dxa"/>
            </w:tcMar>
          </w:tcPr>
          <w:p w14:paraId="0DECE3A5"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53E5F906"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388F2AFB" w14:textId="77777777" w:rsidR="00847C0D" w:rsidRPr="00430DB3" w:rsidRDefault="00CC3326">
            <w:pPr>
              <w:rPr>
                <w:lang w:val="pt-BR"/>
              </w:rPr>
            </w:pPr>
            <w:r>
              <w:rPr>
                <w:sz w:val="20"/>
                <w:szCs w:val="20"/>
                <w:lang w:val="pt-BR"/>
              </w:rPr>
              <w:t>Confirmação de cada decisão publicada, na proporção de uma para uma</w:t>
            </w:r>
          </w:p>
        </w:tc>
      </w:tr>
      <w:tr w:rsidR="006B1E66" w:rsidRPr="008C0B6A" w14:paraId="4DBEB12C" w14:textId="77777777">
        <w:tc>
          <w:tcPr>
            <w:tcW w:w="2100" w:type="dxa"/>
            <w:tcMar>
              <w:top w:w="70" w:type="dxa"/>
              <w:left w:w="90" w:type="dxa"/>
              <w:bottom w:w="70" w:type="dxa"/>
              <w:right w:w="90" w:type="dxa"/>
            </w:tcMar>
          </w:tcPr>
          <w:p w14:paraId="67497173"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07923188"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0E82DF56"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8C0B6A" w14:paraId="3670286A" w14:textId="77777777">
        <w:tc>
          <w:tcPr>
            <w:tcW w:w="2100" w:type="dxa"/>
            <w:tcMar>
              <w:top w:w="70" w:type="dxa"/>
              <w:left w:w="90" w:type="dxa"/>
              <w:bottom w:w="70" w:type="dxa"/>
              <w:right w:w="90" w:type="dxa"/>
            </w:tcMar>
          </w:tcPr>
          <w:p w14:paraId="279FB10A"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34578E1F"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1DF40BAA" w14:textId="77777777" w:rsidR="00847C0D" w:rsidRPr="00430DB3" w:rsidRDefault="00CC3326">
            <w:pPr>
              <w:rPr>
                <w:lang w:val="pt-BR"/>
              </w:rPr>
            </w:pPr>
            <w:r>
              <w:rPr>
                <w:sz w:val="20"/>
                <w:szCs w:val="20"/>
                <w:lang w:val="pt-BR"/>
              </w:rPr>
              <w:t>Alertas do RF11, abertos e encerrados pelo serviço</w:t>
            </w:r>
          </w:p>
        </w:tc>
      </w:tr>
    </w:tbl>
    <w:p w14:paraId="07CB3211" w14:textId="77777777" w:rsidR="00847C0D" w:rsidRPr="00430DB3" w:rsidRDefault="00CC3326">
      <w:pPr>
        <w:spacing w:before="130" w:after="260"/>
        <w:rPr>
          <w:lang w:val="pt-BR"/>
        </w:rPr>
      </w:pPr>
      <w:r>
        <w:rPr>
          <w:sz w:val="20"/>
          <w:szCs w:val="20"/>
          <w:lang w:val="pt-BR"/>
        </w:rPr>
        <w:t>Fonte: Elaborado pelos autores (2026).</w:t>
      </w:r>
    </w:p>
    <w:p w14:paraId="194C7B90" w14:textId="77777777" w:rsidR="00847C0D" w:rsidRPr="00430DB3" w:rsidRDefault="00CC3326">
      <w:pPr>
        <w:spacing w:after="120" w:line="360" w:lineRule="auto"/>
        <w:ind w:firstLine="709"/>
        <w:jc w:val="both"/>
        <w:rPr>
          <w:lang w:val="pt-BR"/>
        </w:rPr>
      </w:pPr>
      <w:r>
        <w:rPr>
          <w:highlight w:val="yellow"/>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262CFE6F" w14:textId="77777777" w:rsidR="00847C0D" w:rsidRPr="00430DB3" w:rsidRDefault="00847C0D">
      <w:pPr>
        <w:keepNext/>
        <w:spacing w:before="260" w:after="130"/>
        <w:rPr>
          <w:lang w:val="pt-BR"/>
        </w:rPr>
      </w:pPr>
    </w:p>
    <w:p w14:paraId="2729A7DE" w14:textId="77777777" w:rsidR="00E01C3A" w:rsidRDefault="00CC3326">
      <w:pPr>
        <w:pStyle w:val="Heading1"/>
        <w:pageBreakBefore/>
        <w:spacing w:before="480" w:after="280" w:line="360" w:lineRule="auto"/>
        <w:rPr>
          <w:lang w:val="pt-BR"/>
        </w:rPr>
      </w:pPr>
      <w:bookmarkStart w:id="60" w:name="_Toc242493264"/>
      <w:r>
        <w:rPr>
          <w:lang w:val="pt-BR"/>
        </w:rPr>
        <w:t>4 RESULTADOS</w:t>
      </w:r>
      <w:bookmarkEnd w:id="60"/>
    </w:p>
    <w:p w14:paraId="0419A454"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66C1D23A" w14:textId="77777777" w:rsidR="00E01C3A" w:rsidRDefault="00CC3326">
      <w:pPr>
        <w:pStyle w:val="Heading2"/>
        <w:spacing w:before="360" w:after="240" w:line="360" w:lineRule="auto"/>
        <w:rPr>
          <w:lang w:val="pt-BR"/>
        </w:rPr>
      </w:pPr>
      <w:bookmarkStart w:id="61" w:name="_Toc242493265"/>
      <w:r>
        <w:rPr>
          <w:lang w:val="pt-BR"/>
        </w:rPr>
        <w:t>4.1 Camada de previsão</w:t>
      </w:r>
      <w:bookmarkEnd w:id="61"/>
    </w:p>
    <w:p w14:paraId="34AADF40" w14:textId="77777777" w:rsidR="00E01C3A" w:rsidRDefault="00CC3326">
      <w:pPr>
        <w:spacing w:after="120" w:line="360" w:lineRule="auto"/>
        <w:ind w:firstLine="709"/>
        <w:jc w:val="both"/>
        <w:rPr>
          <w:lang w:val="pt-BR"/>
        </w:rPr>
      </w:pPr>
      <w:r>
        <w:rPr>
          <w:highlight w:val="yellow"/>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1A436E79" w14:textId="77777777" w:rsidR="00372878" w:rsidRPr="00430DB3" w:rsidRDefault="00000000">
      <w:pPr>
        <w:spacing w:after="120" w:line="360" w:lineRule="auto"/>
        <w:ind w:firstLine="709"/>
        <w:jc w:val="both"/>
        <w:rPr>
          <w:lang w:val="pt-BR"/>
        </w:rPr>
      </w:pPr>
      <w:r>
        <w:rPr>
          <w:highlight w:val="yellow"/>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27F1D1BB" w14:textId="77777777" w:rsidR="001A5FD5" w:rsidRPr="00430DB3" w:rsidRDefault="002D2B91">
      <w:pPr>
        <w:spacing w:after="120" w:line="360" w:lineRule="auto"/>
        <w:ind w:firstLine="709"/>
        <w:jc w:val="both"/>
        <w:rPr>
          <w:lang w:val="pt-BR"/>
        </w:rPr>
      </w:pPr>
      <w:r>
        <w:rPr>
          <w:highlight w:val="yellow"/>
          <w:lang w:val="pt-BR"/>
        </w:rPr>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0307A823" w14:textId="77777777" w:rsidR="00E01C3A" w:rsidRDefault="00CC3326">
      <w:pPr>
        <w:pStyle w:val="Heading2"/>
        <w:spacing w:before="360" w:after="240" w:line="360" w:lineRule="auto"/>
        <w:rPr>
          <w:lang w:val="pt-BR"/>
        </w:rPr>
      </w:pPr>
      <w:bookmarkStart w:id="62" w:name="_Toc242493266"/>
      <w:r>
        <w:rPr>
          <w:lang w:val="pt-BR"/>
        </w:rPr>
        <w:t>4.2 Invariante de segurança</w:t>
      </w:r>
      <w:bookmarkEnd w:id="62"/>
    </w:p>
    <w:p w14:paraId="57C9F8D7" w14:textId="77777777" w:rsidR="00E01C3A" w:rsidRDefault="00CC3326">
      <w:pPr>
        <w:spacing w:after="120" w:line="360" w:lineRule="auto"/>
        <w:ind w:firstLine="709"/>
        <w:jc w:val="both"/>
        <w:rPr>
          <w:lang w:val="pt-BR"/>
        </w:rPr>
      </w:pPr>
      <w:r>
        <w:rPr>
          <w:highlight w:val="yellow"/>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7A5C3DCD" w14:textId="77777777" w:rsidR="00E01C3A" w:rsidRDefault="00CC3326">
      <w:pPr>
        <w:pStyle w:val="Heading2"/>
        <w:spacing w:before="360" w:after="240" w:line="360" w:lineRule="auto"/>
        <w:rPr>
          <w:lang w:val="pt-BR"/>
        </w:rPr>
      </w:pPr>
      <w:bookmarkStart w:id="63" w:name="_Toc242493267"/>
      <w:r>
        <w:rPr>
          <w:lang w:val="pt-BR"/>
        </w:rPr>
        <w:t>4.3 Latência do percurso e funções de diagnóstico</w:t>
      </w:r>
      <w:bookmarkEnd w:id="63"/>
    </w:p>
    <w:p w14:paraId="3FBBCF51" w14:textId="77777777" w:rsidR="00E01C3A" w:rsidRDefault="00CC3326">
      <w:pPr>
        <w:spacing w:after="120" w:line="360" w:lineRule="auto"/>
        <w:ind w:firstLine="709"/>
        <w:jc w:val="both"/>
        <w:rPr>
          <w:lang w:val="pt-BR"/>
        </w:rPr>
      </w:pPr>
      <w:r>
        <w:rPr>
          <w:highlight w:val="yellow"/>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230D3B5B" w14:textId="77777777" w:rsidR="00372878" w:rsidRPr="00430DB3" w:rsidRDefault="00000000">
      <w:pPr>
        <w:spacing w:after="120" w:line="360" w:lineRule="auto"/>
        <w:ind w:firstLine="709"/>
        <w:jc w:val="both"/>
        <w:rPr>
          <w:lang w:val="pt-BR"/>
        </w:rPr>
      </w:pPr>
      <w:r>
        <w:rPr>
          <w:highlight w:val="yellow"/>
          <w:lang w:val="pt-BR"/>
        </w:rPr>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4DAADF3C" w14:textId="77777777" w:rsidR="00372878" w:rsidRPr="00430DB3" w:rsidRDefault="00000000">
      <w:pPr>
        <w:spacing w:after="120" w:line="360" w:lineRule="auto"/>
        <w:ind w:firstLine="709"/>
        <w:jc w:val="both"/>
        <w:rPr>
          <w:lang w:val="pt-BR"/>
        </w:rPr>
      </w:pPr>
      <w:r>
        <w:rPr>
          <w:highlight w:val="yellow"/>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2F42DE15" w14:textId="77777777" w:rsidR="00372878" w:rsidRPr="00430DB3" w:rsidRDefault="00000000">
      <w:pPr>
        <w:spacing w:after="120" w:line="360" w:lineRule="auto"/>
        <w:ind w:firstLine="709"/>
        <w:jc w:val="both"/>
        <w:rPr>
          <w:lang w:val="pt-BR"/>
        </w:rPr>
      </w:pPr>
      <w:r>
        <w:rPr>
          <w:highlight w:val="yellow"/>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334EAAF0" w14:textId="77777777" w:rsidR="00E01C3A" w:rsidRDefault="00CC3326">
      <w:pPr>
        <w:pStyle w:val="Heading2"/>
        <w:spacing w:before="360" w:after="240" w:line="360" w:lineRule="auto"/>
        <w:rPr>
          <w:lang w:val="pt-BR"/>
        </w:rPr>
      </w:pPr>
      <w:bookmarkStart w:id="64" w:name="_Toc242493268"/>
      <w:r>
        <w:rPr>
          <w:lang w:val="pt-BR"/>
        </w:rPr>
        <w:t>4.4 Concordância com o envelope esperado e especificação da interface</w:t>
      </w:r>
      <w:bookmarkEnd w:id="64"/>
    </w:p>
    <w:p w14:paraId="6C0094D3"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t>iluminação pudesse consumi-la, onde, quando e como, com a justificativa de cada requisito.</w:t>
      </w:r>
    </w:p>
    <w:p w14:paraId="6D5A421C"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A148689" w14:textId="77777777">
        <w:trPr>
          <w:tblHeader/>
        </w:trPr>
        <w:tc>
          <w:tcPr>
            <w:tcW w:w="2600" w:type="dxa"/>
            <w:shd w:val="clear" w:color="auto" w:fill="EDEDED"/>
            <w:tcMar>
              <w:top w:w="70" w:type="dxa"/>
              <w:left w:w="90" w:type="dxa"/>
              <w:bottom w:w="70" w:type="dxa"/>
              <w:right w:w="90" w:type="dxa"/>
            </w:tcMar>
          </w:tcPr>
          <w:p w14:paraId="3AA715E5"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36FFD76C"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0FF80CEC" w14:textId="77777777" w:rsidR="00E01C3A" w:rsidRDefault="00CC3326">
            <w:proofErr w:type="spellStart"/>
            <w:r>
              <w:rPr>
                <w:b/>
                <w:bCs/>
                <w:sz w:val="20"/>
                <w:szCs w:val="20"/>
              </w:rPr>
              <w:t>Justificativa</w:t>
            </w:r>
            <w:proofErr w:type="spellEnd"/>
          </w:p>
        </w:tc>
      </w:tr>
      <w:tr w:rsidR="00E01C3A" w:rsidRPr="008C0B6A" w14:paraId="550E8C81" w14:textId="77777777">
        <w:tc>
          <w:tcPr>
            <w:tcW w:w="2600" w:type="dxa"/>
            <w:tcMar>
              <w:top w:w="70" w:type="dxa"/>
              <w:left w:w="90" w:type="dxa"/>
              <w:bottom w:w="70" w:type="dxa"/>
              <w:right w:w="90" w:type="dxa"/>
            </w:tcMar>
          </w:tcPr>
          <w:p w14:paraId="407A1694"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26C0F951"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54297230"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8C0B6A" w14:paraId="5D766B0D" w14:textId="77777777">
        <w:tc>
          <w:tcPr>
            <w:tcW w:w="2600" w:type="dxa"/>
            <w:tcMar>
              <w:top w:w="70" w:type="dxa"/>
              <w:left w:w="90" w:type="dxa"/>
              <w:bottom w:w="70" w:type="dxa"/>
              <w:right w:w="90" w:type="dxa"/>
            </w:tcMar>
          </w:tcPr>
          <w:p w14:paraId="2A310E60"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370146BA"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47031CD8"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8C0B6A" w14:paraId="7E43B366" w14:textId="77777777">
        <w:tc>
          <w:tcPr>
            <w:tcW w:w="2600" w:type="dxa"/>
            <w:tcMar>
              <w:top w:w="70" w:type="dxa"/>
              <w:left w:w="90" w:type="dxa"/>
              <w:bottom w:w="70" w:type="dxa"/>
              <w:right w:w="90" w:type="dxa"/>
            </w:tcMar>
          </w:tcPr>
          <w:p w14:paraId="22F5B0BC" w14:textId="77777777" w:rsidR="00E01C3A" w:rsidRDefault="00CC3326">
            <w:r>
              <w:rPr>
                <w:sz w:val="20"/>
                <w:szCs w:val="20"/>
              </w:rPr>
              <w:t>Onde</w:t>
            </w:r>
          </w:p>
        </w:tc>
        <w:tc>
          <w:tcPr>
            <w:tcW w:w="2700" w:type="dxa"/>
            <w:tcMar>
              <w:top w:w="70" w:type="dxa"/>
              <w:left w:w="90" w:type="dxa"/>
              <w:bottom w:w="70" w:type="dxa"/>
              <w:right w:w="90" w:type="dxa"/>
            </w:tcMar>
          </w:tcPr>
          <w:p w14:paraId="4689DC10"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31CC1B65"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8C0B6A" w14:paraId="1B424BEA" w14:textId="77777777">
        <w:tc>
          <w:tcPr>
            <w:tcW w:w="2600" w:type="dxa"/>
            <w:tcMar>
              <w:top w:w="70" w:type="dxa"/>
              <w:left w:w="90" w:type="dxa"/>
              <w:bottom w:w="70" w:type="dxa"/>
              <w:right w:w="90" w:type="dxa"/>
            </w:tcMar>
          </w:tcPr>
          <w:p w14:paraId="06465BBA" w14:textId="77777777" w:rsidR="00E01C3A" w:rsidRDefault="00CC3326">
            <w:r>
              <w:rPr>
                <w:sz w:val="20"/>
                <w:szCs w:val="20"/>
              </w:rPr>
              <w:t>Quando</w:t>
            </w:r>
          </w:p>
        </w:tc>
        <w:tc>
          <w:tcPr>
            <w:tcW w:w="2700" w:type="dxa"/>
            <w:tcMar>
              <w:top w:w="70" w:type="dxa"/>
              <w:left w:w="90" w:type="dxa"/>
              <w:bottom w:w="70" w:type="dxa"/>
              <w:right w:w="90" w:type="dxa"/>
            </w:tcMar>
          </w:tcPr>
          <w:p w14:paraId="543991DC"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3F9D93F7"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8C0B6A" w14:paraId="1FD77A0F" w14:textId="77777777">
        <w:tc>
          <w:tcPr>
            <w:tcW w:w="2600" w:type="dxa"/>
            <w:tcMar>
              <w:top w:w="70" w:type="dxa"/>
              <w:left w:w="90" w:type="dxa"/>
              <w:bottom w:w="70" w:type="dxa"/>
              <w:right w:w="90" w:type="dxa"/>
            </w:tcMar>
          </w:tcPr>
          <w:p w14:paraId="59671A09" w14:textId="77777777" w:rsidR="00E01C3A" w:rsidRDefault="00CC3326">
            <w:r>
              <w:rPr>
                <w:sz w:val="20"/>
                <w:szCs w:val="20"/>
              </w:rPr>
              <w:t>Como</w:t>
            </w:r>
          </w:p>
        </w:tc>
        <w:tc>
          <w:tcPr>
            <w:tcW w:w="2700" w:type="dxa"/>
            <w:tcMar>
              <w:top w:w="70" w:type="dxa"/>
              <w:left w:w="90" w:type="dxa"/>
              <w:bottom w:w="70" w:type="dxa"/>
              <w:right w:w="90" w:type="dxa"/>
            </w:tcMar>
          </w:tcPr>
          <w:p w14:paraId="635EB6CA"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43975653" w14:textId="77777777" w:rsidR="00E01C3A" w:rsidRPr="00430DB3" w:rsidRDefault="00CC3326">
            <w:pPr>
              <w:rPr>
                <w:lang w:val="pt-BR"/>
              </w:rPr>
            </w:pPr>
            <w:r>
              <w:rPr>
                <w:sz w:val="20"/>
                <w:szCs w:val="20"/>
                <w:lang w:val="pt-BR"/>
              </w:rPr>
              <w:t>Cerca de 170 mensagens por segundo para 50 mil câmeras, sem picos</w:t>
            </w:r>
          </w:p>
        </w:tc>
      </w:tr>
      <w:tr w:rsidR="00E01C3A" w:rsidRPr="008C0B6A" w14:paraId="54E50C6E" w14:textId="77777777">
        <w:tc>
          <w:tcPr>
            <w:tcW w:w="2600" w:type="dxa"/>
            <w:tcMar>
              <w:top w:w="70" w:type="dxa"/>
              <w:left w:w="90" w:type="dxa"/>
              <w:bottom w:w="70" w:type="dxa"/>
              <w:right w:w="90" w:type="dxa"/>
            </w:tcMar>
          </w:tcPr>
          <w:p w14:paraId="28724500" w14:textId="77777777" w:rsidR="00E01C3A" w:rsidRDefault="00CC3326">
            <w:r>
              <w:rPr>
                <w:sz w:val="20"/>
                <w:szCs w:val="20"/>
              </w:rPr>
              <w:t>Falha</w:t>
            </w:r>
          </w:p>
        </w:tc>
        <w:tc>
          <w:tcPr>
            <w:tcW w:w="2700" w:type="dxa"/>
            <w:tcMar>
              <w:top w:w="70" w:type="dxa"/>
              <w:left w:w="90" w:type="dxa"/>
              <w:bottom w:w="70" w:type="dxa"/>
              <w:right w:w="90" w:type="dxa"/>
            </w:tcMar>
          </w:tcPr>
          <w:p w14:paraId="42CDE9A4"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70890DD8"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721AC6A1" w14:textId="77777777" w:rsidR="002C2A03" w:rsidRPr="00430DB3" w:rsidRDefault="008C03E9">
      <w:pPr>
        <w:spacing w:before="130" w:after="260"/>
        <w:rPr>
          <w:lang w:val="pt-BR"/>
        </w:rPr>
      </w:pPr>
      <w:r>
        <w:rPr>
          <w:sz w:val="20"/>
          <w:szCs w:val="20"/>
          <w:lang w:val="pt-BR"/>
        </w:rPr>
        <w:t>Fonte: Elaborado pelos autores (2026).</w:t>
      </w:r>
    </w:p>
    <w:p w14:paraId="0842F332"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0B787D70"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64EEA034" w14:textId="77777777">
        <w:trPr>
          <w:tblHeader/>
        </w:trPr>
        <w:tc>
          <w:tcPr>
            <w:tcW w:w="2600" w:type="dxa"/>
            <w:shd w:val="clear" w:color="auto" w:fill="EDEDED"/>
            <w:tcMar>
              <w:top w:w="70" w:type="dxa"/>
              <w:left w:w="90" w:type="dxa"/>
              <w:bottom w:w="70" w:type="dxa"/>
              <w:right w:w="90" w:type="dxa"/>
            </w:tcMar>
          </w:tcPr>
          <w:p w14:paraId="2870F4FA"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1072D2A5"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2007C3C8"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2ED676A1" w14:textId="77777777">
        <w:tc>
          <w:tcPr>
            <w:tcW w:w="2600" w:type="dxa"/>
            <w:tcMar>
              <w:top w:w="70" w:type="dxa"/>
              <w:left w:w="90" w:type="dxa"/>
              <w:bottom w:w="70" w:type="dxa"/>
              <w:right w:w="90" w:type="dxa"/>
            </w:tcMar>
          </w:tcPr>
          <w:p w14:paraId="3184CED9"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4F001A25"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51F7E9F0" w14:textId="77777777" w:rsidR="00E01C3A" w:rsidRPr="00CE1B46" w:rsidRDefault="00CC3326">
            <w:r>
              <w:rPr>
                <w:sz w:val="20"/>
                <w:szCs w:val="20"/>
                <w:lang w:val="pt-BR"/>
              </w:rPr>
              <w:t>5.760; 100 %; 68,8 %; 68,8 %</w:t>
            </w:r>
          </w:p>
        </w:tc>
      </w:tr>
      <w:tr w:rsidR="00E01C3A" w:rsidRPr="00CE1B46" w14:paraId="4851163C" w14:textId="77777777">
        <w:tc>
          <w:tcPr>
            <w:tcW w:w="2600" w:type="dxa"/>
            <w:tcMar>
              <w:top w:w="70" w:type="dxa"/>
              <w:left w:w="90" w:type="dxa"/>
              <w:bottom w:w="70" w:type="dxa"/>
              <w:right w:w="90" w:type="dxa"/>
            </w:tcMar>
          </w:tcPr>
          <w:p w14:paraId="7491BB2D" w14:textId="77777777" w:rsidR="00E01C3A" w:rsidRDefault="00CC3326">
            <w:proofErr w:type="spellStart"/>
            <w:r>
              <w:rPr>
                <w:sz w:val="20"/>
                <w:szCs w:val="20"/>
              </w:rPr>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15C6B280"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02BA8370" w14:textId="77777777" w:rsidR="00E01C3A" w:rsidRPr="00CE1B46" w:rsidRDefault="00CC3326">
            <w:r>
              <w:rPr>
                <w:sz w:val="20"/>
                <w:szCs w:val="20"/>
                <w:lang w:val="pt-BR"/>
              </w:rPr>
              <w:t>1.440; 95,8 %; 8,3 %; 100 %</w:t>
            </w:r>
          </w:p>
        </w:tc>
      </w:tr>
      <w:tr w:rsidR="00E01C3A" w:rsidRPr="00CE1B46" w14:paraId="01AE548E" w14:textId="77777777">
        <w:tc>
          <w:tcPr>
            <w:tcW w:w="2600" w:type="dxa"/>
            <w:tcMar>
              <w:top w:w="70" w:type="dxa"/>
              <w:left w:w="90" w:type="dxa"/>
              <w:bottom w:w="70" w:type="dxa"/>
              <w:right w:w="90" w:type="dxa"/>
            </w:tcMar>
          </w:tcPr>
          <w:p w14:paraId="69CEDEA1"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403FA75F" w14:textId="77777777" w:rsidR="00E01C3A" w:rsidRDefault="00CC3326">
            <w:r>
              <w:rPr>
                <w:sz w:val="20"/>
                <w:szCs w:val="20"/>
              </w:rPr>
              <w:t>Classe da via</w:t>
            </w:r>
          </w:p>
        </w:tc>
        <w:tc>
          <w:tcPr>
            <w:tcW w:w="3771" w:type="dxa"/>
            <w:tcMar>
              <w:top w:w="70" w:type="dxa"/>
              <w:left w:w="90" w:type="dxa"/>
              <w:bottom w:w="70" w:type="dxa"/>
              <w:right w:w="90" w:type="dxa"/>
            </w:tcMar>
          </w:tcPr>
          <w:p w14:paraId="6504BC07" w14:textId="77777777" w:rsidR="00E01C3A" w:rsidRPr="00CE1B46" w:rsidRDefault="00CC3326">
            <w:r>
              <w:rPr>
                <w:sz w:val="20"/>
                <w:szCs w:val="20"/>
                <w:lang w:val="pt-BR"/>
              </w:rPr>
              <w:t>720; 100 %; 100 %; 8,3 %</w:t>
            </w:r>
          </w:p>
        </w:tc>
      </w:tr>
      <w:tr w:rsidR="00E01C3A" w:rsidRPr="00CE1B46" w14:paraId="1502F744" w14:textId="77777777">
        <w:tc>
          <w:tcPr>
            <w:tcW w:w="2600" w:type="dxa"/>
            <w:tcMar>
              <w:top w:w="70" w:type="dxa"/>
              <w:left w:w="90" w:type="dxa"/>
              <w:bottom w:w="70" w:type="dxa"/>
              <w:right w:w="90" w:type="dxa"/>
            </w:tcMar>
          </w:tcPr>
          <w:p w14:paraId="17EE704E"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315713F7"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74A5BAFA" w14:textId="77777777" w:rsidR="00E01C3A" w:rsidRPr="00CE1B46" w:rsidRDefault="00CC3326">
            <w:r>
              <w:rPr>
                <w:sz w:val="20"/>
                <w:szCs w:val="20"/>
                <w:lang w:val="pt-BR"/>
              </w:rPr>
              <w:t>1.080; 83,3 %; 66,7 %; 61,8 %</w:t>
            </w:r>
          </w:p>
        </w:tc>
      </w:tr>
      <w:tr w:rsidR="00E01C3A" w:rsidRPr="00CE1B46" w14:paraId="17E1548D" w14:textId="77777777">
        <w:tc>
          <w:tcPr>
            <w:tcW w:w="2600" w:type="dxa"/>
            <w:tcMar>
              <w:top w:w="70" w:type="dxa"/>
              <w:left w:w="90" w:type="dxa"/>
              <w:bottom w:w="70" w:type="dxa"/>
              <w:right w:w="90" w:type="dxa"/>
            </w:tcMar>
          </w:tcPr>
          <w:p w14:paraId="2DD4BBA7"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552FC83D"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2521AC72" w14:textId="77777777" w:rsidR="00E01C3A" w:rsidRPr="00CE1B46" w:rsidRDefault="00CC3326">
            <w:r>
              <w:rPr>
                <w:sz w:val="20"/>
                <w:szCs w:val="20"/>
                <w:lang w:val="pt-BR"/>
              </w:rPr>
              <w:t>1.080; 100 %; 66,7 %; 66,7 %</w:t>
            </w:r>
          </w:p>
        </w:tc>
      </w:tr>
      <w:tr w:rsidR="00E01C3A" w:rsidRPr="00CE1B46" w14:paraId="19C51CF6" w14:textId="77777777">
        <w:tc>
          <w:tcPr>
            <w:tcW w:w="2600" w:type="dxa"/>
            <w:tcMar>
              <w:top w:w="70" w:type="dxa"/>
              <w:left w:w="90" w:type="dxa"/>
              <w:bottom w:w="70" w:type="dxa"/>
              <w:right w:w="90" w:type="dxa"/>
            </w:tcMar>
          </w:tcPr>
          <w:p w14:paraId="3A757579"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47286B0A"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749F2E6E" w14:textId="77777777" w:rsidR="00E01C3A" w:rsidRPr="00CE1B46" w:rsidRDefault="00CC3326">
            <w:r>
              <w:rPr>
                <w:sz w:val="20"/>
                <w:szCs w:val="20"/>
                <w:lang w:val="pt-BR"/>
              </w:rPr>
              <w:t>1.440; 100 %; 0 %; 98,0 %</w:t>
            </w:r>
          </w:p>
        </w:tc>
      </w:tr>
      <w:tr w:rsidR="00E01C3A" w:rsidRPr="00CE1B46" w14:paraId="77F313A2" w14:textId="77777777">
        <w:tc>
          <w:tcPr>
            <w:tcW w:w="2600" w:type="dxa"/>
            <w:tcMar>
              <w:top w:w="70" w:type="dxa"/>
              <w:left w:w="90" w:type="dxa"/>
              <w:bottom w:w="70" w:type="dxa"/>
              <w:right w:w="90" w:type="dxa"/>
            </w:tcMar>
          </w:tcPr>
          <w:p w14:paraId="39F4CB88"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7F30E2CA"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11795D0A" w14:textId="77777777" w:rsidR="00E01C3A" w:rsidRPr="00CE1B46" w:rsidRDefault="00CC3326">
            <w:r>
              <w:rPr>
                <w:sz w:val="20"/>
                <w:szCs w:val="20"/>
                <w:lang w:val="pt-BR"/>
              </w:rPr>
              <w:t>720; 100 %; 100 %; 100 %</w:t>
            </w:r>
          </w:p>
        </w:tc>
      </w:tr>
      <w:tr w:rsidR="00E01C3A" w:rsidRPr="00CE1B46" w14:paraId="23EB8F6D" w14:textId="77777777">
        <w:tc>
          <w:tcPr>
            <w:tcW w:w="2600" w:type="dxa"/>
            <w:tcMar>
              <w:top w:w="70" w:type="dxa"/>
              <w:left w:w="90" w:type="dxa"/>
              <w:bottom w:w="70" w:type="dxa"/>
              <w:right w:w="90" w:type="dxa"/>
            </w:tcMar>
          </w:tcPr>
          <w:p w14:paraId="4345273C"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4EFF0C87"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299067D1" w14:textId="77777777" w:rsidR="00E01C3A" w:rsidRPr="00CE1B46" w:rsidRDefault="00CC3326">
            <w:r>
              <w:rPr>
                <w:sz w:val="20"/>
                <w:szCs w:val="20"/>
                <w:lang w:val="pt-BR"/>
              </w:rPr>
              <w:t>480; 100 %; 25,0 %; 100 %</w:t>
            </w:r>
          </w:p>
        </w:tc>
      </w:tr>
      <w:tr w:rsidR="00E01C3A" w:rsidRPr="00CE1B46" w14:paraId="4E40CE8D" w14:textId="77777777">
        <w:tc>
          <w:tcPr>
            <w:tcW w:w="2600" w:type="dxa"/>
            <w:tcMar>
              <w:top w:w="70" w:type="dxa"/>
              <w:left w:w="90" w:type="dxa"/>
              <w:bottom w:w="70" w:type="dxa"/>
              <w:right w:w="90" w:type="dxa"/>
            </w:tcMar>
          </w:tcPr>
          <w:p w14:paraId="1EE9FB8D"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1164177C"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47E5998F" w14:textId="77777777" w:rsidR="00E01C3A" w:rsidRPr="00CE1B46" w:rsidRDefault="00CC3326">
            <w:r>
              <w:rPr>
                <w:sz w:val="20"/>
                <w:szCs w:val="20"/>
                <w:lang w:val="pt-BR"/>
              </w:rPr>
              <w:t>720; 100 %; 100 %; 33,3 %</w:t>
            </w:r>
          </w:p>
        </w:tc>
      </w:tr>
      <w:tr w:rsidR="00E01C3A" w:rsidRPr="00CE1B46" w14:paraId="1EFDFDA8" w14:textId="77777777">
        <w:tc>
          <w:tcPr>
            <w:tcW w:w="2600" w:type="dxa"/>
            <w:tcMar>
              <w:top w:w="70" w:type="dxa"/>
              <w:left w:w="90" w:type="dxa"/>
              <w:bottom w:w="70" w:type="dxa"/>
              <w:right w:w="90" w:type="dxa"/>
            </w:tcMar>
          </w:tcPr>
          <w:p w14:paraId="2740DBA1"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7E36723F" w14:textId="77777777" w:rsidR="00E01C3A" w:rsidRDefault="00CC3326">
            <w:r>
              <w:rPr>
                <w:sz w:val="20"/>
                <w:szCs w:val="20"/>
              </w:rPr>
              <w:t>—</w:t>
            </w:r>
          </w:p>
        </w:tc>
        <w:tc>
          <w:tcPr>
            <w:tcW w:w="3771" w:type="dxa"/>
            <w:tcMar>
              <w:top w:w="70" w:type="dxa"/>
              <w:left w:w="90" w:type="dxa"/>
              <w:bottom w:w="70" w:type="dxa"/>
              <w:right w:w="90" w:type="dxa"/>
            </w:tcMar>
          </w:tcPr>
          <w:p w14:paraId="09C9D506" w14:textId="77777777" w:rsidR="00E01C3A" w:rsidRPr="00CE1B46" w:rsidRDefault="00CC3326">
            <w:r>
              <w:rPr>
                <w:sz w:val="20"/>
                <w:szCs w:val="20"/>
                <w:lang w:val="pt-BR"/>
              </w:rPr>
              <w:t>13.440; 98,2 %; 58,0 %; 72,2 %</w:t>
            </w:r>
          </w:p>
        </w:tc>
      </w:tr>
    </w:tbl>
    <w:p w14:paraId="10F8CB89" w14:textId="77777777" w:rsidR="004A7735" w:rsidRDefault="007F0308">
      <w:pPr>
        <w:spacing w:before="130" w:after="260"/>
      </w:pPr>
      <w:r>
        <w:rPr>
          <w:sz w:val="20"/>
          <w:szCs w:val="20"/>
          <w:lang w:val="pt-BR"/>
        </w:rPr>
        <w:t>Fonte: Elaborado pelos autores (2026).</w:t>
      </w:r>
    </w:p>
    <w:p w14:paraId="33A4EE68"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595AE8FE" w14:textId="77777777" w:rsidR="00E01C3A" w:rsidRDefault="00CC3326">
      <w:pPr>
        <w:pStyle w:val="Heading2"/>
        <w:spacing w:before="360" w:after="240" w:line="360" w:lineRule="auto"/>
        <w:rPr>
          <w:lang w:val="pt-BR"/>
        </w:rPr>
      </w:pPr>
      <w:bookmarkStart w:id="65" w:name="_Toc242493269"/>
      <w:r>
        <w:rPr>
          <w:lang w:val="pt-BR"/>
        </w:rPr>
        <w:t>4.5 Estimativa de consumo de energia</w:t>
      </w:r>
      <w:bookmarkEnd w:id="65"/>
    </w:p>
    <w:p w14:paraId="0FA9309E" w14:textId="77777777" w:rsidR="00E01C3A" w:rsidRDefault="00CC3326">
      <w:pPr>
        <w:spacing w:after="120" w:line="360" w:lineRule="auto"/>
        <w:ind w:firstLine="709"/>
        <w:jc w:val="both"/>
        <w:rPr>
          <w:lang w:val="pt-BR"/>
        </w:rPr>
      </w:pPr>
      <w:r>
        <w:rPr>
          <w:highlight w:val="yellow"/>
          <w:lang w:val="pt-BR"/>
        </w:rPr>
        <w:t xml:space="preserve">A Tabela 2 apresenta a energia estimada na luminária de referência do Quadro 9, somada sobre a suíte de cenários, ao lado da aderência ao envelope de cada </w:t>
      </w:r>
      <w:r>
        <w:rPr>
          <w:highlight w:val="yellow"/>
          <w:lang w:val="pt-BR"/>
        </w:rPr>
        <w:t>regime. Os valores decorrem do registro de decisões, pela fórmula de 3.11, e não constituem medição elétrica.</w:t>
      </w:r>
    </w:p>
    <w:p w14:paraId="68BAD6CB"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62856BB9" w14:textId="77777777">
        <w:trPr>
          <w:tblHeader/>
        </w:trPr>
        <w:tc>
          <w:tcPr>
            <w:tcW w:w="2600" w:type="dxa"/>
            <w:shd w:val="clear" w:color="auto" w:fill="EDEDED"/>
            <w:tcMar>
              <w:top w:w="70" w:type="dxa"/>
              <w:left w:w="90" w:type="dxa"/>
              <w:bottom w:w="70" w:type="dxa"/>
              <w:right w:w="90" w:type="dxa"/>
            </w:tcMar>
          </w:tcPr>
          <w:p w14:paraId="62CF08D4"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3B929A1D"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022F0FFF"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8C0B6A" w14:paraId="6CC107C2" w14:textId="77777777">
        <w:tc>
          <w:tcPr>
            <w:tcW w:w="2600" w:type="dxa"/>
            <w:tcMar>
              <w:top w:w="70" w:type="dxa"/>
              <w:left w:w="90" w:type="dxa"/>
              <w:bottom w:w="70" w:type="dxa"/>
              <w:right w:w="90" w:type="dxa"/>
            </w:tcMar>
          </w:tcPr>
          <w:p w14:paraId="338279FE"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2F8ED154"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15014502" w14:textId="77777777" w:rsidR="00E01C3A" w:rsidRPr="00430DB3" w:rsidRDefault="00CC3326">
            <w:pPr>
              <w:rPr>
                <w:lang w:val="pt-BR"/>
              </w:rPr>
            </w:pPr>
            <w:r>
              <w:rPr>
                <w:sz w:val="20"/>
                <w:szCs w:val="20"/>
                <w:lang w:val="pt-BR"/>
              </w:rPr>
              <w:t>Linha de base; aderência de 58,0 %</w:t>
            </w:r>
          </w:p>
        </w:tc>
      </w:tr>
      <w:tr w:rsidR="00E01C3A" w:rsidRPr="00CE1B46" w14:paraId="753545A8" w14:textId="77777777">
        <w:tc>
          <w:tcPr>
            <w:tcW w:w="2600" w:type="dxa"/>
            <w:tcMar>
              <w:top w:w="70" w:type="dxa"/>
              <w:left w:w="90" w:type="dxa"/>
              <w:bottom w:w="70" w:type="dxa"/>
              <w:right w:w="90" w:type="dxa"/>
            </w:tcMar>
          </w:tcPr>
          <w:p w14:paraId="445399DC"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5642547A"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49AFB811" w14:textId="77777777" w:rsidR="00E01C3A" w:rsidRPr="00CE1B46" w:rsidRDefault="00CC3326">
            <w:r>
              <w:rPr>
                <w:sz w:val="20"/>
                <w:szCs w:val="20"/>
                <w:lang w:val="pt-BR"/>
              </w:rPr>
              <w:t>71,0 % do pleno; aderência de 72,2 %</w:t>
            </w:r>
          </w:p>
        </w:tc>
      </w:tr>
      <w:tr w:rsidR="00E01C3A" w:rsidRPr="008C0B6A" w14:paraId="03555BC1" w14:textId="77777777">
        <w:tc>
          <w:tcPr>
            <w:tcW w:w="2600" w:type="dxa"/>
            <w:tcMar>
              <w:top w:w="70" w:type="dxa"/>
              <w:left w:w="90" w:type="dxa"/>
              <w:bottom w:w="70" w:type="dxa"/>
              <w:right w:w="90" w:type="dxa"/>
            </w:tcMar>
          </w:tcPr>
          <w:p w14:paraId="17BE23F0"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747562DC"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565E865C" w14:textId="77777777" w:rsidR="00E01C3A" w:rsidRPr="00430DB3" w:rsidRDefault="00CC3326">
            <w:pPr>
              <w:rPr>
                <w:lang w:val="pt-BR"/>
              </w:rPr>
            </w:pPr>
            <w:r>
              <w:rPr>
                <w:sz w:val="20"/>
                <w:szCs w:val="20"/>
                <w:lang w:val="pt-BR"/>
              </w:rPr>
              <w:t>75,7 % do pleno e 106,7 % do horário fixo; aderência de 98,2 %</w:t>
            </w:r>
          </w:p>
        </w:tc>
      </w:tr>
      <w:tr w:rsidR="00E01C3A" w:rsidRPr="008C0B6A" w14:paraId="61F5DB5A" w14:textId="77777777">
        <w:tc>
          <w:tcPr>
            <w:tcW w:w="2600" w:type="dxa"/>
            <w:tcMar>
              <w:top w:w="70" w:type="dxa"/>
              <w:left w:w="90" w:type="dxa"/>
              <w:bottom w:w="70" w:type="dxa"/>
              <w:right w:w="90" w:type="dxa"/>
            </w:tcMar>
          </w:tcPr>
          <w:p w14:paraId="7CADB6E7"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2F4EBA2D"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7A491D4C" w14:textId="77777777" w:rsidR="00E01C3A" w:rsidRPr="00430DB3" w:rsidRDefault="00CC3326">
            <w:pPr>
              <w:rPr>
                <w:lang w:val="pt-BR"/>
              </w:rPr>
            </w:pPr>
            <w:r>
              <w:rPr>
                <w:sz w:val="20"/>
                <w:szCs w:val="20"/>
                <w:lang w:val="pt-BR"/>
              </w:rPr>
              <w:t>74,6 % do pleno e 105,0 % do horário fixo; aderência de 100 %</w:t>
            </w:r>
          </w:p>
        </w:tc>
      </w:tr>
      <w:tr w:rsidR="00E01C3A" w:rsidRPr="008C0B6A" w14:paraId="0C96EFF1" w14:textId="77777777">
        <w:tc>
          <w:tcPr>
            <w:tcW w:w="2600" w:type="dxa"/>
            <w:tcMar>
              <w:top w:w="70" w:type="dxa"/>
              <w:left w:w="90" w:type="dxa"/>
              <w:bottom w:w="70" w:type="dxa"/>
              <w:right w:w="90" w:type="dxa"/>
            </w:tcMar>
          </w:tcPr>
          <w:p w14:paraId="2FECF785"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30E06B68"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2C853033" w14:textId="77777777" w:rsidR="00E01C3A" w:rsidRPr="00430DB3" w:rsidRDefault="00CC3326">
            <w:pPr>
              <w:rPr>
                <w:lang w:val="pt-BR"/>
              </w:rPr>
            </w:pPr>
            <w:r>
              <w:rPr>
                <w:sz w:val="20"/>
                <w:szCs w:val="20"/>
                <w:lang w:val="pt-BR"/>
              </w:rPr>
              <w:t>76,1 % do pleno e 107,3 % do horário fixo; aderência de 100 %</w:t>
            </w:r>
          </w:p>
        </w:tc>
      </w:tr>
    </w:tbl>
    <w:p w14:paraId="157FBB1B" w14:textId="77777777" w:rsidR="004A7735" w:rsidRPr="00430DB3" w:rsidRDefault="007F0308">
      <w:pPr>
        <w:spacing w:before="130" w:after="260"/>
        <w:rPr>
          <w:lang w:val="pt-BR"/>
        </w:rPr>
      </w:pPr>
      <w:r>
        <w:rPr>
          <w:sz w:val="20"/>
          <w:szCs w:val="20"/>
          <w:lang w:val="pt-BR"/>
        </w:rPr>
        <w:t>Fonte: Elaborado pelos autores (2026).</w:t>
      </w:r>
    </w:p>
    <w:p w14:paraId="6039CA61"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2415E7B2"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77666630" w14:textId="77777777" w:rsidR="001A5FD5" w:rsidRPr="00430DB3" w:rsidRDefault="002D2B91">
      <w:pPr>
        <w:pStyle w:val="Heading2"/>
        <w:spacing w:before="360" w:after="240" w:line="360" w:lineRule="auto"/>
        <w:rPr>
          <w:lang w:val="pt-BR"/>
        </w:rPr>
      </w:pPr>
      <w:bookmarkStart w:id="66" w:name="_Toc242493270"/>
      <w:r>
        <w:rPr>
          <w:lang w:val="pt-BR"/>
        </w:rPr>
        <w:t>4.6 Avaliação dos componentes de inteligência artificial</w:t>
      </w:r>
      <w:bookmarkEnd w:id="66"/>
    </w:p>
    <w:p w14:paraId="2E6B2711"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t>taxa foi zero. O Tabela 3 reúne o que se mediu ao retirar ou substituir cada componente no sistema; onde há dois valores, o primeiro é o do componente e o segundo, o da alternativa.</w:t>
      </w:r>
    </w:p>
    <w:p w14:paraId="5FC672BE" w14:textId="77777777" w:rsidR="001A5FD5" w:rsidRPr="00430DB3" w:rsidRDefault="002D2B91">
      <w:pPr>
        <w:keepNext/>
        <w:spacing w:before="260" w:after="130"/>
        <w:rPr>
          <w:lang w:val="pt-BR"/>
        </w:rPr>
      </w:pPr>
      <w:r>
        <w:rPr>
          <w:sz w:val="20"/>
          <w:szCs w:val="20"/>
          <w:lang w:val="pt-BR"/>
        </w:rPr>
        <w:t>Tabela 3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2756DE4" w14:textId="77777777">
        <w:trPr>
          <w:tblHeader/>
        </w:trPr>
        <w:tc>
          <w:tcPr>
            <w:tcW w:w="2600" w:type="dxa"/>
            <w:shd w:val="clear" w:color="auto" w:fill="EDEDED"/>
            <w:tcMar>
              <w:top w:w="70" w:type="dxa"/>
              <w:left w:w="90" w:type="dxa"/>
              <w:bottom w:w="70" w:type="dxa"/>
              <w:right w:w="90" w:type="dxa"/>
            </w:tcMar>
          </w:tcPr>
          <w:p w14:paraId="5B2CCC5F"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60A9412F"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58369EC2" w14:textId="77777777" w:rsidR="00E01C3A" w:rsidRDefault="00CC3326">
            <w:proofErr w:type="spellStart"/>
            <w:r>
              <w:rPr>
                <w:b/>
                <w:bCs/>
                <w:sz w:val="20"/>
                <w:szCs w:val="20"/>
              </w:rPr>
              <w:t>Resultado</w:t>
            </w:r>
            <w:proofErr w:type="spellEnd"/>
          </w:p>
        </w:tc>
      </w:tr>
      <w:tr w:rsidR="00E01C3A" w:rsidRPr="008C0B6A" w14:paraId="2810B19E" w14:textId="77777777">
        <w:tc>
          <w:tcPr>
            <w:tcW w:w="2600" w:type="dxa"/>
            <w:tcMar>
              <w:top w:w="70" w:type="dxa"/>
              <w:left w:w="90" w:type="dxa"/>
              <w:bottom w:w="70" w:type="dxa"/>
              <w:right w:w="90" w:type="dxa"/>
            </w:tcMar>
          </w:tcPr>
          <w:p w14:paraId="2E058F82"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265F333D"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2D3D69CD"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29FB36F8" w14:textId="77777777">
        <w:tc>
          <w:tcPr>
            <w:tcW w:w="2600" w:type="dxa"/>
            <w:tcMar>
              <w:top w:w="70" w:type="dxa"/>
              <w:left w:w="90" w:type="dxa"/>
              <w:bottom w:w="70" w:type="dxa"/>
              <w:right w:w="90" w:type="dxa"/>
            </w:tcMar>
          </w:tcPr>
          <w:p w14:paraId="237AD391"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3A131AFF"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9FF80C2"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8C0B6A" w14:paraId="6A755519" w14:textId="77777777">
        <w:tc>
          <w:tcPr>
            <w:tcW w:w="2600" w:type="dxa"/>
            <w:tcMar>
              <w:top w:w="70" w:type="dxa"/>
              <w:left w:w="90" w:type="dxa"/>
              <w:bottom w:w="70" w:type="dxa"/>
              <w:right w:w="90" w:type="dxa"/>
            </w:tcMar>
          </w:tcPr>
          <w:p w14:paraId="25788D2E"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1CCCE352"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7B3990CF"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8C0B6A" w14:paraId="30A46B84" w14:textId="77777777">
        <w:tc>
          <w:tcPr>
            <w:tcW w:w="2600" w:type="dxa"/>
            <w:tcMar>
              <w:top w:w="70" w:type="dxa"/>
              <w:left w:w="90" w:type="dxa"/>
              <w:bottom w:w="70" w:type="dxa"/>
              <w:right w:w="90" w:type="dxa"/>
            </w:tcMar>
          </w:tcPr>
          <w:p w14:paraId="324EA2AF"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DC3DE0E"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2E2A87B1"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8C0B6A" w14:paraId="754F77EE" w14:textId="77777777">
        <w:tc>
          <w:tcPr>
            <w:tcW w:w="2600" w:type="dxa"/>
            <w:tcMar>
              <w:top w:w="70" w:type="dxa"/>
              <w:left w:w="90" w:type="dxa"/>
              <w:bottom w:w="70" w:type="dxa"/>
              <w:right w:w="90" w:type="dxa"/>
            </w:tcMar>
          </w:tcPr>
          <w:p w14:paraId="2EBD751B"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35425198"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4C410451"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8C0B6A" w14:paraId="43736CF2" w14:textId="77777777">
        <w:tc>
          <w:tcPr>
            <w:tcW w:w="2600" w:type="dxa"/>
            <w:tcMar>
              <w:top w:w="70" w:type="dxa"/>
              <w:left w:w="90" w:type="dxa"/>
              <w:bottom w:w="70" w:type="dxa"/>
              <w:right w:w="90" w:type="dxa"/>
            </w:tcMar>
          </w:tcPr>
          <w:p w14:paraId="04B8E3DE"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440A7F9C"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61CE53D8"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8C0B6A" w14:paraId="4C97045A" w14:textId="77777777">
        <w:tc>
          <w:tcPr>
            <w:tcW w:w="2600" w:type="dxa"/>
            <w:tcMar>
              <w:top w:w="70" w:type="dxa"/>
              <w:left w:w="90" w:type="dxa"/>
              <w:bottom w:w="70" w:type="dxa"/>
              <w:right w:w="90" w:type="dxa"/>
            </w:tcMar>
          </w:tcPr>
          <w:p w14:paraId="3E2753D6" w14:textId="77777777" w:rsidR="00E01C3A" w:rsidRPr="00430DB3" w:rsidRDefault="00CC3326">
            <w:pPr>
              <w:rPr>
                <w:lang w:val="pt-BR"/>
              </w:rPr>
            </w:pPr>
            <w:r w:rsidRPr="00430DB3">
              <w:rPr>
                <w:sz w:val="20"/>
                <w:szCs w:val="20"/>
                <w:lang w:val="pt-BR"/>
              </w:rPr>
              <w:t>Inferência nebulosa × tabela em degraus × tabela com histerese de descida</w:t>
            </w:r>
          </w:p>
        </w:tc>
        <w:tc>
          <w:tcPr>
            <w:tcW w:w="2700" w:type="dxa"/>
            <w:tcMar>
              <w:top w:w="70" w:type="dxa"/>
              <w:left w:w="90" w:type="dxa"/>
              <w:bottom w:w="70" w:type="dxa"/>
              <w:right w:w="90" w:type="dxa"/>
            </w:tcMar>
          </w:tcPr>
          <w:p w14:paraId="05C7FD01"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6441D50B"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588EC61D" w14:textId="77777777" w:rsidR="001A5FD5" w:rsidRPr="00430DB3" w:rsidRDefault="002D2B91">
      <w:pPr>
        <w:spacing w:before="130" w:after="260"/>
        <w:rPr>
          <w:lang w:val="pt-BR"/>
        </w:rPr>
      </w:pPr>
      <w:r>
        <w:rPr>
          <w:sz w:val="20"/>
          <w:szCs w:val="20"/>
          <w:lang w:val="pt-BR"/>
        </w:rPr>
        <w:t>Fonte: Elaborado pelos autores (2026).</w:t>
      </w:r>
    </w:p>
    <w:p w14:paraId="78532312"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28754FE5"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3786BC77" w14:textId="77777777" w:rsidR="001A5FD5" w:rsidRPr="00430DB3" w:rsidRDefault="002D2B91">
      <w:pPr>
        <w:keepNext/>
        <w:spacing w:before="260" w:after="130"/>
        <w:rPr>
          <w:lang w:val="pt-BR"/>
        </w:rPr>
      </w:pPr>
      <w:r>
        <w:rPr>
          <w:sz w:val="20"/>
          <w:szCs w:val="20"/>
          <w:lang w:val="pt-BR"/>
        </w:rPr>
        <w:t>Tabela 4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244BE5EC" w14:textId="77777777">
        <w:trPr>
          <w:tblHeader/>
        </w:trPr>
        <w:tc>
          <w:tcPr>
            <w:tcW w:w="2600" w:type="dxa"/>
            <w:shd w:val="clear" w:color="auto" w:fill="EDEDED"/>
            <w:tcMar>
              <w:top w:w="70" w:type="dxa"/>
              <w:left w:w="90" w:type="dxa"/>
              <w:bottom w:w="70" w:type="dxa"/>
              <w:right w:w="90" w:type="dxa"/>
            </w:tcMar>
          </w:tcPr>
          <w:p w14:paraId="46F8E484"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55637A23"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645176EA"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2B690208" w14:textId="77777777">
        <w:tc>
          <w:tcPr>
            <w:tcW w:w="2600" w:type="dxa"/>
            <w:tcMar>
              <w:top w:w="70" w:type="dxa"/>
              <w:left w:w="90" w:type="dxa"/>
              <w:bottom w:w="70" w:type="dxa"/>
              <w:right w:w="90" w:type="dxa"/>
            </w:tcMar>
          </w:tcPr>
          <w:p w14:paraId="0EC04C54"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023CF1D6" w14:textId="77777777" w:rsidR="00E01C3A" w:rsidRDefault="00CC3326">
            <w:r>
              <w:rPr>
                <w:sz w:val="20"/>
                <w:szCs w:val="20"/>
              </w:rPr>
              <w:t>0,023 × 0,035</w:t>
            </w:r>
          </w:p>
        </w:tc>
        <w:tc>
          <w:tcPr>
            <w:tcW w:w="3771" w:type="dxa"/>
            <w:tcMar>
              <w:top w:w="70" w:type="dxa"/>
              <w:left w:w="90" w:type="dxa"/>
              <w:bottom w:w="70" w:type="dxa"/>
              <w:right w:w="90" w:type="dxa"/>
            </w:tcMar>
          </w:tcPr>
          <w:p w14:paraId="77163E82" w14:textId="77777777" w:rsidR="00E01C3A" w:rsidRPr="00CE1B46" w:rsidRDefault="00CC3326">
            <w:r>
              <w:rPr>
                <w:sz w:val="20"/>
                <w:szCs w:val="20"/>
                <w:lang w:val="pt-BR"/>
              </w:rPr>
              <w:t>0,028 × 0,035</w:t>
            </w:r>
          </w:p>
        </w:tc>
      </w:tr>
      <w:tr w:rsidR="00E01C3A" w:rsidRPr="00CE1B46" w14:paraId="2EECA4B5" w14:textId="77777777">
        <w:tc>
          <w:tcPr>
            <w:tcW w:w="2600" w:type="dxa"/>
            <w:tcMar>
              <w:top w:w="70" w:type="dxa"/>
              <w:left w:w="90" w:type="dxa"/>
              <w:bottom w:w="70" w:type="dxa"/>
              <w:right w:w="90" w:type="dxa"/>
            </w:tcMar>
          </w:tcPr>
          <w:p w14:paraId="767FC099" w14:textId="77777777" w:rsidR="00E01C3A" w:rsidRDefault="00CC3326">
            <w:proofErr w:type="spellStart"/>
            <w:r>
              <w:rPr>
                <w:sz w:val="20"/>
                <w:szCs w:val="20"/>
              </w:rPr>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1E0CA9AA"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66D5B0CD" w14:textId="77777777" w:rsidR="00E01C3A" w:rsidRPr="00CE1B46" w:rsidRDefault="00CC3326">
            <w:r>
              <w:rPr>
                <w:sz w:val="20"/>
                <w:szCs w:val="20"/>
                <w:lang w:val="pt-BR"/>
              </w:rPr>
              <w:t>89,6 % × 87,8 % (1,8 ponto percentual a mais)</w:t>
            </w:r>
          </w:p>
        </w:tc>
      </w:tr>
      <w:tr w:rsidR="00E01C3A" w:rsidRPr="00CE1B46" w14:paraId="6C3B0861" w14:textId="77777777">
        <w:tc>
          <w:tcPr>
            <w:tcW w:w="2600" w:type="dxa"/>
            <w:tcMar>
              <w:top w:w="70" w:type="dxa"/>
              <w:left w:w="90" w:type="dxa"/>
              <w:bottom w:w="70" w:type="dxa"/>
              <w:right w:w="90" w:type="dxa"/>
            </w:tcMar>
          </w:tcPr>
          <w:p w14:paraId="47776D60"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4BABC980"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185E143C" w14:textId="77777777" w:rsidR="00E01C3A" w:rsidRPr="00CE1B46" w:rsidRDefault="00CC3326">
            <w:r>
              <w:rPr>
                <w:sz w:val="20"/>
                <w:szCs w:val="20"/>
                <w:lang w:val="pt-BR"/>
              </w:rPr>
              <w:t>0,728 × 0,721 (0,007 a mais)</w:t>
            </w:r>
          </w:p>
        </w:tc>
      </w:tr>
      <w:tr w:rsidR="00E01C3A" w:rsidRPr="00CE1B46" w14:paraId="1962A7D5" w14:textId="77777777">
        <w:tc>
          <w:tcPr>
            <w:tcW w:w="2600" w:type="dxa"/>
            <w:tcMar>
              <w:top w:w="70" w:type="dxa"/>
              <w:left w:w="90" w:type="dxa"/>
              <w:bottom w:w="70" w:type="dxa"/>
              <w:right w:w="90" w:type="dxa"/>
            </w:tcMar>
          </w:tcPr>
          <w:p w14:paraId="2FBD4F20"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0C914908"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3CAB798B" w14:textId="77777777" w:rsidR="00E01C3A" w:rsidRPr="00CE1B46" w:rsidRDefault="00CC3326">
            <w:r>
              <w:rPr>
                <w:sz w:val="20"/>
                <w:szCs w:val="20"/>
                <w:lang w:val="pt-BR"/>
              </w:rPr>
              <w:t>Substituível</w:t>
            </w:r>
          </w:p>
        </w:tc>
      </w:tr>
    </w:tbl>
    <w:p w14:paraId="78CD6427" w14:textId="77777777" w:rsidR="001A5FD5" w:rsidRDefault="002D2B91">
      <w:pPr>
        <w:spacing w:before="130" w:after="260"/>
      </w:pPr>
      <w:r>
        <w:rPr>
          <w:sz w:val="20"/>
          <w:szCs w:val="20"/>
          <w:lang w:val="pt-BR"/>
        </w:rPr>
        <w:t>Fonte: Elaborado pelos autores (2026).</w:t>
      </w:r>
    </w:p>
    <w:p w14:paraId="7A881AD5"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527A6885" w14:textId="77777777" w:rsidR="00E01C3A" w:rsidRDefault="00CC3326">
      <w:pPr>
        <w:pStyle w:val="Heading1"/>
        <w:pageBreakBefore/>
        <w:spacing w:before="480" w:after="280" w:line="360" w:lineRule="auto"/>
        <w:rPr>
          <w:lang w:val="pt-BR"/>
        </w:rPr>
      </w:pPr>
      <w:bookmarkStart w:id="67" w:name="_Toc242493271"/>
      <w:r>
        <w:rPr>
          <w:lang w:val="pt-BR"/>
        </w:rPr>
        <w:t>5 ANÁLISE DOS RESULTADOS</w:t>
      </w:r>
      <w:bookmarkEnd w:id="67"/>
    </w:p>
    <w:p w14:paraId="3D089BFF" w14:textId="77777777" w:rsidR="00E01C3A" w:rsidRDefault="00CC3326">
      <w:pPr>
        <w:pStyle w:val="Heading2"/>
        <w:spacing w:before="360" w:after="240" w:line="360" w:lineRule="auto"/>
        <w:rPr>
          <w:lang w:val="pt-BR"/>
        </w:rPr>
      </w:pPr>
      <w:bookmarkStart w:id="68" w:name="_Toc242493272"/>
      <w:r>
        <w:rPr>
          <w:lang w:val="pt-BR"/>
        </w:rPr>
        <w:t>5.1 Avaliação das hipóteses</w:t>
      </w:r>
      <w:bookmarkEnd w:id="68"/>
    </w:p>
    <w:p w14:paraId="0E554BC6" w14:textId="77777777" w:rsidR="00E01C3A" w:rsidRDefault="00CC3326">
      <w:pPr>
        <w:spacing w:after="120" w:line="360" w:lineRule="auto"/>
        <w:ind w:firstLine="709"/>
        <w:jc w:val="both"/>
        <w:rPr>
          <w:lang w:val="pt-BR"/>
        </w:rPr>
      </w:pPr>
      <w:r>
        <w:rPr>
          <w:highlight w:val="yellow"/>
          <w:lang w:val="pt-BR"/>
        </w:rPr>
        <w:t>[PENDENTE — declarar, com base no Capítulo 4, se cada hipótese de 2.10 é aceita ou rejeitada: H1 pela concordância de 4.4; H2 pelo resultado de 4.2; H3 pela comparação entre o acionamento antecipado e o puramente reativo (3.9 e 4.6).]</w:t>
      </w:r>
    </w:p>
    <w:p w14:paraId="79489F00" w14:textId="77777777" w:rsidR="00E01C3A" w:rsidRDefault="00CC3326">
      <w:pPr>
        <w:pStyle w:val="Heading2"/>
        <w:spacing w:before="360" w:after="240" w:line="360" w:lineRule="auto"/>
        <w:rPr>
          <w:lang w:val="pt-BR"/>
        </w:rPr>
      </w:pPr>
      <w:bookmarkStart w:id="69" w:name="_Toc242493273"/>
      <w:r>
        <w:rPr>
          <w:lang w:val="pt-BR"/>
        </w:rPr>
        <w:t>5.2 Discussão dos resultados e comparação com a literatura</w:t>
      </w:r>
      <w:bookmarkEnd w:id="69"/>
    </w:p>
    <w:p w14:paraId="7208CC6A"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569703CE" w14:textId="77777777" w:rsidR="00E01C3A" w:rsidRDefault="00CC3326">
      <w:pPr>
        <w:pStyle w:val="Heading2"/>
        <w:spacing w:before="360" w:after="240" w:line="360" w:lineRule="auto"/>
        <w:rPr>
          <w:lang w:val="pt-BR"/>
        </w:rPr>
      </w:pPr>
      <w:bookmarkStart w:id="70" w:name="_Toc242493274"/>
      <w:r>
        <w:rPr>
          <w:lang w:val="pt-BR"/>
        </w:rPr>
        <w:t>5.3 Exatidão, confiabilidade e limitações</w:t>
      </w:r>
      <w:bookmarkEnd w:id="70"/>
    </w:p>
    <w:p w14:paraId="7A79D511"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2EEFE836"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4AC1CFC"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pPr>
        <w:pStyle w:val="ListParagraph"/>
        <w:numPr>
          <w:ilvl w:val="0"/>
          <w:numId w:val="2"/>
        </w:numPr>
        <w:spacing w:after="120" w:line="360" w:lineRule="auto"/>
        <w:jc w:val="both"/>
      </w:pPr>
      <w:r>
        <w:rPr>
          <w:lang w:val="pt-BR"/>
        </w:rPr>
        <w:t xml:space="preserve">Os requisitos foram elicitados apenas de fontes documentais (3.12.1), sem entrevista nem validação junto ao município, à concessionária ou ao operador da plataforma de monitoramento: expressam o que os documentos oficiais exigem, e não o que esses operadores confirmariam.</w:t>
      </w:r>
    </w:p>
    <w:p w14:paraId="19E0C052"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5E3EDC49"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2C95B5D6"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066D9A01"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35B9C1E0"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324F79FB"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2E07503A"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699D83D4"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5AD75626"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1210CC7E"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2981CBB3"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73706844"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3A5CFB87"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1C2A4994"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1D557CF2"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73A72302"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6DF6EE6C"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5259840"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t>ele; o tratamento desses casos figura na especificação de integração como requisito à plataforma, e não como resultado medido.</w:t>
      </w:r>
    </w:p>
    <w:p w14:paraId="7E4EA231"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29B134ED"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0E483D25"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045E6E24"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35B4094F"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56D5F84F"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69A3DC04"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4E3C862E" w14:textId="77777777" w:rsidR="002C2A03" w:rsidRPr="00430DB3" w:rsidRDefault="008C03E9">
      <w:pPr>
        <w:pStyle w:val="ListParagraph"/>
        <w:numPr>
          <w:ilvl w:val="0"/>
          <w:numId w:val="2"/>
        </w:numPr>
        <w:spacing w:after="120" w:line="360" w:lineRule="auto"/>
        <w:jc w:val="both"/>
        <w:rPr>
          <w:lang w:val="pt-BR"/>
        </w:rPr>
      </w:pPr>
      <w:r>
        <w:rPr>
          <w:lang w:val="pt-BR"/>
        </w:rPr>
        <w:t>Não houve teste de carga na escala do parque: a estimativa de cerca de 170 publicações por segundo para 50 mil câmeras é cálculo, e não medição.</w:t>
      </w:r>
    </w:p>
    <w:p w14:paraId="02F46ECD"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764B6B03"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4655494E"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50E9FF70"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3BF95E2E"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689ED32A"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3017E4E6"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1FB521F3" w14:textId="77777777" w:rsidR="00E01C3A" w:rsidRDefault="00CC3326">
      <w:pPr>
        <w:pStyle w:val="Heading2"/>
        <w:spacing w:before="360" w:after="240" w:line="360" w:lineRule="auto"/>
        <w:rPr>
          <w:lang w:val="pt-BR"/>
        </w:rPr>
      </w:pPr>
      <w:bookmarkStart w:id="71" w:name="_Toc242493275"/>
      <w:r>
        <w:rPr>
          <w:lang w:val="pt-BR"/>
        </w:rPr>
        <w:t>5.4 Implicações dos resultados</w:t>
      </w:r>
      <w:bookmarkEnd w:id="71"/>
    </w:p>
    <w:p w14:paraId="02E42B51"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065E7335" w14:textId="77777777" w:rsidR="00E01C3A" w:rsidRDefault="00CC3326">
      <w:pPr>
        <w:pStyle w:val="Heading1"/>
        <w:pageBreakBefore/>
        <w:spacing w:before="480" w:after="280" w:line="360" w:lineRule="auto"/>
        <w:rPr>
          <w:lang w:val="pt-BR"/>
        </w:rPr>
      </w:pPr>
      <w:bookmarkStart w:id="72" w:name="_Toc242493276"/>
      <w:r>
        <w:rPr>
          <w:lang w:val="pt-BR"/>
        </w:rPr>
        <w:t>6 CONCLUSÕES</w:t>
      </w:r>
      <w:bookmarkEnd w:id="72"/>
    </w:p>
    <w:p w14:paraId="7076753F"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0B7CDD2E" w14:textId="77777777" w:rsidR="00E01C3A" w:rsidRDefault="00CC3326">
      <w:pPr>
        <w:pStyle w:val="Heading2"/>
        <w:spacing w:before="360" w:after="240" w:line="360" w:lineRule="auto"/>
        <w:rPr>
          <w:lang w:val="pt-BR"/>
        </w:rPr>
      </w:pPr>
      <w:bookmarkStart w:id="73" w:name="_Toc242493277"/>
      <w:r>
        <w:rPr>
          <w:lang w:val="pt-BR"/>
        </w:rPr>
        <w:t>6.1 Recomendações</w:t>
      </w:r>
      <w:bookmarkEnd w:id="73"/>
    </w:p>
    <w:p w14:paraId="503DD63F"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6F5112FD"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14526787"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85A6402"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7EBB82E1"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7A98EFFD"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583BBFA9"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07348EE3"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065A61CD"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5466A5F3"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00F94920"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76770F0A"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5088D83C"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2CDC66DD" w14:textId="77777777" w:rsidR="00E01C3A" w:rsidRDefault="00CC3326">
      <w:pPr>
        <w:pStyle w:val="Heading1"/>
        <w:pageBreakBefore/>
        <w:spacing w:before="480" w:after="280" w:line="360" w:lineRule="auto"/>
        <w:jc w:val="center"/>
        <w:rPr>
          <w:lang w:val="pt-BR"/>
        </w:rPr>
      </w:pPr>
      <w:bookmarkStart w:id="74" w:name="_Toc242493278"/>
      <w:r>
        <w:rPr>
          <w:lang w:val="pt-BR"/>
        </w:rPr>
        <w:t>REFERÊNCIAS</w:t>
      </w:r>
      <w:bookmarkEnd w:id="74"/>
    </w:p>
    <w:p w14:paraId="1E6309CC"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587BA4F5"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1A7440A5"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78E0B428"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5F6C67E7"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5CDAEF0B"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61168F0"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74F3A743"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42649AA5"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288D7599"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55E53743"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t>https://www.planalto.gov.br/ccivil_03/_ato2015-2018/2018/lei/l13709.htm. Acesso em: 13 set. 2026.</w:t>
      </w:r>
    </w:p>
    <w:p w14:paraId="5585E685"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0CE96CB6"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71FC4746"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76473B5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5BD7791"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70A0B73C"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60A27686"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53A9EB17"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38ACA739"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529815B0"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2F84F4EE" w14:textId="77777777" w:rsidR="00D97550" w:rsidRPr="00C708F0" w:rsidRDefault="00000000">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1AB508D5"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2E2099F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33BF5041"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4D7697F1"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59AFD995"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4A3B0B96"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563846E4"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48048B05"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715611C2"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reconhecimento facial. </w:t>
      </w:r>
      <w:r w:rsidRPr="00C708F0">
        <w:rPr>
          <w:b/>
          <w:bCs/>
          <w:lang w:val="pt-BR"/>
        </w:rPr>
        <w:t>Mosaico</w:t>
      </w:r>
      <w:r w:rsidRPr="00C708F0">
        <w:rPr>
          <w:lang w:val="pt-BR"/>
        </w:rPr>
        <w:t>, v. 17, n. 27, e1727202546, 2025. DOI: 10.12660/rm.v17n27.2025.92355.</w:t>
      </w:r>
    </w:p>
    <w:p w14:paraId="0DF4429B" w14:textId="77777777" w:rsidR="00D97550" w:rsidRDefault="00000000">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6EABE2FD"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532FE3F8"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6F4975D6"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703A7D4A"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0EE5651D"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1164CC4D"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2FE5361"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51D18CEC"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6F182E05"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xml:space="preserve">. São </w:t>
      </w:r>
      <w:r>
        <w:rPr>
          <w:lang w:val="pt-BR"/>
        </w:rPr>
        <w:t>Paulo: Prefeitura do Município de São Paulo, 8 out. 2021. Disponível em: https://prefeitura.sp.gov.br/w/noticia/prefeitura-avanca-na-modernizacao-com-led-da-rede-de-iluminacao-publica-de-sao-paulo. Acesso em: 13 set. 2026.</w:t>
      </w:r>
    </w:p>
    <w:p w14:paraId="0DAA726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5EF475C5"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6356ECEB"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18CBD1DC"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5E3E9A45"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22B12F7F"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0277DA3B"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4AFBBAA9"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3634CC33"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228A931A"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393A065E" w14:textId="77777777" w:rsidR="00D97550" w:rsidRDefault="00000000">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0213074A" w14:textId="77777777" w:rsidR="006B1E66" w:rsidRDefault="00CC3326">
      <w:pPr>
        <w:spacing w:after="240"/>
      </w:pPr>
      <w:r>
        <w:t xml:space="preserve">ZADEH, Lotfi A. Fuzzy sets. </w:t>
      </w:r>
      <w:r>
        <w:rPr>
          <w:b/>
          <w:bCs/>
        </w:rPr>
        <w:t>Information and Control</w:t>
      </w:r>
      <w:r>
        <w:t>, v. 8, n. 3, p. 338-353, 1965.</w:t>
      </w:r>
    </w:p>
    <w:p w14:paraId="2F0B4BC5" w14:textId="77777777" w:rsidR="00E01C3A" w:rsidRDefault="00CC3326">
      <w:pPr>
        <w:pStyle w:val="Heading1"/>
        <w:pageBreakBefore/>
        <w:spacing w:before="480" w:after="280" w:line="360" w:lineRule="auto"/>
        <w:jc w:val="center"/>
        <w:rPr>
          <w:lang w:val="pt-BR"/>
        </w:rPr>
      </w:pPr>
      <w:bookmarkStart w:id="75" w:name="_Toc242493279"/>
      <w:r>
        <w:rPr>
          <w:lang w:val="pt-BR"/>
        </w:rPr>
        <w:t>APÊNDICE A — DECLARAÇÃO DE USO DE FERRAMENTAS DE INTELIGÊNCIA ARTIFICIAL GENERATIVA</w:t>
      </w:r>
      <w:bookmarkEnd w:id="75"/>
    </w:p>
    <w:p w14:paraId="5F668CA6" w14:textId="77777777" w:rsidR="00E01C3A" w:rsidRDefault="00CC3326">
      <w:pPr>
        <w:spacing w:before="280" w:after="140" w:line="360" w:lineRule="auto"/>
        <w:jc w:val="both"/>
        <w:rPr>
          <w:b/>
          <w:bCs/>
          <w:lang w:val="pt-BR"/>
        </w:rPr>
      </w:pPr>
      <w:r>
        <w:rPr>
          <w:b/>
          <w:bCs/>
          <w:lang w:val="pt-BR"/>
        </w:rPr>
        <w:t>1 Identificação</w:t>
      </w:r>
    </w:p>
    <w:p w14:paraId="7C2EA31A"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243424BE" w14:textId="77777777" w:rsidR="00101C02" w:rsidRDefault="00CC3326">
      <w:pPr>
        <w:spacing w:after="120" w:line="360" w:lineRule="auto"/>
        <w:jc w:val="both"/>
        <w:rPr>
          <w:lang w:val="pt-BR"/>
        </w:rPr>
      </w:pPr>
      <w:r>
        <w:rPr>
          <w:lang w:val="pt-BR"/>
        </w:rPr>
        <w:t xml:space="preserve">Autores: </w:t>
      </w:r>
    </w:p>
    <w:p w14:paraId="7F725015" w14:textId="77777777" w:rsidR="00101C02" w:rsidRDefault="00CC3326">
      <w:pPr>
        <w:spacing w:after="120" w:line="360" w:lineRule="auto"/>
        <w:jc w:val="both"/>
        <w:rPr>
          <w:lang w:val="pt-BR"/>
        </w:rPr>
      </w:pPr>
      <w:r>
        <w:rPr>
          <w:lang w:val="pt-BR"/>
        </w:rPr>
        <w:t xml:space="preserve">Bruno Bonavigo Dacal, RA N309EC4, CPF _____._____._____-___; </w:t>
      </w:r>
    </w:p>
    <w:p w14:paraId="5F772545" w14:textId="77777777" w:rsidR="00101C02" w:rsidRDefault="00CC3326">
      <w:pPr>
        <w:spacing w:after="120" w:line="360" w:lineRule="auto"/>
        <w:jc w:val="both"/>
        <w:rPr>
          <w:lang w:val="pt-BR"/>
        </w:rPr>
      </w:pPr>
      <w:r>
        <w:rPr>
          <w:lang w:val="pt-BR"/>
        </w:rPr>
        <w:t xml:space="preserve">Lucas de Araujo Vergara, RA N090758, CPF _____._____._____-___; </w:t>
      </w:r>
    </w:p>
    <w:p w14:paraId="78DDBAC7" w14:textId="77777777" w:rsidR="00E01C3A" w:rsidRDefault="00CC3326">
      <w:pPr>
        <w:spacing w:after="120" w:line="360" w:lineRule="auto"/>
        <w:jc w:val="both"/>
        <w:rPr>
          <w:lang w:val="pt-BR"/>
        </w:rPr>
      </w:pPr>
      <w:r>
        <w:rPr>
          <w:lang w:val="pt-BR"/>
        </w:rPr>
        <w:t>Vitor Oliveira dos Santos, RA N083DG1, CPF _____._____._____-___.</w:t>
      </w:r>
    </w:p>
    <w:p w14:paraId="6D536804" w14:textId="77777777" w:rsidR="00E01C3A" w:rsidRDefault="00CC3326">
      <w:pPr>
        <w:spacing w:after="120" w:line="360" w:lineRule="auto"/>
        <w:jc w:val="both"/>
        <w:rPr>
          <w:lang w:val="pt-BR"/>
        </w:rPr>
      </w:pPr>
      <w:r>
        <w:rPr>
          <w:lang w:val="pt-BR"/>
        </w:rPr>
        <w:t>Curso: Bacharelado em Ciência da Computação — Universidade Paulista (UNIP).</w:t>
      </w:r>
    </w:p>
    <w:p w14:paraId="33CA47E2" w14:textId="77777777" w:rsidR="00E01C3A" w:rsidRDefault="00CC3326">
      <w:pPr>
        <w:spacing w:after="120" w:line="360" w:lineRule="auto"/>
        <w:jc w:val="both"/>
        <w:rPr>
          <w:lang w:val="pt-BR"/>
        </w:rPr>
      </w:pPr>
      <w:r>
        <w:rPr>
          <w:lang w:val="pt-BR"/>
        </w:rPr>
        <w:t>Orientador: Prof. Marco Gomes.</w:t>
      </w:r>
    </w:p>
    <w:p w14:paraId="72346843" w14:textId="77777777" w:rsidR="00E01C3A" w:rsidRDefault="00CC3326">
      <w:pPr>
        <w:spacing w:before="280" w:after="140" w:line="360" w:lineRule="auto"/>
        <w:jc w:val="both"/>
        <w:rPr>
          <w:b/>
          <w:bCs/>
          <w:lang w:val="pt-BR"/>
        </w:rPr>
      </w:pPr>
      <w:r>
        <w:rPr>
          <w:b/>
          <w:bCs/>
          <w:lang w:val="pt-BR"/>
        </w:rPr>
        <w:t>2 Natureza do uso</w:t>
      </w:r>
    </w:p>
    <w:p w14:paraId="5F90D743"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9F082B"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3A0949DD" w14:textId="77777777" w:rsidR="00D97550" w:rsidRPr="00C708F0" w:rsidRDefault="00000000">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116380E0" w14:textId="77777777" w:rsidR="00E01C3A" w:rsidRDefault="00CC3326">
      <w:pPr>
        <w:keepNext/>
        <w:spacing w:before="260" w:after="130"/>
        <w:rPr>
          <w:lang w:val="pt-BR"/>
        </w:rPr>
      </w:pPr>
      <w:r>
        <w:rPr>
          <w:sz w:val="20"/>
          <w:szCs w:val="20"/>
          <w:lang w:val="pt-BR"/>
        </w:rPr>
        <w:t>Quadro 19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8C0B6A" w14:paraId="1C6E9BE1" w14:textId="77777777" w:rsidTr="00101C02">
        <w:trPr>
          <w:tblHeader/>
        </w:trPr>
        <w:tc>
          <w:tcPr>
            <w:tcW w:w="1693" w:type="dxa"/>
            <w:shd w:val="clear" w:color="auto" w:fill="EDEDED"/>
            <w:tcMar>
              <w:top w:w="70" w:type="dxa"/>
              <w:left w:w="90" w:type="dxa"/>
              <w:bottom w:w="70" w:type="dxa"/>
              <w:right w:w="90" w:type="dxa"/>
            </w:tcMar>
          </w:tcPr>
          <w:p w14:paraId="3153BFD5"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74F31987"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2D27575D"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594F666C"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56191CB1" w14:textId="77777777" w:rsidR="00E01C3A" w:rsidRPr="00CE1B46" w:rsidRDefault="00CC3326">
            <w:pPr>
              <w:rPr>
                <w:lang w:val="pt-BR"/>
              </w:rPr>
            </w:pPr>
            <w:r>
              <w:rPr>
                <w:b/>
                <w:bCs/>
                <w:sz w:val="20"/>
                <w:szCs w:val="20"/>
                <w:lang w:val="pt-BR"/>
              </w:rPr>
              <w:t>Nível de intervenção humana pós-geração (%)</w:t>
            </w:r>
          </w:p>
        </w:tc>
      </w:tr>
      <w:tr w:rsidR="00E01C3A" w:rsidRPr="00C708F0" w14:paraId="16C26BFB" w14:textId="77777777" w:rsidTr="00101C02">
        <w:tc>
          <w:tcPr>
            <w:tcW w:w="1693" w:type="dxa"/>
            <w:tcMar>
              <w:top w:w="70" w:type="dxa"/>
              <w:left w:w="90" w:type="dxa"/>
              <w:bottom w:w="70" w:type="dxa"/>
              <w:right w:w="90" w:type="dxa"/>
            </w:tcMar>
          </w:tcPr>
          <w:p w14:paraId="5A5EB79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EB6062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817E2E3"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3767DFBA"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26FEC46E" w14:textId="77777777" w:rsidR="00E01C3A" w:rsidRPr="00C708F0" w:rsidRDefault="00C708F0">
            <w:pPr>
              <w:rPr>
                <w:lang w:val="pt-BR"/>
              </w:rPr>
            </w:pPr>
            <w:r>
              <w:rPr>
                <w:sz w:val="20"/>
                <w:szCs w:val="20"/>
              </w:rPr>
              <w:t>30</w:t>
            </w:r>
          </w:p>
        </w:tc>
      </w:tr>
      <w:tr w:rsidR="00E01C3A" w14:paraId="0E074FCB" w14:textId="77777777" w:rsidTr="00101C02">
        <w:tc>
          <w:tcPr>
            <w:tcW w:w="1693" w:type="dxa"/>
            <w:tcMar>
              <w:top w:w="70" w:type="dxa"/>
              <w:left w:w="90" w:type="dxa"/>
              <w:bottom w:w="70" w:type="dxa"/>
              <w:right w:w="90" w:type="dxa"/>
            </w:tcMar>
          </w:tcPr>
          <w:p w14:paraId="3BB5429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3C9775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2F463E7" w14:textId="77777777" w:rsidR="00E01C3A" w:rsidRDefault="00CC3326">
            <w:r>
              <w:rPr>
                <w:sz w:val="20"/>
                <w:szCs w:val="20"/>
              </w:rPr>
              <w:t xml:space="preserve">Figuras 3, 4, 5 e 10</w:t>
            </w:r>
          </w:p>
        </w:tc>
        <w:tc>
          <w:tcPr>
            <w:tcW w:w="2672" w:type="dxa"/>
            <w:tcMar>
              <w:top w:w="70" w:type="dxa"/>
              <w:left w:w="90" w:type="dxa"/>
              <w:bottom w:w="70" w:type="dxa"/>
              <w:right w:w="90" w:type="dxa"/>
            </w:tcMar>
          </w:tcPr>
          <w:p w14:paraId="04A97534" w14:textId="77777777" w:rsidR="00E01C3A" w:rsidRPr="00CE1B46" w:rsidRDefault="00CC3326">
            <w:pPr>
              <w:rPr>
                <w:lang w:val="pt-BR"/>
              </w:rPr>
            </w:pPr>
            <w:r>
              <w:rPr>
                <w:sz w:val="20"/>
                <w:szCs w:val="20"/>
                <w:lang w:val="pt-BR"/>
              </w:rPr>
              <w:t>Geração dos diagramas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74020F06" w14:textId="77777777" w:rsidR="00E01C3A" w:rsidRDefault="00CC3326">
            <w:r>
              <w:rPr>
                <w:sz w:val="20"/>
                <w:szCs w:val="20"/>
              </w:rPr>
              <w:t>20</w:t>
            </w:r>
          </w:p>
        </w:tc>
      </w:tr>
      <w:tr w:rsidR="00E01C3A" w14:paraId="491A91F4" w14:textId="77777777" w:rsidTr="00101C02">
        <w:tc>
          <w:tcPr>
            <w:tcW w:w="1693" w:type="dxa"/>
            <w:tcMar>
              <w:top w:w="70" w:type="dxa"/>
              <w:left w:w="90" w:type="dxa"/>
              <w:bottom w:w="70" w:type="dxa"/>
              <w:right w:w="90" w:type="dxa"/>
            </w:tcMar>
          </w:tcPr>
          <w:p w14:paraId="498CE6E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D8302AF"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60ADA73"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496B56AD"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35E91014" w14:textId="77777777" w:rsidR="00E01C3A" w:rsidRDefault="00CC3326">
            <w:r>
              <w:rPr>
                <w:sz w:val="20"/>
                <w:szCs w:val="20"/>
              </w:rPr>
              <w:t>40</w:t>
            </w:r>
          </w:p>
        </w:tc>
      </w:tr>
      <w:tr w:rsidR="00E01C3A" w14:paraId="4B410474" w14:textId="77777777" w:rsidTr="00101C02">
        <w:tc>
          <w:tcPr>
            <w:tcW w:w="1693" w:type="dxa"/>
            <w:tcMar>
              <w:top w:w="70" w:type="dxa"/>
              <w:left w:w="90" w:type="dxa"/>
              <w:bottom w:w="70" w:type="dxa"/>
              <w:right w:w="90" w:type="dxa"/>
            </w:tcMar>
          </w:tcPr>
          <w:p w14:paraId="1B5E0A72"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1C371D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1F3D279" w14:textId="77777777" w:rsidR="00E01C3A" w:rsidRDefault="00CC3326">
            <w:r>
              <w:rPr>
                <w:sz w:val="20"/>
                <w:szCs w:val="20"/>
              </w:rPr>
              <w:t>2.2, 2.3 e 3.6</w:t>
            </w:r>
          </w:p>
        </w:tc>
        <w:tc>
          <w:tcPr>
            <w:tcW w:w="2672" w:type="dxa"/>
            <w:tcMar>
              <w:top w:w="70" w:type="dxa"/>
              <w:left w:w="90" w:type="dxa"/>
              <w:bottom w:w="70" w:type="dxa"/>
              <w:right w:w="90" w:type="dxa"/>
            </w:tcMar>
          </w:tcPr>
          <w:p w14:paraId="41DE45B9"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0725ABEB" w14:textId="77777777" w:rsidR="00E01C3A" w:rsidRDefault="00C708F0">
            <w:r>
              <w:rPr>
                <w:sz w:val="20"/>
                <w:szCs w:val="20"/>
              </w:rPr>
              <w:t>50</w:t>
            </w:r>
          </w:p>
        </w:tc>
      </w:tr>
      <w:tr w:rsidR="00E01C3A" w14:paraId="4C86BB9D" w14:textId="77777777" w:rsidTr="00101C02">
        <w:tc>
          <w:tcPr>
            <w:tcW w:w="1693" w:type="dxa"/>
            <w:tcMar>
              <w:top w:w="70" w:type="dxa"/>
              <w:left w:w="90" w:type="dxa"/>
              <w:bottom w:w="70" w:type="dxa"/>
              <w:right w:w="90" w:type="dxa"/>
            </w:tcMar>
          </w:tcPr>
          <w:p w14:paraId="1854A4D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243B521"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A88663C"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5DC7154B"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3988B4A4" w14:textId="77777777" w:rsidR="00E01C3A" w:rsidRDefault="00C708F0">
            <w:r>
              <w:rPr>
                <w:sz w:val="20"/>
                <w:szCs w:val="20"/>
              </w:rPr>
              <w:t>70</w:t>
            </w:r>
          </w:p>
        </w:tc>
      </w:tr>
      <w:tr w:rsidR="00E01C3A" w14:paraId="456B68A3" w14:textId="77777777" w:rsidTr="00101C02">
        <w:tc>
          <w:tcPr>
            <w:tcW w:w="1693" w:type="dxa"/>
            <w:tcMar>
              <w:top w:w="70" w:type="dxa"/>
              <w:left w:w="90" w:type="dxa"/>
              <w:bottom w:w="70" w:type="dxa"/>
              <w:right w:w="90" w:type="dxa"/>
            </w:tcMar>
          </w:tcPr>
          <w:p w14:paraId="67D84D2D"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0159AB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07DCBFB0"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3AB283C0"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6D753B28" w14:textId="77777777" w:rsidR="00E01C3A" w:rsidRDefault="00C708F0">
            <w:r>
              <w:rPr>
                <w:sz w:val="20"/>
                <w:szCs w:val="20"/>
              </w:rPr>
              <w:t>40</w:t>
            </w:r>
          </w:p>
        </w:tc>
      </w:tr>
      <w:tr w:rsidR="00E01C3A" w14:paraId="2608B816" w14:textId="77777777" w:rsidTr="00101C02">
        <w:tc>
          <w:tcPr>
            <w:tcW w:w="1693" w:type="dxa"/>
            <w:tcMar>
              <w:top w:w="70" w:type="dxa"/>
              <w:left w:w="90" w:type="dxa"/>
              <w:bottom w:w="70" w:type="dxa"/>
              <w:right w:w="90" w:type="dxa"/>
            </w:tcMar>
          </w:tcPr>
          <w:p w14:paraId="449A1FD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7C440C9"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6EF65C5F"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7C42A44A" w14:textId="77777777" w:rsidR="00E01C3A" w:rsidRPr="00430DB3" w:rsidRDefault="00CC3326">
            <w:pPr>
              <w:rPr>
                <w:lang w:val="pt-BR"/>
              </w:rPr>
            </w:pPr>
            <w:r>
              <w:rPr>
                <w:sz w:val="20"/>
                <w:szCs w:val="20"/>
                <w:lang w:val="pt-BR"/>
              </w:rPr>
              <w:t xml:space="preserve">Elaboração dos protocolos e dos programas de avaliação, execução dos experimentos e tabulação dos resultados, com os critérios discutidos e </w:t>
            </w:r>
            <w:r>
              <w:rPr>
                <w:sz w:val="20"/>
                <w:szCs w:val="20"/>
                <w:lang w:val="pt-BR"/>
              </w:rPr>
              <w:t>aprovados pelos autores antes de cada execução; busca e conferência de qualidade dos conjuntos de dados públicos</w:t>
            </w:r>
          </w:p>
        </w:tc>
        <w:tc>
          <w:tcPr>
            <w:tcW w:w="1645" w:type="dxa"/>
            <w:tcMar>
              <w:top w:w="70" w:type="dxa"/>
              <w:left w:w="90" w:type="dxa"/>
              <w:bottom w:w="70" w:type="dxa"/>
              <w:right w:w="90" w:type="dxa"/>
            </w:tcMar>
          </w:tcPr>
          <w:p w14:paraId="23A5ADC9" w14:textId="77777777" w:rsidR="00E01C3A" w:rsidRDefault="00CC3326">
            <w:r>
              <w:rPr>
                <w:sz w:val="20"/>
                <w:szCs w:val="20"/>
              </w:rPr>
              <w:t>40</w:t>
            </w:r>
          </w:p>
        </w:tc>
      </w:tr>
    </w:tbl>
    <w:p w14:paraId="378AE315" w14:textId="77777777" w:rsidR="00E01C3A" w:rsidRDefault="00CC3326">
      <w:pPr>
        <w:spacing w:before="130" w:after="260"/>
        <w:rPr>
          <w:lang w:val="pt-BR"/>
        </w:rPr>
      </w:pPr>
      <w:r>
        <w:rPr>
          <w:sz w:val="20"/>
          <w:szCs w:val="20"/>
          <w:lang w:val="pt-BR"/>
        </w:rPr>
        <w:t>Fonte: Elaborado pelos autores (2026).</w:t>
      </w:r>
    </w:p>
    <w:p w14:paraId="66367438"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13/09/2026 a ___/___/2026. </w:t>
      </w:r>
    </w:p>
    <w:p w14:paraId="52156F25" w14:textId="77777777" w:rsidR="00E01C3A" w:rsidRDefault="00CC3326">
      <w:pPr>
        <w:spacing w:before="280" w:after="140" w:line="360" w:lineRule="auto"/>
        <w:jc w:val="both"/>
        <w:rPr>
          <w:b/>
          <w:bCs/>
          <w:lang w:val="pt-BR"/>
        </w:rPr>
      </w:pPr>
      <w:r>
        <w:rPr>
          <w:b/>
          <w:bCs/>
          <w:lang w:val="pt-BR"/>
        </w:rPr>
        <w:t>3 Protocolo de auditoria e prompts</w:t>
      </w:r>
    </w:p>
    <w:p w14:paraId="1B55C060"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43C1E5DC"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009C119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E5BEAE7"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274F9555"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320B52C"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08D323EB"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7159410"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01DDEB4E"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3998B95F" w14:textId="77777777" w:rsidR="00E01C3A" w:rsidRDefault="00CC3326">
      <w:pPr>
        <w:spacing w:after="120" w:line="360" w:lineRule="auto"/>
        <w:jc w:val="both"/>
        <w:rPr>
          <w:lang w:val="pt-BR"/>
        </w:rPr>
      </w:pPr>
      <w:r>
        <w:rPr>
          <w:lang w:val="pt-BR"/>
        </w:rPr>
        <w:t>Local: ______________________________________, Data: ____/____/2026.</w:t>
      </w:r>
    </w:p>
    <w:p w14:paraId="330C4788" w14:textId="77777777" w:rsidR="00E01C3A" w:rsidRDefault="00CC3326">
      <w:pPr>
        <w:spacing w:before="520" w:after="60"/>
        <w:jc w:val="center"/>
        <w:rPr>
          <w:lang w:val="pt-BR"/>
        </w:rPr>
      </w:pPr>
      <w:r>
        <w:rPr>
          <w:lang w:val="pt-BR"/>
        </w:rPr>
        <w:t>_______________________________________</w:t>
      </w:r>
    </w:p>
    <w:p w14:paraId="79210AF6" w14:textId="77777777" w:rsidR="00E01C3A" w:rsidRDefault="00CC3326">
      <w:pPr>
        <w:spacing w:before="520" w:after="60"/>
        <w:jc w:val="center"/>
        <w:rPr>
          <w:lang w:val="pt-BR"/>
        </w:rPr>
      </w:pPr>
      <w:r>
        <w:rPr>
          <w:lang w:val="pt-BR"/>
        </w:rPr>
        <w:t>Bruno Bonavigo Dacal — RA N309EC4</w:t>
      </w:r>
    </w:p>
    <w:p w14:paraId="03AE886A" w14:textId="77777777" w:rsidR="00E01C3A" w:rsidRDefault="00CC3326">
      <w:pPr>
        <w:spacing w:before="520" w:after="60"/>
        <w:jc w:val="center"/>
        <w:rPr>
          <w:lang w:val="pt-BR"/>
        </w:rPr>
      </w:pPr>
      <w:r>
        <w:rPr>
          <w:lang w:val="pt-BR"/>
        </w:rPr>
        <w:t>_______________________________________</w:t>
      </w:r>
    </w:p>
    <w:p w14:paraId="59B40686" w14:textId="77777777" w:rsidR="00E01C3A" w:rsidRDefault="00CC3326">
      <w:pPr>
        <w:spacing w:before="520" w:after="60"/>
        <w:jc w:val="center"/>
        <w:rPr>
          <w:lang w:val="pt-BR"/>
        </w:rPr>
      </w:pPr>
      <w:r>
        <w:rPr>
          <w:lang w:val="pt-BR"/>
        </w:rPr>
        <w:t>Lucas de Araujo Vergara — RA N090758</w:t>
      </w:r>
    </w:p>
    <w:p w14:paraId="6A6B2F79" w14:textId="77777777" w:rsidR="00E01C3A" w:rsidRDefault="00CC3326">
      <w:pPr>
        <w:spacing w:before="520" w:after="60"/>
        <w:jc w:val="center"/>
        <w:rPr>
          <w:lang w:val="pt-BR"/>
        </w:rPr>
      </w:pPr>
      <w:r>
        <w:rPr>
          <w:lang w:val="pt-BR"/>
        </w:rPr>
        <w:t>_______________________________________</w:t>
      </w:r>
    </w:p>
    <w:p w14:paraId="2D092B45" w14:textId="77777777" w:rsidR="00E01C3A" w:rsidRDefault="00CC3326">
      <w:pPr>
        <w:spacing w:before="520" w:after="60"/>
        <w:jc w:val="center"/>
        <w:rPr>
          <w:lang w:val="pt-BR"/>
        </w:rPr>
      </w:pPr>
      <w:r>
        <w:rPr>
          <w:lang w:val="pt-BR"/>
        </w:rPr>
        <w:t>Vitor Oliveira dos Santos — RA N083DG1</w:t>
      </w:r>
    </w:p>
    <w:p w14:paraId="53CDC8A3" w14:textId="77777777" w:rsidR="00E01C3A" w:rsidRDefault="00CC3326">
      <w:pPr>
        <w:spacing w:before="520" w:after="60"/>
        <w:jc w:val="center"/>
        <w:rPr>
          <w:lang w:val="pt-BR"/>
        </w:rPr>
      </w:pPr>
      <w:r>
        <w:rPr>
          <w:lang w:val="pt-BR"/>
        </w:rPr>
        <w:t>Ciente e de acordo:</w:t>
      </w:r>
    </w:p>
    <w:p w14:paraId="1896F580" w14:textId="77777777" w:rsidR="00E01C3A" w:rsidRDefault="00CC3326">
      <w:pPr>
        <w:spacing w:before="520" w:after="60"/>
        <w:jc w:val="center"/>
        <w:rPr>
          <w:lang w:val="pt-BR"/>
        </w:rPr>
      </w:pPr>
      <w:r>
        <w:rPr>
          <w:lang w:val="pt-BR"/>
        </w:rPr>
        <w:t>_______________________________________</w:t>
      </w:r>
    </w:p>
    <w:p w14:paraId="7254F2A2" w14:textId="77777777" w:rsidR="00E01C3A" w:rsidRDefault="00CC3326">
      <w:pPr>
        <w:spacing w:before="520" w:after="60"/>
        <w:jc w:val="center"/>
        <w:rPr>
          <w:lang w:val="pt-BR"/>
        </w:rPr>
      </w:pPr>
      <w:r>
        <w:rPr>
          <w:lang w:val="pt-BR"/>
        </w:rPr>
        <w:t>Prof. Marco Gomes — Orientador</w:t>
      </w:r>
    </w:p>
    <w:p w14:paraId="3FED2777" w14:textId="77777777" w:rsidR="00724418" w:rsidRPr="00430DB3" w:rsidRDefault="002679C7">
      <w:pPr>
        <w:pStyle w:val="Heading1"/>
        <w:pageBreakBefore/>
        <w:spacing w:before="480" w:after="280" w:line="360" w:lineRule="auto"/>
        <w:jc w:val="center"/>
        <w:rPr>
          <w:lang w:val="pt-BR"/>
        </w:rPr>
      </w:pPr>
      <w:bookmarkStart w:id="76" w:name="_Toc242493280"/>
      <w:r>
        <w:rPr>
          <w:lang w:val="pt-BR"/>
        </w:rPr>
        <w:t>APÊNDICE B — REPRODUTIBILIDADE DOS RESULTADOS</w:t>
      </w:r>
      <w:bookmarkEnd w:id="76"/>
    </w:p>
    <w:p w14:paraId="080FC864"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608754BB"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42CA70CF"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6B569E19" w14:textId="77777777" w:rsidR="00724418" w:rsidRPr="00430DB3" w:rsidRDefault="002679C7">
      <w:pPr>
        <w:keepNext/>
        <w:spacing w:before="260" w:after="130"/>
        <w:rPr>
          <w:lang w:val="pt-BR"/>
        </w:rPr>
      </w:pPr>
      <w:r>
        <w:rPr>
          <w:sz w:val="20"/>
          <w:szCs w:val="20"/>
          <w:lang w:val="pt-BR"/>
        </w:rPr>
        <w:t>Quadro 20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8C0B6A" w14:paraId="0E5E7ECB" w14:textId="77777777">
        <w:trPr>
          <w:tblHeader/>
        </w:trPr>
        <w:tc>
          <w:tcPr>
            <w:tcW w:w="1900" w:type="dxa"/>
            <w:shd w:val="clear" w:color="auto" w:fill="EDEDED"/>
            <w:tcMar>
              <w:top w:w="70" w:type="dxa"/>
              <w:left w:w="90" w:type="dxa"/>
              <w:bottom w:w="70" w:type="dxa"/>
              <w:right w:w="90" w:type="dxa"/>
            </w:tcMar>
          </w:tcPr>
          <w:p w14:paraId="74FC0A4F"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042461D4"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02C9AF80"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0B8196BA" w14:textId="77777777">
        <w:tc>
          <w:tcPr>
            <w:tcW w:w="1900" w:type="dxa"/>
            <w:tcMar>
              <w:top w:w="70" w:type="dxa"/>
              <w:left w:w="90" w:type="dxa"/>
              <w:bottom w:w="70" w:type="dxa"/>
              <w:right w:w="90" w:type="dxa"/>
            </w:tcMar>
          </w:tcPr>
          <w:p w14:paraId="5A32FB8D"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70E93DD7"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3EF65758"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8C0B6A" w14:paraId="39BCFB53" w14:textId="77777777">
        <w:tc>
          <w:tcPr>
            <w:tcW w:w="1900" w:type="dxa"/>
            <w:tcMar>
              <w:top w:w="70" w:type="dxa"/>
              <w:left w:w="90" w:type="dxa"/>
              <w:bottom w:w="70" w:type="dxa"/>
              <w:right w:w="90" w:type="dxa"/>
            </w:tcMar>
          </w:tcPr>
          <w:p w14:paraId="05800330"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1B0702F6"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t>modelo/treinar.py; série de Melbourne extraída em 23/09/2026</w:t>
            </w:r>
          </w:p>
        </w:tc>
        <w:tc>
          <w:tcPr>
            <w:tcW w:w="4171" w:type="dxa"/>
            <w:tcMar>
              <w:top w:w="70" w:type="dxa"/>
              <w:left w:w="90" w:type="dxa"/>
              <w:bottom w:w="70" w:type="dxa"/>
              <w:right w:w="90" w:type="dxa"/>
            </w:tcMar>
          </w:tcPr>
          <w:p w14:paraId="77094585" w14:textId="77777777" w:rsidR="00E01C3A" w:rsidRPr="00430DB3" w:rsidRDefault="00CC3326">
            <w:pPr>
              <w:rPr>
                <w:lang w:val="pt-BR"/>
              </w:rPr>
            </w:pPr>
            <w:r>
              <w:rPr>
                <w:sz w:val="20"/>
                <w:szCs w:val="20"/>
                <w:lang w:val="pt-BR"/>
              </w:rPr>
              <w:t>python -m modelo.comparar_modelos. Resultado em modelo/resultados/comparacao_modelos.json. Protocolo f6d306c; resultado 7ad1b3c</w:t>
            </w:r>
          </w:p>
        </w:tc>
      </w:tr>
      <w:tr w:rsidR="00E01C3A" w:rsidRPr="008C0B6A" w14:paraId="09ACA0D3" w14:textId="77777777">
        <w:tc>
          <w:tcPr>
            <w:tcW w:w="1900" w:type="dxa"/>
            <w:tcMar>
              <w:top w:w="70" w:type="dxa"/>
              <w:left w:w="90" w:type="dxa"/>
              <w:bottom w:w="70" w:type="dxa"/>
              <w:right w:w="90" w:type="dxa"/>
            </w:tcMar>
          </w:tcPr>
          <w:p w14:paraId="22026A4F"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51B5134B"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2AB1FFBC"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1C7A1764" w14:textId="77777777">
        <w:tc>
          <w:tcPr>
            <w:tcW w:w="1900" w:type="dxa"/>
            <w:tcMar>
              <w:top w:w="70" w:type="dxa"/>
              <w:left w:w="90" w:type="dxa"/>
              <w:bottom w:w="70" w:type="dxa"/>
              <w:right w:w="90" w:type="dxa"/>
            </w:tcMar>
          </w:tcPr>
          <w:p w14:paraId="3EA263BE"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76D9467D"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08721AC8"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8C0B6A" w14:paraId="32DADF3F" w14:textId="77777777">
        <w:tc>
          <w:tcPr>
            <w:tcW w:w="1900" w:type="dxa"/>
            <w:tcMar>
              <w:top w:w="70" w:type="dxa"/>
              <w:left w:w="90" w:type="dxa"/>
              <w:bottom w:w="70" w:type="dxa"/>
              <w:right w:w="90" w:type="dxa"/>
            </w:tcMar>
          </w:tcPr>
          <w:p w14:paraId="12E01BAA"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3A921569"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114C3005"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8C0B6A" w14:paraId="676D9E00" w14:textId="77777777">
        <w:tc>
          <w:tcPr>
            <w:tcW w:w="1900" w:type="dxa"/>
            <w:tcMar>
              <w:top w:w="70" w:type="dxa"/>
              <w:left w:w="90" w:type="dxa"/>
              <w:bottom w:w="70" w:type="dxa"/>
              <w:right w:w="90" w:type="dxa"/>
            </w:tcMar>
          </w:tcPr>
          <w:p w14:paraId="11B34CE8"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269A0BAB"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7EBE591D"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1341D5B7" w14:textId="77777777">
        <w:tc>
          <w:tcPr>
            <w:tcW w:w="1900" w:type="dxa"/>
            <w:tcMar>
              <w:top w:w="70" w:type="dxa"/>
              <w:left w:w="90" w:type="dxa"/>
              <w:bottom w:w="70" w:type="dxa"/>
              <w:right w:w="90" w:type="dxa"/>
            </w:tcMar>
          </w:tcPr>
          <w:p w14:paraId="73535890"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5F798219"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5380E79A"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1D2CABAB" w14:textId="77777777">
        <w:tc>
          <w:tcPr>
            <w:tcW w:w="1900" w:type="dxa"/>
            <w:tcMar>
              <w:top w:w="70" w:type="dxa"/>
              <w:left w:w="90" w:type="dxa"/>
              <w:bottom w:w="70" w:type="dxa"/>
              <w:right w:w="90" w:type="dxa"/>
            </w:tcMar>
          </w:tcPr>
          <w:p w14:paraId="5FB08DFE"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1344322D"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3A45A737"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675DE51F" w14:textId="77777777">
        <w:tc>
          <w:tcPr>
            <w:tcW w:w="1900" w:type="dxa"/>
            <w:tcMar>
              <w:top w:w="70" w:type="dxa"/>
              <w:left w:w="90" w:type="dxa"/>
              <w:bottom w:w="70" w:type="dxa"/>
              <w:right w:w="90" w:type="dxa"/>
            </w:tcMar>
          </w:tcPr>
          <w:p w14:paraId="55C28BEC"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237EBD8B"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503A4B0C"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4C731AF7" w14:textId="77777777">
        <w:tc>
          <w:tcPr>
            <w:tcW w:w="1900" w:type="dxa"/>
            <w:tcMar>
              <w:top w:w="70" w:type="dxa"/>
              <w:left w:w="90" w:type="dxa"/>
              <w:bottom w:w="70" w:type="dxa"/>
              <w:right w:w="90" w:type="dxa"/>
            </w:tcMar>
          </w:tcPr>
          <w:p w14:paraId="182BC755"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628ABF06"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7FCF3D64"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73776BD8" w14:textId="77777777">
        <w:tc>
          <w:tcPr>
            <w:tcW w:w="1900" w:type="dxa"/>
            <w:tcMar>
              <w:top w:w="70" w:type="dxa"/>
              <w:left w:w="90" w:type="dxa"/>
              <w:bottom w:w="70" w:type="dxa"/>
              <w:right w:w="90" w:type="dxa"/>
            </w:tcMar>
          </w:tcPr>
          <w:p w14:paraId="76DE5676"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4AA7D9D0"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t>bancada e simulado ligados ao ambiente implantado</w:t>
            </w:r>
          </w:p>
        </w:tc>
        <w:tc>
          <w:tcPr>
            <w:tcW w:w="4171" w:type="dxa"/>
            <w:tcMar>
              <w:top w:w="70" w:type="dxa"/>
              <w:left w:w="90" w:type="dxa"/>
              <w:bottom w:w="70" w:type="dxa"/>
              <w:right w:w="90" w:type="dxa"/>
            </w:tcMar>
          </w:tcPr>
          <w:p w14:paraId="245BDE99" w14:textId="77777777" w:rsidR="00E01C3A" w:rsidRPr="00CE1B46" w:rsidRDefault="00CC3326">
            <w:r>
              <w:rPr>
                <w:sz w:val="20"/>
                <w:szCs w:val="20"/>
                <w:lang w:val="pt-BR"/>
              </w:rPr>
              <w:t xml:space="preserve">python -m bancada.sessao_ct latencia, piso e credencial; CT16 com comandos provocados e python -m bancada.sessao_ct </w:t>
            </w:r>
            <w:r>
              <w:rPr>
                <w:sz w:val="20"/>
                <w:szCs w:val="20"/>
                <w:lang w:val="pt-BR"/>
              </w:rPr>
              <w:t>alertas; CT18 com o registro da porta serial. Registros em bancada/resultados/ct*_20261010*. Versões 1d7b3f7 e 396076b</w:t>
            </w:r>
          </w:p>
        </w:tc>
      </w:tr>
      <w:tr w:rsidR="00E01C3A" w:rsidRPr="008C0B6A" w14:paraId="586FD703" w14:textId="77777777">
        <w:tc>
          <w:tcPr>
            <w:tcW w:w="1900" w:type="dxa"/>
            <w:tcMar>
              <w:top w:w="70" w:type="dxa"/>
              <w:left w:w="90" w:type="dxa"/>
              <w:bottom w:w="70" w:type="dxa"/>
              <w:right w:w="90" w:type="dxa"/>
            </w:tcMar>
          </w:tcPr>
          <w:p w14:paraId="47713C9F" w14:textId="77777777" w:rsidR="00E01C3A" w:rsidRPr="00430DB3" w:rsidRDefault="00CC3326">
            <w:pPr>
              <w:rPr>
                <w:lang w:val="pt-BR"/>
              </w:rPr>
            </w:pPr>
            <w:r w:rsidRPr="00430DB3">
              <w:rPr>
                <w:sz w:val="20"/>
                <w:szCs w:val="20"/>
                <w:lang w:val="pt-BR"/>
              </w:rPr>
              <w:t>4.5 — energia do nó de bancada</w:t>
            </w:r>
          </w:p>
        </w:tc>
        <w:tc>
          <w:tcPr>
            <w:tcW w:w="3000" w:type="dxa"/>
            <w:tcMar>
              <w:top w:w="70" w:type="dxa"/>
              <w:left w:w="90" w:type="dxa"/>
              <w:bottom w:w="70" w:type="dxa"/>
              <w:right w:w="90" w:type="dxa"/>
            </w:tcMar>
          </w:tcPr>
          <w:p w14:paraId="5E2F830A"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5FC30A52"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8C0B6A" w14:paraId="6A7B9BBE" w14:textId="77777777">
        <w:tc>
          <w:tcPr>
            <w:tcW w:w="1900" w:type="dxa"/>
            <w:tcMar>
              <w:top w:w="70" w:type="dxa"/>
              <w:left w:w="90" w:type="dxa"/>
              <w:bottom w:w="70" w:type="dxa"/>
              <w:right w:w="90" w:type="dxa"/>
            </w:tcMar>
          </w:tcPr>
          <w:p w14:paraId="55986528"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526D8BEB"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4F9D8EC9"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2312C95A" w14:textId="77777777" w:rsidR="00724418" w:rsidRPr="008C0B6A" w:rsidRDefault="002679C7">
      <w:pPr>
        <w:spacing w:before="130" w:after="260"/>
        <w:rPr>
          <w:lang w:val="pt-BR"/>
        </w:rPr>
      </w:pPr>
      <w:r>
        <w:rPr>
          <w:sz w:val="20"/>
          <w:szCs w:val="20"/>
          <w:lang w:val="pt-BR"/>
        </w:rPr>
        <w:t>Fonte: Elaborado pelos autores (2026).</w:t>
      </w:r>
    </w:p>
    <w:p w14:paraId="22C348CE" w14:textId="77777777" w:rsidR="006B1E66" w:rsidRPr="003166D5" w:rsidRDefault="006B1E66" w:rsidP="003166D5">
      <w:pPr>
        <w:rPr>
          <w:lang w:val="pt-BR"/>
        </w:rPr>
      </w:pPr>
    </w:p>
    <w:p w14:paraId="38CCC8C6" w14:textId="77777777" w:rsidR="00044D5A" w:rsidRPr="008C0B6A" w:rsidRDefault="00000000">
      <w:pPr>
        <w:pStyle w:val="Heading1"/>
        <w:pageBreakBefore/>
        <w:spacing w:before="480" w:after="280" w:line="360" w:lineRule="auto"/>
        <w:jc w:val="center"/>
        <w:rPr>
          <w:lang w:val="pt-BR"/>
        </w:rPr>
      </w:pPr>
      <w:r>
        <w:rPr>
          <w:lang w:val="pt-BR"/>
        </w:rPr>
        <w:t>APÊNDICE C — REGISTRO FOTOGRÁFICO DO NÓ DE BANCADA</w:t>
      </w:r>
    </w:p>
    <w:p w14:paraId="233F27C7" w14:textId="77777777" w:rsidR="00044D5A" w:rsidRPr="008C0B6A" w:rsidRDefault="00000000">
      <w:pPr>
        <w:spacing w:after="120" w:line="360" w:lineRule="auto"/>
        <w:ind w:firstLine="709"/>
        <w:jc w:val="both"/>
        <w:rPr>
          <w:lang w:val="pt-BR"/>
        </w:rPr>
      </w:pPr>
      <w:r>
        <w:rPr>
          <w:lang w:val="pt-BR"/>
        </w:rPr>
        <w:t xml:space="preserve">A </w:t>
      </w:r>
      <w:r>
        <w:rPr>
          <w:lang w:val="pt-BR"/>
        </w:rPr>
        <w:t xml:space="preserve">Figura 11</w:t>
      </w:r>
      <w:r>
        <w:rPr>
          <w:lang w:val="pt-BR"/>
        </w:rPr>
        <w:t xml:space="preserve"> complementa as Figuras 1 e 2 com a vista posterior do nó de demonstração, em que aparecem a passagem do cabo de alimentação da fita pela parede do anteparo e a posição do sensor na face oposta.</w:t>
      </w:r>
    </w:p>
    <w:p w14:paraId="48E5BA96" w14:textId="77777777" w:rsidR="00044D5A" w:rsidRPr="008C0B6A" w:rsidRDefault="00000000">
      <w:pPr>
        <w:keepNext/>
        <w:spacing w:before="130" w:after="60"/>
        <w:jc w:val="center"/>
        <w:rPr>
          <w:lang w:val="pt-BR"/>
        </w:rPr>
      </w:pPr>
      <w:r>
        <w:rPr>
          <w:sz w:val="20"/>
          <w:szCs w:val="20"/>
          <w:lang w:val="pt-BR"/>
        </w:rPr>
        <w:t xml:space="preserve">Figura 11</w:t>
      </w:r>
      <w:r>
        <w:rPr>
          <w:sz w:val="20"/>
          <w:szCs w:val="20"/>
          <w:lang w:val="pt-BR"/>
        </w:rPr>
        <w:t xml:space="preserve"> – Vista posterior do nó de demonstração</w:t>
      </w:r>
    </w:p>
    <w:p w14:paraId="3033D64C"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5"/>
                    <a:stretch>
                      <a:fillRect/>
                    </a:stretch>
                  </pic:blipFill>
                  <pic:spPr>
                    <a:xfrm>
                      <a:off x="0" y="0"/>
                      <a:ext cx="4320000" cy="4921875"/>
                    </a:xfrm>
                    <a:prstGeom prst="rect">
                      <a:avLst/>
                    </a:prstGeom>
                  </pic:spPr>
                </pic:pic>
              </a:graphicData>
            </a:graphic>
          </wp:inline>
        </w:drawing>
      </w:r>
    </w:p>
    <w:p w14:paraId="4FB0F83A" w14:textId="77777777" w:rsidR="00044D5A" w:rsidRDefault="00000000">
      <w:pPr>
        <w:spacing w:after="280"/>
        <w:jc w:val="center"/>
      </w:pPr>
      <w:r>
        <w:rPr>
          <w:sz w:val="20"/>
          <w:szCs w:val="20"/>
          <w:lang w:val="pt-BR"/>
        </w:rPr>
        <w:t>Fonte: Acervo dos autores (2026).</w:t>
      </w:r>
    </w:p>
    <w:sectPr w:rsidR="00044D5A">
      <w:headerReference w:type="default" r:id="rId16"/>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7D0B8" w14:textId="77777777" w:rsidR="0058794B" w:rsidRDefault="0058794B">
      <w:r>
        <w:separator/>
      </w:r>
    </w:p>
  </w:endnote>
  <w:endnote w:type="continuationSeparator" w:id="0">
    <w:p w14:paraId="406719D5" w14:textId="77777777" w:rsidR="0058794B" w:rsidRDefault="00587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48B39" w14:textId="77777777" w:rsidR="0058794B" w:rsidRDefault="0058794B">
      <w:r>
        <w:separator/>
      </w:r>
    </w:p>
  </w:footnote>
  <w:footnote w:type="continuationSeparator" w:id="0">
    <w:p w14:paraId="2D45CA72" w14:textId="77777777" w:rsidR="0058794B" w:rsidRDefault="005879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0A2BD"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F5B8B"/>
    <w:rsid w:val="00101C02"/>
    <w:rsid w:val="001A5FD5"/>
    <w:rsid w:val="002679C7"/>
    <w:rsid w:val="002A414D"/>
    <w:rsid w:val="002C2A03"/>
    <w:rsid w:val="002D2B91"/>
    <w:rsid w:val="002E4A9C"/>
    <w:rsid w:val="003166D5"/>
    <w:rsid w:val="003354EA"/>
    <w:rsid w:val="00355771"/>
    <w:rsid w:val="00372878"/>
    <w:rsid w:val="00426396"/>
    <w:rsid w:val="00430DB3"/>
    <w:rsid w:val="004401AE"/>
    <w:rsid w:val="00461CFB"/>
    <w:rsid w:val="004775E4"/>
    <w:rsid w:val="004A7735"/>
    <w:rsid w:val="004F4FF1"/>
    <w:rsid w:val="005169D9"/>
    <w:rsid w:val="00540256"/>
    <w:rsid w:val="0058794B"/>
    <w:rsid w:val="005D6896"/>
    <w:rsid w:val="00604A51"/>
    <w:rsid w:val="006331DD"/>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0B6A"/>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708F0"/>
    <w:rsid w:val="00CC3326"/>
    <w:rsid w:val="00CD1EA0"/>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957903"/>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Captura109" Type="http://schemas.openxmlformats.org/officeDocument/2006/relationships/image" Target="media/captura_painel_consumo.jpg"/><Relationship Id="rIdCaptura110" Type="http://schemas.openxmlformats.org/officeDocument/2006/relationships/image" Target="media/captura_painel_registro.jpg"/><Relationship Id="rIdCasosUso" Type="http://schemas.openxmlformats.org/officeDocument/2006/relationships/image" Target="media/casos_de_us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132</Pages>
  <Words>39612</Words>
  <Characters>225793</Characters>
  <Application>Microsoft Office Word</Application>
  <DocSecurity>0</DocSecurity>
  <Lines>1881</Lines>
  <Paragraphs>529</Paragraphs>
  <ScaleCrop>false</ScaleCrop>
  <Company/>
  <LinksUpToDate>false</LinksUpToDate>
  <CharactersWithSpaces>264876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17</cp:revision>
  <dcterms:created xsi:type="dcterms:W3CDTF">2026-09-26T22:07:00Z</dcterms:created>
  <dcterms:modified xsi:type="dcterms:W3CDTF">2026-10-10T19:57:00Z</dcterms:modified>
</cp:coreProperties>
</file>