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9F2E" w14:textId="77777777" w:rsidR="006B1E66" w:rsidRPr="000F5B8B" w:rsidRDefault="00CC3326">
      <w:pPr>
        <w:spacing w:line="360" w:lineRule="auto"/>
        <w:jc w:val="center"/>
        <w:rPr>
          <w:lang w:val="pt-BR"/>
        </w:rPr>
      </w:pPr>
      <w:r>
        <w:rPr>
          <w:b/>
          <w:bCs/>
          <w:lang w:val="pt-BR"/>
        </w:rPr>
        <w:t>UNIVERSIDADE PAULISTA – UNIP</w:t>
      </w:r>
    </w:p>
    <w:p w14:paraId="4B58A79D" w14:textId="77777777" w:rsidR="006B1E66" w:rsidRPr="000F5B8B" w:rsidRDefault="00CC3326">
      <w:pPr>
        <w:spacing w:line="360" w:lineRule="auto"/>
        <w:jc w:val="center"/>
        <w:rPr>
          <w:lang w:val="pt-BR"/>
        </w:rPr>
      </w:pPr>
      <w:r>
        <w:rPr>
          <w:b/>
          <w:bCs/>
          <w:lang w:val="pt-BR"/>
        </w:rPr>
        <w:t>CIÊNCIA DA COMPUTAÇÃO – 8º SEMESTRE</w:t>
      </w:r>
    </w:p>
    <w:p w14:paraId="23230E46" w14:textId="77777777" w:rsidR="006B1E66" w:rsidRPr="000F5B8B" w:rsidRDefault="006B1E66">
      <w:pPr>
        <w:spacing w:line="360" w:lineRule="auto"/>
        <w:rPr>
          <w:lang w:val="pt-BR"/>
        </w:rPr>
      </w:pPr>
    </w:p>
    <w:p w14:paraId="12E75DE9" w14:textId="77777777" w:rsidR="006B1E66" w:rsidRPr="000F5B8B" w:rsidRDefault="006B1E66">
      <w:pPr>
        <w:spacing w:line="360" w:lineRule="auto"/>
        <w:rPr>
          <w:lang w:val="pt-BR"/>
        </w:rPr>
      </w:pPr>
    </w:p>
    <w:p w14:paraId="510A7C40" w14:textId="77777777" w:rsidR="006B1E66" w:rsidRPr="000F5B8B" w:rsidRDefault="006B1E66">
      <w:pPr>
        <w:spacing w:line="360" w:lineRule="auto"/>
        <w:rPr>
          <w:lang w:val="pt-BR"/>
        </w:rPr>
      </w:pPr>
    </w:p>
    <w:p w14:paraId="1A4D7D77" w14:textId="77777777" w:rsidR="006B1E66" w:rsidRPr="000F5B8B" w:rsidRDefault="006B1E66">
      <w:pPr>
        <w:spacing w:line="360" w:lineRule="auto"/>
        <w:rPr>
          <w:lang w:val="pt-BR"/>
        </w:rPr>
      </w:pPr>
    </w:p>
    <w:p w14:paraId="29D30C62" w14:textId="77777777" w:rsidR="006B1E66" w:rsidRPr="000F5B8B" w:rsidRDefault="00CC3326">
      <w:pPr>
        <w:spacing w:line="360" w:lineRule="auto"/>
        <w:jc w:val="center"/>
        <w:rPr>
          <w:lang w:val="pt-BR"/>
        </w:rPr>
      </w:pPr>
      <w:r>
        <w:rPr>
          <w:lang w:val="pt-BR"/>
        </w:rPr>
        <w:t>BRUNO BONAVIGO DACAL – N309EC4</w:t>
      </w:r>
    </w:p>
    <w:p w14:paraId="208ED063" w14:textId="77777777" w:rsidR="006B1E66" w:rsidRPr="000F5B8B" w:rsidRDefault="00CC3326">
      <w:pPr>
        <w:spacing w:line="360" w:lineRule="auto"/>
        <w:jc w:val="center"/>
        <w:rPr>
          <w:lang w:val="pt-BR"/>
        </w:rPr>
      </w:pPr>
      <w:r>
        <w:rPr>
          <w:lang w:val="pt-BR"/>
        </w:rPr>
        <w:t>LUCAS DE ARAUJO VERGARA – N090758</w:t>
      </w:r>
    </w:p>
    <w:p w14:paraId="21DD3611" w14:textId="77777777" w:rsidR="006B1E66" w:rsidRPr="000F5B8B" w:rsidRDefault="00CC3326">
      <w:pPr>
        <w:spacing w:line="360" w:lineRule="auto"/>
        <w:jc w:val="center"/>
        <w:rPr>
          <w:lang w:val="pt-BR"/>
        </w:rPr>
      </w:pPr>
      <w:r>
        <w:rPr>
          <w:lang w:val="pt-BR"/>
        </w:rPr>
        <w:t>VITOR OLIVEIRA DOS SANTOS – N083DG1</w:t>
      </w:r>
    </w:p>
    <w:p w14:paraId="3E6FE452" w14:textId="77777777" w:rsidR="006B1E66" w:rsidRPr="000F5B8B" w:rsidRDefault="006B1E66">
      <w:pPr>
        <w:spacing w:line="360" w:lineRule="auto"/>
        <w:rPr>
          <w:lang w:val="pt-BR"/>
        </w:rPr>
      </w:pPr>
    </w:p>
    <w:p w14:paraId="6596F5D4" w14:textId="77777777" w:rsidR="006B1E66" w:rsidRPr="000F5B8B" w:rsidRDefault="006B1E66">
      <w:pPr>
        <w:spacing w:line="360" w:lineRule="auto"/>
        <w:rPr>
          <w:lang w:val="pt-BR"/>
        </w:rPr>
      </w:pPr>
    </w:p>
    <w:p w14:paraId="6B61B043" w14:textId="77777777" w:rsidR="006B1E66" w:rsidRPr="000F5B8B" w:rsidRDefault="006B1E66">
      <w:pPr>
        <w:spacing w:line="360" w:lineRule="auto"/>
        <w:rPr>
          <w:lang w:val="pt-BR"/>
        </w:rPr>
      </w:pPr>
    </w:p>
    <w:p w14:paraId="1DB3E9E9" w14:textId="77777777" w:rsidR="006B1E66" w:rsidRPr="000F5B8B" w:rsidRDefault="006B1E66">
      <w:pPr>
        <w:spacing w:line="360" w:lineRule="auto"/>
        <w:rPr>
          <w:lang w:val="pt-BR"/>
        </w:rPr>
      </w:pPr>
    </w:p>
    <w:p w14:paraId="1A2154F5" w14:textId="77777777" w:rsidR="006B1E66" w:rsidRPr="000F5B8B" w:rsidRDefault="006B1E66">
      <w:pPr>
        <w:spacing w:line="360" w:lineRule="auto"/>
        <w:rPr>
          <w:lang w:val="pt-BR"/>
        </w:rPr>
      </w:pPr>
    </w:p>
    <w:p w14:paraId="0BC4EF28"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D179532" w14:textId="77777777" w:rsidR="006B1E66" w:rsidRPr="000F5B8B" w:rsidRDefault="006B1E66">
      <w:pPr>
        <w:spacing w:line="360" w:lineRule="auto"/>
        <w:rPr>
          <w:lang w:val="pt-BR"/>
        </w:rPr>
      </w:pPr>
    </w:p>
    <w:p w14:paraId="2CC35377" w14:textId="77777777" w:rsidR="006B1E66" w:rsidRPr="000F5B8B" w:rsidRDefault="006B1E66">
      <w:pPr>
        <w:spacing w:line="360" w:lineRule="auto"/>
        <w:rPr>
          <w:lang w:val="pt-BR"/>
        </w:rPr>
      </w:pPr>
    </w:p>
    <w:p w14:paraId="5C65CDD3" w14:textId="77777777" w:rsidR="006B1E66" w:rsidRPr="000F5B8B" w:rsidRDefault="00CC3326">
      <w:pPr>
        <w:spacing w:line="360" w:lineRule="auto"/>
        <w:jc w:val="center"/>
        <w:rPr>
          <w:lang w:val="pt-BR"/>
        </w:rPr>
      </w:pPr>
      <w:r>
        <w:rPr>
          <w:lang w:val="pt-BR"/>
        </w:rPr>
        <w:t>TRABALHO DE CONCLUSÃO DE CURSO</w:t>
      </w:r>
    </w:p>
    <w:p w14:paraId="48961070" w14:textId="77777777" w:rsidR="006B1E66" w:rsidRPr="000F5B8B" w:rsidRDefault="006B1E66">
      <w:pPr>
        <w:spacing w:line="360" w:lineRule="auto"/>
        <w:rPr>
          <w:lang w:val="pt-BR"/>
        </w:rPr>
      </w:pPr>
    </w:p>
    <w:p w14:paraId="40016B09" w14:textId="77777777" w:rsidR="006B1E66" w:rsidRPr="000F5B8B" w:rsidRDefault="006B1E66">
      <w:pPr>
        <w:spacing w:line="360" w:lineRule="auto"/>
        <w:rPr>
          <w:lang w:val="pt-BR"/>
        </w:rPr>
      </w:pPr>
    </w:p>
    <w:p w14:paraId="117403A7" w14:textId="77777777" w:rsidR="006B1E66" w:rsidRPr="000F5B8B" w:rsidRDefault="006B1E66">
      <w:pPr>
        <w:spacing w:line="360" w:lineRule="auto"/>
        <w:rPr>
          <w:lang w:val="pt-BR"/>
        </w:rPr>
      </w:pPr>
    </w:p>
    <w:p w14:paraId="2ABCC6CE" w14:textId="77777777" w:rsidR="006B1E66" w:rsidRPr="000F5B8B" w:rsidRDefault="006B1E66">
      <w:pPr>
        <w:spacing w:line="360" w:lineRule="auto"/>
        <w:rPr>
          <w:lang w:val="pt-BR"/>
        </w:rPr>
      </w:pPr>
    </w:p>
    <w:p w14:paraId="27239BF6" w14:textId="77777777" w:rsidR="006B1E66" w:rsidRPr="000F5B8B" w:rsidRDefault="006B1E66">
      <w:pPr>
        <w:spacing w:line="360" w:lineRule="auto"/>
        <w:rPr>
          <w:lang w:val="pt-BR"/>
        </w:rPr>
      </w:pPr>
    </w:p>
    <w:p w14:paraId="1C22FF04" w14:textId="77777777" w:rsidR="006B1E66" w:rsidRPr="000F5B8B" w:rsidRDefault="006B1E66">
      <w:pPr>
        <w:spacing w:line="360" w:lineRule="auto"/>
        <w:rPr>
          <w:lang w:val="pt-BR"/>
        </w:rPr>
      </w:pPr>
    </w:p>
    <w:p w14:paraId="059DFD58" w14:textId="77777777" w:rsidR="006B1E66" w:rsidRPr="000F5B8B" w:rsidRDefault="006B1E66">
      <w:pPr>
        <w:spacing w:line="360" w:lineRule="auto"/>
        <w:rPr>
          <w:lang w:val="pt-BR"/>
        </w:rPr>
      </w:pPr>
    </w:p>
    <w:p w14:paraId="190CD7FC" w14:textId="77777777" w:rsidR="006B1E66" w:rsidRPr="000F5B8B" w:rsidRDefault="006B1E66">
      <w:pPr>
        <w:spacing w:line="360" w:lineRule="auto"/>
        <w:rPr>
          <w:lang w:val="pt-BR"/>
        </w:rPr>
      </w:pPr>
    </w:p>
    <w:p w14:paraId="1CC6AF2C" w14:textId="77777777" w:rsidR="006B1E66" w:rsidRPr="000F5B8B" w:rsidRDefault="00CC3326">
      <w:pPr>
        <w:spacing w:line="360" w:lineRule="auto"/>
        <w:jc w:val="center"/>
        <w:rPr>
          <w:lang w:val="pt-BR"/>
        </w:rPr>
      </w:pPr>
      <w:r>
        <w:rPr>
          <w:lang w:val="pt-BR"/>
        </w:rPr>
        <w:t>SÃO PAULO</w:t>
      </w:r>
    </w:p>
    <w:p w14:paraId="0D3AEF8C" w14:textId="77777777" w:rsidR="006B1E66" w:rsidRPr="000F5B8B" w:rsidRDefault="00CC3326">
      <w:pPr>
        <w:spacing w:line="360" w:lineRule="auto"/>
        <w:jc w:val="center"/>
        <w:rPr>
          <w:lang w:val="pt-BR"/>
        </w:rPr>
      </w:pPr>
      <w:r>
        <w:rPr>
          <w:lang w:val="pt-BR"/>
        </w:rPr>
        <w:t>2026</w:t>
      </w:r>
    </w:p>
    <w:p w14:paraId="2904890E" w14:textId="77777777" w:rsidR="006B1E66" w:rsidRPr="000F5B8B" w:rsidRDefault="00CC3326">
      <w:pPr>
        <w:rPr>
          <w:lang w:val="pt-BR"/>
        </w:rPr>
      </w:pPr>
      <w:r>
        <w:rPr>
          <w:lang w:val="pt-BR"/>
        </w:rPr>
        <w:br w:type="page"/>
      </w:r>
    </w:p>
    <w:p w14:paraId="2E0AA498" w14:textId="77777777" w:rsidR="006B1E66" w:rsidRPr="000F5B8B" w:rsidRDefault="00CC3326">
      <w:pPr>
        <w:spacing w:line="360" w:lineRule="auto"/>
        <w:jc w:val="center"/>
        <w:rPr>
          <w:lang w:val="pt-BR"/>
        </w:rPr>
      </w:pPr>
      <w:r>
        <w:rPr>
          <w:lang w:val="pt-BR"/>
        </w:rPr>
        <w:lastRenderedPageBreak/>
        <w:t>BRUNO BONAVIGO DACAL – N309EC4</w:t>
      </w:r>
    </w:p>
    <w:p w14:paraId="69593222" w14:textId="77777777" w:rsidR="006B1E66" w:rsidRPr="000F5B8B" w:rsidRDefault="00CC3326">
      <w:pPr>
        <w:spacing w:line="360" w:lineRule="auto"/>
        <w:jc w:val="center"/>
        <w:rPr>
          <w:lang w:val="pt-BR"/>
        </w:rPr>
      </w:pPr>
      <w:r>
        <w:rPr>
          <w:lang w:val="pt-BR"/>
        </w:rPr>
        <w:t>LUCAS DE ARAUJO VERGARA – N090758</w:t>
      </w:r>
    </w:p>
    <w:p w14:paraId="1DE5372B" w14:textId="77777777" w:rsidR="006B1E66" w:rsidRPr="000F5B8B" w:rsidRDefault="00CC3326">
      <w:pPr>
        <w:spacing w:line="360" w:lineRule="auto"/>
        <w:jc w:val="center"/>
        <w:rPr>
          <w:lang w:val="pt-BR"/>
        </w:rPr>
      </w:pPr>
      <w:r>
        <w:rPr>
          <w:lang w:val="pt-BR"/>
        </w:rPr>
        <w:t>VITOR OLIVEIRA DOS SANTOS – N083DG1</w:t>
      </w:r>
    </w:p>
    <w:p w14:paraId="7D8226E9" w14:textId="77777777" w:rsidR="006B1E66" w:rsidRPr="000F5B8B" w:rsidRDefault="006B1E66">
      <w:pPr>
        <w:spacing w:line="360" w:lineRule="auto"/>
        <w:rPr>
          <w:lang w:val="pt-BR"/>
        </w:rPr>
      </w:pPr>
    </w:p>
    <w:p w14:paraId="051BC4FD" w14:textId="77777777" w:rsidR="006B1E66" w:rsidRPr="000F5B8B" w:rsidRDefault="006B1E66">
      <w:pPr>
        <w:spacing w:line="360" w:lineRule="auto"/>
        <w:rPr>
          <w:lang w:val="pt-BR"/>
        </w:rPr>
      </w:pPr>
    </w:p>
    <w:p w14:paraId="1560D9A2" w14:textId="77777777" w:rsidR="006B1E66" w:rsidRPr="000F5B8B" w:rsidRDefault="006B1E66">
      <w:pPr>
        <w:spacing w:line="360" w:lineRule="auto"/>
        <w:rPr>
          <w:lang w:val="pt-BR"/>
        </w:rPr>
      </w:pPr>
    </w:p>
    <w:p w14:paraId="3F89C669" w14:textId="77777777" w:rsidR="006B1E66" w:rsidRPr="000F5B8B" w:rsidRDefault="006B1E66">
      <w:pPr>
        <w:spacing w:line="360" w:lineRule="auto"/>
        <w:rPr>
          <w:lang w:val="pt-BR"/>
        </w:rPr>
      </w:pPr>
    </w:p>
    <w:p w14:paraId="238D8A94" w14:textId="77777777" w:rsidR="006B1E66" w:rsidRPr="000F5B8B" w:rsidRDefault="006B1E66">
      <w:pPr>
        <w:spacing w:line="360" w:lineRule="auto"/>
        <w:rPr>
          <w:lang w:val="pt-BR"/>
        </w:rPr>
      </w:pPr>
    </w:p>
    <w:p w14:paraId="080A20D7"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79AA01E" w14:textId="77777777" w:rsidR="006B1E66" w:rsidRPr="000F5B8B" w:rsidRDefault="006B1E66">
      <w:pPr>
        <w:spacing w:line="360" w:lineRule="auto"/>
        <w:rPr>
          <w:lang w:val="pt-BR"/>
        </w:rPr>
      </w:pPr>
    </w:p>
    <w:p w14:paraId="51FD415D" w14:textId="77777777" w:rsidR="006B1E66" w:rsidRPr="000F5B8B" w:rsidRDefault="006B1E66">
      <w:pPr>
        <w:spacing w:line="360" w:lineRule="auto"/>
        <w:rPr>
          <w:lang w:val="pt-BR"/>
        </w:rPr>
      </w:pPr>
    </w:p>
    <w:p w14:paraId="7BC17BE7" w14:textId="77777777" w:rsidR="006B1E66" w:rsidRPr="000F5B8B" w:rsidRDefault="006B1E66">
      <w:pPr>
        <w:spacing w:line="360" w:lineRule="auto"/>
        <w:rPr>
          <w:lang w:val="pt-BR"/>
        </w:rPr>
      </w:pPr>
    </w:p>
    <w:p w14:paraId="48BB3511"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50EFB999" w14:textId="77777777" w:rsidR="006B1E66" w:rsidRPr="000F5B8B" w:rsidRDefault="006B1E66">
      <w:pPr>
        <w:spacing w:line="360" w:lineRule="auto"/>
        <w:rPr>
          <w:lang w:val="pt-BR"/>
        </w:rPr>
      </w:pPr>
    </w:p>
    <w:p w14:paraId="17AFF60E" w14:textId="77777777" w:rsidR="006B1E66" w:rsidRPr="000F5B8B" w:rsidRDefault="00CC3326">
      <w:pPr>
        <w:ind w:left="4536"/>
        <w:rPr>
          <w:lang w:val="pt-BR"/>
        </w:rPr>
      </w:pPr>
      <w:r>
        <w:rPr>
          <w:lang w:val="pt-BR"/>
        </w:rPr>
        <w:t>Orientador: Prof. Marco Gomes</w:t>
      </w:r>
    </w:p>
    <w:p w14:paraId="547F37E6" w14:textId="77777777" w:rsidR="006B1E66" w:rsidRPr="000F5B8B" w:rsidRDefault="006B1E66">
      <w:pPr>
        <w:spacing w:line="360" w:lineRule="auto"/>
        <w:rPr>
          <w:lang w:val="pt-BR"/>
        </w:rPr>
      </w:pPr>
    </w:p>
    <w:p w14:paraId="2F9050F7" w14:textId="77777777" w:rsidR="006B1E66" w:rsidRPr="000F5B8B" w:rsidRDefault="006B1E66">
      <w:pPr>
        <w:spacing w:line="360" w:lineRule="auto"/>
        <w:rPr>
          <w:lang w:val="pt-BR"/>
        </w:rPr>
      </w:pPr>
    </w:p>
    <w:p w14:paraId="4E7EE879" w14:textId="77777777" w:rsidR="006B1E66" w:rsidRPr="000F5B8B" w:rsidRDefault="006B1E66">
      <w:pPr>
        <w:spacing w:line="360" w:lineRule="auto"/>
        <w:rPr>
          <w:lang w:val="pt-BR"/>
        </w:rPr>
      </w:pPr>
    </w:p>
    <w:p w14:paraId="75A95481" w14:textId="77777777" w:rsidR="006B1E66" w:rsidRPr="000F5B8B" w:rsidRDefault="006B1E66">
      <w:pPr>
        <w:spacing w:line="360" w:lineRule="auto"/>
        <w:rPr>
          <w:lang w:val="pt-BR"/>
        </w:rPr>
      </w:pPr>
    </w:p>
    <w:p w14:paraId="7C1BBDF0" w14:textId="77777777" w:rsidR="006B1E66" w:rsidRPr="000F5B8B" w:rsidRDefault="006B1E66">
      <w:pPr>
        <w:spacing w:line="360" w:lineRule="auto"/>
        <w:rPr>
          <w:lang w:val="pt-BR"/>
        </w:rPr>
      </w:pPr>
    </w:p>
    <w:p w14:paraId="4F52A1BD" w14:textId="77777777" w:rsidR="006B1E66" w:rsidRPr="000F5B8B" w:rsidRDefault="006B1E66">
      <w:pPr>
        <w:spacing w:line="360" w:lineRule="auto"/>
        <w:rPr>
          <w:lang w:val="pt-BR"/>
        </w:rPr>
      </w:pPr>
    </w:p>
    <w:p w14:paraId="3013ABC0" w14:textId="77777777" w:rsidR="006B1E66" w:rsidRPr="000F5B8B" w:rsidRDefault="006B1E66">
      <w:pPr>
        <w:spacing w:line="360" w:lineRule="auto"/>
        <w:rPr>
          <w:lang w:val="pt-BR"/>
        </w:rPr>
      </w:pPr>
    </w:p>
    <w:p w14:paraId="7DB0A14A" w14:textId="77777777" w:rsidR="006B1E66" w:rsidRPr="000F5B8B" w:rsidRDefault="006B1E66">
      <w:pPr>
        <w:spacing w:line="360" w:lineRule="auto"/>
        <w:rPr>
          <w:lang w:val="pt-BR"/>
        </w:rPr>
      </w:pPr>
    </w:p>
    <w:p w14:paraId="7C288B17" w14:textId="77777777" w:rsidR="006B1E66" w:rsidRPr="000F5B8B" w:rsidRDefault="00CC3326">
      <w:pPr>
        <w:spacing w:line="360" w:lineRule="auto"/>
        <w:jc w:val="center"/>
        <w:rPr>
          <w:lang w:val="pt-BR"/>
        </w:rPr>
      </w:pPr>
      <w:r>
        <w:rPr>
          <w:lang w:val="pt-BR"/>
        </w:rPr>
        <w:t>SÃO PAULO</w:t>
      </w:r>
    </w:p>
    <w:p w14:paraId="3A6CF142" w14:textId="77777777" w:rsidR="006B1E66" w:rsidRPr="000F5B8B" w:rsidRDefault="00CC3326">
      <w:pPr>
        <w:spacing w:line="360" w:lineRule="auto"/>
        <w:jc w:val="center"/>
        <w:rPr>
          <w:lang w:val="pt-BR"/>
        </w:rPr>
      </w:pPr>
      <w:r>
        <w:rPr>
          <w:lang w:val="pt-BR"/>
        </w:rPr>
        <w:t>2026</w:t>
      </w:r>
    </w:p>
    <w:p w14:paraId="00704D38" w14:textId="77777777" w:rsidR="006B1E66" w:rsidRDefault="00CC3326">
      <w:pPr>
        <w:rPr>
          <w:lang w:val="pt-BR"/>
        </w:rPr>
      </w:pPr>
      <w:r>
        <w:rPr>
          <w:lang w:val="pt-BR"/>
        </w:rPr>
        <w:br w:type="page"/>
      </w:r>
    </w:p>
    <w:p w14:paraId="6F4F0175" w14:textId="77777777" w:rsidR="00E01C3A" w:rsidRDefault="00CC3326">
      <w:pPr>
        <w:spacing w:after="480"/>
        <w:jc w:val="center"/>
        <w:rPr>
          <w:b/>
          <w:bCs/>
          <w:lang w:val="pt-BR"/>
        </w:rPr>
      </w:pPr>
      <w:r>
        <w:rPr>
          <w:b/>
          <w:bCs/>
          <w:lang w:val="pt-BR"/>
        </w:rPr>
        <w:lastRenderedPageBreak/>
        <w:t>RESUMO</w:t>
      </w:r>
    </w:p>
    <w:p w14:paraId="44F7D479"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para a iluminação de vias de pedestres, a camada que as liga, arranjo não localizado na revisão bibliográfica: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Das três hipóteses, duas foram aceitas e a da antecipação pela previsão, rejeitada. Conclui-se que a integração é viável com a infraestrutura já contratada, desde que a plataforma publique os dados na interface especificada.</w:t>
      </w:r>
    </w:p>
    <w:p w14:paraId="729F0BC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A93F216" w14:textId="77777777" w:rsidR="00E01C3A" w:rsidRDefault="00CC3326">
      <w:pPr>
        <w:rPr>
          <w:lang w:val="pt-BR"/>
        </w:rPr>
      </w:pPr>
      <w:r>
        <w:rPr>
          <w:lang w:val="pt-BR"/>
        </w:rPr>
        <w:br w:type="page"/>
      </w:r>
    </w:p>
    <w:p w14:paraId="78BB2EB3" w14:textId="77777777" w:rsidR="00E01C3A" w:rsidRPr="002F1978" w:rsidRDefault="00CC3326">
      <w:pPr>
        <w:spacing w:after="480"/>
        <w:jc w:val="center"/>
        <w:rPr>
          <w:b/>
          <w:bCs/>
        </w:rPr>
      </w:pPr>
      <w:r w:rsidRPr="002F1978">
        <w:rPr>
          <w:b/>
          <w:bCs/>
        </w:rPr>
        <w:lastRenderedPageBreak/>
        <w:t>ABSTRACT</w:t>
      </w:r>
    </w:p>
    <w:p w14:paraId="3FFB7AC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This work proposes and demonstrates, for pedestrian street lighting, the layer that connects them, an arrangement not found in the literature review:</w:t>
      </w:r>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r>
        <w:t xml:space="preserve"> Of the three hypotheses, two were accepted and the one on anticipation by forecasting was rejected.</w:t>
      </w:r>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2DA1A737" w14:textId="77777777" w:rsidR="00E01C3A" w:rsidRPr="00CE1B46" w:rsidRDefault="00CC3326">
      <w:pPr>
        <w:spacing w:after="240"/>
        <w:jc w:val="both"/>
      </w:pPr>
      <w:r>
        <w:rPr>
          <w:b/>
          <w:bCs/>
        </w:rPr>
        <w:t xml:space="preserve">Keywords: </w:t>
      </w:r>
      <w:r>
        <w:t>street lighting; remote management; Internet of Things; fuzzy logic; smart cities.</w:t>
      </w:r>
    </w:p>
    <w:p w14:paraId="2D98C60B" w14:textId="77777777" w:rsidR="00E01C3A" w:rsidRPr="00CE1B46" w:rsidRDefault="00CC3326">
      <w:r>
        <w:br w:type="page"/>
      </w:r>
    </w:p>
    <w:p w14:paraId="58F25E66" w14:textId="77777777" w:rsidR="00E01C3A" w:rsidRDefault="00CC3326">
      <w:pPr>
        <w:spacing w:after="480"/>
        <w:jc w:val="center"/>
        <w:rPr>
          <w:b/>
          <w:bCs/>
          <w:lang w:val="pt-BR"/>
        </w:rPr>
      </w:pPr>
      <w:r>
        <w:rPr>
          <w:b/>
          <w:bCs/>
          <w:lang w:val="pt-BR"/>
        </w:rPr>
        <w:lastRenderedPageBreak/>
        <w:t>LISTA DE QUADROS</w:t>
      </w:r>
    </w:p>
    <w:p w14:paraId="1B130F69" w14:textId="115BB4D3"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67208" w:history="1">
        <w:r w:rsidR="00F96471" w:rsidRPr="00C51C0A">
          <w:rPr>
            <w:rStyle w:val="Hyperlink"/>
            <w:noProof/>
            <w:lang w:val="pt-BR"/>
          </w:rPr>
          <w:t>Quadro 1 – Infraestrutura urbana instalada no município de São Paulo</w:t>
        </w:r>
        <w:r w:rsidR="00F96471">
          <w:rPr>
            <w:noProof/>
            <w:webHidden/>
          </w:rPr>
          <w:tab/>
        </w:r>
        <w:r w:rsidR="00F96471">
          <w:rPr>
            <w:noProof/>
            <w:webHidden/>
          </w:rPr>
          <w:fldChar w:fldCharType="begin"/>
        </w:r>
        <w:r w:rsidR="00F96471">
          <w:rPr>
            <w:noProof/>
            <w:webHidden/>
          </w:rPr>
          <w:instrText xml:space="preserve"> PAGEREF _Toc242567208 \h </w:instrText>
        </w:r>
        <w:r w:rsidR="00F96471">
          <w:rPr>
            <w:noProof/>
            <w:webHidden/>
          </w:rPr>
        </w:r>
        <w:r w:rsidR="00F96471">
          <w:rPr>
            <w:noProof/>
            <w:webHidden/>
          </w:rPr>
          <w:fldChar w:fldCharType="separate"/>
        </w:r>
        <w:r w:rsidR="00F96471">
          <w:rPr>
            <w:noProof/>
            <w:webHidden/>
          </w:rPr>
          <w:t>20</w:t>
        </w:r>
        <w:r w:rsidR="00F96471">
          <w:rPr>
            <w:noProof/>
            <w:webHidden/>
          </w:rPr>
          <w:fldChar w:fldCharType="end"/>
        </w:r>
      </w:hyperlink>
    </w:p>
    <w:p w14:paraId="4542FC2C" w14:textId="305874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09" w:history="1">
        <w:r w:rsidRPr="00C51C0A">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_Toc242567209 \h </w:instrText>
        </w:r>
        <w:r>
          <w:rPr>
            <w:noProof/>
            <w:webHidden/>
          </w:rPr>
        </w:r>
        <w:r>
          <w:rPr>
            <w:noProof/>
            <w:webHidden/>
          </w:rPr>
          <w:fldChar w:fldCharType="separate"/>
        </w:r>
        <w:r>
          <w:rPr>
            <w:noProof/>
            <w:webHidden/>
          </w:rPr>
          <w:t>35</w:t>
        </w:r>
        <w:r>
          <w:rPr>
            <w:noProof/>
            <w:webHidden/>
          </w:rPr>
          <w:fldChar w:fldCharType="end"/>
        </w:r>
      </w:hyperlink>
    </w:p>
    <w:p w14:paraId="35D0F356" w14:textId="1334965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0" w:history="1">
        <w:r w:rsidRPr="00C51C0A">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_Toc242567210 \h </w:instrText>
        </w:r>
        <w:r>
          <w:rPr>
            <w:noProof/>
            <w:webHidden/>
          </w:rPr>
        </w:r>
        <w:r>
          <w:rPr>
            <w:noProof/>
            <w:webHidden/>
          </w:rPr>
          <w:fldChar w:fldCharType="separate"/>
        </w:r>
        <w:r>
          <w:rPr>
            <w:noProof/>
            <w:webHidden/>
          </w:rPr>
          <w:t>37</w:t>
        </w:r>
        <w:r>
          <w:rPr>
            <w:noProof/>
            <w:webHidden/>
          </w:rPr>
          <w:fldChar w:fldCharType="end"/>
        </w:r>
      </w:hyperlink>
    </w:p>
    <w:p w14:paraId="2C13EB6E" w14:textId="7CE2AD4A"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1" w:history="1">
        <w:r w:rsidRPr="00C51C0A">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_Toc242567211 \h </w:instrText>
        </w:r>
        <w:r>
          <w:rPr>
            <w:noProof/>
            <w:webHidden/>
          </w:rPr>
        </w:r>
        <w:r>
          <w:rPr>
            <w:noProof/>
            <w:webHidden/>
          </w:rPr>
          <w:fldChar w:fldCharType="separate"/>
        </w:r>
        <w:r>
          <w:rPr>
            <w:noProof/>
            <w:webHidden/>
          </w:rPr>
          <w:t>39</w:t>
        </w:r>
        <w:r>
          <w:rPr>
            <w:noProof/>
            <w:webHidden/>
          </w:rPr>
          <w:fldChar w:fldCharType="end"/>
        </w:r>
      </w:hyperlink>
    </w:p>
    <w:p w14:paraId="133BB5DA" w14:textId="01072C8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2" w:history="1">
        <w:r w:rsidRPr="00C51C0A">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_Toc242567212 \h </w:instrText>
        </w:r>
        <w:r>
          <w:rPr>
            <w:noProof/>
            <w:webHidden/>
          </w:rPr>
        </w:r>
        <w:r>
          <w:rPr>
            <w:noProof/>
            <w:webHidden/>
          </w:rPr>
          <w:fldChar w:fldCharType="separate"/>
        </w:r>
        <w:r>
          <w:rPr>
            <w:noProof/>
            <w:webHidden/>
          </w:rPr>
          <w:t>41</w:t>
        </w:r>
        <w:r>
          <w:rPr>
            <w:noProof/>
            <w:webHidden/>
          </w:rPr>
          <w:fldChar w:fldCharType="end"/>
        </w:r>
      </w:hyperlink>
    </w:p>
    <w:p w14:paraId="74BC2C55" w14:textId="2529ED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3" w:history="1">
        <w:r w:rsidRPr="00C51C0A">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_Toc242567213 \h </w:instrText>
        </w:r>
        <w:r>
          <w:rPr>
            <w:noProof/>
            <w:webHidden/>
          </w:rPr>
        </w:r>
        <w:r>
          <w:rPr>
            <w:noProof/>
            <w:webHidden/>
          </w:rPr>
          <w:fldChar w:fldCharType="separate"/>
        </w:r>
        <w:r>
          <w:rPr>
            <w:noProof/>
            <w:webHidden/>
          </w:rPr>
          <w:t>45</w:t>
        </w:r>
        <w:r>
          <w:rPr>
            <w:noProof/>
            <w:webHidden/>
          </w:rPr>
          <w:fldChar w:fldCharType="end"/>
        </w:r>
      </w:hyperlink>
    </w:p>
    <w:p w14:paraId="71FDA54C" w14:textId="3795F7AE"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4" w:history="1">
        <w:r w:rsidRPr="00C51C0A">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_Toc242567214 \h </w:instrText>
        </w:r>
        <w:r>
          <w:rPr>
            <w:noProof/>
            <w:webHidden/>
          </w:rPr>
        </w:r>
        <w:r>
          <w:rPr>
            <w:noProof/>
            <w:webHidden/>
          </w:rPr>
          <w:fldChar w:fldCharType="separate"/>
        </w:r>
        <w:r>
          <w:rPr>
            <w:noProof/>
            <w:webHidden/>
          </w:rPr>
          <w:t>58</w:t>
        </w:r>
        <w:r>
          <w:rPr>
            <w:noProof/>
            <w:webHidden/>
          </w:rPr>
          <w:fldChar w:fldCharType="end"/>
        </w:r>
      </w:hyperlink>
    </w:p>
    <w:p w14:paraId="2ABB4E85" w14:textId="626144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5" w:history="1">
        <w:r w:rsidRPr="00C51C0A">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_Toc242567215 \h </w:instrText>
        </w:r>
        <w:r>
          <w:rPr>
            <w:noProof/>
            <w:webHidden/>
          </w:rPr>
        </w:r>
        <w:r>
          <w:rPr>
            <w:noProof/>
            <w:webHidden/>
          </w:rPr>
          <w:fldChar w:fldCharType="separate"/>
        </w:r>
        <w:r>
          <w:rPr>
            <w:noProof/>
            <w:webHidden/>
          </w:rPr>
          <w:t>65</w:t>
        </w:r>
        <w:r>
          <w:rPr>
            <w:noProof/>
            <w:webHidden/>
          </w:rPr>
          <w:fldChar w:fldCharType="end"/>
        </w:r>
      </w:hyperlink>
    </w:p>
    <w:p w14:paraId="6EC00C2C" w14:textId="73EA15E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6" w:history="1">
        <w:r w:rsidRPr="00C51C0A">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_Toc242567216 \h </w:instrText>
        </w:r>
        <w:r>
          <w:rPr>
            <w:noProof/>
            <w:webHidden/>
          </w:rPr>
        </w:r>
        <w:r>
          <w:rPr>
            <w:noProof/>
            <w:webHidden/>
          </w:rPr>
          <w:fldChar w:fldCharType="separate"/>
        </w:r>
        <w:r>
          <w:rPr>
            <w:noProof/>
            <w:webHidden/>
          </w:rPr>
          <w:t>72</w:t>
        </w:r>
        <w:r>
          <w:rPr>
            <w:noProof/>
            <w:webHidden/>
          </w:rPr>
          <w:fldChar w:fldCharType="end"/>
        </w:r>
      </w:hyperlink>
    </w:p>
    <w:p w14:paraId="589FD53D" w14:textId="38F3358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7" w:history="1">
        <w:r w:rsidRPr="00C51C0A">
          <w:rPr>
            <w:rStyle w:val="Hyperlink"/>
            <w:noProof/>
            <w:lang w:val="pt-BR"/>
          </w:rPr>
          <w:t>Quadro 10 – Requisitos funcionais</w:t>
        </w:r>
        <w:r>
          <w:rPr>
            <w:noProof/>
            <w:webHidden/>
          </w:rPr>
          <w:tab/>
        </w:r>
        <w:r>
          <w:rPr>
            <w:noProof/>
            <w:webHidden/>
          </w:rPr>
          <w:fldChar w:fldCharType="begin"/>
        </w:r>
        <w:r>
          <w:rPr>
            <w:noProof/>
            <w:webHidden/>
          </w:rPr>
          <w:instrText xml:space="preserve"> PAGEREF _Toc242567217 \h </w:instrText>
        </w:r>
        <w:r>
          <w:rPr>
            <w:noProof/>
            <w:webHidden/>
          </w:rPr>
        </w:r>
        <w:r>
          <w:rPr>
            <w:noProof/>
            <w:webHidden/>
          </w:rPr>
          <w:fldChar w:fldCharType="separate"/>
        </w:r>
        <w:r>
          <w:rPr>
            <w:noProof/>
            <w:webHidden/>
          </w:rPr>
          <w:t>77</w:t>
        </w:r>
        <w:r>
          <w:rPr>
            <w:noProof/>
            <w:webHidden/>
          </w:rPr>
          <w:fldChar w:fldCharType="end"/>
        </w:r>
      </w:hyperlink>
    </w:p>
    <w:p w14:paraId="06C47CAD" w14:textId="3B1088B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8" w:history="1">
        <w:r w:rsidRPr="00C51C0A">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_Toc242567218 \h </w:instrText>
        </w:r>
        <w:r>
          <w:rPr>
            <w:noProof/>
            <w:webHidden/>
          </w:rPr>
        </w:r>
        <w:r>
          <w:rPr>
            <w:noProof/>
            <w:webHidden/>
          </w:rPr>
          <w:fldChar w:fldCharType="separate"/>
        </w:r>
        <w:r>
          <w:rPr>
            <w:noProof/>
            <w:webHidden/>
          </w:rPr>
          <w:t>78</w:t>
        </w:r>
        <w:r>
          <w:rPr>
            <w:noProof/>
            <w:webHidden/>
          </w:rPr>
          <w:fldChar w:fldCharType="end"/>
        </w:r>
      </w:hyperlink>
    </w:p>
    <w:p w14:paraId="3AEFA176" w14:textId="0AE40E5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9" w:history="1">
        <w:r w:rsidRPr="00C51C0A">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_Toc242567219 \h </w:instrText>
        </w:r>
        <w:r>
          <w:rPr>
            <w:noProof/>
            <w:webHidden/>
          </w:rPr>
        </w:r>
        <w:r>
          <w:rPr>
            <w:noProof/>
            <w:webHidden/>
          </w:rPr>
          <w:fldChar w:fldCharType="separate"/>
        </w:r>
        <w:r>
          <w:rPr>
            <w:noProof/>
            <w:webHidden/>
          </w:rPr>
          <w:t>82</w:t>
        </w:r>
        <w:r>
          <w:rPr>
            <w:noProof/>
            <w:webHidden/>
          </w:rPr>
          <w:fldChar w:fldCharType="end"/>
        </w:r>
      </w:hyperlink>
    </w:p>
    <w:p w14:paraId="1611F094" w14:textId="11F960C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0" w:history="1">
        <w:r w:rsidRPr="00C51C0A">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_Toc242567220 \h </w:instrText>
        </w:r>
        <w:r>
          <w:rPr>
            <w:noProof/>
            <w:webHidden/>
          </w:rPr>
        </w:r>
        <w:r>
          <w:rPr>
            <w:noProof/>
            <w:webHidden/>
          </w:rPr>
          <w:fldChar w:fldCharType="separate"/>
        </w:r>
        <w:r>
          <w:rPr>
            <w:noProof/>
            <w:webHidden/>
          </w:rPr>
          <w:t>83</w:t>
        </w:r>
        <w:r>
          <w:rPr>
            <w:noProof/>
            <w:webHidden/>
          </w:rPr>
          <w:fldChar w:fldCharType="end"/>
        </w:r>
      </w:hyperlink>
    </w:p>
    <w:p w14:paraId="494726E5" w14:textId="532F92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1" w:history="1">
        <w:r w:rsidRPr="00C51C0A">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_Toc242567221 \h </w:instrText>
        </w:r>
        <w:r>
          <w:rPr>
            <w:noProof/>
            <w:webHidden/>
          </w:rPr>
        </w:r>
        <w:r>
          <w:rPr>
            <w:noProof/>
            <w:webHidden/>
          </w:rPr>
          <w:fldChar w:fldCharType="separate"/>
        </w:r>
        <w:r>
          <w:rPr>
            <w:noProof/>
            <w:webHidden/>
          </w:rPr>
          <w:t>85</w:t>
        </w:r>
        <w:r>
          <w:rPr>
            <w:noProof/>
            <w:webHidden/>
          </w:rPr>
          <w:fldChar w:fldCharType="end"/>
        </w:r>
      </w:hyperlink>
    </w:p>
    <w:p w14:paraId="49AC03D2" w14:textId="7D2DB828"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2" w:history="1">
        <w:r w:rsidRPr="00C51C0A">
          <w:rPr>
            <w:rStyle w:val="Hyperlink"/>
            <w:noProof/>
            <w:lang w:val="pt-BR"/>
          </w:rPr>
          <w:t>Quadro 15 – Casos de teste</w:t>
        </w:r>
        <w:r>
          <w:rPr>
            <w:noProof/>
            <w:webHidden/>
          </w:rPr>
          <w:tab/>
        </w:r>
        <w:r>
          <w:rPr>
            <w:noProof/>
            <w:webHidden/>
          </w:rPr>
          <w:fldChar w:fldCharType="begin"/>
        </w:r>
        <w:r>
          <w:rPr>
            <w:noProof/>
            <w:webHidden/>
          </w:rPr>
          <w:instrText xml:space="preserve"> PAGEREF _Toc242567222 \h </w:instrText>
        </w:r>
        <w:r>
          <w:rPr>
            <w:noProof/>
            <w:webHidden/>
          </w:rPr>
        </w:r>
        <w:r>
          <w:rPr>
            <w:noProof/>
            <w:webHidden/>
          </w:rPr>
          <w:fldChar w:fldCharType="separate"/>
        </w:r>
        <w:r>
          <w:rPr>
            <w:noProof/>
            <w:webHidden/>
          </w:rPr>
          <w:t>96</w:t>
        </w:r>
        <w:r>
          <w:rPr>
            <w:noProof/>
            <w:webHidden/>
          </w:rPr>
          <w:fldChar w:fldCharType="end"/>
        </w:r>
      </w:hyperlink>
    </w:p>
    <w:p w14:paraId="671B66F4" w14:textId="130B0C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3" w:history="1">
        <w:r w:rsidRPr="00C51C0A">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_Toc242567223 \h </w:instrText>
        </w:r>
        <w:r>
          <w:rPr>
            <w:noProof/>
            <w:webHidden/>
          </w:rPr>
        </w:r>
        <w:r>
          <w:rPr>
            <w:noProof/>
            <w:webHidden/>
          </w:rPr>
          <w:fldChar w:fldCharType="separate"/>
        </w:r>
        <w:r>
          <w:rPr>
            <w:noProof/>
            <w:webHidden/>
          </w:rPr>
          <w:t>100</w:t>
        </w:r>
        <w:r>
          <w:rPr>
            <w:noProof/>
            <w:webHidden/>
          </w:rPr>
          <w:fldChar w:fldCharType="end"/>
        </w:r>
      </w:hyperlink>
    </w:p>
    <w:p w14:paraId="21498C6A" w14:textId="5263FCCD"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4" w:history="1">
        <w:r w:rsidRPr="00C51C0A">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_Toc242567224 \h </w:instrText>
        </w:r>
        <w:r>
          <w:rPr>
            <w:noProof/>
            <w:webHidden/>
          </w:rPr>
        </w:r>
        <w:r>
          <w:rPr>
            <w:noProof/>
            <w:webHidden/>
          </w:rPr>
          <w:fldChar w:fldCharType="separate"/>
        </w:r>
        <w:r>
          <w:rPr>
            <w:noProof/>
            <w:webHidden/>
          </w:rPr>
          <w:t>104</w:t>
        </w:r>
        <w:r>
          <w:rPr>
            <w:noProof/>
            <w:webHidden/>
          </w:rPr>
          <w:fldChar w:fldCharType="end"/>
        </w:r>
      </w:hyperlink>
    </w:p>
    <w:p w14:paraId="1D9C75F5" w14:textId="7A75AE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5" w:history="1">
        <w:r w:rsidRPr="00C51C0A">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_Toc242567225 \h </w:instrText>
        </w:r>
        <w:r>
          <w:rPr>
            <w:noProof/>
            <w:webHidden/>
          </w:rPr>
        </w:r>
        <w:r>
          <w:rPr>
            <w:noProof/>
            <w:webHidden/>
          </w:rPr>
          <w:fldChar w:fldCharType="separate"/>
        </w:r>
        <w:r>
          <w:rPr>
            <w:noProof/>
            <w:webHidden/>
          </w:rPr>
          <w:t>110</w:t>
        </w:r>
        <w:r>
          <w:rPr>
            <w:noProof/>
            <w:webHidden/>
          </w:rPr>
          <w:fldChar w:fldCharType="end"/>
        </w:r>
      </w:hyperlink>
    </w:p>
    <w:p w14:paraId="1665FB5E" w14:textId="0B3ABEF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6" w:history="1">
        <w:r w:rsidRPr="00C51C0A">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_Toc242567226 \h </w:instrText>
        </w:r>
        <w:r>
          <w:rPr>
            <w:noProof/>
            <w:webHidden/>
          </w:rPr>
        </w:r>
        <w:r>
          <w:rPr>
            <w:noProof/>
            <w:webHidden/>
          </w:rPr>
          <w:fldChar w:fldCharType="separate"/>
        </w:r>
        <w:r>
          <w:rPr>
            <w:noProof/>
            <w:webHidden/>
          </w:rPr>
          <w:t>137</w:t>
        </w:r>
        <w:r>
          <w:rPr>
            <w:noProof/>
            <w:webHidden/>
          </w:rPr>
          <w:fldChar w:fldCharType="end"/>
        </w:r>
      </w:hyperlink>
    </w:p>
    <w:p w14:paraId="616903F0" w14:textId="68DFDE7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7" w:history="1">
        <w:r w:rsidRPr="00C51C0A">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_Toc242567227 \h </w:instrText>
        </w:r>
        <w:r>
          <w:rPr>
            <w:noProof/>
            <w:webHidden/>
          </w:rPr>
        </w:r>
        <w:r>
          <w:rPr>
            <w:noProof/>
            <w:webHidden/>
          </w:rPr>
          <w:fldChar w:fldCharType="separate"/>
        </w:r>
        <w:r>
          <w:rPr>
            <w:noProof/>
            <w:webHidden/>
          </w:rPr>
          <w:t>142</w:t>
        </w:r>
        <w:r>
          <w:rPr>
            <w:noProof/>
            <w:webHidden/>
          </w:rPr>
          <w:fldChar w:fldCharType="end"/>
        </w:r>
      </w:hyperlink>
    </w:p>
    <w:p w14:paraId="14C8F046" w14:textId="473B9E4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8" w:history="1">
        <w:r w:rsidRPr="00C51C0A">
          <w:rPr>
            <w:rStyle w:val="Hyperlink"/>
            <w:noProof/>
            <w:lang w:val="pt-BR"/>
          </w:rPr>
          <w:t>Quadro 21 – Estimativa de custo mensal da arquitetura de referência na Amazon Web Services</w:t>
        </w:r>
        <w:r>
          <w:rPr>
            <w:noProof/>
            <w:webHidden/>
          </w:rPr>
          <w:tab/>
        </w:r>
        <w:r>
          <w:rPr>
            <w:noProof/>
            <w:webHidden/>
          </w:rPr>
          <w:fldChar w:fldCharType="begin"/>
        </w:r>
        <w:r>
          <w:rPr>
            <w:noProof/>
            <w:webHidden/>
          </w:rPr>
          <w:instrText xml:space="preserve"> PAGEREF _Toc242567228 \h </w:instrText>
        </w:r>
        <w:r>
          <w:rPr>
            <w:noProof/>
            <w:webHidden/>
          </w:rPr>
        </w:r>
        <w:r>
          <w:rPr>
            <w:noProof/>
            <w:webHidden/>
          </w:rPr>
          <w:fldChar w:fldCharType="separate"/>
        </w:r>
        <w:r>
          <w:rPr>
            <w:noProof/>
            <w:webHidden/>
          </w:rPr>
          <w:t>146</w:t>
        </w:r>
        <w:r>
          <w:rPr>
            <w:noProof/>
            <w:webHidden/>
          </w:rPr>
          <w:fldChar w:fldCharType="end"/>
        </w:r>
      </w:hyperlink>
    </w:p>
    <w:p w14:paraId="30E36C00" w14:textId="7BB657FC" w:rsidR="00724418" w:rsidRPr="00430DB3" w:rsidRDefault="008D0833">
      <w:pPr>
        <w:tabs>
          <w:tab w:val="right" w:leader="dot" w:pos="9071"/>
        </w:tabs>
        <w:spacing w:after="100"/>
        <w:rPr>
          <w:lang w:val="pt-BR"/>
        </w:rPr>
      </w:pPr>
      <w:r>
        <w:rPr>
          <w:lang w:val="pt-BR"/>
        </w:rPr>
        <w:fldChar w:fldCharType="end"/>
      </w:r>
    </w:p>
    <w:p w14:paraId="1FB2FFAA" w14:textId="77777777" w:rsidR="00E01C3A" w:rsidRDefault="00CC3326">
      <w:pPr>
        <w:rPr>
          <w:lang w:val="pt-BR"/>
        </w:rPr>
      </w:pPr>
      <w:r>
        <w:rPr>
          <w:lang w:val="pt-BR"/>
        </w:rPr>
        <w:br w:type="page"/>
      </w:r>
    </w:p>
    <w:p w14:paraId="3106D10F" w14:textId="77777777" w:rsidR="00E01C3A" w:rsidRDefault="00CC3326">
      <w:pPr>
        <w:spacing w:after="480"/>
        <w:jc w:val="center"/>
        <w:rPr>
          <w:b/>
          <w:bCs/>
          <w:lang w:val="pt-BR"/>
        </w:rPr>
      </w:pPr>
      <w:r>
        <w:rPr>
          <w:b/>
          <w:bCs/>
          <w:lang w:val="pt-BR"/>
        </w:rPr>
        <w:lastRenderedPageBreak/>
        <w:t>LISTA DE FIGURAS</w:t>
      </w:r>
    </w:p>
    <w:p w14:paraId="7E9FCE23" w14:textId="141FD892"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67229" w:history="1">
        <w:r w:rsidR="00F96471" w:rsidRPr="00866D06">
          <w:rPr>
            <w:rStyle w:val="Hyperlink"/>
            <w:noProof/>
            <w:lang w:val="pt-BR"/>
          </w:rPr>
          <w:t>Figura 1 – Nó de demonstração montado</w:t>
        </w:r>
        <w:r w:rsidR="00F96471">
          <w:rPr>
            <w:noProof/>
            <w:webHidden/>
          </w:rPr>
          <w:tab/>
        </w:r>
        <w:r w:rsidR="00F96471">
          <w:rPr>
            <w:noProof/>
            <w:webHidden/>
          </w:rPr>
          <w:fldChar w:fldCharType="begin"/>
        </w:r>
        <w:r w:rsidR="00F96471">
          <w:rPr>
            <w:noProof/>
            <w:webHidden/>
          </w:rPr>
          <w:instrText xml:space="preserve"> PAGEREF _Toc242567229 \h </w:instrText>
        </w:r>
        <w:r w:rsidR="00F96471">
          <w:rPr>
            <w:noProof/>
            <w:webHidden/>
          </w:rPr>
        </w:r>
        <w:r w:rsidR="00F96471">
          <w:rPr>
            <w:noProof/>
            <w:webHidden/>
          </w:rPr>
          <w:fldChar w:fldCharType="separate"/>
        </w:r>
        <w:r w:rsidR="00F96471">
          <w:rPr>
            <w:noProof/>
            <w:webHidden/>
          </w:rPr>
          <w:t>40</w:t>
        </w:r>
        <w:r w:rsidR="00F96471">
          <w:rPr>
            <w:noProof/>
            <w:webHidden/>
          </w:rPr>
          <w:fldChar w:fldCharType="end"/>
        </w:r>
      </w:hyperlink>
    </w:p>
    <w:p w14:paraId="53B4094D" w14:textId="0F3AFFF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0" w:history="1">
        <w:r w:rsidRPr="00866D06">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_Toc242567230 \h </w:instrText>
        </w:r>
        <w:r>
          <w:rPr>
            <w:noProof/>
            <w:webHidden/>
          </w:rPr>
        </w:r>
        <w:r>
          <w:rPr>
            <w:noProof/>
            <w:webHidden/>
          </w:rPr>
          <w:fldChar w:fldCharType="separate"/>
        </w:r>
        <w:r>
          <w:rPr>
            <w:noProof/>
            <w:webHidden/>
          </w:rPr>
          <w:t>46</w:t>
        </w:r>
        <w:r>
          <w:rPr>
            <w:noProof/>
            <w:webHidden/>
          </w:rPr>
          <w:fldChar w:fldCharType="end"/>
        </w:r>
      </w:hyperlink>
    </w:p>
    <w:p w14:paraId="3CD5C117" w14:textId="30BB89F5"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1" w:history="1">
        <w:r w:rsidRPr="00866D06">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_Toc242567231 \h </w:instrText>
        </w:r>
        <w:r>
          <w:rPr>
            <w:noProof/>
            <w:webHidden/>
          </w:rPr>
        </w:r>
        <w:r>
          <w:rPr>
            <w:noProof/>
            <w:webHidden/>
          </w:rPr>
          <w:fldChar w:fldCharType="separate"/>
        </w:r>
        <w:r>
          <w:rPr>
            <w:noProof/>
            <w:webHidden/>
          </w:rPr>
          <w:t>80</w:t>
        </w:r>
        <w:r>
          <w:rPr>
            <w:noProof/>
            <w:webHidden/>
          </w:rPr>
          <w:fldChar w:fldCharType="end"/>
        </w:r>
      </w:hyperlink>
    </w:p>
    <w:p w14:paraId="6F5D5B55" w14:textId="45CF92B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2" w:history="1">
        <w:r w:rsidRPr="00866D06">
          <w:rPr>
            <w:rStyle w:val="Hyperlink"/>
            <w:noProof/>
            <w:lang w:val="pt-BR"/>
          </w:rPr>
          <w:t>Figura 4 – Arquitetura do sistema</w:t>
        </w:r>
        <w:r>
          <w:rPr>
            <w:noProof/>
            <w:webHidden/>
          </w:rPr>
          <w:tab/>
        </w:r>
        <w:r>
          <w:rPr>
            <w:noProof/>
            <w:webHidden/>
          </w:rPr>
          <w:fldChar w:fldCharType="begin"/>
        </w:r>
        <w:r>
          <w:rPr>
            <w:noProof/>
            <w:webHidden/>
          </w:rPr>
          <w:instrText xml:space="preserve"> PAGEREF _Toc242567232 \h </w:instrText>
        </w:r>
        <w:r>
          <w:rPr>
            <w:noProof/>
            <w:webHidden/>
          </w:rPr>
        </w:r>
        <w:r>
          <w:rPr>
            <w:noProof/>
            <w:webHidden/>
          </w:rPr>
          <w:fldChar w:fldCharType="separate"/>
        </w:r>
        <w:r>
          <w:rPr>
            <w:noProof/>
            <w:webHidden/>
          </w:rPr>
          <w:t>81</w:t>
        </w:r>
        <w:r>
          <w:rPr>
            <w:noProof/>
            <w:webHidden/>
          </w:rPr>
          <w:fldChar w:fldCharType="end"/>
        </w:r>
      </w:hyperlink>
    </w:p>
    <w:p w14:paraId="6B85ACC2" w14:textId="4EFBE66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3" w:history="1">
        <w:r w:rsidRPr="00866D06">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_Toc242567233 \h </w:instrText>
        </w:r>
        <w:r>
          <w:rPr>
            <w:noProof/>
            <w:webHidden/>
          </w:rPr>
        </w:r>
        <w:r>
          <w:rPr>
            <w:noProof/>
            <w:webHidden/>
          </w:rPr>
          <w:fldChar w:fldCharType="separate"/>
        </w:r>
        <w:r>
          <w:rPr>
            <w:noProof/>
            <w:webHidden/>
          </w:rPr>
          <w:t>88</w:t>
        </w:r>
        <w:r>
          <w:rPr>
            <w:noProof/>
            <w:webHidden/>
          </w:rPr>
          <w:fldChar w:fldCharType="end"/>
        </w:r>
      </w:hyperlink>
    </w:p>
    <w:p w14:paraId="02418970" w14:textId="2542EB1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4" w:history="1">
        <w:r w:rsidRPr="00866D06">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_Toc242567234 \h </w:instrText>
        </w:r>
        <w:r>
          <w:rPr>
            <w:noProof/>
            <w:webHidden/>
          </w:rPr>
        </w:r>
        <w:r>
          <w:rPr>
            <w:noProof/>
            <w:webHidden/>
          </w:rPr>
          <w:fldChar w:fldCharType="separate"/>
        </w:r>
        <w:r>
          <w:rPr>
            <w:noProof/>
            <w:webHidden/>
          </w:rPr>
          <w:t>91</w:t>
        </w:r>
        <w:r>
          <w:rPr>
            <w:noProof/>
            <w:webHidden/>
          </w:rPr>
          <w:fldChar w:fldCharType="end"/>
        </w:r>
      </w:hyperlink>
    </w:p>
    <w:p w14:paraId="27424403" w14:textId="6280C5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5" w:history="1">
        <w:r w:rsidRPr="00866D06">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_Toc242567235 \h </w:instrText>
        </w:r>
        <w:r>
          <w:rPr>
            <w:noProof/>
            <w:webHidden/>
          </w:rPr>
        </w:r>
        <w:r>
          <w:rPr>
            <w:noProof/>
            <w:webHidden/>
          </w:rPr>
          <w:fldChar w:fldCharType="separate"/>
        </w:r>
        <w:r>
          <w:rPr>
            <w:noProof/>
            <w:webHidden/>
          </w:rPr>
          <w:t>91</w:t>
        </w:r>
        <w:r>
          <w:rPr>
            <w:noProof/>
            <w:webHidden/>
          </w:rPr>
          <w:fldChar w:fldCharType="end"/>
        </w:r>
      </w:hyperlink>
    </w:p>
    <w:p w14:paraId="3437F505" w14:textId="0042E97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6" w:history="1">
        <w:r w:rsidRPr="00866D06">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_Toc242567236 \h </w:instrText>
        </w:r>
        <w:r>
          <w:rPr>
            <w:noProof/>
            <w:webHidden/>
          </w:rPr>
        </w:r>
        <w:r>
          <w:rPr>
            <w:noProof/>
            <w:webHidden/>
          </w:rPr>
          <w:fldChar w:fldCharType="separate"/>
        </w:r>
        <w:r>
          <w:rPr>
            <w:noProof/>
            <w:webHidden/>
          </w:rPr>
          <w:t>92</w:t>
        </w:r>
        <w:r>
          <w:rPr>
            <w:noProof/>
            <w:webHidden/>
          </w:rPr>
          <w:fldChar w:fldCharType="end"/>
        </w:r>
      </w:hyperlink>
    </w:p>
    <w:p w14:paraId="61BF87B2" w14:textId="4F9DFF4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7" w:history="1">
        <w:r w:rsidRPr="00866D06">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_Toc242567237 \h </w:instrText>
        </w:r>
        <w:r>
          <w:rPr>
            <w:noProof/>
            <w:webHidden/>
          </w:rPr>
        </w:r>
        <w:r>
          <w:rPr>
            <w:noProof/>
            <w:webHidden/>
          </w:rPr>
          <w:fldChar w:fldCharType="separate"/>
        </w:r>
        <w:r>
          <w:rPr>
            <w:noProof/>
            <w:webHidden/>
          </w:rPr>
          <w:t>92</w:t>
        </w:r>
        <w:r>
          <w:rPr>
            <w:noProof/>
            <w:webHidden/>
          </w:rPr>
          <w:fldChar w:fldCharType="end"/>
        </w:r>
      </w:hyperlink>
    </w:p>
    <w:p w14:paraId="0BC5B16D" w14:textId="4172E28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8" w:history="1">
        <w:r w:rsidRPr="00866D06">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_Toc242567238 \h </w:instrText>
        </w:r>
        <w:r>
          <w:rPr>
            <w:noProof/>
            <w:webHidden/>
          </w:rPr>
        </w:r>
        <w:r>
          <w:rPr>
            <w:noProof/>
            <w:webHidden/>
          </w:rPr>
          <w:fldChar w:fldCharType="separate"/>
        </w:r>
        <w:r>
          <w:rPr>
            <w:noProof/>
            <w:webHidden/>
          </w:rPr>
          <w:t>103</w:t>
        </w:r>
        <w:r>
          <w:rPr>
            <w:noProof/>
            <w:webHidden/>
          </w:rPr>
          <w:fldChar w:fldCharType="end"/>
        </w:r>
      </w:hyperlink>
    </w:p>
    <w:p w14:paraId="3A345C71" w14:textId="4DB7DD8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9" w:history="1">
        <w:r w:rsidRPr="00866D06">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_Toc242567239 \h </w:instrText>
        </w:r>
        <w:r>
          <w:rPr>
            <w:noProof/>
            <w:webHidden/>
          </w:rPr>
        </w:r>
        <w:r>
          <w:rPr>
            <w:noProof/>
            <w:webHidden/>
          </w:rPr>
          <w:fldChar w:fldCharType="separate"/>
        </w:r>
        <w:r>
          <w:rPr>
            <w:noProof/>
            <w:webHidden/>
          </w:rPr>
          <w:t>145</w:t>
        </w:r>
        <w:r>
          <w:rPr>
            <w:noProof/>
            <w:webHidden/>
          </w:rPr>
          <w:fldChar w:fldCharType="end"/>
        </w:r>
      </w:hyperlink>
    </w:p>
    <w:p w14:paraId="74DA3980" w14:textId="05CB3D96" w:rsidR="00044D5A" w:rsidRPr="008C0B6A" w:rsidRDefault="008D0833">
      <w:pPr>
        <w:tabs>
          <w:tab w:val="right" w:leader="dot" w:pos="9071"/>
        </w:tabs>
        <w:spacing w:after="100"/>
        <w:rPr>
          <w:lang w:val="pt-BR"/>
        </w:rPr>
      </w:pPr>
      <w:r>
        <w:rPr>
          <w:lang w:val="pt-BR"/>
        </w:rPr>
        <w:fldChar w:fldCharType="end"/>
      </w:r>
    </w:p>
    <w:p w14:paraId="72DCE19A" w14:textId="77777777" w:rsidR="00E01C3A" w:rsidRDefault="00CC3326">
      <w:pPr>
        <w:rPr>
          <w:lang w:val="pt-BR"/>
        </w:rPr>
      </w:pPr>
      <w:r>
        <w:rPr>
          <w:lang w:val="pt-BR"/>
        </w:rPr>
        <w:br w:type="page"/>
      </w:r>
    </w:p>
    <w:p w14:paraId="1EC7C5C3" w14:textId="77777777" w:rsidR="00D97550" w:rsidRPr="00C708F0" w:rsidRDefault="00285AB3">
      <w:pPr>
        <w:spacing w:after="480"/>
        <w:jc w:val="center"/>
        <w:rPr>
          <w:lang w:val="pt-BR"/>
        </w:rPr>
      </w:pPr>
      <w:r>
        <w:rPr>
          <w:b/>
          <w:bCs/>
          <w:lang w:val="pt-BR"/>
        </w:rPr>
        <w:lastRenderedPageBreak/>
        <w:t>LISTA DE TABELAS</w:t>
      </w:r>
    </w:p>
    <w:p w14:paraId="4F378A70" w14:textId="020A11A5"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67240" w:history="1">
        <w:r w:rsidR="00F96471" w:rsidRPr="00431A02">
          <w:rPr>
            <w:rStyle w:val="Hyperlink"/>
            <w:noProof/>
            <w:lang w:val="pt-BR"/>
          </w:rPr>
          <w:t>Tabela 1 – Envelope esperado e aderência por cenário</w:t>
        </w:r>
        <w:r w:rsidR="00F96471">
          <w:rPr>
            <w:noProof/>
            <w:webHidden/>
          </w:rPr>
          <w:tab/>
        </w:r>
        <w:r w:rsidR="00F96471">
          <w:rPr>
            <w:noProof/>
            <w:webHidden/>
          </w:rPr>
          <w:fldChar w:fldCharType="begin"/>
        </w:r>
        <w:r w:rsidR="00F96471">
          <w:rPr>
            <w:noProof/>
            <w:webHidden/>
          </w:rPr>
          <w:instrText xml:space="preserve"> PAGEREF _Toc242567240 \h </w:instrText>
        </w:r>
        <w:r w:rsidR="00F96471">
          <w:rPr>
            <w:noProof/>
            <w:webHidden/>
          </w:rPr>
        </w:r>
        <w:r w:rsidR="00F96471">
          <w:rPr>
            <w:noProof/>
            <w:webHidden/>
          </w:rPr>
          <w:fldChar w:fldCharType="separate"/>
        </w:r>
        <w:r w:rsidR="00F96471">
          <w:rPr>
            <w:noProof/>
            <w:webHidden/>
          </w:rPr>
          <w:t>110</w:t>
        </w:r>
        <w:r w:rsidR="00F96471">
          <w:rPr>
            <w:noProof/>
            <w:webHidden/>
          </w:rPr>
          <w:fldChar w:fldCharType="end"/>
        </w:r>
      </w:hyperlink>
    </w:p>
    <w:p w14:paraId="20C6DC48" w14:textId="3D05E03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1" w:history="1">
        <w:r w:rsidRPr="00431A02">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_Toc242567241 \h </w:instrText>
        </w:r>
        <w:r>
          <w:rPr>
            <w:noProof/>
            <w:webHidden/>
          </w:rPr>
        </w:r>
        <w:r>
          <w:rPr>
            <w:noProof/>
            <w:webHidden/>
          </w:rPr>
          <w:fldChar w:fldCharType="separate"/>
        </w:r>
        <w:r>
          <w:rPr>
            <w:noProof/>
            <w:webHidden/>
          </w:rPr>
          <w:t>112</w:t>
        </w:r>
        <w:r>
          <w:rPr>
            <w:noProof/>
            <w:webHidden/>
          </w:rPr>
          <w:fldChar w:fldCharType="end"/>
        </w:r>
      </w:hyperlink>
    </w:p>
    <w:p w14:paraId="07FD77B9" w14:textId="0B15F24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2" w:history="1">
        <w:r w:rsidRPr="00431A02">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_Toc242567242 \h </w:instrText>
        </w:r>
        <w:r>
          <w:rPr>
            <w:noProof/>
            <w:webHidden/>
          </w:rPr>
        </w:r>
        <w:r>
          <w:rPr>
            <w:noProof/>
            <w:webHidden/>
          </w:rPr>
          <w:fldChar w:fldCharType="separate"/>
        </w:r>
        <w:r>
          <w:rPr>
            <w:noProof/>
            <w:webHidden/>
          </w:rPr>
          <w:t>113</w:t>
        </w:r>
        <w:r>
          <w:rPr>
            <w:noProof/>
            <w:webHidden/>
          </w:rPr>
          <w:fldChar w:fldCharType="end"/>
        </w:r>
      </w:hyperlink>
    </w:p>
    <w:p w14:paraId="21E6A536" w14:textId="5E5E1160"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3" w:history="1">
        <w:r w:rsidRPr="00431A02">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_Toc242567243 \h </w:instrText>
        </w:r>
        <w:r>
          <w:rPr>
            <w:noProof/>
            <w:webHidden/>
          </w:rPr>
        </w:r>
        <w:r>
          <w:rPr>
            <w:noProof/>
            <w:webHidden/>
          </w:rPr>
          <w:fldChar w:fldCharType="separate"/>
        </w:r>
        <w:r>
          <w:rPr>
            <w:noProof/>
            <w:webHidden/>
          </w:rPr>
          <w:t>114</w:t>
        </w:r>
        <w:r>
          <w:rPr>
            <w:noProof/>
            <w:webHidden/>
          </w:rPr>
          <w:fldChar w:fldCharType="end"/>
        </w:r>
      </w:hyperlink>
    </w:p>
    <w:p w14:paraId="4E3A6E8E" w14:textId="285CDA84" w:rsidR="00D97550" w:rsidRDefault="008D0833">
      <w:pPr>
        <w:tabs>
          <w:tab w:val="right" w:leader="dot" w:pos="9071"/>
        </w:tabs>
        <w:spacing w:after="100"/>
        <w:rPr>
          <w:lang w:val="pt-BR"/>
        </w:rPr>
      </w:pPr>
      <w:r>
        <w:rPr>
          <w:lang w:val="pt-BR"/>
        </w:rPr>
        <w:fldChar w:fldCharType="end"/>
      </w:r>
    </w:p>
    <w:p w14:paraId="32B020CB" w14:textId="77777777" w:rsidR="002F1978" w:rsidRDefault="002F1978">
      <w:pPr>
        <w:tabs>
          <w:tab w:val="right" w:leader="dot" w:pos="9071"/>
        </w:tabs>
        <w:spacing w:after="100"/>
        <w:rPr>
          <w:lang w:val="pt-BR"/>
        </w:rPr>
      </w:pPr>
    </w:p>
    <w:p w14:paraId="29E6E91C" w14:textId="77777777" w:rsidR="002F1978" w:rsidRDefault="002F1978">
      <w:pPr>
        <w:tabs>
          <w:tab w:val="right" w:leader="dot" w:pos="9071"/>
        </w:tabs>
        <w:spacing w:after="100"/>
        <w:rPr>
          <w:lang w:val="pt-BR"/>
        </w:rPr>
      </w:pPr>
    </w:p>
    <w:p w14:paraId="1A899717" w14:textId="77777777" w:rsidR="002F1978" w:rsidRDefault="002F1978">
      <w:pPr>
        <w:tabs>
          <w:tab w:val="right" w:leader="dot" w:pos="9071"/>
        </w:tabs>
        <w:spacing w:after="100"/>
        <w:rPr>
          <w:lang w:val="pt-BR"/>
        </w:rPr>
      </w:pPr>
    </w:p>
    <w:p w14:paraId="2B75FE83" w14:textId="77777777" w:rsidR="002F1978" w:rsidRDefault="002F1978">
      <w:pPr>
        <w:tabs>
          <w:tab w:val="right" w:leader="dot" w:pos="9071"/>
        </w:tabs>
        <w:spacing w:after="100"/>
        <w:rPr>
          <w:lang w:val="pt-BR"/>
        </w:rPr>
      </w:pPr>
    </w:p>
    <w:p w14:paraId="68B1A10F" w14:textId="77777777" w:rsidR="002F1978" w:rsidRDefault="002F1978">
      <w:pPr>
        <w:tabs>
          <w:tab w:val="right" w:leader="dot" w:pos="9071"/>
        </w:tabs>
        <w:spacing w:after="100"/>
        <w:rPr>
          <w:lang w:val="pt-BR"/>
        </w:rPr>
      </w:pPr>
    </w:p>
    <w:p w14:paraId="017CA281" w14:textId="77777777" w:rsidR="002F1978" w:rsidRDefault="002F1978">
      <w:pPr>
        <w:tabs>
          <w:tab w:val="right" w:leader="dot" w:pos="9071"/>
        </w:tabs>
        <w:spacing w:after="100"/>
        <w:rPr>
          <w:lang w:val="pt-BR"/>
        </w:rPr>
      </w:pPr>
    </w:p>
    <w:p w14:paraId="2572F17A" w14:textId="77777777" w:rsidR="002F1978" w:rsidRDefault="002F1978">
      <w:pPr>
        <w:tabs>
          <w:tab w:val="right" w:leader="dot" w:pos="9071"/>
        </w:tabs>
        <w:spacing w:after="100"/>
        <w:rPr>
          <w:lang w:val="pt-BR"/>
        </w:rPr>
      </w:pPr>
    </w:p>
    <w:p w14:paraId="45A69B28" w14:textId="77777777" w:rsidR="002F1978" w:rsidRDefault="002F1978">
      <w:pPr>
        <w:tabs>
          <w:tab w:val="right" w:leader="dot" w:pos="9071"/>
        </w:tabs>
        <w:spacing w:after="100"/>
        <w:rPr>
          <w:lang w:val="pt-BR"/>
        </w:rPr>
      </w:pPr>
    </w:p>
    <w:p w14:paraId="239B179A" w14:textId="77777777" w:rsidR="002F1978" w:rsidRDefault="002F1978">
      <w:pPr>
        <w:tabs>
          <w:tab w:val="right" w:leader="dot" w:pos="9071"/>
        </w:tabs>
        <w:spacing w:after="100"/>
        <w:rPr>
          <w:lang w:val="pt-BR"/>
        </w:rPr>
      </w:pPr>
    </w:p>
    <w:p w14:paraId="0FE52473" w14:textId="77777777" w:rsidR="002F1978" w:rsidRDefault="002F1978">
      <w:pPr>
        <w:tabs>
          <w:tab w:val="right" w:leader="dot" w:pos="9071"/>
        </w:tabs>
        <w:spacing w:after="100"/>
        <w:rPr>
          <w:lang w:val="pt-BR"/>
        </w:rPr>
      </w:pPr>
    </w:p>
    <w:p w14:paraId="64B3F76A" w14:textId="77777777" w:rsidR="002F1978" w:rsidRDefault="002F1978">
      <w:pPr>
        <w:tabs>
          <w:tab w:val="right" w:leader="dot" w:pos="9071"/>
        </w:tabs>
        <w:spacing w:after="100"/>
        <w:rPr>
          <w:lang w:val="pt-BR"/>
        </w:rPr>
      </w:pPr>
    </w:p>
    <w:p w14:paraId="67277AB7" w14:textId="77777777" w:rsidR="002F1978" w:rsidRDefault="002F1978">
      <w:pPr>
        <w:tabs>
          <w:tab w:val="right" w:leader="dot" w:pos="9071"/>
        </w:tabs>
        <w:spacing w:after="100"/>
        <w:rPr>
          <w:lang w:val="pt-BR"/>
        </w:rPr>
      </w:pPr>
    </w:p>
    <w:p w14:paraId="709BBD2E" w14:textId="77777777" w:rsidR="002F1978" w:rsidRDefault="002F1978">
      <w:pPr>
        <w:tabs>
          <w:tab w:val="right" w:leader="dot" w:pos="9071"/>
        </w:tabs>
        <w:spacing w:after="100"/>
        <w:rPr>
          <w:lang w:val="pt-BR"/>
        </w:rPr>
      </w:pPr>
    </w:p>
    <w:p w14:paraId="21B593D6" w14:textId="77777777" w:rsidR="002F1978" w:rsidRDefault="002F1978">
      <w:pPr>
        <w:tabs>
          <w:tab w:val="right" w:leader="dot" w:pos="9071"/>
        </w:tabs>
        <w:spacing w:after="100"/>
        <w:rPr>
          <w:lang w:val="pt-BR"/>
        </w:rPr>
      </w:pPr>
    </w:p>
    <w:p w14:paraId="4DF5319D" w14:textId="77777777" w:rsidR="002F1978" w:rsidRDefault="002F1978">
      <w:pPr>
        <w:tabs>
          <w:tab w:val="right" w:leader="dot" w:pos="9071"/>
        </w:tabs>
        <w:spacing w:after="100"/>
        <w:rPr>
          <w:lang w:val="pt-BR"/>
        </w:rPr>
      </w:pPr>
    </w:p>
    <w:p w14:paraId="527D28B4" w14:textId="77777777" w:rsidR="002F1978" w:rsidRDefault="002F1978">
      <w:pPr>
        <w:tabs>
          <w:tab w:val="right" w:leader="dot" w:pos="9071"/>
        </w:tabs>
        <w:spacing w:after="100"/>
        <w:rPr>
          <w:lang w:val="pt-BR"/>
        </w:rPr>
      </w:pPr>
    </w:p>
    <w:p w14:paraId="268F64F9" w14:textId="77777777" w:rsidR="002F1978" w:rsidRDefault="002F1978">
      <w:pPr>
        <w:tabs>
          <w:tab w:val="right" w:leader="dot" w:pos="9071"/>
        </w:tabs>
        <w:spacing w:after="100"/>
        <w:rPr>
          <w:lang w:val="pt-BR"/>
        </w:rPr>
      </w:pPr>
    </w:p>
    <w:p w14:paraId="6621674B" w14:textId="77777777" w:rsidR="002F1978" w:rsidRDefault="002F1978">
      <w:pPr>
        <w:tabs>
          <w:tab w:val="right" w:leader="dot" w:pos="9071"/>
        </w:tabs>
        <w:spacing w:after="100"/>
        <w:rPr>
          <w:lang w:val="pt-BR"/>
        </w:rPr>
      </w:pPr>
    </w:p>
    <w:p w14:paraId="2A8482FC" w14:textId="77777777" w:rsidR="002F1978" w:rsidRDefault="002F1978">
      <w:pPr>
        <w:tabs>
          <w:tab w:val="right" w:leader="dot" w:pos="9071"/>
        </w:tabs>
        <w:spacing w:after="100"/>
        <w:rPr>
          <w:lang w:val="pt-BR"/>
        </w:rPr>
      </w:pPr>
    </w:p>
    <w:p w14:paraId="38A1D61D" w14:textId="77777777" w:rsidR="002F1978" w:rsidRDefault="002F1978">
      <w:pPr>
        <w:tabs>
          <w:tab w:val="right" w:leader="dot" w:pos="9071"/>
        </w:tabs>
        <w:spacing w:after="100"/>
        <w:rPr>
          <w:lang w:val="pt-BR"/>
        </w:rPr>
      </w:pPr>
    </w:p>
    <w:p w14:paraId="339FE4D6" w14:textId="77777777" w:rsidR="002F1978" w:rsidRDefault="002F1978">
      <w:pPr>
        <w:tabs>
          <w:tab w:val="right" w:leader="dot" w:pos="9071"/>
        </w:tabs>
        <w:spacing w:after="100"/>
        <w:rPr>
          <w:lang w:val="pt-BR"/>
        </w:rPr>
      </w:pPr>
    </w:p>
    <w:p w14:paraId="181AB877" w14:textId="77777777" w:rsidR="002F1978" w:rsidRDefault="002F1978">
      <w:pPr>
        <w:tabs>
          <w:tab w:val="right" w:leader="dot" w:pos="9071"/>
        </w:tabs>
        <w:spacing w:after="100"/>
        <w:rPr>
          <w:lang w:val="pt-BR"/>
        </w:rPr>
      </w:pPr>
    </w:p>
    <w:p w14:paraId="54237516" w14:textId="77777777" w:rsidR="002F1978" w:rsidRDefault="002F1978">
      <w:pPr>
        <w:tabs>
          <w:tab w:val="right" w:leader="dot" w:pos="9071"/>
        </w:tabs>
        <w:spacing w:after="100"/>
        <w:rPr>
          <w:lang w:val="pt-BR"/>
        </w:rPr>
      </w:pPr>
    </w:p>
    <w:p w14:paraId="6F4FAE3F" w14:textId="77777777" w:rsidR="002F1978" w:rsidRDefault="002F1978">
      <w:pPr>
        <w:tabs>
          <w:tab w:val="right" w:leader="dot" w:pos="9071"/>
        </w:tabs>
        <w:spacing w:after="100"/>
        <w:rPr>
          <w:lang w:val="pt-BR"/>
        </w:rPr>
      </w:pPr>
    </w:p>
    <w:p w14:paraId="5EDC9E3F" w14:textId="77777777" w:rsidR="002F1978" w:rsidRDefault="002F1978">
      <w:pPr>
        <w:tabs>
          <w:tab w:val="right" w:leader="dot" w:pos="9071"/>
        </w:tabs>
        <w:spacing w:after="100"/>
        <w:rPr>
          <w:lang w:val="pt-BR"/>
        </w:rPr>
      </w:pPr>
    </w:p>
    <w:p w14:paraId="50AFBE5D" w14:textId="77777777" w:rsidR="002F1978" w:rsidRDefault="002F1978">
      <w:pPr>
        <w:tabs>
          <w:tab w:val="right" w:leader="dot" w:pos="9071"/>
        </w:tabs>
        <w:spacing w:after="100"/>
        <w:rPr>
          <w:lang w:val="pt-BR"/>
        </w:rPr>
      </w:pPr>
    </w:p>
    <w:p w14:paraId="0126C9B6" w14:textId="77777777" w:rsidR="002F1978" w:rsidRDefault="002F1978">
      <w:pPr>
        <w:tabs>
          <w:tab w:val="right" w:leader="dot" w:pos="9071"/>
        </w:tabs>
        <w:spacing w:after="100"/>
        <w:rPr>
          <w:lang w:val="pt-BR"/>
        </w:rPr>
      </w:pPr>
    </w:p>
    <w:p w14:paraId="4814E903" w14:textId="77777777" w:rsidR="000814A7" w:rsidRPr="00C708F0" w:rsidRDefault="000814A7">
      <w:pPr>
        <w:tabs>
          <w:tab w:val="right" w:leader="dot" w:pos="9071"/>
        </w:tabs>
        <w:spacing w:after="100"/>
        <w:rPr>
          <w:lang w:val="pt-BR"/>
        </w:rPr>
      </w:pPr>
    </w:p>
    <w:p w14:paraId="653C0423" w14:textId="77777777" w:rsidR="00D97550" w:rsidRPr="00C708F0" w:rsidRDefault="00D97550">
      <w:pPr>
        <w:rPr>
          <w:lang w:val="pt-BR"/>
        </w:rPr>
      </w:pPr>
    </w:p>
    <w:p w14:paraId="4A77952C" w14:textId="77777777" w:rsidR="000F5B8B" w:rsidRPr="000F5B8B" w:rsidRDefault="000F5B8B" w:rsidP="000F5B8B">
      <w:pPr>
        <w:jc w:val="center"/>
        <w:rPr>
          <w:b/>
          <w:bCs/>
          <w:lang w:val="pt-BR"/>
        </w:rPr>
      </w:pPr>
      <w:r>
        <w:rPr>
          <w:b/>
          <w:bCs/>
          <w:lang w:val="pt-BR"/>
        </w:rPr>
        <w:lastRenderedPageBreak/>
        <w:t>SUMÁRIO</w:t>
      </w:r>
    </w:p>
    <w:p w14:paraId="68A28662"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E0A4FCB" w14:textId="77777777" w:rsidR="00E01C3A" w:rsidRDefault="00E01C3A">
          <w:pPr>
            <w:pStyle w:val="TOCHeading"/>
          </w:pPr>
        </w:p>
        <w:p w14:paraId="6BB1A4B6" w14:textId="51252F4D" w:rsidR="00F96471"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67244" w:history="1">
            <w:r w:rsidR="00F96471" w:rsidRPr="00483074">
              <w:rPr>
                <w:rStyle w:val="Hyperlink"/>
                <w:noProof/>
                <w:lang w:val="pt-BR"/>
              </w:rPr>
              <w:t>1 INTRODUÇÃO</w:t>
            </w:r>
            <w:r w:rsidR="00F96471">
              <w:rPr>
                <w:noProof/>
                <w:webHidden/>
              </w:rPr>
              <w:tab/>
            </w:r>
            <w:r w:rsidR="00F96471">
              <w:rPr>
                <w:noProof/>
                <w:webHidden/>
              </w:rPr>
              <w:fldChar w:fldCharType="begin"/>
            </w:r>
            <w:r w:rsidR="00F96471">
              <w:rPr>
                <w:noProof/>
                <w:webHidden/>
              </w:rPr>
              <w:instrText xml:space="preserve"> PAGEREF _Toc242567244 \h </w:instrText>
            </w:r>
            <w:r w:rsidR="00F96471">
              <w:rPr>
                <w:noProof/>
                <w:webHidden/>
              </w:rPr>
            </w:r>
            <w:r w:rsidR="00F96471">
              <w:rPr>
                <w:noProof/>
                <w:webHidden/>
              </w:rPr>
              <w:fldChar w:fldCharType="separate"/>
            </w:r>
            <w:r w:rsidR="00F96471">
              <w:rPr>
                <w:noProof/>
                <w:webHidden/>
              </w:rPr>
              <w:t>9</w:t>
            </w:r>
            <w:r w:rsidR="00F96471">
              <w:rPr>
                <w:noProof/>
                <w:webHidden/>
              </w:rPr>
              <w:fldChar w:fldCharType="end"/>
            </w:r>
          </w:hyperlink>
        </w:p>
        <w:p w14:paraId="1908C1E5" w14:textId="504AD0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5" w:history="1">
            <w:r w:rsidRPr="00483074">
              <w:rPr>
                <w:rStyle w:val="Hyperlink"/>
                <w:noProof/>
                <w:lang w:val="pt-BR"/>
              </w:rPr>
              <w:t>1.1 Contextualização</w:t>
            </w:r>
            <w:r>
              <w:rPr>
                <w:noProof/>
                <w:webHidden/>
              </w:rPr>
              <w:tab/>
            </w:r>
            <w:r>
              <w:rPr>
                <w:noProof/>
                <w:webHidden/>
              </w:rPr>
              <w:fldChar w:fldCharType="begin"/>
            </w:r>
            <w:r>
              <w:rPr>
                <w:noProof/>
                <w:webHidden/>
              </w:rPr>
              <w:instrText xml:space="preserve"> PAGEREF _Toc242567245 \h </w:instrText>
            </w:r>
            <w:r>
              <w:rPr>
                <w:noProof/>
                <w:webHidden/>
              </w:rPr>
            </w:r>
            <w:r>
              <w:rPr>
                <w:noProof/>
                <w:webHidden/>
              </w:rPr>
              <w:fldChar w:fldCharType="separate"/>
            </w:r>
            <w:r>
              <w:rPr>
                <w:noProof/>
                <w:webHidden/>
              </w:rPr>
              <w:t>9</w:t>
            </w:r>
            <w:r>
              <w:rPr>
                <w:noProof/>
                <w:webHidden/>
              </w:rPr>
              <w:fldChar w:fldCharType="end"/>
            </w:r>
          </w:hyperlink>
        </w:p>
        <w:p w14:paraId="000337B3" w14:textId="3BD07FF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6" w:history="1">
            <w:r w:rsidRPr="00483074">
              <w:rPr>
                <w:rStyle w:val="Hyperlink"/>
                <w:noProof/>
                <w:lang w:val="pt-BR"/>
              </w:rPr>
              <w:t>1.2 Termos-chave</w:t>
            </w:r>
            <w:r>
              <w:rPr>
                <w:noProof/>
                <w:webHidden/>
              </w:rPr>
              <w:tab/>
            </w:r>
            <w:r>
              <w:rPr>
                <w:noProof/>
                <w:webHidden/>
              </w:rPr>
              <w:fldChar w:fldCharType="begin"/>
            </w:r>
            <w:r>
              <w:rPr>
                <w:noProof/>
                <w:webHidden/>
              </w:rPr>
              <w:instrText xml:space="preserve"> PAGEREF _Toc242567246 \h </w:instrText>
            </w:r>
            <w:r>
              <w:rPr>
                <w:noProof/>
                <w:webHidden/>
              </w:rPr>
            </w:r>
            <w:r>
              <w:rPr>
                <w:noProof/>
                <w:webHidden/>
              </w:rPr>
              <w:fldChar w:fldCharType="separate"/>
            </w:r>
            <w:r>
              <w:rPr>
                <w:noProof/>
                <w:webHidden/>
              </w:rPr>
              <w:t>9</w:t>
            </w:r>
            <w:r>
              <w:rPr>
                <w:noProof/>
                <w:webHidden/>
              </w:rPr>
              <w:fldChar w:fldCharType="end"/>
            </w:r>
          </w:hyperlink>
        </w:p>
        <w:p w14:paraId="167C88C6" w14:textId="0C0E29F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7" w:history="1">
            <w:r w:rsidRPr="00483074">
              <w:rPr>
                <w:rStyle w:val="Hyperlink"/>
                <w:noProof/>
                <w:lang w:val="pt-BR"/>
              </w:rPr>
              <w:t>1.2.1 Cidades inteligentes</w:t>
            </w:r>
            <w:r>
              <w:rPr>
                <w:noProof/>
                <w:webHidden/>
              </w:rPr>
              <w:tab/>
            </w:r>
            <w:r>
              <w:rPr>
                <w:noProof/>
                <w:webHidden/>
              </w:rPr>
              <w:fldChar w:fldCharType="begin"/>
            </w:r>
            <w:r>
              <w:rPr>
                <w:noProof/>
                <w:webHidden/>
              </w:rPr>
              <w:instrText xml:space="preserve"> PAGEREF _Toc242567247 \h </w:instrText>
            </w:r>
            <w:r>
              <w:rPr>
                <w:noProof/>
                <w:webHidden/>
              </w:rPr>
            </w:r>
            <w:r>
              <w:rPr>
                <w:noProof/>
                <w:webHidden/>
              </w:rPr>
              <w:fldChar w:fldCharType="separate"/>
            </w:r>
            <w:r>
              <w:rPr>
                <w:noProof/>
                <w:webHidden/>
              </w:rPr>
              <w:t>9</w:t>
            </w:r>
            <w:r>
              <w:rPr>
                <w:noProof/>
                <w:webHidden/>
              </w:rPr>
              <w:fldChar w:fldCharType="end"/>
            </w:r>
          </w:hyperlink>
        </w:p>
        <w:p w14:paraId="4297D6FE" w14:textId="71CDFE52"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8" w:history="1">
            <w:r w:rsidRPr="00483074">
              <w:rPr>
                <w:rStyle w:val="Hyperlink"/>
                <w:noProof/>
                <w:lang w:val="pt-BR"/>
              </w:rPr>
              <w:t>1.2.2 Internet das Coisas</w:t>
            </w:r>
            <w:r>
              <w:rPr>
                <w:noProof/>
                <w:webHidden/>
              </w:rPr>
              <w:tab/>
            </w:r>
            <w:r>
              <w:rPr>
                <w:noProof/>
                <w:webHidden/>
              </w:rPr>
              <w:fldChar w:fldCharType="begin"/>
            </w:r>
            <w:r>
              <w:rPr>
                <w:noProof/>
                <w:webHidden/>
              </w:rPr>
              <w:instrText xml:space="preserve"> PAGEREF _Toc242567248 \h </w:instrText>
            </w:r>
            <w:r>
              <w:rPr>
                <w:noProof/>
                <w:webHidden/>
              </w:rPr>
            </w:r>
            <w:r>
              <w:rPr>
                <w:noProof/>
                <w:webHidden/>
              </w:rPr>
              <w:fldChar w:fldCharType="separate"/>
            </w:r>
            <w:r>
              <w:rPr>
                <w:noProof/>
                <w:webHidden/>
              </w:rPr>
              <w:t>10</w:t>
            </w:r>
            <w:r>
              <w:rPr>
                <w:noProof/>
                <w:webHidden/>
              </w:rPr>
              <w:fldChar w:fldCharType="end"/>
            </w:r>
          </w:hyperlink>
        </w:p>
        <w:p w14:paraId="561FA560" w14:textId="23DA07D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9" w:history="1">
            <w:r w:rsidRPr="00483074">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_Toc242567249 \h </w:instrText>
            </w:r>
            <w:r>
              <w:rPr>
                <w:noProof/>
                <w:webHidden/>
              </w:rPr>
            </w:r>
            <w:r>
              <w:rPr>
                <w:noProof/>
                <w:webHidden/>
              </w:rPr>
              <w:fldChar w:fldCharType="separate"/>
            </w:r>
            <w:r>
              <w:rPr>
                <w:noProof/>
                <w:webHidden/>
              </w:rPr>
              <w:t>10</w:t>
            </w:r>
            <w:r>
              <w:rPr>
                <w:noProof/>
                <w:webHidden/>
              </w:rPr>
              <w:fldChar w:fldCharType="end"/>
            </w:r>
          </w:hyperlink>
        </w:p>
        <w:p w14:paraId="171846F8" w14:textId="0C85E1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0" w:history="1">
            <w:r w:rsidRPr="00483074">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_Toc242567250 \h </w:instrText>
            </w:r>
            <w:r>
              <w:rPr>
                <w:noProof/>
                <w:webHidden/>
              </w:rPr>
            </w:r>
            <w:r>
              <w:rPr>
                <w:noProof/>
                <w:webHidden/>
              </w:rPr>
              <w:fldChar w:fldCharType="separate"/>
            </w:r>
            <w:r>
              <w:rPr>
                <w:noProof/>
                <w:webHidden/>
              </w:rPr>
              <w:t>11</w:t>
            </w:r>
            <w:r>
              <w:rPr>
                <w:noProof/>
                <w:webHidden/>
              </w:rPr>
              <w:fldChar w:fldCharType="end"/>
            </w:r>
          </w:hyperlink>
        </w:p>
        <w:p w14:paraId="19674B92" w14:textId="4B96745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1" w:history="1">
            <w:r w:rsidRPr="00483074">
              <w:rPr>
                <w:rStyle w:val="Hyperlink"/>
                <w:noProof/>
                <w:lang w:val="pt-BR"/>
              </w:rPr>
              <w:t>1.4 Problema de pesquisa</w:t>
            </w:r>
            <w:r>
              <w:rPr>
                <w:noProof/>
                <w:webHidden/>
              </w:rPr>
              <w:tab/>
            </w:r>
            <w:r>
              <w:rPr>
                <w:noProof/>
                <w:webHidden/>
              </w:rPr>
              <w:fldChar w:fldCharType="begin"/>
            </w:r>
            <w:r>
              <w:rPr>
                <w:noProof/>
                <w:webHidden/>
              </w:rPr>
              <w:instrText xml:space="preserve"> PAGEREF _Toc242567251 \h </w:instrText>
            </w:r>
            <w:r>
              <w:rPr>
                <w:noProof/>
                <w:webHidden/>
              </w:rPr>
            </w:r>
            <w:r>
              <w:rPr>
                <w:noProof/>
                <w:webHidden/>
              </w:rPr>
              <w:fldChar w:fldCharType="separate"/>
            </w:r>
            <w:r>
              <w:rPr>
                <w:noProof/>
                <w:webHidden/>
              </w:rPr>
              <w:t>11</w:t>
            </w:r>
            <w:r>
              <w:rPr>
                <w:noProof/>
                <w:webHidden/>
              </w:rPr>
              <w:fldChar w:fldCharType="end"/>
            </w:r>
          </w:hyperlink>
        </w:p>
        <w:p w14:paraId="2ACAF1B6" w14:textId="324A3DE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2" w:history="1">
            <w:r w:rsidRPr="00483074">
              <w:rPr>
                <w:rStyle w:val="Hyperlink"/>
                <w:noProof/>
                <w:lang w:val="pt-BR"/>
              </w:rPr>
              <w:t>1.5 Objetivos</w:t>
            </w:r>
            <w:r>
              <w:rPr>
                <w:noProof/>
                <w:webHidden/>
              </w:rPr>
              <w:tab/>
            </w:r>
            <w:r>
              <w:rPr>
                <w:noProof/>
                <w:webHidden/>
              </w:rPr>
              <w:fldChar w:fldCharType="begin"/>
            </w:r>
            <w:r>
              <w:rPr>
                <w:noProof/>
                <w:webHidden/>
              </w:rPr>
              <w:instrText xml:space="preserve"> PAGEREF _Toc242567252 \h </w:instrText>
            </w:r>
            <w:r>
              <w:rPr>
                <w:noProof/>
                <w:webHidden/>
              </w:rPr>
            </w:r>
            <w:r>
              <w:rPr>
                <w:noProof/>
                <w:webHidden/>
              </w:rPr>
              <w:fldChar w:fldCharType="separate"/>
            </w:r>
            <w:r>
              <w:rPr>
                <w:noProof/>
                <w:webHidden/>
              </w:rPr>
              <w:t>12</w:t>
            </w:r>
            <w:r>
              <w:rPr>
                <w:noProof/>
                <w:webHidden/>
              </w:rPr>
              <w:fldChar w:fldCharType="end"/>
            </w:r>
          </w:hyperlink>
        </w:p>
        <w:p w14:paraId="46A7AC82" w14:textId="5708B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3" w:history="1">
            <w:r w:rsidRPr="00483074">
              <w:rPr>
                <w:rStyle w:val="Hyperlink"/>
                <w:noProof/>
                <w:lang w:val="pt-BR"/>
              </w:rPr>
              <w:t>1.5.1 Objetivo geral</w:t>
            </w:r>
            <w:r>
              <w:rPr>
                <w:noProof/>
                <w:webHidden/>
              </w:rPr>
              <w:tab/>
            </w:r>
            <w:r>
              <w:rPr>
                <w:noProof/>
                <w:webHidden/>
              </w:rPr>
              <w:fldChar w:fldCharType="begin"/>
            </w:r>
            <w:r>
              <w:rPr>
                <w:noProof/>
                <w:webHidden/>
              </w:rPr>
              <w:instrText xml:space="preserve"> PAGEREF _Toc242567253 \h </w:instrText>
            </w:r>
            <w:r>
              <w:rPr>
                <w:noProof/>
                <w:webHidden/>
              </w:rPr>
            </w:r>
            <w:r>
              <w:rPr>
                <w:noProof/>
                <w:webHidden/>
              </w:rPr>
              <w:fldChar w:fldCharType="separate"/>
            </w:r>
            <w:r>
              <w:rPr>
                <w:noProof/>
                <w:webHidden/>
              </w:rPr>
              <w:t>12</w:t>
            </w:r>
            <w:r>
              <w:rPr>
                <w:noProof/>
                <w:webHidden/>
              </w:rPr>
              <w:fldChar w:fldCharType="end"/>
            </w:r>
          </w:hyperlink>
        </w:p>
        <w:p w14:paraId="2991C574" w14:textId="2F3CACF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4" w:history="1">
            <w:r w:rsidRPr="00483074">
              <w:rPr>
                <w:rStyle w:val="Hyperlink"/>
                <w:noProof/>
                <w:lang w:val="pt-BR"/>
              </w:rPr>
              <w:t>1.5.2 Objetivos específicos</w:t>
            </w:r>
            <w:r>
              <w:rPr>
                <w:noProof/>
                <w:webHidden/>
              </w:rPr>
              <w:tab/>
            </w:r>
            <w:r>
              <w:rPr>
                <w:noProof/>
                <w:webHidden/>
              </w:rPr>
              <w:fldChar w:fldCharType="begin"/>
            </w:r>
            <w:r>
              <w:rPr>
                <w:noProof/>
                <w:webHidden/>
              </w:rPr>
              <w:instrText xml:space="preserve"> PAGEREF _Toc242567254 \h </w:instrText>
            </w:r>
            <w:r>
              <w:rPr>
                <w:noProof/>
                <w:webHidden/>
              </w:rPr>
            </w:r>
            <w:r>
              <w:rPr>
                <w:noProof/>
                <w:webHidden/>
              </w:rPr>
              <w:fldChar w:fldCharType="separate"/>
            </w:r>
            <w:r>
              <w:rPr>
                <w:noProof/>
                <w:webHidden/>
              </w:rPr>
              <w:t>13</w:t>
            </w:r>
            <w:r>
              <w:rPr>
                <w:noProof/>
                <w:webHidden/>
              </w:rPr>
              <w:fldChar w:fldCharType="end"/>
            </w:r>
          </w:hyperlink>
        </w:p>
        <w:p w14:paraId="5850BEE4" w14:textId="423E68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5" w:history="1">
            <w:r w:rsidRPr="00483074">
              <w:rPr>
                <w:rStyle w:val="Hyperlink"/>
                <w:noProof/>
                <w:lang w:val="pt-BR"/>
              </w:rPr>
              <w:t>1.6 Justificativa</w:t>
            </w:r>
            <w:r>
              <w:rPr>
                <w:noProof/>
                <w:webHidden/>
              </w:rPr>
              <w:tab/>
            </w:r>
            <w:r>
              <w:rPr>
                <w:noProof/>
                <w:webHidden/>
              </w:rPr>
              <w:fldChar w:fldCharType="begin"/>
            </w:r>
            <w:r>
              <w:rPr>
                <w:noProof/>
                <w:webHidden/>
              </w:rPr>
              <w:instrText xml:space="preserve"> PAGEREF _Toc242567255 \h </w:instrText>
            </w:r>
            <w:r>
              <w:rPr>
                <w:noProof/>
                <w:webHidden/>
              </w:rPr>
            </w:r>
            <w:r>
              <w:rPr>
                <w:noProof/>
                <w:webHidden/>
              </w:rPr>
              <w:fldChar w:fldCharType="separate"/>
            </w:r>
            <w:r>
              <w:rPr>
                <w:noProof/>
                <w:webHidden/>
              </w:rPr>
              <w:t>14</w:t>
            </w:r>
            <w:r>
              <w:rPr>
                <w:noProof/>
                <w:webHidden/>
              </w:rPr>
              <w:fldChar w:fldCharType="end"/>
            </w:r>
          </w:hyperlink>
        </w:p>
        <w:p w14:paraId="2CB8232C" w14:textId="75E2DA1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6" w:history="1">
            <w:r w:rsidRPr="00483074">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_Toc242567256 \h </w:instrText>
            </w:r>
            <w:r>
              <w:rPr>
                <w:noProof/>
                <w:webHidden/>
              </w:rPr>
            </w:r>
            <w:r>
              <w:rPr>
                <w:noProof/>
                <w:webHidden/>
              </w:rPr>
              <w:fldChar w:fldCharType="separate"/>
            </w:r>
            <w:r>
              <w:rPr>
                <w:noProof/>
                <w:webHidden/>
              </w:rPr>
              <w:t>15</w:t>
            </w:r>
            <w:r>
              <w:rPr>
                <w:noProof/>
                <w:webHidden/>
              </w:rPr>
              <w:fldChar w:fldCharType="end"/>
            </w:r>
          </w:hyperlink>
        </w:p>
        <w:p w14:paraId="2F2A0981" w14:textId="0FF760A2"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57" w:history="1">
            <w:r w:rsidRPr="00483074">
              <w:rPr>
                <w:rStyle w:val="Hyperlink"/>
                <w:noProof/>
                <w:lang w:val="pt-BR"/>
              </w:rPr>
              <w:t>2 REVISÃO BIBLIOGRÁFICA</w:t>
            </w:r>
            <w:r>
              <w:rPr>
                <w:noProof/>
                <w:webHidden/>
              </w:rPr>
              <w:tab/>
            </w:r>
            <w:r>
              <w:rPr>
                <w:noProof/>
                <w:webHidden/>
              </w:rPr>
              <w:fldChar w:fldCharType="begin"/>
            </w:r>
            <w:r>
              <w:rPr>
                <w:noProof/>
                <w:webHidden/>
              </w:rPr>
              <w:instrText xml:space="preserve"> PAGEREF _Toc242567257 \h </w:instrText>
            </w:r>
            <w:r>
              <w:rPr>
                <w:noProof/>
                <w:webHidden/>
              </w:rPr>
            </w:r>
            <w:r>
              <w:rPr>
                <w:noProof/>
                <w:webHidden/>
              </w:rPr>
              <w:fldChar w:fldCharType="separate"/>
            </w:r>
            <w:r>
              <w:rPr>
                <w:noProof/>
                <w:webHidden/>
              </w:rPr>
              <w:t>17</w:t>
            </w:r>
            <w:r>
              <w:rPr>
                <w:noProof/>
                <w:webHidden/>
              </w:rPr>
              <w:fldChar w:fldCharType="end"/>
            </w:r>
          </w:hyperlink>
        </w:p>
        <w:p w14:paraId="7ABB6E61" w14:textId="3F3D40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8" w:history="1">
            <w:r w:rsidRPr="00483074">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_Toc242567258 \h </w:instrText>
            </w:r>
            <w:r>
              <w:rPr>
                <w:noProof/>
                <w:webHidden/>
              </w:rPr>
            </w:r>
            <w:r>
              <w:rPr>
                <w:noProof/>
                <w:webHidden/>
              </w:rPr>
              <w:fldChar w:fldCharType="separate"/>
            </w:r>
            <w:r>
              <w:rPr>
                <w:noProof/>
                <w:webHidden/>
              </w:rPr>
              <w:t>17</w:t>
            </w:r>
            <w:r>
              <w:rPr>
                <w:noProof/>
                <w:webHidden/>
              </w:rPr>
              <w:fldChar w:fldCharType="end"/>
            </w:r>
          </w:hyperlink>
        </w:p>
        <w:p w14:paraId="03867B40" w14:textId="00DF061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9" w:history="1">
            <w:r w:rsidRPr="00483074">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_Toc242567259 \h </w:instrText>
            </w:r>
            <w:r>
              <w:rPr>
                <w:noProof/>
                <w:webHidden/>
              </w:rPr>
            </w:r>
            <w:r>
              <w:rPr>
                <w:noProof/>
                <w:webHidden/>
              </w:rPr>
              <w:fldChar w:fldCharType="separate"/>
            </w:r>
            <w:r>
              <w:rPr>
                <w:noProof/>
                <w:webHidden/>
              </w:rPr>
              <w:t>18</w:t>
            </w:r>
            <w:r>
              <w:rPr>
                <w:noProof/>
                <w:webHidden/>
              </w:rPr>
              <w:fldChar w:fldCharType="end"/>
            </w:r>
          </w:hyperlink>
        </w:p>
        <w:p w14:paraId="5932EB0A" w14:textId="52B401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0" w:history="1">
            <w:r w:rsidRPr="00483074">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_Toc242567260 \h </w:instrText>
            </w:r>
            <w:r>
              <w:rPr>
                <w:noProof/>
                <w:webHidden/>
              </w:rPr>
            </w:r>
            <w:r>
              <w:rPr>
                <w:noProof/>
                <w:webHidden/>
              </w:rPr>
              <w:fldChar w:fldCharType="separate"/>
            </w:r>
            <w:r>
              <w:rPr>
                <w:noProof/>
                <w:webHidden/>
              </w:rPr>
              <w:t>20</w:t>
            </w:r>
            <w:r>
              <w:rPr>
                <w:noProof/>
                <w:webHidden/>
              </w:rPr>
              <w:fldChar w:fldCharType="end"/>
            </w:r>
          </w:hyperlink>
        </w:p>
        <w:p w14:paraId="116FBF98" w14:textId="0EC3D8D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1" w:history="1">
            <w:r w:rsidRPr="00483074">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_Toc242567261 \h </w:instrText>
            </w:r>
            <w:r>
              <w:rPr>
                <w:noProof/>
                <w:webHidden/>
              </w:rPr>
            </w:r>
            <w:r>
              <w:rPr>
                <w:noProof/>
                <w:webHidden/>
              </w:rPr>
              <w:fldChar w:fldCharType="separate"/>
            </w:r>
            <w:r>
              <w:rPr>
                <w:noProof/>
                <w:webHidden/>
              </w:rPr>
              <w:t>23</w:t>
            </w:r>
            <w:r>
              <w:rPr>
                <w:noProof/>
                <w:webHidden/>
              </w:rPr>
              <w:fldChar w:fldCharType="end"/>
            </w:r>
          </w:hyperlink>
        </w:p>
        <w:p w14:paraId="0715DF59" w14:textId="2A7CC07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2" w:history="1">
            <w:r w:rsidRPr="00483074">
              <w:rPr>
                <w:rStyle w:val="Hyperlink"/>
                <w:noProof/>
                <w:lang w:val="pt-BR"/>
              </w:rPr>
              <w:t>2.5 Requisitos normativos</w:t>
            </w:r>
            <w:r>
              <w:rPr>
                <w:noProof/>
                <w:webHidden/>
              </w:rPr>
              <w:tab/>
            </w:r>
            <w:r>
              <w:rPr>
                <w:noProof/>
                <w:webHidden/>
              </w:rPr>
              <w:fldChar w:fldCharType="begin"/>
            </w:r>
            <w:r>
              <w:rPr>
                <w:noProof/>
                <w:webHidden/>
              </w:rPr>
              <w:instrText xml:space="preserve"> PAGEREF _Toc242567262 \h </w:instrText>
            </w:r>
            <w:r>
              <w:rPr>
                <w:noProof/>
                <w:webHidden/>
              </w:rPr>
            </w:r>
            <w:r>
              <w:rPr>
                <w:noProof/>
                <w:webHidden/>
              </w:rPr>
              <w:fldChar w:fldCharType="separate"/>
            </w:r>
            <w:r>
              <w:rPr>
                <w:noProof/>
                <w:webHidden/>
              </w:rPr>
              <w:t>24</w:t>
            </w:r>
            <w:r>
              <w:rPr>
                <w:noProof/>
                <w:webHidden/>
              </w:rPr>
              <w:fldChar w:fldCharType="end"/>
            </w:r>
          </w:hyperlink>
        </w:p>
        <w:p w14:paraId="6D26047D" w14:textId="4B2984A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3" w:history="1">
            <w:r w:rsidRPr="00483074">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_Toc242567263 \h </w:instrText>
            </w:r>
            <w:r>
              <w:rPr>
                <w:noProof/>
                <w:webHidden/>
              </w:rPr>
            </w:r>
            <w:r>
              <w:rPr>
                <w:noProof/>
                <w:webHidden/>
              </w:rPr>
              <w:fldChar w:fldCharType="separate"/>
            </w:r>
            <w:r>
              <w:rPr>
                <w:noProof/>
                <w:webHidden/>
              </w:rPr>
              <w:t>25</w:t>
            </w:r>
            <w:r>
              <w:rPr>
                <w:noProof/>
                <w:webHidden/>
              </w:rPr>
              <w:fldChar w:fldCharType="end"/>
            </w:r>
          </w:hyperlink>
        </w:p>
        <w:p w14:paraId="66872139" w14:textId="54C9810E"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4" w:history="1">
            <w:r w:rsidRPr="00483074">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_Toc242567264 \h </w:instrText>
            </w:r>
            <w:r>
              <w:rPr>
                <w:noProof/>
                <w:webHidden/>
              </w:rPr>
            </w:r>
            <w:r>
              <w:rPr>
                <w:noProof/>
                <w:webHidden/>
              </w:rPr>
              <w:fldChar w:fldCharType="separate"/>
            </w:r>
            <w:r>
              <w:rPr>
                <w:noProof/>
                <w:webHidden/>
              </w:rPr>
              <w:t>27</w:t>
            </w:r>
            <w:r>
              <w:rPr>
                <w:noProof/>
                <w:webHidden/>
              </w:rPr>
              <w:fldChar w:fldCharType="end"/>
            </w:r>
          </w:hyperlink>
        </w:p>
        <w:p w14:paraId="6912849C" w14:textId="3E117C5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5" w:history="1">
            <w:r w:rsidRPr="00483074">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_Toc242567265 \h </w:instrText>
            </w:r>
            <w:r>
              <w:rPr>
                <w:noProof/>
                <w:webHidden/>
              </w:rPr>
            </w:r>
            <w:r>
              <w:rPr>
                <w:noProof/>
                <w:webHidden/>
              </w:rPr>
              <w:fldChar w:fldCharType="separate"/>
            </w:r>
            <w:r>
              <w:rPr>
                <w:noProof/>
                <w:webHidden/>
              </w:rPr>
              <w:t>28</w:t>
            </w:r>
            <w:r>
              <w:rPr>
                <w:noProof/>
                <w:webHidden/>
              </w:rPr>
              <w:fldChar w:fldCharType="end"/>
            </w:r>
          </w:hyperlink>
        </w:p>
        <w:p w14:paraId="06764D03" w14:textId="089F86B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6" w:history="1">
            <w:r w:rsidRPr="00483074">
              <w:rPr>
                <w:rStyle w:val="Hyperlink"/>
                <w:noProof/>
                <w:lang w:val="pt-BR"/>
              </w:rPr>
              <w:t>2.9 Lacuna identificada</w:t>
            </w:r>
            <w:r>
              <w:rPr>
                <w:noProof/>
                <w:webHidden/>
              </w:rPr>
              <w:tab/>
            </w:r>
            <w:r>
              <w:rPr>
                <w:noProof/>
                <w:webHidden/>
              </w:rPr>
              <w:fldChar w:fldCharType="begin"/>
            </w:r>
            <w:r>
              <w:rPr>
                <w:noProof/>
                <w:webHidden/>
              </w:rPr>
              <w:instrText xml:space="preserve"> PAGEREF _Toc242567266 \h </w:instrText>
            </w:r>
            <w:r>
              <w:rPr>
                <w:noProof/>
                <w:webHidden/>
              </w:rPr>
            </w:r>
            <w:r>
              <w:rPr>
                <w:noProof/>
                <w:webHidden/>
              </w:rPr>
              <w:fldChar w:fldCharType="separate"/>
            </w:r>
            <w:r>
              <w:rPr>
                <w:noProof/>
                <w:webHidden/>
              </w:rPr>
              <w:t>30</w:t>
            </w:r>
            <w:r>
              <w:rPr>
                <w:noProof/>
                <w:webHidden/>
              </w:rPr>
              <w:fldChar w:fldCharType="end"/>
            </w:r>
          </w:hyperlink>
        </w:p>
        <w:p w14:paraId="037514A1" w14:textId="5A85966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7" w:history="1">
            <w:r w:rsidRPr="00483074">
              <w:rPr>
                <w:rStyle w:val="Hyperlink"/>
                <w:noProof/>
                <w:lang w:val="pt-BR"/>
              </w:rPr>
              <w:t>2.10 Hipóteses da pesquisa</w:t>
            </w:r>
            <w:r>
              <w:rPr>
                <w:noProof/>
                <w:webHidden/>
              </w:rPr>
              <w:tab/>
            </w:r>
            <w:r>
              <w:rPr>
                <w:noProof/>
                <w:webHidden/>
              </w:rPr>
              <w:fldChar w:fldCharType="begin"/>
            </w:r>
            <w:r>
              <w:rPr>
                <w:noProof/>
                <w:webHidden/>
              </w:rPr>
              <w:instrText xml:space="preserve"> PAGEREF _Toc242567267 \h </w:instrText>
            </w:r>
            <w:r>
              <w:rPr>
                <w:noProof/>
                <w:webHidden/>
              </w:rPr>
            </w:r>
            <w:r>
              <w:rPr>
                <w:noProof/>
                <w:webHidden/>
              </w:rPr>
              <w:fldChar w:fldCharType="separate"/>
            </w:r>
            <w:r>
              <w:rPr>
                <w:noProof/>
                <w:webHidden/>
              </w:rPr>
              <w:t>31</w:t>
            </w:r>
            <w:r>
              <w:rPr>
                <w:noProof/>
                <w:webHidden/>
              </w:rPr>
              <w:fldChar w:fldCharType="end"/>
            </w:r>
          </w:hyperlink>
        </w:p>
        <w:p w14:paraId="3DA5223B" w14:textId="7119F734"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68" w:history="1">
            <w:r w:rsidRPr="00483074">
              <w:rPr>
                <w:rStyle w:val="Hyperlink"/>
                <w:noProof/>
                <w:lang w:val="pt-BR"/>
              </w:rPr>
              <w:t>3 METODOLOGIA</w:t>
            </w:r>
            <w:r>
              <w:rPr>
                <w:noProof/>
                <w:webHidden/>
              </w:rPr>
              <w:tab/>
            </w:r>
            <w:r>
              <w:rPr>
                <w:noProof/>
                <w:webHidden/>
              </w:rPr>
              <w:fldChar w:fldCharType="begin"/>
            </w:r>
            <w:r>
              <w:rPr>
                <w:noProof/>
                <w:webHidden/>
              </w:rPr>
              <w:instrText xml:space="preserve"> PAGEREF _Toc242567268 \h </w:instrText>
            </w:r>
            <w:r>
              <w:rPr>
                <w:noProof/>
                <w:webHidden/>
              </w:rPr>
            </w:r>
            <w:r>
              <w:rPr>
                <w:noProof/>
                <w:webHidden/>
              </w:rPr>
              <w:fldChar w:fldCharType="separate"/>
            </w:r>
            <w:r>
              <w:rPr>
                <w:noProof/>
                <w:webHidden/>
              </w:rPr>
              <w:t>33</w:t>
            </w:r>
            <w:r>
              <w:rPr>
                <w:noProof/>
                <w:webHidden/>
              </w:rPr>
              <w:fldChar w:fldCharType="end"/>
            </w:r>
          </w:hyperlink>
        </w:p>
        <w:p w14:paraId="031EFEB0" w14:textId="48B4E18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9" w:history="1">
            <w:r w:rsidRPr="00483074">
              <w:rPr>
                <w:rStyle w:val="Hyperlink"/>
                <w:noProof/>
                <w:lang w:val="pt-BR"/>
              </w:rPr>
              <w:t>3.1 Classificação d</w:t>
            </w:r>
            <w:r w:rsidRPr="00483074">
              <w:rPr>
                <w:rStyle w:val="Hyperlink"/>
                <w:noProof/>
                <w:lang w:val="pt-BR"/>
              </w:rPr>
              <w:t>a</w:t>
            </w:r>
            <w:r w:rsidRPr="00483074">
              <w:rPr>
                <w:rStyle w:val="Hyperlink"/>
                <w:noProof/>
                <w:lang w:val="pt-BR"/>
              </w:rPr>
              <w:t xml:space="preserve"> pesquisa</w:t>
            </w:r>
            <w:r>
              <w:rPr>
                <w:noProof/>
                <w:webHidden/>
              </w:rPr>
              <w:tab/>
            </w:r>
            <w:r>
              <w:rPr>
                <w:noProof/>
                <w:webHidden/>
              </w:rPr>
              <w:fldChar w:fldCharType="begin"/>
            </w:r>
            <w:r>
              <w:rPr>
                <w:noProof/>
                <w:webHidden/>
              </w:rPr>
              <w:instrText xml:space="preserve"> PAGEREF _Toc242567269 \h </w:instrText>
            </w:r>
            <w:r>
              <w:rPr>
                <w:noProof/>
                <w:webHidden/>
              </w:rPr>
            </w:r>
            <w:r>
              <w:rPr>
                <w:noProof/>
                <w:webHidden/>
              </w:rPr>
              <w:fldChar w:fldCharType="separate"/>
            </w:r>
            <w:r>
              <w:rPr>
                <w:noProof/>
                <w:webHidden/>
              </w:rPr>
              <w:t>33</w:t>
            </w:r>
            <w:r>
              <w:rPr>
                <w:noProof/>
                <w:webHidden/>
              </w:rPr>
              <w:fldChar w:fldCharType="end"/>
            </w:r>
          </w:hyperlink>
        </w:p>
        <w:p w14:paraId="571D63D4" w14:textId="510415C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0" w:history="1">
            <w:r w:rsidRPr="00483074">
              <w:rPr>
                <w:rStyle w:val="Hyperlink"/>
                <w:noProof/>
                <w:lang w:val="pt-BR"/>
              </w:rPr>
              <w:t>3.2 Arquitetura do sistema</w:t>
            </w:r>
            <w:r>
              <w:rPr>
                <w:noProof/>
                <w:webHidden/>
              </w:rPr>
              <w:tab/>
            </w:r>
            <w:r>
              <w:rPr>
                <w:noProof/>
                <w:webHidden/>
              </w:rPr>
              <w:fldChar w:fldCharType="begin"/>
            </w:r>
            <w:r>
              <w:rPr>
                <w:noProof/>
                <w:webHidden/>
              </w:rPr>
              <w:instrText xml:space="preserve"> PAGEREF _Toc242567270 \h </w:instrText>
            </w:r>
            <w:r>
              <w:rPr>
                <w:noProof/>
                <w:webHidden/>
              </w:rPr>
            </w:r>
            <w:r>
              <w:rPr>
                <w:noProof/>
                <w:webHidden/>
              </w:rPr>
              <w:fldChar w:fldCharType="separate"/>
            </w:r>
            <w:r>
              <w:rPr>
                <w:noProof/>
                <w:webHidden/>
              </w:rPr>
              <w:t>33</w:t>
            </w:r>
            <w:r>
              <w:rPr>
                <w:noProof/>
                <w:webHidden/>
              </w:rPr>
              <w:fldChar w:fldCharType="end"/>
            </w:r>
          </w:hyperlink>
        </w:p>
        <w:p w14:paraId="1D8B9735" w14:textId="08F5452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1" w:history="1">
            <w:r w:rsidRPr="00483074">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_Toc242567271 \h </w:instrText>
            </w:r>
            <w:r>
              <w:rPr>
                <w:noProof/>
                <w:webHidden/>
              </w:rPr>
            </w:r>
            <w:r>
              <w:rPr>
                <w:noProof/>
                <w:webHidden/>
              </w:rPr>
              <w:fldChar w:fldCharType="separate"/>
            </w:r>
            <w:r>
              <w:rPr>
                <w:noProof/>
                <w:webHidden/>
              </w:rPr>
              <w:t>35</w:t>
            </w:r>
            <w:r>
              <w:rPr>
                <w:noProof/>
                <w:webHidden/>
              </w:rPr>
              <w:fldChar w:fldCharType="end"/>
            </w:r>
          </w:hyperlink>
        </w:p>
        <w:p w14:paraId="0F3498E9" w14:textId="3ED90CE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2" w:history="1">
            <w:r w:rsidRPr="00483074">
              <w:rPr>
                <w:rStyle w:val="Hyperlink"/>
                <w:noProof/>
                <w:lang w:val="pt-BR"/>
              </w:rPr>
              <w:t>3.4 O nó de demonstração</w:t>
            </w:r>
            <w:r>
              <w:rPr>
                <w:noProof/>
                <w:webHidden/>
              </w:rPr>
              <w:tab/>
            </w:r>
            <w:r>
              <w:rPr>
                <w:noProof/>
                <w:webHidden/>
              </w:rPr>
              <w:fldChar w:fldCharType="begin"/>
            </w:r>
            <w:r>
              <w:rPr>
                <w:noProof/>
                <w:webHidden/>
              </w:rPr>
              <w:instrText xml:space="preserve"> PAGEREF _Toc242567272 \h </w:instrText>
            </w:r>
            <w:r>
              <w:rPr>
                <w:noProof/>
                <w:webHidden/>
              </w:rPr>
            </w:r>
            <w:r>
              <w:rPr>
                <w:noProof/>
                <w:webHidden/>
              </w:rPr>
              <w:fldChar w:fldCharType="separate"/>
            </w:r>
            <w:r>
              <w:rPr>
                <w:noProof/>
                <w:webHidden/>
              </w:rPr>
              <w:t>39</w:t>
            </w:r>
            <w:r>
              <w:rPr>
                <w:noProof/>
                <w:webHidden/>
              </w:rPr>
              <w:fldChar w:fldCharType="end"/>
            </w:r>
          </w:hyperlink>
        </w:p>
        <w:p w14:paraId="6FDACF26" w14:textId="1F420AE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3" w:history="1">
            <w:r w:rsidRPr="00483074">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_Toc242567273 \h </w:instrText>
            </w:r>
            <w:r>
              <w:rPr>
                <w:noProof/>
                <w:webHidden/>
              </w:rPr>
            </w:r>
            <w:r>
              <w:rPr>
                <w:noProof/>
                <w:webHidden/>
              </w:rPr>
              <w:fldChar w:fldCharType="separate"/>
            </w:r>
            <w:r>
              <w:rPr>
                <w:noProof/>
                <w:webHidden/>
              </w:rPr>
              <w:t>41</w:t>
            </w:r>
            <w:r>
              <w:rPr>
                <w:noProof/>
                <w:webHidden/>
              </w:rPr>
              <w:fldChar w:fldCharType="end"/>
            </w:r>
          </w:hyperlink>
        </w:p>
        <w:p w14:paraId="3849E0F6" w14:textId="59EF199E"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4" w:history="1">
            <w:r w:rsidRPr="00483074">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_Toc242567274 \h </w:instrText>
            </w:r>
            <w:r>
              <w:rPr>
                <w:noProof/>
                <w:webHidden/>
              </w:rPr>
            </w:r>
            <w:r>
              <w:rPr>
                <w:noProof/>
                <w:webHidden/>
              </w:rPr>
              <w:fldChar w:fldCharType="separate"/>
            </w:r>
            <w:r>
              <w:rPr>
                <w:noProof/>
                <w:webHidden/>
              </w:rPr>
              <w:t>43</w:t>
            </w:r>
            <w:r>
              <w:rPr>
                <w:noProof/>
                <w:webHidden/>
              </w:rPr>
              <w:fldChar w:fldCharType="end"/>
            </w:r>
          </w:hyperlink>
        </w:p>
        <w:p w14:paraId="05481676" w14:textId="2BFC48B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5" w:history="1">
            <w:r w:rsidRPr="00483074">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_Toc242567275 \h </w:instrText>
            </w:r>
            <w:r>
              <w:rPr>
                <w:noProof/>
                <w:webHidden/>
              </w:rPr>
            </w:r>
            <w:r>
              <w:rPr>
                <w:noProof/>
                <w:webHidden/>
              </w:rPr>
              <w:fldChar w:fldCharType="separate"/>
            </w:r>
            <w:r>
              <w:rPr>
                <w:noProof/>
                <w:webHidden/>
              </w:rPr>
              <w:t>45</w:t>
            </w:r>
            <w:r>
              <w:rPr>
                <w:noProof/>
                <w:webHidden/>
              </w:rPr>
              <w:fldChar w:fldCharType="end"/>
            </w:r>
          </w:hyperlink>
        </w:p>
        <w:p w14:paraId="39925F38" w14:textId="4B48560B"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6" w:history="1">
            <w:r w:rsidRPr="00483074">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_Toc242567276 \h </w:instrText>
            </w:r>
            <w:r>
              <w:rPr>
                <w:noProof/>
                <w:webHidden/>
              </w:rPr>
            </w:r>
            <w:r>
              <w:rPr>
                <w:noProof/>
                <w:webHidden/>
              </w:rPr>
              <w:fldChar w:fldCharType="separate"/>
            </w:r>
            <w:r>
              <w:rPr>
                <w:noProof/>
                <w:webHidden/>
              </w:rPr>
              <w:t>47</w:t>
            </w:r>
            <w:r>
              <w:rPr>
                <w:noProof/>
                <w:webHidden/>
              </w:rPr>
              <w:fldChar w:fldCharType="end"/>
            </w:r>
          </w:hyperlink>
        </w:p>
        <w:p w14:paraId="3F5BC395" w14:textId="46718B7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7" w:history="1">
            <w:r w:rsidRPr="00483074">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_Toc242567277 \h </w:instrText>
            </w:r>
            <w:r>
              <w:rPr>
                <w:noProof/>
                <w:webHidden/>
              </w:rPr>
            </w:r>
            <w:r>
              <w:rPr>
                <w:noProof/>
                <w:webHidden/>
              </w:rPr>
              <w:fldChar w:fldCharType="separate"/>
            </w:r>
            <w:r>
              <w:rPr>
                <w:noProof/>
                <w:webHidden/>
              </w:rPr>
              <w:t>49</w:t>
            </w:r>
            <w:r>
              <w:rPr>
                <w:noProof/>
                <w:webHidden/>
              </w:rPr>
              <w:fldChar w:fldCharType="end"/>
            </w:r>
          </w:hyperlink>
        </w:p>
        <w:p w14:paraId="3E6AF59C" w14:textId="3063047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8" w:history="1">
            <w:r w:rsidRPr="00483074">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_Toc242567278 \h </w:instrText>
            </w:r>
            <w:r>
              <w:rPr>
                <w:noProof/>
                <w:webHidden/>
              </w:rPr>
            </w:r>
            <w:r>
              <w:rPr>
                <w:noProof/>
                <w:webHidden/>
              </w:rPr>
              <w:fldChar w:fldCharType="separate"/>
            </w:r>
            <w:r>
              <w:rPr>
                <w:noProof/>
                <w:webHidden/>
              </w:rPr>
              <w:t>51</w:t>
            </w:r>
            <w:r>
              <w:rPr>
                <w:noProof/>
                <w:webHidden/>
              </w:rPr>
              <w:fldChar w:fldCharType="end"/>
            </w:r>
          </w:hyperlink>
        </w:p>
        <w:p w14:paraId="285D2A47" w14:textId="34EA8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9" w:history="1">
            <w:r w:rsidRPr="00483074">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_Toc242567279 \h </w:instrText>
            </w:r>
            <w:r>
              <w:rPr>
                <w:noProof/>
                <w:webHidden/>
              </w:rPr>
            </w:r>
            <w:r>
              <w:rPr>
                <w:noProof/>
                <w:webHidden/>
              </w:rPr>
              <w:fldChar w:fldCharType="separate"/>
            </w:r>
            <w:r>
              <w:rPr>
                <w:noProof/>
                <w:webHidden/>
              </w:rPr>
              <w:t>51</w:t>
            </w:r>
            <w:r>
              <w:rPr>
                <w:noProof/>
                <w:webHidden/>
              </w:rPr>
              <w:fldChar w:fldCharType="end"/>
            </w:r>
          </w:hyperlink>
        </w:p>
        <w:p w14:paraId="192BC002" w14:textId="483F095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0" w:history="1">
            <w:r w:rsidRPr="00483074">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_Toc242567280 \h </w:instrText>
            </w:r>
            <w:r>
              <w:rPr>
                <w:noProof/>
                <w:webHidden/>
              </w:rPr>
            </w:r>
            <w:r>
              <w:rPr>
                <w:noProof/>
                <w:webHidden/>
              </w:rPr>
              <w:fldChar w:fldCharType="separate"/>
            </w:r>
            <w:r>
              <w:rPr>
                <w:noProof/>
                <w:webHidden/>
              </w:rPr>
              <w:t>52</w:t>
            </w:r>
            <w:r>
              <w:rPr>
                <w:noProof/>
                <w:webHidden/>
              </w:rPr>
              <w:fldChar w:fldCharType="end"/>
            </w:r>
          </w:hyperlink>
        </w:p>
        <w:p w14:paraId="3E71DAE1" w14:textId="5709C36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1" w:history="1">
            <w:r w:rsidRPr="00483074">
              <w:rPr>
                <w:rStyle w:val="Hyperlink"/>
                <w:noProof/>
                <w:lang w:val="pt-BR"/>
              </w:rPr>
              <w:t>3.6 Camada de previsão</w:t>
            </w:r>
            <w:r>
              <w:rPr>
                <w:noProof/>
                <w:webHidden/>
              </w:rPr>
              <w:tab/>
            </w:r>
            <w:r>
              <w:rPr>
                <w:noProof/>
                <w:webHidden/>
              </w:rPr>
              <w:fldChar w:fldCharType="begin"/>
            </w:r>
            <w:r>
              <w:rPr>
                <w:noProof/>
                <w:webHidden/>
              </w:rPr>
              <w:instrText xml:space="preserve"> PAGEREF _Toc242567281 \h </w:instrText>
            </w:r>
            <w:r>
              <w:rPr>
                <w:noProof/>
                <w:webHidden/>
              </w:rPr>
            </w:r>
            <w:r>
              <w:rPr>
                <w:noProof/>
                <w:webHidden/>
              </w:rPr>
              <w:fldChar w:fldCharType="separate"/>
            </w:r>
            <w:r>
              <w:rPr>
                <w:noProof/>
                <w:webHidden/>
              </w:rPr>
              <w:t>55</w:t>
            </w:r>
            <w:r>
              <w:rPr>
                <w:noProof/>
                <w:webHidden/>
              </w:rPr>
              <w:fldChar w:fldCharType="end"/>
            </w:r>
          </w:hyperlink>
        </w:p>
        <w:p w14:paraId="30E6AE86" w14:textId="28EC852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2" w:history="1">
            <w:r w:rsidRPr="00483074">
              <w:rPr>
                <w:rStyle w:val="Hyperlink"/>
                <w:noProof/>
                <w:lang w:val="pt-BR"/>
              </w:rPr>
              <w:t>3.7 Mecanismo de decisão</w:t>
            </w:r>
            <w:r>
              <w:rPr>
                <w:noProof/>
                <w:webHidden/>
              </w:rPr>
              <w:tab/>
            </w:r>
            <w:r>
              <w:rPr>
                <w:noProof/>
                <w:webHidden/>
              </w:rPr>
              <w:fldChar w:fldCharType="begin"/>
            </w:r>
            <w:r>
              <w:rPr>
                <w:noProof/>
                <w:webHidden/>
              </w:rPr>
              <w:instrText xml:space="preserve"> PAGEREF _Toc242567282 \h </w:instrText>
            </w:r>
            <w:r>
              <w:rPr>
                <w:noProof/>
                <w:webHidden/>
              </w:rPr>
            </w:r>
            <w:r>
              <w:rPr>
                <w:noProof/>
                <w:webHidden/>
              </w:rPr>
              <w:fldChar w:fldCharType="separate"/>
            </w:r>
            <w:r>
              <w:rPr>
                <w:noProof/>
                <w:webHidden/>
              </w:rPr>
              <w:t>58</w:t>
            </w:r>
            <w:r>
              <w:rPr>
                <w:noProof/>
                <w:webHidden/>
              </w:rPr>
              <w:fldChar w:fldCharType="end"/>
            </w:r>
          </w:hyperlink>
        </w:p>
        <w:p w14:paraId="1CC21AC8" w14:textId="6074C03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3" w:history="1">
            <w:r w:rsidRPr="00483074">
              <w:rPr>
                <w:rStyle w:val="Hyperlink"/>
                <w:noProof/>
                <w:lang w:val="pt-BR"/>
              </w:rPr>
              <w:t>3.8 Classe de iluminação adotada</w:t>
            </w:r>
            <w:r>
              <w:rPr>
                <w:noProof/>
                <w:webHidden/>
              </w:rPr>
              <w:tab/>
            </w:r>
            <w:r>
              <w:rPr>
                <w:noProof/>
                <w:webHidden/>
              </w:rPr>
              <w:fldChar w:fldCharType="begin"/>
            </w:r>
            <w:r>
              <w:rPr>
                <w:noProof/>
                <w:webHidden/>
              </w:rPr>
              <w:instrText xml:space="preserve"> PAGEREF _Toc242567283 \h </w:instrText>
            </w:r>
            <w:r>
              <w:rPr>
                <w:noProof/>
                <w:webHidden/>
              </w:rPr>
            </w:r>
            <w:r>
              <w:rPr>
                <w:noProof/>
                <w:webHidden/>
              </w:rPr>
              <w:fldChar w:fldCharType="separate"/>
            </w:r>
            <w:r>
              <w:rPr>
                <w:noProof/>
                <w:webHidden/>
              </w:rPr>
              <w:t>64</w:t>
            </w:r>
            <w:r>
              <w:rPr>
                <w:noProof/>
                <w:webHidden/>
              </w:rPr>
              <w:fldChar w:fldCharType="end"/>
            </w:r>
          </w:hyperlink>
        </w:p>
        <w:p w14:paraId="5D8A24CD" w14:textId="18ED8EA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4" w:history="1">
            <w:r w:rsidRPr="00483074">
              <w:rPr>
                <w:rStyle w:val="Hyperlink"/>
                <w:noProof/>
                <w:lang w:val="pt-BR"/>
              </w:rPr>
              <w:t>3.9 Procedimentos e avaliação</w:t>
            </w:r>
            <w:r>
              <w:rPr>
                <w:noProof/>
                <w:webHidden/>
              </w:rPr>
              <w:tab/>
            </w:r>
            <w:r>
              <w:rPr>
                <w:noProof/>
                <w:webHidden/>
              </w:rPr>
              <w:fldChar w:fldCharType="begin"/>
            </w:r>
            <w:r>
              <w:rPr>
                <w:noProof/>
                <w:webHidden/>
              </w:rPr>
              <w:instrText xml:space="preserve"> PAGEREF _Toc242567284 \h </w:instrText>
            </w:r>
            <w:r>
              <w:rPr>
                <w:noProof/>
                <w:webHidden/>
              </w:rPr>
            </w:r>
            <w:r>
              <w:rPr>
                <w:noProof/>
                <w:webHidden/>
              </w:rPr>
              <w:fldChar w:fldCharType="separate"/>
            </w:r>
            <w:r>
              <w:rPr>
                <w:noProof/>
                <w:webHidden/>
              </w:rPr>
              <w:t>65</w:t>
            </w:r>
            <w:r>
              <w:rPr>
                <w:noProof/>
                <w:webHidden/>
              </w:rPr>
              <w:fldChar w:fldCharType="end"/>
            </w:r>
          </w:hyperlink>
        </w:p>
        <w:p w14:paraId="17B2A484" w14:textId="72E3A4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5" w:history="1">
            <w:r w:rsidRPr="00483074">
              <w:rPr>
                <w:rStyle w:val="Hyperlink"/>
                <w:noProof/>
                <w:lang w:val="pt-BR"/>
              </w:rPr>
              <w:t>3.10 Tratamento de dados pessoais</w:t>
            </w:r>
            <w:r>
              <w:rPr>
                <w:noProof/>
                <w:webHidden/>
              </w:rPr>
              <w:tab/>
            </w:r>
            <w:r>
              <w:rPr>
                <w:noProof/>
                <w:webHidden/>
              </w:rPr>
              <w:fldChar w:fldCharType="begin"/>
            </w:r>
            <w:r>
              <w:rPr>
                <w:noProof/>
                <w:webHidden/>
              </w:rPr>
              <w:instrText xml:space="preserve"> PAGEREF _Toc242567285 \h </w:instrText>
            </w:r>
            <w:r>
              <w:rPr>
                <w:noProof/>
                <w:webHidden/>
              </w:rPr>
            </w:r>
            <w:r>
              <w:rPr>
                <w:noProof/>
                <w:webHidden/>
              </w:rPr>
              <w:fldChar w:fldCharType="separate"/>
            </w:r>
            <w:r>
              <w:rPr>
                <w:noProof/>
                <w:webHidden/>
              </w:rPr>
              <w:t>69</w:t>
            </w:r>
            <w:r>
              <w:rPr>
                <w:noProof/>
                <w:webHidden/>
              </w:rPr>
              <w:fldChar w:fldCharType="end"/>
            </w:r>
          </w:hyperlink>
        </w:p>
        <w:p w14:paraId="3B5E1FD7" w14:textId="1D271C8C"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6" w:history="1">
            <w:r w:rsidRPr="00483074">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_Toc242567286 \h </w:instrText>
            </w:r>
            <w:r>
              <w:rPr>
                <w:noProof/>
                <w:webHidden/>
              </w:rPr>
            </w:r>
            <w:r>
              <w:rPr>
                <w:noProof/>
                <w:webHidden/>
              </w:rPr>
              <w:fldChar w:fldCharType="separate"/>
            </w:r>
            <w:r>
              <w:rPr>
                <w:noProof/>
                <w:webHidden/>
              </w:rPr>
              <w:t>71</w:t>
            </w:r>
            <w:r>
              <w:rPr>
                <w:noProof/>
                <w:webHidden/>
              </w:rPr>
              <w:fldChar w:fldCharType="end"/>
            </w:r>
          </w:hyperlink>
        </w:p>
        <w:p w14:paraId="24F84450" w14:textId="1F0375F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7" w:history="1">
            <w:r w:rsidRPr="00483074">
              <w:rPr>
                <w:rStyle w:val="Hyperlink"/>
                <w:noProof/>
                <w:lang w:val="pt-BR"/>
              </w:rPr>
              <w:t>3.12 Engenharia de software</w:t>
            </w:r>
            <w:r>
              <w:rPr>
                <w:noProof/>
                <w:webHidden/>
              </w:rPr>
              <w:tab/>
            </w:r>
            <w:r>
              <w:rPr>
                <w:noProof/>
                <w:webHidden/>
              </w:rPr>
              <w:fldChar w:fldCharType="begin"/>
            </w:r>
            <w:r>
              <w:rPr>
                <w:noProof/>
                <w:webHidden/>
              </w:rPr>
              <w:instrText xml:space="preserve"> PAGEREF _Toc242567287 \h </w:instrText>
            </w:r>
            <w:r>
              <w:rPr>
                <w:noProof/>
                <w:webHidden/>
              </w:rPr>
            </w:r>
            <w:r>
              <w:rPr>
                <w:noProof/>
                <w:webHidden/>
              </w:rPr>
              <w:fldChar w:fldCharType="separate"/>
            </w:r>
            <w:r>
              <w:rPr>
                <w:noProof/>
                <w:webHidden/>
              </w:rPr>
              <w:t>75</w:t>
            </w:r>
            <w:r>
              <w:rPr>
                <w:noProof/>
                <w:webHidden/>
              </w:rPr>
              <w:fldChar w:fldCharType="end"/>
            </w:r>
          </w:hyperlink>
        </w:p>
        <w:p w14:paraId="6361764B" w14:textId="2029C55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8" w:history="1">
            <w:r w:rsidRPr="00483074">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_Toc242567288 \h </w:instrText>
            </w:r>
            <w:r>
              <w:rPr>
                <w:noProof/>
                <w:webHidden/>
              </w:rPr>
            </w:r>
            <w:r>
              <w:rPr>
                <w:noProof/>
                <w:webHidden/>
              </w:rPr>
              <w:fldChar w:fldCharType="separate"/>
            </w:r>
            <w:r>
              <w:rPr>
                <w:noProof/>
                <w:webHidden/>
              </w:rPr>
              <w:t>75</w:t>
            </w:r>
            <w:r>
              <w:rPr>
                <w:noProof/>
                <w:webHidden/>
              </w:rPr>
              <w:fldChar w:fldCharType="end"/>
            </w:r>
          </w:hyperlink>
        </w:p>
        <w:p w14:paraId="2D041528" w14:textId="6325698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9" w:history="1">
            <w:r w:rsidRPr="00483074">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_Toc242567289 \h </w:instrText>
            </w:r>
            <w:r>
              <w:rPr>
                <w:noProof/>
                <w:webHidden/>
              </w:rPr>
            </w:r>
            <w:r>
              <w:rPr>
                <w:noProof/>
                <w:webHidden/>
              </w:rPr>
              <w:fldChar w:fldCharType="separate"/>
            </w:r>
            <w:r>
              <w:rPr>
                <w:noProof/>
                <w:webHidden/>
              </w:rPr>
              <w:t>76</w:t>
            </w:r>
            <w:r>
              <w:rPr>
                <w:noProof/>
                <w:webHidden/>
              </w:rPr>
              <w:fldChar w:fldCharType="end"/>
            </w:r>
          </w:hyperlink>
        </w:p>
        <w:p w14:paraId="10AC6751" w14:textId="1ED84881"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0" w:history="1">
            <w:r w:rsidRPr="00483074">
              <w:rPr>
                <w:rStyle w:val="Hyperlink"/>
                <w:noProof/>
                <w:lang w:val="pt-BR"/>
              </w:rPr>
              <w:t>3.12.3 Requisitos funcionais</w:t>
            </w:r>
            <w:r>
              <w:rPr>
                <w:noProof/>
                <w:webHidden/>
              </w:rPr>
              <w:tab/>
            </w:r>
            <w:r>
              <w:rPr>
                <w:noProof/>
                <w:webHidden/>
              </w:rPr>
              <w:fldChar w:fldCharType="begin"/>
            </w:r>
            <w:r>
              <w:rPr>
                <w:noProof/>
                <w:webHidden/>
              </w:rPr>
              <w:instrText xml:space="preserve"> PAGEREF _Toc242567290 \h </w:instrText>
            </w:r>
            <w:r>
              <w:rPr>
                <w:noProof/>
                <w:webHidden/>
              </w:rPr>
            </w:r>
            <w:r>
              <w:rPr>
                <w:noProof/>
                <w:webHidden/>
              </w:rPr>
              <w:fldChar w:fldCharType="separate"/>
            </w:r>
            <w:r>
              <w:rPr>
                <w:noProof/>
                <w:webHidden/>
              </w:rPr>
              <w:t>76</w:t>
            </w:r>
            <w:r>
              <w:rPr>
                <w:noProof/>
                <w:webHidden/>
              </w:rPr>
              <w:fldChar w:fldCharType="end"/>
            </w:r>
          </w:hyperlink>
        </w:p>
        <w:p w14:paraId="4104425A" w14:textId="53CE4C5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1" w:history="1">
            <w:r w:rsidRPr="00483074">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_Toc242567291 \h </w:instrText>
            </w:r>
            <w:r>
              <w:rPr>
                <w:noProof/>
                <w:webHidden/>
              </w:rPr>
            </w:r>
            <w:r>
              <w:rPr>
                <w:noProof/>
                <w:webHidden/>
              </w:rPr>
              <w:fldChar w:fldCharType="separate"/>
            </w:r>
            <w:r>
              <w:rPr>
                <w:noProof/>
                <w:webHidden/>
              </w:rPr>
              <w:t>77</w:t>
            </w:r>
            <w:r>
              <w:rPr>
                <w:noProof/>
                <w:webHidden/>
              </w:rPr>
              <w:fldChar w:fldCharType="end"/>
            </w:r>
          </w:hyperlink>
        </w:p>
        <w:p w14:paraId="5B724BD0" w14:textId="712EA3A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2" w:history="1">
            <w:r w:rsidRPr="00483074">
              <w:rPr>
                <w:rStyle w:val="Hyperlink"/>
                <w:noProof/>
                <w:lang w:val="pt-BR"/>
              </w:rPr>
              <w:t>3.12.5 Diagrama de casos de uso</w:t>
            </w:r>
            <w:r>
              <w:rPr>
                <w:noProof/>
                <w:webHidden/>
              </w:rPr>
              <w:tab/>
            </w:r>
            <w:r>
              <w:rPr>
                <w:noProof/>
                <w:webHidden/>
              </w:rPr>
              <w:fldChar w:fldCharType="begin"/>
            </w:r>
            <w:r>
              <w:rPr>
                <w:noProof/>
                <w:webHidden/>
              </w:rPr>
              <w:instrText xml:space="preserve"> PAGEREF _Toc242567292 \h </w:instrText>
            </w:r>
            <w:r>
              <w:rPr>
                <w:noProof/>
                <w:webHidden/>
              </w:rPr>
            </w:r>
            <w:r>
              <w:rPr>
                <w:noProof/>
                <w:webHidden/>
              </w:rPr>
              <w:fldChar w:fldCharType="separate"/>
            </w:r>
            <w:r>
              <w:rPr>
                <w:noProof/>
                <w:webHidden/>
              </w:rPr>
              <w:t>79</w:t>
            </w:r>
            <w:r>
              <w:rPr>
                <w:noProof/>
                <w:webHidden/>
              </w:rPr>
              <w:fldChar w:fldCharType="end"/>
            </w:r>
          </w:hyperlink>
        </w:p>
        <w:p w14:paraId="4AD35197" w14:textId="24B2825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3" w:history="1">
            <w:r w:rsidRPr="00483074">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_Toc242567293 \h </w:instrText>
            </w:r>
            <w:r>
              <w:rPr>
                <w:noProof/>
                <w:webHidden/>
              </w:rPr>
            </w:r>
            <w:r>
              <w:rPr>
                <w:noProof/>
                <w:webHidden/>
              </w:rPr>
              <w:fldChar w:fldCharType="separate"/>
            </w:r>
            <w:r>
              <w:rPr>
                <w:noProof/>
                <w:webHidden/>
              </w:rPr>
              <w:t>80</w:t>
            </w:r>
            <w:r>
              <w:rPr>
                <w:noProof/>
                <w:webHidden/>
              </w:rPr>
              <w:fldChar w:fldCharType="end"/>
            </w:r>
          </w:hyperlink>
        </w:p>
        <w:p w14:paraId="27EDDE55" w14:textId="1132000D"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4" w:history="1">
            <w:r w:rsidRPr="00483074">
              <w:rPr>
                <w:rStyle w:val="Hyperlink"/>
                <w:noProof/>
                <w:lang w:val="pt-BR"/>
              </w:rPr>
              <w:t>3.12.6.1 Implantação em nuvem</w:t>
            </w:r>
            <w:r>
              <w:rPr>
                <w:noProof/>
                <w:webHidden/>
              </w:rPr>
              <w:tab/>
            </w:r>
            <w:r>
              <w:rPr>
                <w:noProof/>
                <w:webHidden/>
              </w:rPr>
              <w:fldChar w:fldCharType="begin"/>
            </w:r>
            <w:r>
              <w:rPr>
                <w:noProof/>
                <w:webHidden/>
              </w:rPr>
              <w:instrText xml:space="preserve"> PAGEREF _Toc242567294 \h </w:instrText>
            </w:r>
            <w:r>
              <w:rPr>
                <w:noProof/>
                <w:webHidden/>
              </w:rPr>
            </w:r>
            <w:r>
              <w:rPr>
                <w:noProof/>
                <w:webHidden/>
              </w:rPr>
              <w:fldChar w:fldCharType="separate"/>
            </w:r>
            <w:r>
              <w:rPr>
                <w:noProof/>
                <w:webHidden/>
              </w:rPr>
              <w:t>83</w:t>
            </w:r>
            <w:r>
              <w:rPr>
                <w:noProof/>
                <w:webHidden/>
              </w:rPr>
              <w:fldChar w:fldCharType="end"/>
            </w:r>
          </w:hyperlink>
        </w:p>
        <w:p w14:paraId="6B771980" w14:textId="0885EA99"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5" w:history="1">
            <w:r w:rsidRPr="00483074">
              <w:rPr>
                <w:rStyle w:val="Hyperlink"/>
                <w:noProof/>
                <w:lang w:val="pt-BR"/>
              </w:rPr>
              <w:t>3.12.6.2 Contratos das interfaces</w:t>
            </w:r>
            <w:r>
              <w:rPr>
                <w:noProof/>
                <w:webHidden/>
              </w:rPr>
              <w:tab/>
            </w:r>
            <w:r>
              <w:rPr>
                <w:noProof/>
                <w:webHidden/>
              </w:rPr>
              <w:fldChar w:fldCharType="begin"/>
            </w:r>
            <w:r>
              <w:rPr>
                <w:noProof/>
                <w:webHidden/>
              </w:rPr>
              <w:instrText xml:space="preserve"> PAGEREF _Toc242567295 \h </w:instrText>
            </w:r>
            <w:r>
              <w:rPr>
                <w:noProof/>
                <w:webHidden/>
              </w:rPr>
            </w:r>
            <w:r>
              <w:rPr>
                <w:noProof/>
                <w:webHidden/>
              </w:rPr>
              <w:fldChar w:fldCharType="separate"/>
            </w:r>
            <w:r>
              <w:rPr>
                <w:noProof/>
                <w:webHidden/>
              </w:rPr>
              <w:t>85</w:t>
            </w:r>
            <w:r>
              <w:rPr>
                <w:noProof/>
                <w:webHidden/>
              </w:rPr>
              <w:fldChar w:fldCharType="end"/>
            </w:r>
          </w:hyperlink>
        </w:p>
        <w:p w14:paraId="531A2D4C" w14:textId="642F5ABE"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6" w:history="1">
            <w:r w:rsidRPr="00483074">
              <w:rPr>
                <w:rStyle w:val="Hyperlink"/>
                <w:noProof/>
                <w:lang w:val="pt-BR"/>
              </w:rPr>
              <w:t>3.12.6.3 Percurso de uma decisão</w:t>
            </w:r>
            <w:r>
              <w:rPr>
                <w:noProof/>
                <w:webHidden/>
              </w:rPr>
              <w:tab/>
            </w:r>
            <w:r>
              <w:rPr>
                <w:noProof/>
                <w:webHidden/>
              </w:rPr>
              <w:fldChar w:fldCharType="begin"/>
            </w:r>
            <w:r>
              <w:rPr>
                <w:noProof/>
                <w:webHidden/>
              </w:rPr>
              <w:instrText xml:space="preserve"> PAGEREF _Toc242567296 \h </w:instrText>
            </w:r>
            <w:r>
              <w:rPr>
                <w:noProof/>
                <w:webHidden/>
              </w:rPr>
            </w:r>
            <w:r>
              <w:rPr>
                <w:noProof/>
                <w:webHidden/>
              </w:rPr>
              <w:fldChar w:fldCharType="separate"/>
            </w:r>
            <w:r>
              <w:rPr>
                <w:noProof/>
                <w:webHidden/>
              </w:rPr>
              <w:t>87</w:t>
            </w:r>
            <w:r>
              <w:rPr>
                <w:noProof/>
                <w:webHidden/>
              </w:rPr>
              <w:fldChar w:fldCharType="end"/>
            </w:r>
          </w:hyperlink>
        </w:p>
        <w:p w14:paraId="2E48A8BB" w14:textId="629D05B1"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7" w:history="1">
            <w:r w:rsidRPr="00483074">
              <w:rPr>
                <w:rStyle w:val="Hyperlink"/>
                <w:noProof/>
                <w:lang w:val="pt-BR"/>
              </w:rPr>
              <w:t>3.12.6.4 Arquitetura de referência para operação em escala</w:t>
            </w:r>
            <w:r>
              <w:rPr>
                <w:noProof/>
                <w:webHidden/>
              </w:rPr>
              <w:tab/>
            </w:r>
            <w:r>
              <w:rPr>
                <w:noProof/>
                <w:webHidden/>
              </w:rPr>
              <w:fldChar w:fldCharType="begin"/>
            </w:r>
            <w:r>
              <w:rPr>
                <w:noProof/>
                <w:webHidden/>
              </w:rPr>
              <w:instrText xml:space="preserve"> PAGEREF _Toc242567297 \h </w:instrText>
            </w:r>
            <w:r>
              <w:rPr>
                <w:noProof/>
                <w:webHidden/>
              </w:rPr>
            </w:r>
            <w:r>
              <w:rPr>
                <w:noProof/>
                <w:webHidden/>
              </w:rPr>
              <w:fldChar w:fldCharType="separate"/>
            </w:r>
            <w:r>
              <w:rPr>
                <w:noProof/>
                <w:webHidden/>
              </w:rPr>
              <w:t>92</w:t>
            </w:r>
            <w:r>
              <w:rPr>
                <w:noProof/>
                <w:webHidden/>
              </w:rPr>
              <w:fldChar w:fldCharType="end"/>
            </w:r>
          </w:hyperlink>
        </w:p>
        <w:p w14:paraId="347DEBE5" w14:textId="6A7F4B5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8" w:history="1">
            <w:r w:rsidRPr="00483074">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_Toc242567298 \h </w:instrText>
            </w:r>
            <w:r>
              <w:rPr>
                <w:noProof/>
                <w:webHidden/>
              </w:rPr>
            </w:r>
            <w:r>
              <w:rPr>
                <w:noProof/>
                <w:webHidden/>
              </w:rPr>
              <w:fldChar w:fldCharType="separate"/>
            </w:r>
            <w:r>
              <w:rPr>
                <w:noProof/>
                <w:webHidden/>
              </w:rPr>
              <w:t>95</w:t>
            </w:r>
            <w:r>
              <w:rPr>
                <w:noProof/>
                <w:webHidden/>
              </w:rPr>
              <w:fldChar w:fldCharType="end"/>
            </w:r>
          </w:hyperlink>
        </w:p>
        <w:p w14:paraId="5DCF817D" w14:textId="7BE6E9B5"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9" w:history="1">
            <w:r w:rsidRPr="00483074">
              <w:rPr>
                <w:rStyle w:val="Hyperlink"/>
                <w:noProof/>
                <w:lang w:val="pt-BR"/>
              </w:rPr>
              <w:t>3.12.8 Cronograma de atividades</w:t>
            </w:r>
            <w:r>
              <w:rPr>
                <w:noProof/>
                <w:webHidden/>
              </w:rPr>
              <w:tab/>
            </w:r>
            <w:r>
              <w:rPr>
                <w:noProof/>
                <w:webHidden/>
              </w:rPr>
              <w:fldChar w:fldCharType="begin"/>
            </w:r>
            <w:r>
              <w:rPr>
                <w:noProof/>
                <w:webHidden/>
              </w:rPr>
              <w:instrText xml:space="preserve"> PAGEREF _Toc242567299 \h </w:instrText>
            </w:r>
            <w:r>
              <w:rPr>
                <w:noProof/>
                <w:webHidden/>
              </w:rPr>
            </w:r>
            <w:r>
              <w:rPr>
                <w:noProof/>
                <w:webHidden/>
              </w:rPr>
              <w:fldChar w:fldCharType="separate"/>
            </w:r>
            <w:r>
              <w:rPr>
                <w:noProof/>
                <w:webHidden/>
              </w:rPr>
              <w:t>98</w:t>
            </w:r>
            <w:r>
              <w:rPr>
                <w:noProof/>
                <w:webHidden/>
              </w:rPr>
              <w:fldChar w:fldCharType="end"/>
            </w:r>
          </w:hyperlink>
        </w:p>
        <w:p w14:paraId="7CA77551" w14:textId="0471D69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0" w:history="1">
            <w:r w:rsidRPr="00483074">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_Toc242567300 \h </w:instrText>
            </w:r>
            <w:r>
              <w:rPr>
                <w:noProof/>
                <w:webHidden/>
              </w:rPr>
            </w:r>
            <w:r>
              <w:rPr>
                <w:noProof/>
                <w:webHidden/>
              </w:rPr>
              <w:fldChar w:fldCharType="separate"/>
            </w:r>
            <w:r>
              <w:rPr>
                <w:noProof/>
                <w:webHidden/>
              </w:rPr>
              <w:t>98</w:t>
            </w:r>
            <w:r>
              <w:rPr>
                <w:noProof/>
                <w:webHidden/>
              </w:rPr>
              <w:fldChar w:fldCharType="end"/>
            </w:r>
          </w:hyperlink>
        </w:p>
        <w:p w14:paraId="3F4CAD9F" w14:textId="13C73DB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1" w:history="1">
            <w:r w:rsidRPr="00483074">
              <w:rPr>
                <w:rStyle w:val="Hyperlink"/>
                <w:noProof/>
                <w:lang w:val="pt-BR"/>
              </w:rPr>
              <w:t>3.13 Banco de dados</w:t>
            </w:r>
            <w:r>
              <w:rPr>
                <w:noProof/>
                <w:webHidden/>
              </w:rPr>
              <w:tab/>
            </w:r>
            <w:r>
              <w:rPr>
                <w:noProof/>
                <w:webHidden/>
              </w:rPr>
              <w:fldChar w:fldCharType="begin"/>
            </w:r>
            <w:r>
              <w:rPr>
                <w:noProof/>
                <w:webHidden/>
              </w:rPr>
              <w:instrText xml:space="preserve"> PAGEREF _Toc242567301 \h </w:instrText>
            </w:r>
            <w:r>
              <w:rPr>
                <w:noProof/>
                <w:webHidden/>
              </w:rPr>
            </w:r>
            <w:r>
              <w:rPr>
                <w:noProof/>
                <w:webHidden/>
              </w:rPr>
              <w:fldChar w:fldCharType="separate"/>
            </w:r>
            <w:r>
              <w:rPr>
                <w:noProof/>
                <w:webHidden/>
              </w:rPr>
              <w:t>99</w:t>
            </w:r>
            <w:r>
              <w:rPr>
                <w:noProof/>
                <w:webHidden/>
              </w:rPr>
              <w:fldChar w:fldCharType="end"/>
            </w:r>
          </w:hyperlink>
        </w:p>
        <w:p w14:paraId="7BAD76B6" w14:textId="2118C9E7"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2" w:history="1">
            <w:r w:rsidRPr="00483074">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_Toc242567302 \h </w:instrText>
            </w:r>
            <w:r>
              <w:rPr>
                <w:noProof/>
                <w:webHidden/>
              </w:rPr>
            </w:r>
            <w:r>
              <w:rPr>
                <w:noProof/>
                <w:webHidden/>
              </w:rPr>
              <w:fldChar w:fldCharType="separate"/>
            </w:r>
            <w:r>
              <w:rPr>
                <w:noProof/>
                <w:webHidden/>
              </w:rPr>
              <w:t>99</w:t>
            </w:r>
            <w:r>
              <w:rPr>
                <w:noProof/>
                <w:webHidden/>
              </w:rPr>
              <w:fldChar w:fldCharType="end"/>
            </w:r>
          </w:hyperlink>
        </w:p>
        <w:p w14:paraId="48B02F09" w14:textId="463D980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3" w:history="1">
            <w:r w:rsidRPr="00483074">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_Toc242567303 \h </w:instrText>
            </w:r>
            <w:r>
              <w:rPr>
                <w:noProof/>
                <w:webHidden/>
              </w:rPr>
            </w:r>
            <w:r>
              <w:rPr>
                <w:noProof/>
                <w:webHidden/>
              </w:rPr>
              <w:fldChar w:fldCharType="separate"/>
            </w:r>
            <w:r>
              <w:rPr>
                <w:noProof/>
                <w:webHidden/>
              </w:rPr>
              <w:t>102</w:t>
            </w:r>
            <w:r>
              <w:rPr>
                <w:noProof/>
                <w:webHidden/>
              </w:rPr>
              <w:fldChar w:fldCharType="end"/>
            </w:r>
          </w:hyperlink>
        </w:p>
        <w:p w14:paraId="2A093D1E" w14:textId="157C1F06"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4" w:history="1">
            <w:r w:rsidRPr="00483074">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_Toc242567304 \h </w:instrText>
            </w:r>
            <w:r>
              <w:rPr>
                <w:noProof/>
                <w:webHidden/>
              </w:rPr>
            </w:r>
            <w:r>
              <w:rPr>
                <w:noProof/>
                <w:webHidden/>
              </w:rPr>
              <w:fldChar w:fldCharType="separate"/>
            </w:r>
            <w:r>
              <w:rPr>
                <w:noProof/>
                <w:webHidden/>
              </w:rPr>
              <w:t>104</w:t>
            </w:r>
            <w:r>
              <w:rPr>
                <w:noProof/>
                <w:webHidden/>
              </w:rPr>
              <w:fldChar w:fldCharType="end"/>
            </w:r>
          </w:hyperlink>
        </w:p>
        <w:p w14:paraId="3F7A815D" w14:textId="1779FB51"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05" w:history="1">
            <w:r w:rsidRPr="00483074">
              <w:rPr>
                <w:rStyle w:val="Hyperlink"/>
                <w:noProof/>
                <w:lang w:val="pt-BR"/>
              </w:rPr>
              <w:t>4 RESULTADOS</w:t>
            </w:r>
            <w:r>
              <w:rPr>
                <w:noProof/>
                <w:webHidden/>
              </w:rPr>
              <w:tab/>
            </w:r>
            <w:r>
              <w:rPr>
                <w:noProof/>
                <w:webHidden/>
              </w:rPr>
              <w:fldChar w:fldCharType="begin"/>
            </w:r>
            <w:r>
              <w:rPr>
                <w:noProof/>
                <w:webHidden/>
              </w:rPr>
              <w:instrText xml:space="preserve"> PAGEREF _Toc242567305 \h </w:instrText>
            </w:r>
            <w:r>
              <w:rPr>
                <w:noProof/>
                <w:webHidden/>
              </w:rPr>
            </w:r>
            <w:r>
              <w:rPr>
                <w:noProof/>
                <w:webHidden/>
              </w:rPr>
              <w:fldChar w:fldCharType="separate"/>
            </w:r>
            <w:r>
              <w:rPr>
                <w:noProof/>
                <w:webHidden/>
              </w:rPr>
              <w:t>107</w:t>
            </w:r>
            <w:r>
              <w:rPr>
                <w:noProof/>
                <w:webHidden/>
              </w:rPr>
              <w:fldChar w:fldCharType="end"/>
            </w:r>
          </w:hyperlink>
        </w:p>
        <w:p w14:paraId="59C1A1FA" w14:textId="663C13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6" w:history="1">
            <w:r w:rsidRPr="00483074">
              <w:rPr>
                <w:rStyle w:val="Hyperlink"/>
                <w:noProof/>
                <w:lang w:val="pt-BR"/>
              </w:rPr>
              <w:t>4.1 Camada de previsão</w:t>
            </w:r>
            <w:r>
              <w:rPr>
                <w:noProof/>
                <w:webHidden/>
              </w:rPr>
              <w:tab/>
            </w:r>
            <w:r>
              <w:rPr>
                <w:noProof/>
                <w:webHidden/>
              </w:rPr>
              <w:fldChar w:fldCharType="begin"/>
            </w:r>
            <w:r>
              <w:rPr>
                <w:noProof/>
                <w:webHidden/>
              </w:rPr>
              <w:instrText xml:space="preserve"> PAGEREF _Toc242567306 \h </w:instrText>
            </w:r>
            <w:r>
              <w:rPr>
                <w:noProof/>
                <w:webHidden/>
              </w:rPr>
            </w:r>
            <w:r>
              <w:rPr>
                <w:noProof/>
                <w:webHidden/>
              </w:rPr>
              <w:fldChar w:fldCharType="separate"/>
            </w:r>
            <w:r>
              <w:rPr>
                <w:noProof/>
                <w:webHidden/>
              </w:rPr>
              <w:t>107</w:t>
            </w:r>
            <w:r>
              <w:rPr>
                <w:noProof/>
                <w:webHidden/>
              </w:rPr>
              <w:fldChar w:fldCharType="end"/>
            </w:r>
          </w:hyperlink>
        </w:p>
        <w:p w14:paraId="746FE1D0" w14:textId="32D2B66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7" w:history="1">
            <w:r w:rsidRPr="00483074">
              <w:rPr>
                <w:rStyle w:val="Hyperlink"/>
                <w:noProof/>
                <w:lang w:val="pt-BR"/>
              </w:rPr>
              <w:t>4.2 Invariante de segurança</w:t>
            </w:r>
            <w:r>
              <w:rPr>
                <w:noProof/>
                <w:webHidden/>
              </w:rPr>
              <w:tab/>
            </w:r>
            <w:r>
              <w:rPr>
                <w:noProof/>
                <w:webHidden/>
              </w:rPr>
              <w:fldChar w:fldCharType="begin"/>
            </w:r>
            <w:r>
              <w:rPr>
                <w:noProof/>
                <w:webHidden/>
              </w:rPr>
              <w:instrText xml:space="preserve"> PAGEREF _Toc242567307 \h </w:instrText>
            </w:r>
            <w:r>
              <w:rPr>
                <w:noProof/>
                <w:webHidden/>
              </w:rPr>
            </w:r>
            <w:r>
              <w:rPr>
                <w:noProof/>
                <w:webHidden/>
              </w:rPr>
              <w:fldChar w:fldCharType="separate"/>
            </w:r>
            <w:r>
              <w:rPr>
                <w:noProof/>
                <w:webHidden/>
              </w:rPr>
              <w:t>108</w:t>
            </w:r>
            <w:r>
              <w:rPr>
                <w:noProof/>
                <w:webHidden/>
              </w:rPr>
              <w:fldChar w:fldCharType="end"/>
            </w:r>
          </w:hyperlink>
        </w:p>
        <w:p w14:paraId="0336DB48" w14:textId="68F9810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8" w:history="1">
            <w:r w:rsidRPr="00483074">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_Toc242567308 \h </w:instrText>
            </w:r>
            <w:r>
              <w:rPr>
                <w:noProof/>
                <w:webHidden/>
              </w:rPr>
            </w:r>
            <w:r>
              <w:rPr>
                <w:noProof/>
                <w:webHidden/>
              </w:rPr>
              <w:fldChar w:fldCharType="separate"/>
            </w:r>
            <w:r>
              <w:rPr>
                <w:noProof/>
                <w:webHidden/>
              </w:rPr>
              <w:t>108</w:t>
            </w:r>
            <w:r>
              <w:rPr>
                <w:noProof/>
                <w:webHidden/>
              </w:rPr>
              <w:fldChar w:fldCharType="end"/>
            </w:r>
          </w:hyperlink>
        </w:p>
        <w:p w14:paraId="6A87103A" w14:textId="6BB7DF4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9" w:history="1">
            <w:r w:rsidRPr="00483074">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_Toc242567309 \h </w:instrText>
            </w:r>
            <w:r>
              <w:rPr>
                <w:noProof/>
                <w:webHidden/>
              </w:rPr>
            </w:r>
            <w:r>
              <w:rPr>
                <w:noProof/>
                <w:webHidden/>
              </w:rPr>
              <w:fldChar w:fldCharType="separate"/>
            </w:r>
            <w:r>
              <w:rPr>
                <w:noProof/>
                <w:webHidden/>
              </w:rPr>
              <w:t>109</w:t>
            </w:r>
            <w:r>
              <w:rPr>
                <w:noProof/>
                <w:webHidden/>
              </w:rPr>
              <w:fldChar w:fldCharType="end"/>
            </w:r>
          </w:hyperlink>
        </w:p>
        <w:p w14:paraId="5A866E51" w14:textId="28753C6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0" w:history="1">
            <w:r w:rsidRPr="00483074">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_Toc242567310 \h </w:instrText>
            </w:r>
            <w:r>
              <w:rPr>
                <w:noProof/>
                <w:webHidden/>
              </w:rPr>
            </w:r>
            <w:r>
              <w:rPr>
                <w:noProof/>
                <w:webHidden/>
              </w:rPr>
              <w:fldChar w:fldCharType="separate"/>
            </w:r>
            <w:r>
              <w:rPr>
                <w:noProof/>
                <w:webHidden/>
              </w:rPr>
              <w:t>111</w:t>
            </w:r>
            <w:r>
              <w:rPr>
                <w:noProof/>
                <w:webHidden/>
              </w:rPr>
              <w:fldChar w:fldCharType="end"/>
            </w:r>
          </w:hyperlink>
        </w:p>
        <w:p w14:paraId="724303D2" w14:textId="25C2FD0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1" w:history="1">
            <w:r w:rsidRPr="00483074">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_Toc242567311 \h </w:instrText>
            </w:r>
            <w:r>
              <w:rPr>
                <w:noProof/>
                <w:webHidden/>
              </w:rPr>
            </w:r>
            <w:r>
              <w:rPr>
                <w:noProof/>
                <w:webHidden/>
              </w:rPr>
              <w:fldChar w:fldCharType="separate"/>
            </w:r>
            <w:r>
              <w:rPr>
                <w:noProof/>
                <w:webHidden/>
              </w:rPr>
              <w:t>112</w:t>
            </w:r>
            <w:r>
              <w:rPr>
                <w:noProof/>
                <w:webHidden/>
              </w:rPr>
              <w:fldChar w:fldCharType="end"/>
            </w:r>
          </w:hyperlink>
        </w:p>
        <w:p w14:paraId="0FF68CCC" w14:textId="7F5E8A7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2" w:history="1">
            <w:r w:rsidRPr="00483074">
              <w:rPr>
                <w:rStyle w:val="Hyperlink"/>
                <w:noProof/>
                <w:lang w:val="pt-BR"/>
              </w:rPr>
              <w:t>5 ANÁLISE DOS RESULTADOS</w:t>
            </w:r>
            <w:r>
              <w:rPr>
                <w:noProof/>
                <w:webHidden/>
              </w:rPr>
              <w:tab/>
            </w:r>
            <w:r>
              <w:rPr>
                <w:noProof/>
                <w:webHidden/>
              </w:rPr>
              <w:fldChar w:fldCharType="begin"/>
            </w:r>
            <w:r>
              <w:rPr>
                <w:noProof/>
                <w:webHidden/>
              </w:rPr>
              <w:instrText xml:space="preserve"> PAGEREF _Toc242567312 \h </w:instrText>
            </w:r>
            <w:r>
              <w:rPr>
                <w:noProof/>
                <w:webHidden/>
              </w:rPr>
            </w:r>
            <w:r>
              <w:rPr>
                <w:noProof/>
                <w:webHidden/>
              </w:rPr>
              <w:fldChar w:fldCharType="separate"/>
            </w:r>
            <w:r>
              <w:rPr>
                <w:noProof/>
                <w:webHidden/>
              </w:rPr>
              <w:t>116</w:t>
            </w:r>
            <w:r>
              <w:rPr>
                <w:noProof/>
                <w:webHidden/>
              </w:rPr>
              <w:fldChar w:fldCharType="end"/>
            </w:r>
          </w:hyperlink>
        </w:p>
        <w:p w14:paraId="00842B2E" w14:textId="56E6D21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3" w:history="1">
            <w:r w:rsidRPr="00483074">
              <w:rPr>
                <w:rStyle w:val="Hyperlink"/>
                <w:noProof/>
                <w:lang w:val="pt-BR"/>
              </w:rPr>
              <w:t>5.1 Avaliação das hipóteses</w:t>
            </w:r>
            <w:r>
              <w:rPr>
                <w:noProof/>
                <w:webHidden/>
              </w:rPr>
              <w:tab/>
            </w:r>
            <w:r>
              <w:rPr>
                <w:noProof/>
                <w:webHidden/>
              </w:rPr>
              <w:fldChar w:fldCharType="begin"/>
            </w:r>
            <w:r>
              <w:rPr>
                <w:noProof/>
                <w:webHidden/>
              </w:rPr>
              <w:instrText xml:space="preserve"> PAGEREF _Toc242567313 \h </w:instrText>
            </w:r>
            <w:r>
              <w:rPr>
                <w:noProof/>
                <w:webHidden/>
              </w:rPr>
            </w:r>
            <w:r>
              <w:rPr>
                <w:noProof/>
                <w:webHidden/>
              </w:rPr>
              <w:fldChar w:fldCharType="separate"/>
            </w:r>
            <w:r>
              <w:rPr>
                <w:noProof/>
                <w:webHidden/>
              </w:rPr>
              <w:t>116</w:t>
            </w:r>
            <w:r>
              <w:rPr>
                <w:noProof/>
                <w:webHidden/>
              </w:rPr>
              <w:fldChar w:fldCharType="end"/>
            </w:r>
          </w:hyperlink>
        </w:p>
        <w:p w14:paraId="6979389C" w14:textId="2A8790A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4" w:history="1">
            <w:r w:rsidRPr="00483074">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_Toc242567314 \h </w:instrText>
            </w:r>
            <w:r>
              <w:rPr>
                <w:noProof/>
                <w:webHidden/>
              </w:rPr>
            </w:r>
            <w:r>
              <w:rPr>
                <w:noProof/>
                <w:webHidden/>
              </w:rPr>
              <w:fldChar w:fldCharType="separate"/>
            </w:r>
            <w:r>
              <w:rPr>
                <w:noProof/>
                <w:webHidden/>
              </w:rPr>
              <w:t>116</w:t>
            </w:r>
            <w:r>
              <w:rPr>
                <w:noProof/>
                <w:webHidden/>
              </w:rPr>
              <w:fldChar w:fldCharType="end"/>
            </w:r>
          </w:hyperlink>
        </w:p>
        <w:p w14:paraId="6A7D9BA7" w14:textId="57FDD3E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5" w:history="1">
            <w:r w:rsidRPr="00483074">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_Toc242567315 \h </w:instrText>
            </w:r>
            <w:r>
              <w:rPr>
                <w:noProof/>
                <w:webHidden/>
              </w:rPr>
            </w:r>
            <w:r>
              <w:rPr>
                <w:noProof/>
                <w:webHidden/>
              </w:rPr>
              <w:fldChar w:fldCharType="separate"/>
            </w:r>
            <w:r>
              <w:rPr>
                <w:noProof/>
                <w:webHidden/>
              </w:rPr>
              <w:t>118</w:t>
            </w:r>
            <w:r>
              <w:rPr>
                <w:noProof/>
                <w:webHidden/>
              </w:rPr>
              <w:fldChar w:fldCharType="end"/>
            </w:r>
          </w:hyperlink>
        </w:p>
        <w:p w14:paraId="6FC938F2" w14:textId="7065BBA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6" w:history="1">
            <w:r w:rsidRPr="00483074">
              <w:rPr>
                <w:rStyle w:val="Hyperlink"/>
                <w:noProof/>
                <w:lang w:val="pt-BR"/>
              </w:rPr>
              <w:t>5.4 Implicações dos resultados</w:t>
            </w:r>
            <w:r>
              <w:rPr>
                <w:noProof/>
                <w:webHidden/>
              </w:rPr>
              <w:tab/>
            </w:r>
            <w:r>
              <w:rPr>
                <w:noProof/>
                <w:webHidden/>
              </w:rPr>
              <w:fldChar w:fldCharType="begin"/>
            </w:r>
            <w:r>
              <w:rPr>
                <w:noProof/>
                <w:webHidden/>
              </w:rPr>
              <w:instrText xml:space="preserve"> PAGEREF _Toc242567316 \h </w:instrText>
            </w:r>
            <w:r>
              <w:rPr>
                <w:noProof/>
                <w:webHidden/>
              </w:rPr>
            </w:r>
            <w:r>
              <w:rPr>
                <w:noProof/>
                <w:webHidden/>
              </w:rPr>
              <w:fldChar w:fldCharType="separate"/>
            </w:r>
            <w:r>
              <w:rPr>
                <w:noProof/>
                <w:webHidden/>
              </w:rPr>
              <w:t>124</w:t>
            </w:r>
            <w:r>
              <w:rPr>
                <w:noProof/>
                <w:webHidden/>
              </w:rPr>
              <w:fldChar w:fldCharType="end"/>
            </w:r>
          </w:hyperlink>
        </w:p>
        <w:p w14:paraId="159A8F9B" w14:textId="08117C2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7" w:history="1">
            <w:r w:rsidRPr="00483074">
              <w:rPr>
                <w:rStyle w:val="Hyperlink"/>
                <w:noProof/>
                <w:lang w:val="pt-BR"/>
              </w:rPr>
              <w:t>6 CONCLUSÕES</w:t>
            </w:r>
            <w:r>
              <w:rPr>
                <w:noProof/>
                <w:webHidden/>
              </w:rPr>
              <w:tab/>
            </w:r>
            <w:r>
              <w:rPr>
                <w:noProof/>
                <w:webHidden/>
              </w:rPr>
              <w:fldChar w:fldCharType="begin"/>
            </w:r>
            <w:r>
              <w:rPr>
                <w:noProof/>
                <w:webHidden/>
              </w:rPr>
              <w:instrText xml:space="preserve"> PAGEREF _Toc242567317 \h </w:instrText>
            </w:r>
            <w:r>
              <w:rPr>
                <w:noProof/>
                <w:webHidden/>
              </w:rPr>
            </w:r>
            <w:r>
              <w:rPr>
                <w:noProof/>
                <w:webHidden/>
              </w:rPr>
              <w:fldChar w:fldCharType="separate"/>
            </w:r>
            <w:r>
              <w:rPr>
                <w:noProof/>
                <w:webHidden/>
              </w:rPr>
              <w:t>126</w:t>
            </w:r>
            <w:r>
              <w:rPr>
                <w:noProof/>
                <w:webHidden/>
              </w:rPr>
              <w:fldChar w:fldCharType="end"/>
            </w:r>
          </w:hyperlink>
        </w:p>
        <w:p w14:paraId="6583F22A" w14:textId="1959960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8" w:history="1">
            <w:r w:rsidRPr="00483074">
              <w:rPr>
                <w:rStyle w:val="Hyperlink"/>
                <w:noProof/>
                <w:lang w:val="pt-BR"/>
              </w:rPr>
              <w:t>6.1 Recomendações</w:t>
            </w:r>
            <w:r>
              <w:rPr>
                <w:noProof/>
                <w:webHidden/>
              </w:rPr>
              <w:tab/>
            </w:r>
            <w:r>
              <w:rPr>
                <w:noProof/>
                <w:webHidden/>
              </w:rPr>
              <w:fldChar w:fldCharType="begin"/>
            </w:r>
            <w:r>
              <w:rPr>
                <w:noProof/>
                <w:webHidden/>
              </w:rPr>
              <w:instrText xml:space="preserve"> PAGEREF _Toc242567318 \h </w:instrText>
            </w:r>
            <w:r>
              <w:rPr>
                <w:noProof/>
                <w:webHidden/>
              </w:rPr>
            </w:r>
            <w:r>
              <w:rPr>
                <w:noProof/>
                <w:webHidden/>
              </w:rPr>
              <w:fldChar w:fldCharType="separate"/>
            </w:r>
            <w:r>
              <w:rPr>
                <w:noProof/>
                <w:webHidden/>
              </w:rPr>
              <w:t>126</w:t>
            </w:r>
            <w:r>
              <w:rPr>
                <w:noProof/>
                <w:webHidden/>
              </w:rPr>
              <w:fldChar w:fldCharType="end"/>
            </w:r>
          </w:hyperlink>
        </w:p>
        <w:p w14:paraId="11EE32B1" w14:textId="66F01013"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9" w:history="1">
            <w:r w:rsidRPr="00483074">
              <w:rPr>
                <w:rStyle w:val="Hyperlink"/>
                <w:noProof/>
                <w:lang w:val="pt-BR"/>
              </w:rPr>
              <w:t>REFERÊNCIAS</w:t>
            </w:r>
            <w:r>
              <w:rPr>
                <w:noProof/>
                <w:webHidden/>
              </w:rPr>
              <w:tab/>
            </w:r>
            <w:r>
              <w:rPr>
                <w:noProof/>
                <w:webHidden/>
              </w:rPr>
              <w:fldChar w:fldCharType="begin"/>
            </w:r>
            <w:r>
              <w:rPr>
                <w:noProof/>
                <w:webHidden/>
              </w:rPr>
              <w:instrText xml:space="preserve"> PAGEREF _Toc242567319 \h </w:instrText>
            </w:r>
            <w:r>
              <w:rPr>
                <w:noProof/>
                <w:webHidden/>
              </w:rPr>
            </w:r>
            <w:r>
              <w:rPr>
                <w:noProof/>
                <w:webHidden/>
              </w:rPr>
              <w:fldChar w:fldCharType="separate"/>
            </w:r>
            <w:r>
              <w:rPr>
                <w:noProof/>
                <w:webHidden/>
              </w:rPr>
              <w:t>129</w:t>
            </w:r>
            <w:r>
              <w:rPr>
                <w:noProof/>
                <w:webHidden/>
              </w:rPr>
              <w:fldChar w:fldCharType="end"/>
            </w:r>
          </w:hyperlink>
        </w:p>
        <w:p w14:paraId="7A1B6652" w14:textId="45DFBECE"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0" w:history="1">
            <w:r w:rsidRPr="00483074">
              <w:rPr>
                <w:rStyle w:val="Hyperlink"/>
                <w:noProof/>
                <w:lang w:val="pt-BR"/>
              </w:rPr>
              <w:t>BIBLIOGRAFIA CONSULTADA</w:t>
            </w:r>
            <w:r>
              <w:rPr>
                <w:noProof/>
                <w:webHidden/>
              </w:rPr>
              <w:tab/>
            </w:r>
            <w:r>
              <w:rPr>
                <w:noProof/>
                <w:webHidden/>
              </w:rPr>
              <w:fldChar w:fldCharType="begin"/>
            </w:r>
            <w:r>
              <w:rPr>
                <w:noProof/>
                <w:webHidden/>
              </w:rPr>
              <w:instrText xml:space="preserve"> PAGEREF _Toc242567320 \h </w:instrText>
            </w:r>
            <w:r>
              <w:rPr>
                <w:noProof/>
                <w:webHidden/>
              </w:rPr>
            </w:r>
            <w:r>
              <w:rPr>
                <w:noProof/>
                <w:webHidden/>
              </w:rPr>
              <w:fldChar w:fldCharType="separate"/>
            </w:r>
            <w:r>
              <w:rPr>
                <w:noProof/>
                <w:webHidden/>
              </w:rPr>
              <w:t>135</w:t>
            </w:r>
            <w:r>
              <w:rPr>
                <w:noProof/>
                <w:webHidden/>
              </w:rPr>
              <w:fldChar w:fldCharType="end"/>
            </w:r>
          </w:hyperlink>
        </w:p>
        <w:p w14:paraId="08315692" w14:textId="427F04B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1" w:history="1">
            <w:r w:rsidRPr="00483074">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_Toc242567321 \h </w:instrText>
            </w:r>
            <w:r>
              <w:rPr>
                <w:noProof/>
                <w:webHidden/>
              </w:rPr>
            </w:r>
            <w:r>
              <w:rPr>
                <w:noProof/>
                <w:webHidden/>
              </w:rPr>
              <w:fldChar w:fldCharType="separate"/>
            </w:r>
            <w:r>
              <w:rPr>
                <w:noProof/>
                <w:webHidden/>
              </w:rPr>
              <w:t>136</w:t>
            </w:r>
            <w:r>
              <w:rPr>
                <w:noProof/>
                <w:webHidden/>
              </w:rPr>
              <w:fldChar w:fldCharType="end"/>
            </w:r>
          </w:hyperlink>
        </w:p>
        <w:p w14:paraId="67D2DF66" w14:textId="74C81A7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2" w:history="1">
            <w:r w:rsidRPr="00483074">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_Toc242567322 \h </w:instrText>
            </w:r>
            <w:r>
              <w:rPr>
                <w:noProof/>
                <w:webHidden/>
              </w:rPr>
            </w:r>
            <w:r>
              <w:rPr>
                <w:noProof/>
                <w:webHidden/>
              </w:rPr>
              <w:fldChar w:fldCharType="separate"/>
            </w:r>
            <w:r>
              <w:rPr>
                <w:noProof/>
                <w:webHidden/>
              </w:rPr>
              <w:t>142</w:t>
            </w:r>
            <w:r>
              <w:rPr>
                <w:noProof/>
                <w:webHidden/>
              </w:rPr>
              <w:fldChar w:fldCharType="end"/>
            </w:r>
          </w:hyperlink>
        </w:p>
        <w:p w14:paraId="1FD14D62" w14:textId="7ACD739C"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3" w:history="1">
            <w:r w:rsidRPr="00483074">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_Toc242567323 \h </w:instrText>
            </w:r>
            <w:r>
              <w:rPr>
                <w:noProof/>
                <w:webHidden/>
              </w:rPr>
            </w:r>
            <w:r>
              <w:rPr>
                <w:noProof/>
                <w:webHidden/>
              </w:rPr>
              <w:fldChar w:fldCharType="separate"/>
            </w:r>
            <w:r>
              <w:rPr>
                <w:noProof/>
                <w:webHidden/>
              </w:rPr>
              <w:t>145</w:t>
            </w:r>
            <w:r>
              <w:rPr>
                <w:noProof/>
                <w:webHidden/>
              </w:rPr>
              <w:fldChar w:fldCharType="end"/>
            </w:r>
          </w:hyperlink>
        </w:p>
        <w:p w14:paraId="3B926FB6" w14:textId="4057D6A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4" w:history="1">
            <w:r w:rsidRPr="00483074">
              <w:rPr>
                <w:rStyle w:val="Hyperlink"/>
                <w:noProof/>
                <w:lang w:val="pt-BR"/>
              </w:rPr>
              <w:t>APÊNDICE D — ESTIMATIVA DE CUSTO DA ARQUITETURA DE REFERÊNCIA</w:t>
            </w:r>
            <w:r>
              <w:rPr>
                <w:noProof/>
                <w:webHidden/>
              </w:rPr>
              <w:tab/>
            </w:r>
            <w:r>
              <w:rPr>
                <w:noProof/>
                <w:webHidden/>
              </w:rPr>
              <w:fldChar w:fldCharType="begin"/>
            </w:r>
            <w:r>
              <w:rPr>
                <w:noProof/>
                <w:webHidden/>
              </w:rPr>
              <w:instrText xml:space="preserve"> PAGEREF _Toc242567324 \h </w:instrText>
            </w:r>
            <w:r>
              <w:rPr>
                <w:noProof/>
                <w:webHidden/>
              </w:rPr>
            </w:r>
            <w:r>
              <w:rPr>
                <w:noProof/>
                <w:webHidden/>
              </w:rPr>
              <w:fldChar w:fldCharType="separate"/>
            </w:r>
            <w:r>
              <w:rPr>
                <w:noProof/>
                <w:webHidden/>
              </w:rPr>
              <w:t>146</w:t>
            </w:r>
            <w:r>
              <w:rPr>
                <w:noProof/>
                <w:webHidden/>
              </w:rPr>
              <w:fldChar w:fldCharType="end"/>
            </w:r>
          </w:hyperlink>
        </w:p>
        <w:p w14:paraId="1AAF9683" w14:textId="7BD45B0D" w:rsidR="00E01C3A" w:rsidRDefault="00CC3326">
          <w:r>
            <w:fldChar w:fldCharType="end"/>
          </w:r>
        </w:p>
      </w:sdtContent>
    </w:sdt>
    <w:p w14:paraId="5D2DD4CA"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424921E0" w14:textId="77777777" w:rsidR="00E01C3A" w:rsidRDefault="00CC3326">
      <w:pPr>
        <w:pStyle w:val="Heading1"/>
        <w:spacing w:before="480" w:after="280" w:line="360" w:lineRule="auto"/>
        <w:rPr>
          <w:lang w:val="pt-BR"/>
        </w:rPr>
      </w:pPr>
      <w:bookmarkStart w:id="0" w:name="_Toc242567244"/>
      <w:r>
        <w:rPr>
          <w:lang w:val="pt-BR"/>
        </w:rPr>
        <w:lastRenderedPageBreak/>
        <w:t>1 INTRODUÇÃO</w:t>
      </w:r>
      <w:bookmarkEnd w:id="0"/>
    </w:p>
    <w:p w14:paraId="0AA555B6" w14:textId="77777777" w:rsidR="00E01C3A" w:rsidRDefault="00CC3326">
      <w:pPr>
        <w:pStyle w:val="Heading2"/>
        <w:spacing w:before="360" w:after="240" w:line="360" w:lineRule="auto"/>
        <w:rPr>
          <w:lang w:val="pt-BR"/>
        </w:rPr>
      </w:pPr>
      <w:bookmarkStart w:id="1" w:name="_Toc242567245"/>
      <w:r>
        <w:rPr>
          <w:lang w:val="pt-BR"/>
        </w:rPr>
        <w:t>1.1 Contextualização</w:t>
      </w:r>
      <w:bookmarkEnd w:id="1"/>
    </w:p>
    <w:p w14:paraId="03D5D79A"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DBCD010"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F86DA9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37CB875" w14:textId="77777777" w:rsidR="00E01C3A" w:rsidRDefault="00CC3326">
      <w:pPr>
        <w:pStyle w:val="Heading2"/>
        <w:spacing w:before="360" w:after="240" w:line="360" w:lineRule="auto"/>
        <w:rPr>
          <w:lang w:val="pt-BR"/>
        </w:rPr>
      </w:pPr>
      <w:bookmarkStart w:id="2" w:name="_Toc242567246"/>
      <w:r>
        <w:rPr>
          <w:lang w:val="pt-BR"/>
        </w:rPr>
        <w:t>1.2 Termos-chave</w:t>
      </w:r>
      <w:bookmarkEnd w:id="2"/>
    </w:p>
    <w:p w14:paraId="22BD460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2347F77" w14:textId="77777777" w:rsidR="00E01C3A" w:rsidRDefault="00CC3326">
      <w:pPr>
        <w:pStyle w:val="Heading3"/>
        <w:spacing w:before="320" w:after="200" w:line="360" w:lineRule="auto"/>
        <w:rPr>
          <w:lang w:val="pt-BR"/>
        </w:rPr>
      </w:pPr>
      <w:bookmarkStart w:id="3" w:name="_Toc242567247"/>
      <w:r>
        <w:rPr>
          <w:lang w:val="pt-BR"/>
        </w:rPr>
        <w:t>1.2.1 Cidades inteligentes</w:t>
      </w:r>
      <w:bookmarkEnd w:id="3"/>
    </w:p>
    <w:p w14:paraId="430ADAE9"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127CFEF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604D961A" w14:textId="77777777" w:rsidR="00E01C3A" w:rsidRDefault="00CC3326">
      <w:pPr>
        <w:pStyle w:val="Heading3"/>
        <w:spacing w:before="320" w:after="200" w:line="360" w:lineRule="auto"/>
        <w:rPr>
          <w:lang w:val="pt-BR"/>
        </w:rPr>
      </w:pPr>
      <w:bookmarkStart w:id="4" w:name="_Toc242567248"/>
      <w:r>
        <w:rPr>
          <w:lang w:val="pt-BR"/>
        </w:rPr>
        <w:t>1.2.2 Internet das Coisas</w:t>
      </w:r>
      <w:bookmarkEnd w:id="4"/>
    </w:p>
    <w:p w14:paraId="1B845DE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01252E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047EA2" w14:textId="77777777" w:rsidR="00E01C3A" w:rsidRDefault="00CC3326">
      <w:pPr>
        <w:pStyle w:val="Heading3"/>
        <w:spacing w:before="320" w:after="200" w:line="360" w:lineRule="auto"/>
        <w:rPr>
          <w:lang w:val="pt-BR"/>
        </w:rPr>
      </w:pPr>
      <w:bookmarkStart w:id="5" w:name="_Toc242567249"/>
      <w:r>
        <w:rPr>
          <w:lang w:val="pt-BR"/>
        </w:rPr>
        <w:t>1.2.3 Inteligência artificial aplicada à decisão</w:t>
      </w:r>
      <w:bookmarkEnd w:id="5"/>
    </w:p>
    <w:p w14:paraId="397ABE3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4E0ABCF"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2A2BFDE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74B7D78F" w14:textId="77777777" w:rsidR="00E01C3A" w:rsidRDefault="00CC3326">
      <w:pPr>
        <w:pStyle w:val="Heading2"/>
        <w:spacing w:before="360" w:after="240" w:line="360" w:lineRule="auto"/>
        <w:rPr>
          <w:lang w:val="pt-BR"/>
        </w:rPr>
      </w:pPr>
      <w:bookmarkStart w:id="6" w:name="_Toc242567250"/>
      <w:r>
        <w:rPr>
          <w:lang w:val="pt-BR"/>
        </w:rPr>
        <w:t>1.3 Definição e delimitação do tema</w:t>
      </w:r>
      <w:bookmarkEnd w:id="6"/>
    </w:p>
    <w:p w14:paraId="4BD590F2"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B266177"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6A75EBF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8EB6057"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08DBC71F" w14:textId="77777777" w:rsidR="00E01C3A" w:rsidRDefault="00CC3326">
      <w:pPr>
        <w:pStyle w:val="Heading2"/>
        <w:spacing w:before="360" w:after="240" w:line="360" w:lineRule="auto"/>
        <w:rPr>
          <w:lang w:val="pt-BR"/>
        </w:rPr>
      </w:pPr>
      <w:bookmarkStart w:id="7" w:name="_Toc242567251"/>
      <w:r>
        <w:rPr>
          <w:lang w:val="pt-BR"/>
        </w:rPr>
        <w:t>1.4 Problema de pesquisa</w:t>
      </w:r>
      <w:bookmarkEnd w:id="7"/>
    </w:p>
    <w:p w14:paraId="727297BF"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134700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3BA76EA"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370B597"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F33FB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FE1265B"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4B892BBA" w14:textId="77777777" w:rsidR="00E01C3A" w:rsidRDefault="00CC3326">
      <w:pPr>
        <w:pStyle w:val="Heading2"/>
        <w:spacing w:before="360" w:after="240" w:line="360" w:lineRule="auto"/>
        <w:rPr>
          <w:lang w:val="pt-BR"/>
        </w:rPr>
      </w:pPr>
      <w:bookmarkStart w:id="8" w:name="_Toc242567252"/>
      <w:r>
        <w:rPr>
          <w:lang w:val="pt-BR"/>
        </w:rPr>
        <w:t>1.5 Objetivos</w:t>
      </w:r>
      <w:bookmarkEnd w:id="8"/>
    </w:p>
    <w:p w14:paraId="685F6106" w14:textId="77777777" w:rsidR="00E01C3A" w:rsidRDefault="00CC3326">
      <w:pPr>
        <w:pStyle w:val="Heading3"/>
        <w:spacing w:before="320" w:after="200" w:line="360" w:lineRule="auto"/>
        <w:rPr>
          <w:lang w:val="pt-BR"/>
        </w:rPr>
      </w:pPr>
      <w:bookmarkStart w:id="9" w:name="_Toc242567253"/>
      <w:r>
        <w:rPr>
          <w:lang w:val="pt-BR"/>
        </w:rPr>
        <w:t>1.5.1 Objetivo geral</w:t>
      </w:r>
      <w:bookmarkEnd w:id="9"/>
    </w:p>
    <w:p w14:paraId="2E1A16F2"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9EF0DBE" w14:textId="77777777" w:rsidR="00E01C3A" w:rsidRDefault="00CC3326">
      <w:pPr>
        <w:pStyle w:val="Heading3"/>
        <w:spacing w:before="320" w:after="200" w:line="360" w:lineRule="auto"/>
        <w:rPr>
          <w:lang w:val="pt-BR"/>
        </w:rPr>
      </w:pPr>
      <w:bookmarkStart w:id="10" w:name="_Toc242567254"/>
      <w:r>
        <w:rPr>
          <w:lang w:val="pt-BR"/>
        </w:rPr>
        <w:t>1.5.2 Objetivos específicos</w:t>
      </w:r>
      <w:bookmarkEnd w:id="10"/>
    </w:p>
    <w:p w14:paraId="22EF04F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69E7AD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48DBF874"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9D74C4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395832E"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69D6313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92AB29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5613349C"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9D61D03"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6623DBD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08B5F2EB" w14:textId="77777777" w:rsidR="00E01C3A" w:rsidRDefault="00CC3326">
      <w:pPr>
        <w:pStyle w:val="Heading2"/>
        <w:spacing w:before="360" w:after="240" w:line="360" w:lineRule="auto"/>
        <w:rPr>
          <w:lang w:val="pt-BR"/>
        </w:rPr>
      </w:pPr>
      <w:bookmarkStart w:id="11" w:name="_Toc242567255"/>
      <w:r>
        <w:rPr>
          <w:lang w:val="pt-BR"/>
        </w:rPr>
        <w:t>1.6 Justificativa</w:t>
      </w:r>
      <w:bookmarkEnd w:id="11"/>
    </w:p>
    <w:p w14:paraId="4734E81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53B9194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F0B2E26"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AF66FF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0B3198C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8BE68C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BC752E6" w14:textId="77777777" w:rsidR="00E01C3A" w:rsidRDefault="00CC3326">
      <w:pPr>
        <w:pStyle w:val="Heading2"/>
        <w:spacing w:before="360" w:after="240" w:line="360" w:lineRule="auto"/>
        <w:rPr>
          <w:lang w:val="pt-BR"/>
        </w:rPr>
      </w:pPr>
      <w:bookmarkStart w:id="12" w:name="_Toc242567256"/>
      <w:r>
        <w:rPr>
          <w:lang w:val="pt-BR"/>
        </w:rPr>
        <w:t>1.7 Público-alvo, aplicação e forma de execução</w:t>
      </w:r>
      <w:bookmarkEnd w:id="12"/>
    </w:p>
    <w:p w14:paraId="78C3ED8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0F7C928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390D7B3D" w14:textId="77777777" w:rsidR="00E01C3A" w:rsidRDefault="00CC3326">
      <w:pPr>
        <w:pStyle w:val="Heading1"/>
        <w:pageBreakBefore/>
        <w:spacing w:before="480" w:after="280" w:line="360" w:lineRule="auto"/>
        <w:rPr>
          <w:lang w:val="pt-BR"/>
        </w:rPr>
      </w:pPr>
      <w:bookmarkStart w:id="13" w:name="_Toc242567257"/>
      <w:r>
        <w:rPr>
          <w:lang w:val="pt-BR"/>
        </w:rPr>
        <w:lastRenderedPageBreak/>
        <w:t>2 REVISÃO BIBLIOGRÁFICA</w:t>
      </w:r>
      <w:bookmarkEnd w:id="13"/>
    </w:p>
    <w:p w14:paraId="553DB038" w14:textId="77777777" w:rsidR="00E01C3A" w:rsidRDefault="00CC3326">
      <w:pPr>
        <w:pStyle w:val="Heading2"/>
        <w:spacing w:before="360" w:after="240" w:line="360" w:lineRule="auto"/>
        <w:rPr>
          <w:lang w:val="pt-BR"/>
        </w:rPr>
      </w:pPr>
      <w:bookmarkStart w:id="14" w:name="_Toc242567258"/>
      <w:r>
        <w:rPr>
          <w:lang w:val="pt-BR"/>
        </w:rPr>
        <w:t>2.1 Metodologia de seleção das fontes</w:t>
      </w:r>
      <w:bookmarkEnd w:id="14"/>
    </w:p>
    <w:p w14:paraId="3A9E451D"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64CE2B2C"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545B155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54DB891"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1AE5AFB"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28E533E4" w14:textId="77777777" w:rsidR="00E01C3A" w:rsidRDefault="00CC3326">
      <w:pPr>
        <w:pStyle w:val="Heading2"/>
        <w:spacing w:before="360" w:after="240" w:line="360" w:lineRule="auto"/>
        <w:rPr>
          <w:lang w:val="pt-BR"/>
        </w:rPr>
      </w:pPr>
      <w:bookmarkStart w:id="15" w:name="_Toc242567259"/>
      <w:r>
        <w:rPr>
          <w:lang w:val="pt-BR"/>
        </w:rPr>
        <w:t>2.2 Infraestrutura instalada e integração ausente: um padrão documentado</w:t>
      </w:r>
      <w:bookmarkEnd w:id="15"/>
    </w:p>
    <w:p w14:paraId="7C046A19"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0672ABB"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20DF2645"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2BCBF2D8"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4A3010C6"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310060A2"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688057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B474FB2" w14:textId="77777777" w:rsidR="00E01C3A" w:rsidRDefault="00CC3326">
      <w:pPr>
        <w:pStyle w:val="Heading2"/>
        <w:spacing w:before="360" w:after="240" w:line="360" w:lineRule="auto"/>
        <w:rPr>
          <w:lang w:val="pt-BR"/>
        </w:rPr>
      </w:pPr>
      <w:bookmarkStart w:id="16" w:name="_Toc242567260"/>
      <w:r>
        <w:rPr>
          <w:lang w:val="pt-BR"/>
        </w:rPr>
        <w:lastRenderedPageBreak/>
        <w:t>2.3 A infraestrutura instalada no município de São Paulo</w:t>
      </w:r>
      <w:bookmarkEnd w:id="16"/>
    </w:p>
    <w:p w14:paraId="59C93DF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85C53C7" w14:textId="20284067" w:rsidR="006B1E66" w:rsidRPr="000F5B8B" w:rsidRDefault="00CC3326">
      <w:pPr>
        <w:keepNext/>
        <w:spacing w:before="260" w:after="130"/>
        <w:rPr>
          <w:lang w:val="pt-BR"/>
        </w:rPr>
      </w:pPr>
      <w:bookmarkStart w:id="17" w:name="_Toc24256720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F96471" w14:paraId="11869BD3" w14:textId="77777777">
        <w:trPr>
          <w:tblHeader/>
        </w:trPr>
        <w:tc>
          <w:tcPr>
            <w:tcW w:w="2100" w:type="dxa"/>
            <w:shd w:val="clear" w:color="auto" w:fill="EDEDED"/>
            <w:tcMar>
              <w:top w:w="70" w:type="dxa"/>
              <w:left w:w="90" w:type="dxa"/>
              <w:bottom w:w="70" w:type="dxa"/>
              <w:right w:w="90" w:type="dxa"/>
            </w:tcMar>
          </w:tcPr>
          <w:p w14:paraId="2906C19A"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3DEF4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A11A227" w14:textId="77777777" w:rsidR="006B1E66" w:rsidRPr="000F5B8B" w:rsidRDefault="00CC3326">
            <w:pPr>
              <w:rPr>
                <w:lang w:val="pt-BR"/>
              </w:rPr>
            </w:pPr>
            <w:r>
              <w:rPr>
                <w:b/>
                <w:bCs/>
                <w:sz w:val="20"/>
                <w:szCs w:val="20"/>
                <w:lang w:val="pt-BR"/>
              </w:rPr>
              <w:t>O que ainda não faz</w:t>
            </w:r>
          </w:p>
        </w:tc>
      </w:tr>
      <w:tr w:rsidR="006B1E66" w:rsidRPr="00F96471" w14:paraId="31236BA4" w14:textId="77777777">
        <w:tc>
          <w:tcPr>
            <w:tcW w:w="2100" w:type="dxa"/>
            <w:tcMar>
              <w:top w:w="70" w:type="dxa"/>
              <w:left w:w="90" w:type="dxa"/>
              <w:bottom w:w="70" w:type="dxa"/>
              <w:right w:w="90" w:type="dxa"/>
            </w:tcMar>
          </w:tcPr>
          <w:p w14:paraId="74149630"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4D2938A"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2D7308C0" w14:textId="77777777" w:rsidR="006B1E66" w:rsidRPr="000F5B8B" w:rsidRDefault="00CC3326">
            <w:pPr>
              <w:rPr>
                <w:lang w:val="pt-BR"/>
              </w:rPr>
            </w:pPr>
            <w:r>
              <w:rPr>
                <w:sz w:val="20"/>
                <w:szCs w:val="20"/>
                <w:lang w:val="pt-BR"/>
              </w:rPr>
              <w:t>Não se localizou registro público de controle conforme o uso da via</w:t>
            </w:r>
          </w:p>
        </w:tc>
      </w:tr>
      <w:tr w:rsidR="006B1E66" w:rsidRPr="00F96471" w14:paraId="47E9F557" w14:textId="77777777">
        <w:tc>
          <w:tcPr>
            <w:tcW w:w="2100" w:type="dxa"/>
            <w:tcMar>
              <w:top w:w="70" w:type="dxa"/>
              <w:left w:w="90" w:type="dxa"/>
              <w:bottom w:w="70" w:type="dxa"/>
              <w:right w:w="90" w:type="dxa"/>
            </w:tcMar>
          </w:tcPr>
          <w:p w14:paraId="36E54DC4"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5E53438"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510FDE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F96471" w14:paraId="3CEE9FCD" w14:textId="77777777">
        <w:tc>
          <w:tcPr>
            <w:tcW w:w="2100" w:type="dxa"/>
            <w:tcMar>
              <w:top w:w="70" w:type="dxa"/>
              <w:left w:w="90" w:type="dxa"/>
              <w:bottom w:w="70" w:type="dxa"/>
              <w:right w:w="90" w:type="dxa"/>
            </w:tcMar>
          </w:tcPr>
          <w:p w14:paraId="7575E3B1" w14:textId="77777777" w:rsidR="006B1E66" w:rsidRDefault="00CC3326">
            <w:r>
              <w:rPr>
                <w:sz w:val="20"/>
                <w:szCs w:val="20"/>
              </w:rPr>
              <w:t>Plataforma Smart Sampa</w:t>
            </w:r>
          </w:p>
        </w:tc>
        <w:tc>
          <w:tcPr>
            <w:tcW w:w="3200" w:type="dxa"/>
            <w:tcMar>
              <w:top w:w="70" w:type="dxa"/>
              <w:left w:w="90" w:type="dxa"/>
              <w:bottom w:w="70" w:type="dxa"/>
              <w:right w:w="90" w:type="dxa"/>
            </w:tcMar>
          </w:tcPr>
          <w:p w14:paraId="46ACFC61"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55AF179"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F96471" w14:paraId="7116F7EE" w14:textId="77777777">
        <w:tc>
          <w:tcPr>
            <w:tcW w:w="2100" w:type="dxa"/>
            <w:tcMar>
              <w:top w:w="70" w:type="dxa"/>
              <w:left w:w="90" w:type="dxa"/>
              <w:bottom w:w="70" w:type="dxa"/>
              <w:right w:w="90" w:type="dxa"/>
            </w:tcMar>
          </w:tcPr>
          <w:p w14:paraId="2975443B"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12C74D39"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2EA499F"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F96471" w14:paraId="525ED6EF" w14:textId="77777777">
        <w:tc>
          <w:tcPr>
            <w:tcW w:w="2100" w:type="dxa"/>
            <w:tcMar>
              <w:top w:w="70" w:type="dxa"/>
              <w:left w:w="90" w:type="dxa"/>
              <w:bottom w:w="70" w:type="dxa"/>
              <w:right w:w="90" w:type="dxa"/>
            </w:tcMar>
          </w:tcPr>
          <w:p w14:paraId="193254E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3AEF3067"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520B225" w14:textId="77777777" w:rsidR="006B1E66" w:rsidRPr="000F5B8B" w:rsidRDefault="00CC3326">
            <w:pPr>
              <w:rPr>
                <w:lang w:val="pt-BR"/>
              </w:rPr>
            </w:pPr>
            <w:r>
              <w:rPr>
                <w:sz w:val="20"/>
                <w:szCs w:val="20"/>
                <w:lang w:val="pt-BR"/>
              </w:rPr>
              <w:t>Não publicam contagem de pedestres por via (3.6)</w:t>
            </w:r>
          </w:p>
        </w:tc>
      </w:tr>
    </w:tbl>
    <w:p w14:paraId="1B68701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0A0A6A1"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E252F8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739D1AFE"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D217117"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6FC721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0DB0F9F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5972B2B4"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203E76C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75FDD3B" w14:textId="77777777" w:rsidR="00E01C3A" w:rsidRDefault="00CC3326">
      <w:pPr>
        <w:pStyle w:val="Heading2"/>
        <w:spacing w:before="360" w:after="240" w:line="360" w:lineRule="auto"/>
        <w:rPr>
          <w:lang w:val="pt-BR"/>
        </w:rPr>
      </w:pPr>
      <w:bookmarkStart w:id="18" w:name="_Toc242567261"/>
      <w:r>
        <w:rPr>
          <w:lang w:val="pt-BR"/>
        </w:rPr>
        <w:lastRenderedPageBreak/>
        <w:t>2.4 Internet das Coisas e nós embarcados</w:t>
      </w:r>
      <w:bookmarkEnd w:id="18"/>
    </w:p>
    <w:p w14:paraId="53B6DC9A"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939D45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A92EF22"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1ECBEA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25BA5B9" w14:textId="77777777" w:rsidR="00E01C3A" w:rsidRDefault="00CC3326">
      <w:pPr>
        <w:pStyle w:val="Heading2"/>
        <w:spacing w:before="360" w:after="240" w:line="360" w:lineRule="auto"/>
        <w:rPr>
          <w:lang w:val="pt-BR"/>
        </w:rPr>
      </w:pPr>
      <w:bookmarkStart w:id="19" w:name="_Toc242567262"/>
      <w:r>
        <w:rPr>
          <w:lang w:val="pt-BR"/>
        </w:rPr>
        <w:lastRenderedPageBreak/>
        <w:t>2.5 Requisitos normativos</w:t>
      </w:r>
      <w:bookmarkEnd w:id="19"/>
    </w:p>
    <w:p w14:paraId="20F190DC"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E4F1BEA"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BEED199"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43EBC282"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691CCA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26594F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6E1171B8"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E44887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163346C6" w14:textId="77777777" w:rsidR="00E01C3A" w:rsidRDefault="00CC3326">
      <w:pPr>
        <w:pStyle w:val="Heading2"/>
        <w:spacing w:before="360" w:after="240" w:line="360" w:lineRule="auto"/>
        <w:rPr>
          <w:lang w:val="pt-BR"/>
        </w:rPr>
      </w:pPr>
      <w:bookmarkStart w:id="20" w:name="_Toc242567263"/>
      <w:r>
        <w:rPr>
          <w:lang w:val="pt-BR"/>
        </w:rPr>
        <w:t>2.6 Decisão sob informação imprecisa e a escolha de um modelo interpretável</w:t>
      </w:r>
      <w:bookmarkEnd w:id="20"/>
    </w:p>
    <w:p w14:paraId="482EC6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58B0BF7"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256CB44"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56C09C96"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3643F8C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68AB529D" w14:textId="77777777" w:rsidR="00E01C3A" w:rsidRDefault="00CC3326">
      <w:pPr>
        <w:pStyle w:val="Heading2"/>
        <w:spacing w:before="360" w:after="240" w:line="360" w:lineRule="auto"/>
        <w:rPr>
          <w:lang w:val="pt-BR"/>
        </w:rPr>
      </w:pPr>
      <w:bookmarkStart w:id="21" w:name="_Toc242567264"/>
      <w:r>
        <w:rPr>
          <w:lang w:val="pt-BR"/>
        </w:rPr>
        <w:t>2.7 Previsão de curto prazo da demanda</w:t>
      </w:r>
      <w:bookmarkEnd w:id="21"/>
    </w:p>
    <w:p w14:paraId="0F8D41F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927FD37"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E29FD1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3BDE906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578D39" w14:textId="77777777" w:rsidR="00E01C3A" w:rsidRDefault="00CC3326">
      <w:pPr>
        <w:pStyle w:val="Heading2"/>
        <w:spacing w:before="360" w:after="240" w:line="360" w:lineRule="auto"/>
        <w:rPr>
          <w:lang w:val="pt-BR"/>
        </w:rPr>
      </w:pPr>
      <w:bookmarkStart w:id="22" w:name="_Toc242567265"/>
      <w:r>
        <w:rPr>
          <w:lang w:val="pt-BR"/>
        </w:rPr>
        <w:t>2.8 Trabalhos correlatos e o trabalho mais próximo</w:t>
      </w:r>
      <w:bookmarkEnd w:id="22"/>
    </w:p>
    <w:p w14:paraId="0DD1A591"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EC967B2"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F9BDE1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A43508"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1B93467B"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C03969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0B57B72"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(GALIČ;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D4D94A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44D05D6" w14:textId="77777777" w:rsidR="00E01C3A" w:rsidRDefault="00CC3326">
      <w:pPr>
        <w:pStyle w:val="Heading2"/>
        <w:spacing w:before="360" w:after="240" w:line="360" w:lineRule="auto"/>
        <w:rPr>
          <w:lang w:val="pt-BR"/>
        </w:rPr>
      </w:pPr>
      <w:bookmarkStart w:id="23" w:name="_Toc242567266"/>
      <w:r>
        <w:rPr>
          <w:lang w:val="pt-BR"/>
        </w:rPr>
        <w:t>2.9 Lacuna identificada</w:t>
      </w:r>
      <w:bookmarkEnd w:id="23"/>
    </w:p>
    <w:p w14:paraId="79E5D8E7" w14:textId="77777777" w:rsidR="006B1E66" w:rsidRPr="000F5B8B" w:rsidRDefault="00CC3326">
      <w:pPr>
        <w:spacing w:after="120" w:line="360" w:lineRule="auto"/>
        <w:ind w:firstLine="709"/>
        <w:jc w:val="both"/>
        <w:rPr>
          <w:lang w:val="pt-BR"/>
        </w:rPr>
      </w:pPr>
      <w:r>
        <w:rPr>
          <w:lang w:val="pt-BR"/>
        </w:rPr>
        <w:t>A revisão permite quatro conclusões.</w:t>
      </w:r>
    </w:p>
    <w:p w14:paraId="01BF00EB"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792F989"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C7BBF28"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614FD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5A4039E0"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CF9399D" w14:textId="77777777" w:rsidR="00E01C3A" w:rsidRDefault="00CC3326">
      <w:pPr>
        <w:pStyle w:val="Heading2"/>
        <w:spacing w:before="360" w:after="240" w:line="360" w:lineRule="auto"/>
        <w:rPr>
          <w:lang w:val="pt-BR"/>
        </w:rPr>
      </w:pPr>
      <w:bookmarkStart w:id="24" w:name="_Toc242567267"/>
      <w:r>
        <w:rPr>
          <w:lang w:val="pt-BR"/>
        </w:rPr>
        <w:t>2.10 Hipóteses da pesquisa</w:t>
      </w:r>
      <w:bookmarkEnd w:id="24"/>
    </w:p>
    <w:p w14:paraId="302423D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57EAC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79BE949"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3515894"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72C01568" w14:textId="77777777" w:rsidR="00E01C3A" w:rsidRDefault="00CC3326">
      <w:pPr>
        <w:pStyle w:val="Heading1"/>
        <w:pageBreakBefore/>
        <w:spacing w:before="480" w:after="280" w:line="360" w:lineRule="auto"/>
        <w:rPr>
          <w:lang w:val="pt-BR"/>
        </w:rPr>
      </w:pPr>
      <w:bookmarkStart w:id="25" w:name="_Toc242567268"/>
      <w:r>
        <w:rPr>
          <w:lang w:val="pt-BR"/>
        </w:rPr>
        <w:lastRenderedPageBreak/>
        <w:t>3 METODOLOGIA</w:t>
      </w:r>
      <w:bookmarkEnd w:id="25"/>
    </w:p>
    <w:p w14:paraId="4E022959" w14:textId="77777777" w:rsidR="00E01C3A" w:rsidRDefault="00CC3326">
      <w:pPr>
        <w:pStyle w:val="Heading2"/>
        <w:spacing w:before="360" w:after="240" w:line="360" w:lineRule="auto"/>
        <w:rPr>
          <w:lang w:val="pt-BR"/>
        </w:rPr>
      </w:pPr>
      <w:bookmarkStart w:id="26" w:name="_Toc242567269"/>
      <w:r>
        <w:rPr>
          <w:lang w:val="pt-BR"/>
        </w:rPr>
        <w:t>3.1 Classificação da pesquisa</w:t>
      </w:r>
      <w:bookmarkEnd w:id="26"/>
    </w:p>
    <w:p w14:paraId="43F90AD5"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4215C81" w14:textId="77777777" w:rsidR="00783485" w:rsidRPr="00F96471" w:rsidRDefault="00000000">
      <w:pPr>
        <w:spacing w:after="120" w:line="360" w:lineRule="auto"/>
        <w:ind w:firstLine="709"/>
        <w:jc w:val="both"/>
        <w:rPr>
          <w:lang w:val="pt-BR"/>
        </w:rPr>
      </w:pPr>
      <w:r>
        <w:rPr>
          <w:lang w:val="pt-BR"/>
        </w:rPr>
        <w:t>Na classificação de estilos de pesquisa em Computação de Wazlawick (2009), o trabalho é pesquisa empírica, no estilo que o autor denomina apresentação de algo presumivelmente melhor: a abordagem proposta é comparada quantitativamente com outras, e a métrica da comparação é declarada antes. Esse papel cabe às linhas de base de 3.11 e aos substitutos simples de 3.9, avaliados por critérios fixados antes de cada execução. Segue-se também a orientação do mesmo autor de tomar a hipótese como centro do trabalho: as hipóteses de 2.10 orientam a avaliação, e o resultado de cada uma é declarado em 5.1, inclusive o da que foi rejeitada.</w:t>
      </w:r>
    </w:p>
    <w:p w14:paraId="4EE69382" w14:textId="77777777" w:rsidR="00E01C3A" w:rsidRDefault="00CC3326">
      <w:pPr>
        <w:pStyle w:val="Heading2"/>
        <w:spacing w:before="360" w:after="240" w:line="360" w:lineRule="auto"/>
        <w:rPr>
          <w:lang w:val="pt-BR"/>
        </w:rPr>
      </w:pPr>
      <w:bookmarkStart w:id="27" w:name="_Toc242567270"/>
      <w:r>
        <w:rPr>
          <w:lang w:val="pt-BR"/>
        </w:rPr>
        <w:t>3.2 Arquitetura do sistema</w:t>
      </w:r>
      <w:bookmarkEnd w:id="27"/>
    </w:p>
    <w:p w14:paraId="7EB5C979"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1EFF32B3" w14:textId="77777777" w:rsidR="006B1E66" w:rsidRPr="000F5B8B" w:rsidRDefault="00CC3326">
      <w:pPr>
        <w:pStyle w:val="ListParagraph"/>
        <w:numPr>
          <w:ilvl w:val="0"/>
          <w:numId w:val="2"/>
        </w:numPr>
        <w:spacing w:after="120" w:line="360" w:lineRule="auto"/>
        <w:jc w:val="both"/>
        <w:rPr>
          <w:lang w:val="pt-BR"/>
        </w:rPr>
      </w:pPr>
      <w:r>
        <w:rPr>
          <w:lang w:val="pt-BR"/>
        </w:rPr>
        <w:t xml:space="preserve">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w:t>
      </w:r>
      <w:r>
        <w:rPr>
          <w:lang w:val="pt-BR"/>
        </w:rPr>
        <w:lastRenderedPageBreak/>
        <w:t>interface pública, e sua especificação é, ela própria, um resultado do trabalho: define o que uma plataforma precisaria publicar para que um sistema de iluminação pudesse consumi-la.</w:t>
      </w:r>
    </w:p>
    <w:p w14:paraId="3F48CDB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7092419"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4BAB084"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6912A53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B5868ED"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9BE05F1" w14:textId="77777777" w:rsidR="00E01C3A" w:rsidRDefault="00CC3326">
      <w:pPr>
        <w:spacing w:after="120" w:line="360" w:lineRule="auto"/>
        <w:ind w:firstLine="709"/>
        <w:jc w:val="both"/>
        <w:rPr>
          <w:lang w:val="pt-BR"/>
        </w:rPr>
      </w:pPr>
      <w:r>
        <w:rPr>
          <w:lang w:val="pt-BR"/>
        </w:rPr>
        <w:t xml:space="preserve">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w:t>
      </w:r>
      <w:r>
        <w:rPr>
          <w:lang w:val="pt-BR"/>
        </w:rPr>
        <w:lastRenderedPageBreak/>
        <w:t>propriedade — a impossibilidade técnica converter-se-ia em compromisso de política, verificável apenas por confiança.</w:t>
      </w:r>
    </w:p>
    <w:p w14:paraId="69F6D114"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3CBFE70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290DB2B5"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0D8D9D14" w14:textId="77777777" w:rsidR="00E01C3A" w:rsidRDefault="00CC3326">
      <w:pPr>
        <w:pStyle w:val="Heading2"/>
        <w:spacing w:before="360" w:after="240" w:line="360" w:lineRule="auto"/>
        <w:rPr>
          <w:lang w:val="pt-BR"/>
        </w:rPr>
      </w:pPr>
      <w:bookmarkStart w:id="28" w:name="_Toc242567271"/>
      <w:r>
        <w:rPr>
          <w:lang w:val="pt-BR"/>
        </w:rPr>
        <w:t>3.3 Do protótipo à implantação: o que se propõe e o que se instrumenta</w:t>
      </w:r>
      <w:bookmarkEnd w:id="28"/>
    </w:p>
    <w:p w14:paraId="0CCFBB2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84B3ABC" w14:textId="3D7097D8" w:rsidR="00E01C3A" w:rsidRDefault="00CC3326">
      <w:pPr>
        <w:keepNext/>
        <w:spacing w:before="260" w:after="130"/>
        <w:rPr>
          <w:lang w:val="pt-BR"/>
        </w:rPr>
      </w:pPr>
      <w:bookmarkStart w:id="29" w:name="_Toc24256720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5D7E34BA" w14:textId="77777777">
        <w:trPr>
          <w:tblHeader/>
        </w:trPr>
        <w:tc>
          <w:tcPr>
            <w:tcW w:w="2650" w:type="dxa"/>
            <w:shd w:val="clear" w:color="auto" w:fill="EDEDED"/>
            <w:tcMar>
              <w:top w:w="70" w:type="dxa"/>
              <w:left w:w="90" w:type="dxa"/>
              <w:bottom w:w="70" w:type="dxa"/>
              <w:right w:w="90" w:type="dxa"/>
            </w:tcMar>
          </w:tcPr>
          <w:p w14:paraId="1918EBEE"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C1FD4B0"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1C2F4BD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F96471" w14:paraId="5C724403" w14:textId="77777777">
        <w:tc>
          <w:tcPr>
            <w:tcW w:w="2650" w:type="dxa"/>
            <w:tcMar>
              <w:top w:w="70" w:type="dxa"/>
              <w:left w:w="90" w:type="dxa"/>
              <w:bottom w:w="70" w:type="dxa"/>
              <w:right w:w="90" w:type="dxa"/>
            </w:tcMar>
          </w:tcPr>
          <w:p w14:paraId="4DB99C6F"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4B3387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A8B48BC"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F96471" w14:paraId="3771B605" w14:textId="77777777">
        <w:tc>
          <w:tcPr>
            <w:tcW w:w="2650" w:type="dxa"/>
            <w:tcMar>
              <w:top w:w="70" w:type="dxa"/>
              <w:left w:w="90" w:type="dxa"/>
              <w:bottom w:w="70" w:type="dxa"/>
              <w:right w:w="90" w:type="dxa"/>
            </w:tcMar>
          </w:tcPr>
          <w:p w14:paraId="26A820A0" w14:textId="77777777" w:rsidR="00E01C3A" w:rsidRPr="00CE1B46" w:rsidRDefault="00CC3326">
            <w:pPr>
              <w:rPr>
                <w:lang w:val="pt-BR"/>
              </w:rPr>
            </w:pPr>
            <w:r>
              <w:rPr>
                <w:sz w:val="20"/>
                <w:szCs w:val="20"/>
                <w:lang w:val="pt-BR"/>
              </w:rPr>
              <w:lastRenderedPageBreak/>
              <w:t>Serviço de decisão: camada de previsão e inferência nebulosa</w:t>
            </w:r>
          </w:p>
        </w:tc>
        <w:tc>
          <w:tcPr>
            <w:tcW w:w="2200" w:type="dxa"/>
            <w:tcMar>
              <w:top w:w="70" w:type="dxa"/>
              <w:left w:w="90" w:type="dxa"/>
              <w:bottom w:w="70" w:type="dxa"/>
              <w:right w:w="90" w:type="dxa"/>
            </w:tcMar>
          </w:tcPr>
          <w:p w14:paraId="1AF865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657F57E" w14:textId="77777777" w:rsidR="00E01C3A" w:rsidRPr="00CE1B46" w:rsidRDefault="00CC3326">
            <w:pPr>
              <w:rPr>
                <w:lang w:val="pt-BR"/>
              </w:rPr>
            </w:pPr>
            <w:r>
              <w:rPr>
                <w:sz w:val="20"/>
                <w:szCs w:val="20"/>
                <w:lang w:val="pt-BR"/>
              </w:rPr>
              <w:t>Implantado como serviço municipal em nuvem, nos termos de 3.2</w:t>
            </w:r>
          </w:p>
        </w:tc>
      </w:tr>
      <w:tr w:rsidR="00E01C3A" w:rsidRPr="00F96471" w14:paraId="79E86D66" w14:textId="77777777">
        <w:tc>
          <w:tcPr>
            <w:tcW w:w="2650" w:type="dxa"/>
            <w:tcMar>
              <w:top w:w="70" w:type="dxa"/>
              <w:left w:w="90" w:type="dxa"/>
              <w:bottom w:w="70" w:type="dxa"/>
              <w:right w:w="90" w:type="dxa"/>
            </w:tcMar>
          </w:tcPr>
          <w:p w14:paraId="2060B017"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385026C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5EC00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F96471" w14:paraId="6AEF970B" w14:textId="77777777">
        <w:tc>
          <w:tcPr>
            <w:tcW w:w="2650" w:type="dxa"/>
            <w:tcMar>
              <w:top w:w="70" w:type="dxa"/>
              <w:left w:w="90" w:type="dxa"/>
              <w:bottom w:w="70" w:type="dxa"/>
              <w:right w:w="90" w:type="dxa"/>
            </w:tcMar>
          </w:tcPr>
          <w:p w14:paraId="64B9DEA9"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499FD5E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DEF1D1" w14:textId="77777777" w:rsidR="00E01C3A" w:rsidRPr="00CE1B46" w:rsidRDefault="00CC3326">
            <w:pPr>
              <w:rPr>
                <w:lang w:val="pt-BR"/>
              </w:rPr>
            </w:pPr>
            <w:r>
              <w:rPr>
                <w:sz w:val="20"/>
                <w:szCs w:val="20"/>
                <w:lang w:val="pt-BR"/>
              </w:rPr>
              <w:t>Implantado no mesmo serviço, conforme 3.13.1</w:t>
            </w:r>
          </w:p>
        </w:tc>
      </w:tr>
      <w:tr w:rsidR="00E01C3A" w:rsidRPr="00F96471" w14:paraId="15266EAB" w14:textId="77777777">
        <w:tc>
          <w:tcPr>
            <w:tcW w:w="2650" w:type="dxa"/>
            <w:tcMar>
              <w:top w:w="70" w:type="dxa"/>
              <w:left w:w="90" w:type="dxa"/>
              <w:bottom w:w="70" w:type="dxa"/>
              <w:right w:w="90" w:type="dxa"/>
            </w:tcMar>
          </w:tcPr>
          <w:p w14:paraId="0482831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DEB2FF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29BFC2E" w14:textId="77777777" w:rsidR="00E01C3A" w:rsidRPr="00CE1B46" w:rsidRDefault="00CC3326">
            <w:pPr>
              <w:rPr>
                <w:lang w:val="pt-BR"/>
              </w:rPr>
            </w:pPr>
            <w:r>
              <w:rPr>
                <w:sz w:val="20"/>
                <w:szCs w:val="20"/>
                <w:lang w:val="pt-BR"/>
              </w:rPr>
              <w:t>Mapeada sobre o protocolo do sistema de telegestão contratado</w:t>
            </w:r>
          </w:p>
        </w:tc>
      </w:tr>
      <w:tr w:rsidR="00E01C3A" w:rsidRPr="00F96471" w14:paraId="178E468A" w14:textId="77777777">
        <w:tc>
          <w:tcPr>
            <w:tcW w:w="2650" w:type="dxa"/>
            <w:tcMar>
              <w:top w:w="70" w:type="dxa"/>
              <w:left w:w="90" w:type="dxa"/>
              <w:bottom w:w="70" w:type="dxa"/>
              <w:right w:w="90" w:type="dxa"/>
            </w:tcMar>
          </w:tcPr>
          <w:p w14:paraId="7E70568E"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B58DE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E10DA2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F96471" w14:paraId="35F32CF7" w14:textId="77777777">
        <w:tc>
          <w:tcPr>
            <w:tcW w:w="2650" w:type="dxa"/>
            <w:tcMar>
              <w:top w:w="70" w:type="dxa"/>
              <w:left w:w="90" w:type="dxa"/>
              <w:bottom w:w="70" w:type="dxa"/>
              <w:right w:w="90" w:type="dxa"/>
            </w:tcMar>
          </w:tcPr>
          <w:p w14:paraId="4834E87C"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30C7BA6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9470E0E"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F96471" w14:paraId="34AA9BAD" w14:textId="77777777">
        <w:tc>
          <w:tcPr>
            <w:tcW w:w="2650" w:type="dxa"/>
            <w:tcMar>
              <w:top w:w="70" w:type="dxa"/>
              <w:left w:w="90" w:type="dxa"/>
              <w:bottom w:w="70" w:type="dxa"/>
              <w:right w:w="90" w:type="dxa"/>
            </w:tcMar>
          </w:tcPr>
          <w:p w14:paraId="4D10DF9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1B5D7D5E"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C9F41C2"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F96471" w14:paraId="7F5C1E3A" w14:textId="77777777">
        <w:tc>
          <w:tcPr>
            <w:tcW w:w="2650" w:type="dxa"/>
            <w:tcMar>
              <w:top w:w="70" w:type="dxa"/>
              <w:left w:w="90" w:type="dxa"/>
              <w:bottom w:w="70" w:type="dxa"/>
              <w:right w:w="90" w:type="dxa"/>
            </w:tcMar>
          </w:tcPr>
          <w:p w14:paraId="1022FA6B" w14:textId="77777777" w:rsidR="00E01C3A" w:rsidRDefault="00CC3326">
            <w:r>
              <w:rPr>
                <w:sz w:val="20"/>
                <w:szCs w:val="20"/>
              </w:rPr>
              <w:t>Enlace Wi-Fi</w:t>
            </w:r>
          </w:p>
        </w:tc>
        <w:tc>
          <w:tcPr>
            <w:tcW w:w="2200" w:type="dxa"/>
            <w:tcMar>
              <w:top w:w="70" w:type="dxa"/>
              <w:left w:w="90" w:type="dxa"/>
              <w:bottom w:w="70" w:type="dxa"/>
              <w:right w:w="90" w:type="dxa"/>
            </w:tcMar>
          </w:tcPr>
          <w:p w14:paraId="28ED81B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A94F3DC"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C7ECEBA" w14:textId="77777777">
        <w:tc>
          <w:tcPr>
            <w:tcW w:w="2650" w:type="dxa"/>
            <w:tcMar>
              <w:top w:w="70" w:type="dxa"/>
              <w:left w:w="90" w:type="dxa"/>
              <w:bottom w:w="70" w:type="dxa"/>
              <w:right w:w="90" w:type="dxa"/>
            </w:tcMar>
          </w:tcPr>
          <w:p w14:paraId="0C00991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0DFD271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3D0CE15"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67CD79E7" w14:textId="77777777" w:rsidR="00E01C3A" w:rsidRDefault="00CC3326">
      <w:pPr>
        <w:spacing w:before="130" w:after="260"/>
        <w:rPr>
          <w:lang w:val="pt-BR"/>
        </w:rPr>
      </w:pPr>
      <w:r>
        <w:rPr>
          <w:sz w:val="20"/>
          <w:szCs w:val="20"/>
          <w:lang w:val="pt-BR"/>
        </w:rPr>
        <w:t>Fonte: Elaborado pelos autores (2026).</w:t>
      </w:r>
    </w:p>
    <w:p w14:paraId="50CA85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480F4B3" w14:textId="77777777" w:rsidR="00E01C3A" w:rsidRDefault="00CC3326">
      <w:pPr>
        <w:spacing w:after="120" w:line="360" w:lineRule="auto"/>
        <w:ind w:firstLine="709"/>
        <w:jc w:val="both"/>
        <w:rPr>
          <w:lang w:val="pt-BR"/>
        </w:rPr>
      </w:pPr>
      <w:r>
        <w:rPr>
          <w:lang w:val="pt-BR"/>
        </w:rPr>
        <w:t xml:space="preserve">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w:t>
      </w:r>
      <w:r>
        <w:rPr>
          <w:lang w:val="pt-BR"/>
        </w:rPr>
        <w:lastRenderedPageBreak/>
        <w:t>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62382675"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F282F85"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3B3D310" w14:textId="5B06FFDD" w:rsidR="00E01C3A" w:rsidRDefault="00CC3326">
      <w:pPr>
        <w:keepNext/>
        <w:spacing w:before="260" w:after="130"/>
        <w:rPr>
          <w:lang w:val="pt-BR"/>
        </w:rPr>
      </w:pPr>
      <w:bookmarkStart w:id="30" w:name="_Toc24256721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F96471" w14:paraId="51DAFF24" w14:textId="77777777">
        <w:trPr>
          <w:tblHeader/>
        </w:trPr>
        <w:tc>
          <w:tcPr>
            <w:tcW w:w="2150" w:type="dxa"/>
            <w:shd w:val="clear" w:color="auto" w:fill="EDEDED"/>
            <w:tcMar>
              <w:top w:w="70" w:type="dxa"/>
              <w:left w:w="90" w:type="dxa"/>
              <w:bottom w:w="70" w:type="dxa"/>
              <w:right w:w="90" w:type="dxa"/>
            </w:tcMar>
          </w:tcPr>
          <w:p w14:paraId="04B4ED2D"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BFB7B1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9ADED7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07C7680" w14:textId="77777777" w:rsidR="00E01C3A" w:rsidRPr="00CE1B46" w:rsidRDefault="00CC3326">
            <w:pPr>
              <w:rPr>
                <w:lang w:val="pt-BR"/>
              </w:rPr>
            </w:pPr>
            <w:r>
              <w:rPr>
                <w:b/>
                <w:bCs/>
                <w:sz w:val="20"/>
                <w:szCs w:val="20"/>
                <w:lang w:val="pt-BR"/>
              </w:rPr>
              <w:t>Situação hoje em São Paulo</w:t>
            </w:r>
          </w:p>
        </w:tc>
      </w:tr>
      <w:tr w:rsidR="00E01C3A" w:rsidRPr="00F96471" w14:paraId="28859995" w14:textId="77777777">
        <w:tc>
          <w:tcPr>
            <w:tcW w:w="2150" w:type="dxa"/>
            <w:tcMar>
              <w:top w:w="70" w:type="dxa"/>
              <w:left w:w="90" w:type="dxa"/>
              <w:bottom w:w="70" w:type="dxa"/>
              <w:right w:w="90" w:type="dxa"/>
            </w:tcMar>
          </w:tcPr>
          <w:p w14:paraId="597ADE7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59B58BF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4C8666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70DD3D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F96471" w14:paraId="5C1C6E8D" w14:textId="77777777">
        <w:tc>
          <w:tcPr>
            <w:tcW w:w="2150" w:type="dxa"/>
            <w:tcMar>
              <w:top w:w="70" w:type="dxa"/>
              <w:left w:w="90" w:type="dxa"/>
              <w:bottom w:w="70" w:type="dxa"/>
              <w:right w:w="90" w:type="dxa"/>
            </w:tcMar>
          </w:tcPr>
          <w:p w14:paraId="2861A9D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45BE811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86B283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1F2D685" w14:textId="77777777" w:rsidR="00E01C3A" w:rsidRPr="00CE1B46" w:rsidRDefault="00CC3326">
            <w:pPr>
              <w:rPr>
                <w:lang w:val="pt-BR"/>
              </w:rPr>
            </w:pPr>
            <w:r>
              <w:rPr>
                <w:sz w:val="20"/>
                <w:szCs w:val="20"/>
                <w:lang w:val="pt-BR"/>
              </w:rPr>
              <w:t>Inexistente. É objeto deste trabalho</w:t>
            </w:r>
          </w:p>
        </w:tc>
      </w:tr>
      <w:tr w:rsidR="00E01C3A" w:rsidRPr="00F96471" w14:paraId="4C2962C2" w14:textId="77777777">
        <w:tc>
          <w:tcPr>
            <w:tcW w:w="2150" w:type="dxa"/>
            <w:tcMar>
              <w:top w:w="70" w:type="dxa"/>
              <w:left w:w="90" w:type="dxa"/>
              <w:bottom w:w="70" w:type="dxa"/>
              <w:right w:w="90" w:type="dxa"/>
            </w:tcMar>
          </w:tcPr>
          <w:p w14:paraId="49CA06F1"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67935B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30EE2CE"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7D1FE88D" w14:textId="77777777" w:rsidR="00E01C3A" w:rsidRPr="00CE1B46" w:rsidRDefault="00CC3326">
            <w:pPr>
              <w:rPr>
                <w:lang w:val="pt-BR"/>
              </w:rPr>
            </w:pPr>
            <w:r>
              <w:rPr>
                <w:sz w:val="20"/>
                <w:szCs w:val="20"/>
                <w:lang w:val="pt-BR"/>
              </w:rPr>
              <w:t>Inexistente. É objeto deste trabalho</w:t>
            </w:r>
          </w:p>
        </w:tc>
      </w:tr>
      <w:tr w:rsidR="00E01C3A" w:rsidRPr="00F96471" w14:paraId="7FE906FA" w14:textId="77777777">
        <w:tc>
          <w:tcPr>
            <w:tcW w:w="2150" w:type="dxa"/>
            <w:tcMar>
              <w:top w:w="70" w:type="dxa"/>
              <w:left w:w="90" w:type="dxa"/>
              <w:bottom w:w="70" w:type="dxa"/>
              <w:right w:w="90" w:type="dxa"/>
            </w:tcMar>
          </w:tcPr>
          <w:p w14:paraId="6ABE77E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80BBBEE"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65356476"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C5BFC40" w14:textId="77777777" w:rsidR="00E01C3A" w:rsidRPr="00CE1B46" w:rsidRDefault="00CC3326">
            <w:pPr>
              <w:rPr>
                <w:lang w:val="pt-BR"/>
              </w:rPr>
            </w:pPr>
            <w:r>
              <w:rPr>
                <w:sz w:val="20"/>
                <w:szCs w:val="20"/>
                <w:lang w:val="pt-BR"/>
              </w:rPr>
              <w:t>Inexistente. É objeto deste trabalho</w:t>
            </w:r>
          </w:p>
        </w:tc>
      </w:tr>
      <w:tr w:rsidR="00E01C3A" w:rsidRPr="00F96471" w14:paraId="19E0475B" w14:textId="77777777">
        <w:tc>
          <w:tcPr>
            <w:tcW w:w="2150" w:type="dxa"/>
            <w:tcMar>
              <w:top w:w="70" w:type="dxa"/>
              <w:left w:w="90" w:type="dxa"/>
              <w:bottom w:w="70" w:type="dxa"/>
              <w:right w:w="90" w:type="dxa"/>
            </w:tcMar>
          </w:tcPr>
          <w:p w14:paraId="29BD9BF5"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6A14D8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CC83F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693B0FF6" w14:textId="77777777" w:rsidR="00E01C3A" w:rsidRPr="00CE1B46" w:rsidRDefault="00CC3326">
            <w:pPr>
              <w:rPr>
                <w:lang w:val="pt-BR"/>
              </w:rPr>
            </w:pPr>
            <w:r>
              <w:rPr>
                <w:sz w:val="20"/>
                <w:szCs w:val="20"/>
                <w:lang w:val="pt-BR"/>
              </w:rPr>
              <w:t>Contratado. Caderno de Encargos, cláusulas 7.1 e 17</w:t>
            </w:r>
          </w:p>
        </w:tc>
      </w:tr>
      <w:tr w:rsidR="00E01C3A" w14:paraId="194B9EAE" w14:textId="77777777">
        <w:tc>
          <w:tcPr>
            <w:tcW w:w="2150" w:type="dxa"/>
            <w:tcMar>
              <w:top w:w="70" w:type="dxa"/>
              <w:left w:w="90" w:type="dxa"/>
              <w:bottom w:w="70" w:type="dxa"/>
              <w:right w:w="90" w:type="dxa"/>
            </w:tcMar>
          </w:tcPr>
          <w:p w14:paraId="4C1E329E" w14:textId="77777777" w:rsidR="00E01C3A" w:rsidRPr="00CE1B46" w:rsidRDefault="00CC3326">
            <w:pPr>
              <w:rPr>
                <w:lang w:val="pt-BR"/>
              </w:rPr>
            </w:pPr>
            <w:r>
              <w:rPr>
                <w:sz w:val="20"/>
                <w:szCs w:val="20"/>
                <w:lang w:val="pt-BR"/>
              </w:rPr>
              <w:lastRenderedPageBreak/>
              <w:t>Comando isolado ou em grupo</w:t>
            </w:r>
          </w:p>
        </w:tc>
        <w:tc>
          <w:tcPr>
            <w:tcW w:w="2200" w:type="dxa"/>
            <w:tcMar>
              <w:top w:w="70" w:type="dxa"/>
              <w:left w:w="90" w:type="dxa"/>
              <w:bottom w:w="70" w:type="dxa"/>
              <w:right w:w="90" w:type="dxa"/>
            </w:tcMar>
          </w:tcPr>
          <w:p w14:paraId="3D88B8F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412C5583"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D95981"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F96471" w14:paraId="4523290A" w14:textId="77777777">
        <w:tc>
          <w:tcPr>
            <w:tcW w:w="2150" w:type="dxa"/>
            <w:tcMar>
              <w:top w:w="70" w:type="dxa"/>
              <w:left w:w="90" w:type="dxa"/>
              <w:bottom w:w="70" w:type="dxa"/>
              <w:right w:w="90" w:type="dxa"/>
            </w:tcMar>
          </w:tcPr>
          <w:p w14:paraId="05133382"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CABC1D7"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438371C"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BA71D7E"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F96471" w14:paraId="206202AD" w14:textId="77777777">
        <w:tc>
          <w:tcPr>
            <w:tcW w:w="2150" w:type="dxa"/>
            <w:tcMar>
              <w:top w:w="70" w:type="dxa"/>
              <w:left w:w="90" w:type="dxa"/>
              <w:bottom w:w="70" w:type="dxa"/>
              <w:right w:w="90" w:type="dxa"/>
            </w:tcMar>
          </w:tcPr>
          <w:p w14:paraId="70EA3C4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5181D6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692BF01F"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5A7C5F4"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F96471" w14:paraId="09FC7AA9" w14:textId="77777777">
        <w:tc>
          <w:tcPr>
            <w:tcW w:w="2150" w:type="dxa"/>
            <w:tcMar>
              <w:top w:w="70" w:type="dxa"/>
              <w:left w:w="90" w:type="dxa"/>
              <w:bottom w:w="70" w:type="dxa"/>
              <w:right w:w="90" w:type="dxa"/>
            </w:tcMar>
          </w:tcPr>
          <w:p w14:paraId="6B0D62F0"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B9984F3"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8E508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DB4BE7D" w14:textId="77777777" w:rsidR="00E01C3A" w:rsidRPr="00C708F0" w:rsidRDefault="00CC3326">
            <w:pPr>
              <w:rPr>
                <w:lang w:val="pt-BR"/>
              </w:rPr>
            </w:pPr>
            <w:r w:rsidRPr="00C708F0">
              <w:rPr>
                <w:sz w:val="20"/>
                <w:szCs w:val="20"/>
                <w:lang w:val="pt-BR"/>
              </w:rPr>
              <w:t>Certificação compulsória instituída em 2017, com prazos de adequação a partir de 2019, e consolidada em 2022</w:t>
            </w:r>
          </w:p>
        </w:tc>
      </w:tr>
      <w:tr w:rsidR="00E01C3A" w:rsidRPr="00F96471" w14:paraId="5DF6FEF4" w14:textId="77777777">
        <w:tc>
          <w:tcPr>
            <w:tcW w:w="2150" w:type="dxa"/>
            <w:tcMar>
              <w:top w:w="70" w:type="dxa"/>
              <w:left w:w="90" w:type="dxa"/>
              <w:bottom w:w="70" w:type="dxa"/>
              <w:right w:w="90" w:type="dxa"/>
            </w:tcMar>
          </w:tcPr>
          <w:p w14:paraId="35FA502E"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EE2C3AF"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C79FBA6"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EB7D870" w14:textId="77777777" w:rsidR="00E01C3A" w:rsidRPr="00CE1B46" w:rsidRDefault="00CC3326">
            <w:pPr>
              <w:rPr>
                <w:lang w:val="pt-BR"/>
              </w:rPr>
            </w:pPr>
            <w:r>
              <w:rPr>
                <w:sz w:val="20"/>
                <w:szCs w:val="20"/>
                <w:lang w:val="pt-BR"/>
              </w:rPr>
              <w:t>Contratada; a medição é regulada metrologicamente</w:t>
            </w:r>
          </w:p>
        </w:tc>
      </w:tr>
    </w:tbl>
    <w:p w14:paraId="679FAE4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73EED41A"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2C4BED9F"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w:t>
      </w:r>
      <w:r>
        <w:rPr>
          <w:lang w:val="pt-BR"/>
        </w:rPr>
        <w:lastRenderedPageBreak/>
        <w:t>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7E7B01F" w14:textId="77777777" w:rsidR="00E01C3A" w:rsidRDefault="00CC3326">
      <w:pPr>
        <w:pStyle w:val="Heading2"/>
        <w:spacing w:before="360" w:after="240" w:line="360" w:lineRule="auto"/>
        <w:rPr>
          <w:lang w:val="pt-BR"/>
        </w:rPr>
      </w:pPr>
      <w:bookmarkStart w:id="31" w:name="_Toc242567272"/>
      <w:r>
        <w:rPr>
          <w:lang w:val="pt-BR"/>
        </w:rPr>
        <w:t>3.4 O nó de demonstração</w:t>
      </w:r>
      <w:bookmarkEnd w:id="31"/>
    </w:p>
    <w:p w14:paraId="0E5C7A6B"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0CD116BE" w14:textId="279D9794" w:rsidR="006B1E66" w:rsidRPr="000F5B8B" w:rsidRDefault="00CC3326">
      <w:pPr>
        <w:keepNext/>
        <w:spacing w:before="260" w:after="130"/>
        <w:rPr>
          <w:lang w:val="pt-BR"/>
        </w:rPr>
      </w:pPr>
      <w:bookmarkStart w:id="32" w:name="_Toc24256721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9C50DAF" w14:textId="77777777">
        <w:trPr>
          <w:tblHeader/>
        </w:trPr>
        <w:tc>
          <w:tcPr>
            <w:tcW w:w="2100" w:type="dxa"/>
            <w:shd w:val="clear" w:color="auto" w:fill="EDEDED"/>
            <w:tcMar>
              <w:top w:w="70" w:type="dxa"/>
              <w:left w:w="90" w:type="dxa"/>
              <w:bottom w:w="70" w:type="dxa"/>
              <w:right w:w="90" w:type="dxa"/>
            </w:tcMar>
          </w:tcPr>
          <w:p w14:paraId="4C622F85"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6DC5D981"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A36220C"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F96471" w14:paraId="4E356BC1" w14:textId="77777777">
        <w:tc>
          <w:tcPr>
            <w:tcW w:w="2100" w:type="dxa"/>
            <w:tcMar>
              <w:top w:w="70" w:type="dxa"/>
              <w:left w:w="90" w:type="dxa"/>
              <w:bottom w:w="70" w:type="dxa"/>
              <w:right w:w="90" w:type="dxa"/>
            </w:tcMar>
          </w:tcPr>
          <w:p w14:paraId="47AADEEC"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136D03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2EDF7918"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F96471" w14:paraId="0E46624A" w14:textId="77777777">
        <w:tc>
          <w:tcPr>
            <w:tcW w:w="2100" w:type="dxa"/>
            <w:tcMar>
              <w:top w:w="70" w:type="dxa"/>
              <w:left w:w="90" w:type="dxa"/>
              <w:bottom w:w="70" w:type="dxa"/>
              <w:right w:w="90" w:type="dxa"/>
            </w:tcMar>
          </w:tcPr>
          <w:p w14:paraId="7273AEE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B08D523"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CE59307"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F96471" w14:paraId="5DFF420F" w14:textId="77777777">
        <w:tc>
          <w:tcPr>
            <w:tcW w:w="2100" w:type="dxa"/>
            <w:tcMar>
              <w:top w:w="70" w:type="dxa"/>
              <w:left w:w="90" w:type="dxa"/>
              <w:bottom w:w="70" w:type="dxa"/>
              <w:right w:w="90" w:type="dxa"/>
            </w:tcMar>
          </w:tcPr>
          <w:p w14:paraId="3D35765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709D00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E7F8ADE"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F96471" w14:paraId="21FBEA80" w14:textId="77777777">
        <w:tc>
          <w:tcPr>
            <w:tcW w:w="2100" w:type="dxa"/>
            <w:tcMar>
              <w:top w:w="70" w:type="dxa"/>
              <w:left w:w="90" w:type="dxa"/>
              <w:bottom w:w="70" w:type="dxa"/>
              <w:right w:w="90" w:type="dxa"/>
            </w:tcMar>
          </w:tcPr>
          <w:p w14:paraId="24962A5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2FE427B9"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ED4BA4C"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F96471" w14:paraId="780FA4DD" w14:textId="77777777">
        <w:tc>
          <w:tcPr>
            <w:tcW w:w="2100" w:type="dxa"/>
            <w:tcMar>
              <w:top w:w="70" w:type="dxa"/>
              <w:left w:w="90" w:type="dxa"/>
              <w:bottom w:w="70" w:type="dxa"/>
              <w:right w:w="90" w:type="dxa"/>
            </w:tcMar>
          </w:tcPr>
          <w:p w14:paraId="585FF1C3" w14:textId="77777777" w:rsidR="006B1E66" w:rsidRDefault="00CC3326">
            <w:r>
              <w:rPr>
                <w:sz w:val="20"/>
                <w:szCs w:val="20"/>
              </w:rPr>
              <w:lastRenderedPageBreak/>
              <w:t>Fonte de 12 V</w:t>
            </w:r>
          </w:p>
        </w:tc>
        <w:tc>
          <w:tcPr>
            <w:tcW w:w="3200" w:type="dxa"/>
            <w:tcMar>
              <w:top w:w="70" w:type="dxa"/>
              <w:left w:w="90" w:type="dxa"/>
              <w:bottom w:w="70" w:type="dxa"/>
              <w:right w:w="90" w:type="dxa"/>
            </w:tcMar>
          </w:tcPr>
          <w:p w14:paraId="73CAA7B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0903A0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F96471" w14:paraId="320D2849" w14:textId="77777777">
        <w:tc>
          <w:tcPr>
            <w:tcW w:w="2100" w:type="dxa"/>
            <w:tcMar>
              <w:top w:w="70" w:type="dxa"/>
              <w:left w:w="90" w:type="dxa"/>
              <w:bottom w:w="70" w:type="dxa"/>
              <w:right w:w="90" w:type="dxa"/>
            </w:tcMar>
          </w:tcPr>
          <w:p w14:paraId="0B34AF92"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7F401C1F"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5983D848"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3DCF4219" w14:textId="77777777" w:rsidR="006B1E66" w:rsidRPr="000F5B8B" w:rsidRDefault="00CC3326">
      <w:pPr>
        <w:spacing w:before="130" w:after="260"/>
        <w:rPr>
          <w:lang w:val="pt-BR"/>
        </w:rPr>
      </w:pPr>
      <w:r>
        <w:rPr>
          <w:sz w:val="20"/>
          <w:szCs w:val="20"/>
          <w:lang w:val="pt-BR"/>
        </w:rPr>
        <w:t>Fonte: Elaborado pelos autores (2026).</w:t>
      </w:r>
    </w:p>
    <w:p w14:paraId="5327A128" w14:textId="3B4EC70B" w:rsidR="00044D5A" w:rsidRPr="008C0B6A" w:rsidRDefault="00285AB3">
      <w:pPr>
        <w:keepNext/>
        <w:spacing w:before="130" w:after="60"/>
        <w:jc w:val="center"/>
        <w:rPr>
          <w:lang w:val="pt-BR"/>
        </w:rPr>
      </w:pPr>
      <w:bookmarkStart w:id="33" w:name="_Toc24256722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325E60D6"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69B5BB65" w14:textId="77777777" w:rsidR="00044D5A" w:rsidRPr="008C0B6A" w:rsidRDefault="00285AB3">
      <w:pPr>
        <w:spacing w:after="280"/>
        <w:jc w:val="center"/>
        <w:rPr>
          <w:lang w:val="pt-BR"/>
        </w:rPr>
      </w:pPr>
      <w:r>
        <w:rPr>
          <w:sz w:val="20"/>
          <w:szCs w:val="20"/>
          <w:lang w:val="pt-BR"/>
        </w:rPr>
        <w:t>Fonte: Acervo dos autores (2026).</w:t>
      </w:r>
    </w:p>
    <w:p w14:paraId="7BE300BB"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4EA00D7A"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6D31F1C9" w14:textId="77777777" w:rsidR="00E01C3A" w:rsidRDefault="00CC3326">
      <w:pPr>
        <w:pStyle w:val="Heading3"/>
        <w:spacing w:before="320" w:after="200" w:line="360" w:lineRule="auto"/>
        <w:rPr>
          <w:lang w:val="pt-BR"/>
        </w:rPr>
      </w:pPr>
      <w:bookmarkStart w:id="34" w:name="_Toc242567273"/>
      <w:r>
        <w:rPr>
          <w:lang w:val="pt-BR"/>
        </w:rPr>
        <w:t>3.4.1 Critérios de seleção e alternativas preteridas</w:t>
      </w:r>
      <w:bookmarkEnd w:id="34"/>
    </w:p>
    <w:p w14:paraId="30159E83"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486ED00C" w14:textId="1EC8C2F6" w:rsidR="006B1E66" w:rsidRPr="000F5B8B" w:rsidRDefault="00CC3326">
      <w:pPr>
        <w:keepNext/>
        <w:spacing w:before="260" w:after="130"/>
        <w:rPr>
          <w:lang w:val="pt-BR"/>
        </w:rPr>
      </w:pPr>
      <w:bookmarkStart w:id="35" w:name="_Toc24256721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3A6CD8B" w14:textId="77777777">
        <w:trPr>
          <w:tblHeader/>
        </w:trPr>
        <w:tc>
          <w:tcPr>
            <w:tcW w:w="1450" w:type="dxa"/>
            <w:shd w:val="clear" w:color="auto" w:fill="EDEDED"/>
            <w:tcMar>
              <w:top w:w="60" w:type="dxa"/>
              <w:left w:w="80" w:type="dxa"/>
              <w:bottom w:w="60" w:type="dxa"/>
              <w:right w:w="80" w:type="dxa"/>
            </w:tcMar>
          </w:tcPr>
          <w:p w14:paraId="5E3028A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893CB9B"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58F6E3B5"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128A6DE6"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F96471" w14:paraId="46E08187" w14:textId="77777777">
        <w:tc>
          <w:tcPr>
            <w:tcW w:w="1450" w:type="dxa"/>
            <w:tcMar>
              <w:top w:w="60" w:type="dxa"/>
              <w:left w:w="80" w:type="dxa"/>
              <w:bottom w:w="60" w:type="dxa"/>
              <w:right w:w="80" w:type="dxa"/>
            </w:tcMar>
          </w:tcPr>
          <w:p w14:paraId="1128482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164E745" w14:textId="77777777" w:rsidR="006B1E66" w:rsidRDefault="00CC3326">
            <w:r>
              <w:rPr>
                <w:sz w:val="20"/>
                <w:szCs w:val="20"/>
              </w:rPr>
              <w:t>ESP32</w:t>
            </w:r>
          </w:p>
        </w:tc>
        <w:tc>
          <w:tcPr>
            <w:tcW w:w="1950" w:type="dxa"/>
            <w:tcMar>
              <w:top w:w="60" w:type="dxa"/>
              <w:left w:w="80" w:type="dxa"/>
              <w:bottom w:w="60" w:type="dxa"/>
              <w:right w:w="80" w:type="dxa"/>
            </w:tcMar>
          </w:tcPr>
          <w:p w14:paraId="27091982"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3246918"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F96471" w14:paraId="175671E7" w14:textId="77777777">
        <w:tc>
          <w:tcPr>
            <w:tcW w:w="1450" w:type="dxa"/>
            <w:tcMar>
              <w:top w:w="60" w:type="dxa"/>
              <w:left w:w="80" w:type="dxa"/>
              <w:bottom w:w="60" w:type="dxa"/>
              <w:right w:w="80" w:type="dxa"/>
            </w:tcMar>
          </w:tcPr>
          <w:p w14:paraId="2DD600A5"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05E3834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430CDC9"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F533CF5"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F96471" w14:paraId="4F90D98E" w14:textId="77777777">
        <w:tc>
          <w:tcPr>
            <w:tcW w:w="1450" w:type="dxa"/>
            <w:tcMar>
              <w:top w:w="60" w:type="dxa"/>
              <w:left w:w="80" w:type="dxa"/>
              <w:bottom w:w="60" w:type="dxa"/>
              <w:right w:w="80" w:type="dxa"/>
            </w:tcMar>
          </w:tcPr>
          <w:p w14:paraId="6A5C57CC" w14:textId="77777777" w:rsidR="006B1E66" w:rsidRDefault="00CC3326">
            <w:r>
              <w:rPr>
                <w:sz w:val="20"/>
                <w:szCs w:val="20"/>
              </w:rPr>
              <w:t>Fonte de luz</w:t>
            </w:r>
          </w:p>
        </w:tc>
        <w:tc>
          <w:tcPr>
            <w:tcW w:w="1750" w:type="dxa"/>
            <w:tcMar>
              <w:top w:w="60" w:type="dxa"/>
              <w:left w:w="80" w:type="dxa"/>
              <w:bottom w:w="60" w:type="dxa"/>
              <w:right w:w="80" w:type="dxa"/>
            </w:tcMar>
          </w:tcPr>
          <w:p w14:paraId="73A125BE"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831D4C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ABD69CD"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F96471" w14:paraId="7754529B" w14:textId="77777777">
        <w:tc>
          <w:tcPr>
            <w:tcW w:w="1450" w:type="dxa"/>
            <w:tcMar>
              <w:top w:w="60" w:type="dxa"/>
              <w:left w:w="80" w:type="dxa"/>
              <w:bottom w:w="60" w:type="dxa"/>
              <w:right w:w="80" w:type="dxa"/>
            </w:tcMar>
          </w:tcPr>
          <w:p w14:paraId="02F6EEA3"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62D92B8"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D627CD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65BB5A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F96471" w14:paraId="6AA157E9" w14:textId="77777777">
        <w:tc>
          <w:tcPr>
            <w:tcW w:w="1450" w:type="dxa"/>
            <w:tcMar>
              <w:top w:w="60" w:type="dxa"/>
              <w:left w:w="80" w:type="dxa"/>
              <w:bottom w:w="60" w:type="dxa"/>
              <w:right w:w="80" w:type="dxa"/>
            </w:tcMar>
          </w:tcPr>
          <w:p w14:paraId="78F1F213"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4E0C7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E44ED9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55AE21D"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AB67CA1" w14:textId="77777777" w:rsidR="006B1E66" w:rsidRPr="000F5B8B" w:rsidRDefault="00CC3326">
      <w:pPr>
        <w:spacing w:before="130" w:after="260"/>
        <w:rPr>
          <w:lang w:val="pt-BR"/>
        </w:rPr>
      </w:pPr>
      <w:r>
        <w:rPr>
          <w:sz w:val="20"/>
          <w:szCs w:val="20"/>
          <w:lang w:val="pt-BR"/>
        </w:rPr>
        <w:t>Fonte: Elaborado pelos autores (2026).</w:t>
      </w:r>
    </w:p>
    <w:p w14:paraId="55D8176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lastRenderedPageBreak/>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E06F8B3"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4C7FD7E6" w14:textId="77777777" w:rsidR="00E01C3A" w:rsidRDefault="00CC3326">
      <w:pPr>
        <w:pStyle w:val="Heading3"/>
        <w:spacing w:before="320" w:after="200" w:line="360" w:lineRule="auto"/>
        <w:rPr>
          <w:lang w:val="pt-BR"/>
        </w:rPr>
      </w:pPr>
      <w:bookmarkStart w:id="36" w:name="_Toc242567274"/>
      <w:r>
        <w:rPr>
          <w:lang w:val="pt-BR"/>
        </w:rPr>
        <w:t>3.4.2 Dimensionamento fotométrico da bancada</w:t>
      </w:r>
      <w:bookmarkEnd w:id="36"/>
    </w:p>
    <w:p w14:paraId="5F8A6978"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BFD1568"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lastRenderedPageBreak/>
        <w:t>pelo fabricante e h a distância ao plano de medição. Fixada a distância, o comprimento do segmento é a variável de projeto.</w:t>
      </w:r>
    </w:p>
    <w:p w14:paraId="172B1771"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B2F09A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0692A0C5"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22E4928" w14:textId="77777777" w:rsidR="006B1E66" w:rsidRPr="000F5B8B" w:rsidRDefault="00CC3326">
      <w:pPr>
        <w:spacing w:after="240" w:line="360" w:lineRule="auto"/>
        <w:ind w:firstLine="709"/>
        <w:jc w:val="both"/>
        <w:rPr>
          <w:lang w:val="pt-BR"/>
        </w:rPr>
      </w:pPr>
      <w:r>
        <w:rPr>
          <w:lang w:val="pt-BR"/>
        </w:rPr>
        <w:lastRenderedPageBreak/>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04B96817" w14:textId="1EB82EBA" w:rsidR="006B1E66" w:rsidRPr="000F5B8B" w:rsidRDefault="00CC3326">
      <w:pPr>
        <w:keepNext/>
        <w:spacing w:before="260" w:after="130"/>
        <w:rPr>
          <w:lang w:val="pt-BR"/>
        </w:rPr>
      </w:pPr>
      <w:bookmarkStart w:id="37" w:name="_Toc24256721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43A89B9" w14:textId="77777777">
        <w:trPr>
          <w:tblHeader/>
        </w:trPr>
        <w:tc>
          <w:tcPr>
            <w:tcW w:w="1700" w:type="dxa"/>
            <w:shd w:val="clear" w:color="auto" w:fill="EDEDED"/>
            <w:tcMar>
              <w:top w:w="70" w:type="dxa"/>
              <w:left w:w="90" w:type="dxa"/>
              <w:bottom w:w="70" w:type="dxa"/>
              <w:right w:w="90" w:type="dxa"/>
            </w:tcMar>
          </w:tcPr>
          <w:p w14:paraId="57DAE4B0"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038425D5"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FAC137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7731007" w14:textId="77777777" w:rsidR="006B1E66" w:rsidRDefault="00CC3326">
            <w:proofErr w:type="spellStart"/>
            <w:r>
              <w:rPr>
                <w:b/>
                <w:bCs/>
                <w:sz w:val="20"/>
                <w:szCs w:val="20"/>
              </w:rPr>
              <w:t>Observação</w:t>
            </w:r>
            <w:proofErr w:type="spellEnd"/>
          </w:p>
        </w:tc>
      </w:tr>
      <w:tr w:rsidR="006B1E66" w:rsidRPr="00F96471" w14:paraId="102F017F" w14:textId="77777777">
        <w:tc>
          <w:tcPr>
            <w:tcW w:w="1700" w:type="dxa"/>
            <w:tcMar>
              <w:top w:w="70" w:type="dxa"/>
              <w:left w:w="90" w:type="dxa"/>
              <w:bottom w:w="70" w:type="dxa"/>
              <w:right w:w="90" w:type="dxa"/>
            </w:tcMar>
          </w:tcPr>
          <w:p w14:paraId="34C26C5A"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21C392F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6EAA2AA"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26F3AC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F96471" w14:paraId="487BE75F" w14:textId="77777777">
        <w:tc>
          <w:tcPr>
            <w:tcW w:w="1700" w:type="dxa"/>
            <w:tcMar>
              <w:top w:w="70" w:type="dxa"/>
              <w:left w:w="90" w:type="dxa"/>
              <w:bottom w:w="70" w:type="dxa"/>
              <w:right w:w="90" w:type="dxa"/>
            </w:tcMar>
          </w:tcPr>
          <w:p w14:paraId="76591BC2"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38ACB46"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EA5288E"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111872E" w14:textId="77777777" w:rsidR="006B1E66" w:rsidRPr="000F5B8B" w:rsidRDefault="00CC3326">
            <w:pPr>
              <w:rPr>
                <w:lang w:val="pt-BR"/>
              </w:rPr>
            </w:pPr>
            <w:r>
              <w:rPr>
                <w:sz w:val="20"/>
                <w:szCs w:val="20"/>
                <w:lang w:val="pt-BR"/>
              </w:rPr>
              <w:t>Referência para o cálculo da taxa de variação</w:t>
            </w:r>
          </w:p>
        </w:tc>
      </w:tr>
      <w:tr w:rsidR="006B1E66" w:rsidRPr="00F96471" w14:paraId="406BF4AC" w14:textId="77777777">
        <w:tc>
          <w:tcPr>
            <w:tcW w:w="1700" w:type="dxa"/>
            <w:tcMar>
              <w:top w:w="70" w:type="dxa"/>
              <w:left w:w="90" w:type="dxa"/>
              <w:bottom w:w="70" w:type="dxa"/>
              <w:right w:w="90" w:type="dxa"/>
            </w:tcMar>
          </w:tcPr>
          <w:p w14:paraId="5468047F"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358165F0"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0306DF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1CF6BAE0" w14:textId="77777777" w:rsidR="006B1E66" w:rsidRPr="000F5B8B" w:rsidRDefault="00CC3326">
            <w:pPr>
              <w:rPr>
                <w:lang w:val="pt-BR"/>
              </w:rPr>
            </w:pPr>
            <w:r>
              <w:rPr>
                <w:sz w:val="20"/>
                <w:szCs w:val="20"/>
                <w:lang w:val="pt-BR"/>
              </w:rPr>
              <w:t>Limite inferior verificado antes de cada atuação</w:t>
            </w:r>
          </w:p>
        </w:tc>
      </w:tr>
      <w:tr w:rsidR="006B1E66" w:rsidRPr="00F96471" w14:paraId="2421F997" w14:textId="77777777">
        <w:tc>
          <w:tcPr>
            <w:tcW w:w="1700" w:type="dxa"/>
            <w:tcMar>
              <w:top w:w="70" w:type="dxa"/>
              <w:left w:w="90" w:type="dxa"/>
              <w:bottom w:w="70" w:type="dxa"/>
              <w:right w:w="90" w:type="dxa"/>
            </w:tcMar>
          </w:tcPr>
          <w:p w14:paraId="08964766"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083DD08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6756E8F"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21F418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F96471" w14:paraId="7F169890" w14:textId="77777777">
        <w:tc>
          <w:tcPr>
            <w:tcW w:w="1700" w:type="dxa"/>
            <w:tcMar>
              <w:top w:w="70" w:type="dxa"/>
              <w:left w:w="90" w:type="dxa"/>
              <w:bottom w:w="70" w:type="dxa"/>
              <w:right w:w="90" w:type="dxa"/>
            </w:tcMar>
          </w:tcPr>
          <w:p w14:paraId="4670E10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374EAAE"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75C170F"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2ED9269"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0E7C506" w14:textId="77777777" w:rsidR="006B1E66" w:rsidRPr="000F5B8B" w:rsidRDefault="00CC3326">
      <w:pPr>
        <w:spacing w:before="130" w:after="260"/>
        <w:rPr>
          <w:lang w:val="pt-BR"/>
        </w:rPr>
      </w:pPr>
      <w:r>
        <w:rPr>
          <w:sz w:val="20"/>
          <w:szCs w:val="20"/>
          <w:lang w:val="pt-BR"/>
        </w:rPr>
        <w:t>Fonte: Elaborado pelos autores (2026).</w:t>
      </w:r>
    </w:p>
    <w:p w14:paraId="767E42A1"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64CF1751" w14:textId="77777777" w:rsidR="00E01C3A" w:rsidRDefault="00CC3326">
      <w:pPr>
        <w:pStyle w:val="Heading3"/>
        <w:spacing w:before="320" w:after="200" w:line="360" w:lineRule="auto"/>
        <w:rPr>
          <w:lang w:val="pt-BR"/>
        </w:rPr>
      </w:pPr>
      <w:bookmarkStart w:id="38" w:name="_Toc242567275"/>
      <w:r>
        <w:rPr>
          <w:lang w:val="pt-BR"/>
        </w:rPr>
        <w:t>3.4.3 Controle das condições de medição</w:t>
      </w:r>
      <w:bookmarkEnd w:id="38"/>
    </w:p>
    <w:p w14:paraId="77BE6FF0" w14:textId="77777777" w:rsidR="006B1E66" w:rsidRPr="000F5B8B" w:rsidRDefault="00CC3326">
      <w:pPr>
        <w:spacing w:after="120" w:line="360" w:lineRule="auto"/>
        <w:ind w:firstLine="709"/>
        <w:jc w:val="both"/>
        <w:rPr>
          <w:lang w:val="pt-BR"/>
        </w:rPr>
      </w:pPr>
      <w:r>
        <w:rPr>
          <w:lang w:val="pt-BR"/>
        </w:rPr>
        <w:lastRenderedPageBreak/>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FD95182" w14:textId="13A53594" w:rsidR="00044D5A" w:rsidRPr="008C0B6A" w:rsidRDefault="00285AB3">
      <w:pPr>
        <w:keepNext/>
        <w:spacing w:before="130" w:after="60"/>
        <w:jc w:val="center"/>
        <w:rPr>
          <w:lang w:val="pt-BR"/>
        </w:rPr>
      </w:pPr>
      <w:bookmarkStart w:id="39" w:name="_Toc242567230"/>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2F18C3DD"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41ED4BE" w14:textId="77777777" w:rsidR="00044D5A" w:rsidRPr="008C0B6A" w:rsidRDefault="00285AB3">
      <w:pPr>
        <w:spacing w:after="280"/>
        <w:jc w:val="center"/>
        <w:rPr>
          <w:lang w:val="pt-BR"/>
        </w:rPr>
      </w:pPr>
      <w:r>
        <w:rPr>
          <w:sz w:val="20"/>
          <w:szCs w:val="20"/>
          <w:lang w:val="pt-BR"/>
        </w:rPr>
        <w:t>Fonte: Acervo dos autores (2026).</w:t>
      </w:r>
    </w:p>
    <w:p w14:paraId="0DD466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870D2CD" w14:textId="77777777" w:rsidR="00847C0D" w:rsidRPr="00430DB3" w:rsidRDefault="00CC3326">
      <w:pPr>
        <w:spacing w:after="120" w:line="360" w:lineRule="auto"/>
        <w:ind w:firstLine="709"/>
        <w:jc w:val="both"/>
        <w:rPr>
          <w:lang w:val="pt-BR"/>
        </w:rPr>
      </w:pPr>
      <w:r>
        <w:rPr>
          <w:lang w:val="pt-BR"/>
        </w:rPr>
        <w:t xml:space="preserve">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w:t>
      </w:r>
      <w:r>
        <w:rPr>
          <w:lang w:val="pt-BR"/>
        </w:rPr>
        <w:lastRenderedPageBreak/>
        <w:t>as duas primeiras leituras do sensor são descartadas, por provirem de integração iniciada antes da troca.</w:t>
      </w:r>
    </w:p>
    <w:p w14:paraId="0B53C670" w14:textId="77777777" w:rsidR="00E01C3A" w:rsidRDefault="00CC3326">
      <w:pPr>
        <w:pStyle w:val="Heading3"/>
        <w:spacing w:before="320" w:after="200" w:line="360" w:lineRule="auto"/>
        <w:rPr>
          <w:lang w:val="pt-BR"/>
        </w:rPr>
      </w:pPr>
      <w:bookmarkStart w:id="40" w:name="_Toc242567276"/>
      <w:r>
        <w:rPr>
          <w:lang w:val="pt-BR"/>
        </w:rPr>
        <w:t>3.4.4 Verificação da medição e incerteza declarada</w:t>
      </w:r>
      <w:bookmarkEnd w:id="40"/>
    </w:p>
    <w:p w14:paraId="27F06080"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4BB2CF9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5D38DF5"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3FF9B44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9855A62"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w:t>
      </w:r>
      <w:r>
        <w:rPr>
          <w:lang w:val="pt-BR"/>
        </w:rPr>
        <w:lastRenderedPageBreak/>
        <w:t>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BE95EF5"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02ECB26D"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D85B5C5"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w:t>
      </w:r>
      <w:r>
        <w:rPr>
          <w:lang w:val="pt-BR"/>
        </w:rPr>
        <w:lastRenderedPageBreak/>
        <w:t>recomendações de 6.1. A distinção entre o que o arranjo estabelece e o que ele não estabelece é, ela própria, parte do que se pretende demonstrar.</w:t>
      </w:r>
    </w:p>
    <w:p w14:paraId="1D9B2C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651728DB" w14:textId="77777777" w:rsidR="00E01C3A" w:rsidRDefault="00CC3326">
      <w:pPr>
        <w:pStyle w:val="Heading3"/>
        <w:spacing w:before="320" w:after="200" w:line="360" w:lineRule="auto"/>
        <w:rPr>
          <w:lang w:val="pt-BR"/>
        </w:rPr>
      </w:pPr>
      <w:bookmarkStart w:id="41" w:name="_Toc242567277"/>
      <w:r>
        <w:rPr>
          <w:lang w:val="pt-BR"/>
        </w:rPr>
        <w:t>3.4.5 Funções de diagnóstico do ponto de luz</w:t>
      </w:r>
      <w:bookmarkEnd w:id="41"/>
    </w:p>
    <w:p w14:paraId="4487529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6776BEE"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E744879"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w:t>
      </w:r>
      <w:r>
        <w:rPr>
          <w:lang w:val="pt-BR"/>
        </w:rPr>
        <w:lastRenderedPageBreak/>
        <w:t>função exequível com a cadeia de medição disponível, apesar de a exatidão absoluta do sensor não ser verificada.</w:t>
      </w:r>
    </w:p>
    <w:p w14:paraId="4E0D40F1"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D814879"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3C62B84"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802D9D" w14:textId="77777777" w:rsidR="00E01C3A" w:rsidRDefault="00CC3326">
      <w:pPr>
        <w:spacing w:after="120" w:line="360" w:lineRule="auto"/>
        <w:ind w:firstLine="709"/>
        <w:jc w:val="both"/>
        <w:rPr>
          <w:lang w:val="pt-BR"/>
        </w:rPr>
      </w:pPr>
      <w:r>
        <w:rPr>
          <w:lang w:val="pt-BR"/>
        </w:rPr>
        <w:lastRenderedPageBreak/>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4629E87" w14:textId="77777777" w:rsidR="00E01C3A" w:rsidRDefault="00CC3326">
      <w:pPr>
        <w:pStyle w:val="Heading2"/>
        <w:spacing w:before="360" w:after="240" w:line="360" w:lineRule="auto"/>
        <w:rPr>
          <w:lang w:val="pt-BR"/>
        </w:rPr>
      </w:pPr>
      <w:bookmarkStart w:id="42" w:name="_Toc242567278"/>
      <w:r>
        <w:rPr>
          <w:lang w:val="pt-BR"/>
        </w:rPr>
        <w:t>3.5 Dados urbanos e construção dos cenários</w:t>
      </w:r>
      <w:bookmarkEnd w:id="42"/>
    </w:p>
    <w:p w14:paraId="46686740" w14:textId="77777777" w:rsidR="00540256" w:rsidRPr="00430DB3" w:rsidRDefault="002E4A9C">
      <w:pPr>
        <w:pStyle w:val="Heading3"/>
        <w:spacing w:before="320" w:after="200" w:line="360" w:lineRule="auto"/>
        <w:rPr>
          <w:lang w:val="pt-BR"/>
        </w:rPr>
      </w:pPr>
      <w:bookmarkStart w:id="43" w:name="_Toc242567279"/>
      <w:r>
        <w:rPr>
          <w:lang w:val="pt-BR"/>
        </w:rPr>
        <w:t>3.5.1 Conjuntos de dados e suíte de cenários</w:t>
      </w:r>
      <w:bookmarkEnd w:id="43"/>
    </w:p>
    <w:p w14:paraId="2E4DE3A8"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7D2382F6"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6641CE3"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59B524AD"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154CF67D" w14:textId="77777777" w:rsidR="00847C0D" w:rsidRPr="00430DB3" w:rsidRDefault="00CC3326">
      <w:pPr>
        <w:spacing w:after="120" w:line="360" w:lineRule="auto"/>
        <w:ind w:firstLine="709"/>
        <w:jc w:val="both"/>
        <w:rPr>
          <w:lang w:val="pt-BR"/>
        </w:rPr>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w:t>
      </w:r>
      <w:r>
        <w:rPr>
          <w:lang w:val="pt-BR"/>
        </w:rPr>
        <w:lastRenderedPageBreak/>
        <w:t>alternância, os cenários publicam o volume a cada 5 min, conforme a especificação de 3.5.2. O envelope esperado de cada cenário foi fixado antes de sua execução.</w:t>
      </w:r>
    </w:p>
    <w:p w14:paraId="4498D3A1" w14:textId="77777777" w:rsidR="00540256" w:rsidRPr="00430DB3" w:rsidRDefault="002E4A9C">
      <w:pPr>
        <w:pStyle w:val="Heading3"/>
        <w:spacing w:before="320" w:after="200" w:line="360" w:lineRule="auto"/>
        <w:rPr>
          <w:lang w:val="pt-BR"/>
        </w:rPr>
      </w:pPr>
      <w:bookmarkStart w:id="44" w:name="_Toc242567280"/>
      <w:r>
        <w:rPr>
          <w:lang w:val="pt-BR"/>
        </w:rPr>
        <w:t>3.5.2 Publicação por trecho e identificação espacial</w:t>
      </w:r>
      <w:bookmarkEnd w:id="44"/>
    </w:p>
    <w:p w14:paraId="35FBA68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122F3C44"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927C649"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5EEA03B" w14:textId="77777777" w:rsidR="002C2A03" w:rsidRPr="00430DB3" w:rsidRDefault="008C03E9">
      <w:pPr>
        <w:spacing w:after="120" w:line="360" w:lineRule="auto"/>
        <w:ind w:firstLine="709"/>
        <w:jc w:val="both"/>
        <w:rPr>
          <w:lang w:val="pt-BR"/>
        </w:rPr>
      </w:pPr>
      <w:r>
        <w:rPr>
          <w:lang w:val="pt-BR"/>
        </w:rPr>
        <w:lastRenderedPageBreak/>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6E85DCB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20720851"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1B5D42E" w14:textId="77777777" w:rsidR="00540256" w:rsidRPr="00430DB3" w:rsidRDefault="002E4A9C">
      <w:pPr>
        <w:spacing w:after="120" w:line="360" w:lineRule="auto"/>
        <w:ind w:firstLine="709"/>
        <w:jc w:val="both"/>
        <w:rPr>
          <w:lang w:val="pt-BR"/>
        </w:rPr>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799D0DC"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2EE7431" w14:textId="77777777" w:rsidR="00372878" w:rsidRPr="00430DB3" w:rsidRDefault="00285AB3">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w:t>
      </w:r>
      <w:r>
        <w:rPr>
          <w:lang w:val="pt-BR"/>
        </w:rPr>
        <w:lastRenderedPageBreak/>
        <w:t>de grandeza passa de cerca de 120 mil comandos por segundo, se cada ponto recebesse comando a cada 5 s, para cerca de mil, cálculo e não medição.</w:t>
      </w:r>
    </w:p>
    <w:p w14:paraId="40EC67B3" w14:textId="77777777" w:rsidR="00E01C3A" w:rsidRDefault="00CC3326">
      <w:pPr>
        <w:pStyle w:val="Heading2"/>
        <w:spacing w:before="360" w:after="240" w:line="360" w:lineRule="auto"/>
        <w:rPr>
          <w:lang w:val="pt-BR"/>
        </w:rPr>
      </w:pPr>
      <w:bookmarkStart w:id="45" w:name="_Toc242567281"/>
      <w:r>
        <w:rPr>
          <w:lang w:val="pt-BR"/>
        </w:rPr>
        <w:t>3.6 Camada de previsão</w:t>
      </w:r>
      <w:bookmarkEnd w:id="45"/>
    </w:p>
    <w:p w14:paraId="4853071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4438E4A"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1EB688A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5BA5F584" w14:textId="77777777" w:rsidR="00E01C3A" w:rsidRDefault="00CC3326">
      <w:pPr>
        <w:spacing w:after="120" w:line="360" w:lineRule="auto"/>
        <w:ind w:firstLine="709"/>
        <w:jc w:val="both"/>
        <w:rPr>
          <w:lang w:val="pt-BR"/>
        </w:rPr>
      </w:pPr>
      <w:r>
        <w:rPr>
          <w:lang w:val="pt-BR"/>
        </w:rPr>
        <w:lastRenderedPageBreak/>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8C8AA4A"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5398A7D" w14:textId="77777777" w:rsidR="00540256" w:rsidRPr="00430DB3" w:rsidRDefault="002E4A9C">
      <w:pPr>
        <w:spacing w:after="120" w:line="360" w:lineRule="auto"/>
        <w:ind w:firstLine="709"/>
        <w:jc w:val="both"/>
        <w:rPr>
          <w:lang w:val="pt-BR"/>
        </w:rPr>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w:t>
      </w:r>
      <w:r>
        <w:rPr>
          <w:lang w:val="pt-BR"/>
        </w:rPr>
        <w:lastRenderedPageBreak/>
        <w:t>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B829A53" w14:textId="77777777" w:rsidR="00372878" w:rsidRPr="00430DB3" w:rsidRDefault="00285AB3">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C6755D8"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3550453"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w:t>
      </w:r>
      <w:r>
        <w:rPr>
          <w:lang w:val="pt-BR"/>
        </w:rPr>
        <w:lastRenderedPageBreak/>
        <w:t>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4F93E195" w14:textId="77777777" w:rsidR="00E01C3A" w:rsidRDefault="00CC3326">
      <w:pPr>
        <w:pStyle w:val="Heading2"/>
        <w:spacing w:before="360" w:after="240" w:line="360" w:lineRule="auto"/>
        <w:rPr>
          <w:lang w:val="pt-BR"/>
        </w:rPr>
      </w:pPr>
      <w:bookmarkStart w:id="46" w:name="_Toc242567282"/>
      <w:r>
        <w:rPr>
          <w:lang w:val="pt-BR"/>
        </w:rPr>
        <w:t>3.7 Mecanismo de decisão</w:t>
      </w:r>
      <w:bookmarkEnd w:id="46"/>
    </w:p>
    <w:p w14:paraId="7741ED8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741B95F" w14:textId="272DCC4A" w:rsidR="006B1E66" w:rsidRPr="000F5B8B" w:rsidRDefault="00CC3326">
      <w:pPr>
        <w:keepNext/>
        <w:spacing w:before="260" w:after="130"/>
        <w:rPr>
          <w:lang w:val="pt-BR"/>
        </w:rPr>
      </w:pPr>
      <w:bookmarkStart w:id="47" w:name="_Toc24256721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1B3F28" w14:textId="77777777">
        <w:trPr>
          <w:tblHeader/>
        </w:trPr>
        <w:tc>
          <w:tcPr>
            <w:tcW w:w="2100" w:type="dxa"/>
            <w:shd w:val="clear" w:color="auto" w:fill="EDEDED"/>
            <w:tcMar>
              <w:top w:w="70" w:type="dxa"/>
              <w:left w:w="90" w:type="dxa"/>
              <w:bottom w:w="70" w:type="dxa"/>
              <w:right w:w="90" w:type="dxa"/>
            </w:tcMar>
          </w:tcPr>
          <w:p w14:paraId="6F7131DF"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64933956"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7F0B85D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F96471" w14:paraId="6056080A" w14:textId="77777777">
        <w:tc>
          <w:tcPr>
            <w:tcW w:w="2100" w:type="dxa"/>
            <w:tcMar>
              <w:top w:w="70" w:type="dxa"/>
              <w:left w:w="90" w:type="dxa"/>
              <w:bottom w:w="70" w:type="dxa"/>
              <w:right w:w="90" w:type="dxa"/>
            </w:tcMar>
          </w:tcPr>
          <w:p w14:paraId="4852D3A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8E535C"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B20B1E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F96471" w14:paraId="3543C8A4" w14:textId="77777777">
        <w:tc>
          <w:tcPr>
            <w:tcW w:w="2100" w:type="dxa"/>
            <w:tcMar>
              <w:top w:w="70" w:type="dxa"/>
              <w:left w:w="90" w:type="dxa"/>
              <w:bottom w:w="70" w:type="dxa"/>
              <w:right w:w="90" w:type="dxa"/>
            </w:tcMar>
          </w:tcPr>
          <w:p w14:paraId="5F7F641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352F94E2"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D6F635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F96471" w14:paraId="0EF79637" w14:textId="77777777">
        <w:tc>
          <w:tcPr>
            <w:tcW w:w="2100" w:type="dxa"/>
            <w:tcMar>
              <w:top w:w="70" w:type="dxa"/>
              <w:left w:w="90" w:type="dxa"/>
              <w:bottom w:w="70" w:type="dxa"/>
              <w:right w:w="90" w:type="dxa"/>
            </w:tcMar>
          </w:tcPr>
          <w:p w14:paraId="04751E1D" w14:textId="77777777" w:rsidR="006B1E66" w:rsidRDefault="00CC3326">
            <w:proofErr w:type="spellStart"/>
            <w:r>
              <w:rPr>
                <w:sz w:val="20"/>
                <w:szCs w:val="20"/>
              </w:rPr>
              <w:lastRenderedPageBreak/>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C10EC8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04F5834"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F96471" w14:paraId="34C14F44" w14:textId="77777777">
        <w:tc>
          <w:tcPr>
            <w:tcW w:w="2100" w:type="dxa"/>
            <w:tcMar>
              <w:top w:w="70" w:type="dxa"/>
              <w:left w:w="90" w:type="dxa"/>
              <w:bottom w:w="70" w:type="dxa"/>
              <w:right w:w="90" w:type="dxa"/>
            </w:tcMar>
          </w:tcPr>
          <w:p w14:paraId="4B4A6EDB"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18BAE3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66A7219C"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F96471" w14:paraId="1711D497" w14:textId="77777777">
        <w:tc>
          <w:tcPr>
            <w:tcW w:w="2100" w:type="dxa"/>
            <w:tcMar>
              <w:top w:w="70" w:type="dxa"/>
              <w:left w:w="90" w:type="dxa"/>
              <w:bottom w:w="70" w:type="dxa"/>
              <w:right w:w="90" w:type="dxa"/>
            </w:tcMar>
          </w:tcPr>
          <w:p w14:paraId="770AB0BA"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02AC548"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3DF42C8"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21567D8" w14:textId="77777777" w:rsidR="006B1E66" w:rsidRPr="000F5B8B" w:rsidRDefault="00CC3326">
      <w:pPr>
        <w:spacing w:before="130" w:after="260"/>
        <w:rPr>
          <w:lang w:val="pt-BR"/>
        </w:rPr>
      </w:pPr>
      <w:r>
        <w:rPr>
          <w:sz w:val="20"/>
          <w:szCs w:val="20"/>
          <w:lang w:val="pt-BR"/>
        </w:rPr>
        <w:t>Fonte: Elaborado pelos autores (2026).</w:t>
      </w:r>
    </w:p>
    <w:p w14:paraId="2A3D8BC8"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w:t>
      </w:r>
      <w:r>
        <w:rPr>
          <w:lang w:val="pt-BR"/>
        </w:rPr>
        <w:lastRenderedPageBreak/>
        <w:t>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62847FB"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225E373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379C47A" w14:textId="77777777" w:rsidR="006B1E66" w:rsidRPr="000F5B8B" w:rsidRDefault="00CC3326">
      <w:pPr>
        <w:spacing w:after="120" w:line="360" w:lineRule="auto"/>
        <w:ind w:firstLine="709"/>
        <w:jc w:val="both"/>
        <w:rPr>
          <w:lang w:val="pt-BR"/>
        </w:rPr>
      </w:pPr>
      <w:r>
        <w:rPr>
          <w:lang w:val="pt-BR"/>
        </w:rPr>
        <w:lastRenderedPageBreak/>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41734154"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7D9E188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w:t>
      </w:r>
      <w:r>
        <w:rPr>
          <w:lang w:val="pt-BR"/>
        </w:rPr>
        <w:lastRenderedPageBreak/>
        <w:t>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351F7A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3A9DA1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76212475"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w:t>
      </w:r>
      <w:r>
        <w:rPr>
          <w:lang w:val="pt-BR"/>
        </w:rPr>
        <w:lastRenderedPageBreak/>
        <w:t>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708096DC"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0286797"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791AD475"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5558D15"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w:t>
      </w:r>
      <w:r>
        <w:rPr>
          <w:lang w:val="pt-BR"/>
        </w:rPr>
        <w:lastRenderedPageBreak/>
        <w:t>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0E122CC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6A4CB97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C72F427"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10D3651" w14:textId="77777777" w:rsidR="00E01C3A" w:rsidRDefault="00CC3326">
      <w:pPr>
        <w:pStyle w:val="Heading2"/>
        <w:spacing w:before="360" w:after="240" w:line="360" w:lineRule="auto"/>
        <w:rPr>
          <w:lang w:val="pt-BR"/>
        </w:rPr>
      </w:pPr>
      <w:bookmarkStart w:id="48" w:name="_Toc242567283"/>
      <w:r>
        <w:rPr>
          <w:lang w:val="pt-BR"/>
        </w:rPr>
        <w:t>3.8 Classe de iluminação adotada</w:t>
      </w:r>
      <w:bookmarkEnd w:id="48"/>
    </w:p>
    <w:p w14:paraId="72E9731A" w14:textId="77777777" w:rsidR="006B1E66" w:rsidRPr="000F5B8B" w:rsidRDefault="00CC3326">
      <w:pPr>
        <w:spacing w:after="120" w:line="360" w:lineRule="auto"/>
        <w:ind w:firstLine="709"/>
        <w:jc w:val="both"/>
        <w:rPr>
          <w:lang w:val="pt-BR"/>
        </w:rPr>
      </w:pPr>
      <w:r>
        <w:rPr>
          <w:lang w:val="pt-BR"/>
        </w:rPr>
        <w:lastRenderedPageBreak/>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0F196B3"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F2EFF68" w14:textId="7EE0AB9D" w:rsidR="006B1E66" w:rsidRPr="000F5B8B" w:rsidRDefault="00CC3326">
      <w:pPr>
        <w:keepNext/>
        <w:spacing w:before="260" w:after="130"/>
        <w:rPr>
          <w:lang w:val="pt-BR"/>
        </w:rPr>
      </w:pPr>
      <w:bookmarkStart w:id="49" w:name="_Toc24256721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F96471" w14:paraId="415205D1" w14:textId="77777777">
        <w:trPr>
          <w:tblHeader/>
        </w:trPr>
        <w:tc>
          <w:tcPr>
            <w:tcW w:w="1700" w:type="dxa"/>
            <w:shd w:val="clear" w:color="auto" w:fill="EDEDED"/>
            <w:tcMar>
              <w:top w:w="70" w:type="dxa"/>
              <w:left w:w="90" w:type="dxa"/>
              <w:bottom w:w="70" w:type="dxa"/>
              <w:right w:w="90" w:type="dxa"/>
            </w:tcMar>
          </w:tcPr>
          <w:p w14:paraId="59092354"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E9D3E0F"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162988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E82F732" w14:textId="77777777" w:rsidR="006B1E66" w:rsidRPr="000F5B8B" w:rsidRDefault="00CC3326">
            <w:pPr>
              <w:rPr>
                <w:lang w:val="pt-BR"/>
              </w:rPr>
            </w:pPr>
            <w:r>
              <w:rPr>
                <w:b/>
                <w:bCs/>
                <w:sz w:val="20"/>
                <w:szCs w:val="20"/>
                <w:lang w:val="pt-BR"/>
              </w:rPr>
              <w:t>Iluminância vertical mínima mantida (lux)</w:t>
            </w:r>
          </w:p>
        </w:tc>
      </w:tr>
      <w:tr w:rsidR="006B1E66" w14:paraId="7B3F7926" w14:textId="77777777">
        <w:tc>
          <w:tcPr>
            <w:tcW w:w="1700" w:type="dxa"/>
            <w:tcMar>
              <w:top w:w="70" w:type="dxa"/>
              <w:left w:w="90" w:type="dxa"/>
              <w:bottom w:w="70" w:type="dxa"/>
              <w:right w:w="90" w:type="dxa"/>
            </w:tcMar>
          </w:tcPr>
          <w:p w14:paraId="02B60144"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1B5B351E" w14:textId="77777777" w:rsidR="006B1E66" w:rsidRDefault="00CC3326">
            <w:r>
              <w:rPr>
                <w:sz w:val="20"/>
                <w:szCs w:val="20"/>
              </w:rPr>
              <w:t>10</w:t>
            </w:r>
          </w:p>
        </w:tc>
        <w:tc>
          <w:tcPr>
            <w:tcW w:w="2400" w:type="dxa"/>
            <w:tcMar>
              <w:top w:w="70" w:type="dxa"/>
              <w:left w:w="90" w:type="dxa"/>
              <w:bottom w:w="70" w:type="dxa"/>
              <w:right w:w="90" w:type="dxa"/>
            </w:tcMar>
          </w:tcPr>
          <w:p w14:paraId="15118836" w14:textId="77777777" w:rsidR="006B1E66" w:rsidRDefault="00CC3326">
            <w:r>
              <w:rPr>
                <w:sz w:val="20"/>
                <w:szCs w:val="20"/>
              </w:rPr>
              <w:t>2,0</w:t>
            </w:r>
          </w:p>
        </w:tc>
        <w:tc>
          <w:tcPr>
            <w:tcW w:w="2471" w:type="dxa"/>
            <w:tcMar>
              <w:top w:w="70" w:type="dxa"/>
              <w:left w:w="90" w:type="dxa"/>
              <w:bottom w:w="70" w:type="dxa"/>
              <w:right w:w="90" w:type="dxa"/>
            </w:tcMar>
          </w:tcPr>
          <w:p w14:paraId="5CA32E99" w14:textId="77777777" w:rsidR="006B1E66" w:rsidRDefault="00CC3326">
            <w:r>
              <w:rPr>
                <w:sz w:val="20"/>
                <w:szCs w:val="20"/>
              </w:rPr>
              <w:t>3,0</w:t>
            </w:r>
          </w:p>
        </w:tc>
      </w:tr>
      <w:tr w:rsidR="006B1E66" w14:paraId="272DCC87" w14:textId="77777777">
        <w:tc>
          <w:tcPr>
            <w:tcW w:w="1700" w:type="dxa"/>
            <w:tcMar>
              <w:top w:w="70" w:type="dxa"/>
              <w:left w:w="90" w:type="dxa"/>
              <w:bottom w:w="70" w:type="dxa"/>
              <w:right w:w="90" w:type="dxa"/>
            </w:tcMar>
          </w:tcPr>
          <w:p w14:paraId="4D179147"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1C2D2EFB" w14:textId="77777777" w:rsidR="006B1E66" w:rsidRDefault="00CC3326">
            <w:r>
              <w:rPr>
                <w:sz w:val="20"/>
                <w:szCs w:val="20"/>
              </w:rPr>
              <w:t>7,5</w:t>
            </w:r>
          </w:p>
        </w:tc>
        <w:tc>
          <w:tcPr>
            <w:tcW w:w="2400" w:type="dxa"/>
            <w:tcMar>
              <w:top w:w="70" w:type="dxa"/>
              <w:left w:w="90" w:type="dxa"/>
              <w:bottom w:w="70" w:type="dxa"/>
              <w:right w:w="90" w:type="dxa"/>
            </w:tcMar>
          </w:tcPr>
          <w:p w14:paraId="0C701307" w14:textId="77777777" w:rsidR="006B1E66" w:rsidRDefault="00CC3326">
            <w:r>
              <w:rPr>
                <w:sz w:val="20"/>
                <w:szCs w:val="20"/>
              </w:rPr>
              <w:t>1,5</w:t>
            </w:r>
          </w:p>
        </w:tc>
        <w:tc>
          <w:tcPr>
            <w:tcW w:w="2471" w:type="dxa"/>
            <w:tcMar>
              <w:top w:w="70" w:type="dxa"/>
              <w:left w:w="90" w:type="dxa"/>
              <w:bottom w:w="70" w:type="dxa"/>
              <w:right w:w="90" w:type="dxa"/>
            </w:tcMar>
          </w:tcPr>
          <w:p w14:paraId="42969DBA" w14:textId="77777777" w:rsidR="006B1E66" w:rsidRDefault="00CC3326">
            <w:r>
              <w:rPr>
                <w:sz w:val="20"/>
                <w:szCs w:val="20"/>
              </w:rPr>
              <w:t>2,5</w:t>
            </w:r>
          </w:p>
        </w:tc>
      </w:tr>
      <w:tr w:rsidR="006B1E66" w14:paraId="37C95495" w14:textId="77777777">
        <w:tc>
          <w:tcPr>
            <w:tcW w:w="1700" w:type="dxa"/>
            <w:tcMar>
              <w:top w:w="70" w:type="dxa"/>
              <w:left w:w="90" w:type="dxa"/>
              <w:bottom w:w="70" w:type="dxa"/>
              <w:right w:w="90" w:type="dxa"/>
            </w:tcMar>
          </w:tcPr>
          <w:p w14:paraId="230C165C"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1C28D8F" w14:textId="77777777" w:rsidR="006B1E66" w:rsidRDefault="00CC3326">
            <w:r>
              <w:rPr>
                <w:sz w:val="20"/>
                <w:szCs w:val="20"/>
              </w:rPr>
              <w:t>5,0</w:t>
            </w:r>
          </w:p>
        </w:tc>
        <w:tc>
          <w:tcPr>
            <w:tcW w:w="2400" w:type="dxa"/>
            <w:tcMar>
              <w:top w:w="70" w:type="dxa"/>
              <w:left w:w="90" w:type="dxa"/>
              <w:bottom w:w="70" w:type="dxa"/>
              <w:right w:w="90" w:type="dxa"/>
            </w:tcMar>
          </w:tcPr>
          <w:p w14:paraId="3FBD5B06" w14:textId="77777777" w:rsidR="006B1E66" w:rsidRDefault="00CC3326">
            <w:r>
              <w:rPr>
                <w:sz w:val="20"/>
                <w:szCs w:val="20"/>
              </w:rPr>
              <w:t>1,0</w:t>
            </w:r>
          </w:p>
        </w:tc>
        <w:tc>
          <w:tcPr>
            <w:tcW w:w="2471" w:type="dxa"/>
            <w:tcMar>
              <w:top w:w="70" w:type="dxa"/>
              <w:left w:w="90" w:type="dxa"/>
              <w:bottom w:w="70" w:type="dxa"/>
              <w:right w:w="90" w:type="dxa"/>
            </w:tcMar>
          </w:tcPr>
          <w:p w14:paraId="5E59D83C" w14:textId="77777777" w:rsidR="006B1E66" w:rsidRDefault="00CC3326">
            <w:r>
              <w:rPr>
                <w:sz w:val="20"/>
                <w:szCs w:val="20"/>
              </w:rPr>
              <w:t>1,5</w:t>
            </w:r>
          </w:p>
        </w:tc>
      </w:tr>
      <w:tr w:rsidR="006B1E66" w14:paraId="075DA2BC" w14:textId="77777777">
        <w:tc>
          <w:tcPr>
            <w:tcW w:w="1700" w:type="dxa"/>
            <w:tcMar>
              <w:top w:w="70" w:type="dxa"/>
              <w:left w:w="90" w:type="dxa"/>
              <w:bottom w:w="70" w:type="dxa"/>
              <w:right w:w="90" w:type="dxa"/>
            </w:tcMar>
          </w:tcPr>
          <w:p w14:paraId="41BEA95A"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4A73B7A3" w14:textId="77777777" w:rsidR="006B1E66" w:rsidRDefault="00CC3326">
            <w:r>
              <w:rPr>
                <w:sz w:val="20"/>
                <w:szCs w:val="20"/>
              </w:rPr>
              <w:t>3,0</w:t>
            </w:r>
          </w:p>
        </w:tc>
        <w:tc>
          <w:tcPr>
            <w:tcW w:w="2400" w:type="dxa"/>
            <w:tcMar>
              <w:top w:w="70" w:type="dxa"/>
              <w:left w:w="90" w:type="dxa"/>
              <w:bottom w:w="70" w:type="dxa"/>
              <w:right w:w="90" w:type="dxa"/>
            </w:tcMar>
          </w:tcPr>
          <w:p w14:paraId="5458CF2A" w14:textId="77777777" w:rsidR="006B1E66" w:rsidRDefault="00CC3326">
            <w:r>
              <w:rPr>
                <w:sz w:val="20"/>
                <w:szCs w:val="20"/>
              </w:rPr>
              <w:t>0,6</w:t>
            </w:r>
          </w:p>
        </w:tc>
        <w:tc>
          <w:tcPr>
            <w:tcW w:w="2471" w:type="dxa"/>
            <w:tcMar>
              <w:top w:w="70" w:type="dxa"/>
              <w:left w:w="90" w:type="dxa"/>
              <w:bottom w:w="70" w:type="dxa"/>
              <w:right w:w="90" w:type="dxa"/>
            </w:tcMar>
          </w:tcPr>
          <w:p w14:paraId="6E106E20" w14:textId="77777777" w:rsidR="006B1E66" w:rsidRDefault="00CC3326">
            <w:r>
              <w:rPr>
                <w:sz w:val="20"/>
                <w:szCs w:val="20"/>
              </w:rPr>
              <w:t>1,0</w:t>
            </w:r>
          </w:p>
        </w:tc>
      </w:tr>
    </w:tbl>
    <w:p w14:paraId="2E38C95C" w14:textId="77777777" w:rsidR="006B1E66" w:rsidRPr="000F5B8B" w:rsidRDefault="00CC3326">
      <w:pPr>
        <w:spacing w:before="130" w:after="260"/>
        <w:rPr>
          <w:lang w:val="pt-BR"/>
        </w:rPr>
      </w:pPr>
      <w:r>
        <w:rPr>
          <w:sz w:val="20"/>
          <w:szCs w:val="20"/>
          <w:lang w:val="pt-BR"/>
        </w:rPr>
        <w:t>Fonte: Adaptado da ABNT NBR 5101 (2024).</w:t>
      </w:r>
    </w:p>
    <w:p w14:paraId="539197B3" w14:textId="77777777" w:rsidR="00E01C3A" w:rsidRDefault="00CC3326">
      <w:pPr>
        <w:pStyle w:val="Heading2"/>
        <w:spacing w:before="360" w:after="240" w:line="360" w:lineRule="auto"/>
        <w:rPr>
          <w:lang w:val="pt-BR"/>
        </w:rPr>
      </w:pPr>
      <w:bookmarkStart w:id="50" w:name="_Toc242567284"/>
      <w:r>
        <w:rPr>
          <w:lang w:val="pt-BR"/>
        </w:rPr>
        <w:t>3.9 Procedimentos e avaliação</w:t>
      </w:r>
      <w:bookmarkEnd w:id="50"/>
    </w:p>
    <w:p w14:paraId="1375A09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229EB6A5"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a partir da série de 15 min adotada, treina-se o modelo </w:t>
      </w:r>
      <w:r>
        <w:rPr>
          <w:lang w:val="pt-BR"/>
        </w:rPr>
        <w:lastRenderedPageBreak/>
        <w:t>de reforço de gradiente sobre partição cronológica e afere-se seu erro contra as referências de persistência e de média sazonal. Produz o objetivo específico g).</w:t>
      </w:r>
    </w:p>
    <w:p w14:paraId="3DD1A019"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2DF7B5DA"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13082CB6"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w:t>
      </w:r>
      <w:r>
        <w:rPr>
          <w:lang w:val="pt-BR"/>
        </w:rPr>
        <w:lastRenderedPageBreak/>
        <w:t xml:space="preserve">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A804A7"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7C75FE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6B6BD3D"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5B86C053" w14:textId="77777777" w:rsidR="001A5FD5" w:rsidRPr="00430DB3" w:rsidRDefault="002D2B91">
      <w:pPr>
        <w:spacing w:after="120" w:line="360" w:lineRule="auto"/>
        <w:ind w:firstLine="709"/>
        <w:jc w:val="both"/>
        <w:rPr>
          <w:lang w:val="pt-BR"/>
        </w:rPr>
      </w:pPr>
      <w:r>
        <w:rPr>
          <w:lang w:val="pt-BR"/>
        </w:rPr>
        <w:lastRenderedPageBreak/>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5B8D1109"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DD35ACA" w14:textId="77777777" w:rsidR="006B1E66" w:rsidRPr="000F5B8B" w:rsidRDefault="00CC3326">
      <w:pPr>
        <w:spacing w:after="120" w:line="360" w:lineRule="auto"/>
        <w:ind w:firstLine="709"/>
        <w:jc w:val="both"/>
        <w:rPr>
          <w:lang w:val="pt-BR"/>
        </w:rPr>
      </w:pPr>
      <w:r>
        <w:rPr>
          <w:lang w:val="pt-BR"/>
        </w:rPr>
        <w:lastRenderedPageBreak/>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04ECD0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2A1C509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4DBDC1" w14:textId="77777777" w:rsidR="00E01C3A" w:rsidRDefault="00CC3326">
      <w:pPr>
        <w:pStyle w:val="Heading2"/>
        <w:spacing w:before="360" w:after="240" w:line="360" w:lineRule="auto"/>
        <w:rPr>
          <w:lang w:val="pt-BR"/>
        </w:rPr>
      </w:pPr>
      <w:bookmarkStart w:id="51" w:name="_Toc242567285"/>
      <w:r>
        <w:rPr>
          <w:lang w:val="pt-BR"/>
        </w:rPr>
        <w:t>3.10 Tratamento de dados pessoais</w:t>
      </w:r>
      <w:bookmarkEnd w:id="51"/>
    </w:p>
    <w:p w14:paraId="10754E5D"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F4BF091"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1F58E004"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F96BE5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450FDA2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Quadro 16 explicita o conteúdo de cada entidade do banco de dados: não há atributo de imagem, de áudio ou de identificação individual, e a ausência é verificável no próprio modelo de dados.</w:t>
      </w:r>
    </w:p>
    <w:p w14:paraId="0C300061"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88B3B4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06E6C9D" w14:textId="77777777" w:rsidR="006B1E66" w:rsidRPr="000F5B8B" w:rsidRDefault="00CC3326">
      <w:pPr>
        <w:spacing w:after="120" w:line="360" w:lineRule="auto"/>
        <w:ind w:firstLine="709"/>
        <w:jc w:val="both"/>
        <w:rPr>
          <w:lang w:val="pt-BR"/>
        </w:rPr>
      </w:pPr>
      <w:r>
        <w:rPr>
          <w:lang w:val="pt-BR"/>
        </w:rPr>
        <w:t xml:space="preserve">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w:t>
      </w:r>
      <w:r>
        <w:rPr>
          <w:lang w:val="pt-BR"/>
        </w:rPr>
        <w:lastRenderedPageBreak/>
        <w:t>decisão aqui construída não teria como consumi-los ainda que fossem oferecidos, porque suas variáveis de entrada são grandezas de via e não atributos de pessoa.</w:t>
      </w:r>
    </w:p>
    <w:p w14:paraId="274977A3" w14:textId="77777777" w:rsidR="00E01C3A" w:rsidRDefault="00CC3326">
      <w:pPr>
        <w:pStyle w:val="Heading2"/>
        <w:spacing w:before="360" w:after="240" w:line="360" w:lineRule="auto"/>
        <w:rPr>
          <w:lang w:val="pt-BR"/>
        </w:rPr>
      </w:pPr>
      <w:bookmarkStart w:id="52" w:name="_Toc242567286"/>
      <w:r>
        <w:rPr>
          <w:lang w:val="pt-BR"/>
        </w:rPr>
        <w:t>3.11 Estimativa de consumo e linhas de base de comparação</w:t>
      </w:r>
      <w:bookmarkEnd w:id="52"/>
    </w:p>
    <w:p w14:paraId="487F6F53"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BDE9097"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045DD351"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w:t>
      </w:r>
      <w:r>
        <w:rPr>
          <w:lang w:val="pt-BR"/>
        </w:rPr>
        <w:lastRenderedPageBreak/>
        <w:t>parque (SÃO PAULO, 2015), e adota a menor potência da faixa do Caderno, conforme o Quadro 9.</w:t>
      </w:r>
    </w:p>
    <w:p w14:paraId="1E807177" w14:textId="6B6FEAD7" w:rsidR="00E01C3A" w:rsidRDefault="00CC3326">
      <w:pPr>
        <w:keepNext/>
        <w:spacing w:before="260" w:after="130"/>
        <w:rPr>
          <w:lang w:val="pt-BR"/>
        </w:rPr>
      </w:pPr>
      <w:bookmarkStart w:id="53" w:name="_Toc24256721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5F76209" w14:textId="77777777">
        <w:trPr>
          <w:tblHeader/>
        </w:trPr>
        <w:tc>
          <w:tcPr>
            <w:tcW w:w="2300" w:type="dxa"/>
            <w:shd w:val="clear" w:color="auto" w:fill="EDEDED"/>
            <w:tcMar>
              <w:top w:w="70" w:type="dxa"/>
              <w:left w:w="90" w:type="dxa"/>
              <w:bottom w:w="70" w:type="dxa"/>
              <w:right w:w="90" w:type="dxa"/>
            </w:tcMar>
          </w:tcPr>
          <w:p w14:paraId="408DAE0F"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5B4866"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6F52774" w14:textId="77777777" w:rsidR="00E01C3A" w:rsidRDefault="00CC3326">
            <w:proofErr w:type="spellStart"/>
            <w:r>
              <w:rPr>
                <w:b/>
                <w:bCs/>
                <w:sz w:val="20"/>
                <w:szCs w:val="20"/>
              </w:rPr>
              <w:t>Origem</w:t>
            </w:r>
            <w:proofErr w:type="spellEnd"/>
          </w:p>
        </w:tc>
      </w:tr>
      <w:tr w:rsidR="00E01C3A" w:rsidRPr="00F96471" w14:paraId="7926D842" w14:textId="77777777">
        <w:tc>
          <w:tcPr>
            <w:tcW w:w="2300" w:type="dxa"/>
            <w:tcMar>
              <w:top w:w="70" w:type="dxa"/>
              <w:left w:w="90" w:type="dxa"/>
              <w:bottom w:w="70" w:type="dxa"/>
              <w:right w:w="90" w:type="dxa"/>
            </w:tcMar>
          </w:tcPr>
          <w:p w14:paraId="3E78C56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3A396A2A" w14:textId="77777777" w:rsidR="00E01C3A" w:rsidRDefault="00CC3326">
            <w:r>
              <w:rPr>
                <w:sz w:val="20"/>
                <w:szCs w:val="20"/>
              </w:rPr>
              <w:t>40 W</w:t>
            </w:r>
          </w:p>
        </w:tc>
        <w:tc>
          <w:tcPr>
            <w:tcW w:w="3971" w:type="dxa"/>
            <w:tcMar>
              <w:top w:w="70" w:type="dxa"/>
              <w:left w:w="90" w:type="dxa"/>
              <w:bottom w:w="70" w:type="dxa"/>
              <w:right w:w="90" w:type="dxa"/>
            </w:tcMar>
          </w:tcPr>
          <w:p w14:paraId="47AAA91F"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F96471" w14:paraId="17D611A0" w14:textId="77777777">
        <w:tc>
          <w:tcPr>
            <w:tcW w:w="2300" w:type="dxa"/>
            <w:tcMar>
              <w:top w:w="70" w:type="dxa"/>
              <w:left w:w="90" w:type="dxa"/>
              <w:bottom w:w="70" w:type="dxa"/>
              <w:right w:w="90" w:type="dxa"/>
            </w:tcMar>
          </w:tcPr>
          <w:p w14:paraId="62435F8D"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DB57C9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46788012" w14:textId="77777777" w:rsidR="00E01C3A" w:rsidRPr="00CE1B46" w:rsidRDefault="00CC3326">
            <w:pPr>
              <w:rPr>
                <w:lang w:val="pt-BR"/>
              </w:rPr>
            </w:pPr>
            <w:r>
              <w:rPr>
                <w:sz w:val="20"/>
                <w:szCs w:val="20"/>
                <w:lang w:val="pt-BR"/>
              </w:rPr>
              <w:t>Eficácia mínima exigida de toda luminária do parque</w:t>
            </w:r>
          </w:p>
        </w:tc>
      </w:tr>
      <w:tr w:rsidR="00E01C3A" w:rsidRPr="00F96471" w14:paraId="59AA54B8" w14:textId="77777777">
        <w:tc>
          <w:tcPr>
            <w:tcW w:w="2300" w:type="dxa"/>
            <w:tcMar>
              <w:top w:w="70" w:type="dxa"/>
              <w:left w:w="90" w:type="dxa"/>
              <w:bottom w:w="70" w:type="dxa"/>
              <w:right w:w="90" w:type="dxa"/>
            </w:tcMar>
          </w:tcPr>
          <w:p w14:paraId="0A6EEDDC"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CA7D66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D82FB1" w14:textId="77777777" w:rsidR="00E01C3A" w:rsidRPr="00CE1B46" w:rsidRDefault="00CC3326">
            <w:pPr>
              <w:rPr>
                <w:lang w:val="pt-BR"/>
              </w:rPr>
            </w:pPr>
            <w:r>
              <w:rPr>
                <w:sz w:val="20"/>
                <w:szCs w:val="20"/>
                <w:lang w:val="pt-BR"/>
              </w:rPr>
              <w:t>Exigência contratual para o driver</w:t>
            </w:r>
          </w:p>
        </w:tc>
      </w:tr>
      <w:tr w:rsidR="00E01C3A" w14:paraId="3C3D1B26" w14:textId="77777777">
        <w:tc>
          <w:tcPr>
            <w:tcW w:w="2300" w:type="dxa"/>
            <w:tcMar>
              <w:top w:w="70" w:type="dxa"/>
              <w:left w:w="90" w:type="dxa"/>
              <w:bottom w:w="70" w:type="dxa"/>
              <w:right w:w="90" w:type="dxa"/>
            </w:tcMar>
          </w:tcPr>
          <w:p w14:paraId="7680F241"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BDA9888"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1C1A690F"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F96471" w14:paraId="2BF95F0E" w14:textId="77777777">
        <w:tc>
          <w:tcPr>
            <w:tcW w:w="2300" w:type="dxa"/>
            <w:tcMar>
              <w:top w:w="70" w:type="dxa"/>
              <w:left w:w="90" w:type="dxa"/>
              <w:bottom w:w="70" w:type="dxa"/>
              <w:right w:w="90" w:type="dxa"/>
            </w:tcMar>
          </w:tcPr>
          <w:p w14:paraId="0F474B3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D1D1841"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203853F3" w14:textId="77777777" w:rsidR="00E01C3A" w:rsidRPr="00CE1B46" w:rsidRDefault="00CC3326">
            <w:pPr>
              <w:rPr>
                <w:lang w:val="pt-BR"/>
              </w:rPr>
            </w:pPr>
            <w:r>
              <w:rPr>
                <w:sz w:val="20"/>
                <w:szCs w:val="20"/>
                <w:lang w:val="pt-BR"/>
              </w:rPr>
              <w:t>Declarado como viés na delimitação ao final desta subseção</w:t>
            </w:r>
          </w:p>
        </w:tc>
      </w:tr>
    </w:tbl>
    <w:p w14:paraId="18C06465" w14:textId="77777777" w:rsidR="00E01C3A" w:rsidRDefault="00CC3326">
      <w:pPr>
        <w:spacing w:before="130" w:after="260"/>
        <w:rPr>
          <w:lang w:val="pt-BR"/>
        </w:rPr>
      </w:pPr>
      <w:r>
        <w:rPr>
          <w:sz w:val="20"/>
          <w:szCs w:val="20"/>
          <w:lang w:val="pt-BR"/>
        </w:rPr>
        <w:t>Fonte: Elaborado pelos autores (2026) a partir de São Paulo (2015).</w:t>
      </w:r>
    </w:p>
    <w:p w14:paraId="27D8350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2C77528B"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w:t>
      </w:r>
      <w:r>
        <w:rPr>
          <w:lang w:val="pt-BR"/>
        </w:rPr>
        <w:lastRenderedPageBreak/>
        <w:t>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8A661C7"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220213D8"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44C00562"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59B581F"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w:t>
      </w:r>
      <w:r>
        <w:rPr>
          <w:lang w:val="pt-BR"/>
        </w:rPr>
        <w:lastRenderedPageBreak/>
        <w:t>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39056BC" w14:textId="77777777" w:rsidR="00E01C3A" w:rsidRDefault="00CC3326">
      <w:pPr>
        <w:pStyle w:val="Heading2"/>
        <w:pageBreakBefore/>
        <w:spacing w:before="480" w:after="280" w:line="360" w:lineRule="auto"/>
        <w:rPr>
          <w:lang w:val="pt-BR"/>
        </w:rPr>
      </w:pPr>
      <w:bookmarkStart w:id="54" w:name="_Toc242567287"/>
      <w:r>
        <w:rPr>
          <w:lang w:val="pt-BR"/>
        </w:rPr>
        <w:lastRenderedPageBreak/>
        <w:t>3.12 Engenharia de software</w:t>
      </w:r>
      <w:bookmarkEnd w:id="54"/>
    </w:p>
    <w:p w14:paraId="535C29FC"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segue à parte, em 3.13. A finalidade é permitir que a implementação seja conduzida — e auditada — a partir desta documentação, sem que o leitor precise reconstituir decisões dispersas no texto.</w:t>
      </w:r>
    </w:p>
    <w:p w14:paraId="11C39186" w14:textId="77777777" w:rsidR="00E01C3A" w:rsidRDefault="00CC3326">
      <w:pPr>
        <w:pStyle w:val="Heading3"/>
        <w:spacing w:before="360" w:after="240" w:line="360" w:lineRule="auto"/>
        <w:rPr>
          <w:lang w:val="pt-BR"/>
        </w:rPr>
      </w:pPr>
      <w:bookmarkStart w:id="55" w:name="_Toc242567288"/>
      <w:r>
        <w:rPr>
          <w:lang w:val="pt-BR"/>
        </w:rPr>
        <w:t>3.12.1 Partes interessadas e elicitação de requisitos</w:t>
      </w:r>
      <w:bookmarkEnd w:id="55"/>
    </w:p>
    <w:p w14:paraId="16B28784"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5A059184"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2AC687F" w14:textId="77777777" w:rsidR="00E01C3A" w:rsidRDefault="00CC3326">
      <w:pPr>
        <w:pStyle w:val="Heading3"/>
        <w:spacing w:before="360" w:after="240" w:line="360" w:lineRule="auto"/>
        <w:rPr>
          <w:lang w:val="pt-BR"/>
        </w:rPr>
      </w:pPr>
      <w:bookmarkStart w:id="56" w:name="_Toc242567289"/>
      <w:r>
        <w:rPr>
          <w:lang w:val="pt-BR"/>
        </w:rPr>
        <w:t>3.12.2 Processo de desenvolvimento e planejamento do projeto</w:t>
      </w:r>
      <w:bookmarkEnd w:id="56"/>
    </w:p>
    <w:p w14:paraId="4B31870F"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461729C2"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01A9D31E" w14:textId="77777777" w:rsidR="00E01C3A" w:rsidRDefault="00CC3326">
      <w:pPr>
        <w:pStyle w:val="Heading3"/>
        <w:spacing w:before="360" w:after="240" w:line="360" w:lineRule="auto"/>
        <w:rPr>
          <w:lang w:val="pt-BR"/>
        </w:rPr>
      </w:pPr>
      <w:bookmarkStart w:id="57" w:name="_Toc242567290"/>
      <w:r>
        <w:rPr>
          <w:lang w:val="pt-BR"/>
        </w:rPr>
        <w:t>3.12.3 Requisitos funcionais</w:t>
      </w:r>
      <w:bookmarkEnd w:id="57"/>
    </w:p>
    <w:p w14:paraId="6B14DEF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ABB9FDA" w14:textId="55B1DEB4" w:rsidR="00E01C3A" w:rsidRDefault="00CC3326">
      <w:pPr>
        <w:keepNext/>
        <w:spacing w:before="260" w:after="130"/>
        <w:rPr>
          <w:lang w:val="pt-BR"/>
        </w:rPr>
      </w:pPr>
      <w:bookmarkStart w:id="58" w:name="_Toc24256721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B5DC4B" w14:textId="77777777">
        <w:trPr>
          <w:tblHeader/>
        </w:trPr>
        <w:tc>
          <w:tcPr>
            <w:tcW w:w="900" w:type="dxa"/>
            <w:shd w:val="clear" w:color="auto" w:fill="EDEDED"/>
            <w:tcMar>
              <w:top w:w="70" w:type="dxa"/>
              <w:left w:w="90" w:type="dxa"/>
              <w:bottom w:w="70" w:type="dxa"/>
              <w:right w:w="90" w:type="dxa"/>
            </w:tcMar>
          </w:tcPr>
          <w:p w14:paraId="2AF02AA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AA185A3"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01909BCE" w14:textId="77777777" w:rsidR="00E01C3A" w:rsidRDefault="00CC3326">
            <w:proofErr w:type="spellStart"/>
            <w:r>
              <w:rPr>
                <w:b/>
                <w:bCs/>
                <w:sz w:val="20"/>
                <w:szCs w:val="20"/>
              </w:rPr>
              <w:t>Origem</w:t>
            </w:r>
            <w:proofErr w:type="spellEnd"/>
          </w:p>
        </w:tc>
      </w:tr>
      <w:tr w:rsidR="00E01C3A" w14:paraId="2A98919E" w14:textId="77777777">
        <w:tc>
          <w:tcPr>
            <w:tcW w:w="900" w:type="dxa"/>
            <w:tcMar>
              <w:top w:w="70" w:type="dxa"/>
              <w:left w:w="90" w:type="dxa"/>
              <w:bottom w:w="70" w:type="dxa"/>
              <w:right w:w="90" w:type="dxa"/>
            </w:tcMar>
          </w:tcPr>
          <w:p w14:paraId="12D0F467" w14:textId="77777777" w:rsidR="00E01C3A" w:rsidRDefault="00CC3326">
            <w:r>
              <w:rPr>
                <w:sz w:val="20"/>
                <w:szCs w:val="20"/>
              </w:rPr>
              <w:t>RF01</w:t>
            </w:r>
          </w:p>
        </w:tc>
        <w:tc>
          <w:tcPr>
            <w:tcW w:w="6171" w:type="dxa"/>
            <w:tcMar>
              <w:top w:w="70" w:type="dxa"/>
              <w:left w:w="90" w:type="dxa"/>
              <w:bottom w:w="70" w:type="dxa"/>
              <w:right w:w="90" w:type="dxa"/>
            </w:tcMar>
          </w:tcPr>
          <w:p w14:paraId="753CD98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A7160BA" w14:textId="77777777" w:rsidR="00E01C3A" w:rsidRDefault="00CC3326">
            <w:r>
              <w:rPr>
                <w:sz w:val="20"/>
                <w:szCs w:val="20"/>
              </w:rPr>
              <w:t>3.2 e 3.5</w:t>
            </w:r>
          </w:p>
        </w:tc>
      </w:tr>
      <w:tr w:rsidR="00E01C3A" w14:paraId="54EB4E0B" w14:textId="77777777">
        <w:tc>
          <w:tcPr>
            <w:tcW w:w="900" w:type="dxa"/>
            <w:tcMar>
              <w:top w:w="70" w:type="dxa"/>
              <w:left w:w="90" w:type="dxa"/>
              <w:bottom w:w="70" w:type="dxa"/>
              <w:right w:w="90" w:type="dxa"/>
            </w:tcMar>
          </w:tcPr>
          <w:p w14:paraId="3A173044" w14:textId="77777777" w:rsidR="00E01C3A" w:rsidRDefault="00CC3326">
            <w:r>
              <w:rPr>
                <w:sz w:val="20"/>
                <w:szCs w:val="20"/>
              </w:rPr>
              <w:t>RF02</w:t>
            </w:r>
          </w:p>
        </w:tc>
        <w:tc>
          <w:tcPr>
            <w:tcW w:w="6171" w:type="dxa"/>
            <w:tcMar>
              <w:top w:w="70" w:type="dxa"/>
              <w:left w:w="90" w:type="dxa"/>
              <w:bottom w:w="70" w:type="dxa"/>
              <w:right w:w="90" w:type="dxa"/>
            </w:tcMar>
          </w:tcPr>
          <w:p w14:paraId="26A380B0"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98CAD90" w14:textId="77777777" w:rsidR="00E01C3A" w:rsidRDefault="00CC3326">
            <w:r>
              <w:rPr>
                <w:sz w:val="20"/>
                <w:szCs w:val="20"/>
              </w:rPr>
              <w:t>3.6</w:t>
            </w:r>
          </w:p>
        </w:tc>
      </w:tr>
      <w:tr w:rsidR="00E01C3A" w14:paraId="20377C7D" w14:textId="77777777">
        <w:tc>
          <w:tcPr>
            <w:tcW w:w="900" w:type="dxa"/>
            <w:tcMar>
              <w:top w:w="70" w:type="dxa"/>
              <w:left w:w="90" w:type="dxa"/>
              <w:bottom w:w="70" w:type="dxa"/>
              <w:right w:w="90" w:type="dxa"/>
            </w:tcMar>
          </w:tcPr>
          <w:p w14:paraId="621DE8F1" w14:textId="77777777" w:rsidR="00E01C3A" w:rsidRDefault="00CC3326">
            <w:r>
              <w:rPr>
                <w:sz w:val="20"/>
                <w:szCs w:val="20"/>
              </w:rPr>
              <w:t>RF03</w:t>
            </w:r>
          </w:p>
        </w:tc>
        <w:tc>
          <w:tcPr>
            <w:tcW w:w="6171" w:type="dxa"/>
            <w:tcMar>
              <w:top w:w="70" w:type="dxa"/>
              <w:left w:w="90" w:type="dxa"/>
              <w:bottom w:w="70" w:type="dxa"/>
              <w:right w:w="90" w:type="dxa"/>
            </w:tcMar>
          </w:tcPr>
          <w:p w14:paraId="307E437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76EDEA03" w14:textId="77777777" w:rsidR="00E01C3A" w:rsidRDefault="00CC3326">
            <w:r>
              <w:rPr>
                <w:sz w:val="20"/>
                <w:szCs w:val="20"/>
              </w:rPr>
              <w:t>3.7</w:t>
            </w:r>
          </w:p>
        </w:tc>
      </w:tr>
      <w:tr w:rsidR="00E01C3A" w14:paraId="1449518F" w14:textId="77777777">
        <w:tc>
          <w:tcPr>
            <w:tcW w:w="900" w:type="dxa"/>
            <w:tcMar>
              <w:top w:w="70" w:type="dxa"/>
              <w:left w:w="90" w:type="dxa"/>
              <w:bottom w:w="70" w:type="dxa"/>
              <w:right w:w="90" w:type="dxa"/>
            </w:tcMar>
          </w:tcPr>
          <w:p w14:paraId="0BAF8395" w14:textId="77777777" w:rsidR="00E01C3A" w:rsidRDefault="00CC3326">
            <w:r>
              <w:rPr>
                <w:sz w:val="20"/>
                <w:szCs w:val="20"/>
              </w:rPr>
              <w:t>RF04</w:t>
            </w:r>
          </w:p>
        </w:tc>
        <w:tc>
          <w:tcPr>
            <w:tcW w:w="6171" w:type="dxa"/>
            <w:tcMar>
              <w:top w:w="70" w:type="dxa"/>
              <w:left w:w="90" w:type="dxa"/>
              <w:bottom w:w="70" w:type="dxa"/>
              <w:right w:w="90" w:type="dxa"/>
            </w:tcMar>
          </w:tcPr>
          <w:p w14:paraId="6757992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69A9B6C" w14:textId="77777777" w:rsidR="00E01C3A" w:rsidRDefault="00CC3326">
            <w:r>
              <w:rPr>
                <w:sz w:val="20"/>
                <w:szCs w:val="20"/>
              </w:rPr>
              <w:t>2.5, 3.7 e 3.8</w:t>
            </w:r>
          </w:p>
        </w:tc>
      </w:tr>
      <w:tr w:rsidR="00E01C3A" w14:paraId="45DBAA1B" w14:textId="77777777">
        <w:tc>
          <w:tcPr>
            <w:tcW w:w="900" w:type="dxa"/>
            <w:tcMar>
              <w:top w:w="70" w:type="dxa"/>
              <w:left w:w="90" w:type="dxa"/>
              <w:bottom w:w="70" w:type="dxa"/>
              <w:right w:w="90" w:type="dxa"/>
            </w:tcMar>
          </w:tcPr>
          <w:p w14:paraId="5BCA8DD3" w14:textId="77777777" w:rsidR="00E01C3A" w:rsidRDefault="00CC3326">
            <w:r>
              <w:rPr>
                <w:sz w:val="20"/>
                <w:szCs w:val="20"/>
              </w:rPr>
              <w:t>RF05</w:t>
            </w:r>
          </w:p>
        </w:tc>
        <w:tc>
          <w:tcPr>
            <w:tcW w:w="6171" w:type="dxa"/>
            <w:tcMar>
              <w:top w:w="70" w:type="dxa"/>
              <w:left w:w="90" w:type="dxa"/>
              <w:bottom w:w="70" w:type="dxa"/>
              <w:right w:w="90" w:type="dxa"/>
            </w:tcMar>
          </w:tcPr>
          <w:p w14:paraId="04AFBE4F"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5248A54" w14:textId="77777777" w:rsidR="00E01C3A" w:rsidRDefault="00CC3326">
            <w:r>
              <w:rPr>
                <w:sz w:val="20"/>
                <w:szCs w:val="20"/>
              </w:rPr>
              <w:t>3.12.6.1</w:t>
            </w:r>
          </w:p>
        </w:tc>
      </w:tr>
      <w:tr w:rsidR="00E01C3A" w14:paraId="368417F7" w14:textId="77777777">
        <w:tc>
          <w:tcPr>
            <w:tcW w:w="900" w:type="dxa"/>
            <w:tcMar>
              <w:top w:w="70" w:type="dxa"/>
              <w:left w:w="90" w:type="dxa"/>
              <w:bottom w:w="70" w:type="dxa"/>
              <w:right w:w="90" w:type="dxa"/>
            </w:tcMar>
          </w:tcPr>
          <w:p w14:paraId="1719B5BD" w14:textId="77777777" w:rsidR="00E01C3A" w:rsidRDefault="00CC3326">
            <w:r>
              <w:rPr>
                <w:sz w:val="20"/>
                <w:szCs w:val="20"/>
              </w:rPr>
              <w:t>RF06</w:t>
            </w:r>
          </w:p>
        </w:tc>
        <w:tc>
          <w:tcPr>
            <w:tcW w:w="6171" w:type="dxa"/>
            <w:tcMar>
              <w:top w:w="70" w:type="dxa"/>
              <w:left w:w="90" w:type="dxa"/>
              <w:bottom w:w="70" w:type="dxa"/>
              <w:right w:w="90" w:type="dxa"/>
            </w:tcMar>
          </w:tcPr>
          <w:p w14:paraId="505DC4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384E7FA8" w14:textId="77777777" w:rsidR="00E01C3A" w:rsidRDefault="00CC3326">
            <w:r>
              <w:rPr>
                <w:sz w:val="20"/>
                <w:szCs w:val="20"/>
              </w:rPr>
              <w:t>3.4</w:t>
            </w:r>
          </w:p>
        </w:tc>
      </w:tr>
      <w:tr w:rsidR="00E01C3A" w14:paraId="324A2591" w14:textId="77777777">
        <w:tc>
          <w:tcPr>
            <w:tcW w:w="900" w:type="dxa"/>
            <w:tcMar>
              <w:top w:w="70" w:type="dxa"/>
              <w:left w:w="90" w:type="dxa"/>
              <w:bottom w:w="70" w:type="dxa"/>
              <w:right w:w="90" w:type="dxa"/>
            </w:tcMar>
          </w:tcPr>
          <w:p w14:paraId="04982099" w14:textId="77777777" w:rsidR="00E01C3A" w:rsidRDefault="00CC3326">
            <w:r>
              <w:rPr>
                <w:sz w:val="20"/>
                <w:szCs w:val="20"/>
              </w:rPr>
              <w:t>RF07</w:t>
            </w:r>
          </w:p>
        </w:tc>
        <w:tc>
          <w:tcPr>
            <w:tcW w:w="6171" w:type="dxa"/>
            <w:tcMar>
              <w:top w:w="70" w:type="dxa"/>
              <w:left w:w="90" w:type="dxa"/>
              <w:bottom w:w="70" w:type="dxa"/>
              <w:right w:w="90" w:type="dxa"/>
            </w:tcMar>
          </w:tcPr>
          <w:p w14:paraId="5B273418"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A066480" w14:textId="77777777" w:rsidR="00E01C3A" w:rsidRDefault="00CC3326">
            <w:r>
              <w:rPr>
                <w:sz w:val="20"/>
                <w:szCs w:val="20"/>
              </w:rPr>
              <w:t>3.13.1</w:t>
            </w:r>
          </w:p>
        </w:tc>
      </w:tr>
      <w:tr w:rsidR="00E01C3A" w14:paraId="0B49B811" w14:textId="77777777">
        <w:tc>
          <w:tcPr>
            <w:tcW w:w="900" w:type="dxa"/>
            <w:tcMar>
              <w:top w:w="70" w:type="dxa"/>
              <w:left w:w="90" w:type="dxa"/>
              <w:bottom w:w="70" w:type="dxa"/>
              <w:right w:w="90" w:type="dxa"/>
            </w:tcMar>
          </w:tcPr>
          <w:p w14:paraId="619005D0" w14:textId="77777777" w:rsidR="00E01C3A" w:rsidRDefault="00CC3326">
            <w:r>
              <w:rPr>
                <w:sz w:val="20"/>
                <w:szCs w:val="20"/>
              </w:rPr>
              <w:t>RF08</w:t>
            </w:r>
          </w:p>
        </w:tc>
        <w:tc>
          <w:tcPr>
            <w:tcW w:w="6171" w:type="dxa"/>
            <w:tcMar>
              <w:top w:w="70" w:type="dxa"/>
              <w:left w:w="90" w:type="dxa"/>
              <w:bottom w:w="70" w:type="dxa"/>
              <w:right w:w="90" w:type="dxa"/>
            </w:tcMar>
          </w:tcPr>
          <w:p w14:paraId="6D3BEA1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E90FD14" w14:textId="77777777" w:rsidR="00E01C3A" w:rsidRDefault="00CC3326">
            <w:r>
              <w:rPr>
                <w:sz w:val="20"/>
                <w:szCs w:val="20"/>
              </w:rPr>
              <w:t>3.12.6.1</w:t>
            </w:r>
          </w:p>
        </w:tc>
      </w:tr>
      <w:tr w:rsidR="00E01C3A" w14:paraId="6553E84B" w14:textId="77777777">
        <w:tc>
          <w:tcPr>
            <w:tcW w:w="900" w:type="dxa"/>
            <w:tcMar>
              <w:top w:w="70" w:type="dxa"/>
              <w:left w:w="90" w:type="dxa"/>
              <w:bottom w:w="70" w:type="dxa"/>
              <w:right w:w="90" w:type="dxa"/>
            </w:tcMar>
          </w:tcPr>
          <w:p w14:paraId="262728D0" w14:textId="77777777" w:rsidR="00E01C3A" w:rsidRDefault="00CC3326">
            <w:r>
              <w:rPr>
                <w:sz w:val="20"/>
                <w:szCs w:val="20"/>
              </w:rPr>
              <w:t>RF09</w:t>
            </w:r>
          </w:p>
        </w:tc>
        <w:tc>
          <w:tcPr>
            <w:tcW w:w="6171" w:type="dxa"/>
            <w:tcMar>
              <w:top w:w="70" w:type="dxa"/>
              <w:left w:w="90" w:type="dxa"/>
              <w:bottom w:w="70" w:type="dxa"/>
              <w:right w:w="90" w:type="dxa"/>
            </w:tcMar>
          </w:tcPr>
          <w:p w14:paraId="475575B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49222F5" w14:textId="77777777" w:rsidR="00E01C3A" w:rsidRDefault="00CC3326">
            <w:r>
              <w:rPr>
                <w:sz w:val="20"/>
                <w:szCs w:val="20"/>
              </w:rPr>
              <w:t>3.13.1</w:t>
            </w:r>
          </w:p>
        </w:tc>
      </w:tr>
      <w:tr w:rsidR="00E01C3A" w14:paraId="42F7567F" w14:textId="77777777">
        <w:tc>
          <w:tcPr>
            <w:tcW w:w="900" w:type="dxa"/>
            <w:tcMar>
              <w:top w:w="70" w:type="dxa"/>
              <w:left w:w="90" w:type="dxa"/>
              <w:bottom w:w="70" w:type="dxa"/>
              <w:right w:w="90" w:type="dxa"/>
            </w:tcMar>
          </w:tcPr>
          <w:p w14:paraId="5F037689" w14:textId="77777777" w:rsidR="00E01C3A" w:rsidRDefault="00CC3326">
            <w:r>
              <w:rPr>
                <w:sz w:val="20"/>
                <w:szCs w:val="20"/>
              </w:rPr>
              <w:t>RF10</w:t>
            </w:r>
          </w:p>
        </w:tc>
        <w:tc>
          <w:tcPr>
            <w:tcW w:w="6171" w:type="dxa"/>
            <w:tcMar>
              <w:top w:w="70" w:type="dxa"/>
              <w:left w:w="90" w:type="dxa"/>
              <w:bottom w:w="70" w:type="dxa"/>
              <w:right w:w="90" w:type="dxa"/>
            </w:tcMar>
          </w:tcPr>
          <w:p w14:paraId="22E7583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02EEAED" w14:textId="77777777" w:rsidR="00E01C3A" w:rsidRDefault="00CC3326">
            <w:r>
              <w:rPr>
                <w:sz w:val="20"/>
                <w:szCs w:val="20"/>
              </w:rPr>
              <w:t>3.5 e 3.9</w:t>
            </w:r>
          </w:p>
        </w:tc>
      </w:tr>
      <w:tr w:rsidR="00E01C3A" w14:paraId="06B93125" w14:textId="77777777">
        <w:tc>
          <w:tcPr>
            <w:tcW w:w="900" w:type="dxa"/>
            <w:tcMar>
              <w:top w:w="70" w:type="dxa"/>
              <w:left w:w="90" w:type="dxa"/>
              <w:bottom w:w="70" w:type="dxa"/>
              <w:right w:w="90" w:type="dxa"/>
            </w:tcMar>
          </w:tcPr>
          <w:p w14:paraId="25BE1C28" w14:textId="77777777" w:rsidR="00E01C3A" w:rsidRDefault="00CC3326">
            <w:r>
              <w:rPr>
                <w:sz w:val="20"/>
                <w:szCs w:val="20"/>
              </w:rPr>
              <w:t>RF11</w:t>
            </w:r>
          </w:p>
        </w:tc>
        <w:tc>
          <w:tcPr>
            <w:tcW w:w="6171" w:type="dxa"/>
            <w:tcMar>
              <w:top w:w="70" w:type="dxa"/>
              <w:left w:w="90" w:type="dxa"/>
              <w:bottom w:w="70" w:type="dxa"/>
              <w:right w:w="90" w:type="dxa"/>
            </w:tcMar>
          </w:tcPr>
          <w:p w14:paraId="094AF21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B3621BE" w14:textId="77777777" w:rsidR="00E01C3A" w:rsidRDefault="00CC3326">
            <w:r>
              <w:rPr>
                <w:sz w:val="20"/>
                <w:szCs w:val="20"/>
              </w:rPr>
              <w:t>3.4.5</w:t>
            </w:r>
          </w:p>
        </w:tc>
      </w:tr>
      <w:tr w:rsidR="00E01C3A" w14:paraId="31477FD6" w14:textId="77777777">
        <w:tc>
          <w:tcPr>
            <w:tcW w:w="900" w:type="dxa"/>
            <w:tcMar>
              <w:top w:w="70" w:type="dxa"/>
              <w:left w:w="90" w:type="dxa"/>
              <w:bottom w:w="70" w:type="dxa"/>
              <w:right w:w="90" w:type="dxa"/>
            </w:tcMar>
          </w:tcPr>
          <w:p w14:paraId="099F17FC" w14:textId="77777777" w:rsidR="00E01C3A" w:rsidRDefault="00CC3326">
            <w:r>
              <w:rPr>
                <w:sz w:val="20"/>
                <w:szCs w:val="20"/>
              </w:rPr>
              <w:t>RF12</w:t>
            </w:r>
          </w:p>
        </w:tc>
        <w:tc>
          <w:tcPr>
            <w:tcW w:w="6171" w:type="dxa"/>
            <w:tcMar>
              <w:top w:w="70" w:type="dxa"/>
              <w:left w:w="90" w:type="dxa"/>
              <w:bottom w:w="70" w:type="dxa"/>
              <w:right w:w="90" w:type="dxa"/>
            </w:tcMar>
          </w:tcPr>
          <w:p w14:paraId="3767D339"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1EFFC9" w14:textId="77777777" w:rsidR="00E01C3A" w:rsidRDefault="00CC3326">
            <w:r>
              <w:rPr>
                <w:sz w:val="20"/>
                <w:szCs w:val="20"/>
              </w:rPr>
              <w:t>3.11</w:t>
            </w:r>
          </w:p>
        </w:tc>
      </w:tr>
    </w:tbl>
    <w:p w14:paraId="1F0008F7" w14:textId="77777777" w:rsidR="00E01C3A" w:rsidRDefault="00CC3326">
      <w:pPr>
        <w:spacing w:before="130" w:after="260"/>
        <w:rPr>
          <w:lang w:val="pt-BR"/>
        </w:rPr>
      </w:pPr>
      <w:r>
        <w:rPr>
          <w:sz w:val="20"/>
          <w:szCs w:val="20"/>
          <w:lang w:val="pt-BR"/>
        </w:rPr>
        <w:t>Fonte: Elaborado pelos autores (2026).</w:t>
      </w:r>
    </w:p>
    <w:p w14:paraId="5F64A580" w14:textId="77777777" w:rsidR="00E01C3A" w:rsidRDefault="00CC3326">
      <w:pPr>
        <w:pStyle w:val="Heading3"/>
        <w:spacing w:before="360" w:after="240" w:line="360" w:lineRule="auto"/>
        <w:rPr>
          <w:lang w:val="pt-BR"/>
        </w:rPr>
      </w:pPr>
      <w:bookmarkStart w:id="59" w:name="_Toc242567291"/>
      <w:r>
        <w:rPr>
          <w:lang w:val="pt-BR"/>
        </w:rPr>
        <w:t>3.12.4 Requisitos não funcionais e critérios de qualidade</w:t>
      </w:r>
      <w:bookmarkEnd w:id="59"/>
    </w:p>
    <w:p w14:paraId="332DFB1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56D4F" w14:textId="11523909" w:rsidR="00E01C3A" w:rsidRDefault="00CC3326">
      <w:pPr>
        <w:keepNext/>
        <w:spacing w:before="260" w:after="130"/>
        <w:rPr>
          <w:lang w:val="pt-BR"/>
        </w:rPr>
      </w:pPr>
      <w:bookmarkStart w:id="60" w:name="_Toc24256721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2F7555E" w14:textId="77777777">
        <w:trPr>
          <w:tblHeader/>
        </w:trPr>
        <w:tc>
          <w:tcPr>
            <w:tcW w:w="850" w:type="dxa"/>
            <w:shd w:val="clear" w:color="auto" w:fill="EDEDED"/>
            <w:tcMar>
              <w:top w:w="70" w:type="dxa"/>
              <w:left w:w="90" w:type="dxa"/>
              <w:bottom w:w="70" w:type="dxa"/>
              <w:right w:w="90" w:type="dxa"/>
            </w:tcMar>
          </w:tcPr>
          <w:p w14:paraId="193F10AC"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36F46F7"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F023935"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59B166"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F96471" w14:paraId="17D83322" w14:textId="77777777">
        <w:tc>
          <w:tcPr>
            <w:tcW w:w="850" w:type="dxa"/>
            <w:tcMar>
              <w:top w:w="70" w:type="dxa"/>
              <w:left w:w="90" w:type="dxa"/>
              <w:bottom w:w="70" w:type="dxa"/>
              <w:right w:w="90" w:type="dxa"/>
            </w:tcMar>
          </w:tcPr>
          <w:p w14:paraId="1592E3A6" w14:textId="77777777" w:rsidR="00E01C3A" w:rsidRDefault="00CC3326">
            <w:r>
              <w:rPr>
                <w:sz w:val="20"/>
                <w:szCs w:val="20"/>
              </w:rPr>
              <w:t>RNF01</w:t>
            </w:r>
          </w:p>
        </w:tc>
        <w:tc>
          <w:tcPr>
            <w:tcW w:w="3500" w:type="dxa"/>
            <w:tcMar>
              <w:top w:w="70" w:type="dxa"/>
              <w:left w:w="90" w:type="dxa"/>
              <w:bottom w:w="70" w:type="dxa"/>
              <w:right w:w="90" w:type="dxa"/>
            </w:tcMar>
          </w:tcPr>
          <w:p w14:paraId="3F340B61"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AA56B4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4711FB0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F96471" w14:paraId="51505A88" w14:textId="77777777">
        <w:tc>
          <w:tcPr>
            <w:tcW w:w="850" w:type="dxa"/>
            <w:tcMar>
              <w:top w:w="70" w:type="dxa"/>
              <w:left w:w="90" w:type="dxa"/>
              <w:bottom w:w="70" w:type="dxa"/>
              <w:right w:w="90" w:type="dxa"/>
            </w:tcMar>
          </w:tcPr>
          <w:p w14:paraId="5C2E4EEE" w14:textId="77777777" w:rsidR="00E01C3A" w:rsidRDefault="00CC3326">
            <w:r>
              <w:rPr>
                <w:sz w:val="20"/>
                <w:szCs w:val="20"/>
              </w:rPr>
              <w:t>RNF02</w:t>
            </w:r>
          </w:p>
        </w:tc>
        <w:tc>
          <w:tcPr>
            <w:tcW w:w="3500" w:type="dxa"/>
            <w:tcMar>
              <w:top w:w="70" w:type="dxa"/>
              <w:left w:w="90" w:type="dxa"/>
              <w:bottom w:w="70" w:type="dxa"/>
              <w:right w:w="90" w:type="dxa"/>
            </w:tcMar>
          </w:tcPr>
          <w:p w14:paraId="7796E76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338970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D062F45"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F96471" w14:paraId="0EDC2089" w14:textId="77777777">
        <w:tc>
          <w:tcPr>
            <w:tcW w:w="850" w:type="dxa"/>
            <w:tcMar>
              <w:top w:w="70" w:type="dxa"/>
              <w:left w:w="90" w:type="dxa"/>
              <w:bottom w:w="70" w:type="dxa"/>
              <w:right w:w="90" w:type="dxa"/>
            </w:tcMar>
          </w:tcPr>
          <w:p w14:paraId="12AE05E6" w14:textId="77777777" w:rsidR="00E01C3A" w:rsidRDefault="00CC3326">
            <w:r>
              <w:rPr>
                <w:sz w:val="20"/>
                <w:szCs w:val="20"/>
              </w:rPr>
              <w:t>RNF03</w:t>
            </w:r>
          </w:p>
        </w:tc>
        <w:tc>
          <w:tcPr>
            <w:tcW w:w="3500" w:type="dxa"/>
            <w:tcMar>
              <w:top w:w="70" w:type="dxa"/>
              <w:left w:w="90" w:type="dxa"/>
              <w:bottom w:w="70" w:type="dxa"/>
              <w:right w:w="90" w:type="dxa"/>
            </w:tcMar>
          </w:tcPr>
          <w:p w14:paraId="39251103"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E0A6C5E"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0EC288A"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F96471" w14:paraId="4F5A3CB8" w14:textId="77777777">
        <w:tc>
          <w:tcPr>
            <w:tcW w:w="850" w:type="dxa"/>
            <w:tcMar>
              <w:top w:w="70" w:type="dxa"/>
              <w:left w:w="90" w:type="dxa"/>
              <w:bottom w:w="70" w:type="dxa"/>
              <w:right w:w="90" w:type="dxa"/>
            </w:tcMar>
          </w:tcPr>
          <w:p w14:paraId="2DD8D88D" w14:textId="77777777" w:rsidR="00E01C3A" w:rsidRDefault="00CC3326">
            <w:r>
              <w:rPr>
                <w:sz w:val="20"/>
                <w:szCs w:val="20"/>
              </w:rPr>
              <w:t>RNF04</w:t>
            </w:r>
          </w:p>
        </w:tc>
        <w:tc>
          <w:tcPr>
            <w:tcW w:w="3500" w:type="dxa"/>
            <w:tcMar>
              <w:top w:w="70" w:type="dxa"/>
              <w:left w:w="90" w:type="dxa"/>
              <w:bottom w:w="70" w:type="dxa"/>
              <w:right w:w="90" w:type="dxa"/>
            </w:tcMar>
          </w:tcPr>
          <w:p w14:paraId="72F85636"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C10504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8E4749B" w14:textId="77777777" w:rsidR="00E01C3A" w:rsidRPr="00CE1B46" w:rsidRDefault="00CC3326">
            <w:pPr>
              <w:rPr>
                <w:lang w:val="pt-BR"/>
              </w:rPr>
            </w:pPr>
            <w:r>
              <w:rPr>
                <w:sz w:val="20"/>
                <w:szCs w:val="20"/>
                <w:lang w:val="pt-BR"/>
              </w:rPr>
              <w:t>Reexecução de decisão registrada e comparação com o valor gravado</w:t>
            </w:r>
          </w:p>
        </w:tc>
      </w:tr>
      <w:tr w:rsidR="00E01C3A" w:rsidRPr="00F96471" w14:paraId="254FC97B" w14:textId="77777777">
        <w:tc>
          <w:tcPr>
            <w:tcW w:w="850" w:type="dxa"/>
            <w:tcMar>
              <w:top w:w="70" w:type="dxa"/>
              <w:left w:w="90" w:type="dxa"/>
              <w:bottom w:w="70" w:type="dxa"/>
              <w:right w:w="90" w:type="dxa"/>
            </w:tcMar>
          </w:tcPr>
          <w:p w14:paraId="53D83396" w14:textId="77777777" w:rsidR="00E01C3A" w:rsidRDefault="00CC3326">
            <w:r>
              <w:rPr>
                <w:sz w:val="20"/>
                <w:szCs w:val="20"/>
              </w:rPr>
              <w:t>RNF05</w:t>
            </w:r>
          </w:p>
        </w:tc>
        <w:tc>
          <w:tcPr>
            <w:tcW w:w="3500" w:type="dxa"/>
            <w:tcMar>
              <w:top w:w="70" w:type="dxa"/>
              <w:left w:w="90" w:type="dxa"/>
              <w:bottom w:w="70" w:type="dxa"/>
              <w:right w:w="90" w:type="dxa"/>
            </w:tcMar>
          </w:tcPr>
          <w:p w14:paraId="283FEC0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74F20B6"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1A6C1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F96471" w14:paraId="6C153D60" w14:textId="77777777">
        <w:tc>
          <w:tcPr>
            <w:tcW w:w="850" w:type="dxa"/>
            <w:tcMar>
              <w:top w:w="70" w:type="dxa"/>
              <w:left w:w="90" w:type="dxa"/>
              <w:bottom w:w="70" w:type="dxa"/>
              <w:right w:w="90" w:type="dxa"/>
            </w:tcMar>
          </w:tcPr>
          <w:p w14:paraId="00F12D75" w14:textId="77777777" w:rsidR="00E01C3A" w:rsidRDefault="00CC3326">
            <w:r>
              <w:rPr>
                <w:sz w:val="20"/>
                <w:szCs w:val="20"/>
              </w:rPr>
              <w:t>RNF06</w:t>
            </w:r>
          </w:p>
        </w:tc>
        <w:tc>
          <w:tcPr>
            <w:tcW w:w="3500" w:type="dxa"/>
            <w:tcMar>
              <w:top w:w="70" w:type="dxa"/>
              <w:left w:w="90" w:type="dxa"/>
              <w:bottom w:w="70" w:type="dxa"/>
              <w:right w:w="90" w:type="dxa"/>
            </w:tcMar>
          </w:tcPr>
          <w:p w14:paraId="3F6996B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0C74FE2"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95063E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F96471" w14:paraId="58740B77" w14:textId="77777777">
        <w:tc>
          <w:tcPr>
            <w:tcW w:w="850" w:type="dxa"/>
            <w:tcMar>
              <w:top w:w="70" w:type="dxa"/>
              <w:left w:w="90" w:type="dxa"/>
              <w:bottom w:w="70" w:type="dxa"/>
              <w:right w:w="90" w:type="dxa"/>
            </w:tcMar>
          </w:tcPr>
          <w:p w14:paraId="05E08F61" w14:textId="77777777" w:rsidR="00E01C3A" w:rsidRDefault="00CC3326">
            <w:r>
              <w:rPr>
                <w:sz w:val="20"/>
                <w:szCs w:val="20"/>
              </w:rPr>
              <w:t>RNF07</w:t>
            </w:r>
          </w:p>
        </w:tc>
        <w:tc>
          <w:tcPr>
            <w:tcW w:w="3500" w:type="dxa"/>
            <w:tcMar>
              <w:top w:w="70" w:type="dxa"/>
              <w:left w:w="90" w:type="dxa"/>
              <w:bottom w:w="70" w:type="dxa"/>
              <w:right w:w="90" w:type="dxa"/>
            </w:tcMar>
          </w:tcPr>
          <w:p w14:paraId="12E92753"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15965FA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44DFCACE"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F96471" w14:paraId="067B78F1" w14:textId="77777777">
        <w:tc>
          <w:tcPr>
            <w:tcW w:w="850" w:type="dxa"/>
            <w:tcMar>
              <w:top w:w="70" w:type="dxa"/>
              <w:left w:w="90" w:type="dxa"/>
              <w:bottom w:w="70" w:type="dxa"/>
              <w:right w:w="90" w:type="dxa"/>
            </w:tcMar>
          </w:tcPr>
          <w:p w14:paraId="76E8AAC5" w14:textId="77777777" w:rsidR="00E01C3A" w:rsidRDefault="00CC3326">
            <w:r>
              <w:rPr>
                <w:sz w:val="20"/>
                <w:szCs w:val="20"/>
              </w:rPr>
              <w:t>RNF08</w:t>
            </w:r>
          </w:p>
        </w:tc>
        <w:tc>
          <w:tcPr>
            <w:tcW w:w="3500" w:type="dxa"/>
            <w:tcMar>
              <w:top w:w="70" w:type="dxa"/>
              <w:left w:w="90" w:type="dxa"/>
              <w:bottom w:w="70" w:type="dxa"/>
              <w:right w:w="90" w:type="dxa"/>
            </w:tcMar>
          </w:tcPr>
          <w:p w14:paraId="56EC3FE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05C4FF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074A8C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F96471" w14:paraId="5BB44F65" w14:textId="77777777">
        <w:tc>
          <w:tcPr>
            <w:tcW w:w="850" w:type="dxa"/>
            <w:tcMar>
              <w:top w:w="70" w:type="dxa"/>
              <w:left w:w="90" w:type="dxa"/>
              <w:bottom w:w="70" w:type="dxa"/>
              <w:right w:w="90" w:type="dxa"/>
            </w:tcMar>
          </w:tcPr>
          <w:p w14:paraId="49DB7431" w14:textId="77777777" w:rsidR="00E01C3A" w:rsidRDefault="00CC3326">
            <w:r>
              <w:rPr>
                <w:sz w:val="20"/>
                <w:szCs w:val="20"/>
              </w:rPr>
              <w:t>RNF09</w:t>
            </w:r>
          </w:p>
        </w:tc>
        <w:tc>
          <w:tcPr>
            <w:tcW w:w="3500" w:type="dxa"/>
            <w:tcMar>
              <w:top w:w="70" w:type="dxa"/>
              <w:left w:w="90" w:type="dxa"/>
              <w:bottom w:w="70" w:type="dxa"/>
              <w:right w:w="90" w:type="dxa"/>
            </w:tcMar>
          </w:tcPr>
          <w:p w14:paraId="03054FF3"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DD8D013"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01B36EF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56BDD8" w14:textId="77777777" w:rsidR="00E01C3A" w:rsidRDefault="00CC3326">
      <w:pPr>
        <w:spacing w:before="130" w:after="260"/>
        <w:rPr>
          <w:lang w:val="pt-BR"/>
        </w:rPr>
      </w:pPr>
      <w:r>
        <w:rPr>
          <w:sz w:val="20"/>
          <w:szCs w:val="20"/>
          <w:lang w:val="pt-BR"/>
        </w:rPr>
        <w:t>Fonte: Elaborado pelos autores (2026).</w:t>
      </w:r>
    </w:p>
    <w:p w14:paraId="2DBDE46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68EF4011" w14:textId="77777777" w:rsidR="00E01C3A" w:rsidRDefault="00CC3326">
      <w:pPr>
        <w:pStyle w:val="Heading3"/>
        <w:spacing w:before="360" w:after="240" w:line="360" w:lineRule="auto"/>
        <w:rPr>
          <w:lang w:val="pt-BR"/>
        </w:rPr>
      </w:pPr>
      <w:bookmarkStart w:id="61" w:name="_Toc242567292"/>
      <w:r>
        <w:rPr>
          <w:lang w:val="pt-BR"/>
        </w:rPr>
        <w:t>3.12.5 Diagrama de casos de uso</w:t>
      </w:r>
      <w:bookmarkEnd w:id="61"/>
    </w:p>
    <w:p w14:paraId="3D79BC6B"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023E3276" w14:textId="796E488D" w:rsidR="00A13357" w:rsidRPr="002F1978" w:rsidRDefault="00285AB3">
      <w:pPr>
        <w:keepNext/>
        <w:spacing w:before="130" w:after="60"/>
        <w:jc w:val="center"/>
        <w:rPr>
          <w:lang w:val="pt-BR"/>
        </w:rPr>
      </w:pPr>
      <w:bookmarkStart w:id="62" w:name="_Toc24256723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2722875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72AE464E" w14:textId="77777777" w:rsidR="00A13357" w:rsidRPr="002F1978" w:rsidRDefault="00285AB3">
      <w:pPr>
        <w:spacing w:after="280"/>
        <w:jc w:val="center"/>
        <w:rPr>
          <w:lang w:val="pt-BR"/>
        </w:rPr>
      </w:pPr>
      <w:r>
        <w:rPr>
          <w:sz w:val="20"/>
          <w:szCs w:val="20"/>
          <w:lang w:val="pt-BR"/>
        </w:rPr>
        <w:t>Fonte: Elaborado pelos autores (2026).</w:t>
      </w:r>
    </w:p>
    <w:p w14:paraId="22CC164C" w14:textId="77777777" w:rsidR="00E01C3A" w:rsidRDefault="00CC3326">
      <w:pPr>
        <w:pStyle w:val="Heading3"/>
        <w:spacing w:before="360" w:after="240" w:line="360" w:lineRule="auto"/>
        <w:rPr>
          <w:lang w:val="pt-BR"/>
        </w:rPr>
      </w:pPr>
      <w:bookmarkStart w:id="63" w:name="_Toc242567293"/>
      <w:r>
        <w:rPr>
          <w:lang w:val="pt-BR"/>
        </w:rPr>
        <w:t>3.12.6 Desenho da arquitetura do sistema</w:t>
      </w:r>
      <w:bookmarkEnd w:id="63"/>
    </w:p>
    <w:p w14:paraId="0A80341C"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735BC91F" w14:textId="0983A164" w:rsidR="00E01C3A" w:rsidRDefault="00CC3326">
      <w:pPr>
        <w:keepNext/>
        <w:spacing w:before="130" w:after="60"/>
        <w:jc w:val="center"/>
        <w:rPr>
          <w:lang w:val="pt-BR"/>
        </w:rPr>
      </w:pPr>
      <w:bookmarkStart w:id="64" w:name="_Toc242567232"/>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233F97E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59B2890C" w14:textId="77777777" w:rsidR="00E01C3A" w:rsidRDefault="00CC3326">
      <w:pPr>
        <w:spacing w:after="280"/>
        <w:jc w:val="center"/>
        <w:rPr>
          <w:lang w:val="pt-BR"/>
        </w:rPr>
      </w:pPr>
      <w:r>
        <w:rPr>
          <w:sz w:val="20"/>
          <w:szCs w:val="20"/>
          <w:lang w:val="pt-BR"/>
        </w:rPr>
        <w:t>Fonte: Elaborado pelos autores (2026).</w:t>
      </w:r>
    </w:p>
    <w:p w14:paraId="31408A4B"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4063F88"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EC0078B" w14:textId="132356ED" w:rsidR="00E01C3A" w:rsidRDefault="00CC3326">
      <w:pPr>
        <w:keepNext/>
        <w:spacing w:before="260" w:after="130"/>
        <w:rPr>
          <w:lang w:val="pt-BR"/>
        </w:rPr>
      </w:pPr>
      <w:bookmarkStart w:id="65" w:name="_Toc24256721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2E597054" w14:textId="77777777">
        <w:trPr>
          <w:tblHeader/>
        </w:trPr>
        <w:tc>
          <w:tcPr>
            <w:tcW w:w="1750" w:type="dxa"/>
            <w:shd w:val="clear" w:color="auto" w:fill="EDEDED"/>
            <w:tcMar>
              <w:top w:w="70" w:type="dxa"/>
              <w:left w:w="90" w:type="dxa"/>
              <w:bottom w:w="70" w:type="dxa"/>
              <w:right w:w="90" w:type="dxa"/>
            </w:tcMar>
          </w:tcPr>
          <w:p w14:paraId="37EE2FB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47AA7A78"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2291D64" w14:textId="77777777" w:rsidR="00E01C3A" w:rsidRDefault="00CC3326">
            <w:proofErr w:type="spellStart"/>
            <w:r>
              <w:rPr>
                <w:b/>
                <w:bCs/>
                <w:sz w:val="20"/>
                <w:szCs w:val="20"/>
              </w:rPr>
              <w:t>Justificativa</w:t>
            </w:r>
            <w:proofErr w:type="spellEnd"/>
          </w:p>
        </w:tc>
      </w:tr>
      <w:tr w:rsidR="00E01C3A" w:rsidRPr="00F96471" w14:paraId="5D55F54D" w14:textId="77777777">
        <w:tc>
          <w:tcPr>
            <w:tcW w:w="1750" w:type="dxa"/>
            <w:tcMar>
              <w:top w:w="70" w:type="dxa"/>
              <w:left w:w="90" w:type="dxa"/>
              <w:bottom w:w="70" w:type="dxa"/>
              <w:right w:w="90" w:type="dxa"/>
            </w:tcMar>
          </w:tcPr>
          <w:p w14:paraId="383708AE"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3254BD99"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77FA6DDF"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F96471" w14:paraId="1298762C" w14:textId="77777777">
        <w:tc>
          <w:tcPr>
            <w:tcW w:w="1750" w:type="dxa"/>
            <w:tcMar>
              <w:top w:w="70" w:type="dxa"/>
              <w:left w:w="90" w:type="dxa"/>
              <w:bottom w:w="70" w:type="dxa"/>
              <w:right w:w="90" w:type="dxa"/>
            </w:tcMar>
          </w:tcPr>
          <w:p w14:paraId="45B07D63" w14:textId="77777777" w:rsidR="00E01C3A" w:rsidRDefault="00CC3326">
            <w:r>
              <w:rPr>
                <w:sz w:val="20"/>
                <w:szCs w:val="20"/>
              </w:rPr>
              <w:t>Back end</w:t>
            </w:r>
          </w:p>
        </w:tc>
        <w:tc>
          <w:tcPr>
            <w:tcW w:w="3100" w:type="dxa"/>
            <w:tcMar>
              <w:top w:w="70" w:type="dxa"/>
              <w:left w:w="90" w:type="dxa"/>
              <w:bottom w:w="70" w:type="dxa"/>
              <w:right w:w="90" w:type="dxa"/>
            </w:tcMar>
          </w:tcPr>
          <w:p w14:paraId="1EC726D1"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928F05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F96471" w14:paraId="649FF0FC" w14:textId="77777777">
        <w:tc>
          <w:tcPr>
            <w:tcW w:w="1750" w:type="dxa"/>
            <w:tcMar>
              <w:top w:w="70" w:type="dxa"/>
              <w:left w:w="90" w:type="dxa"/>
              <w:bottom w:w="70" w:type="dxa"/>
              <w:right w:w="90" w:type="dxa"/>
            </w:tcMar>
          </w:tcPr>
          <w:p w14:paraId="7DFA3D8A" w14:textId="77777777" w:rsidR="00E01C3A" w:rsidRDefault="00CC3326">
            <w:r>
              <w:rPr>
                <w:sz w:val="20"/>
                <w:szCs w:val="20"/>
              </w:rPr>
              <w:t>Front end</w:t>
            </w:r>
          </w:p>
        </w:tc>
        <w:tc>
          <w:tcPr>
            <w:tcW w:w="3100" w:type="dxa"/>
            <w:tcMar>
              <w:top w:w="70" w:type="dxa"/>
              <w:left w:w="90" w:type="dxa"/>
              <w:bottom w:w="70" w:type="dxa"/>
              <w:right w:w="90" w:type="dxa"/>
            </w:tcMar>
          </w:tcPr>
          <w:p w14:paraId="0417C2E2"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E9C135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F96471" w14:paraId="28768B4B" w14:textId="77777777">
        <w:tc>
          <w:tcPr>
            <w:tcW w:w="1750" w:type="dxa"/>
            <w:tcMar>
              <w:top w:w="70" w:type="dxa"/>
              <w:left w:w="90" w:type="dxa"/>
              <w:bottom w:w="70" w:type="dxa"/>
              <w:right w:w="90" w:type="dxa"/>
            </w:tcMar>
          </w:tcPr>
          <w:p w14:paraId="66ECECB4" w14:textId="77777777" w:rsidR="00E01C3A" w:rsidRDefault="00CC3326">
            <w:r>
              <w:rPr>
                <w:sz w:val="20"/>
                <w:szCs w:val="20"/>
              </w:rPr>
              <w:t>Banco de dados</w:t>
            </w:r>
          </w:p>
        </w:tc>
        <w:tc>
          <w:tcPr>
            <w:tcW w:w="3100" w:type="dxa"/>
            <w:tcMar>
              <w:top w:w="70" w:type="dxa"/>
              <w:left w:w="90" w:type="dxa"/>
              <w:bottom w:w="70" w:type="dxa"/>
              <w:right w:w="90" w:type="dxa"/>
            </w:tcMar>
          </w:tcPr>
          <w:p w14:paraId="2A41AA95"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3439CCE7"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7AD6ED62" w14:textId="77777777">
        <w:tc>
          <w:tcPr>
            <w:tcW w:w="1750" w:type="dxa"/>
            <w:tcMar>
              <w:top w:w="70" w:type="dxa"/>
              <w:left w:w="90" w:type="dxa"/>
              <w:bottom w:w="70" w:type="dxa"/>
              <w:right w:w="90" w:type="dxa"/>
            </w:tcMar>
          </w:tcPr>
          <w:p w14:paraId="66CA79C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0AE0C8E"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024477A"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F96471" w14:paraId="6865A83D" w14:textId="77777777">
        <w:tc>
          <w:tcPr>
            <w:tcW w:w="1750" w:type="dxa"/>
            <w:tcMar>
              <w:top w:w="70" w:type="dxa"/>
              <w:left w:w="90" w:type="dxa"/>
              <w:bottom w:w="70" w:type="dxa"/>
              <w:right w:w="90" w:type="dxa"/>
            </w:tcMar>
          </w:tcPr>
          <w:p w14:paraId="225DBAAF"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0CF8101"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394A40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384C66B6" w14:textId="77777777">
        <w:tc>
          <w:tcPr>
            <w:tcW w:w="1750" w:type="dxa"/>
            <w:tcMar>
              <w:top w:w="70" w:type="dxa"/>
              <w:left w:w="90" w:type="dxa"/>
              <w:bottom w:w="70" w:type="dxa"/>
              <w:right w:w="90" w:type="dxa"/>
            </w:tcMar>
          </w:tcPr>
          <w:p w14:paraId="1EF40FA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4085F05"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031F9E4"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60D2783" w14:textId="77777777" w:rsidR="00E01C3A" w:rsidRDefault="00CC3326">
      <w:pPr>
        <w:spacing w:before="130" w:after="260"/>
        <w:rPr>
          <w:lang w:val="pt-BR"/>
        </w:rPr>
      </w:pPr>
      <w:r>
        <w:rPr>
          <w:sz w:val="20"/>
          <w:szCs w:val="20"/>
          <w:lang w:val="pt-BR"/>
        </w:rPr>
        <w:t>Fonte: Elaborado pelos autores (2026).</w:t>
      </w:r>
    </w:p>
    <w:p w14:paraId="21B1ACC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383EF0A4" w14:textId="153B1761" w:rsidR="00E01C3A" w:rsidRDefault="00CC3326">
      <w:pPr>
        <w:keepNext/>
        <w:spacing w:before="260" w:after="130"/>
        <w:rPr>
          <w:lang w:val="pt-BR"/>
        </w:rPr>
      </w:pPr>
      <w:bookmarkStart w:id="66" w:name="_Toc242567220"/>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BC407E4" w14:textId="77777777">
        <w:trPr>
          <w:tblHeader/>
        </w:trPr>
        <w:tc>
          <w:tcPr>
            <w:tcW w:w="2300" w:type="dxa"/>
            <w:shd w:val="clear" w:color="auto" w:fill="EDEDED"/>
            <w:tcMar>
              <w:top w:w="70" w:type="dxa"/>
              <w:left w:w="90" w:type="dxa"/>
              <w:bottom w:w="70" w:type="dxa"/>
              <w:right w:w="90" w:type="dxa"/>
            </w:tcMar>
          </w:tcPr>
          <w:p w14:paraId="61A297F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35AC0CF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247AF2DF" w14:textId="77777777" w:rsidR="00E01C3A" w:rsidRDefault="00CC3326">
            <w:proofErr w:type="spellStart"/>
            <w:r>
              <w:rPr>
                <w:b/>
                <w:bCs/>
                <w:sz w:val="20"/>
                <w:szCs w:val="20"/>
              </w:rPr>
              <w:t>Responsabilidade</w:t>
            </w:r>
            <w:proofErr w:type="spellEnd"/>
          </w:p>
        </w:tc>
      </w:tr>
      <w:tr w:rsidR="00E01C3A" w:rsidRPr="00F96471" w14:paraId="7BE2CCCB" w14:textId="77777777">
        <w:tc>
          <w:tcPr>
            <w:tcW w:w="2300" w:type="dxa"/>
            <w:tcMar>
              <w:top w:w="70" w:type="dxa"/>
              <w:left w:w="90" w:type="dxa"/>
              <w:bottom w:w="70" w:type="dxa"/>
              <w:right w:w="90" w:type="dxa"/>
            </w:tcMar>
          </w:tcPr>
          <w:p w14:paraId="4A6F761E"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311330E5"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8478C6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F96471" w14:paraId="7B98386F" w14:textId="77777777">
        <w:tc>
          <w:tcPr>
            <w:tcW w:w="2300" w:type="dxa"/>
            <w:tcMar>
              <w:top w:w="70" w:type="dxa"/>
              <w:left w:w="90" w:type="dxa"/>
              <w:bottom w:w="70" w:type="dxa"/>
              <w:right w:w="90" w:type="dxa"/>
            </w:tcMar>
          </w:tcPr>
          <w:p w14:paraId="46D7857A"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55286B5E"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0AABCB05"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F96471" w14:paraId="5A36872F" w14:textId="77777777">
        <w:tc>
          <w:tcPr>
            <w:tcW w:w="2300" w:type="dxa"/>
            <w:tcMar>
              <w:top w:w="70" w:type="dxa"/>
              <w:left w:w="90" w:type="dxa"/>
              <w:bottom w:w="70" w:type="dxa"/>
              <w:right w:w="90" w:type="dxa"/>
            </w:tcMar>
          </w:tcPr>
          <w:p w14:paraId="19B9EE5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0CF853C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DB37FB1"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F96471" w14:paraId="720928E2" w14:textId="77777777">
        <w:tc>
          <w:tcPr>
            <w:tcW w:w="2300" w:type="dxa"/>
            <w:tcMar>
              <w:top w:w="70" w:type="dxa"/>
              <w:left w:w="90" w:type="dxa"/>
              <w:bottom w:w="70" w:type="dxa"/>
              <w:right w:w="90" w:type="dxa"/>
            </w:tcMar>
          </w:tcPr>
          <w:p w14:paraId="78ED06C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38296E3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2876D65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F96471" w14:paraId="76C2C3F1" w14:textId="77777777">
        <w:tc>
          <w:tcPr>
            <w:tcW w:w="2300" w:type="dxa"/>
            <w:tcMar>
              <w:top w:w="70" w:type="dxa"/>
              <w:left w:w="90" w:type="dxa"/>
              <w:bottom w:w="70" w:type="dxa"/>
              <w:right w:w="90" w:type="dxa"/>
            </w:tcMar>
          </w:tcPr>
          <w:p w14:paraId="6472542B"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1113EF6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44D33C7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F96471" w14:paraId="6CB4C059" w14:textId="77777777">
        <w:tc>
          <w:tcPr>
            <w:tcW w:w="2300" w:type="dxa"/>
            <w:tcMar>
              <w:top w:w="70" w:type="dxa"/>
              <w:left w:w="90" w:type="dxa"/>
              <w:bottom w:w="70" w:type="dxa"/>
              <w:right w:w="90" w:type="dxa"/>
            </w:tcMar>
          </w:tcPr>
          <w:p w14:paraId="28E3EF49" w14:textId="77777777" w:rsidR="00E01C3A" w:rsidRDefault="00CC3326">
            <w:r>
              <w:rPr>
                <w:sz w:val="20"/>
                <w:szCs w:val="20"/>
              </w:rPr>
              <w:t>Banco de dados</w:t>
            </w:r>
          </w:p>
        </w:tc>
        <w:tc>
          <w:tcPr>
            <w:tcW w:w="3000" w:type="dxa"/>
            <w:tcMar>
              <w:top w:w="70" w:type="dxa"/>
              <w:left w:w="90" w:type="dxa"/>
              <w:bottom w:w="70" w:type="dxa"/>
              <w:right w:w="90" w:type="dxa"/>
            </w:tcMar>
          </w:tcPr>
          <w:p w14:paraId="4B5F8B60"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2B72C322" w14:textId="77777777" w:rsidR="00E01C3A" w:rsidRPr="00CE1B46" w:rsidRDefault="00CC3326">
            <w:pPr>
              <w:rPr>
                <w:lang w:val="pt-BR"/>
              </w:rPr>
            </w:pPr>
            <w:r>
              <w:rPr>
                <w:sz w:val="20"/>
                <w:szCs w:val="20"/>
                <w:lang w:val="pt-BR"/>
              </w:rPr>
              <w:t>Registrar a cadeia completa de cada decisão</w:t>
            </w:r>
          </w:p>
        </w:tc>
      </w:tr>
      <w:tr w:rsidR="00E01C3A" w:rsidRPr="00F96471" w14:paraId="655EE107" w14:textId="77777777">
        <w:tc>
          <w:tcPr>
            <w:tcW w:w="2300" w:type="dxa"/>
            <w:tcMar>
              <w:top w:w="70" w:type="dxa"/>
              <w:left w:w="90" w:type="dxa"/>
              <w:bottom w:w="70" w:type="dxa"/>
              <w:right w:w="90" w:type="dxa"/>
            </w:tcMar>
          </w:tcPr>
          <w:p w14:paraId="6D43FDB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6469E23F"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D1979B5" w14:textId="77777777" w:rsidR="00E01C3A" w:rsidRPr="00CE1B46" w:rsidRDefault="00CC3326">
            <w:pPr>
              <w:rPr>
                <w:lang w:val="pt-BR"/>
              </w:rPr>
            </w:pPr>
            <w:r>
              <w:rPr>
                <w:sz w:val="20"/>
                <w:szCs w:val="20"/>
                <w:lang w:val="pt-BR"/>
              </w:rPr>
              <w:t xml:space="preserve">Exibir o dado recebido, o nível pretendido, a correção imposta e a iluminância medida; explicar cada decisão pelas regras ativadas; </w:t>
            </w:r>
            <w:del w:id="880005" w:author="Vitor Oliveira" w:date="2026-10-18T22:00:00Z">
              <w:r>
                <w:rPr>
                  <w:sz w:val="20"/>
                  <w:szCs w:val="20"/>
                  <w:lang w:val="pt-BR"/>
                </w:rPr>
                <w:delText xml:space="preserve">na demonstração, publicar volumes e ocorrências de trecho em nome da plataforma emulada</w:delText>
              </w:r>
            </w:del>
            <w:ins w:id="880006" w:author="Vitor Oliveira" w:date="2026-10-18T22:00:00Z">
              <w:r>
                <w:rPr>
                  <w:sz w:val="20"/>
                  <w:szCs w:val="20"/>
                  <w:lang w:val="pt-BR"/>
                </w:rPr>
                <w:t xml:space="preserve">na demonstração, publicar volumes e ocorrências de trecho em nome da plataforma emulada e mostrar o mapa do bairro</w:t>
              </w:r>
            </w:ins>
          </w:p>
        </w:tc>
      </w:tr>
      <w:tr w:rsidR="00E01C3A" w:rsidRPr="00F96471" w14:paraId="441BFB01" w14:textId="77777777">
        <w:tc>
          <w:tcPr>
            <w:tcW w:w="2300" w:type="dxa"/>
            <w:tcMar>
              <w:top w:w="70" w:type="dxa"/>
              <w:left w:w="90" w:type="dxa"/>
              <w:bottom w:w="70" w:type="dxa"/>
              <w:right w:w="90" w:type="dxa"/>
            </w:tcMar>
          </w:tcPr>
          <w:p w14:paraId="03EBC64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7233C0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DC1EFDE" w14:textId="77777777" w:rsidR="00E01C3A" w:rsidRPr="00CE1B46" w:rsidRDefault="00CC3326">
            <w:pPr>
              <w:rPr>
                <w:lang w:val="pt-BR"/>
              </w:rPr>
            </w:pPr>
            <w:r>
              <w:rPr>
                <w:sz w:val="20"/>
                <w:szCs w:val="20"/>
                <w:lang w:val="pt-BR"/>
              </w:rPr>
              <w:t>Aplicar o ciclo de trabalho comandado e publicar a iluminância lida</w:t>
            </w:r>
          </w:p>
        </w:tc>
      </w:tr>
    </w:tbl>
    <w:p w14:paraId="007929D0" w14:textId="77777777" w:rsidR="00E01C3A" w:rsidRDefault="00CC3326">
      <w:pPr>
        <w:spacing w:before="130" w:after="260"/>
        <w:rPr>
          <w:lang w:val="pt-BR"/>
        </w:rPr>
      </w:pPr>
      <w:r>
        <w:rPr>
          <w:sz w:val="20"/>
          <w:szCs w:val="20"/>
          <w:lang w:val="pt-BR"/>
        </w:rPr>
        <w:t>Fonte: Elaborado pelos autores (2026).</w:t>
      </w:r>
    </w:p>
    <w:p w14:paraId="4345B8E0"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4D23893" w14:textId="77777777" w:rsidR="00E01C3A" w:rsidRDefault="00CC3326">
      <w:pPr>
        <w:pStyle w:val="Heading4"/>
        <w:spacing w:before="320" w:after="200" w:line="360" w:lineRule="auto"/>
        <w:rPr>
          <w:lang w:val="pt-BR"/>
        </w:rPr>
      </w:pPr>
      <w:bookmarkStart w:id="67" w:name="_Toc242567294"/>
      <w:r>
        <w:rPr>
          <w:lang w:val="pt-BR"/>
        </w:rPr>
        <w:t>3.12.6.1 Implantação em nuvem</w:t>
      </w:r>
      <w:bookmarkEnd w:id="67"/>
    </w:p>
    <w:p w14:paraId="6FD1447A"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4A3CFD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E15028"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7ECCC839"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12A2DAB"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A26AF7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9257657" w14:textId="77777777" w:rsidR="006B1E66" w:rsidRPr="000F5B8B" w:rsidRDefault="00CC3326">
      <w:pPr>
        <w:spacing w:after="120" w:line="360" w:lineRule="auto"/>
        <w:ind w:firstLine="709"/>
        <w:jc w:val="both"/>
        <w:rPr>
          <w:lang w:val="pt-BR"/>
        </w:rPr>
      </w:pPr>
      <w:r>
        <w:rPr>
          <w:lang w:val="pt-BR"/>
        </w:rPr>
        <w:lastRenderedPageBreak/>
        <w:t xml:space="preserve">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w:t>
      </w:r>
      <w:r>
        <w:rPr>
          <w:lang w:val="pt-BR"/>
        </w:rPr>
        <w:lastRenderedPageBreak/>
        <w:t xml:space="preserve">as consultas permanecem abertas, porque o painel apenas lê.</w:t>
      </w:r>
      <w:ins w:id="880000" w:author="Vitor Oliveira" w:date="2026-10-18T22:00:00Z">
        <w:r>
          <w:rPr>
            <w:lang w:val="pt-BR"/>
          </w:rPr>
          <w:t xml:space="preserve"> A interface e o serviço de decisão registram em log cada publicação aceita ou recusada, as tentativas sem chave válida, os erros e cada comando emitido, com um identificador de requisição e o identificador da decisão, que permitem seguir um evento até o comando e a telemetria; o log não contém chave de acesso nem dado pessoal (RNF08), e o seu tamanho é limitado na máquina virtual.</w:t>
        </w:r>
      </w:ins>
    </w:p>
    <w:p w14:paraId="0D39BDDA"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7B350A4A" w14:textId="77777777" w:rsidR="00E01C3A" w:rsidRDefault="00CC3326">
      <w:pPr>
        <w:pStyle w:val="Heading4"/>
        <w:spacing w:before="320" w:after="200" w:line="360" w:lineRule="auto"/>
        <w:rPr>
          <w:lang w:val="pt-BR"/>
        </w:rPr>
      </w:pPr>
      <w:bookmarkStart w:id="68" w:name="_Toc242567295"/>
      <w:r>
        <w:rPr>
          <w:lang w:val="pt-BR"/>
        </w:rPr>
        <w:t>3.12.6.2 Contratos das interfaces</w:t>
      </w:r>
      <w:bookmarkEnd w:id="68"/>
    </w:p>
    <w:p w14:paraId="3CD8BEA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6092B" w14:textId="383F51DD" w:rsidR="00E01C3A" w:rsidRDefault="00CC3326">
      <w:pPr>
        <w:keepNext/>
        <w:spacing w:before="260" w:after="130"/>
        <w:rPr>
          <w:lang w:val="pt-BR"/>
        </w:rPr>
      </w:pPr>
      <w:bookmarkStart w:id="69" w:name="_Toc2425672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310FBBD2" w14:textId="77777777">
        <w:trPr>
          <w:tblHeader/>
        </w:trPr>
        <w:tc>
          <w:tcPr>
            <w:tcW w:w="2600" w:type="dxa"/>
            <w:shd w:val="clear" w:color="auto" w:fill="EDEDED"/>
            <w:tcMar>
              <w:top w:w="70" w:type="dxa"/>
              <w:left w:w="90" w:type="dxa"/>
              <w:bottom w:w="70" w:type="dxa"/>
              <w:right w:w="90" w:type="dxa"/>
            </w:tcMar>
          </w:tcPr>
          <w:p w14:paraId="026A98E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E79A1ED"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B45D52C" w14:textId="77777777" w:rsidR="00E01C3A" w:rsidRDefault="00CC3326">
            <w:proofErr w:type="spellStart"/>
            <w:r>
              <w:rPr>
                <w:b/>
                <w:bCs/>
                <w:sz w:val="20"/>
                <w:szCs w:val="20"/>
              </w:rPr>
              <w:t>Conteúdo</w:t>
            </w:r>
            <w:proofErr w:type="spellEnd"/>
          </w:p>
        </w:tc>
      </w:tr>
      <w:tr w:rsidR="00E01C3A" w:rsidRPr="00F96471" w14:paraId="25100BAE" w14:textId="77777777">
        <w:tc>
          <w:tcPr>
            <w:tcW w:w="2600" w:type="dxa"/>
            <w:tcMar>
              <w:top w:w="70" w:type="dxa"/>
              <w:left w:w="90" w:type="dxa"/>
              <w:bottom w:w="70" w:type="dxa"/>
              <w:right w:w="90" w:type="dxa"/>
            </w:tcMar>
          </w:tcPr>
          <w:p w14:paraId="43A54207"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35E2DF1C"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5B960378"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F96471" w14:paraId="43D98EEE" w14:textId="77777777">
        <w:tc>
          <w:tcPr>
            <w:tcW w:w="2600" w:type="dxa"/>
            <w:tcMar>
              <w:top w:w="70" w:type="dxa"/>
              <w:left w:w="90" w:type="dxa"/>
              <w:bottom w:w="70" w:type="dxa"/>
              <w:right w:w="90" w:type="dxa"/>
            </w:tcMar>
          </w:tcPr>
          <w:p w14:paraId="739CDA10"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63669F6E"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72FF3678" w14:textId="77777777" w:rsidR="00E01C3A" w:rsidRPr="00CE1B46" w:rsidRDefault="00CC3326">
            <w:pPr>
              <w:rPr>
                <w:lang w:val="pt-BR"/>
              </w:rPr>
            </w:pPr>
            <w:r>
              <w:rPr>
                <w:sz w:val="20"/>
                <w:szCs w:val="20"/>
                <w:lang w:val="pt-BR"/>
              </w:rPr>
              <w:t>Coleção de publicações, filtrada por carimbo de tempo e por trecho</w:t>
            </w:r>
          </w:p>
        </w:tc>
      </w:tr>
      <w:tr w:rsidR="00E01C3A" w:rsidRPr="00F96471" w14:paraId="16DA9626" w14:textId="77777777">
        <w:tc>
          <w:tcPr>
            <w:tcW w:w="2600" w:type="dxa"/>
            <w:tcMar>
              <w:top w:w="70" w:type="dxa"/>
              <w:left w:w="90" w:type="dxa"/>
              <w:bottom w:w="70" w:type="dxa"/>
              <w:right w:w="90" w:type="dxa"/>
            </w:tcMar>
          </w:tcPr>
          <w:p w14:paraId="0C4D2BB0"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0791AFA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B0C02F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F96471" w14:paraId="2915CEE2" w14:textId="77777777">
        <w:tc>
          <w:tcPr>
            <w:tcW w:w="2600" w:type="dxa"/>
            <w:tcMar>
              <w:top w:w="70" w:type="dxa"/>
              <w:left w:w="90" w:type="dxa"/>
              <w:bottom w:w="70" w:type="dxa"/>
              <w:right w:w="90" w:type="dxa"/>
            </w:tcMar>
          </w:tcPr>
          <w:p w14:paraId="5ABEF02B"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A107C95"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5884D9A"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F96471" w14:paraId="4E443929" w14:textId="77777777">
        <w:tc>
          <w:tcPr>
            <w:tcW w:w="2600" w:type="dxa"/>
            <w:tcMar>
              <w:top w:w="70" w:type="dxa"/>
              <w:left w:w="90" w:type="dxa"/>
              <w:bottom w:w="70" w:type="dxa"/>
              <w:right w:w="90" w:type="dxa"/>
            </w:tcMar>
          </w:tcPr>
          <w:p w14:paraId="44AE87F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6A23291"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77AD4D8"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F96471" w14:paraId="7D49FEB1" w14:textId="77777777">
        <w:tc>
          <w:tcPr>
            <w:tcW w:w="2600" w:type="dxa"/>
            <w:tcMar>
              <w:top w:w="70" w:type="dxa"/>
              <w:left w:w="90" w:type="dxa"/>
              <w:bottom w:w="70" w:type="dxa"/>
              <w:right w:w="90" w:type="dxa"/>
            </w:tcMar>
          </w:tcPr>
          <w:p w14:paraId="2A51B9CE"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1C51DA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B37F8A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F96471" w14:paraId="4310A699" w14:textId="77777777">
        <w:tc>
          <w:tcPr>
            <w:tcW w:w="2600" w:type="dxa"/>
            <w:tcMar>
              <w:top w:w="70" w:type="dxa"/>
              <w:left w:w="90" w:type="dxa"/>
              <w:bottom w:w="70" w:type="dxa"/>
              <w:right w:w="90" w:type="dxa"/>
            </w:tcMar>
          </w:tcPr>
          <w:p w14:paraId="1ABCD413"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59209579"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213221D" w14:textId="77777777" w:rsidR="00847C0D" w:rsidRPr="00430DB3" w:rsidRDefault="00CC3326">
            <w:pPr>
              <w:rPr>
                <w:lang w:val="pt-BR"/>
              </w:rPr>
            </w:pPr>
            <w:r>
              <w:rPr>
                <w:sz w:val="20"/>
                <w:szCs w:val="20"/>
                <w:lang w:val="pt-BR"/>
              </w:rPr>
              <w:t>Alertas de diagnóstico abertos (RF11)</w:t>
            </w:r>
          </w:p>
        </w:tc>
      </w:tr>
      <w:tr w:rsidR="00E01C3A" w:rsidRPr="00F96471" w14:paraId="553ADC17" w14:textId="77777777">
        <w:tc>
          <w:tcPr>
            <w:tcW w:w="2600" w:type="dxa"/>
            <w:tcMar>
              <w:top w:w="70" w:type="dxa"/>
              <w:left w:w="90" w:type="dxa"/>
              <w:bottom w:w="70" w:type="dxa"/>
              <w:right w:w="90" w:type="dxa"/>
            </w:tcMar>
          </w:tcPr>
          <w:p w14:paraId="70D42348"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55A69F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8A0A08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F96471" w14:paraId="16AC7CF3" w14:textId="77777777">
        <w:tc>
          <w:tcPr>
            <w:tcW w:w="2600" w:type="dxa"/>
            <w:tcMar>
              <w:top w:w="70" w:type="dxa"/>
              <w:left w:w="90" w:type="dxa"/>
              <w:bottom w:w="70" w:type="dxa"/>
              <w:right w:w="90" w:type="dxa"/>
            </w:tcMar>
          </w:tcPr>
          <w:p w14:paraId="4E1A4D06"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6209C3E2"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BAC93B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F96471" w14:paraId="77740034" w14:textId="77777777">
        <w:tc>
          <w:tcPr>
            <w:tcW w:w="2600" w:type="dxa"/>
            <w:tcMar>
              <w:top w:w="70" w:type="dxa"/>
              <w:left w:w="90" w:type="dxa"/>
              <w:bottom w:w="70" w:type="dxa"/>
              <w:right w:w="90" w:type="dxa"/>
            </w:tcMar>
          </w:tcPr>
          <w:p w14:paraId="72422E19"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FEF5B4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C8DD01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F96471" w14:paraId="527B0214" w14:textId="77777777">
        <w:tc>
          <w:tcPr>
            <w:tcW w:w="2600" w:type="dxa"/>
            <w:tcMar>
              <w:top w:w="70" w:type="dxa"/>
              <w:left w:w="90" w:type="dxa"/>
              <w:bottom w:w="70" w:type="dxa"/>
              <w:right w:w="90" w:type="dxa"/>
            </w:tcMar>
          </w:tcPr>
          <w:p w14:paraId="3838B78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2E5EB4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98084FE"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F96471" w14:paraId="610170B1" w14:textId="77777777">
        <w:tc>
          <w:tcPr>
            <w:tcW w:w="2600" w:type="dxa"/>
            <w:tcMar>
              <w:top w:w="70" w:type="dxa"/>
              <w:left w:w="90" w:type="dxa"/>
              <w:bottom w:w="70" w:type="dxa"/>
              <w:right w:w="90" w:type="dxa"/>
            </w:tcMar>
          </w:tcPr>
          <w:p w14:paraId="540B923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5AF4C60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B5E056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F96471" w14:paraId="2D0C788B" w14:textId="77777777">
        <w:tc>
          <w:tcPr>
            <w:tcW w:w="2600" w:type="dxa"/>
            <w:tcMar>
              <w:top w:w="70" w:type="dxa"/>
              <w:left w:w="90" w:type="dxa"/>
              <w:bottom w:w="70" w:type="dxa"/>
              <w:right w:w="90" w:type="dxa"/>
            </w:tcMar>
          </w:tcPr>
          <w:p w14:paraId="0F4D2C51"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EA9D620"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4885407" w14:textId="77777777" w:rsidR="00847C0D" w:rsidRPr="00430DB3" w:rsidRDefault="00CC3326">
            <w:pPr>
              <w:rPr>
                <w:lang w:val="pt-BR"/>
              </w:rPr>
            </w:pPr>
            <w:r>
              <w:rPr>
                <w:sz w:val="20"/>
                <w:szCs w:val="20"/>
                <w:lang w:val="pt-BR"/>
              </w:rPr>
              <w:t>Presença do nó, com última vontade que indica a desconexão</w:t>
            </w:r>
          </w:p>
        </w:tc>
      </w:tr>
    </w:tbl>
    <w:p w14:paraId="52794AD4" w14:textId="77777777" w:rsidR="00E01C3A" w:rsidRDefault="00CC3326">
      <w:pPr>
        <w:spacing w:before="130" w:after="260"/>
        <w:rPr>
          <w:lang w:val="pt-BR"/>
        </w:rPr>
      </w:pPr>
      <w:r>
        <w:rPr>
          <w:sz w:val="20"/>
          <w:szCs w:val="20"/>
          <w:lang w:val="pt-BR"/>
        </w:rPr>
        <w:t>Fonte: Elaborado pelos autores (2026).</w:t>
      </w:r>
    </w:p>
    <w:p w14:paraId="12389B2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0A515D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78439771" w14:textId="77777777" w:rsidR="002A414D" w:rsidRPr="00430DB3" w:rsidRDefault="009172FF">
      <w:pPr>
        <w:pStyle w:val="Heading4"/>
        <w:spacing w:before="320" w:after="200" w:line="360" w:lineRule="auto"/>
        <w:rPr>
          <w:lang w:val="pt-BR"/>
        </w:rPr>
      </w:pPr>
      <w:bookmarkStart w:id="70" w:name="_Toc242567296"/>
      <w:r>
        <w:rPr>
          <w:lang w:val="pt-BR"/>
        </w:rPr>
        <w:t>3.12.6.3 Percurso de uma decisão</w:t>
      </w:r>
      <w:bookmarkEnd w:id="70"/>
    </w:p>
    <w:p w14:paraId="5415CF0C"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63B4E915" w14:textId="57C97683" w:rsidR="002A414D" w:rsidRPr="00430DB3" w:rsidRDefault="009172FF">
      <w:pPr>
        <w:keepNext/>
        <w:spacing w:before="130" w:after="60"/>
        <w:jc w:val="center"/>
        <w:rPr>
          <w:lang w:val="pt-BR"/>
        </w:rPr>
      </w:pPr>
      <w:bookmarkStart w:id="71" w:name="_Toc242567233"/>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E5EAFC9"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018A6DBE" w14:textId="77777777" w:rsidR="002A414D" w:rsidRPr="00430DB3" w:rsidRDefault="009172FF">
      <w:pPr>
        <w:spacing w:after="280"/>
        <w:jc w:val="center"/>
        <w:rPr>
          <w:lang w:val="pt-BR"/>
        </w:rPr>
      </w:pPr>
      <w:r>
        <w:rPr>
          <w:sz w:val="20"/>
          <w:szCs w:val="20"/>
          <w:lang w:val="pt-BR"/>
        </w:rPr>
        <w:t>Fonte: Elaborado pelos autores (2026).</w:t>
      </w:r>
    </w:p>
    <w:p w14:paraId="36A0BC95"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4F6F8090"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3A3F0DA"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35B9B2F"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2C5D388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0F4FA1A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CF9B6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2E77BBF"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5582FFC3"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1D9AD095"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740977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FF273D"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E9130CB"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309A939"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14ADC28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690B9DB0"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7DAD461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7B661845"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6BE1976"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15E38A3A" w14:textId="2B61D29B" w:rsidR="00044D5A" w:rsidRPr="008C0B6A" w:rsidRDefault="00285AB3">
      <w:pPr>
        <w:keepNext/>
        <w:spacing w:before="130" w:after="60"/>
        <w:jc w:val="center"/>
        <w:rPr>
          <w:lang w:val="pt-BR"/>
        </w:rPr>
      </w:pPr>
      <w:bookmarkStart w:id="72" w:name="_Toc24256723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553A9C0D"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481756A" w14:textId="77777777" w:rsidR="00044D5A" w:rsidRPr="008C0B6A" w:rsidRDefault="00285AB3">
      <w:pPr>
        <w:spacing w:after="280"/>
        <w:jc w:val="center"/>
        <w:rPr>
          <w:lang w:val="pt-BR"/>
        </w:rPr>
      </w:pPr>
      <w:r>
        <w:rPr>
          <w:sz w:val="20"/>
          <w:szCs w:val="20"/>
          <w:lang w:val="pt-BR"/>
        </w:rPr>
        <w:t>Fonte: Elaborado pelos autores (2026).</w:t>
      </w:r>
    </w:p>
    <w:p w14:paraId="3582436B" w14:textId="78426B93" w:rsidR="00044D5A" w:rsidRPr="008C0B6A" w:rsidRDefault="00285AB3">
      <w:pPr>
        <w:keepNext/>
        <w:spacing w:before="130" w:after="60"/>
        <w:jc w:val="center"/>
        <w:rPr>
          <w:lang w:val="pt-BR"/>
        </w:rPr>
      </w:pPr>
      <w:bookmarkStart w:id="73" w:name="_Toc24256723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61612687"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670FEDE5" w14:textId="77777777" w:rsidR="00044D5A" w:rsidRPr="008C0B6A" w:rsidRDefault="00285AB3">
      <w:pPr>
        <w:spacing w:after="280"/>
        <w:jc w:val="center"/>
        <w:rPr>
          <w:lang w:val="pt-BR"/>
        </w:rPr>
      </w:pPr>
      <w:r>
        <w:rPr>
          <w:sz w:val="20"/>
          <w:szCs w:val="20"/>
          <w:lang w:val="pt-BR"/>
        </w:rPr>
        <w:t>Fonte: Elaborado pelos autores (2026).</w:t>
      </w:r>
    </w:p>
    <w:p w14:paraId="692656C3"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EDB583E" w14:textId="3B00B64B" w:rsidR="00A13357" w:rsidRPr="002F1978" w:rsidRDefault="00285AB3">
      <w:pPr>
        <w:keepNext/>
        <w:spacing w:before="130" w:after="60"/>
        <w:jc w:val="center"/>
        <w:rPr>
          <w:lang w:val="pt-BR"/>
        </w:rPr>
      </w:pPr>
      <w:bookmarkStart w:id="74" w:name="_Toc242567236"/>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FD547D2"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312285" w14:textId="77777777" w:rsidR="00A13357" w:rsidRPr="002F1978" w:rsidRDefault="00285AB3">
      <w:pPr>
        <w:spacing w:after="280"/>
        <w:jc w:val="center"/>
        <w:rPr>
          <w:lang w:val="pt-BR"/>
        </w:rPr>
      </w:pPr>
      <w:r>
        <w:rPr>
          <w:sz w:val="20"/>
          <w:szCs w:val="20"/>
          <w:lang w:val="pt-BR"/>
        </w:rPr>
        <w:t>Fonte: Elaborado pelos autores (2026).</w:t>
      </w:r>
    </w:p>
    <w:p w14:paraId="1C06435A" w14:textId="58C7F429" w:rsidR="00A13357" w:rsidRPr="002F1978" w:rsidRDefault="00285AB3">
      <w:pPr>
        <w:keepNext/>
        <w:spacing w:before="130" w:after="60"/>
        <w:jc w:val="center"/>
        <w:rPr>
          <w:lang w:val="pt-BR"/>
        </w:rPr>
      </w:pPr>
      <w:bookmarkStart w:id="75" w:name="_Toc24256723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37529110"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593E395" w14:textId="77777777" w:rsidR="00A13357" w:rsidRPr="002F1978" w:rsidRDefault="00285AB3">
      <w:pPr>
        <w:spacing w:after="280"/>
        <w:jc w:val="center"/>
        <w:rPr>
          <w:lang w:val="pt-BR"/>
        </w:rPr>
      </w:pPr>
      <w:r>
        <w:rPr>
          <w:sz w:val="20"/>
          <w:szCs w:val="20"/>
          <w:lang w:val="pt-BR"/>
        </w:rPr>
        <w:t>Fonte: Elaborado pelos autores (2026).</w:t>
      </w:r>
    </w:p>
    <w:p>
      <w:pPr>
        <w:spacing w:after="120" w:line="360" w:lineRule="auto"/>
        <w:ind w:firstLine="709"/>
        <w:jc w:val="both"/>
        <w:rPr>
          <w:ins w:id="880001" w:author="Vitor Oliveira" w:date="2026-10-18T22:00:00Z"/>
        </w:rPr>
      </w:pPr>
      <w:ins w:id="880002" w:author="Vitor Oliveira" w:date="2026-10-18T22:00:00Z">
        <w:r>
          <w:rPr>
            <w:lang w:val="pt-BR"/>
          </w:rPr>
          <w:t xml:space="preserve">Para a demonstração, o painel oferece também uma visão de bairro: o mapa do recorte do Jardim Helena (3.5.2) com os 35 postes do cadastro, coloridos pelo nível decidido e pela saúde do ponto, e os trechos de via coloridos pelo volume vigente ou pela ocorrência aberta. A ocorrência pode ser publicada para vários trechos de uma vez, sempre como evento da interface, e nunca como comando, de modo que toda decisão continua a passar pela verificação normativa. Só o nó de bancada é físico; o ponto simulado e os outros 33 postes, marcados como simulados no banco, respondem por programa, com luz sintética, e não compõem nenhum resultado do Capítulo 4.</w:t>
        </w:r>
      </w:ins>
    </w:p>
    <w:p w14:paraId="458EC3FD" w14:textId="77777777" w:rsidR="001A3925" w:rsidRPr="007D5100" w:rsidRDefault="00000000">
      <w:pPr>
        <w:pStyle w:val="Heading4"/>
        <w:spacing w:before="320" w:after="200" w:line="360" w:lineRule="auto"/>
        <w:rPr>
          <w:lang w:val="pt-BR"/>
        </w:rPr>
      </w:pPr>
      <w:bookmarkStart w:id="76" w:name="_Toc242567297"/>
      <w:r>
        <w:rPr>
          <w:lang w:val="pt-BR"/>
        </w:rPr>
        <w:t>3.12.6.4 Arquitetura de referência para operação em escala</w:t>
      </w:r>
      <w:bookmarkEnd w:id="76"/>
    </w:p>
    <w:p w14:paraId="11019A4E"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05894A34" w14:textId="77777777" w:rsidR="001A3925" w:rsidRPr="007D5100" w:rsidRDefault="00000000">
      <w:pPr>
        <w:spacing w:after="120" w:line="360" w:lineRule="auto"/>
        <w:ind w:firstLine="709"/>
        <w:jc w:val="both"/>
        <w:rPr>
          <w:lang w:val="pt-BR"/>
        </w:rPr>
      </w:pPr>
      <w:r>
        <w:rPr>
          <w:lang w:val="pt-BR"/>
        </w:rPr>
        <w:t xml:space="preserve">Quatro exigências distinguem a operação da demonstração. A primeira é de escala: com mais de seiscentos mil pontos de luz, </w:t>
      </w:r>
      <w:r>
        <w:rPr>
          <w:lang w:val="pt-BR"/>
        </w:rPr>
        <w:t xml:space="preserve">a ordem de grandeza estimada em 3.5.2 é de cerca de 170 publicações por segundo na entrada, com a cobertura atual de cerca de 50 mil câmeras, e de cerca de 730 com câmera em todos os 218.768 trechos do cadastro; como cada trecho está associado, no recorte do Jardim Helena, a cerca de cinco postes, decidir poste a poste daria da ordem de 850 e de 3.700 decisões por segundo, respectivamente, e a renovação da validade, cerca de mil comandos por segundo, permanentemente,</w:t>
      </w:r>
      <w:r>
        <w:rPr>
          <w:lang w:val="pt-BR"/>
        </w:rPr>
        <w:t xml:space="preserve"> com picos quando muitos pontos mudam de alvo ao mesmo tempo, como na retomada da comunicação após uma falha. A segunda é de disponibilidade: a parada do serviço não compromete a segurança, </w:t>
      </w:r>
      <w:r>
        <w:rPr>
          <w:lang w:val="pt-BR"/>
        </w:rPr>
        <w:t xml:space="preserve">porque o ponto volta ao pleno no vencimento da validade do comando (RNF07), ou, em campo, à agenda residente do controlador,</w:t>
      </w:r>
      <w:r>
        <w:rPr>
          <w:lang w:val="pt-BR"/>
        </w:rPr>
        <w:t xml:space="preserve">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rPr/>
      </w:pPr>
      <w:r>
        <w:rPr>
          <w:lang w:val="pt-BR"/>
        </w:rPr>
        <w:t xml:space="preserve">A unidade de decisão passa a ser o grupo de controle: o conjunto de pontos de luz associados exatamente aos mesmos trechos de via (3.5.2). Cada ponto pertence a um único grupo, e todos os pontos de um grupo recebem o mesmo nível, decidido pela mesma regra de cada ponto — o maior volume entre os trechos do grupo e ocorrência se qualquer deles a reportar. Como pontos com os mesmos trechos já recebem, poste a poste, exatamente a mesma decisão, o agrupamento não altera nenhum nível emitido: elimina apenas o cálculo repetido. A decisão de um grupo lê somente os seus trechos, e nunca o nível de outro grupo, de modo que o efeito de uma publicação não se propaga além dos pontos associados ao trecho publicado. No recorte do Jardim Helena, os 34 postes associados formam 17 grupos, de um a quatro postes. Onde a telegestão só admitir comando por circuito, o grupo pode ser o circuito, com perda de granularidade e de economia, </w:t>
      </w:r>
      <w:del w:id="880003" w:author="Vitor Oliveira" w:date="2026-10-18T22:00:00Z">
        <w:r>
          <w:rPr>
            <w:lang w:val="pt-BR"/>
          </w:rPr>
          <w:delText xml:space="preserve">o compromisso já registrado em 3.3.</w:delText>
        </w:r>
      </w:del>
      <w:ins w:id="880004" w:author="Vitor Oliveira" w:date="2026-10-18T22:00:00Z">
        <w:r>
          <w:rPr>
            <w:lang w:val="pt-BR"/>
          </w:rPr>
          <w:t xml:space="preserve">o compromisso já registrado em 3.3. O protótipo já decide assim: o serviço avalia o estado da via, a previsão e a inferência uma vez por grupo e registra a decisão de cada ponto, ligada ao grupo; um teste automatizado confere que o resultado é idêntico ao da decisão ponto a ponto, e a suíte de cenários, executada de novo, produziu os mesmos níveis.</w:t>
        </w:r>
      </w:ins>
    </w:p>
    <w:p w14:paraId="7EF05247"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4916022" w14:textId="77777777" w:rsidR="001A3925" w:rsidRPr="007D5100" w:rsidRDefault="00000000">
      <w:pPr>
        <w:pStyle w:val="ListParagraph"/>
        <w:numPr>
          <w:ilvl w:val="0"/>
          <w:numId w:val="2"/>
        </w:numPr>
        <w:spacing w:after="120" w:line="360" w:lineRule="auto"/>
        <w:jc w:val="both"/>
        <w:rPr>
          <w:lang w:val="pt-BR"/>
        </w:rPr>
      </w:pPr>
      <w:r>
        <w:rPr>
          <w:lang w:val="pt-BR"/>
        </w:rPr>
        <w:t xml:space="preserve">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w:t>
      </w:r>
      <w:r>
        <w:rPr>
          <w:lang w:val="pt-BR"/>
        </w:rPr>
        <w:t xml:space="preserve">e o registro retém os eventos enquanto a decisão estiver indisponível ou atrasada, sem perdê-los. Um segundo estágio, particionado pelo grupo de controle, recebe os avisos de reavaliação gerados por trecho, de modo que cada grupo tenha uma única réplica responsável e duas réplicas nunca decidam o mesmo grupo ao mesmo tempo. Os eventos são ordenados pela hora em que ocorreram, e não pela de chegada, e o que chega já vencido é descartado.</w:t>
      </w:r>
    </w:p>
    <w:p w14:paraId="3821D962"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w:t>
      </w:r>
      <w:r>
        <w:rPr>
          <w:lang w:val="pt-BR"/>
        </w:rPr>
        <w:t xml:space="preserve">e o número de réplicas acompanha o atraso da fila. Cada grupo é decidido uma vez por janela curta, que agrega as publicações de seus trechos no mesmo período; a ocorrência não espera a janela. Com cerca de dois postes por grupo, como no recorte, e uma decisão por grupo a cada 5 min, a cobertura total cai para a ordem de mil decisões por segundo.</w:t>
      </w:r>
      <w:r>
        <w:rPr>
          <w:lang w:val="pt-BR"/>
        </w:rPr>
        <w:t xml:space="preserve">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059D6710" w14:textId="77777777" w:rsidR="001A3925" w:rsidRPr="007D5100" w:rsidRDefault="00000000">
      <w:pPr>
        <w:pStyle w:val="ListParagraph"/>
        <w:numPr>
          <w:ilvl w:val="0"/>
          <w:numId w:val="2"/>
        </w:numPr>
        <w:spacing w:after="120" w:line="360" w:lineRule="auto"/>
        <w:jc w:val="both"/>
        <w:rPr>
          <w:lang w:val="pt-BR"/>
        </w:rPr>
      </w:pPr>
      <w:r>
        <w:rPr>
          <w:lang w:val="pt-BR"/>
        </w:rPr>
        <w:t xml:space="preserve">Previsão fora do caminho do comando. O treino do modelo é processo periódico, separado da decisão, que lê o histórico de volumes, avalia o modelo novo contra as referências de 3.6 e o registra com versão, em registro de modelos como o do MLflow. </w:t>
      </w:r>
      <w:r>
        <w:rPr>
          <w:lang w:val="pt-BR"/>
        </w:rPr>
        <w:t xml:space="preserve">A previsão em operação é calculada por trecho, uma vez a cada bloco de 15 min e em lote — da ordem de 250 previsões por segundo na cobertura total, em lugar de uma por decisão —, e guardada no armazenamento compartilhado; o nível previsto do grupo é o maior entre os de seus trechos, o que difere ligeiramente do protótipo, que prevê sobre a série do maior nível. As réplicas carregam apenas versões aprovadas,</w:t>
      </w:r>
      <w:r>
        <w:rPr>
          <w:lang w:val="pt-BR"/>
        </w:rPr>
        <w:t xml:space="preserve"> e cada decisão grava a versão usada, como já faz o protótipo (RNF04). A base de regras segue o mesmo percurso de versão e aprovação.</w:t>
      </w:r>
    </w:p>
    <w:p w14:paraId="028777DB" w14:textId="77777777" w:rsidR="001A3925" w:rsidRDefault="00000000">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w:t>
      </w:r>
      <w:r>
        <w:rPr>
          <w:lang w:val="pt-BR"/>
        </w:rPr>
        <w:t xml:space="preserve">O comando é enviado por grupo, onde a telegestão o admitir, e só quando o nível muda, e não para renovar a validade de cada luminária: as redes de campo de telegestão, de baixa taxa, têm capacidade limitada de mensagens em direção ao ponto de luz. A proteção contra a perda da central passa, em campo, à agenda residente que o Caderno de Encargos já exige do controlador (3.5.2), com validade longa e sinal de vida enviado por grupo ou por concentrador, e não por luminária; sem a central, o ponto volta à agenda ou ao pleno. Depois de uma falha, a retomada é escalonada, com limite de taxa e prioridade para os pontos com ocorrência, e os pontos permanecem no pleno até receberem o novo nível. O MQTT permanece como meio de bancada.</w:t>
      </w:r>
    </w:p>
    <w:p w14:paraId="220DB206" w14:textId="77777777" w:rsidR="001A3925" w:rsidRPr="007D5100" w:rsidRDefault="00000000">
      <w:pPr>
        <w:pStyle w:val="ListParagraph"/>
        <w:numPr>
          <w:ilvl w:val="0"/>
          <w:numId w:val="2"/>
        </w:numPr>
        <w:spacing w:after="120" w:line="360" w:lineRule="auto"/>
        <w:jc w:val="both"/>
        <w:rPr>
          <w:lang w:val="pt-BR"/>
        </w:rPr>
      </w:pPr>
      <w:r>
        <w:rPr>
          <w:lang w:val="pt-BR"/>
        </w:rPr>
        <w:t xml:space="preserve">Dados em dois níveis. </w:t>
      </w:r>
      <w:r>
        <w:rPr>
          <w:lang w:val="pt-BR"/>
        </w:rPr>
        <w:t xml:space="preserve">Cadastro, classes de iluminação e versões ficam</w:t>
      </w:r>
      <w:r>
        <w:rPr>
          <w:lang w:val="pt-BR"/>
        </w:rPr>
        <w:t xml:space="preserve"> em PostgreSQL gerenciado — o mesmo banco do protótipo, oferecido como serviço pelo provedor —, com réplica em outra zona de disponibilidade, cópia de segurança automática e restauração a qualquer instante. </w:t>
      </w:r>
      <w:r>
        <w:rPr>
          <w:lang w:val="pt-BR"/>
        </w:rPr>
        <w:t xml:space="preserve">Eventos, decisões e telemetria, que crescem com o número de pontos e com o tempo, ficam em armazenamento orientado a série temporal,</w:t>
      </w:r>
      <w:r>
        <w:rPr>
          <w:lang w:val="pt-BR"/>
        </w:rPr>
        <w:t xml:space="preserve"> como a extensão TimescaleDB do PostgreSQL, particionado por tempo e com política de retenção, como recomenda 6.1. </w:t>
      </w:r>
      <w:r>
        <w:rPr>
          <w:lang w:val="pt-BR"/>
        </w:rPr>
        <w:t xml:space="preserve">Da decisão, grava-se completa a que muda o nível ou gera comando, com as entradas e o grau de cada regra, e da que mantém o alvo, um resumo; esta continua reconstituível pelos eventos e pela versão da base de regras (RNF04). Na cobertura total, decidir e gravar tudo poste a poste produziria centenas de gigabytes por dia. Os dados recentes ficam em armazenamento quente, e os antigos, em arquivo de menor custo. As consultas do painel são atendidas por réplica de leitura, sem concorrer com a decisão.</w:t>
      </w:r>
    </w:p>
    <w:p w14:paraId="02736322"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1FAEB664" w14:textId="77777777" w:rsidR="001A3925" w:rsidRPr="007D5100" w:rsidRDefault="00000000">
      <w:pPr>
        <w:pStyle w:val="ListParagraph"/>
        <w:numPr>
          <w:ilvl w:val="0"/>
          <w:numId w:val="2"/>
        </w:numPr>
        <w:spacing w:after="120" w:line="360" w:lineRule="auto"/>
        <w:jc w:val="both"/>
        <w:rPr>
          <w:lang w:val="pt-BR"/>
        </w:rPr>
      </w:pPr>
      <w:r>
        <w:rPr>
          <w:lang w:val="pt-BR"/>
        </w:rPr>
        <w:t xml:space="preserve">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w:t>
      </w:r>
      <w:r>
        <w:rPr>
          <w:lang w:val="pt-BR"/>
        </w:rPr>
        <w:t xml:space="preserve">decisão de contratação que não altera a arquitetura. As cópias de segurança são replicadas em outra região, com tempo de recuperação e perda máxima de dados declarados em contrato.</w:t>
      </w:r>
    </w:p>
    <w:p>
      <w:pPr>
        <w:spacing w:after="120" w:line="360" w:lineRule="auto"/>
        <w:ind w:firstLine="709"/>
        <w:jc w:val="both"/>
        <w:rPr/>
      </w:pPr>
      <w:r>
        <w:rPr>
          <w:lang w:val="pt-BR"/>
        </w:rPr>
        <w:t xml:space="preserve">Para além de um município, a arquitetura organiza-se em células. Cada município, ou região metropolitana, opera a sua cópia completa — entrada, decisão, dados e adaptador para a central da sua concessionária —, e só a base de regras, a tabela de classes da norma e os modelos de previsão vêm de um registro comum e versionado. Não há sistema central único: o país, com cerca de 22 milhões de pontos de luz (ABCIP, 2024a), cerca de 33 vezes o parque paulistano, somaria da ordem de dezenas de milhares de decisões por segundo, repartidas entre células das quais a maior é a de São Paulo, e a falha de uma célula leva apenas os seus pontos à agenda ou ao pleno. Os valores desta subseção são ordem de grandeza, calculada, e não resultado de teste de carga.</w:t>
      </w:r>
    </w:p>
    <w:p w14:paraId="0C97E629" w14:textId="77777777" w:rsidR="001A3925" w:rsidRPr="007D5100" w:rsidRDefault="00000000">
      <w:pPr>
        <w:spacing w:after="120" w:line="360" w:lineRule="auto"/>
        <w:ind w:firstLine="709"/>
        <w:jc w:val="both"/>
        <w:rPr>
          <w:lang w:val="pt-BR"/>
        </w:rPr>
      </w:pPr>
      <w:r>
        <w:rPr>
          <w:lang w:val="pt-BR"/>
        </w:rPr>
        <w:t xml:space="preserve">Dois traços da arquitetura de referência decorrem do que o protótipo já estabeleceu, e não de acréscimo. O primeiro é que a degradação é segura por construção: se a entrada, a decisão ou o adaptador atrasarem, </w:t>
      </w:r>
      <w:r>
        <w:rPr>
          <w:lang w:val="pt-BR"/>
        </w:rPr>
        <w:t xml:space="preserve">o ponto mantém o último comando até o vencimento da validade e então volta ao pleno, na bancada, ou à agenda residente, em campo,</w:t>
      </w:r>
      <w:r>
        <w:rPr>
          <w:lang w:val="pt-BR"/>
        </w:rPr>
        <w:t xml:space="preserve">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w:t>
      </w:r>
      <w:r>
        <w:rPr>
          <w:lang w:val="pt-BR"/>
        </w:rPr>
        <w:t xml:space="preserve">cerca de US$ 3 mil por mês para a infraestrutura de produção de São Paulo,</w:t>
      </w:r>
      <w:r>
        <w:rPr>
          <w:lang w:val="pt-BR"/>
        </w:rPr>
        <w:t xml:space="preserve"> com dimensionamento dos autores e sem teste de carga; a lacuna figura entre as limitações (5.3) e entre as recomendações (6.1).</w:t>
      </w:r>
    </w:p>
    <w:p w14:paraId="3A65767B" w14:textId="77777777" w:rsidR="00E01C3A" w:rsidRDefault="00CC3326">
      <w:pPr>
        <w:pStyle w:val="Heading3"/>
        <w:spacing w:before="360" w:after="240" w:line="360" w:lineRule="auto"/>
        <w:rPr>
          <w:lang w:val="pt-BR"/>
        </w:rPr>
      </w:pPr>
      <w:bookmarkStart w:id="77" w:name="_Toc242567298"/>
      <w:r>
        <w:rPr>
          <w:lang w:val="pt-BR"/>
        </w:rPr>
        <w:t>3.12.7 Especificação dos casos de teste</w:t>
      </w:r>
      <w:bookmarkEnd w:id="77"/>
    </w:p>
    <w:p w14:paraId="617F2060"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6509FEF4" w14:textId="6796D7F1" w:rsidR="00847C0D" w:rsidRDefault="00CC3326">
      <w:pPr>
        <w:keepNext/>
        <w:spacing w:before="260" w:after="130"/>
      </w:pPr>
      <w:bookmarkStart w:id="78" w:name="_Toc242567222"/>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15</w:t>
      </w:r>
      <w:r w:rsidR="008D0833">
        <w:rPr>
          <w:sz w:val="20"/>
          <w:szCs w:val="20"/>
          <w:lang w:val="pt-BR"/>
        </w:rPr>
        <w:fldChar w:fldCharType="end"/>
      </w:r>
      <w:r>
        <w:rPr>
          <w:sz w:val="20"/>
          <w:szCs w:val="20"/>
          <w:lang w:val="pt-BR"/>
        </w:rPr>
        <w:t xml:space="preserve"> – Casos de teste</w:t>
      </w:r>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F831EAA" w14:textId="77777777">
        <w:trPr>
          <w:tblHeader/>
        </w:trPr>
        <w:tc>
          <w:tcPr>
            <w:tcW w:w="850" w:type="dxa"/>
            <w:shd w:val="clear" w:color="auto" w:fill="EDEDED"/>
            <w:tcMar>
              <w:top w:w="70" w:type="dxa"/>
              <w:left w:w="90" w:type="dxa"/>
              <w:bottom w:w="70" w:type="dxa"/>
              <w:right w:w="90" w:type="dxa"/>
            </w:tcMar>
          </w:tcPr>
          <w:p w14:paraId="4B86CF0D"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0DC1FB98"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5DDAFD6"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4AF98BC"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F96471" w14:paraId="02826AB5" w14:textId="77777777">
        <w:tc>
          <w:tcPr>
            <w:tcW w:w="850" w:type="dxa"/>
            <w:tcMar>
              <w:top w:w="70" w:type="dxa"/>
              <w:left w:w="90" w:type="dxa"/>
              <w:bottom w:w="70" w:type="dxa"/>
              <w:right w:w="90" w:type="dxa"/>
            </w:tcMar>
          </w:tcPr>
          <w:p w14:paraId="443C4CB4" w14:textId="77777777" w:rsidR="00847C0D" w:rsidRDefault="00CC3326">
            <w:r>
              <w:rPr>
                <w:sz w:val="20"/>
                <w:szCs w:val="20"/>
              </w:rPr>
              <w:t>CT01</w:t>
            </w:r>
          </w:p>
        </w:tc>
        <w:tc>
          <w:tcPr>
            <w:tcW w:w="3500" w:type="dxa"/>
            <w:tcMar>
              <w:top w:w="70" w:type="dxa"/>
              <w:left w:w="90" w:type="dxa"/>
              <w:bottom w:w="70" w:type="dxa"/>
              <w:right w:w="90" w:type="dxa"/>
            </w:tcMar>
          </w:tcPr>
          <w:p w14:paraId="58577346" w14:textId="77777777" w:rsidR="00847C0D" w:rsidRDefault="00CC3326">
            <w:r>
              <w:rPr>
                <w:sz w:val="20"/>
                <w:szCs w:val="20"/>
                <w:lang w:val="pt-BR"/>
              </w:rPr>
              <w:t>RF01, RNF08</w:t>
            </w:r>
          </w:p>
        </w:tc>
        <w:tc>
          <w:tcPr>
            <w:tcW w:w="1750" w:type="dxa"/>
            <w:tcMar>
              <w:top w:w="70" w:type="dxa"/>
              <w:left w:w="90" w:type="dxa"/>
              <w:bottom w:w="70" w:type="dxa"/>
              <w:right w:w="90" w:type="dxa"/>
            </w:tcMar>
          </w:tcPr>
          <w:p w14:paraId="2DEE3520"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678C74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F96471" w14:paraId="756DF60B" w14:textId="77777777">
        <w:tc>
          <w:tcPr>
            <w:tcW w:w="850" w:type="dxa"/>
            <w:tcMar>
              <w:top w:w="70" w:type="dxa"/>
              <w:left w:w="90" w:type="dxa"/>
              <w:bottom w:w="70" w:type="dxa"/>
              <w:right w:w="90" w:type="dxa"/>
            </w:tcMar>
          </w:tcPr>
          <w:p w14:paraId="604448CA" w14:textId="77777777" w:rsidR="00847C0D" w:rsidRDefault="00CC3326">
            <w:r>
              <w:rPr>
                <w:sz w:val="20"/>
                <w:szCs w:val="20"/>
              </w:rPr>
              <w:t>CT02</w:t>
            </w:r>
          </w:p>
        </w:tc>
        <w:tc>
          <w:tcPr>
            <w:tcW w:w="3500" w:type="dxa"/>
            <w:tcMar>
              <w:top w:w="70" w:type="dxa"/>
              <w:left w:w="90" w:type="dxa"/>
              <w:bottom w:w="70" w:type="dxa"/>
              <w:right w:w="90" w:type="dxa"/>
            </w:tcMar>
          </w:tcPr>
          <w:p w14:paraId="36A95F94" w14:textId="77777777" w:rsidR="00847C0D" w:rsidRDefault="00CC3326">
            <w:r>
              <w:rPr>
                <w:sz w:val="20"/>
                <w:szCs w:val="20"/>
                <w:lang w:val="pt-BR"/>
              </w:rPr>
              <w:t>RF02</w:t>
            </w:r>
          </w:p>
        </w:tc>
        <w:tc>
          <w:tcPr>
            <w:tcW w:w="1750" w:type="dxa"/>
            <w:tcMar>
              <w:top w:w="70" w:type="dxa"/>
              <w:left w:w="90" w:type="dxa"/>
              <w:bottom w:w="70" w:type="dxa"/>
              <w:right w:w="90" w:type="dxa"/>
            </w:tcMar>
          </w:tcPr>
          <w:p w14:paraId="1AC4745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7DB0746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F96471" w14:paraId="41721329" w14:textId="77777777">
        <w:tc>
          <w:tcPr>
            <w:tcW w:w="850" w:type="dxa"/>
            <w:tcMar>
              <w:top w:w="70" w:type="dxa"/>
              <w:left w:w="90" w:type="dxa"/>
              <w:bottom w:w="70" w:type="dxa"/>
              <w:right w:w="90" w:type="dxa"/>
            </w:tcMar>
          </w:tcPr>
          <w:p w14:paraId="1684FC69" w14:textId="77777777" w:rsidR="00847C0D" w:rsidRDefault="00CC3326">
            <w:r>
              <w:rPr>
                <w:sz w:val="20"/>
                <w:szCs w:val="20"/>
              </w:rPr>
              <w:t>CT03</w:t>
            </w:r>
          </w:p>
        </w:tc>
        <w:tc>
          <w:tcPr>
            <w:tcW w:w="3500" w:type="dxa"/>
            <w:tcMar>
              <w:top w:w="70" w:type="dxa"/>
              <w:left w:w="90" w:type="dxa"/>
              <w:bottom w:w="70" w:type="dxa"/>
              <w:right w:w="90" w:type="dxa"/>
            </w:tcMar>
          </w:tcPr>
          <w:p w14:paraId="06D3F7BA" w14:textId="77777777" w:rsidR="00847C0D" w:rsidRDefault="00CC3326">
            <w:r>
              <w:rPr>
                <w:sz w:val="20"/>
                <w:szCs w:val="20"/>
                <w:lang w:val="pt-BR"/>
              </w:rPr>
              <w:t>RF03, RNF05</w:t>
            </w:r>
          </w:p>
        </w:tc>
        <w:tc>
          <w:tcPr>
            <w:tcW w:w="1750" w:type="dxa"/>
            <w:tcMar>
              <w:top w:w="70" w:type="dxa"/>
              <w:left w:w="90" w:type="dxa"/>
              <w:bottom w:w="70" w:type="dxa"/>
              <w:right w:w="90" w:type="dxa"/>
            </w:tcMar>
          </w:tcPr>
          <w:p w14:paraId="0CD35B2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35CFD67"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F96471" w14:paraId="5E127DEF" w14:textId="77777777">
        <w:tc>
          <w:tcPr>
            <w:tcW w:w="850" w:type="dxa"/>
            <w:tcMar>
              <w:top w:w="70" w:type="dxa"/>
              <w:left w:w="90" w:type="dxa"/>
              <w:bottom w:w="70" w:type="dxa"/>
              <w:right w:w="90" w:type="dxa"/>
            </w:tcMar>
          </w:tcPr>
          <w:p w14:paraId="5055F551" w14:textId="77777777" w:rsidR="00847C0D" w:rsidRDefault="00CC3326">
            <w:r>
              <w:rPr>
                <w:sz w:val="20"/>
                <w:szCs w:val="20"/>
              </w:rPr>
              <w:t>CT04</w:t>
            </w:r>
          </w:p>
        </w:tc>
        <w:tc>
          <w:tcPr>
            <w:tcW w:w="3500" w:type="dxa"/>
            <w:tcMar>
              <w:top w:w="70" w:type="dxa"/>
              <w:left w:w="90" w:type="dxa"/>
              <w:bottom w:w="70" w:type="dxa"/>
              <w:right w:w="90" w:type="dxa"/>
            </w:tcMar>
          </w:tcPr>
          <w:p w14:paraId="0CB11413" w14:textId="77777777" w:rsidR="00847C0D" w:rsidRDefault="00CC3326">
            <w:r>
              <w:rPr>
                <w:sz w:val="20"/>
                <w:szCs w:val="20"/>
                <w:lang w:val="pt-BR"/>
              </w:rPr>
              <w:t>RF03</w:t>
            </w:r>
          </w:p>
        </w:tc>
        <w:tc>
          <w:tcPr>
            <w:tcW w:w="1750" w:type="dxa"/>
            <w:tcMar>
              <w:top w:w="70" w:type="dxa"/>
              <w:left w:w="90" w:type="dxa"/>
              <w:bottom w:w="70" w:type="dxa"/>
              <w:right w:w="90" w:type="dxa"/>
            </w:tcMar>
          </w:tcPr>
          <w:p w14:paraId="005BC2B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B4AC27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F96471" w14:paraId="0BC2CB35" w14:textId="77777777">
        <w:tc>
          <w:tcPr>
            <w:tcW w:w="850" w:type="dxa"/>
            <w:tcMar>
              <w:top w:w="70" w:type="dxa"/>
              <w:left w:w="90" w:type="dxa"/>
              <w:bottom w:w="70" w:type="dxa"/>
              <w:right w:w="90" w:type="dxa"/>
            </w:tcMar>
          </w:tcPr>
          <w:p w14:paraId="06761EFB" w14:textId="77777777" w:rsidR="00847C0D" w:rsidRDefault="00CC3326">
            <w:r>
              <w:rPr>
                <w:sz w:val="20"/>
                <w:szCs w:val="20"/>
              </w:rPr>
              <w:t>CT05</w:t>
            </w:r>
          </w:p>
        </w:tc>
        <w:tc>
          <w:tcPr>
            <w:tcW w:w="3500" w:type="dxa"/>
            <w:tcMar>
              <w:top w:w="70" w:type="dxa"/>
              <w:left w:w="90" w:type="dxa"/>
              <w:bottom w:w="70" w:type="dxa"/>
              <w:right w:w="90" w:type="dxa"/>
            </w:tcMar>
          </w:tcPr>
          <w:p w14:paraId="7C8F3EE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E6CF4D8"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4F9BC8A"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F96471" w14:paraId="09E67A79" w14:textId="77777777">
        <w:tc>
          <w:tcPr>
            <w:tcW w:w="850" w:type="dxa"/>
            <w:tcMar>
              <w:top w:w="70" w:type="dxa"/>
              <w:left w:w="90" w:type="dxa"/>
              <w:bottom w:w="70" w:type="dxa"/>
              <w:right w:w="90" w:type="dxa"/>
            </w:tcMar>
          </w:tcPr>
          <w:p w14:paraId="4AFA7842" w14:textId="77777777" w:rsidR="00847C0D" w:rsidRDefault="00CC3326">
            <w:r>
              <w:rPr>
                <w:sz w:val="20"/>
                <w:szCs w:val="20"/>
              </w:rPr>
              <w:t>CT06</w:t>
            </w:r>
          </w:p>
        </w:tc>
        <w:tc>
          <w:tcPr>
            <w:tcW w:w="3500" w:type="dxa"/>
            <w:tcMar>
              <w:top w:w="70" w:type="dxa"/>
              <w:left w:w="90" w:type="dxa"/>
              <w:bottom w:w="70" w:type="dxa"/>
              <w:right w:w="90" w:type="dxa"/>
            </w:tcMar>
          </w:tcPr>
          <w:p w14:paraId="05E46B2D" w14:textId="77777777" w:rsidR="00847C0D" w:rsidRDefault="00CC3326">
            <w:r>
              <w:rPr>
                <w:sz w:val="20"/>
                <w:szCs w:val="20"/>
                <w:lang w:val="pt-BR"/>
              </w:rPr>
              <w:t>RNF02</w:t>
            </w:r>
          </w:p>
        </w:tc>
        <w:tc>
          <w:tcPr>
            <w:tcW w:w="1750" w:type="dxa"/>
            <w:tcMar>
              <w:top w:w="70" w:type="dxa"/>
              <w:left w:w="90" w:type="dxa"/>
              <w:bottom w:w="70" w:type="dxa"/>
              <w:right w:w="90" w:type="dxa"/>
            </w:tcMar>
          </w:tcPr>
          <w:p w14:paraId="26F03FB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CA1DCF" w14:textId="77777777" w:rsidR="00847C0D" w:rsidRPr="00430DB3" w:rsidRDefault="00CC3326">
            <w:pPr>
              <w:rPr>
                <w:lang w:val="pt-BR"/>
              </w:rPr>
            </w:pPr>
            <w:r>
              <w:rPr>
                <w:sz w:val="20"/>
                <w:szCs w:val="20"/>
                <w:lang w:val="pt-BR"/>
              </w:rPr>
              <w:t>Descida até o piso em no mínimo cinco minutos</w:t>
            </w:r>
          </w:p>
        </w:tc>
      </w:tr>
      <w:tr w:rsidR="00E01C3A" w:rsidRPr="00F96471" w14:paraId="0F27A911" w14:textId="77777777">
        <w:tc>
          <w:tcPr>
            <w:tcW w:w="850" w:type="dxa"/>
            <w:tcMar>
              <w:top w:w="70" w:type="dxa"/>
              <w:left w:w="90" w:type="dxa"/>
              <w:bottom w:w="70" w:type="dxa"/>
              <w:right w:w="90" w:type="dxa"/>
            </w:tcMar>
          </w:tcPr>
          <w:p w14:paraId="69F5397D" w14:textId="77777777" w:rsidR="00847C0D" w:rsidRDefault="00CC3326">
            <w:r>
              <w:rPr>
                <w:sz w:val="20"/>
                <w:szCs w:val="20"/>
              </w:rPr>
              <w:t>CT07</w:t>
            </w:r>
          </w:p>
        </w:tc>
        <w:tc>
          <w:tcPr>
            <w:tcW w:w="3500" w:type="dxa"/>
            <w:tcMar>
              <w:top w:w="70" w:type="dxa"/>
              <w:left w:w="90" w:type="dxa"/>
              <w:bottom w:w="70" w:type="dxa"/>
              <w:right w:w="90" w:type="dxa"/>
            </w:tcMar>
          </w:tcPr>
          <w:p w14:paraId="7FAB5FD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C8825AC"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3E1A39C9"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F96471" w14:paraId="65060980" w14:textId="77777777">
        <w:tc>
          <w:tcPr>
            <w:tcW w:w="850" w:type="dxa"/>
            <w:tcMar>
              <w:top w:w="70" w:type="dxa"/>
              <w:left w:w="90" w:type="dxa"/>
              <w:bottom w:w="70" w:type="dxa"/>
              <w:right w:w="90" w:type="dxa"/>
            </w:tcMar>
          </w:tcPr>
          <w:p w14:paraId="7F8DAADE" w14:textId="77777777" w:rsidR="00847C0D" w:rsidRDefault="00CC3326">
            <w:r>
              <w:rPr>
                <w:sz w:val="20"/>
                <w:szCs w:val="20"/>
              </w:rPr>
              <w:t>CT08</w:t>
            </w:r>
          </w:p>
        </w:tc>
        <w:tc>
          <w:tcPr>
            <w:tcW w:w="3500" w:type="dxa"/>
            <w:tcMar>
              <w:top w:w="70" w:type="dxa"/>
              <w:left w:w="90" w:type="dxa"/>
              <w:bottom w:w="70" w:type="dxa"/>
              <w:right w:w="90" w:type="dxa"/>
            </w:tcMar>
          </w:tcPr>
          <w:p w14:paraId="78E1019A" w14:textId="77777777" w:rsidR="00847C0D" w:rsidRDefault="00CC3326">
            <w:r>
              <w:rPr>
                <w:sz w:val="20"/>
                <w:szCs w:val="20"/>
                <w:lang w:val="pt-BR"/>
              </w:rPr>
              <w:t>RF07, RNF04</w:t>
            </w:r>
          </w:p>
        </w:tc>
        <w:tc>
          <w:tcPr>
            <w:tcW w:w="1750" w:type="dxa"/>
            <w:tcMar>
              <w:top w:w="70" w:type="dxa"/>
              <w:left w:w="90" w:type="dxa"/>
              <w:bottom w:w="70" w:type="dxa"/>
              <w:right w:w="90" w:type="dxa"/>
            </w:tcMar>
          </w:tcPr>
          <w:p w14:paraId="6B0773FE"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7F9CBA4"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F96471" w14:paraId="7E45DDA9" w14:textId="77777777">
        <w:tc>
          <w:tcPr>
            <w:tcW w:w="850" w:type="dxa"/>
            <w:tcMar>
              <w:top w:w="70" w:type="dxa"/>
              <w:left w:w="90" w:type="dxa"/>
              <w:bottom w:w="70" w:type="dxa"/>
              <w:right w:w="90" w:type="dxa"/>
            </w:tcMar>
          </w:tcPr>
          <w:p w14:paraId="33A752CF" w14:textId="77777777" w:rsidR="00847C0D" w:rsidRDefault="00CC3326">
            <w:r>
              <w:rPr>
                <w:sz w:val="20"/>
                <w:szCs w:val="20"/>
              </w:rPr>
              <w:t>CT09</w:t>
            </w:r>
          </w:p>
        </w:tc>
        <w:tc>
          <w:tcPr>
            <w:tcW w:w="3500" w:type="dxa"/>
            <w:tcMar>
              <w:top w:w="70" w:type="dxa"/>
              <w:left w:w="90" w:type="dxa"/>
              <w:bottom w:w="70" w:type="dxa"/>
              <w:right w:w="90" w:type="dxa"/>
            </w:tcMar>
          </w:tcPr>
          <w:p w14:paraId="3520AAD6" w14:textId="77777777" w:rsidR="00847C0D" w:rsidRDefault="00CC3326">
            <w:r>
              <w:rPr>
                <w:sz w:val="20"/>
                <w:szCs w:val="20"/>
                <w:lang w:val="pt-BR"/>
              </w:rPr>
              <w:t>RF07</w:t>
            </w:r>
          </w:p>
        </w:tc>
        <w:tc>
          <w:tcPr>
            <w:tcW w:w="1750" w:type="dxa"/>
            <w:tcMar>
              <w:top w:w="70" w:type="dxa"/>
              <w:left w:w="90" w:type="dxa"/>
              <w:bottom w:w="70" w:type="dxa"/>
              <w:right w:w="90" w:type="dxa"/>
            </w:tcMar>
          </w:tcPr>
          <w:p w14:paraId="4146B333"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055951A" w14:textId="77777777" w:rsidR="00847C0D" w:rsidRPr="00430DB3" w:rsidRDefault="00CC3326">
            <w:pPr>
              <w:rPr>
                <w:lang w:val="pt-BR"/>
              </w:rPr>
            </w:pPr>
            <w:r>
              <w:rPr>
                <w:sz w:val="20"/>
                <w:szCs w:val="20"/>
                <w:lang w:val="pt-BR"/>
              </w:rPr>
              <w:t>Uma única telemetria por decisão; mensagem malformada descartada</w:t>
            </w:r>
          </w:p>
        </w:tc>
      </w:tr>
      <w:tr w:rsidR="00E01C3A" w:rsidRPr="00F96471" w14:paraId="2CB15F11" w14:textId="77777777">
        <w:tc>
          <w:tcPr>
            <w:tcW w:w="850" w:type="dxa"/>
            <w:tcMar>
              <w:top w:w="70" w:type="dxa"/>
              <w:left w:w="90" w:type="dxa"/>
              <w:bottom w:w="70" w:type="dxa"/>
              <w:right w:w="90" w:type="dxa"/>
            </w:tcMar>
          </w:tcPr>
          <w:p w14:paraId="595586B7"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411E1118" w14:textId="77777777" w:rsidR="00847C0D" w:rsidRDefault="00CC3326">
            <w:r>
              <w:rPr>
                <w:sz w:val="20"/>
                <w:szCs w:val="20"/>
                <w:lang w:val="pt-BR"/>
              </w:rPr>
              <w:t>RF09</w:t>
            </w:r>
          </w:p>
        </w:tc>
        <w:tc>
          <w:tcPr>
            <w:tcW w:w="1750" w:type="dxa"/>
            <w:tcMar>
              <w:top w:w="70" w:type="dxa"/>
              <w:left w:w="90" w:type="dxa"/>
              <w:bottom w:w="70" w:type="dxa"/>
              <w:right w:w="90" w:type="dxa"/>
            </w:tcMar>
          </w:tcPr>
          <w:p w14:paraId="39828DCD"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86C145"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F96471" w14:paraId="11E14E5D" w14:textId="77777777">
        <w:tc>
          <w:tcPr>
            <w:tcW w:w="850" w:type="dxa"/>
            <w:tcMar>
              <w:top w:w="70" w:type="dxa"/>
              <w:left w:w="90" w:type="dxa"/>
              <w:bottom w:w="70" w:type="dxa"/>
              <w:right w:w="90" w:type="dxa"/>
            </w:tcMar>
          </w:tcPr>
          <w:p w14:paraId="2B98D157" w14:textId="77777777" w:rsidR="00847C0D" w:rsidRDefault="00CC3326">
            <w:r>
              <w:rPr>
                <w:sz w:val="20"/>
                <w:szCs w:val="20"/>
              </w:rPr>
              <w:t>CT11</w:t>
            </w:r>
          </w:p>
        </w:tc>
        <w:tc>
          <w:tcPr>
            <w:tcW w:w="3500" w:type="dxa"/>
            <w:tcMar>
              <w:top w:w="70" w:type="dxa"/>
              <w:left w:w="90" w:type="dxa"/>
              <w:bottom w:w="70" w:type="dxa"/>
              <w:right w:w="90" w:type="dxa"/>
            </w:tcMar>
          </w:tcPr>
          <w:p w14:paraId="20A3B8FF" w14:textId="77777777" w:rsidR="00847C0D" w:rsidRDefault="00CC3326">
            <w:r>
              <w:rPr>
                <w:sz w:val="20"/>
                <w:szCs w:val="20"/>
                <w:lang w:val="pt-BR"/>
              </w:rPr>
              <w:t>RF10</w:t>
            </w:r>
          </w:p>
        </w:tc>
        <w:tc>
          <w:tcPr>
            <w:tcW w:w="1750" w:type="dxa"/>
            <w:tcMar>
              <w:top w:w="70" w:type="dxa"/>
              <w:left w:w="90" w:type="dxa"/>
              <w:bottom w:w="70" w:type="dxa"/>
              <w:right w:w="90" w:type="dxa"/>
            </w:tcMar>
          </w:tcPr>
          <w:p w14:paraId="43FCBF91"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4DE89A" w14:textId="77777777" w:rsidR="00847C0D" w:rsidRPr="00430DB3" w:rsidRDefault="00CC3326">
            <w:pPr>
              <w:rPr>
                <w:lang w:val="pt-BR"/>
              </w:rPr>
            </w:pPr>
            <w:r>
              <w:rPr>
                <w:sz w:val="20"/>
                <w:szCs w:val="20"/>
                <w:lang w:val="pt-BR"/>
              </w:rPr>
              <w:t>Cada execução enxerga só os próprios eventos; resultados idênticos</w:t>
            </w:r>
          </w:p>
        </w:tc>
      </w:tr>
      <w:tr w:rsidR="00E01C3A" w:rsidRPr="00F96471" w14:paraId="28FE1567" w14:textId="77777777">
        <w:tc>
          <w:tcPr>
            <w:tcW w:w="850" w:type="dxa"/>
            <w:tcMar>
              <w:top w:w="70" w:type="dxa"/>
              <w:left w:w="90" w:type="dxa"/>
              <w:bottom w:w="70" w:type="dxa"/>
              <w:right w:w="90" w:type="dxa"/>
            </w:tcMar>
          </w:tcPr>
          <w:p w14:paraId="0B880747" w14:textId="77777777" w:rsidR="00847C0D" w:rsidRDefault="00CC3326">
            <w:r>
              <w:rPr>
                <w:sz w:val="20"/>
                <w:szCs w:val="20"/>
              </w:rPr>
              <w:t>CT12</w:t>
            </w:r>
          </w:p>
        </w:tc>
        <w:tc>
          <w:tcPr>
            <w:tcW w:w="3500" w:type="dxa"/>
            <w:tcMar>
              <w:top w:w="70" w:type="dxa"/>
              <w:left w:w="90" w:type="dxa"/>
              <w:bottom w:w="70" w:type="dxa"/>
              <w:right w:w="90" w:type="dxa"/>
            </w:tcMar>
          </w:tcPr>
          <w:p w14:paraId="7C8BD8D3" w14:textId="77777777" w:rsidR="00847C0D" w:rsidRDefault="00CC3326">
            <w:r>
              <w:rPr>
                <w:sz w:val="20"/>
                <w:szCs w:val="20"/>
                <w:lang w:val="pt-BR"/>
              </w:rPr>
              <w:t>RF11</w:t>
            </w:r>
          </w:p>
        </w:tc>
        <w:tc>
          <w:tcPr>
            <w:tcW w:w="1750" w:type="dxa"/>
            <w:tcMar>
              <w:top w:w="70" w:type="dxa"/>
              <w:left w:w="90" w:type="dxa"/>
              <w:bottom w:w="70" w:type="dxa"/>
              <w:right w:w="90" w:type="dxa"/>
            </w:tcMar>
          </w:tcPr>
          <w:p w14:paraId="1C0A130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98907D3"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F96471" w14:paraId="50322F71" w14:textId="77777777">
        <w:tc>
          <w:tcPr>
            <w:tcW w:w="850" w:type="dxa"/>
            <w:tcMar>
              <w:top w:w="70" w:type="dxa"/>
              <w:left w:w="90" w:type="dxa"/>
              <w:bottom w:w="70" w:type="dxa"/>
              <w:right w:w="90" w:type="dxa"/>
            </w:tcMar>
          </w:tcPr>
          <w:p w14:paraId="3687CB8A" w14:textId="77777777" w:rsidR="00847C0D" w:rsidRDefault="00CC3326">
            <w:r>
              <w:rPr>
                <w:sz w:val="20"/>
                <w:szCs w:val="20"/>
              </w:rPr>
              <w:t>CT13</w:t>
            </w:r>
          </w:p>
        </w:tc>
        <w:tc>
          <w:tcPr>
            <w:tcW w:w="3500" w:type="dxa"/>
            <w:tcMar>
              <w:top w:w="70" w:type="dxa"/>
              <w:left w:w="90" w:type="dxa"/>
              <w:bottom w:w="70" w:type="dxa"/>
              <w:right w:w="90" w:type="dxa"/>
            </w:tcMar>
          </w:tcPr>
          <w:p w14:paraId="12982CAD" w14:textId="77777777" w:rsidR="00847C0D" w:rsidRDefault="00CC3326">
            <w:r>
              <w:rPr>
                <w:sz w:val="20"/>
                <w:szCs w:val="20"/>
                <w:lang w:val="pt-BR"/>
              </w:rPr>
              <w:t>RF12</w:t>
            </w:r>
          </w:p>
        </w:tc>
        <w:tc>
          <w:tcPr>
            <w:tcW w:w="1750" w:type="dxa"/>
            <w:tcMar>
              <w:top w:w="70" w:type="dxa"/>
              <w:left w:w="90" w:type="dxa"/>
              <w:bottom w:w="70" w:type="dxa"/>
              <w:right w:w="90" w:type="dxa"/>
            </w:tcMar>
          </w:tcPr>
          <w:p w14:paraId="72F69D85"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7A05EBC0" w14:textId="77777777" w:rsidR="00847C0D" w:rsidRPr="00430DB3" w:rsidRDefault="00CC3326">
            <w:pPr>
              <w:rPr>
                <w:lang w:val="pt-BR"/>
              </w:rPr>
            </w:pPr>
            <w:r>
              <w:rPr>
                <w:sz w:val="20"/>
                <w:szCs w:val="20"/>
                <w:lang w:val="pt-BR"/>
              </w:rPr>
              <w:t>2,50 Wh a 40 W; razão entre regimes independente da potência</w:t>
            </w:r>
          </w:p>
        </w:tc>
      </w:tr>
      <w:tr w:rsidR="00E01C3A" w:rsidRPr="00F96471" w14:paraId="1F53A90A" w14:textId="77777777">
        <w:tc>
          <w:tcPr>
            <w:tcW w:w="850" w:type="dxa"/>
            <w:tcMar>
              <w:top w:w="70" w:type="dxa"/>
              <w:left w:w="90" w:type="dxa"/>
              <w:bottom w:w="70" w:type="dxa"/>
              <w:right w:w="90" w:type="dxa"/>
            </w:tcMar>
          </w:tcPr>
          <w:p w14:paraId="3052E448" w14:textId="77777777" w:rsidR="00847C0D" w:rsidRDefault="00CC3326">
            <w:r>
              <w:rPr>
                <w:sz w:val="20"/>
                <w:szCs w:val="20"/>
              </w:rPr>
              <w:t>CT14</w:t>
            </w:r>
          </w:p>
        </w:tc>
        <w:tc>
          <w:tcPr>
            <w:tcW w:w="3500" w:type="dxa"/>
            <w:tcMar>
              <w:top w:w="70" w:type="dxa"/>
              <w:left w:w="90" w:type="dxa"/>
              <w:bottom w:w="70" w:type="dxa"/>
              <w:right w:w="90" w:type="dxa"/>
            </w:tcMar>
          </w:tcPr>
          <w:p w14:paraId="770C7D03" w14:textId="77777777" w:rsidR="00847C0D" w:rsidRDefault="00CC3326">
            <w:r>
              <w:rPr>
                <w:sz w:val="20"/>
                <w:szCs w:val="20"/>
                <w:lang w:val="pt-BR"/>
              </w:rPr>
              <w:t>RF08</w:t>
            </w:r>
          </w:p>
        </w:tc>
        <w:tc>
          <w:tcPr>
            <w:tcW w:w="1750" w:type="dxa"/>
            <w:tcMar>
              <w:top w:w="70" w:type="dxa"/>
              <w:left w:w="90" w:type="dxa"/>
              <w:bottom w:w="70" w:type="dxa"/>
              <w:right w:w="90" w:type="dxa"/>
            </w:tcMar>
          </w:tcPr>
          <w:p w14:paraId="3524DAA5"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1E4BDD6"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F96471" w14:paraId="462D56CA" w14:textId="77777777">
        <w:tc>
          <w:tcPr>
            <w:tcW w:w="850" w:type="dxa"/>
            <w:tcMar>
              <w:top w:w="70" w:type="dxa"/>
              <w:left w:w="90" w:type="dxa"/>
              <w:bottom w:w="70" w:type="dxa"/>
              <w:right w:w="90" w:type="dxa"/>
            </w:tcMar>
          </w:tcPr>
          <w:p w14:paraId="6788A67E" w14:textId="77777777" w:rsidR="00847C0D" w:rsidRDefault="00CC3326">
            <w:r>
              <w:rPr>
                <w:sz w:val="20"/>
                <w:szCs w:val="20"/>
              </w:rPr>
              <w:t>CT15</w:t>
            </w:r>
          </w:p>
        </w:tc>
        <w:tc>
          <w:tcPr>
            <w:tcW w:w="3500" w:type="dxa"/>
            <w:tcMar>
              <w:top w:w="70" w:type="dxa"/>
              <w:left w:w="90" w:type="dxa"/>
              <w:bottom w:w="70" w:type="dxa"/>
              <w:right w:w="90" w:type="dxa"/>
            </w:tcMar>
          </w:tcPr>
          <w:p w14:paraId="00682304" w14:textId="77777777" w:rsidR="00847C0D" w:rsidRDefault="00CC3326">
            <w:r>
              <w:rPr>
                <w:sz w:val="20"/>
                <w:szCs w:val="20"/>
                <w:lang w:val="pt-BR"/>
              </w:rPr>
              <w:t>RF05, RF06</w:t>
            </w:r>
          </w:p>
        </w:tc>
        <w:tc>
          <w:tcPr>
            <w:tcW w:w="1750" w:type="dxa"/>
            <w:tcMar>
              <w:top w:w="70" w:type="dxa"/>
              <w:left w:w="90" w:type="dxa"/>
              <w:bottom w:w="70" w:type="dxa"/>
              <w:right w:w="90" w:type="dxa"/>
            </w:tcMar>
          </w:tcPr>
          <w:p w14:paraId="361411DE"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3AFE3B15"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F96471" w14:paraId="61E0C3A9" w14:textId="77777777">
        <w:tc>
          <w:tcPr>
            <w:tcW w:w="850" w:type="dxa"/>
            <w:tcMar>
              <w:top w:w="70" w:type="dxa"/>
              <w:left w:w="90" w:type="dxa"/>
              <w:bottom w:w="70" w:type="dxa"/>
              <w:right w:w="90" w:type="dxa"/>
            </w:tcMar>
          </w:tcPr>
          <w:p w14:paraId="54676C22" w14:textId="77777777" w:rsidR="00847C0D" w:rsidRDefault="00CC3326">
            <w:r>
              <w:rPr>
                <w:sz w:val="20"/>
                <w:szCs w:val="20"/>
              </w:rPr>
              <w:t>CT16</w:t>
            </w:r>
          </w:p>
        </w:tc>
        <w:tc>
          <w:tcPr>
            <w:tcW w:w="3500" w:type="dxa"/>
            <w:tcMar>
              <w:top w:w="70" w:type="dxa"/>
              <w:left w:w="90" w:type="dxa"/>
              <w:bottom w:w="70" w:type="dxa"/>
              <w:right w:w="90" w:type="dxa"/>
            </w:tcMar>
          </w:tcPr>
          <w:p w14:paraId="1EAC2BA5" w14:textId="77777777" w:rsidR="00847C0D" w:rsidRDefault="00CC3326">
            <w:r>
              <w:rPr>
                <w:sz w:val="20"/>
                <w:szCs w:val="20"/>
                <w:lang w:val="pt-BR"/>
              </w:rPr>
              <w:t>RF11</w:t>
            </w:r>
          </w:p>
        </w:tc>
        <w:tc>
          <w:tcPr>
            <w:tcW w:w="1750" w:type="dxa"/>
            <w:tcMar>
              <w:top w:w="70" w:type="dxa"/>
              <w:left w:w="90" w:type="dxa"/>
              <w:bottom w:w="70" w:type="dxa"/>
              <w:right w:w="90" w:type="dxa"/>
            </w:tcMar>
          </w:tcPr>
          <w:p w14:paraId="4E1323D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F53EE10" w14:textId="77777777" w:rsidR="00847C0D" w:rsidRPr="00430DB3" w:rsidRDefault="00CC3326">
            <w:pPr>
              <w:rPr>
                <w:lang w:val="pt-BR"/>
              </w:rPr>
            </w:pPr>
            <w:r>
              <w:rPr>
                <w:sz w:val="20"/>
                <w:szCs w:val="20"/>
                <w:lang w:val="pt-BR"/>
              </w:rPr>
              <w:t>Alerta de falha total aberto e encerrado ao religar</w:t>
            </w:r>
          </w:p>
        </w:tc>
      </w:tr>
      <w:tr w:rsidR="00E01C3A" w:rsidRPr="00F96471" w14:paraId="410283FC" w14:textId="77777777">
        <w:tc>
          <w:tcPr>
            <w:tcW w:w="850" w:type="dxa"/>
            <w:tcMar>
              <w:top w:w="70" w:type="dxa"/>
              <w:left w:w="90" w:type="dxa"/>
              <w:bottom w:w="70" w:type="dxa"/>
              <w:right w:w="90" w:type="dxa"/>
            </w:tcMar>
          </w:tcPr>
          <w:p w14:paraId="06BF2129" w14:textId="77777777" w:rsidR="00847C0D" w:rsidRDefault="00CC3326">
            <w:r>
              <w:rPr>
                <w:sz w:val="20"/>
                <w:szCs w:val="20"/>
              </w:rPr>
              <w:t>CT17</w:t>
            </w:r>
          </w:p>
        </w:tc>
        <w:tc>
          <w:tcPr>
            <w:tcW w:w="3500" w:type="dxa"/>
            <w:tcMar>
              <w:top w:w="70" w:type="dxa"/>
              <w:left w:w="90" w:type="dxa"/>
              <w:bottom w:w="70" w:type="dxa"/>
              <w:right w:w="90" w:type="dxa"/>
            </w:tcMar>
          </w:tcPr>
          <w:p w14:paraId="6D67D18C" w14:textId="77777777" w:rsidR="00847C0D" w:rsidRDefault="00CC3326">
            <w:r>
              <w:rPr>
                <w:sz w:val="20"/>
                <w:szCs w:val="20"/>
                <w:lang w:val="pt-BR"/>
              </w:rPr>
              <w:t>RNF03</w:t>
            </w:r>
          </w:p>
        </w:tc>
        <w:tc>
          <w:tcPr>
            <w:tcW w:w="1750" w:type="dxa"/>
            <w:tcMar>
              <w:top w:w="70" w:type="dxa"/>
              <w:left w:w="90" w:type="dxa"/>
              <w:bottom w:w="70" w:type="dxa"/>
              <w:right w:w="90" w:type="dxa"/>
            </w:tcMar>
          </w:tcPr>
          <w:p w14:paraId="42DED5C8"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BC1F1D" w14:textId="77777777" w:rsidR="00847C0D" w:rsidRPr="00430DB3" w:rsidRDefault="00CC3326">
            <w:pPr>
              <w:rPr>
                <w:lang w:val="pt-BR"/>
              </w:rPr>
            </w:pPr>
            <w:r>
              <w:rPr>
                <w:sz w:val="20"/>
                <w:szCs w:val="20"/>
                <w:lang w:val="pt-BR"/>
              </w:rPr>
              <w:t>Latência inferior a 180 s em todas as repetições</w:t>
            </w:r>
          </w:p>
        </w:tc>
      </w:tr>
      <w:tr w:rsidR="00E01C3A" w:rsidRPr="00F96471" w14:paraId="353BC460" w14:textId="77777777">
        <w:tc>
          <w:tcPr>
            <w:tcW w:w="850" w:type="dxa"/>
            <w:tcMar>
              <w:top w:w="70" w:type="dxa"/>
              <w:left w:w="90" w:type="dxa"/>
              <w:bottom w:w="70" w:type="dxa"/>
              <w:right w:w="90" w:type="dxa"/>
            </w:tcMar>
          </w:tcPr>
          <w:p w14:paraId="188E3C7B" w14:textId="77777777" w:rsidR="00847C0D" w:rsidRDefault="00CC3326">
            <w:r>
              <w:rPr>
                <w:sz w:val="20"/>
                <w:szCs w:val="20"/>
              </w:rPr>
              <w:t>CT18</w:t>
            </w:r>
          </w:p>
        </w:tc>
        <w:tc>
          <w:tcPr>
            <w:tcW w:w="3500" w:type="dxa"/>
            <w:tcMar>
              <w:top w:w="70" w:type="dxa"/>
              <w:left w:w="90" w:type="dxa"/>
              <w:bottom w:w="70" w:type="dxa"/>
              <w:right w:w="90" w:type="dxa"/>
            </w:tcMar>
          </w:tcPr>
          <w:p w14:paraId="23B2FDAC" w14:textId="77777777" w:rsidR="00847C0D" w:rsidRDefault="00CC3326">
            <w:r>
              <w:rPr>
                <w:sz w:val="20"/>
                <w:szCs w:val="20"/>
                <w:lang w:val="pt-BR"/>
              </w:rPr>
              <w:t>RNF07</w:t>
            </w:r>
          </w:p>
        </w:tc>
        <w:tc>
          <w:tcPr>
            <w:tcW w:w="1750" w:type="dxa"/>
            <w:tcMar>
              <w:top w:w="70" w:type="dxa"/>
              <w:left w:w="90" w:type="dxa"/>
              <w:bottom w:w="70" w:type="dxa"/>
              <w:right w:w="90" w:type="dxa"/>
            </w:tcMar>
          </w:tcPr>
          <w:p w14:paraId="24BA71CC"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1FAC6F6F" w14:textId="77777777" w:rsidR="00847C0D" w:rsidRPr="00430DB3" w:rsidRDefault="00CC3326">
            <w:pPr>
              <w:rPr>
                <w:lang w:val="pt-BR"/>
              </w:rPr>
            </w:pPr>
            <w:r>
              <w:rPr>
                <w:sz w:val="20"/>
                <w:szCs w:val="20"/>
                <w:lang w:val="pt-BR"/>
              </w:rPr>
              <w:t>Nó no pleno ao vencer a validade do último comando, medido pelo sensor</w:t>
            </w:r>
          </w:p>
        </w:tc>
      </w:tr>
      <w:tr w:rsidR="00E01C3A" w:rsidRPr="00F96471" w14:paraId="50E3F46F" w14:textId="77777777">
        <w:tc>
          <w:tcPr>
            <w:tcW w:w="850" w:type="dxa"/>
            <w:tcMar>
              <w:top w:w="70" w:type="dxa"/>
              <w:left w:w="90" w:type="dxa"/>
              <w:bottom w:w="70" w:type="dxa"/>
              <w:right w:w="90" w:type="dxa"/>
            </w:tcMar>
          </w:tcPr>
          <w:p w14:paraId="50E9628D" w14:textId="77777777" w:rsidR="00847C0D" w:rsidRDefault="00CC3326">
            <w:r>
              <w:rPr>
                <w:sz w:val="20"/>
                <w:szCs w:val="20"/>
              </w:rPr>
              <w:t>CT19</w:t>
            </w:r>
          </w:p>
        </w:tc>
        <w:tc>
          <w:tcPr>
            <w:tcW w:w="3500" w:type="dxa"/>
            <w:tcMar>
              <w:top w:w="70" w:type="dxa"/>
              <w:left w:w="90" w:type="dxa"/>
              <w:bottom w:w="70" w:type="dxa"/>
              <w:right w:w="90" w:type="dxa"/>
            </w:tcMar>
          </w:tcPr>
          <w:p w14:paraId="2476A699" w14:textId="77777777" w:rsidR="00847C0D" w:rsidRDefault="00CC3326">
            <w:r>
              <w:rPr>
                <w:sz w:val="20"/>
                <w:szCs w:val="20"/>
                <w:lang w:val="pt-BR"/>
              </w:rPr>
              <w:t>RNF06</w:t>
            </w:r>
          </w:p>
        </w:tc>
        <w:tc>
          <w:tcPr>
            <w:tcW w:w="1750" w:type="dxa"/>
            <w:tcMar>
              <w:top w:w="70" w:type="dxa"/>
              <w:left w:w="90" w:type="dxa"/>
              <w:bottom w:w="70" w:type="dxa"/>
              <w:right w:w="90" w:type="dxa"/>
            </w:tcMar>
          </w:tcPr>
          <w:p w14:paraId="76E1FA38"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64930DA" w14:textId="77777777" w:rsidR="00847C0D" w:rsidRPr="00430DB3" w:rsidRDefault="00CC3326">
            <w:pPr>
              <w:rPr>
                <w:lang w:val="pt-BR"/>
              </w:rPr>
            </w:pPr>
            <w:r>
              <w:rPr>
                <w:sz w:val="20"/>
                <w:szCs w:val="20"/>
                <w:lang w:val="pt-BR"/>
              </w:rPr>
              <w:t>Recusa sem credencial; canal cifrado negociado com credencial</w:t>
            </w:r>
          </w:p>
        </w:tc>
      </w:tr>
      <w:tr w:rsidR="00E01C3A" w:rsidRPr="00F96471" w14:paraId="3A445316" w14:textId="77777777">
        <w:tc>
          <w:tcPr>
            <w:tcW w:w="850" w:type="dxa"/>
            <w:tcMar>
              <w:top w:w="70" w:type="dxa"/>
              <w:left w:w="90" w:type="dxa"/>
              <w:bottom w:w="70" w:type="dxa"/>
              <w:right w:w="90" w:type="dxa"/>
            </w:tcMar>
          </w:tcPr>
          <w:p w14:paraId="54252CFA" w14:textId="77777777" w:rsidR="00847C0D" w:rsidRDefault="00CC3326">
            <w:r>
              <w:rPr>
                <w:sz w:val="20"/>
                <w:szCs w:val="20"/>
              </w:rPr>
              <w:t>CT20</w:t>
            </w:r>
          </w:p>
        </w:tc>
        <w:tc>
          <w:tcPr>
            <w:tcW w:w="3500" w:type="dxa"/>
            <w:tcMar>
              <w:top w:w="70" w:type="dxa"/>
              <w:left w:w="90" w:type="dxa"/>
              <w:bottom w:w="70" w:type="dxa"/>
              <w:right w:w="90" w:type="dxa"/>
            </w:tcMar>
          </w:tcPr>
          <w:p w14:paraId="313B46D1" w14:textId="77777777" w:rsidR="00847C0D" w:rsidRDefault="00CC3326">
            <w:r>
              <w:rPr>
                <w:sz w:val="20"/>
                <w:szCs w:val="20"/>
                <w:lang w:val="pt-BR"/>
              </w:rPr>
              <w:t>RNF09</w:t>
            </w:r>
          </w:p>
        </w:tc>
        <w:tc>
          <w:tcPr>
            <w:tcW w:w="1750" w:type="dxa"/>
            <w:tcMar>
              <w:top w:w="70" w:type="dxa"/>
              <w:left w:w="90" w:type="dxa"/>
              <w:bottom w:w="70" w:type="dxa"/>
              <w:right w:w="90" w:type="dxa"/>
            </w:tcMar>
          </w:tcPr>
          <w:p w14:paraId="4A188B27"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A9F3F18" w14:textId="77777777" w:rsidR="00847C0D" w:rsidRPr="00430DB3" w:rsidRDefault="00CC3326">
            <w:pPr>
              <w:rPr>
                <w:lang w:val="pt-BR"/>
              </w:rPr>
            </w:pPr>
            <w:r>
              <w:rPr>
                <w:sz w:val="20"/>
                <w:szCs w:val="20"/>
                <w:lang w:val="pt-BR"/>
              </w:rPr>
              <w:t>Comandado sem alteração do código do serviço</w:t>
            </w:r>
          </w:p>
        </w:tc>
      </w:tr>
    </w:tbl>
    <w:p w14:paraId="6A3444E3" w14:textId="77777777" w:rsidR="00847C0D" w:rsidRPr="00430DB3" w:rsidRDefault="00CC3326">
      <w:pPr>
        <w:spacing w:before="130" w:after="260"/>
        <w:rPr>
          <w:lang w:val="pt-BR"/>
        </w:rPr>
      </w:pPr>
      <w:r>
        <w:rPr>
          <w:sz w:val="20"/>
          <w:szCs w:val="20"/>
          <w:lang w:val="pt-BR"/>
        </w:rPr>
        <w:t>Fonte: Elaborado pelos autores (2026).</w:t>
      </w:r>
    </w:p>
    <w:p w14:paraId="7243A6C2" w14:textId="77777777" w:rsidR="00E01C3A" w:rsidRDefault="00CC3326">
      <w:pPr>
        <w:pStyle w:val="Heading3"/>
        <w:spacing w:before="360" w:after="240" w:line="360" w:lineRule="auto"/>
        <w:rPr>
          <w:lang w:val="pt-BR"/>
        </w:rPr>
      </w:pPr>
      <w:bookmarkStart w:id="79" w:name="_Toc242567299"/>
      <w:r>
        <w:rPr>
          <w:lang w:val="pt-BR"/>
        </w:rPr>
        <w:lastRenderedPageBreak/>
        <w:t>3.12.8 Cronograma de atividades</w:t>
      </w:r>
      <w:bookmarkEnd w:id="79"/>
    </w:p>
    <w:p w14:paraId="286148B4"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372EEE58"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1E7A6E5A"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9E83801"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3CB958E1"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2D93736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CBEEAB9"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133F667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0249CF7A" w14:textId="77777777" w:rsidR="00E01C3A" w:rsidRDefault="00CC3326">
      <w:pPr>
        <w:pStyle w:val="Heading3"/>
        <w:spacing w:before="360" w:after="240" w:line="360" w:lineRule="auto"/>
        <w:rPr>
          <w:lang w:val="pt-BR"/>
        </w:rPr>
      </w:pPr>
      <w:bookmarkStart w:id="80" w:name="_Toc242567300"/>
      <w:r>
        <w:rPr>
          <w:lang w:val="pt-BR"/>
        </w:rPr>
        <w:t>3.12.9 Resultado da execução dos casos de teste</w:t>
      </w:r>
      <w:bookmarkEnd w:id="80"/>
    </w:p>
    <w:p w14:paraId="64A9274D" w14:textId="77777777" w:rsidR="00E01C3A" w:rsidRDefault="00CC3326">
      <w:pPr>
        <w:spacing w:after="120" w:line="360" w:lineRule="auto"/>
        <w:ind w:firstLine="709"/>
        <w:jc w:val="both"/>
        <w:rPr>
          <w:lang w:val="pt-BR"/>
        </w:rPr>
      </w:pPr>
      <w:r>
        <w:rPr>
          <w:lang w:val="pt-BR"/>
        </w:rPr>
        <w:t xml:space="preserve">Os casos automatizados, CT01 a CT14, foram satisfeitos </w:t>
      </w:r>
      <w:del w:id="880033" w:author="Vitor Oliveira" w:date="2026-10-18T22:00:00Z">
        <w:r>
          <w:rPr>
            <w:lang w:val="pt-BR"/>
          </w:rPr>
          <w:delText xml:space="preserve">na execução de 10 de outubro de 2026, com os 262 testes automatizados aprovados.</w:delText>
        </w:r>
      </w:del>
      <w:ins w:id="880034" w:author="Vitor Oliveira" w:date="2026-10-18T22:00:00Z">
        <w:r>
          <w:rPr>
            <w:lang w:val="pt-BR"/>
          </w:rPr>
          <w:t xml:space="preserve">na execução de 18 de outubro de 2026, com os 281 testes automatizados aprovados.</w:t>
        </w:r>
      </w:ins>
      <w:r>
        <w:rPr>
          <w:lang w:val="pt-BR"/>
        </w:rPr>
        <w:t xml:space="preserve"> Os casos CT15 a CT20 foram executados em 10 de outubro de 2026, na caixa atual (Quadro 4), com a arquitetura de 3.5.2 e o firmware correspondente gravado no nó, ligado ao ambiente implantado e calibrado no início da sessão (3.4.4); o registro de cada caso está no </w:t>
      </w:r>
      <w:r>
        <w:rPr>
          <w:lang w:val="pt-BR"/>
        </w:rPr>
        <w:lastRenderedPageBreak/>
        <w:t>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4855A6B7"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18E9A0FC" w14:textId="77777777" w:rsidR="00E01C3A" w:rsidRDefault="00CC3326">
      <w:pPr>
        <w:pStyle w:val="Heading2"/>
        <w:spacing w:before="360" w:after="240" w:line="360" w:lineRule="auto"/>
        <w:rPr>
          <w:lang w:val="pt-BR"/>
        </w:rPr>
      </w:pPr>
      <w:bookmarkStart w:id="81" w:name="_Toc242567301"/>
      <w:r>
        <w:rPr>
          <w:lang w:val="pt-BR"/>
        </w:rPr>
        <w:t>3.13 Banco de dados</w:t>
      </w:r>
      <w:bookmarkEnd w:id="81"/>
    </w:p>
    <w:p w14:paraId="55D1A99B" w14:textId="77777777" w:rsidR="00E01C3A" w:rsidRDefault="00CC3326">
      <w:pPr>
        <w:pStyle w:val="Heading3"/>
        <w:spacing w:before="320" w:after="200" w:line="360" w:lineRule="auto"/>
        <w:rPr>
          <w:lang w:val="pt-BR"/>
        </w:rPr>
      </w:pPr>
      <w:bookmarkStart w:id="82" w:name="_Toc242567302"/>
      <w:r>
        <w:rPr>
          <w:lang w:val="pt-BR"/>
        </w:rPr>
        <w:t>3.13.1 Modelo conceitual e justificativa da escolha</w:t>
      </w:r>
      <w:bookmarkEnd w:id="82"/>
    </w:p>
    <w:p w14:paraId="676472C7"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3942379"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5219101"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3C4A8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0A71FE5C" w14:textId="0C7DA0FF" w:rsidR="006B1E66" w:rsidRPr="000F5B8B" w:rsidRDefault="00CC3326">
      <w:pPr>
        <w:keepNext/>
        <w:spacing w:before="260" w:after="130"/>
        <w:rPr>
          <w:lang w:val="pt-BR"/>
        </w:rPr>
      </w:pPr>
      <w:bookmarkStart w:id="83" w:name="_Toc2425672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BD0B882" w14:textId="77777777">
        <w:trPr>
          <w:tblHeader/>
        </w:trPr>
        <w:tc>
          <w:tcPr>
            <w:tcW w:w="2100" w:type="dxa"/>
            <w:shd w:val="clear" w:color="auto" w:fill="EDEDED"/>
            <w:tcMar>
              <w:top w:w="70" w:type="dxa"/>
              <w:left w:w="90" w:type="dxa"/>
              <w:bottom w:w="70" w:type="dxa"/>
              <w:right w:w="90" w:type="dxa"/>
            </w:tcMar>
          </w:tcPr>
          <w:p w14:paraId="5237CE23"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41EBEFD4"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35C6D10"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F96471" w14:paraId="11D776BE" w14:textId="77777777">
        <w:tc>
          <w:tcPr>
            <w:tcW w:w="2100" w:type="dxa"/>
            <w:tcMar>
              <w:top w:w="70" w:type="dxa"/>
              <w:left w:w="90" w:type="dxa"/>
              <w:bottom w:w="70" w:type="dxa"/>
              <w:right w:w="90" w:type="dxa"/>
            </w:tcMar>
          </w:tcPr>
          <w:p w14:paraId="714327D1"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85B7FE7"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94687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F96471" w14:paraId="1A91D630" w14:textId="77777777">
        <w:tc>
          <w:tcPr>
            <w:tcW w:w="2100" w:type="dxa"/>
            <w:tcMar>
              <w:top w:w="70" w:type="dxa"/>
              <w:left w:w="90" w:type="dxa"/>
              <w:bottom w:w="70" w:type="dxa"/>
              <w:right w:w="90" w:type="dxa"/>
            </w:tcMar>
          </w:tcPr>
          <w:p w14:paraId="11F30CC0"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43CDE4B" w14:textId="77777777" w:rsidR="006B1E66" w:rsidRPr="000F5B8B" w:rsidRDefault="00CC3326">
            <w:pPr>
              <w:rPr>
                <w:lang w:val="pt-BR"/>
              </w:rPr>
            </w:pPr>
            <w:r>
              <w:rPr>
                <w:sz w:val="20"/>
                <w:szCs w:val="20"/>
                <w:lang w:val="pt-BR"/>
              </w:rPr>
              <w:t xml:space="preserve">Identificador; placa do cadastro municipal; coordenadas geográficas e planas; logradouro; classe de iluminação; </w:t>
            </w:r>
            <w:del w:id="880007" w:author="Vitor Oliveira" w:date="2026-10-18T22:00:00Z">
              <w:r>
                <w:rPr>
                  <w:sz w:val="20"/>
                  <w:szCs w:val="20"/>
                  <w:lang w:val="pt-BR"/>
                </w:rPr>
                <w:delText xml:space="preserve">estado operacional; potência plena do segmento</w:delText>
              </w:r>
            </w:del>
            <w:ins w:id="880008" w:author="Vitor Oliveira" w:date="2026-10-18T22:00:00Z">
              <w:r>
                <w:rPr>
                  <w:sz w:val="20"/>
                  <w:szCs w:val="20"/>
                  <w:lang w:val="pt-BR"/>
                </w:rPr>
                <w:t xml:space="preserve">estado operacional; potência plena do segmento; indicador de nó simulado; grupo de controle</w:t>
              </w:r>
            </w:ins>
          </w:p>
        </w:tc>
        <w:tc>
          <w:tcPr>
            <w:tcW w:w="3771" w:type="dxa"/>
            <w:tcMar>
              <w:top w:w="70" w:type="dxa"/>
              <w:left w:w="90" w:type="dxa"/>
              <w:bottom w:w="70" w:type="dxa"/>
              <w:right w:w="90" w:type="dxa"/>
            </w:tcMar>
          </w:tcPr>
          <w:p w14:paraId="1E28B419" w14:textId="77777777" w:rsidR="006B1E66" w:rsidRPr="000F5B8B" w:rsidRDefault="00CC3326">
            <w:pPr>
              <w:rPr>
                <w:lang w:val="pt-BR"/>
              </w:rPr>
            </w:pPr>
            <w:r>
              <w:rPr>
                <w:sz w:val="20"/>
                <w:szCs w:val="20"/>
                <w:lang w:val="pt-BR"/>
              </w:rPr>
              <w:t xml:space="preserve">Representa a luminária. Na avaliação, dois registros — o nó de bancada e um ponto simulado —, </w:t>
            </w:r>
            <w:del w:id="880009" w:author="Vitor Oliveira" w:date="2026-10-18T22:00:00Z">
              <w:r>
                <w:rPr>
                  <w:sz w:val="20"/>
                  <w:szCs w:val="20"/>
                  <w:lang w:val="pt-BR"/>
                </w:rPr>
                <w:delText xml:space="preserve">cada um representando um poste real do cadastro; o modelo é o do parque</w:delText>
              </w:r>
            </w:del>
            <w:ins w:id="880010" w:author="Vitor Oliveira" w:date="2026-10-18T22:00:00Z">
              <w:r>
                <w:rPr>
                  <w:sz w:val="20"/>
                  <w:szCs w:val="20"/>
                  <w:lang w:val="pt-BR"/>
                </w:rPr>
                <w:t xml:space="preserve">cada um representando um poste real do cadastro; o modelo é o do parque. Na visão de bairro de 3.12.6.3, outros 33 postes do recorte, marcados como simulados, que não entram em resultado</w:t>
              </w:r>
            </w:ins>
          </w:p>
        </w:tc>
      </w:tr>
      <w:tr w:rsidR="006B1E66" w:rsidRPr="00F96471" w14:paraId="5EF3CD99" w14:textId="77777777">
        <w:tc>
          <w:tcPr>
            <w:tcW w:w="2100" w:type="dxa"/>
            <w:tcMar>
              <w:top w:w="70" w:type="dxa"/>
              <w:left w:w="90" w:type="dxa"/>
              <w:bottom w:w="70" w:type="dxa"/>
              <w:right w:w="90" w:type="dxa"/>
            </w:tcMar>
          </w:tcPr>
          <w:p w14:paraId="67D29E44"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60E84B3"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46059361"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F96471" w14:paraId="1FB1DF5F" w14:textId="77777777">
        <w:tc>
          <w:tcPr>
            <w:tcW w:w="2100" w:type="dxa"/>
            <w:tcMar>
              <w:top w:w="70" w:type="dxa"/>
              <w:left w:w="90" w:type="dxa"/>
              <w:bottom w:w="70" w:type="dxa"/>
              <w:right w:w="90" w:type="dxa"/>
            </w:tcMar>
          </w:tcPr>
          <w:p w14:paraId="4A234CDC"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7486B70"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04E8785"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F96471" w14:paraId="1FB1DF5F" w14:textId="77777777">
        <w:trPr>
          <w:ins w:id="880013" w:author="Vitor Oliveira" w:date="2026-10-18T22:00:00Z"/>
        </w:trPr>
        <w:tc>
          <w:tcPr>
            <w:tcW w:w="2100" w:type="dxa"/>
            <w:tcMar>
              <w:top w:w="70" w:type="dxa"/>
              <w:left w:w="90" w:type="dxa"/>
              <w:bottom w:w="70" w:type="dxa"/>
              <w:right w:w="90" w:type="dxa"/>
            </w:tcMar>
          </w:tcPr>
          <w:p w14:paraId="4A234CDC" w14:textId="77777777" w:rsidR="006B1E66" w:rsidRDefault="00CC3326">
            <w:pPr>
              <w:rPr>
                <w:ins w:id="880014" w:author="Vitor Oliveira" w:date="2026-10-18T22:00:00Z"/>
              </w:rPr>
            </w:pPr>
            <w:ins w:id="880015" w:author="Vitor Oliveira" w:date="2026-10-18T22:00:00Z">
              <w:r>
                <w:rPr>
                  <w:sz w:val="20"/>
                  <w:szCs w:val="20"/>
                </w:rPr>
                <w:t xml:space="preserve">grupo_controle</w:t>
              </w:r>
            </w:ins>
          </w:p>
        </w:tc>
        <w:tc>
          <w:tcPr>
            <w:tcW w:w="3200" w:type="dxa"/>
            <w:tcMar>
              <w:top w:w="70" w:type="dxa"/>
              <w:left w:w="90" w:type="dxa"/>
              <w:bottom w:w="70" w:type="dxa"/>
              <w:right w:w="90" w:type="dxa"/>
            </w:tcMar>
          </w:tcPr>
          <w:p w14:paraId="47486B70" w14:textId="77777777" w:rsidR="006B1E66" w:rsidRPr="00430DB3" w:rsidRDefault="00CC3326">
            <w:pPr>
              <w:rPr>
                <w:ins w:id="880016" w:author="Vitor Oliveira" w:date="2026-10-18T22:00:00Z"/>
              </w:rPr>
            </w:pPr>
            <w:ins w:id="880017" w:author="Vitor Oliveira" w:date="2026-10-18T22:00:00Z">
              <w:r>
                <w:rPr>
                  <w:sz w:val="20"/>
                  <w:szCs w:val="20"/>
                  <w:lang w:val="pt-BR"/>
                </w:rPr>
                <w:t xml:space="preserve">Chave; classe de iluminação; trechos; instante do cálculo</w:t>
              </w:r>
            </w:ins>
          </w:p>
        </w:tc>
        <w:tc>
          <w:tcPr>
            <w:tcW w:w="3771" w:type="dxa"/>
            <w:tcMar>
              <w:top w:w="70" w:type="dxa"/>
              <w:left w:w="90" w:type="dxa"/>
              <w:bottom w:w="70" w:type="dxa"/>
              <w:right w:w="90" w:type="dxa"/>
            </w:tcMar>
          </w:tcPr>
          <w:p w14:paraId="404E8785" w14:textId="77777777" w:rsidR="006B1E66" w:rsidRPr="00430DB3" w:rsidRDefault="00CC3326">
            <w:pPr>
              <w:rPr>
                <w:ins w:id="880018" w:author="Vitor Oliveira" w:date="2026-10-18T22:00:00Z"/>
              </w:rPr>
            </w:pPr>
            <w:ins w:id="880019" w:author="Vitor Oliveira" w:date="2026-10-18T22:00:00Z">
              <w:r>
                <w:rPr>
                  <w:sz w:val="20"/>
                  <w:szCs w:val="20"/>
                  <w:lang w:val="pt-BR"/>
                </w:rPr>
                <w:t xml:space="preserve">Grupo de controle (3.12.6.4): pontos associados aos mesmos trechos e da mesma classe, que recebem a mesma decisão, calculada uma vez</w:t>
              </w:r>
            </w:ins>
          </w:p>
        </w:tc>
      </w:tr>
      <w:tr w:rsidR="006B1E66" w:rsidRPr="00F96471" w14:paraId="7DDFEB7F" w14:textId="77777777">
        <w:tc>
          <w:tcPr>
            <w:tcW w:w="2100" w:type="dxa"/>
            <w:tcMar>
              <w:top w:w="70" w:type="dxa"/>
              <w:left w:w="90" w:type="dxa"/>
              <w:bottom w:w="70" w:type="dxa"/>
              <w:right w:w="90" w:type="dxa"/>
            </w:tcMar>
          </w:tcPr>
          <w:p w14:paraId="05D30220"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054B76"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2CAC6E"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F96471" w14:paraId="195F0B85" w14:textId="77777777">
        <w:tc>
          <w:tcPr>
            <w:tcW w:w="2100" w:type="dxa"/>
            <w:tcMar>
              <w:top w:w="70" w:type="dxa"/>
              <w:left w:w="90" w:type="dxa"/>
              <w:bottom w:w="70" w:type="dxa"/>
              <w:right w:w="90" w:type="dxa"/>
            </w:tcMar>
          </w:tcPr>
          <w:p w14:paraId="125A6ACA"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31BF8068"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AADD207"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F96471" w14:paraId="53A73308" w14:textId="77777777">
        <w:tc>
          <w:tcPr>
            <w:tcW w:w="2100" w:type="dxa"/>
            <w:tcMar>
              <w:top w:w="70" w:type="dxa"/>
              <w:left w:w="90" w:type="dxa"/>
              <w:bottom w:w="70" w:type="dxa"/>
              <w:right w:w="90" w:type="dxa"/>
            </w:tcMar>
          </w:tcPr>
          <w:p w14:paraId="6E49B0E6"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C14619E"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w:t>
            </w:r>
            <w:del w:id="880011" w:author="Vitor Oliveira" w:date="2026-10-18T22:00:00Z">
              <w:r>
                <w:rPr>
                  <w:sz w:val="20"/>
                  <w:szCs w:val="20"/>
                  <w:lang w:val="pt-BR"/>
                </w:rPr>
                <w:delText xml:space="preserve">grau de ativação de cada regra e degrau de classe</w:delText>
              </w:r>
            </w:del>
            <w:ins w:id="880012" w:author="Vitor Oliveira" w:date="2026-10-18T22:00:00Z">
              <w:r>
                <w:rPr>
                  <w:sz w:val="20"/>
                  <w:szCs w:val="20"/>
                  <w:lang w:val="pt-BR"/>
                </w:rPr>
                <w:t xml:space="preserve">grau de ativação de cada regra e degrau de classe; grupo de controle</w:t>
              </w:r>
            </w:ins>
          </w:p>
        </w:tc>
        <w:tc>
          <w:tcPr>
            <w:tcW w:w="3771" w:type="dxa"/>
            <w:tcMar>
              <w:top w:w="70" w:type="dxa"/>
              <w:left w:w="90" w:type="dxa"/>
              <w:bottom w:w="70" w:type="dxa"/>
              <w:right w:w="90" w:type="dxa"/>
            </w:tcMar>
          </w:tcPr>
          <w:p w14:paraId="54F199D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F96471" w14:paraId="59A9806E" w14:textId="77777777">
        <w:tc>
          <w:tcPr>
            <w:tcW w:w="2100" w:type="dxa"/>
            <w:tcMar>
              <w:top w:w="70" w:type="dxa"/>
              <w:left w:w="90" w:type="dxa"/>
              <w:bottom w:w="70" w:type="dxa"/>
              <w:right w:w="90" w:type="dxa"/>
            </w:tcMar>
          </w:tcPr>
          <w:p w14:paraId="505D8BA7"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FC3660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62DE4A5"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F96471" w14:paraId="1E184962" w14:textId="77777777">
        <w:tc>
          <w:tcPr>
            <w:tcW w:w="2100" w:type="dxa"/>
            <w:tcMar>
              <w:top w:w="70" w:type="dxa"/>
              <w:left w:w="90" w:type="dxa"/>
              <w:bottom w:w="70" w:type="dxa"/>
              <w:right w:w="90" w:type="dxa"/>
            </w:tcMar>
          </w:tcPr>
          <w:p w14:paraId="56B0EAC7"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C2BC6EF"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67B953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F96471" w14:paraId="5D111CB1" w14:textId="77777777">
        <w:tc>
          <w:tcPr>
            <w:tcW w:w="2100" w:type="dxa"/>
            <w:tcMar>
              <w:top w:w="70" w:type="dxa"/>
              <w:left w:w="90" w:type="dxa"/>
              <w:bottom w:w="70" w:type="dxa"/>
              <w:right w:w="90" w:type="dxa"/>
            </w:tcMar>
          </w:tcPr>
          <w:p w14:paraId="24C3E562"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A439D99"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5F01A483"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F96471" w14:paraId="0271D18F" w14:textId="77777777">
        <w:tc>
          <w:tcPr>
            <w:tcW w:w="2100" w:type="dxa"/>
            <w:tcMar>
              <w:top w:w="70" w:type="dxa"/>
              <w:left w:w="90" w:type="dxa"/>
              <w:bottom w:w="70" w:type="dxa"/>
              <w:right w:w="90" w:type="dxa"/>
            </w:tcMar>
          </w:tcPr>
          <w:p w14:paraId="748689BD"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85F16E3"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2FDECCA" w14:textId="77777777" w:rsidR="00847C0D" w:rsidRPr="00430DB3" w:rsidRDefault="00CC3326">
            <w:pPr>
              <w:rPr>
                <w:lang w:val="pt-BR"/>
              </w:rPr>
            </w:pPr>
            <w:r>
              <w:rPr>
                <w:sz w:val="20"/>
                <w:szCs w:val="20"/>
                <w:lang w:val="pt-BR"/>
              </w:rPr>
              <w:t>Registra a residual de cada sessão e a regra de descarte de 3.4.3</w:t>
            </w:r>
          </w:p>
        </w:tc>
      </w:tr>
      <w:tr w:rsidR="006B1E66" w:rsidRPr="00F96471" w14:paraId="76822914" w14:textId="77777777">
        <w:tc>
          <w:tcPr>
            <w:tcW w:w="2100" w:type="dxa"/>
            <w:tcMar>
              <w:top w:w="70" w:type="dxa"/>
              <w:left w:w="90" w:type="dxa"/>
              <w:bottom w:w="70" w:type="dxa"/>
              <w:right w:w="90" w:type="dxa"/>
            </w:tcMar>
          </w:tcPr>
          <w:p w14:paraId="63811C0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1E65B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831B8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F96471" w14:paraId="1C128E06" w14:textId="77777777">
        <w:tc>
          <w:tcPr>
            <w:tcW w:w="2100" w:type="dxa"/>
            <w:tcMar>
              <w:top w:w="70" w:type="dxa"/>
              <w:left w:w="90" w:type="dxa"/>
              <w:bottom w:w="70" w:type="dxa"/>
              <w:right w:w="90" w:type="dxa"/>
            </w:tcMar>
          </w:tcPr>
          <w:p w14:paraId="7A6ECA04"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0748EF1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14084382" w14:textId="77777777" w:rsidR="00847C0D" w:rsidRPr="00430DB3" w:rsidRDefault="00CC3326">
            <w:pPr>
              <w:rPr>
                <w:lang w:val="pt-BR"/>
              </w:rPr>
            </w:pPr>
            <w:r>
              <w:rPr>
                <w:sz w:val="20"/>
                <w:szCs w:val="20"/>
                <w:lang w:val="pt-BR"/>
              </w:rPr>
              <w:t>Registra os alertas de falha total e de perda de controle (RF11)</w:t>
            </w:r>
          </w:p>
        </w:tc>
      </w:tr>
      <w:tr w:rsidR="006B1E66" w:rsidRPr="00F96471" w14:paraId="4F7C449C" w14:textId="77777777">
        <w:tc>
          <w:tcPr>
            <w:tcW w:w="2100" w:type="dxa"/>
            <w:tcMar>
              <w:top w:w="70" w:type="dxa"/>
              <w:left w:w="90" w:type="dxa"/>
              <w:bottom w:w="70" w:type="dxa"/>
              <w:right w:w="90" w:type="dxa"/>
            </w:tcMar>
          </w:tcPr>
          <w:p w14:paraId="0EDF2D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2E9551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713E9F" w14:textId="77777777" w:rsidR="00847C0D" w:rsidRPr="00430DB3" w:rsidRDefault="00CC3326">
            <w:pPr>
              <w:rPr>
                <w:lang w:val="pt-BR"/>
              </w:rPr>
            </w:pPr>
            <w:r>
              <w:rPr>
                <w:sz w:val="20"/>
                <w:szCs w:val="20"/>
                <w:lang w:val="pt-BR"/>
              </w:rPr>
              <w:t>Luminárias do Quadro 9, lidas pela estimativa de energia</w:t>
            </w:r>
          </w:p>
        </w:tc>
      </w:tr>
    </w:tbl>
    <w:p w14:paraId="6D60EF68" w14:textId="77777777" w:rsidR="006B1E66" w:rsidRPr="000F5B8B" w:rsidRDefault="00CC3326">
      <w:pPr>
        <w:spacing w:before="130" w:after="260"/>
        <w:rPr>
          <w:lang w:val="pt-BR"/>
        </w:rPr>
      </w:pPr>
      <w:r>
        <w:rPr>
          <w:sz w:val="20"/>
          <w:szCs w:val="20"/>
          <w:lang w:val="pt-BR"/>
        </w:rPr>
        <w:t>Fonte: Elaborado pelos autores (2026).</w:t>
      </w:r>
    </w:p>
    <w:p w14:paraId="3ACD67B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5107F90"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14FABE56" w14:textId="77777777" w:rsidR="00E01C3A" w:rsidRDefault="00CC3326">
      <w:pPr>
        <w:pStyle w:val="Heading3"/>
        <w:spacing w:before="320" w:after="200" w:line="360" w:lineRule="auto"/>
        <w:rPr>
          <w:lang w:val="pt-BR"/>
        </w:rPr>
      </w:pPr>
      <w:bookmarkStart w:id="84" w:name="_Toc242567303"/>
      <w:r>
        <w:rPr>
          <w:lang w:val="pt-BR"/>
        </w:rPr>
        <w:t>3.13.2 Modelo lógico: diagrama entidade-relacionamento</w:t>
      </w:r>
      <w:bookmarkEnd w:id="84"/>
    </w:p>
    <w:p w14:paraId="7264A901"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AB47B4F" w14:textId="0968CBB4" w:rsidR="00E01C3A" w:rsidRDefault="00CC3326">
      <w:pPr>
        <w:keepNext/>
        <w:spacing w:before="130" w:after="60"/>
        <w:jc w:val="center"/>
        <w:rPr>
          <w:lang w:val="pt-BR"/>
        </w:rPr>
      </w:pPr>
      <w:bookmarkStart w:id="85" w:name="_Toc2425672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5"/>
    </w:p>
    <w:p w14:paraId="18EB4790"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15252C31" w14:textId="77777777" w:rsidR="00E01C3A" w:rsidRDefault="00CC3326">
      <w:pPr>
        <w:spacing w:after="280"/>
        <w:jc w:val="center"/>
        <w:rPr>
          <w:lang w:val="pt-BR"/>
        </w:rPr>
      </w:pPr>
      <w:r>
        <w:rPr>
          <w:sz w:val="20"/>
          <w:szCs w:val="20"/>
          <w:lang w:val="pt-BR"/>
        </w:rPr>
        <w:t>Fonte: Elaborado pelos autores (2026).</w:t>
      </w:r>
    </w:p>
    <w:p w14:paraId="4E1D1536"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CC3A869"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209E4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651DB4" w14:textId="77777777" w:rsidR="00E01C3A" w:rsidRDefault="00CC3326">
      <w:pPr>
        <w:pStyle w:val="Heading3"/>
        <w:spacing w:before="320" w:after="200" w:line="360" w:lineRule="auto"/>
        <w:rPr>
          <w:lang w:val="pt-BR"/>
        </w:rPr>
      </w:pPr>
      <w:bookmarkStart w:id="86" w:name="_Toc242567304"/>
      <w:r>
        <w:rPr>
          <w:lang w:val="pt-BR"/>
        </w:rPr>
        <w:t>3.13.3 Modelo físico: tabelas, domínios e restrições</w:t>
      </w:r>
      <w:bookmarkEnd w:id="86"/>
    </w:p>
    <w:p w14:paraId="19314B4C"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13227256" w14:textId="404FAC27" w:rsidR="00847C0D" w:rsidRPr="00430DB3" w:rsidRDefault="00CC3326">
      <w:pPr>
        <w:keepNext/>
        <w:spacing w:before="260" w:after="130"/>
        <w:rPr>
          <w:lang w:val="pt-BR"/>
        </w:rPr>
      </w:pPr>
      <w:bookmarkStart w:id="87" w:name="_Toc2425672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309C9AC5" w14:textId="77777777">
        <w:trPr>
          <w:tblHeader/>
        </w:trPr>
        <w:tc>
          <w:tcPr>
            <w:tcW w:w="2100" w:type="dxa"/>
            <w:shd w:val="clear" w:color="auto" w:fill="EDEDED"/>
            <w:tcMar>
              <w:top w:w="70" w:type="dxa"/>
              <w:left w:w="90" w:type="dxa"/>
              <w:bottom w:w="70" w:type="dxa"/>
              <w:right w:w="90" w:type="dxa"/>
            </w:tcMar>
          </w:tcPr>
          <w:p w14:paraId="2B890AE9"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37452ED"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09E3679"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F96471" w14:paraId="67B9F90B" w14:textId="77777777">
        <w:tc>
          <w:tcPr>
            <w:tcW w:w="2100" w:type="dxa"/>
            <w:tcMar>
              <w:top w:w="70" w:type="dxa"/>
              <w:left w:w="90" w:type="dxa"/>
              <w:bottom w:w="70" w:type="dxa"/>
              <w:right w:w="90" w:type="dxa"/>
            </w:tcMar>
          </w:tcPr>
          <w:p w14:paraId="02EA571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31C4A9F"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1F67AF3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F96471" w14:paraId="7DD18F5F" w14:textId="77777777">
        <w:tc>
          <w:tcPr>
            <w:tcW w:w="2100" w:type="dxa"/>
            <w:tcMar>
              <w:top w:w="70" w:type="dxa"/>
              <w:left w:w="90" w:type="dxa"/>
              <w:bottom w:w="70" w:type="dxa"/>
              <w:right w:w="90" w:type="dxa"/>
            </w:tcMar>
          </w:tcPr>
          <w:p w14:paraId="649404F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D8E8B9D"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 xml:space="preserve">operacional em {operante, falha, manutenção, sem comunicação}; </w:t>
            </w:r>
            <w:del w:id="880020" w:author="Vitor Oliveira" w:date="2026-10-18T22:00:00Z">
              <w:r>
                <w:rPr>
                  <w:sz w:val="20"/>
                  <w:szCs w:val="20"/>
                  <w:lang w:val="pt-BR"/>
                </w:rPr>
                <w:lastRenderedPageBreak/>
                <w:delText xml:space="preserve">potência plena do segmento, positiva</w:delText>
              </w:r>
            </w:del>
            <w:ins w:id="880021" w:author="Vitor Oliveira" w:date="2026-10-18T22:00:00Z">
              <w:r>
                <w:rPr>
                  <w:sz w:val="20"/>
                  <w:szCs w:val="20"/>
                  <w:lang w:val="pt-BR"/>
                </w:rPr>
                <w:t xml:space="preserve">potência plena do segmento, positiva; indicador de simulado, falso por padrão; grupo, chave estrangeira</w:t>
              </w:r>
            </w:ins>
          </w:p>
        </w:tc>
        <w:tc>
          <w:tcPr>
            <w:tcW w:w="3771" w:type="dxa"/>
            <w:tcMar>
              <w:top w:w="70" w:type="dxa"/>
              <w:left w:w="90" w:type="dxa"/>
              <w:bottom w:w="70" w:type="dxa"/>
              <w:right w:w="90" w:type="dxa"/>
            </w:tcMar>
          </w:tcPr>
          <w:p w14:paraId="008EB565"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F96471" w14:paraId="542A1A76" w14:textId="77777777">
        <w:tc>
          <w:tcPr>
            <w:tcW w:w="2100" w:type="dxa"/>
            <w:tcMar>
              <w:top w:w="70" w:type="dxa"/>
              <w:left w:w="90" w:type="dxa"/>
              <w:bottom w:w="70" w:type="dxa"/>
              <w:right w:w="90" w:type="dxa"/>
            </w:tcMar>
          </w:tcPr>
          <w:p w14:paraId="6B762BB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2F79038C" w14:textId="77777777" w:rsidR="00847C0D" w:rsidRPr="00430DB3" w:rsidRDefault="00CC3326">
            <w:pPr>
              <w:rPr>
                <w:lang w:val="pt-BR"/>
              </w:rPr>
            </w:pPr>
            <w:r>
              <w:rPr>
                <w:sz w:val="20"/>
                <w:szCs w:val="20"/>
                <w:lang w:val="pt-BR"/>
              </w:rPr>
              <w:t xml:space="preserve">Código do segmento no cadastro municipal (chave); código, tipo e nome do logradouro; numeração inicial e final; geometria em coordenadas planas; fonte e data de extração; referência de pessoas inicial, positiva; </w:t>
            </w:r>
            <w:del w:id="880022" w:author="Vitor Oliveira" w:date="2026-10-18T22:00:00Z">
              <w:r>
                <w:rPr>
                  <w:sz w:val="20"/>
                  <w:szCs w:val="20"/>
                  <w:lang w:val="pt-BR"/>
                </w:rPr>
                <w:delText xml:space="preserve">régua aprendida, positiva, e instante do cálculo</w:delText>
              </w:r>
            </w:del>
            <w:ins w:id="880023" w:author="Vitor Oliveira" w:date="2026-10-18T22:00:00Z">
              <w:r>
                <w:rPr>
                  <w:sz w:val="20"/>
                  <w:szCs w:val="20"/>
                  <w:lang w:val="pt-BR"/>
                </w:rPr>
                <w:t xml:space="preserve">régua aprendida, positiva, e instante do cálculo; linha em WGS84, só para o mapa do painel</w:t>
              </w:r>
            </w:ins>
          </w:p>
        </w:tc>
        <w:tc>
          <w:tcPr>
            <w:tcW w:w="3771" w:type="dxa"/>
            <w:tcMar>
              <w:top w:w="70" w:type="dxa"/>
              <w:left w:w="90" w:type="dxa"/>
              <w:bottom w:w="70" w:type="dxa"/>
              <w:right w:w="90" w:type="dxa"/>
            </w:tcMar>
          </w:tcPr>
          <w:p w14:paraId="5089DE8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F96471" w14:paraId="167E9E30" w14:textId="77777777">
        <w:tc>
          <w:tcPr>
            <w:tcW w:w="2100" w:type="dxa"/>
            <w:tcMar>
              <w:top w:w="70" w:type="dxa"/>
              <w:left w:w="90" w:type="dxa"/>
              <w:bottom w:w="70" w:type="dxa"/>
              <w:right w:w="90" w:type="dxa"/>
            </w:tcMar>
          </w:tcPr>
          <w:p w14:paraId="6E45F6A8"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0D148A6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680EAFE4" w14:textId="77777777" w:rsidR="00847C0D" w:rsidRPr="00430DB3" w:rsidRDefault="00CC3326">
            <w:pPr>
              <w:rPr>
                <w:lang w:val="pt-BR"/>
              </w:rPr>
            </w:pPr>
            <w:r>
              <w:rPr>
                <w:sz w:val="20"/>
                <w:szCs w:val="20"/>
                <w:lang w:val="pt-BR"/>
              </w:rPr>
              <w:t>Pontos de luz afetados por uma leitura e trechos que cada ponto enxerga</w:t>
            </w:r>
          </w:p>
        </w:tc>
      </w:tr>
      <w:tr w:rsidR="006B1E66" w:rsidRPr="00F96471" w14:paraId="167E9E30" w14:textId="77777777">
        <w:trPr>
          <w:ins w:id="880026" w:author="Vitor Oliveira" w:date="2026-10-18T22:00:00Z"/>
        </w:trPr>
        <w:tc>
          <w:tcPr>
            <w:tcW w:w="2100" w:type="dxa"/>
            <w:tcMar>
              <w:top w:w="70" w:type="dxa"/>
              <w:left w:w="90" w:type="dxa"/>
              <w:bottom w:w="70" w:type="dxa"/>
              <w:right w:w="90" w:type="dxa"/>
            </w:tcMar>
          </w:tcPr>
          <w:p w14:paraId="6E45F6A8" w14:textId="77777777" w:rsidR="00847C0D" w:rsidRDefault="00CC3326">
            <w:pPr>
              <w:rPr>
                <w:ins w:id="880027" w:author="Vitor Oliveira" w:date="2026-10-18T22:00:00Z"/>
              </w:rPr>
            </w:pPr>
            <w:ins w:id="880028" w:author="Vitor Oliveira" w:date="2026-10-18T22:00:00Z">
              <w:r>
                <w:rPr>
                  <w:sz w:val="20"/>
                  <w:szCs w:val="20"/>
                </w:rPr>
                <w:t xml:space="preserve">grupo_controle</w:t>
              </w:r>
            </w:ins>
          </w:p>
        </w:tc>
        <w:tc>
          <w:tcPr>
            <w:tcW w:w="3200" w:type="dxa"/>
            <w:tcMar>
              <w:top w:w="70" w:type="dxa"/>
              <w:left w:w="90" w:type="dxa"/>
              <w:bottom w:w="70" w:type="dxa"/>
              <w:right w:w="90" w:type="dxa"/>
            </w:tcMar>
          </w:tcPr>
          <w:p w14:paraId="0D148A6A" w14:textId="77777777" w:rsidR="00847C0D" w:rsidRPr="00430DB3" w:rsidRDefault="00CC3326">
            <w:pPr>
              <w:rPr>
                <w:ins w:id="880029" w:author="Vitor Oliveira" w:date="2026-10-18T22:00:00Z"/>
              </w:rPr>
            </w:pPr>
            <w:ins w:id="880030" w:author="Vitor Oliveira" w:date="2026-10-18T22:00:00Z">
              <w:r>
                <w:rPr>
                  <w:sz w:val="20"/>
                  <w:szCs w:val="20"/>
                  <w:lang w:val="pt-BR"/>
                </w:rPr>
                <w:t xml:space="preserve">Identificador; chave única, formada pela classe e pelos trechos ordenados; classe, chave estrangeira; trechos, vetor; instante do cálculo</w:t>
              </w:r>
            </w:ins>
          </w:p>
        </w:tc>
        <w:tc>
          <w:tcPr>
            <w:tcW w:w="3771" w:type="dxa"/>
            <w:tcMar>
              <w:top w:w="70" w:type="dxa"/>
              <w:left w:w="90" w:type="dxa"/>
              <w:bottom w:w="70" w:type="dxa"/>
              <w:right w:w="90" w:type="dxa"/>
            </w:tcMar>
          </w:tcPr>
          <w:p w14:paraId="680EAFE4" w14:textId="77777777" w:rsidR="00847C0D" w:rsidRPr="00430DB3" w:rsidRDefault="00CC3326">
            <w:pPr>
              <w:rPr>
                <w:ins w:id="880031" w:author="Vitor Oliveira" w:date="2026-10-18T22:00:00Z"/>
              </w:rPr>
            </w:pPr>
            <w:ins w:id="880032" w:author="Vitor Oliveira" w:date="2026-10-18T22:00:00Z">
              <w:r>
                <w:rPr>
                  <w:sz w:val="20"/>
                  <w:szCs w:val="20"/>
                  <w:lang w:val="pt-BR"/>
                </w:rPr>
                <w:t xml:space="preserve">Recalculado quando o cadastro muda, nunca durante a operação; cada ponto em um único grupo</w:t>
              </w:r>
            </w:ins>
          </w:p>
        </w:tc>
      </w:tr>
      <w:tr w:rsidR="006B1E66" w:rsidRPr="00F96471" w14:paraId="003D1F7C" w14:textId="77777777">
        <w:tc>
          <w:tcPr>
            <w:tcW w:w="2100" w:type="dxa"/>
            <w:tcMar>
              <w:top w:w="70" w:type="dxa"/>
              <w:left w:w="90" w:type="dxa"/>
              <w:bottom w:w="70" w:type="dxa"/>
              <w:right w:w="90" w:type="dxa"/>
            </w:tcMar>
          </w:tcPr>
          <w:p w14:paraId="1287618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6EB5DD9F"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2040B94"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F96471" w14:paraId="236E45EB" w14:textId="77777777">
        <w:tc>
          <w:tcPr>
            <w:tcW w:w="2100" w:type="dxa"/>
            <w:tcMar>
              <w:top w:w="70" w:type="dxa"/>
              <w:left w:w="90" w:type="dxa"/>
              <w:bottom w:w="70" w:type="dxa"/>
              <w:right w:w="90" w:type="dxa"/>
            </w:tcMar>
          </w:tcPr>
          <w:p w14:paraId="43ED8F0B"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957F47"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1408656"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F96471" w14:paraId="2747D4F9" w14:textId="77777777">
        <w:tc>
          <w:tcPr>
            <w:tcW w:w="2100" w:type="dxa"/>
            <w:tcMar>
              <w:top w:w="70" w:type="dxa"/>
              <w:left w:w="90" w:type="dxa"/>
              <w:bottom w:w="70" w:type="dxa"/>
              <w:right w:w="90" w:type="dxa"/>
            </w:tcMar>
          </w:tcPr>
          <w:p w14:paraId="587D1672"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1D30318"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72A92A0"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F96471" w14:paraId="6349F212" w14:textId="77777777">
        <w:tc>
          <w:tcPr>
            <w:tcW w:w="2100" w:type="dxa"/>
            <w:tcMar>
              <w:top w:w="70" w:type="dxa"/>
              <w:left w:w="90" w:type="dxa"/>
              <w:bottom w:w="70" w:type="dxa"/>
              <w:right w:w="90" w:type="dxa"/>
            </w:tcMar>
          </w:tcPr>
          <w:p w14:paraId="09C22DED"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9688BED"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ACCF118" w14:textId="77777777" w:rsidR="00847C0D" w:rsidRPr="00430DB3" w:rsidRDefault="00CC3326">
            <w:pPr>
              <w:rPr>
                <w:lang w:val="pt-BR"/>
              </w:rPr>
            </w:pPr>
            <w:r>
              <w:rPr>
                <w:sz w:val="20"/>
                <w:szCs w:val="20"/>
                <w:lang w:val="pt-BR"/>
              </w:rPr>
              <w:t>Versão da previsão que alimentou cada decisão (RNF04)</w:t>
            </w:r>
          </w:p>
        </w:tc>
      </w:tr>
      <w:tr w:rsidR="006B1E66" w:rsidRPr="00F96471" w14:paraId="6DD90D06" w14:textId="77777777">
        <w:tc>
          <w:tcPr>
            <w:tcW w:w="2100" w:type="dxa"/>
            <w:tcMar>
              <w:top w:w="70" w:type="dxa"/>
              <w:left w:w="90" w:type="dxa"/>
              <w:bottom w:w="70" w:type="dxa"/>
              <w:right w:w="90" w:type="dxa"/>
            </w:tcMar>
          </w:tcPr>
          <w:p w14:paraId="26D879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9C952D5"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B7B8CE6" w14:textId="77777777" w:rsidR="00847C0D" w:rsidRPr="00430DB3" w:rsidRDefault="00CC3326">
            <w:pPr>
              <w:rPr>
                <w:lang w:val="pt-BR"/>
              </w:rPr>
            </w:pPr>
            <w:r>
              <w:rPr>
                <w:sz w:val="20"/>
                <w:szCs w:val="20"/>
                <w:lang w:val="pt-BR"/>
              </w:rPr>
              <w:t>Separa as execuções da suíte (RF10) e os modos comparados para H3</w:t>
            </w:r>
          </w:p>
        </w:tc>
      </w:tr>
      <w:tr w:rsidR="006B1E66" w:rsidRPr="00F96471" w14:paraId="34276588" w14:textId="77777777">
        <w:tc>
          <w:tcPr>
            <w:tcW w:w="2100" w:type="dxa"/>
            <w:tcMar>
              <w:top w:w="70" w:type="dxa"/>
              <w:left w:w="90" w:type="dxa"/>
              <w:bottom w:w="70" w:type="dxa"/>
              <w:right w:w="90" w:type="dxa"/>
            </w:tcMar>
          </w:tcPr>
          <w:p w14:paraId="3AD5853C"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2C65118F" w14:textId="77777777" w:rsidR="00847C0D" w:rsidRPr="00430DB3" w:rsidRDefault="00CC3326">
            <w:pPr>
              <w:rPr>
                <w:lang w:val="pt-BR"/>
              </w:rPr>
            </w:pPr>
            <w:r>
              <w:rPr>
                <w:sz w:val="20"/>
                <w:szCs w:val="20"/>
                <w:lang w:val="pt-BR"/>
              </w:rPr>
              <w:t xml:space="preserve">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w:t>
            </w:r>
            <w:del w:id="880024" w:author="Vitor Oliveira" w:date="2026-10-18T22:00:00Z">
              <w:r>
                <w:rPr>
                  <w:sz w:val="20"/>
                  <w:szCs w:val="20"/>
                  <w:lang w:val="pt-BR"/>
                </w:rPr>
                <w:delText xml:space="preserve">entradas da inferência e ativações das regras, em JSON</w:delText>
              </w:r>
            </w:del>
            <w:ins w:id="880025" w:author="Vitor Oliveira" w:date="2026-10-18T22:00:00Z">
              <w:r>
                <w:rPr>
                  <w:sz w:val="20"/>
                  <w:szCs w:val="20"/>
                  <w:lang w:val="pt-BR"/>
                </w:rPr>
                <w:t xml:space="preserve">entradas da inferência e ativações das regras, em JSON; grupo, chave estrangeira opcional</w:t>
              </w:r>
            </w:ins>
          </w:p>
        </w:tc>
        <w:tc>
          <w:tcPr>
            <w:tcW w:w="3771" w:type="dxa"/>
            <w:tcMar>
              <w:top w:w="70" w:type="dxa"/>
              <w:left w:w="90" w:type="dxa"/>
              <w:bottom w:w="70" w:type="dxa"/>
              <w:right w:w="90" w:type="dxa"/>
            </w:tcMar>
          </w:tcPr>
          <w:p w14:paraId="3C5F6EB8" w14:textId="77777777" w:rsidR="00847C0D" w:rsidRPr="00430DB3" w:rsidRDefault="00CC3326">
            <w:pPr>
              <w:rPr>
                <w:lang w:val="pt-BR"/>
              </w:rPr>
            </w:pPr>
            <w:r>
              <w:rPr>
                <w:sz w:val="20"/>
                <w:szCs w:val="20"/>
                <w:lang w:val="pt-BR"/>
              </w:rPr>
              <w:t>Núcleo do registro de auditoria</w:t>
            </w:r>
          </w:p>
        </w:tc>
      </w:tr>
      <w:tr w:rsidR="006B1E66" w:rsidRPr="00F96471" w14:paraId="1E704098" w14:textId="77777777">
        <w:tc>
          <w:tcPr>
            <w:tcW w:w="2100" w:type="dxa"/>
            <w:tcMar>
              <w:top w:w="70" w:type="dxa"/>
              <w:left w:w="90" w:type="dxa"/>
              <w:bottom w:w="70" w:type="dxa"/>
              <w:right w:w="90" w:type="dxa"/>
            </w:tcMar>
          </w:tcPr>
          <w:p w14:paraId="666EE054"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6A0F31F"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79BC8BA"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F96471" w14:paraId="13B498CE" w14:textId="77777777">
        <w:tc>
          <w:tcPr>
            <w:tcW w:w="2100" w:type="dxa"/>
            <w:tcMar>
              <w:top w:w="70" w:type="dxa"/>
              <w:left w:w="90" w:type="dxa"/>
              <w:bottom w:w="70" w:type="dxa"/>
              <w:right w:w="90" w:type="dxa"/>
            </w:tcMar>
          </w:tcPr>
          <w:p w14:paraId="536AC37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1D96134"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B72F1D7" w14:textId="77777777" w:rsidR="00847C0D" w:rsidRPr="00430DB3" w:rsidRDefault="00CC3326">
            <w:pPr>
              <w:rPr>
                <w:lang w:val="pt-BR"/>
              </w:rPr>
            </w:pPr>
            <w:r>
              <w:rPr>
                <w:sz w:val="20"/>
                <w:szCs w:val="20"/>
                <w:lang w:val="pt-BR"/>
              </w:rPr>
              <w:t>Residual subtraída das leituras e regra de descarte de 3.4.3</w:t>
            </w:r>
          </w:p>
        </w:tc>
      </w:tr>
      <w:tr w:rsidR="006B1E66" w:rsidRPr="00F96471" w14:paraId="4A787403" w14:textId="77777777">
        <w:tc>
          <w:tcPr>
            <w:tcW w:w="2100" w:type="dxa"/>
            <w:tcMar>
              <w:top w:w="70" w:type="dxa"/>
              <w:left w:w="90" w:type="dxa"/>
              <w:bottom w:w="70" w:type="dxa"/>
              <w:right w:w="90" w:type="dxa"/>
            </w:tcMar>
          </w:tcPr>
          <w:p w14:paraId="1256C632"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5FE17D9"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E5B5B4" w14:textId="77777777" w:rsidR="00847C0D" w:rsidRPr="00430DB3" w:rsidRDefault="00CC3326">
            <w:pPr>
              <w:rPr>
                <w:lang w:val="pt-BR"/>
              </w:rPr>
            </w:pPr>
            <w:r>
              <w:rPr>
                <w:sz w:val="20"/>
                <w:szCs w:val="20"/>
                <w:lang w:val="pt-BR"/>
              </w:rPr>
              <w:t>Confirmação de cada decisão publicada, na proporção de uma para uma</w:t>
            </w:r>
          </w:p>
        </w:tc>
      </w:tr>
      <w:tr w:rsidR="006B1E66" w:rsidRPr="00F96471" w14:paraId="7B1F4F32" w14:textId="77777777">
        <w:tc>
          <w:tcPr>
            <w:tcW w:w="2100" w:type="dxa"/>
            <w:tcMar>
              <w:top w:w="70" w:type="dxa"/>
              <w:left w:w="90" w:type="dxa"/>
              <w:bottom w:w="70" w:type="dxa"/>
              <w:right w:w="90" w:type="dxa"/>
            </w:tcMar>
          </w:tcPr>
          <w:p w14:paraId="0A0764B8"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8AFA136"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64C88190"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F96471" w14:paraId="426DA856" w14:textId="77777777">
        <w:tc>
          <w:tcPr>
            <w:tcW w:w="2100" w:type="dxa"/>
            <w:tcMar>
              <w:top w:w="70" w:type="dxa"/>
              <w:left w:w="90" w:type="dxa"/>
              <w:bottom w:w="70" w:type="dxa"/>
              <w:right w:w="90" w:type="dxa"/>
            </w:tcMar>
          </w:tcPr>
          <w:p w14:paraId="7B2E21D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3D5AF98"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7BE1663" w14:textId="77777777" w:rsidR="00847C0D" w:rsidRPr="00430DB3" w:rsidRDefault="00CC3326">
            <w:pPr>
              <w:rPr>
                <w:lang w:val="pt-BR"/>
              </w:rPr>
            </w:pPr>
            <w:r>
              <w:rPr>
                <w:sz w:val="20"/>
                <w:szCs w:val="20"/>
                <w:lang w:val="pt-BR"/>
              </w:rPr>
              <w:t>Alertas do RF11, abertos e encerrados pelo serviço</w:t>
            </w:r>
          </w:p>
        </w:tc>
      </w:tr>
    </w:tbl>
    <w:p w14:paraId="03DFB2F4" w14:textId="77777777" w:rsidR="00847C0D" w:rsidRPr="00430DB3" w:rsidRDefault="00CC3326">
      <w:pPr>
        <w:spacing w:before="130" w:after="260"/>
        <w:rPr>
          <w:lang w:val="pt-BR"/>
        </w:rPr>
      </w:pPr>
      <w:r>
        <w:rPr>
          <w:sz w:val="20"/>
          <w:szCs w:val="20"/>
          <w:lang w:val="pt-BR"/>
        </w:rPr>
        <w:t>Fonte: Elaborado pelos autores (2026).</w:t>
      </w:r>
    </w:p>
    <w:p w14:paraId="37E0E799"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A21B1D2" w14:textId="77777777" w:rsidR="00847C0D" w:rsidRPr="00430DB3" w:rsidRDefault="00847C0D">
      <w:pPr>
        <w:keepNext/>
        <w:spacing w:before="260" w:after="130"/>
        <w:rPr>
          <w:lang w:val="pt-BR"/>
        </w:rPr>
      </w:pPr>
    </w:p>
    <w:p w14:paraId="09AFABF2" w14:textId="77777777" w:rsidR="00E01C3A" w:rsidRDefault="00CC3326">
      <w:pPr>
        <w:pStyle w:val="Heading1"/>
        <w:pageBreakBefore/>
        <w:spacing w:before="480" w:after="280" w:line="360" w:lineRule="auto"/>
        <w:rPr>
          <w:lang w:val="pt-BR"/>
        </w:rPr>
      </w:pPr>
      <w:bookmarkStart w:id="88" w:name="_Toc242567305"/>
      <w:r>
        <w:rPr>
          <w:lang w:val="pt-BR"/>
        </w:rPr>
        <w:lastRenderedPageBreak/>
        <w:t>4 RESULTADOS</w:t>
      </w:r>
      <w:bookmarkEnd w:id="88"/>
    </w:p>
    <w:p w14:paraId="3364108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0DB9617" w14:textId="77777777" w:rsidR="00E01C3A" w:rsidRDefault="00CC3326">
      <w:pPr>
        <w:pStyle w:val="Heading2"/>
        <w:spacing w:before="360" w:after="240" w:line="360" w:lineRule="auto"/>
        <w:rPr>
          <w:lang w:val="pt-BR"/>
        </w:rPr>
      </w:pPr>
      <w:bookmarkStart w:id="89" w:name="_Toc242567306"/>
      <w:r>
        <w:rPr>
          <w:lang w:val="pt-BR"/>
        </w:rPr>
        <w:t>4.1 Camada de previsão</w:t>
      </w:r>
      <w:bookmarkEnd w:id="89"/>
    </w:p>
    <w:p w14:paraId="2319B1EB"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CB5BB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338B338F"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na Tabela 4, em 4.6: na resolução de 15 min, o modelo supera a melhor referência simples pelas margens fixadas; com os mesmos dados somados por hora, não.</w:t>
      </w:r>
    </w:p>
    <w:p w14:paraId="7E45BCE0" w14:textId="77777777" w:rsidR="00E01C3A" w:rsidRDefault="00CC3326">
      <w:pPr>
        <w:pStyle w:val="Heading2"/>
        <w:spacing w:before="360" w:after="240" w:line="360" w:lineRule="auto"/>
        <w:rPr>
          <w:lang w:val="pt-BR"/>
        </w:rPr>
      </w:pPr>
      <w:bookmarkStart w:id="90" w:name="_Toc242567307"/>
      <w:r>
        <w:rPr>
          <w:lang w:val="pt-BR"/>
        </w:rPr>
        <w:t>4.2 Invariante de segurança</w:t>
      </w:r>
      <w:bookmarkEnd w:id="90"/>
    </w:p>
    <w:p w14:paraId="546BEBF6"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B482FAE" w14:textId="77777777" w:rsidR="00E01C3A" w:rsidRDefault="00CC3326">
      <w:pPr>
        <w:pStyle w:val="Heading2"/>
        <w:spacing w:before="360" w:after="240" w:line="360" w:lineRule="auto"/>
        <w:rPr>
          <w:lang w:val="pt-BR"/>
        </w:rPr>
      </w:pPr>
      <w:bookmarkStart w:id="91" w:name="_Toc242567308"/>
      <w:r>
        <w:rPr>
          <w:lang w:val="pt-BR"/>
        </w:rPr>
        <w:t>4.3 Latência do percurso e funções de diagnóstico</w:t>
      </w:r>
      <w:bookmarkEnd w:id="91"/>
    </w:p>
    <w:p w14:paraId="2B5A14F5"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39E2C050"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AF8979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DDBCC6D"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43E4C43" w14:textId="77777777" w:rsidR="00E01C3A" w:rsidRDefault="00CC3326">
      <w:pPr>
        <w:pStyle w:val="Heading2"/>
        <w:spacing w:before="360" w:after="240" w:line="360" w:lineRule="auto"/>
        <w:rPr>
          <w:lang w:val="pt-BR"/>
        </w:rPr>
      </w:pPr>
      <w:bookmarkStart w:id="92" w:name="_Toc242567309"/>
      <w:r>
        <w:rPr>
          <w:lang w:val="pt-BR"/>
        </w:rPr>
        <w:t>4.4 Concordância com o envelope esperado e especificação da interface</w:t>
      </w:r>
      <w:bookmarkEnd w:id="92"/>
    </w:p>
    <w:p w14:paraId="550077F0"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0E06049D" w14:textId="5ACE01D7" w:rsidR="002C2A03" w:rsidRPr="00430DB3" w:rsidRDefault="008C03E9">
      <w:pPr>
        <w:keepNext/>
        <w:spacing w:before="260" w:after="130"/>
        <w:rPr>
          <w:lang w:val="pt-BR"/>
        </w:rPr>
      </w:pPr>
      <w:bookmarkStart w:id="93" w:name="_Toc2425672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E47A7E2" w14:textId="77777777">
        <w:trPr>
          <w:tblHeader/>
        </w:trPr>
        <w:tc>
          <w:tcPr>
            <w:tcW w:w="2600" w:type="dxa"/>
            <w:shd w:val="clear" w:color="auto" w:fill="EDEDED"/>
            <w:tcMar>
              <w:top w:w="70" w:type="dxa"/>
              <w:left w:w="90" w:type="dxa"/>
              <w:bottom w:w="70" w:type="dxa"/>
              <w:right w:w="90" w:type="dxa"/>
            </w:tcMar>
          </w:tcPr>
          <w:p w14:paraId="17EBA70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673363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F2EBAA" w14:textId="77777777" w:rsidR="00E01C3A" w:rsidRDefault="00CC3326">
            <w:proofErr w:type="spellStart"/>
            <w:r>
              <w:rPr>
                <w:b/>
                <w:bCs/>
                <w:sz w:val="20"/>
                <w:szCs w:val="20"/>
              </w:rPr>
              <w:t>Justificativa</w:t>
            </w:r>
            <w:proofErr w:type="spellEnd"/>
          </w:p>
        </w:tc>
      </w:tr>
      <w:tr w:rsidR="00E01C3A" w:rsidRPr="00F96471" w14:paraId="75805ED7" w14:textId="77777777">
        <w:tc>
          <w:tcPr>
            <w:tcW w:w="2600" w:type="dxa"/>
            <w:tcMar>
              <w:top w:w="70" w:type="dxa"/>
              <w:left w:w="90" w:type="dxa"/>
              <w:bottom w:w="70" w:type="dxa"/>
              <w:right w:w="90" w:type="dxa"/>
            </w:tcMar>
          </w:tcPr>
          <w:p w14:paraId="3E005BB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ECC95A4"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9957397"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F96471" w14:paraId="68663B72" w14:textId="77777777">
        <w:tc>
          <w:tcPr>
            <w:tcW w:w="2600" w:type="dxa"/>
            <w:tcMar>
              <w:top w:w="70" w:type="dxa"/>
              <w:left w:w="90" w:type="dxa"/>
              <w:bottom w:w="70" w:type="dxa"/>
              <w:right w:w="90" w:type="dxa"/>
            </w:tcMar>
          </w:tcPr>
          <w:p w14:paraId="58C34907"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56D5732C"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55B052D3"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F96471" w14:paraId="704234E0" w14:textId="77777777">
        <w:tc>
          <w:tcPr>
            <w:tcW w:w="2600" w:type="dxa"/>
            <w:tcMar>
              <w:top w:w="70" w:type="dxa"/>
              <w:left w:w="90" w:type="dxa"/>
              <w:bottom w:w="70" w:type="dxa"/>
              <w:right w:w="90" w:type="dxa"/>
            </w:tcMar>
          </w:tcPr>
          <w:p w14:paraId="3503799A" w14:textId="77777777" w:rsidR="00E01C3A" w:rsidRDefault="00CC3326">
            <w:r>
              <w:rPr>
                <w:sz w:val="20"/>
                <w:szCs w:val="20"/>
              </w:rPr>
              <w:t>Onde</w:t>
            </w:r>
          </w:p>
        </w:tc>
        <w:tc>
          <w:tcPr>
            <w:tcW w:w="2700" w:type="dxa"/>
            <w:tcMar>
              <w:top w:w="70" w:type="dxa"/>
              <w:left w:w="90" w:type="dxa"/>
              <w:bottom w:w="70" w:type="dxa"/>
              <w:right w:w="90" w:type="dxa"/>
            </w:tcMar>
          </w:tcPr>
          <w:p w14:paraId="615CE614"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43F38500"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F96471" w14:paraId="4C2684AC" w14:textId="77777777">
        <w:tc>
          <w:tcPr>
            <w:tcW w:w="2600" w:type="dxa"/>
            <w:tcMar>
              <w:top w:w="70" w:type="dxa"/>
              <w:left w:w="90" w:type="dxa"/>
              <w:bottom w:w="70" w:type="dxa"/>
              <w:right w:w="90" w:type="dxa"/>
            </w:tcMar>
          </w:tcPr>
          <w:p w14:paraId="36F37A73" w14:textId="77777777" w:rsidR="00E01C3A" w:rsidRDefault="00CC3326">
            <w:r>
              <w:rPr>
                <w:sz w:val="20"/>
                <w:szCs w:val="20"/>
              </w:rPr>
              <w:t>Quando</w:t>
            </w:r>
          </w:p>
        </w:tc>
        <w:tc>
          <w:tcPr>
            <w:tcW w:w="2700" w:type="dxa"/>
            <w:tcMar>
              <w:top w:w="70" w:type="dxa"/>
              <w:left w:w="90" w:type="dxa"/>
              <w:bottom w:w="70" w:type="dxa"/>
              <w:right w:w="90" w:type="dxa"/>
            </w:tcMar>
          </w:tcPr>
          <w:p w14:paraId="35AD5808"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61704F8"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F96471" w14:paraId="0A2F466C" w14:textId="77777777">
        <w:tc>
          <w:tcPr>
            <w:tcW w:w="2600" w:type="dxa"/>
            <w:tcMar>
              <w:top w:w="70" w:type="dxa"/>
              <w:left w:w="90" w:type="dxa"/>
              <w:bottom w:w="70" w:type="dxa"/>
              <w:right w:w="90" w:type="dxa"/>
            </w:tcMar>
          </w:tcPr>
          <w:p w14:paraId="7CBC8782" w14:textId="77777777" w:rsidR="00E01C3A" w:rsidRDefault="00CC3326">
            <w:r>
              <w:rPr>
                <w:sz w:val="20"/>
                <w:szCs w:val="20"/>
              </w:rPr>
              <w:t>Como</w:t>
            </w:r>
          </w:p>
        </w:tc>
        <w:tc>
          <w:tcPr>
            <w:tcW w:w="2700" w:type="dxa"/>
            <w:tcMar>
              <w:top w:w="70" w:type="dxa"/>
              <w:left w:w="90" w:type="dxa"/>
              <w:bottom w:w="70" w:type="dxa"/>
              <w:right w:w="90" w:type="dxa"/>
            </w:tcMar>
          </w:tcPr>
          <w:p w14:paraId="67A77BF0"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F4A8DD1" w14:textId="77777777" w:rsidR="00E01C3A" w:rsidRPr="00430DB3" w:rsidRDefault="00CC3326">
            <w:pPr>
              <w:rPr>
                <w:lang w:val="pt-BR"/>
              </w:rPr>
            </w:pPr>
            <w:r>
              <w:rPr>
                <w:sz w:val="20"/>
                <w:szCs w:val="20"/>
                <w:lang w:val="pt-BR"/>
              </w:rPr>
              <w:t>Cerca de 170 mensagens por segundo para 50 mil câmeras, sem picos</w:t>
            </w:r>
          </w:p>
        </w:tc>
      </w:tr>
      <w:tr w:rsidR="00E01C3A" w:rsidRPr="00F96471" w14:paraId="609BB645" w14:textId="77777777">
        <w:tc>
          <w:tcPr>
            <w:tcW w:w="2600" w:type="dxa"/>
            <w:tcMar>
              <w:top w:w="70" w:type="dxa"/>
              <w:left w:w="90" w:type="dxa"/>
              <w:bottom w:w="70" w:type="dxa"/>
              <w:right w:w="90" w:type="dxa"/>
            </w:tcMar>
          </w:tcPr>
          <w:p w14:paraId="52AD5940" w14:textId="77777777" w:rsidR="00E01C3A" w:rsidRDefault="00CC3326">
            <w:r>
              <w:rPr>
                <w:sz w:val="20"/>
                <w:szCs w:val="20"/>
              </w:rPr>
              <w:t>Falha</w:t>
            </w:r>
          </w:p>
        </w:tc>
        <w:tc>
          <w:tcPr>
            <w:tcW w:w="2700" w:type="dxa"/>
            <w:tcMar>
              <w:top w:w="70" w:type="dxa"/>
              <w:left w:w="90" w:type="dxa"/>
              <w:bottom w:w="70" w:type="dxa"/>
              <w:right w:w="90" w:type="dxa"/>
            </w:tcMar>
          </w:tcPr>
          <w:p w14:paraId="5F45D90B"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15A47150"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0AC5559" w14:textId="77777777" w:rsidR="002C2A03" w:rsidRPr="00430DB3" w:rsidRDefault="008C03E9">
      <w:pPr>
        <w:spacing w:before="130" w:after="260"/>
        <w:rPr>
          <w:lang w:val="pt-BR"/>
        </w:rPr>
      </w:pPr>
      <w:r>
        <w:rPr>
          <w:sz w:val="20"/>
          <w:szCs w:val="20"/>
          <w:lang w:val="pt-BR"/>
        </w:rPr>
        <w:t>Fonte: Elaborado pelos autores (2026).</w:t>
      </w:r>
    </w:p>
    <w:p w14:paraId="7E5320D4"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561F5BA0" w14:textId="6FFE8EB1" w:rsidR="004A7735" w:rsidRPr="00430DB3" w:rsidRDefault="007F0308">
      <w:pPr>
        <w:keepNext/>
        <w:spacing w:before="260" w:after="130"/>
        <w:rPr>
          <w:lang w:val="pt-BR"/>
        </w:rPr>
      </w:pPr>
      <w:bookmarkStart w:id="94" w:name="_Toc24256724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47901A63" w14:textId="77777777">
        <w:trPr>
          <w:tblHeader/>
        </w:trPr>
        <w:tc>
          <w:tcPr>
            <w:tcW w:w="2600" w:type="dxa"/>
            <w:shd w:val="clear" w:color="auto" w:fill="EDEDED"/>
            <w:tcMar>
              <w:top w:w="70" w:type="dxa"/>
              <w:left w:w="90" w:type="dxa"/>
              <w:bottom w:w="70" w:type="dxa"/>
              <w:right w:w="90" w:type="dxa"/>
            </w:tcMar>
          </w:tcPr>
          <w:p w14:paraId="0C0AF7A6"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BCB4BB6"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612445A1"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A4B3330" w14:textId="77777777">
        <w:tc>
          <w:tcPr>
            <w:tcW w:w="2600" w:type="dxa"/>
            <w:tcMar>
              <w:top w:w="70" w:type="dxa"/>
              <w:left w:w="90" w:type="dxa"/>
              <w:bottom w:w="70" w:type="dxa"/>
              <w:right w:w="90" w:type="dxa"/>
            </w:tcMar>
          </w:tcPr>
          <w:p w14:paraId="7E512D31"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0B3F99DB"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21FE0D26" w14:textId="77777777" w:rsidR="00E01C3A" w:rsidRPr="00CE1B46" w:rsidRDefault="00CC3326">
            <w:r>
              <w:rPr>
                <w:sz w:val="20"/>
                <w:szCs w:val="20"/>
                <w:lang w:val="pt-BR"/>
              </w:rPr>
              <w:t>5.760; 100 %; 68,8 %; 68,8 %</w:t>
            </w:r>
          </w:p>
        </w:tc>
      </w:tr>
      <w:tr w:rsidR="00E01C3A" w:rsidRPr="00CE1B46" w14:paraId="4721B76E" w14:textId="77777777">
        <w:tc>
          <w:tcPr>
            <w:tcW w:w="2600" w:type="dxa"/>
            <w:tcMar>
              <w:top w:w="70" w:type="dxa"/>
              <w:left w:w="90" w:type="dxa"/>
              <w:bottom w:w="70" w:type="dxa"/>
              <w:right w:w="90" w:type="dxa"/>
            </w:tcMar>
          </w:tcPr>
          <w:p w14:paraId="21F77DC0"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9FE2E7"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46D07B94" w14:textId="77777777" w:rsidR="00E01C3A" w:rsidRPr="00CE1B46" w:rsidRDefault="00CC3326">
            <w:r>
              <w:rPr>
                <w:sz w:val="20"/>
                <w:szCs w:val="20"/>
                <w:lang w:val="pt-BR"/>
              </w:rPr>
              <w:t>1.440; 95,8 %; 8,3 %; 100 %</w:t>
            </w:r>
          </w:p>
        </w:tc>
      </w:tr>
      <w:tr w:rsidR="00E01C3A" w:rsidRPr="00CE1B46" w14:paraId="351C014D" w14:textId="77777777">
        <w:tc>
          <w:tcPr>
            <w:tcW w:w="2600" w:type="dxa"/>
            <w:tcMar>
              <w:top w:w="70" w:type="dxa"/>
              <w:left w:w="90" w:type="dxa"/>
              <w:bottom w:w="70" w:type="dxa"/>
              <w:right w:w="90" w:type="dxa"/>
            </w:tcMar>
          </w:tcPr>
          <w:p w14:paraId="7386C88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14C8E860" w14:textId="77777777" w:rsidR="00E01C3A" w:rsidRDefault="00CC3326">
            <w:r>
              <w:rPr>
                <w:sz w:val="20"/>
                <w:szCs w:val="20"/>
              </w:rPr>
              <w:t>Classe da via</w:t>
            </w:r>
          </w:p>
        </w:tc>
        <w:tc>
          <w:tcPr>
            <w:tcW w:w="3771" w:type="dxa"/>
            <w:tcMar>
              <w:top w:w="70" w:type="dxa"/>
              <w:left w:w="90" w:type="dxa"/>
              <w:bottom w:w="70" w:type="dxa"/>
              <w:right w:w="90" w:type="dxa"/>
            </w:tcMar>
          </w:tcPr>
          <w:p w14:paraId="7A8756DB" w14:textId="77777777" w:rsidR="00E01C3A" w:rsidRPr="00CE1B46" w:rsidRDefault="00CC3326">
            <w:r>
              <w:rPr>
                <w:sz w:val="20"/>
                <w:szCs w:val="20"/>
                <w:lang w:val="pt-BR"/>
              </w:rPr>
              <w:t>720; 100 %; 100 %; 8,3 %</w:t>
            </w:r>
          </w:p>
        </w:tc>
      </w:tr>
      <w:tr w:rsidR="00E01C3A" w:rsidRPr="00CE1B46" w14:paraId="6FCAE415" w14:textId="77777777">
        <w:tc>
          <w:tcPr>
            <w:tcW w:w="2600" w:type="dxa"/>
            <w:tcMar>
              <w:top w:w="70" w:type="dxa"/>
              <w:left w:w="90" w:type="dxa"/>
              <w:bottom w:w="70" w:type="dxa"/>
              <w:right w:w="90" w:type="dxa"/>
            </w:tcMar>
          </w:tcPr>
          <w:p w14:paraId="0E6AB6A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EECCED3"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4DC73F0E" w14:textId="77777777" w:rsidR="00E01C3A" w:rsidRPr="00CE1B46" w:rsidRDefault="00CC3326">
            <w:r>
              <w:rPr>
                <w:sz w:val="20"/>
                <w:szCs w:val="20"/>
                <w:lang w:val="pt-BR"/>
              </w:rPr>
              <w:t>1.080; 83,3 %; 66,7 %; 61,8 %</w:t>
            </w:r>
          </w:p>
        </w:tc>
      </w:tr>
      <w:tr w:rsidR="00E01C3A" w:rsidRPr="00CE1B46" w14:paraId="4024BAD2" w14:textId="77777777">
        <w:tc>
          <w:tcPr>
            <w:tcW w:w="2600" w:type="dxa"/>
            <w:tcMar>
              <w:top w:w="70" w:type="dxa"/>
              <w:left w:w="90" w:type="dxa"/>
              <w:bottom w:w="70" w:type="dxa"/>
              <w:right w:w="90" w:type="dxa"/>
            </w:tcMar>
          </w:tcPr>
          <w:p w14:paraId="559CFE53"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2D5AA5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59F5A76C" w14:textId="77777777" w:rsidR="00E01C3A" w:rsidRPr="00CE1B46" w:rsidRDefault="00CC3326">
            <w:r>
              <w:rPr>
                <w:sz w:val="20"/>
                <w:szCs w:val="20"/>
                <w:lang w:val="pt-BR"/>
              </w:rPr>
              <w:t>1.080; 100 %; 66,7 %; 66,7 %</w:t>
            </w:r>
          </w:p>
        </w:tc>
      </w:tr>
      <w:tr w:rsidR="00E01C3A" w:rsidRPr="00CE1B46" w14:paraId="5FAEDCAB" w14:textId="77777777">
        <w:tc>
          <w:tcPr>
            <w:tcW w:w="2600" w:type="dxa"/>
            <w:tcMar>
              <w:top w:w="70" w:type="dxa"/>
              <w:left w:w="90" w:type="dxa"/>
              <w:bottom w:w="70" w:type="dxa"/>
              <w:right w:w="90" w:type="dxa"/>
            </w:tcMar>
          </w:tcPr>
          <w:p w14:paraId="5C1FD9F0"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CF8A93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A81C6A7" w14:textId="77777777" w:rsidR="00E01C3A" w:rsidRPr="00CE1B46" w:rsidRDefault="00CC3326">
            <w:r>
              <w:rPr>
                <w:sz w:val="20"/>
                <w:szCs w:val="20"/>
                <w:lang w:val="pt-BR"/>
              </w:rPr>
              <w:t>1.440; 100 %; 0 %; 98,0 %</w:t>
            </w:r>
          </w:p>
        </w:tc>
      </w:tr>
      <w:tr w:rsidR="00E01C3A" w:rsidRPr="00CE1B46" w14:paraId="39203592" w14:textId="77777777">
        <w:tc>
          <w:tcPr>
            <w:tcW w:w="2600" w:type="dxa"/>
            <w:tcMar>
              <w:top w:w="70" w:type="dxa"/>
              <w:left w:w="90" w:type="dxa"/>
              <w:bottom w:w="70" w:type="dxa"/>
              <w:right w:w="90" w:type="dxa"/>
            </w:tcMar>
          </w:tcPr>
          <w:p w14:paraId="52546A74"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B84D84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026A0A77" w14:textId="77777777" w:rsidR="00E01C3A" w:rsidRPr="00CE1B46" w:rsidRDefault="00CC3326">
            <w:r>
              <w:rPr>
                <w:sz w:val="20"/>
                <w:szCs w:val="20"/>
                <w:lang w:val="pt-BR"/>
              </w:rPr>
              <w:t>720; 100 %; 100 %; 100 %</w:t>
            </w:r>
          </w:p>
        </w:tc>
      </w:tr>
      <w:tr w:rsidR="00E01C3A" w:rsidRPr="00CE1B46" w14:paraId="5D70F867" w14:textId="77777777">
        <w:tc>
          <w:tcPr>
            <w:tcW w:w="2600" w:type="dxa"/>
            <w:tcMar>
              <w:top w:w="70" w:type="dxa"/>
              <w:left w:w="90" w:type="dxa"/>
              <w:bottom w:w="70" w:type="dxa"/>
              <w:right w:w="90" w:type="dxa"/>
            </w:tcMar>
          </w:tcPr>
          <w:p w14:paraId="23B400AE"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B8AC723"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6065ED6" w14:textId="77777777" w:rsidR="00E01C3A" w:rsidRPr="00CE1B46" w:rsidRDefault="00CC3326">
            <w:r>
              <w:rPr>
                <w:sz w:val="20"/>
                <w:szCs w:val="20"/>
                <w:lang w:val="pt-BR"/>
              </w:rPr>
              <w:t>480; 100 %; 25,0 %; 100 %</w:t>
            </w:r>
          </w:p>
        </w:tc>
      </w:tr>
      <w:tr w:rsidR="00E01C3A" w:rsidRPr="00CE1B46" w14:paraId="29BBF05D" w14:textId="77777777">
        <w:tc>
          <w:tcPr>
            <w:tcW w:w="2600" w:type="dxa"/>
            <w:tcMar>
              <w:top w:w="70" w:type="dxa"/>
              <w:left w:w="90" w:type="dxa"/>
              <w:bottom w:w="70" w:type="dxa"/>
              <w:right w:w="90" w:type="dxa"/>
            </w:tcMar>
          </w:tcPr>
          <w:p w14:paraId="51F67E4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78566099"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24C4B762" w14:textId="77777777" w:rsidR="00E01C3A" w:rsidRPr="00CE1B46" w:rsidRDefault="00CC3326">
            <w:r>
              <w:rPr>
                <w:sz w:val="20"/>
                <w:szCs w:val="20"/>
                <w:lang w:val="pt-BR"/>
              </w:rPr>
              <w:t>720; 100 %; 100 %; 33,3 %</w:t>
            </w:r>
          </w:p>
        </w:tc>
      </w:tr>
      <w:tr w:rsidR="00E01C3A" w:rsidRPr="00CE1B46" w14:paraId="46DBEF10" w14:textId="77777777">
        <w:tc>
          <w:tcPr>
            <w:tcW w:w="2600" w:type="dxa"/>
            <w:tcMar>
              <w:top w:w="70" w:type="dxa"/>
              <w:left w:w="90" w:type="dxa"/>
              <w:bottom w:w="70" w:type="dxa"/>
              <w:right w:w="90" w:type="dxa"/>
            </w:tcMar>
          </w:tcPr>
          <w:p w14:paraId="2A00D762"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D539BE5" w14:textId="77777777" w:rsidR="00E01C3A" w:rsidRDefault="00CC3326">
            <w:r>
              <w:rPr>
                <w:sz w:val="20"/>
                <w:szCs w:val="20"/>
              </w:rPr>
              <w:t>—</w:t>
            </w:r>
          </w:p>
        </w:tc>
        <w:tc>
          <w:tcPr>
            <w:tcW w:w="3771" w:type="dxa"/>
            <w:tcMar>
              <w:top w:w="70" w:type="dxa"/>
              <w:left w:w="90" w:type="dxa"/>
              <w:bottom w:w="70" w:type="dxa"/>
              <w:right w:w="90" w:type="dxa"/>
            </w:tcMar>
          </w:tcPr>
          <w:p w14:paraId="0B90A378" w14:textId="77777777" w:rsidR="00E01C3A" w:rsidRPr="00CE1B46" w:rsidRDefault="00CC3326">
            <w:r>
              <w:rPr>
                <w:sz w:val="20"/>
                <w:szCs w:val="20"/>
                <w:lang w:val="pt-BR"/>
              </w:rPr>
              <w:t>13.440; 98,2 %; 58,0 %; 72,2 %</w:t>
            </w:r>
          </w:p>
        </w:tc>
      </w:tr>
    </w:tbl>
    <w:p w14:paraId="7E6F02B0" w14:textId="77777777" w:rsidR="004A7735" w:rsidRDefault="007F0308">
      <w:pPr>
        <w:spacing w:before="130" w:after="260"/>
      </w:pPr>
      <w:r>
        <w:rPr>
          <w:sz w:val="20"/>
          <w:szCs w:val="20"/>
          <w:lang w:val="pt-BR"/>
        </w:rPr>
        <w:t>Fonte: Elaborado pelos autores (2026).</w:t>
      </w:r>
    </w:p>
    <w:p w14:paraId="03C71DE4"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p>
    <w:p w14:paraId="08D2625D" w14:textId="77777777" w:rsidR="00E01C3A" w:rsidRDefault="00CC3326">
      <w:pPr>
        <w:pStyle w:val="Heading2"/>
        <w:spacing w:before="360" w:after="240" w:line="360" w:lineRule="auto"/>
        <w:rPr>
          <w:lang w:val="pt-BR"/>
        </w:rPr>
      </w:pPr>
      <w:bookmarkStart w:id="95" w:name="_Toc242567310"/>
      <w:r>
        <w:rPr>
          <w:lang w:val="pt-BR"/>
        </w:rPr>
        <w:t>4.5 Estimativa de consumo de energia</w:t>
      </w:r>
      <w:bookmarkEnd w:id="95"/>
    </w:p>
    <w:p w14:paraId="0A14358C" w14:textId="77777777" w:rsidR="00E01C3A" w:rsidRDefault="00CC3326">
      <w:pPr>
        <w:spacing w:after="120" w:line="360" w:lineRule="auto"/>
        <w:ind w:firstLine="709"/>
        <w:jc w:val="both"/>
        <w:rPr>
          <w:lang w:val="pt-BR"/>
        </w:rPr>
      </w:pPr>
      <w:r>
        <w:rPr>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4456F255" w14:textId="6EDF27C5" w:rsidR="004A7735" w:rsidRPr="00430DB3" w:rsidRDefault="007F0308">
      <w:pPr>
        <w:keepNext/>
        <w:spacing w:before="260" w:after="130"/>
        <w:rPr>
          <w:lang w:val="pt-BR"/>
        </w:rPr>
      </w:pPr>
      <w:bookmarkStart w:id="96" w:name="_Toc242567241"/>
      <w:r>
        <w:rPr>
          <w:sz w:val="20"/>
          <w:szCs w:val="20"/>
          <w:lang w:val="pt-BR"/>
        </w:rPr>
        <w:lastRenderedPageBreak/>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147AF4AC" w14:textId="77777777">
        <w:trPr>
          <w:tblHeader/>
        </w:trPr>
        <w:tc>
          <w:tcPr>
            <w:tcW w:w="2600" w:type="dxa"/>
            <w:shd w:val="clear" w:color="auto" w:fill="EDEDED"/>
            <w:tcMar>
              <w:top w:w="70" w:type="dxa"/>
              <w:left w:w="90" w:type="dxa"/>
              <w:bottom w:w="70" w:type="dxa"/>
              <w:right w:w="90" w:type="dxa"/>
            </w:tcMar>
          </w:tcPr>
          <w:p w14:paraId="569B82BD"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26F38107"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6A9A063"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F96471" w14:paraId="3011C16D" w14:textId="77777777">
        <w:tc>
          <w:tcPr>
            <w:tcW w:w="2600" w:type="dxa"/>
            <w:tcMar>
              <w:top w:w="70" w:type="dxa"/>
              <w:left w:w="90" w:type="dxa"/>
              <w:bottom w:w="70" w:type="dxa"/>
              <w:right w:w="90" w:type="dxa"/>
            </w:tcMar>
          </w:tcPr>
          <w:p w14:paraId="4C0923E1"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5B24DD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74605E62" w14:textId="77777777" w:rsidR="00E01C3A" w:rsidRPr="00430DB3" w:rsidRDefault="00CC3326">
            <w:pPr>
              <w:rPr>
                <w:lang w:val="pt-BR"/>
              </w:rPr>
            </w:pPr>
            <w:r>
              <w:rPr>
                <w:sz w:val="20"/>
                <w:szCs w:val="20"/>
                <w:lang w:val="pt-BR"/>
              </w:rPr>
              <w:t>Linha de base; aderência de 58,0 %</w:t>
            </w:r>
          </w:p>
        </w:tc>
      </w:tr>
      <w:tr w:rsidR="00E01C3A" w:rsidRPr="00CE1B46" w14:paraId="751139B6" w14:textId="77777777">
        <w:tc>
          <w:tcPr>
            <w:tcW w:w="2600" w:type="dxa"/>
            <w:tcMar>
              <w:top w:w="70" w:type="dxa"/>
              <w:left w:w="90" w:type="dxa"/>
              <w:bottom w:w="70" w:type="dxa"/>
              <w:right w:w="90" w:type="dxa"/>
            </w:tcMar>
          </w:tcPr>
          <w:p w14:paraId="343634C3"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E92DF3B"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038A8B5E" w14:textId="77777777" w:rsidR="00E01C3A" w:rsidRPr="00CE1B46" w:rsidRDefault="00CC3326">
            <w:r>
              <w:rPr>
                <w:sz w:val="20"/>
                <w:szCs w:val="20"/>
                <w:lang w:val="pt-BR"/>
              </w:rPr>
              <w:t>71,0 % do pleno; aderência de 72,2 %</w:t>
            </w:r>
          </w:p>
        </w:tc>
      </w:tr>
      <w:tr w:rsidR="00E01C3A" w:rsidRPr="00F96471" w14:paraId="52E7F8C8" w14:textId="77777777">
        <w:tc>
          <w:tcPr>
            <w:tcW w:w="2600" w:type="dxa"/>
            <w:tcMar>
              <w:top w:w="70" w:type="dxa"/>
              <w:left w:w="90" w:type="dxa"/>
              <w:bottom w:w="70" w:type="dxa"/>
              <w:right w:w="90" w:type="dxa"/>
            </w:tcMar>
          </w:tcPr>
          <w:p w14:paraId="30DFED89"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19A86256"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6BD12E3E" w14:textId="77777777" w:rsidR="00E01C3A" w:rsidRPr="00430DB3" w:rsidRDefault="00CC3326">
            <w:pPr>
              <w:rPr>
                <w:lang w:val="pt-BR"/>
              </w:rPr>
            </w:pPr>
            <w:r>
              <w:rPr>
                <w:sz w:val="20"/>
                <w:szCs w:val="20"/>
                <w:lang w:val="pt-BR"/>
              </w:rPr>
              <w:t>75,7 % do pleno e 106,7 % do horário fixo; aderência de 98,2 %</w:t>
            </w:r>
          </w:p>
        </w:tc>
      </w:tr>
      <w:tr w:rsidR="00E01C3A" w:rsidRPr="00F96471" w14:paraId="50FADFA3" w14:textId="77777777">
        <w:tc>
          <w:tcPr>
            <w:tcW w:w="2600" w:type="dxa"/>
            <w:tcMar>
              <w:top w:w="70" w:type="dxa"/>
              <w:left w:w="90" w:type="dxa"/>
              <w:bottom w:w="70" w:type="dxa"/>
              <w:right w:w="90" w:type="dxa"/>
            </w:tcMar>
          </w:tcPr>
          <w:p w14:paraId="283FFF0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3A27786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1741C3A2" w14:textId="77777777" w:rsidR="00E01C3A" w:rsidRPr="00430DB3" w:rsidRDefault="00CC3326">
            <w:pPr>
              <w:rPr>
                <w:lang w:val="pt-BR"/>
              </w:rPr>
            </w:pPr>
            <w:r>
              <w:rPr>
                <w:sz w:val="20"/>
                <w:szCs w:val="20"/>
                <w:lang w:val="pt-BR"/>
              </w:rPr>
              <w:t>74,6 % do pleno e 105,0 % do horário fixo; aderência de 100 %</w:t>
            </w:r>
          </w:p>
        </w:tc>
      </w:tr>
      <w:tr w:rsidR="00E01C3A" w:rsidRPr="00F96471" w14:paraId="4DD2AFC1" w14:textId="77777777">
        <w:tc>
          <w:tcPr>
            <w:tcW w:w="2600" w:type="dxa"/>
            <w:tcMar>
              <w:top w:w="70" w:type="dxa"/>
              <w:left w:w="90" w:type="dxa"/>
              <w:bottom w:w="70" w:type="dxa"/>
              <w:right w:w="90" w:type="dxa"/>
            </w:tcMar>
          </w:tcPr>
          <w:p w14:paraId="43625C7D"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F82ECF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CC8C8F8" w14:textId="77777777" w:rsidR="00E01C3A" w:rsidRPr="00430DB3" w:rsidRDefault="00CC3326">
            <w:pPr>
              <w:rPr>
                <w:lang w:val="pt-BR"/>
              </w:rPr>
            </w:pPr>
            <w:r>
              <w:rPr>
                <w:sz w:val="20"/>
                <w:szCs w:val="20"/>
                <w:lang w:val="pt-BR"/>
              </w:rPr>
              <w:t>76,1 % do pleno e 107,3 % do horário fixo; aderência de 100 %</w:t>
            </w:r>
          </w:p>
        </w:tc>
      </w:tr>
    </w:tbl>
    <w:p w14:paraId="26AD5AE7" w14:textId="77777777" w:rsidR="004A7735" w:rsidRPr="00430DB3" w:rsidRDefault="007F0308">
      <w:pPr>
        <w:spacing w:before="130" w:after="260"/>
        <w:rPr>
          <w:lang w:val="pt-BR"/>
        </w:rPr>
      </w:pPr>
      <w:r>
        <w:rPr>
          <w:sz w:val="20"/>
          <w:szCs w:val="20"/>
          <w:lang w:val="pt-BR"/>
        </w:rPr>
        <w:t>Fonte: Elaborado pelos autores (2026).</w:t>
      </w:r>
    </w:p>
    <w:p w14:paraId="638516F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3CE499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BEABDA4" w14:textId="77777777" w:rsidR="001A5FD5" w:rsidRPr="00430DB3" w:rsidRDefault="002D2B91">
      <w:pPr>
        <w:pStyle w:val="Heading2"/>
        <w:spacing w:before="360" w:after="240" w:line="360" w:lineRule="auto"/>
        <w:rPr>
          <w:lang w:val="pt-BR"/>
        </w:rPr>
      </w:pPr>
      <w:bookmarkStart w:id="97" w:name="_Toc242567311"/>
      <w:r>
        <w:rPr>
          <w:lang w:val="pt-BR"/>
        </w:rPr>
        <w:t>4.6 Avaliação dos componentes de inteligência artificial</w:t>
      </w:r>
      <w:bookmarkEnd w:id="97"/>
    </w:p>
    <w:p w14:paraId="1779F97F"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taxa foi zero. A Tabela 3 reúne o que se mediu ao retirar ou substituir cada </w:t>
      </w:r>
      <w:r>
        <w:rPr>
          <w:lang w:val="pt-BR"/>
        </w:rPr>
        <w:lastRenderedPageBreak/>
        <w:t>componente no sistema; onde há dois valores, o primeiro é o do componente e o segundo, o da alternativa.</w:t>
      </w:r>
    </w:p>
    <w:p w14:paraId="3D654A77" w14:textId="1E462B78" w:rsidR="001A5FD5" w:rsidRPr="00430DB3" w:rsidRDefault="002D2B91">
      <w:pPr>
        <w:keepNext/>
        <w:spacing w:before="260" w:after="130"/>
        <w:rPr>
          <w:lang w:val="pt-BR"/>
        </w:rPr>
      </w:pPr>
      <w:bookmarkStart w:id="98" w:name="_Toc242567242"/>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F6827EA" w14:textId="77777777">
        <w:trPr>
          <w:tblHeader/>
        </w:trPr>
        <w:tc>
          <w:tcPr>
            <w:tcW w:w="2600" w:type="dxa"/>
            <w:shd w:val="clear" w:color="auto" w:fill="EDEDED"/>
            <w:tcMar>
              <w:top w:w="70" w:type="dxa"/>
              <w:left w:w="90" w:type="dxa"/>
              <w:bottom w:w="70" w:type="dxa"/>
              <w:right w:w="90" w:type="dxa"/>
            </w:tcMar>
          </w:tcPr>
          <w:p w14:paraId="71E67C16"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3233556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7660ECC5" w14:textId="77777777" w:rsidR="00E01C3A" w:rsidRDefault="00CC3326">
            <w:proofErr w:type="spellStart"/>
            <w:r>
              <w:rPr>
                <w:b/>
                <w:bCs/>
                <w:sz w:val="20"/>
                <w:szCs w:val="20"/>
              </w:rPr>
              <w:t>Resultado</w:t>
            </w:r>
            <w:proofErr w:type="spellEnd"/>
          </w:p>
        </w:tc>
      </w:tr>
      <w:tr w:rsidR="00E01C3A" w:rsidRPr="00F96471" w14:paraId="30250F86" w14:textId="77777777">
        <w:tc>
          <w:tcPr>
            <w:tcW w:w="2600" w:type="dxa"/>
            <w:tcMar>
              <w:top w:w="70" w:type="dxa"/>
              <w:left w:w="90" w:type="dxa"/>
              <w:bottom w:w="70" w:type="dxa"/>
              <w:right w:w="90" w:type="dxa"/>
            </w:tcMar>
          </w:tcPr>
          <w:p w14:paraId="59D0410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55AAD17"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2AF0A26"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A99C311" w14:textId="77777777">
        <w:tc>
          <w:tcPr>
            <w:tcW w:w="2600" w:type="dxa"/>
            <w:tcMar>
              <w:top w:w="70" w:type="dxa"/>
              <w:left w:w="90" w:type="dxa"/>
              <w:bottom w:w="70" w:type="dxa"/>
              <w:right w:w="90" w:type="dxa"/>
            </w:tcMar>
          </w:tcPr>
          <w:p w14:paraId="18D1589B"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240EC61"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FB9164F"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F96471" w14:paraId="1D01706F" w14:textId="77777777">
        <w:tc>
          <w:tcPr>
            <w:tcW w:w="2600" w:type="dxa"/>
            <w:tcMar>
              <w:top w:w="70" w:type="dxa"/>
              <w:left w:w="90" w:type="dxa"/>
              <w:bottom w:w="70" w:type="dxa"/>
              <w:right w:w="90" w:type="dxa"/>
            </w:tcMar>
          </w:tcPr>
          <w:p w14:paraId="77DD527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00B0AF3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53E95B1"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F96471" w14:paraId="742944FD" w14:textId="77777777">
        <w:tc>
          <w:tcPr>
            <w:tcW w:w="2600" w:type="dxa"/>
            <w:tcMar>
              <w:top w:w="70" w:type="dxa"/>
              <w:left w:w="90" w:type="dxa"/>
              <w:bottom w:w="70" w:type="dxa"/>
              <w:right w:w="90" w:type="dxa"/>
            </w:tcMar>
          </w:tcPr>
          <w:p w14:paraId="5B431C17"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389984A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7483824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F96471" w14:paraId="08D3D76F" w14:textId="77777777">
        <w:tc>
          <w:tcPr>
            <w:tcW w:w="2600" w:type="dxa"/>
            <w:tcMar>
              <w:top w:w="70" w:type="dxa"/>
              <w:left w:w="90" w:type="dxa"/>
              <w:bottom w:w="70" w:type="dxa"/>
              <w:right w:w="90" w:type="dxa"/>
            </w:tcMar>
          </w:tcPr>
          <w:p w14:paraId="6E4899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234584C"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D2C555E"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F96471" w14:paraId="1E8011FC" w14:textId="77777777">
        <w:tc>
          <w:tcPr>
            <w:tcW w:w="2600" w:type="dxa"/>
            <w:tcMar>
              <w:top w:w="70" w:type="dxa"/>
              <w:left w:w="90" w:type="dxa"/>
              <w:bottom w:w="70" w:type="dxa"/>
              <w:right w:w="90" w:type="dxa"/>
            </w:tcMar>
          </w:tcPr>
          <w:p w14:paraId="41FC8076"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ED8FF1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35BFE9FB"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F96471" w14:paraId="2DC0DE27" w14:textId="77777777">
        <w:tc>
          <w:tcPr>
            <w:tcW w:w="2600" w:type="dxa"/>
            <w:tcMar>
              <w:top w:w="70" w:type="dxa"/>
              <w:left w:w="90" w:type="dxa"/>
              <w:bottom w:w="70" w:type="dxa"/>
              <w:right w:w="90" w:type="dxa"/>
            </w:tcMar>
          </w:tcPr>
          <w:p w14:paraId="323EB52F"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2AB98E3D"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B927C8C" w14:textId="77777777" w:rsidR="00E01C3A" w:rsidRPr="00430DB3" w:rsidRDefault="00CC3326">
            <w:pPr>
              <w:rPr>
                <w:lang w:val="pt-BR"/>
              </w:rPr>
            </w:pPr>
            <w:r>
              <w:rPr>
                <w:sz w:val="20"/>
                <w:szCs w:val="20"/>
                <w:lang w:val="pt-BR"/>
              </w:rPr>
              <w:t xml:space="preserve">Mudanças perceptíveis de ao menos 6 %: 20, 13 e 9; de ao menos 15 %: 12, 13 e 9; inversões de sentido: 32, 21 e 13; energia de 63,4 %, 63,5 % e 65,4 % </w:t>
            </w:r>
            <w:r>
              <w:rPr>
                <w:sz w:val="20"/>
                <w:szCs w:val="20"/>
                <w:lang w:val="pt-BR"/>
              </w:rPr>
              <w:lastRenderedPageBreak/>
              <w:t>do pleno; nenhum minuto 2 lux abaixo do nível pedido nos três; atraso médio até a classe mínima de 48,0 min, 37,6 min e 25,7 min</w:t>
            </w:r>
          </w:p>
        </w:tc>
      </w:tr>
    </w:tbl>
    <w:p w14:paraId="5B174918" w14:textId="77777777" w:rsidR="001A5FD5" w:rsidRPr="00430DB3" w:rsidRDefault="002D2B91">
      <w:pPr>
        <w:spacing w:before="130" w:after="260"/>
        <w:rPr>
          <w:lang w:val="pt-BR"/>
        </w:rPr>
      </w:pPr>
      <w:r>
        <w:rPr>
          <w:sz w:val="20"/>
          <w:szCs w:val="20"/>
          <w:lang w:val="pt-BR"/>
        </w:rPr>
        <w:lastRenderedPageBreak/>
        <w:t>Fonte: Elaborado pelos autores (2026).</w:t>
      </w:r>
    </w:p>
    <w:p w14:paraId="275C1023" w14:textId="77777777" w:rsidR="001A5FD5" w:rsidRPr="00430DB3" w:rsidRDefault="002D2B91">
      <w:pPr>
        <w:spacing w:after="120" w:line="360" w:lineRule="auto"/>
        <w:ind w:firstLine="709"/>
        <w:jc w:val="both"/>
        <w:rPr>
          <w:lang w:val="pt-BR"/>
        </w:rPr>
      </w:pPr>
      <w:r>
        <w:rPr>
          <w:lang w:val="pt-BR"/>
        </w:rPr>
        <w:t>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p>
    <w:p w14:paraId="11E3D035" w14:textId="77777777" w:rsidR="001A5FD5" w:rsidRPr="00430DB3" w:rsidRDefault="002D2B91">
      <w:pPr>
        <w:spacing w:after="120" w:line="360" w:lineRule="auto"/>
        <w:ind w:firstLine="709"/>
        <w:jc w:val="both"/>
        <w:rPr>
          <w:lang w:val="pt-BR"/>
        </w:rPr>
      </w:pPr>
      <w:r>
        <w:rPr>
          <w:lang w:val="pt-BR"/>
        </w:rPr>
        <w:t>A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BB72B49" w14:textId="4A2180FE" w:rsidR="001A5FD5" w:rsidRPr="00430DB3" w:rsidRDefault="002D2B91">
      <w:pPr>
        <w:keepNext/>
        <w:spacing w:before="260" w:after="130"/>
        <w:rPr>
          <w:lang w:val="pt-BR"/>
        </w:rPr>
      </w:pPr>
      <w:bookmarkStart w:id="99" w:name="_Toc242567243"/>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00D677BF" w14:textId="77777777">
        <w:trPr>
          <w:tblHeader/>
        </w:trPr>
        <w:tc>
          <w:tcPr>
            <w:tcW w:w="2600" w:type="dxa"/>
            <w:shd w:val="clear" w:color="auto" w:fill="EDEDED"/>
            <w:tcMar>
              <w:top w:w="70" w:type="dxa"/>
              <w:left w:w="90" w:type="dxa"/>
              <w:bottom w:w="70" w:type="dxa"/>
              <w:right w:w="90" w:type="dxa"/>
            </w:tcMar>
          </w:tcPr>
          <w:p w14:paraId="6D048BE6"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277E479"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2C84E1C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728AAA0" w14:textId="77777777">
        <w:tc>
          <w:tcPr>
            <w:tcW w:w="2600" w:type="dxa"/>
            <w:tcMar>
              <w:top w:w="70" w:type="dxa"/>
              <w:left w:w="90" w:type="dxa"/>
              <w:bottom w:w="70" w:type="dxa"/>
              <w:right w:w="90" w:type="dxa"/>
            </w:tcMar>
          </w:tcPr>
          <w:p w14:paraId="3EBC95CE"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3CBDB3F" w14:textId="77777777" w:rsidR="00E01C3A" w:rsidRDefault="00CC3326">
            <w:r>
              <w:rPr>
                <w:sz w:val="20"/>
                <w:szCs w:val="20"/>
              </w:rPr>
              <w:t>0,023 × 0,035</w:t>
            </w:r>
          </w:p>
        </w:tc>
        <w:tc>
          <w:tcPr>
            <w:tcW w:w="3771" w:type="dxa"/>
            <w:tcMar>
              <w:top w:w="70" w:type="dxa"/>
              <w:left w:w="90" w:type="dxa"/>
              <w:bottom w:w="70" w:type="dxa"/>
              <w:right w:w="90" w:type="dxa"/>
            </w:tcMar>
          </w:tcPr>
          <w:p w14:paraId="1EA6FC45" w14:textId="77777777" w:rsidR="00E01C3A" w:rsidRPr="00CE1B46" w:rsidRDefault="00CC3326">
            <w:r>
              <w:rPr>
                <w:sz w:val="20"/>
                <w:szCs w:val="20"/>
                <w:lang w:val="pt-BR"/>
              </w:rPr>
              <w:t>0,028 × 0,035</w:t>
            </w:r>
          </w:p>
        </w:tc>
      </w:tr>
      <w:tr w:rsidR="00E01C3A" w:rsidRPr="00CE1B46" w14:paraId="5C4A9A11" w14:textId="77777777">
        <w:tc>
          <w:tcPr>
            <w:tcW w:w="2600" w:type="dxa"/>
            <w:tcMar>
              <w:top w:w="70" w:type="dxa"/>
              <w:left w:w="90" w:type="dxa"/>
              <w:bottom w:w="70" w:type="dxa"/>
              <w:right w:w="90" w:type="dxa"/>
            </w:tcMar>
          </w:tcPr>
          <w:p w14:paraId="3E268182"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64339B5"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C09BAA8" w14:textId="77777777" w:rsidR="00E01C3A" w:rsidRPr="00CE1B46" w:rsidRDefault="00CC3326">
            <w:r>
              <w:rPr>
                <w:sz w:val="20"/>
                <w:szCs w:val="20"/>
                <w:lang w:val="pt-BR"/>
              </w:rPr>
              <w:t>89,6 % × 87,8 % (1,8 ponto percentual a mais)</w:t>
            </w:r>
          </w:p>
        </w:tc>
      </w:tr>
      <w:tr w:rsidR="00E01C3A" w:rsidRPr="00CE1B46" w14:paraId="5A2A4BA9" w14:textId="77777777">
        <w:tc>
          <w:tcPr>
            <w:tcW w:w="2600" w:type="dxa"/>
            <w:tcMar>
              <w:top w:w="70" w:type="dxa"/>
              <w:left w:w="90" w:type="dxa"/>
              <w:bottom w:w="70" w:type="dxa"/>
              <w:right w:w="90" w:type="dxa"/>
            </w:tcMar>
          </w:tcPr>
          <w:p w14:paraId="3505729E"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0AD537"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3A27334" w14:textId="77777777" w:rsidR="00E01C3A" w:rsidRPr="00CE1B46" w:rsidRDefault="00CC3326">
            <w:r>
              <w:rPr>
                <w:sz w:val="20"/>
                <w:szCs w:val="20"/>
                <w:lang w:val="pt-BR"/>
              </w:rPr>
              <w:t>0,728 × 0,721 (0,007 a mais)</w:t>
            </w:r>
          </w:p>
        </w:tc>
      </w:tr>
      <w:tr w:rsidR="00E01C3A" w:rsidRPr="00CE1B46" w14:paraId="16466D70" w14:textId="77777777">
        <w:tc>
          <w:tcPr>
            <w:tcW w:w="2600" w:type="dxa"/>
            <w:tcMar>
              <w:top w:w="70" w:type="dxa"/>
              <w:left w:w="90" w:type="dxa"/>
              <w:bottom w:w="70" w:type="dxa"/>
              <w:right w:w="90" w:type="dxa"/>
            </w:tcMar>
          </w:tcPr>
          <w:p w14:paraId="23A56DF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1C78287F"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48B65778" w14:textId="77777777" w:rsidR="00E01C3A" w:rsidRPr="00CE1B46" w:rsidRDefault="00CC3326">
            <w:r>
              <w:rPr>
                <w:sz w:val="20"/>
                <w:szCs w:val="20"/>
                <w:lang w:val="pt-BR"/>
              </w:rPr>
              <w:t>Substituível</w:t>
            </w:r>
          </w:p>
        </w:tc>
      </w:tr>
    </w:tbl>
    <w:p w14:paraId="26E1292C" w14:textId="77777777" w:rsidR="001A5FD5" w:rsidRDefault="002D2B91">
      <w:pPr>
        <w:spacing w:before="130" w:after="260"/>
      </w:pPr>
      <w:r>
        <w:rPr>
          <w:sz w:val="20"/>
          <w:szCs w:val="20"/>
          <w:lang w:val="pt-BR"/>
        </w:rPr>
        <w:lastRenderedPageBreak/>
        <w:t>Fonte: Elaborado pelos autores (2026).</w:t>
      </w:r>
    </w:p>
    <w:p w14:paraId="26F53B67"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modelo erra a faixa em cerca de 9 % dos casos, e a melhor referência, em cerca de 13 %.</w:t>
      </w:r>
    </w:p>
    <w:p w14:paraId="28F49DA9" w14:textId="77777777" w:rsidR="00E01C3A" w:rsidRDefault="00CC3326">
      <w:pPr>
        <w:pStyle w:val="Heading1"/>
        <w:pageBreakBefore/>
        <w:spacing w:before="480" w:after="280" w:line="360" w:lineRule="auto"/>
        <w:rPr>
          <w:lang w:val="pt-BR"/>
        </w:rPr>
      </w:pPr>
      <w:bookmarkStart w:id="100" w:name="_Toc242567312"/>
      <w:r>
        <w:rPr>
          <w:lang w:val="pt-BR"/>
        </w:rPr>
        <w:lastRenderedPageBreak/>
        <w:t>5 ANÁLISE DOS RESULTADOS</w:t>
      </w:r>
      <w:bookmarkEnd w:id="100"/>
    </w:p>
    <w:p w14:paraId="4B511B8F" w14:textId="77777777" w:rsidR="00E01C3A" w:rsidRDefault="00CC3326">
      <w:pPr>
        <w:pStyle w:val="Heading2"/>
        <w:spacing w:before="360" w:after="240" w:line="360" w:lineRule="auto"/>
        <w:rPr>
          <w:lang w:val="pt-BR"/>
        </w:rPr>
      </w:pPr>
      <w:bookmarkStart w:id="101" w:name="_Toc242567313"/>
      <w:r>
        <w:rPr>
          <w:lang w:val="pt-BR"/>
        </w:rPr>
        <w:t>5.1 Avaliação das hipóteses</w:t>
      </w:r>
      <w:bookmarkEnd w:id="101"/>
    </w:p>
    <w:p w14:paraId="019B1B83"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367B2CE8"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2E76A297"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184845C9" w14:textId="77777777" w:rsidR="00E01C3A" w:rsidRDefault="00CC3326">
      <w:pPr>
        <w:pStyle w:val="Heading2"/>
        <w:spacing w:before="360" w:after="240" w:line="360" w:lineRule="auto"/>
        <w:rPr>
          <w:lang w:val="pt-BR"/>
        </w:rPr>
      </w:pPr>
      <w:bookmarkStart w:id="102" w:name="_Toc242567314"/>
      <w:r>
        <w:rPr>
          <w:lang w:val="pt-BR"/>
        </w:rPr>
        <w:t>5.2 Discussão dos resultados e comparação com a literatura</w:t>
      </w:r>
      <w:bookmarkEnd w:id="102"/>
    </w:p>
    <w:p w14:paraId="27A9FC13"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3F38266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68259AB9"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5ADA798"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72031369"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7B0C8EE3" w14:textId="77777777" w:rsidR="00E01C3A" w:rsidRDefault="00CC3326">
      <w:pPr>
        <w:pStyle w:val="Heading2"/>
        <w:spacing w:before="360" w:after="240" w:line="360" w:lineRule="auto"/>
        <w:rPr>
          <w:lang w:val="pt-BR"/>
        </w:rPr>
      </w:pPr>
      <w:bookmarkStart w:id="103" w:name="_Toc242567315"/>
      <w:r>
        <w:rPr>
          <w:lang w:val="pt-BR"/>
        </w:rPr>
        <w:t>5.3 Exatidão, confiabilidade e limitações</w:t>
      </w:r>
      <w:bookmarkEnd w:id="103"/>
    </w:p>
    <w:p w14:paraId="2BD2A276"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4AAF566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39320A3"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E57D7E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0B032FE3"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450BEF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78BA65E9"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1E4A298"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B3E59F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020D394A"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05B6AF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23E145"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1860CDA"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2EA7D98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785174D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67FD84D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03DF549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29BC6505"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3B7C2D95"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5ED92E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628B534"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02BC6236"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10106EB0"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61730AD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1573ADBA"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1DC875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54402AF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CBCCE7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324AC1A5"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78F392CE"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3353EE0F" w14:textId="77777777" w:rsidR="001A3925" w:rsidRPr="007D5100" w:rsidRDefault="00000000">
      <w:pPr>
        <w:pStyle w:val="ListParagraph"/>
        <w:numPr>
          <w:ilvl w:val="0"/>
          <w:numId w:val="2"/>
        </w:numPr>
        <w:spacing w:after="120" w:line="360" w:lineRule="auto"/>
        <w:jc w:val="both"/>
        <w:rPr>
          <w:lang w:val="pt-BR"/>
        </w:rPr>
      </w:pPr>
      <w:r>
        <w:rPr>
          <w:lang w:val="pt-BR"/>
        </w:rPr>
        <w:t xml:space="preserve">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w:t>
      </w:r>
      <w:del w:id="880035" w:author="Vitor Oliveira" w:date="2026-10-18T22:00:00Z">
        <w:r>
          <w:rPr>
            <w:lang w:val="pt-BR"/>
          </w:rPr>
          <w:delText xml:space="preserve">as cópias de segurança são manuais,</w:delText>
        </w:r>
      </w:del>
      <w:ins w:id="880036" w:author="Vitor Oliveira" w:date="2026-10-18T22:00:00Z">
        <w:r>
          <w:rPr>
            <w:lang w:val="pt-BR"/>
          </w:rPr>
          <w:t xml:space="preserve">as cópias de segurança são manuais, os logs ficam só nos contêineres, sem centralização,</w:t>
        </w:r>
      </w:ins>
      <w:r>
        <w:rPr>
          <w:lang w:val="pt-BR"/>
        </w:rPr>
        <w:t xml:space="preserve"> e não houve teste de falha nem de recuperação. A arquitetura distribuída que a operação exigiria é descrita em 3.12.6.4, como proposta não implantada nem ensaiada.</w:t>
      </w:r>
    </w:p>
    <w:p>
      <w:pPr>
        <w:pStyle w:val="ListParagraph"/>
        <w:numPr>
          <w:ilvl w:val="0"/>
          <w:numId w:val="2"/>
        </w:numPr>
        <w:spacing w:after="120" w:line="360" w:lineRule="auto"/>
        <w:jc w:val="both"/>
        <w:rPr/>
      </w:pPr>
      <w:r>
        <w:rPr>
          <w:lang w:val="pt-BR"/>
        </w:rPr>
        <w:t xml:space="preserve">A arquitetura de referência de 3.12.6.4 apoia-se em capacidades da telegestão que o contrato exige, mas cuja implantação não é pública: o comando por grupo, a agenda residente no controlador e a capacidade de mensagens da central e da rede de campo da concessionária. Nenhuma foi avaliada. A proteção de campo proposta — agenda residente com sinal de vida por grupo — difere da validade por comando ensaiada na bancada (RNF07) e não foi ensaiada. Onde o grupo for o circuito, e não o conjunto de trechos, todos os pontos do circuito ficam no nível do mais exigente, com perda de economia não quantificada.</w:t>
      </w:r>
    </w:p>
    <w:p w14:paraId="35E08DCA"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2AC5E2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9A46A2A"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38993F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6FFF53B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313C32AF"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6D711FE4"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E15023" w14:textId="77777777" w:rsidR="00E01C3A" w:rsidRDefault="00CC3326">
      <w:pPr>
        <w:pStyle w:val="Heading2"/>
        <w:spacing w:before="360" w:after="240" w:line="360" w:lineRule="auto"/>
        <w:rPr>
          <w:lang w:val="pt-BR"/>
        </w:rPr>
      </w:pPr>
      <w:bookmarkStart w:id="104" w:name="_Toc242567316"/>
      <w:r>
        <w:rPr>
          <w:lang w:val="pt-BR"/>
        </w:rPr>
        <w:t>5.4 Implicações dos resultados</w:t>
      </w:r>
      <w:bookmarkEnd w:id="104"/>
    </w:p>
    <w:p w14:paraId="09CC0E2F"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448CEC7"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2831A0DB"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12F4AF14" w14:textId="77777777" w:rsidR="00783485" w:rsidRPr="00F96471" w:rsidRDefault="00000000">
      <w:pPr>
        <w:spacing w:after="120" w:line="360" w:lineRule="auto"/>
        <w:ind w:firstLine="709"/>
        <w:jc w:val="both"/>
        <w:rPr>
          <w:lang w:val="pt-BR"/>
        </w:rPr>
      </w:pPr>
      <w:r>
        <w:rPr>
          <w:lang w:val="pt-BR"/>
        </w:rPr>
        <w:t>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p>
    <w:p w14:paraId="4FED4A9C" w14:textId="77777777" w:rsidR="00E01C3A" w:rsidRDefault="00CC3326">
      <w:pPr>
        <w:pStyle w:val="Heading1"/>
        <w:pageBreakBefore/>
        <w:spacing w:before="480" w:after="280" w:line="360" w:lineRule="auto"/>
        <w:rPr>
          <w:lang w:val="pt-BR"/>
        </w:rPr>
      </w:pPr>
      <w:bookmarkStart w:id="105" w:name="_Toc242567317"/>
      <w:r>
        <w:rPr>
          <w:lang w:val="pt-BR"/>
        </w:rPr>
        <w:lastRenderedPageBreak/>
        <w:t>6 CONCLUSÕES</w:t>
      </w:r>
      <w:bookmarkEnd w:id="105"/>
    </w:p>
    <w:p w14:paraId="5D54334A" w14:textId="77777777" w:rsidR="00E01C3A" w:rsidRDefault="00CC3326">
      <w:pPr>
        <w:spacing w:after="120" w:line="360" w:lineRule="auto"/>
        <w:ind w:firstLine="709"/>
        <w:jc w:val="both"/>
        <w:rPr>
          <w:lang w:val="pt-BR"/>
        </w:rPr>
      </w:pPr>
      <w:r>
        <w:rPr>
          <w:lang w:val="pt-BR"/>
        </w:rPr>
        <w:t>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infraestrutura municipal foi caracterizada, as variáveis e suas faixas foram especificadas,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024077F3" w14:textId="77777777" w:rsidR="00E01C3A" w:rsidRDefault="00CC3326">
      <w:pPr>
        <w:pStyle w:val="Heading2"/>
        <w:spacing w:before="360" w:after="240" w:line="360" w:lineRule="auto"/>
        <w:rPr>
          <w:lang w:val="pt-BR"/>
        </w:rPr>
      </w:pPr>
      <w:bookmarkStart w:id="106" w:name="_Toc242567318"/>
      <w:r>
        <w:rPr>
          <w:lang w:val="pt-BR"/>
        </w:rPr>
        <w:t>6.1 Recomendações</w:t>
      </w:r>
      <w:bookmarkEnd w:id="106"/>
    </w:p>
    <w:p w14:paraId="7E46657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DB05FC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225821E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A195A16"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9A1B63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3BD7321E"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49AA8B34"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EAB2FB8"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785279E9"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0F1BD83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A4226C5"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D63247"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253980C"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4BFCDE6C"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EEDBBD0" w14:textId="77777777" w:rsidR="00E01C3A" w:rsidRDefault="00CC3326">
      <w:pPr>
        <w:pStyle w:val="ListParagraph"/>
        <w:numPr>
          <w:ilvl w:val="0"/>
          <w:numId w:val="2"/>
        </w:numPr>
        <w:spacing w:after="120" w:line="360" w:lineRule="auto"/>
        <w:jc w:val="both"/>
        <w:rPr>
          <w:lang w:val="pt-BR"/>
        </w:rPr>
      </w:pPr>
      <w:r>
        <w:rPr>
          <w:lang w:val="pt-BR"/>
        </w:rPr>
        <w:lastRenderedPageBreak/>
        <w:t>Investigar o ajuste automático da base de regras, por sistemas neuro-nebulosos ou por aprendizado por reforço, enfrentando a circularidade discutida em 2.6 (5.3).</w:t>
      </w:r>
    </w:p>
    <w:p w14:paraId="414AE797"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71A35B34"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2EEC172" w14:textId="77777777" w:rsidR="00E01C3A" w:rsidRDefault="00CC3326">
      <w:pPr>
        <w:pStyle w:val="Heading1"/>
        <w:pageBreakBefore/>
        <w:spacing w:before="480" w:after="280" w:line="360" w:lineRule="auto"/>
        <w:jc w:val="center"/>
        <w:rPr>
          <w:lang w:val="pt-BR"/>
        </w:rPr>
      </w:pPr>
      <w:bookmarkStart w:id="107" w:name="_Toc242567319"/>
      <w:r>
        <w:rPr>
          <w:lang w:val="pt-BR"/>
        </w:rPr>
        <w:lastRenderedPageBreak/>
        <w:t>REFERÊNCIAS</w:t>
      </w:r>
      <w:bookmarkEnd w:id="107"/>
    </w:p>
    <w:p w14:paraId="3C7FE717"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1D12B6F"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07BFF24"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4FF7DC4C"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CB2FBD"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77F36795"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FD9BE2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F5FF3B1"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14C93B"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B78C70E"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13795023"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3003FF7F"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246D6821"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14408E49"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0B9F4743"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87D866A"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29A8FBD"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E89099E"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A42E8E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3EF1761"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2660B61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73544C6"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19C4C48"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64270C4B"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490F84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35CB1FE"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62553E3"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210FF39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7C01F18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19BAE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C92565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5075A3E"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561DC221"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EAD6260"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6CA3D669"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4657CAB"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46C9626"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74C8E41A"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59E3B167"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F19B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4C3E1B"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4FF77F6E"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4E06ED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1108D35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AA0BB60"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34114A3"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12C184FD"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517943C"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149E8FBA"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21FC8274"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6F25523C"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05D0CD8C"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66A302D" w14:textId="77777777" w:rsidR="00D97550" w:rsidRPr="00F96471" w:rsidRDefault="00285AB3">
      <w:pPr>
        <w:spacing w:after="240"/>
        <w:rPr>
          <w:lang w:val="pt-BR"/>
        </w:rPr>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rsidRPr="00F96471">
        <w:rPr>
          <w:lang w:val="pt-BR"/>
        </w:rPr>
        <w:t>Acesso em: 12 set. 2026.</w:t>
      </w:r>
    </w:p>
    <w:p w14:paraId="22C710A8" w14:textId="77777777" w:rsidR="00783485" w:rsidRPr="00F96471" w:rsidRDefault="00000000">
      <w:pPr>
        <w:spacing w:after="240"/>
        <w:rPr>
          <w:lang w:val="pt-BR"/>
        </w:rPr>
      </w:pPr>
      <w:r w:rsidRPr="00F96471">
        <w:rPr>
          <w:lang w:val="pt-BR"/>
        </w:rPr>
        <w:t>WAZLAWICK, Raul Sidnei. Metodologia de pesquisa para ciência da computação. Rio de Janeiro: Elsevier, 2009.</w:t>
      </w:r>
    </w:p>
    <w:p w14:paraId="49D6BC7F" w14:textId="77777777" w:rsidR="006B1E66" w:rsidRPr="00F96471" w:rsidRDefault="00CC3326">
      <w:pPr>
        <w:spacing w:after="240"/>
        <w:rPr>
          <w:lang w:val="pt-BR"/>
        </w:rPr>
      </w:pPr>
      <w:r w:rsidRPr="00F96471">
        <w:rPr>
          <w:lang w:val="pt-BR"/>
        </w:rPr>
        <w:t xml:space="preserve">ZADEH, Lotfi A. Fuzzy sets. </w:t>
      </w:r>
      <w:r w:rsidRPr="00F96471">
        <w:rPr>
          <w:b/>
          <w:bCs/>
          <w:lang w:val="pt-BR"/>
        </w:rPr>
        <w:t>Information and Control</w:t>
      </w:r>
      <w:r w:rsidRPr="00F96471">
        <w:rPr>
          <w:lang w:val="pt-BR"/>
        </w:rPr>
        <w:t>, v. 8, n. 3, p. 338-353, 1965.</w:t>
      </w:r>
    </w:p>
    <w:p w14:paraId="4E0A2835" w14:textId="77777777" w:rsidR="00783485" w:rsidRPr="00F96471" w:rsidRDefault="00000000">
      <w:pPr>
        <w:pStyle w:val="Heading1"/>
        <w:pageBreakBefore/>
        <w:spacing w:before="480" w:after="280" w:line="360" w:lineRule="auto"/>
        <w:jc w:val="center"/>
        <w:rPr>
          <w:lang w:val="pt-BR"/>
        </w:rPr>
      </w:pPr>
      <w:bookmarkStart w:id="108" w:name="_Toc242567320"/>
      <w:r>
        <w:rPr>
          <w:lang w:val="pt-BR"/>
        </w:rPr>
        <w:lastRenderedPageBreak/>
        <w:t>BIBLIOGRAFIA CONSULTADA</w:t>
      </w:r>
      <w:bookmarkEnd w:id="108"/>
    </w:p>
    <w:p w14:paraId="76B54B72" w14:textId="77777777" w:rsidR="00783485" w:rsidRPr="00F96471" w:rsidRDefault="00000000">
      <w:pPr>
        <w:spacing w:after="240"/>
        <w:rPr>
          <w:lang w:val="pt-BR"/>
        </w:rPr>
      </w:pPr>
      <w:r w:rsidRPr="00F96471">
        <w:rPr>
          <w:lang w:val="pt-BR"/>
        </w:rPr>
        <w:t>Documentação técnica das principais ferramentas empregadas na construção do protótipo, consultada ao longo do desenvolvimento e não citada no texto.</w:t>
      </w:r>
    </w:p>
    <w:p w14:paraId="241C5E95" w14:textId="77777777" w:rsidR="00783485" w:rsidRDefault="00000000">
      <w:pPr>
        <w:spacing w:after="240"/>
      </w:pPr>
      <w:r>
        <w:t xml:space="preserve">DOCKER INC. Docker Compose. [S. l.]: Docker Inc., 2026. </w:t>
      </w:r>
      <w:r w:rsidRPr="00F96471">
        <w:rPr>
          <w:lang w:val="pt-BR"/>
        </w:rPr>
        <w:t xml:space="preserve">Disponível em: https://docs.docker.com/compose/. </w:t>
      </w:r>
      <w:proofErr w:type="spellStart"/>
      <w:r>
        <w:t>Acesso</w:t>
      </w:r>
      <w:proofErr w:type="spellEnd"/>
      <w:r>
        <w:t xml:space="preserve"> </w:t>
      </w:r>
      <w:proofErr w:type="spellStart"/>
      <w:r>
        <w:t>em</w:t>
      </w:r>
      <w:proofErr w:type="spellEnd"/>
      <w:r>
        <w:t>: 10 out. 2026.</w:t>
      </w:r>
    </w:p>
    <w:p w14:paraId="6F6551DE" w14:textId="77777777" w:rsidR="00783485" w:rsidRPr="00F96471" w:rsidRDefault="00000000">
      <w:pPr>
        <w:spacing w:after="240"/>
        <w:rPr>
          <w:lang w:val="pt-BR"/>
        </w:rPr>
      </w:pPr>
      <w:r>
        <w:t xml:space="preserve">ECLIPSE FOUNDATION. Eclipse </w:t>
      </w:r>
      <w:proofErr w:type="spellStart"/>
      <w:r>
        <w:t>Mosquitto</w:t>
      </w:r>
      <w:proofErr w:type="spellEnd"/>
      <w:r>
        <w:t xml:space="preserve">: documentation. [S. l.]: Eclipse Foundation, 2026. </w:t>
      </w:r>
      <w:r w:rsidRPr="00F96471">
        <w:rPr>
          <w:lang w:val="pt-BR"/>
        </w:rPr>
        <w:t>Disponível em: https://mosquitto.org/documentation/. Acesso em: 10 out. 2026.</w:t>
      </w:r>
    </w:p>
    <w:p w14:paraId="1D02A664" w14:textId="77777777" w:rsidR="00783485" w:rsidRPr="00F96471" w:rsidRDefault="00000000">
      <w:pPr>
        <w:spacing w:after="240"/>
        <w:rPr>
          <w:lang w:val="pt-BR"/>
        </w:rPr>
      </w:pPr>
      <w:r w:rsidRPr="00F96471">
        <w:rPr>
          <w:lang w:val="pt-BR"/>
        </w:rPr>
        <w:t>ESPRESSIF SYSTEMS. ESP32 Arduino Core documentation. Xangai: Espressif Systems, 2026. Disponível em: https://docs.espressif.com/projects/arduino-esp32/en/latest/. Acesso em: 10 out. 2026.</w:t>
      </w:r>
    </w:p>
    <w:p w14:paraId="09B5FDCF" w14:textId="77777777" w:rsidR="00783485" w:rsidRDefault="00000000">
      <w:pPr>
        <w:spacing w:after="240"/>
      </w:pPr>
      <w:r w:rsidRPr="00F96471">
        <w:rPr>
          <w:lang w:val="pt-BR"/>
        </w:rPr>
        <w:t xml:space="preserve">FASTAPI. FastAPI: documentation. [S. l.]: FastAPI, 2026. Disponível em: https://fastapi.tiangolo.com/. </w:t>
      </w:r>
      <w:proofErr w:type="spellStart"/>
      <w:r>
        <w:t>Acesso</w:t>
      </w:r>
      <w:proofErr w:type="spellEnd"/>
      <w:r>
        <w:t xml:space="preserve"> </w:t>
      </w:r>
      <w:proofErr w:type="spellStart"/>
      <w:r>
        <w:t>em</w:t>
      </w:r>
      <w:proofErr w:type="spellEnd"/>
      <w:r>
        <w:t>: 10 out. 2026.</w:t>
      </w:r>
    </w:p>
    <w:p w14:paraId="25D69982" w14:textId="77777777" w:rsidR="00783485" w:rsidRPr="00F96471" w:rsidRDefault="00000000">
      <w:pPr>
        <w:spacing w:after="240"/>
        <w:rPr>
          <w:lang w:val="pt-BR"/>
        </w:rPr>
      </w:pPr>
      <w:r>
        <w:t xml:space="preserve">META PLATFORMS. React reference overview. [S. l.]: Meta Platforms, 2026. </w:t>
      </w:r>
      <w:r w:rsidRPr="00F96471">
        <w:rPr>
          <w:lang w:val="pt-BR"/>
        </w:rPr>
        <w:t>Disponível em: https://react.dev/reference/react. Acesso em: 10 out. 2026.</w:t>
      </w:r>
    </w:p>
    <w:p w14:paraId="34CBE99E" w14:textId="77777777" w:rsidR="00783485" w:rsidRPr="00F96471" w:rsidRDefault="00000000">
      <w:pPr>
        <w:spacing w:after="240"/>
        <w:rPr>
          <w:lang w:val="pt-BR"/>
        </w:rPr>
      </w:pPr>
      <w:r>
        <w:t xml:space="preserve">POSTGRESQL GLOBAL DEVELOPMENT GROUP. PostgreSQL 16 documentation. </w:t>
      </w:r>
      <w:r w:rsidRPr="00F96471">
        <w:rPr>
          <w:lang w:val="pt-BR"/>
        </w:rPr>
        <w:t>[S. l.]: The PostgreSQL Global Development Group, 2026. Disponível em: https://www.postgresql.org/docs/16/. Acesso em: 10 out. 2026.</w:t>
      </w:r>
    </w:p>
    <w:p w14:paraId="0DCE20A1" w14:textId="77777777" w:rsidR="00783485" w:rsidRDefault="00000000">
      <w:pPr>
        <w:spacing w:after="240"/>
      </w:pPr>
      <w:r>
        <w:t xml:space="preserve">PYTHON SOFTWARE FOUNDATION. Python 3.12 documentation. [S. l.]: Python Software Foundation, 2026. </w:t>
      </w:r>
      <w:proofErr w:type="spellStart"/>
      <w:r>
        <w:t>Disponível</w:t>
      </w:r>
      <w:proofErr w:type="spellEnd"/>
      <w:r>
        <w:t xml:space="preserve"> </w:t>
      </w:r>
      <w:proofErr w:type="spellStart"/>
      <w:r>
        <w:t>em</w:t>
      </w:r>
      <w:proofErr w:type="spellEnd"/>
      <w:r>
        <w:t xml:space="preserve">: https://docs.python.org/3.12/. </w:t>
      </w:r>
      <w:proofErr w:type="spellStart"/>
      <w:r>
        <w:t>Acesso</w:t>
      </w:r>
      <w:proofErr w:type="spellEnd"/>
      <w:r>
        <w:t xml:space="preserve"> </w:t>
      </w:r>
      <w:proofErr w:type="spellStart"/>
      <w:r>
        <w:t>em</w:t>
      </w:r>
      <w:proofErr w:type="spellEnd"/>
      <w:r>
        <w:t>: 10 out. 2026.</w:t>
      </w:r>
    </w:p>
    <w:p w14:paraId="37C665E1" w14:textId="77777777" w:rsidR="00783485" w:rsidRDefault="00000000">
      <w:pPr>
        <w:spacing w:after="240"/>
      </w:pPr>
      <w:r>
        <w:t xml:space="preserve">SCIKIT-FUZZY DEVELOPMENT TEAM. scikit-fuzzy: fuzzy logic toolkit for SciPy, documentation. </w:t>
      </w:r>
      <w:r w:rsidRPr="00F96471">
        <w:rPr>
          <w:lang w:val="pt-BR"/>
        </w:rPr>
        <w:t xml:space="preserve">[S. l.]: scikit-fuzzy, 2026. Disponível em: https://scikit-fuzzy.github.io/scikit-fuzzy/. </w:t>
      </w:r>
      <w:proofErr w:type="spellStart"/>
      <w:r>
        <w:t>Acesso</w:t>
      </w:r>
      <w:proofErr w:type="spellEnd"/>
      <w:r>
        <w:t xml:space="preserve"> </w:t>
      </w:r>
      <w:proofErr w:type="spellStart"/>
      <w:r>
        <w:t>em</w:t>
      </w:r>
      <w:proofErr w:type="spellEnd"/>
      <w:r>
        <w:t>: 10 out. 2026.</w:t>
      </w:r>
    </w:p>
    <w:p w14:paraId="513F34B7" w14:textId="77777777" w:rsidR="00783485" w:rsidRPr="00F96471" w:rsidRDefault="00000000">
      <w:pPr>
        <w:spacing w:after="240"/>
        <w:rPr>
          <w:lang w:val="pt-BR"/>
        </w:rPr>
      </w:pPr>
      <w:r>
        <w:t xml:space="preserve">TAILWIND LABS. Tailwind CSS documentation. [S. l.]: Tailwind Labs, 2026. </w:t>
      </w:r>
      <w:r w:rsidRPr="00F96471">
        <w:rPr>
          <w:lang w:val="pt-BR"/>
        </w:rPr>
        <w:t>Disponível em: https://tailwindcss.com/docs. Acesso em: 10 out. 2026.</w:t>
      </w:r>
    </w:p>
    <w:p w14:paraId="00D6315E" w14:textId="77777777" w:rsidR="00783485" w:rsidRPr="00F96471" w:rsidRDefault="00000000">
      <w:pPr>
        <w:spacing w:after="240"/>
        <w:rPr>
          <w:lang w:val="pt-BR"/>
        </w:rPr>
      </w:pPr>
      <w:r w:rsidRPr="00F96471">
        <w:rPr>
          <w:lang w:val="pt-BR"/>
        </w:rPr>
        <w:t xml:space="preserve">XGBOOST DEVELOPERS. </w:t>
      </w:r>
      <w:proofErr w:type="spellStart"/>
      <w:r>
        <w:t>XGBoost</w:t>
      </w:r>
      <w:proofErr w:type="spellEnd"/>
      <w:r>
        <w:t xml:space="preserve"> documentation. [S. l.]: </w:t>
      </w:r>
      <w:proofErr w:type="spellStart"/>
      <w:r>
        <w:t>XGBoost</w:t>
      </w:r>
      <w:proofErr w:type="spellEnd"/>
      <w:r>
        <w:t xml:space="preserve"> Developers, 2026. </w:t>
      </w:r>
      <w:r w:rsidRPr="00F96471">
        <w:rPr>
          <w:lang w:val="pt-BR"/>
        </w:rPr>
        <w:t>Disponível em: https://xgboost.readthedocs.io/en/stable/. Acesso em: 10 out. 2026.</w:t>
      </w:r>
    </w:p>
    <w:p w14:paraId="3430914E" w14:textId="77777777" w:rsidR="00E01C3A" w:rsidRDefault="00CC3326">
      <w:pPr>
        <w:pStyle w:val="Heading1"/>
        <w:pageBreakBefore/>
        <w:spacing w:before="480" w:after="280" w:line="360" w:lineRule="auto"/>
        <w:jc w:val="center"/>
        <w:rPr>
          <w:lang w:val="pt-BR"/>
        </w:rPr>
      </w:pPr>
      <w:bookmarkStart w:id="109" w:name="_Toc242567321"/>
      <w:r>
        <w:rPr>
          <w:lang w:val="pt-BR"/>
        </w:rPr>
        <w:lastRenderedPageBreak/>
        <w:t>APÊNDICE A — DECLARAÇÃO DE USO DE FERRAMENTAS DE INTELIGÊNCIA ARTIFICIAL GENERATIVA</w:t>
      </w:r>
      <w:bookmarkEnd w:id="109"/>
    </w:p>
    <w:p w14:paraId="464332FB" w14:textId="77777777" w:rsidR="00E01C3A" w:rsidRDefault="00CC3326">
      <w:pPr>
        <w:spacing w:before="280" w:after="140" w:line="360" w:lineRule="auto"/>
        <w:jc w:val="both"/>
        <w:rPr>
          <w:b/>
          <w:bCs/>
          <w:lang w:val="pt-BR"/>
        </w:rPr>
      </w:pPr>
      <w:r>
        <w:rPr>
          <w:b/>
          <w:bCs/>
          <w:lang w:val="pt-BR"/>
        </w:rPr>
        <w:t>1 Identificação</w:t>
      </w:r>
    </w:p>
    <w:p w14:paraId="1B079DC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0E3C2A71" w14:textId="77777777" w:rsidR="00101C02" w:rsidRDefault="00CC3326">
      <w:pPr>
        <w:spacing w:after="120" w:line="360" w:lineRule="auto"/>
        <w:jc w:val="both"/>
        <w:rPr>
          <w:lang w:val="pt-BR"/>
        </w:rPr>
      </w:pPr>
      <w:r>
        <w:rPr>
          <w:lang w:val="pt-BR"/>
        </w:rPr>
        <w:t xml:space="preserve">Autores: </w:t>
      </w:r>
    </w:p>
    <w:p w14:paraId="3534FA68" w14:textId="77777777" w:rsidR="00101C02" w:rsidRDefault="00CC3326">
      <w:pPr>
        <w:spacing w:after="120" w:line="360" w:lineRule="auto"/>
        <w:jc w:val="both"/>
        <w:rPr>
          <w:lang w:val="pt-BR"/>
        </w:rPr>
      </w:pPr>
      <w:r>
        <w:rPr>
          <w:lang w:val="pt-BR"/>
        </w:rPr>
        <w:t xml:space="preserve">Bruno Bonavigo Dacal, RA N309EC4, CPF _____._____._____-___; </w:t>
      </w:r>
    </w:p>
    <w:p w14:paraId="4C773AF4" w14:textId="77777777" w:rsidR="00101C02" w:rsidRDefault="00CC3326">
      <w:pPr>
        <w:spacing w:after="120" w:line="360" w:lineRule="auto"/>
        <w:jc w:val="both"/>
        <w:rPr>
          <w:lang w:val="pt-BR"/>
        </w:rPr>
      </w:pPr>
      <w:r>
        <w:rPr>
          <w:lang w:val="pt-BR"/>
        </w:rPr>
        <w:t xml:space="preserve">Lucas de Araujo Vergara, RA N090758, CPF _____._____._____-___; </w:t>
      </w:r>
    </w:p>
    <w:p w14:paraId="151D6DF2" w14:textId="77777777" w:rsidR="00E01C3A" w:rsidRDefault="00CC3326">
      <w:pPr>
        <w:spacing w:after="120" w:line="360" w:lineRule="auto"/>
        <w:jc w:val="both"/>
        <w:rPr>
          <w:lang w:val="pt-BR"/>
        </w:rPr>
      </w:pPr>
      <w:r>
        <w:rPr>
          <w:lang w:val="pt-BR"/>
        </w:rPr>
        <w:t>Vitor Oliveira dos Santos, RA N083DG1, CPF _____._____._____-___.</w:t>
      </w:r>
    </w:p>
    <w:p w14:paraId="250FA572" w14:textId="77777777" w:rsidR="00E01C3A" w:rsidRDefault="00CC3326">
      <w:pPr>
        <w:spacing w:after="120" w:line="360" w:lineRule="auto"/>
        <w:jc w:val="both"/>
        <w:rPr>
          <w:lang w:val="pt-BR"/>
        </w:rPr>
      </w:pPr>
      <w:r>
        <w:rPr>
          <w:lang w:val="pt-BR"/>
        </w:rPr>
        <w:t>Curso: Bacharelado em Ciência da Computação — Universidade Paulista (UNIP).</w:t>
      </w:r>
    </w:p>
    <w:p w14:paraId="644AD9A8" w14:textId="77777777" w:rsidR="00E01C3A" w:rsidRDefault="00CC3326">
      <w:pPr>
        <w:spacing w:after="120" w:line="360" w:lineRule="auto"/>
        <w:jc w:val="both"/>
        <w:rPr>
          <w:lang w:val="pt-BR"/>
        </w:rPr>
      </w:pPr>
      <w:r>
        <w:rPr>
          <w:lang w:val="pt-BR"/>
        </w:rPr>
        <w:t>Orientador: Prof. Marco Gomes.</w:t>
      </w:r>
    </w:p>
    <w:p w14:paraId="268CFAAB" w14:textId="77777777" w:rsidR="00E01C3A" w:rsidRDefault="00CC3326">
      <w:pPr>
        <w:spacing w:before="280" w:after="140" w:line="360" w:lineRule="auto"/>
        <w:jc w:val="both"/>
        <w:rPr>
          <w:b/>
          <w:bCs/>
          <w:lang w:val="pt-BR"/>
        </w:rPr>
      </w:pPr>
      <w:r>
        <w:rPr>
          <w:b/>
          <w:bCs/>
          <w:lang w:val="pt-BR"/>
        </w:rPr>
        <w:t>2 Natureza do uso</w:t>
      </w:r>
    </w:p>
    <w:p w14:paraId="0979368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A2DD308"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1B05824C"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D644D6A"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4BFAB100" w14:textId="2E18F00C" w:rsidR="00E01C3A" w:rsidRDefault="00CC3326">
      <w:pPr>
        <w:keepNext/>
        <w:spacing w:before="260" w:after="130"/>
        <w:rPr>
          <w:lang w:val="pt-BR"/>
        </w:rPr>
      </w:pPr>
      <w:bookmarkStart w:id="110" w:name="_Toc2425672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F96471" w14:paraId="0E7CD52F" w14:textId="77777777" w:rsidTr="00101C02">
        <w:trPr>
          <w:tblHeader/>
        </w:trPr>
        <w:tc>
          <w:tcPr>
            <w:tcW w:w="1693" w:type="dxa"/>
            <w:shd w:val="clear" w:color="auto" w:fill="EDEDED"/>
            <w:tcMar>
              <w:top w:w="70" w:type="dxa"/>
              <w:left w:w="90" w:type="dxa"/>
              <w:bottom w:w="70" w:type="dxa"/>
              <w:right w:w="90" w:type="dxa"/>
            </w:tcMar>
          </w:tcPr>
          <w:p w14:paraId="6B65308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402A719"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14D122A8"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362B3FD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343C75B8" w14:textId="77777777" w:rsidR="00E01C3A" w:rsidRPr="00CE1B46" w:rsidRDefault="00CC3326">
            <w:pPr>
              <w:rPr>
                <w:lang w:val="pt-BR"/>
              </w:rPr>
            </w:pPr>
            <w:r>
              <w:rPr>
                <w:b/>
                <w:bCs/>
                <w:sz w:val="20"/>
                <w:szCs w:val="20"/>
                <w:lang w:val="pt-BR"/>
              </w:rPr>
              <w:t>Nível de intervenção humana pós-geração (%)</w:t>
            </w:r>
          </w:p>
        </w:tc>
      </w:tr>
      <w:tr w:rsidR="00E01C3A" w:rsidRPr="00F96471" w14:paraId="4F8DFBD4" w14:textId="77777777" w:rsidTr="00101C02">
        <w:tc>
          <w:tcPr>
            <w:tcW w:w="1693" w:type="dxa"/>
            <w:tcMar>
              <w:top w:w="70" w:type="dxa"/>
              <w:left w:w="90" w:type="dxa"/>
              <w:bottom w:w="70" w:type="dxa"/>
              <w:right w:w="90" w:type="dxa"/>
            </w:tcMar>
          </w:tcPr>
          <w:p w14:paraId="660B2E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6051C0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D1125B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5E0A9E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06E30D9D"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F96471" w14:paraId="0B989130" w14:textId="77777777" w:rsidTr="00101C02">
        <w:tc>
          <w:tcPr>
            <w:tcW w:w="1693" w:type="dxa"/>
            <w:tcMar>
              <w:top w:w="70" w:type="dxa"/>
              <w:left w:w="90" w:type="dxa"/>
              <w:bottom w:w="70" w:type="dxa"/>
              <w:right w:w="90" w:type="dxa"/>
            </w:tcMar>
          </w:tcPr>
          <w:p w14:paraId="1502CB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555F9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1411BAB"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09CF339C"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CFB9BE5"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F96471" w14:paraId="0DAA033D" w14:textId="77777777" w:rsidTr="00101C02">
        <w:tc>
          <w:tcPr>
            <w:tcW w:w="1693" w:type="dxa"/>
            <w:tcMar>
              <w:top w:w="70" w:type="dxa"/>
              <w:left w:w="90" w:type="dxa"/>
              <w:bottom w:w="70" w:type="dxa"/>
              <w:right w:w="90" w:type="dxa"/>
            </w:tcMar>
          </w:tcPr>
          <w:p w14:paraId="77068E9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9A155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F32AC90"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7612DBF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C8E6448"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F96471" w14:paraId="448F0751" w14:textId="77777777" w:rsidTr="00101C02">
        <w:tc>
          <w:tcPr>
            <w:tcW w:w="1693" w:type="dxa"/>
            <w:tcMar>
              <w:top w:w="70" w:type="dxa"/>
              <w:left w:w="90" w:type="dxa"/>
              <w:bottom w:w="70" w:type="dxa"/>
              <w:right w:w="90" w:type="dxa"/>
            </w:tcMar>
          </w:tcPr>
          <w:p w14:paraId="4E4AEF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BE292B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E2249FF"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747D903A"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1013040C" w14:textId="77777777"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F96471" w14:paraId="3B27E04E" w14:textId="77777777" w:rsidTr="00101C02">
        <w:tc>
          <w:tcPr>
            <w:tcW w:w="1693" w:type="dxa"/>
            <w:tcMar>
              <w:top w:w="70" w:type="dxa"/>
              <w:left w:w="90" w:type="dxa"/>
              <w:bottom w:w="70" w:type="dxa"/>
              <w:right w:w="90" w:type="dxa"/>
            </w:tcMar>
          </w:tcPr>
          <w:p w14:paraId="3E1888C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E44897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65AA380" w14:textId="77777777" w:rsidR="00E01C3A" w:rsidRDefault="00CC3326">
            <w:r>
              <w:rPr>
                <w:sz w:val="20"/>
                <w:szCs w:val="20"/>
              </w:rPr>
              <w:t>2.2, 2.3 e 3.6</w:t>
            </w:r>
          </w:p>
        </w:tc>
        <w:tc>
          <w:tcPr>
            <w:tcW w:w="2672" w:type="dxa"/>
            <w:tcMar>
              <w:top w:w="70" w:type="dxa"/>
              <w:left w:w="90" w:type="dxa"/>
              <w:bottom w:w="70" w:type="dxa"/>
              <w:right w:w="90" w:type="dxa"/>
            </w:tcMar>
          </w:tcPr>
          <w:p w14:paraId="4E3F365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6A14CDCB"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F96471" w14:paraId="23F92A46" w14:textId="77777777" w:rsidTr="00101C02">
        <w:tc>
          <w:tcPr>
            <w:tcW w:w="1693" w:type="dxa"/>
            <w:tcMar>
              <w:top w:w="70" w:type="dxa"/>
              <w:left w:w="90" w:type="dxa"/>
              <w:bottom w:w="70" w:type="dxa"/>
              <w:right w:w="90" w:type="dxa"/>
            </w:tcMar>
          </w:tcPr>
          <w:p w14:paraId="03D4D7F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176E117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4A01FC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DEFD53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4D329D9"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F96471" w14:paraId="604E5992" w14:textId="77777777" w:rsidTr="00101C02">
        <w:tc>
          <w:tcPr>
            <w:tcW w:w="1693" w:type="dxa"/>
            <w:tcMar>
              <w:top w:w="70" w:type="dxa"/>
              <w:left w:w="90" w:type="dxa"/>
              <w:bottom w:w="70" w:type="dxa"/>
              <w:right w:w="90" w:type="dxa"/>
            </w:tcMar>
          </w:tcPr>
          <w:p w14:paraId="28D77B0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D9671FC"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F9FB93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D91901A"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45231D5"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F96471" w14:paraId="081D667D" w14:textId="77777777" w:rsidTr="00101C02">
        <w:tc>
          <w:tcPr>
            <w:tcW w:w="1693" w:type="dxa"/>
            <w:tcMar>
              <w:top w:w="70" w:type="dxa"/>
              <w:left w:w="90" w:type="dxa"/>
              <w:bottom w:w="70" w:type="dxa"/>
              <w:right w:w="90" w:type="dxa"/>
            </w:tcMar>
          </w:tcPr>
          <w:p w14:paraId="38CF21C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D4FFD7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0BCFD68"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6D523374"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58CDD96" w14:textId="77777777"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F96471" w14:paraId="13AC54B1" w14:textId="77777777" w:rsidTr="00101C02">
        <w:tc>
          <w:tcPr>
            <w:tcW w:w="1693" w:type="dxa"/>
            <w:tcMar>
              <w:top w:w="70" w:type="dxa"/>
              <w:left w:w="90" w:type="dxa"/>
              <w:bottom w:w="70" w:type="dxa"/>
              <w:right w:w="90" w:type="dxa"/>
            </w:tcMar>
          </w:tcPr>
          <w:p w14:paraId="6AF176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C510DA5"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C8561E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040A01DD"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EF62313" w14:textId="77777777"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F96471" w14:paraId="6B82D065" w14:textId="77777777" w:rsidTr="00101C02">
        <w:tc>
          <w:tcPr>
            <w:tcW w:w="1693" w:type="dxa"/>
            <w:tcMar>
              <w:top w:w="70" w:type="dxa"/>
              <w:left w:w="90" w:type="dxa"/>
              <w:bottom w:w="70" w:type="dxa"/>
              <w:right w:w="90" w:type="dxa"/>
            </w:tcMar>
          </w:tcPr>
          <w:p w14:paraId="5539B40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1BC9DC8"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BFDB355"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2ED5AE21"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5685F131"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lastRenderedPageBreak/>
              <w:t>lista oficial da AWS</w:t>
            </w:r>
          </w:p>
        </w:tc>
      </w:tr>
      <w:tr w:rsidR="00E01C3A" w:rsidRPr="00F96471" w14:paraId="1A8A821C" w14:textId="77777777" w:rsidTr="00101C02">
        <w:tc>
          <w:tcPr>
            <w:tcW w:w="1693" w:type="dxa"/>
            <w:tcMar>
              <w:top w:w="70" w:type="dxa"/>
              <w:left w:w="90" w:type="dxa"/>
              <w:bottom w:w="70" w:type="dxa"/>
              <w:right w:w="90" w:type="dxa"/>
            </w:tcMar>
          </w:tcPr>
          <w:p w14:paraId="1481AC9A"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DC757CD"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38034BA"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873BAEF"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2AD723F0"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F96471" w14:paraId="161BCBBC" w14:textId="77777777" w:rsidTr="00101C02">
        <w:tc>
          <w:tcPr>
            <w:tcW w:w="1693" w:type="dxa"/>
            <w:tcMar>
              <w:top w:w="70" w:type="dxa"/>
              <w:left w:w="90" w:type="dxa"/>
              <w:bottom w:w="70" w:type="dxa"/>
              <w:right w:w="90" w:type="dxa"/>
            </w:tcMar>
          </w:tcPr>
          <w:p w14:paraId="4EAE306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B84D803"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25F9BB9"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28E5B744"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FB461E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F96471" w14:paraId="6A31EED4" w14:textId="77777777" w:rsidTr="00101C02">
        <w:tc>
          <w:tcPr>
            <w:tcW w:w="1693" w:type="dxa"/>
            <w:tcMar>
              <w:top w:w="70" w:type="dxa"/>
              <w:left w:w="90" w:type="dxa"/>
              <w:bottom w:w="70" w:type="dxa"/>
              <w:right w:w="90" w:type="dxa"/>
            </w:tcMar>
          </w:tcPr>
          <w:p w14:paraId="43639A5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254B3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4C3FCC9"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5DC5898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7E38F59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fotos dos autores e capturas do painel do protótipo; posição e legenda de cada marcação e conteúdo de cada captura conferidos pelos autores</w:t>
            </w:r>
          </w:p>
        </w:tc>
      </w:tr>
    </w:tbl>
    <w:p w14:paraId="18A4208C" w14:textId="77777777" w:rsidR="00E01C3A" w:rsidRDefault="00CC3326">
      <w:pPr>
        <w:spacing w:before="130" w:after="260"/>
        <w:rPr>
          <w:lang w:val="pt-BR"/>
        </w:rPr>
      </w:pPr>
      <w:r>
        <w:rPr>
          <w:sz w:val="20"/>
          <w:szCs w:val="20"/>
          <w:lang w:val="pt-BR"/>
        </w:rPr>
        <w:t>Fonte: Elaborado pelos autores (2026).</w:t>
      </w:r>
    </w:p>
    <w:p w14:paraId="6B81530E"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5B5C22C4" w14:textId="77777777" w:rsidR="00E01C3A" w:rsidRDefault="00CC3326">
      <w:pPr>
        <w:spacing w:before="280" w:after="140" w:line="360" w:lineRule="auto"/>
        <w:jc w:val="both"/>
        <w:rPr>
          <w:b/>
          <w:bCs/>
          <w:lang w:val="pt-BR"/>
        </w:rPr>
      </w:pPr>
      <w:r>
        <w:rPr>
          <w:b/>
          <w:bCs/>
          <w:lang w:val="pt-BR"/>
        </w:rPr>
        <w:t>3 Protocolo de auditoria e prompts</w:t>
      </w:r>
    </w:p>
    <w:p w14:paraId="78AE9B95"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38FEC"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105470D"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28369EE"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683AFBF"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44FA00FD"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604B22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D32ECD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5B3CA51"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D656EB3" w14:textId="77777777" w:rsidR="00E01C3A" w:rsidRDefault="00CC3326">
      <w:pPr>
        <w:spacing w:after="120" w:line="360" w:lineRule="auto"/>
        <w:jc w:val="both"/>
        <w:rPr>
          <w:lang w:val="pt-BR"/>
        </w:rPr>
      </w:pPr>
      <w:r>
        <w:rPr>
          <w:lang w:val="pt-BR"/>
        </w:rPr>
        <w:t>Local: ______________________________________, Data: ____/____/2026.</w:t>
      </w:r>
    </w:p>
    <w:p w14:paraId="7754AABB" w14:textId="77777777" w:rsidR="00E01C3A" w:rsidRDefault="00CC3326">
      <w:pPr>
        <w:spacing w:before="520" w:after="60"/>
        <w:jc w:val="center"/>
        <w:rPr>
          <w:lang w:val="pt-BR"/>
        </w:rPr>
      </w:pPr>
      <w:r>
        <w:rPr>
          <w:lang w:val="pt-BR"/>
        </w:rPr>
        <w:t>_______________________________________</w:t>
      </w:r>
    </w:p>
    <w:p w14:paraId="0626C2BF" w14:textId="77777777" w:rsidR="00E01C3A" w:rsidRDefault="00CC3326">
      <w:pPr>
        <w:spacing w:before="520" w:after="60"/>
        <w:jc w:val="center"/>
        <w:rPr>
          <w:lang w:val="pt-BR"/>
        </w:rPr>
      </w:pPr>
      <w:r>
        <w:rPr>
          <w:lang w:val="pt-BR"/>
        </w:rPr>
        <w:t>Bruno Bonavigo Dacal — RA N309EC4</w:t>
      </w:r>
    </w:p>
    <w:p w14:paraId="1809C1C7" w14:textId="77777777" w:rsidR="00E01C3A" w:rsidRDefault="00CC3326">
      <w:pPr>
        <w:spacing w:before="520" w:after="60"/>
        <w:jc w:val="center"/>
        <w:rPr>
          <w:lang w:val="pt-BR"/>
        </w:rPr>
      </w:pPr>
      <w:r>
        <w:rPr>
          <w:lang w:val="pt-BR"/>
        </w:rPr>
        <w:t>_______________________________________</w:t>
      </w:r>
    </w:p>
    <w:p w14:paraId="495B9F19" w14:textId="77777777" w:rsidR="00E01C3A" w:rsidRDefault="00CC3326">
      <w:pPr>
        <w:spacing w:before="520" w:after="60"/>
        <w:jc w:val="center"/>
        <w:rPr>
          <w:lang w:val="pt-BR"/>
        </w:rPr>
      </w:pPr>
      <w:r>
        <w:rPr>
          <w:lang w:val="pt-BR"/>
        </w:rPr>
        <w:t>Lucas de Araujo Vergara — RA N090758</w:t>
      </w:r>
    </w:p>
    <w:p w14:paraId="5AF35793" w14:textId="77777777" w:rsidR="00E01C3A" w:rsidRDefault="00CC3326">
      <w:pPr>
        <w:spacing w:before="520" w:after="60"/>
        <w:jc w:val="center"/>
        <w:rPr>
          <w:lang w:val="pt-BR"/>
        </w:rPr>
      </w:pPr>
      <w:r>
        <w:rPr>
          <w:lang w:val="pt-BR"/>
        </w:rPr>
        <w:lastRenderedPageBreak/>
        <w:t>_______________________________________</w:t>
      </w:r>
    </w:p>
    <w:p w14:paraId="447385E8" w14:textId="77777777" w:rsidR="00E01C3A" w:rsidRDefault="00CC3326">
      <w:pPr>
        <w:spacing w:before="520" w:after="60"/>
        <w:jc w:val="center"/>
        <w:rPr>
          <w:lang w:val="pt-BR"/>
        </w:rPr>
      </w:pPr>
      <w:r>
        <w:rPr>
          <w:lang w:val="pt-BR"/>
        </w:rPr>
        <w:t>Vitor Oliveira dos Santos — RA N083DG1</w:t>
      </w:r>
    </w:p>
    <w:p w14:paraId="1EE4F784" w14:textId="77777777" w:rsidR="00E01C3A" w:rsidRDefault="00CC3326">
      <w:pPr>
        <w:spacing w:before="520" w:after="60"/>
        <w:jc w:val="center"/>
        <w:rPr>
          <w:lang w:val="pt-BR"/>
        </w:rPr>
      </w:pPr>
      <w:r>
        <w:rPr>
          <w:lang w:val="pt-BR"/>
        </w:rPr>
        <w:t>Ciente e de acordo:</w:t>
      </w:r>
    </w:p>
    <w:p w14:paraId="50F83B73" w14:textId="77777777" w:rsidR="00E01C3A" w:rsidRDefault="00CC3326">
      <w:pPr>
        <w:spacing w:before="520" w:after="60"/>
        <w:jc w:val="center"/>
        <w:rPr>
          <w:lang w:val="pt-BR"/>
        </w:rPr>
      </w:pPr>
      <w:r>
        <w:rPr>
          <w:lang w:val="pt-BR"/>
        </w:rPr>
        <w:t>_______________________________________</w:t>
      </w:r>
    </w:p>
    <w:p w14:paraId="5E0D82F7" w14:textId="77777777" w:rsidR="00E01C3A" w:rsidRDefault="00CC3326">
      <w:pPr>
        <w:spacing w:before="520" w:after="60"/>
        <w:jc w:val="center"/>
        <w:rPr>
          <w:lang w:val="pt-BR"/>
        </w:rPr>
      </w:pPr>
      <w:r>
        <w:rPr>
          <w:lang w:val="pt-BR"/>
        </w:rPr>
        <w:t>Prof. Marco Gomes — Orientador</w:t>
      </w:r>
    </w:p>
    <w:p w14:paraId="476635EA" w14:textId="77777777" w:rsidR="00724418" w:rsidRPr="00430DB3" w:rsidRDefault="002679C7">
      <w:pPr>
        <w:pStyle w:val="Heading1"/>
        <w:pageBreakBefore/>
        <w:spacing w:before="480" w:after="280" w:line="360" w:lineRule="auto"/>
        <w:jc w:val="center"/>
        <w:rPr>
          <w:lang w:val="pt-BR"/>
        </w:rPr>
      </w:pPr>
      <w:bookmarkStart w:id="111" w:name="_Toc242567322"/>
      <w:r>
        <w:rPr>
          <w:lang w:val="pt-BR"/>
        </w:rPr>
        <w:lastRenderedPageBreak/>
        <w:t>APÊNDICE B — REPRODUTIBILIDADE DOS RESULTADOS</w:t>
      </w:r>
      <w:bookmarkEnd w:id="111"/>
    </w:p>
    <w:p w14:paraId="372F3956"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9B75E3A"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7AA6A392"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5DE0356" w14:textId="435849D7" w:rsidR="00724418" w:rsidRPr="00430DB3" w:rsidRDefault="002679C7">
      <w:pPr>
        <w:keepNext/>
        <w:spacing w:before="260" w:after="130"/>
        <w:rPr>
          <w:lang w:val="pt-BR"/>
        </w:rPr>
      </w:pPr>
      <w:bookmarkStart w:id="112" w:name="_Toc24256722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F96471" w14:paraId="63DC535D" w14:textId="77777777">
        <w:trPr>
          <w:tblHeader/>
        </w:trPr>
        <w:tc>
          <w:tcPr>
            <w:tcW w:w="1900" w:type="dxa"/>
            <w:shd w:val="clear" w:color="auto" w:fill="EDEDED"/>
            <w:tcMar>
              <w:top w:w="70" w:type="dxa"/>
              <w:left w:w="90" w:type="dxa"/>
              <w:bottom w:w="70" w:type="dxa"/>
              <w:right w:w="90" w:type="dxa"/>
            </w:tcMar>
          </w:tcPr>
          <w:p w14:paraId="1132D848"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9FF40E"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2162BC3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57BE1E6" w14:textId="77777777">
        <w:tc>
          <w:tcPr>
            <w:tcW w:w="1900" w:type="dxa"/>
            <w:tcMar>
              <w:top w:w="70" w:type="dxa"/>
              <w:left w:w="90" w:type="dxa"/>
              <w:bottom w:w="70" w:type="dxa"/>
              <w:right w:w="90" w:type="dxa"/>
            </w:tcMar>
          </w:tcPr>
          <w:p w14:paraId="1677038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6ECE5B34"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7D8DD6F1"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F96471" w14:paraId="434EAABA" w14:textId="77777777">
        <w:tc>
          <w:tcPr>
            <w:tcW w:w="1900" w:type="dxa"/>
            <w:tcMar>
              <w:top w:w="70" w:type="dxa"/>
              <w:left w:w="90" w:type="dxa"/>
              <w:bottom w:w="70" w:type="dxa"/>
              <w:right w:w="90" w:type="dxa"/>
            </w:tcMar>
          </w:tcPr>
          <w:p w14:paraId="3C960242"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61E15F50"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E1268E4"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F96471" w14:paraId="00451927" w14:textId="77777777">
        <w:tc>
          <w:tcPr>
            <w:tcW w:w="1900" w:type="dxa"/>
            <w:tcMar>
              <w:top w:w="70" w:type="dxa"/>
              <w:left w:w="90" w:type="dxa"/>
              <w:bottom w:w="70" w:type="dxa"/>
              <w:right w:w="90" w:type="dxa"/>
            </w:tcMar>
          </w:tcPr>
          <w:p w14:paraId="3BF86861"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43C91DAA"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583E717"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18208B9" w14:textId="77777777">
        <w:tc>
          <w:tcPr>
            <w:tcW w:w="1900" w:type="dxa"/>
            <w:tcMar>
              <w:top w:w="70" w:type="dxa"/>
              <w:left w:w="90" w:type="dxa"/>
              <w:bottom w:w="70" w:type="dxa"/>
              <w:right w:w="90" w:type="dxa"/>
            </w:tcMar>
          </w:tcPr>
          <w:p w14:paraId="75E29EB1"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11EEEEFB"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1652CCA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F96471" w14:paraId="636F900F" w14:textId="77777777">
        <w:tc>
          <w:tcPr>
            <w:tcW w:w="1900" w:type="dxa"/>
            <w:tcMar>
              <w:top w:w="70" w:type="dxa"/>
              <w:left w:w="90" w:type="dxa"/>
              <w:bottom w:w="70" w:type="dxa"/>
              <w:right w:w="90" w:type="dxa"/>
            </w:tcMar>
          </w:tcPr>
          <w:p w14:paraId="749563D1"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223352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BB9D6BB"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F96471" w14:paraId="25B4D2D2" w14:textId="77777777">
        <w:tc>
          <w:tcPr>
            <w:tcW w:w="1900" w:type="dxa"/>
            <w:tcMar>
              <w:top w:w="70" w:type="dxa"/>
              <w:left w:w="90" w:type="dxa"/>
              <w:bottom w:w="70" w:type="dxa"/>
              <w:right w:w="90" w:type="dxa"/>
            </w:tcMar>
          </w:tcPr>
          <w:p w14:paraId="49F67E45"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1056E95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142AB5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DC9C8F3" w14:textId="77777777">
        <w:tc>
          <w:tcPr>
            <w:tcW w:w="1900" w:type="dxa"/>
            <w:tcMar>
              <w:top w:w="70" w:type="dxa"/>
              <w:left w:w="90" w:type="dxa"/>
              <w:bottom w:w="70" w:type="dxa"/>
              <w:right w:w="90" w:type="dxa"/>
            </w:tcMar>
          </w:tcPr>
          <w:p w14:paraId="2508996F"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5F2F45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939BB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571ED9E1" w14:textId="77777777">
        <w:tc>
          <w:tcPr>
            <w:tcW w:w="1900" w:type="dxa"/>
            <w:tcMar>
              <w:top w:w="70" w:type="dxa"/>
              <w:left w:w="90" w:type="dxa"/>
              <w:bottom w:w="70" w:type="dxa"/>
              <w:right w:w="90" w:type="dxa"/>
            </w:tcMar>
          </w:tcPr>
          <w:p w14:paraId="112EC35C"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4A0952EC"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62BF11E8"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95757C7" w14:textId="77777777">
        <w:tc>
          <w:tcPr>
            <w:tcW w:w="1900" w:type="dxa"/>
            <w:tcMar>
              <w:top w:w="70" w:type="dxa"/>
              <w:left w:w="90" w:type="dxa"/>
              <w:bottom w:w="70" w:type="dxa"/>
              <w:right w:w="90" w:type="dxa"/>
            </w:tcMar>
          </w:tcPr>
          <w:p w14:paraId="55997C75"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7C4867AC"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00BE2328"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77E9469C" w14:textId="77777777">
        <w:tc>
          <w:tcPr>
            <w:tcW w:w="1900" w:type="dxa"/>
            <w:tcMar>
              <w:top w:w="70" w:type="dxa"/>
              <w:left w:w="90" w:type="dxa"/>
              <w:bottom w:w="70" w:type="dxa"/>
              <w:right w:w="90" w:type="dxa"/>
            </w:tcMar>
          </w:tcPr>
          <w:p w14:paraId="46CF212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3376219"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4EBB0630"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6BFD627E" w14:textId="77777777">
        <w:tc>
          <w:tcPr>
            <w:tcW w:w="1900" w:type="dxa"/>
            <w:tcMar>
              <w:top w:w="70" w:type="dxa"/>
              <w:left w:w="90" w:type="dxa"/>
              <w:bottom w:w="70" w:type="dxa"/>
              <w:right w:w="90" w:type="dxa"/>
            </w:tcMar>
          </w:tcPr>
          <w:p w14:paraId="4B46D372"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72A9128"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370F9615"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F96471" w14:paraId="7D23DC7A" w14:textId="77777777">
        <w:tc>
          <w:tcPr>
            <w:tcW w:w="1900" w:type="dxa"/>
            <w:tcMar>
              <w:top w:w="70" w:type="dxa"/>
              <w:left w:w="90" w:type="dxa"/>
              <w:bottom w:w="70" w:type="dxa"/>
              <w:right w:w="90" w:type="dxa"/>
            </w:tcMar>
          </w:tcPr>
          <w:p w14:paraId="72B864D2"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2700BF9B"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2C365C3"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F96471" w14:paraId="4B3EF2C8" w14:textId="77777777">
        <w:tc>
          <w:tcPr>
            <w:tcW w:w="1900" w:type="dxa"/>
            <w:tcMar>
              <w:top w:w="70" w:type="dxa"/>
              <w:left w:w="90" w:type="dxa"/>
              <w:bottom w:w="70" w:type="dxa"/>
              <w:right w:w="90" w:type="dxa"/>
            </w:tcMar>
          </w:tcPr>
          <w:p w14:paraId="63CE3113"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783D905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CD890FC"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8F4B766" w14:textId="77777777" w:rsidR="00724418" w:rsidRPr="008C0B6A" w:rsidRDefault="002679C7">
      <w:pPr>
        <w:spacing w:before="130" w:after="260"/>
        <w:rPr>
          <w:lang w:val="pt-BR"/>
        </w:rPr>
      </w:pPr>
      <w:r>
        <w:rPr>
          <w:sz w:val="20"/>
          <w:szCs w:val="20"/>
          <w:lang w:val="pt-BR"/>
        </w:rPr>
        <w:t>Fonte: Elaborado pelos autores (2026).</w:t>
      </w:r>
    </w:p>
    <w:p w14:paraId="6F2CAE9A" w14:textId="77777777" w:rsidR="006B1E66" w:rsidRPr="003166D5" w:rsidRDefault="006B1E66" w:rsidP="003166D5">
      <w:pPr>
        <w:rPr>
          <w:lang w:val="pt-BR"/>
        </w:rPr>
      </w:pPr>
    </w:p>
    <w:p w14:paraId="20332F07" w14:textId="77777777" w:rsidR="00044D5A" w:rsidRPr="008C0B6A" w:rsidRDefault="00285AB3">
      <w:pPr>
        <w:pStyle w:val="Heading1"/>
        <w:pageBreakBefore/>
        <w:spacing w:before="480" w:after="280" w:line="360" w:lineRule="auto"/>
        <w:jc w:val="center"/>
        <w:rPr>
          <w:lang w:val="pt-BR"/>
        </w:rPr>
      </w:pPr>
      <w:bookmarkStart w:id="113" w:name="_Toc242567323"/>
      <w:r>
        <w:rPr>
          <w:lang w:val="pt-BR"/>
        </w:rPr>
        <w:lastRenderedPageBreak/>
        <w:t>APÊNDICE C — REGISTRO FOTOGRÁFICO DO NÓ DE BANCADA</w:t>
      </w:r>
      <w:bookmarkEnd w:id="113"/>
    </w:p>
    <w:p w14:paraId="669FD45E"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A2F62A" w14:textId="4CE30051" w:rsidR="00044D5A" w:rsidRPr="008C0B6A" w:rsidRDefault="00285AB3">
      <w:pPr>
        <w:keepNext/>
        <w:spacing w:before="130" w:after="60"/>
        <w:jc w:val="center"/>
        <w:rPr>
          <w:lang w:val="pt-BR"/>
        </w:rPr>
      </w:pPr>
      <w:bookmarkStart w:id="114" w:name="_Toc24256723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4"/>
    </w:p>
    <w:p w14:paraId="32CA5ED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18A4E65A" w14:textId="77777777" w:rsidR="00044D5A" w:rsidRPr="007D5100" w:rsidRDefault="00285AB3">
      <w:pPr>
        <w:spacing w:after="280"/>
        <w:jc w:val="center"/>
        <w:rPr>
          <w:lang w:val="pt-BR"/>
        </w:rPr>
      </w:pPr>
      <w:r>
        <w:rPr>
          <w:sz w:val="20"/>
          <w:szCs w:val="20"/>
          <w:lang w:val="pt-BR"/>
        </w:rPr>
        <w:t>Fonte: Acervo dos autores (2026).</w:t>
      </w:r>
    </w:p>
    <w:p w14:paraId="0925BD6D" w14:textId="77777777" w:rsidR="00044D5A" w:rsidRPr="008C0B6A" w:rsidRDefault="00285AB3">
      <w:pPr>
        <w:pStyle w:val="Heading1"/>
        <w:pageBreakBefore/>
        <w:spacing w:before="480" w:after="280" w:line="360" w:lineRule="auto"/>
        <w:jc w:val="center"/>
        <w:rPr>
          <w:lang w:val="pt-BR"/>
        </w:rPr>
      </w:pPr>
      <w:bookmarkStart w:id="115" w:name="_Toc242567324"/>
      <w:r>
        <w:rPr>
          <w:lang w:val="pt-BR"/>
        </w:rPr>
        <w:lastRenderedPageBreak/>
        <w:t>APÊNDICE D — ESTIMATIVA DE CUSTO DA ARQUITETURA DE REFERÊNCIA</w:t>
      </w:r>
      <w:bookmarkEnd w:id="115"/>
    </w:p>
    <w:p w14:paraId="07E0B0F4" w14:textId="77777777" w:rsidR="001A3925" w:rsidRPr="007D5100" w:rsidRDefault="00000000">
      <w:pPr>
        <w:spacing w:after="120" w:line="360" w:lineRule="auto"/>
        <w:ind w:firstLine="709"/>
        <w:jc w:val="both"/>
        <w:rPr>
          <w:lang w:val="pt-BR"/>
        </w:rPr>
      </w:pPr>
      <w:r>
        <w:rPr>
          <w:lang w:val="pt-BR"/>
        </w:rPr>
        <w:t xml:space="preserve">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w:t>
      </w:r>
      <w:r>
        <w:rPr>
          <w:lang w:val="pt-BR"/>
        </w:rPr>
        <w:t xml:space="preserve">para a ordem de grandeza de 3.5.2 e 3.12.6.4 — cerca de 170 publicações por segundo com a cobertura atual de câmeras, até cerca de 730 com a cobertura total, e decisão por grupo de controle —,</w:t>
      </w:r>
      <w:r>
        <w:rPr>
          <w:lang w:val="pt-BR"/>
        </w:rPr>
        <w:t xml:space="preserve"> e não resultou de teste de carga. O Quadro 21 discrimina cada item.</w:t>
      </w:r>
    </w:p>
    <w:p w14:paraId="51F13683" w14:textId="1C532096" w:rsidR="00724418" w:rsidRPr="00430DB3" w:rsidRDefault="002679C7">
      <w:pPr>
        <w:keepNext/>
        <w:spacing w:before="260" w:after="130"/>
        <w:rPr>
          <w:lang w:val="pt-BR"/>
        </w:rPr>
      </w:pPr>
      <w:bookmarkStart w:id="116" w:name="_Toc24256722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bookmarkEnd w:id="1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731BA548" w14:textId="77777777">
        <w:trPr>
          <w:tblHeader/>
        </w:trPr>
        <w:tc>
          <w:tcPr>
            <w:tcW w:w="2050" w:type="dxa"/>
            <w:shd w:val="clear" w:color="auto" w:fill="EDEDED"/>
            <w:tcMar>
              <w:top w:w="60" w:type="dxa"/>
              <w:left w:w="80" w:type="dxa"/>
              <w:bottom w:w="60" w:type="dxa"/>
              <w:right w:w="80" w:type="dxa"/>
            </w:tcMar>
          </w:tcPr>
          <w:p w14:paraId="2DC5306F"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00DFDAEF"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26DEB6AD"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4912D900"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1D45F7CB" w14:textId="77777777">
        <w:tc>
          <w:tcPr>
            <w:tcW w:w="2050" w:type="dxa"/>
            <w:tcMar>
              <w:top w:w="60" w:type="dxa"/>
              <w:left w:w="80" w:type="dxa"/>
              <w:bottom w:w="60" w:type="dxa"/>
              <w:right w:w="80" w:type="dxa"/>
            </w:tcMar>
          </w:tcPr>
          <w:p w14:paraId="06A0C03C"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FFB61B0"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49DF7700"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1CE52194" w14:textId="77777777" w:rsidR="006B1E66" w:rsidRPr="000F5B8B" w:rsidRDefault="00CC3326">
            <w:pPr>
              <w:rPr>
                <w:lang w:val="pt-BR"/>
              </w:rPr>
            </w:pPr>
            <w:r>
              <w:rPr>
                <w:sz w:val="20"/>
                <w:szCs w:val="20"/>
                <w:lang w:val="pt-BR"/>
              </w:rPr>
              <w:t>73,00</w:t>
            </w:r>
          </w:p>
        </w:tc>
      </w:tr>
      <w:tr w:rsidR="006B1E66" w:rsidRPr="002F1978" w14:paraId="029B5B81" w14:textId="77777777">
        <w:tc>
          <w:tcPr>
            <w:tcW w:w="2050" w:type="dxa"/>
            <w:tcMar>
              <w:top w:w="60" w:type="dxa"/>
              <w:left w:w="80" w:type="dxa"/>
              <w:bottom w:w="60" w:type="dxa"/>
              <w:right w:w="80" w:type="dxa"/>
            </w:tcMar>
          </w:tcPr>
          <w:p w14:paraId="203FF619"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50D0DE45"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77EBD7F4"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2DC89225" w14:textId="77777777" w:rsidR="006B1E66" w:rsidRPr="000F5B8B" w:rsidRDefault="00CC3326">
            <w:pPr>
              <w:rPr>
                <w:lang w:val="pt-BR"/>
              </w:rPr>
            </w:pPr>
            <w:r>
              <w:rPr>
                <w:sz w:val="20"/>
                <w:szCs w:val="20"/>
                <w:lang w:val="pt-BR"/>
              </w:rPr>
              <w:t>569,62</w:t>
            </w:r>
          </w:p>
        </w:tc>
      </w:tr>
      <w:tr w:rsidR="006B1E66" w:rsidRPr="002F1978" w14:paraId="6CE6D7CB" w14:textId="77777777">
        <w:tc>
          <w:tcPr>
            <w:tcW w:w="2050" w:type="dxa"/>
            <w:tcMar>
              <w:top w:w="60" w:type="dxa"/>
              <w:left w:w="80" w:type="dxa"/>
              <w:bottom w:w="60" w:type="dxa"/>
              <w:right w:w="80" w:type="dxa"/>
            </w:tcMar>
          </w:tcPr>
          <w:p w14:paraId="1D1210F9"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5921E145" w14:textId="77777777" w:rsidR="006B1E66" w:rsidRDefault="00CC3326">
            <w:r>
              <w:rPr>
                <w:sz w:val="20"/>
                <w:szCs w:val="20"/>
              </w:rPr>
              <w:t>3 × 50 GB Amazon EBS gp3</w:t>
            </w:r>
          </w:p>
        </w:tc>
        <w:tc>
          <w:tcPr>
            <w:tcW w:w="1950" w:type="dxa"/>
            <w:tcMar>
              <w:top w:w="60" w:type="dxa"/>
              <w:left w:w="80" w:type="dxa"/>
              <w:bottom w:w="60" w:type="dxa"/>
              <w:right w:w="80" w:type="dxa"/>
            </w:tcMar>
          </w:tcPr>
          <w:p w14:paraId="03CC097C"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45947F5C" w14:textId="77777777" w:rsidR="006B1E66" w:rsidRPr="000F5B8B" w:rsidRDefault="00CC3326">
            <w:pPr>
              <w:rPr>
                <w:lang w:val="pt-BR"/>
              </w:rPr>
            </w:pPr>
            <w:r>
              <w:rPr>
                <w:sz w:val="20"/>
                <w:szCs w:val="20"/>
                <w:lang w:val="pt-BR"/>
              </w:rPr>
              <w:t>22,80</w:t>
            </w:r>
          </w:p>
        </w:tc>
      </w:tr>
      <w:tr w:rsidR="006B1E66" w:rsidRPr="002F1978" w14:paraId="08E44709" w14:textId="77777777">
        <w:tc>
          <w:tcPr>
            <w:tcW w:w="2050" w:type="dxa"/>
            <w:tcMar>
              <w:top w:w="60" w:type="dxa"/>
              <w:left w:w="80" w:type="dxa"/>
              <w:bottom w:w="60" w:type="dxa"/>
              <w:right w:w="80" w:type="dxa"/>
            </w:tcMar>
          </w:tcPr>
          <w:p w14:paraId="6EF16BBF"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3EBF78E5"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28DC26E"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2368DC9D" w14:textId="77777777" w:rsidR="006B1E66" w:rsidRPr="000F5B8B" w:rsidRDefault="00CC3326">
            <w:pPr>
              <w:rPr>
                <w:lang w:val="pt-BR"/>
              </w:rPr>
            </w:pPr>
            <w:r>
              <w:rPr>
                <w:sz w:val="20"/>
                <w:szCs w:val="20"/>
                <w:lang w:val="pt-BR"/>
              </w:rPr>
              <w:t>712,41</w:t>
            </w:r>
          </w:p>
        </w:tc>
      </w:tr>
      <w:tr w:rsidR="006B1E66" w:rsidRPr="002F1978" w14:paraId="5248FD6B" w14:textId="77777777">
        <w:tc>
          <w:tcPr>
            <w:tcW w:w="2050" w:type="dxa"/>
            <w:tcMar>
              <w:top w:w="60" w:type="dxa"/>
              <w:left w:w="80" w:type="dxa"/>
              <w:bottom w:w="60" w:type="dxa"/>
              <w:right w:w="80" w:type="dxa"/>
            </w:tcMar>
          </w:tcPr>
          <w:p w14:paraId="3885C923"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7F820546" w14:textId="77777777" w:rsidR="006B1E66" w:rsidRDefault="00CC3326">
            <w:r>
              <w:rPr>
                <w:sz w:val="20"/>
                <w:szCs w:val="20"/>
              </w:rPr>
              <w:t>3 × 200 GB</w:t>
            </w:r>
          </w:p>
        </w:tc>
        <w:tc>
          <w:tcPr>
            <w:tcW w:w="1950" w:type="dxa"/>
            <w:tcMar>
              <w:top w:w="60" w:type="dxa"/>
              <w:left w:w="80" w:type="dxa"/>
              <w:bottom w:w="60" w:type="dxa"/>
              <w:right w:w="80" w:type="dxa"/>
            </w:tcMar>
          </w:tcPr>
          <w:p w14:paraId="3A114C29"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4A392F1" w14:textId="77777777" w:rsidR="006B1E66" w:rsidRPr="000F5B8B" w:rsidRDefault="00CC3326">
            <w:pPr>
              <w:rPr>
                <w:lang w:val="pt-BR"/>
              </w:rPr>
            </w:pPr>
            <w:r>
              <w:rPr>
                <w:sz w:val="20"/>
                <w:szCs w:val="20"/>
                <w:lang w:val="pt-BR"/>
              </w:rPr>
              <w:t>114,00</w:t>
            </w:r>
          </w:p>
        </w:tc>
      </w:tr>
      <w:tr w:rsidR="006B1E66" w:rsidRPr="002F1978" w14:paraId="00C3E2EF" w14:textId="77777777">
        <w:tc>
          <w:tcPr>
            <w:tcW w:w="2050" w:type="dxa"/>
            <w:tcMar>
              <w:top w:w="60" w:type="dxa"/>
              <w:left w:w="80" w:type="dxa"/>
              <w:bottom w:w="60" w:type="dxa"/>
              <w:right w:w="80" w:type="dxa"/>
            </w:tcMar>
          </w:tcPr>
          <w:p w14:paraId="552ED1DA"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00358C3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214FC7CF"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CB116C9" w14:textId="77777777" w:rsidR="006B1E66" w:rsidRPr="000F5B8B" w:rsidRDefault="00CC3326">
            <w:pPr>
              <w:rPr>
                <w:lang w:val="pt-BR"/>
              </w:rPr>
            </w:pPr>
            <w:r>
              <w:rPr>
                <w:sz w:val="20"/>
                <w:szCs w:val="20"/>
                <w:lang w:val="pt-BR"/>
              </w:rPr>
              <w:t>328,50</w:t>
            </w:r>
          </w:p>
        </w:tc>
      </w:tr>
      <w:tr w:rsidR="006B1E66" w:rsidRPr="002F1978" w14:paraId="2BF9BD9F" w14:textId="77777777">
        <w:tc>
          <w:tcPr>
            <w:tcW w:w="2050" w:type="dxa"/>
            <w:tcMar>
              <w:top w:w="60" w:type="dxa"/>
              <w:left w:w="80" w:type="dxa"/>
              <w:bottom w:w="60" w:type="dxa"/>
              <w:right w:w="80" w:type="dxa"/>
            </w:tcMar>
          </w:tcPr>
          <w:p w14:paraId="75E589FE" w14:textId="77777777" w:rsidR="006B1E66" w:rsidRDefault="00CC3326">
            <w:r>
              <w:rPr>
                <w:sz w:val="20"/>
                <w:szCs w:val="20"/>
              </w:rPr>
              <w:t xml:space="preserve">Banco principal (PostgreSQL): cadastro, classes e versões</w:t>
            </w:r>
          </w:p>
        </w:tc>
        <w:tc>
          <w:tcPr>
            <w:tcW w:w="3150" w:type="dxa"/>
            <w:tcMar>
              <w:top w:w="60" w:type="dxa"/>
              <w:left w:w="80" w:type="dxa"/>
              <w:bottom w:w="60" w:type="dxa"/>
              <w:right w:w="80" w:type="dxa"/>
            </w:tcMar>
          </w:tcPr>
          <w:p w14:paraId="01EBC4B2"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4CE5A393"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20C1201D" w14:textId="77777777" w:rsidR="006B1E66" w:rsidRPr="000F5B8B" w:rsidRDefault="00CC3326">
            <w:pPr>
              <w:rPr>
                <w:lang w:val="pt-BR"/>
              </w:rPr>
            </w:pPr>
            <w:r>
              <w:rPr>
                <w:sz w:val="20"/>
                <w:szCs w:val="20"/>
                <w:lang w:val="pt-BR"/>
              </w:rPr>
              <w:t>322,66</w:t>
            </w:r>
          </w:p>
        </w:tc>
      </w:tr>
      <w:tr w:rsidR="006B1E66" w:rsidRPr="002F1978" w14:paraId="10BBD2CC" w14:textId="77777777">
        <w:tc>
          <w:tcPr>
            <w:tcW w:w="2050" w:type="dxa"/>
            <w:tcMar>
              <w:top w:w="60" w:type="dxa"/>
              <w:left w:w="80" w:type="dxa"/>
              <w:bottom w:w="60" w:type="dxa"/>
              <w:right w:w="80" w:type="dxa"/>
            </w:tcMar>
          </w:tcPr>
          <w:p w14:paraId="26EC425F"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50BB0689"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31F68F4F"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5AE4A5DC" w14:textId="77777777" w:rsidR="006B1E66" w:rsidRPr="000F5B8B" w:rsidRDefault="00CC3326">
            <w:pPr>
              <w:rPr>
                <w:lang w:val="pt-BR"/>
              </w:rPr>
            </w:pPr>
            <w:r>
              <w:rPr>
                <w:sz w:val="20"/>
                <w:szCs w:val="20"/>
                <w:lang w:val="pt-BR"/>
              </w:rPr>
              <w:t>43,80</w:t>
            </w:r>
          </w:p>
        </w:tc>
      </w:tr>
      <w:tr w:rsidR="006B1E66" w:rsidRPr="002F1978" w14:paraId="273C6583" w14:textId="77777777">
        <w:tc>
          <w:tcPr>
            <w:tcW w:w="2050" w:type="dxa"/>
            <w:tcMar>
              <w:top w:w="60" w:type="dxa"/>
              <w:left w:w="80" w:type="dxa"/>
              <w:bottom w:w="60" w:type="dxa"/>
              <w:right w:w="80" w:type="dxa"/>
            </w:tcMar>
          </w:tcPr>
          <w:p w14:paraId="1092A8D7" w14:textId="77777777" w:rsidR="006B1E66" w:rsidRDefault="00CC3326">
            <w:proofErr w:type="spellStart"/>
            <w:proofErr w:type="spellEnd"/>
            <w:proofErr w:type="spellStart"/>
            <w:proofErr w:type="spellEnd"/>
            <w:proofErr w:type="spellStart"/>
            <w:proofErr w:type="spellEnd"/>
            <w:r>
              <w:rPr>
                <w:sz w:val="20"/>
                <w:szCs w:val="20"/>
              </w:rPr>
              <w:t xml:space="preserve">Eventos, decisões e telemetria (TimescaleDB)</w:t>
            </w:r>
          </w:p>
        </w:tc>
        <w:tc>
          <w:tcPr>
            <w:tcW w:w="3150" w:type="dxa"/>
            <w:tcMar>
              <w:top w:w="60" w:type="dxa"/>
              <w:left w:w="80" w:type="dxa"/>
              <w:bottom w:w="60" w:type="dxa"/>
              <w:right w:w="80" w:type="dxa"/>
            </w:tcMar>
          </w:tcPr>
          <w:p w14:paraId="6563F394"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6846CCD"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614ECDDC" w14:textId="77777777" w:rsidR="006B1E66" w:rsidRPr="000F5B8B" w:rsidRDefault="00CC3326">
            <w:pPr>
              <w:rPr>
                <w:lang w:val="pt-BR"/>
              </w:rPr>
            </w:pPr>
            <w:r>
              <w:rPr>
                <w:sz w:val="20"/>
                <w:szCs w:val="20"/>
                <w:lang w:val="pt-BR"/>
              </w:rPr>
              <w:t>248,78</w:t>
            </w:r>
          </w:p>
        </w:tc>
      </w:tr>
      <w:tr w:rsidR="006B1E66" w:rsidRPr="002F1978" w14:paraId="4139AD22" w14:textId="77777777">
        <w:tc>
          <w:tcPr>
            <w:tcW w:w="2050" w:type="dxa"/>
            <w:tcMar>
              <w:top w:w="60" w:type="dxa"/>
              <w:left w:w="80" w:type="dxa"/>
              <w:bottom w:w="60" w:type="dxa"/>
              <w:right w:w="80" w:type="dxa"/>
            </w:tcMar>
          </w:tcPr>
          <w:p w14:paraId="530F1E57"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60BE1F3" w14:textId="77777777" w:rsidR="006B1E66" w:rsidRDefault="00CC3326">
            <w:r>
              <w:rPr>
                <w:sz w:val="20"/>
                <w:szCs w:val="20"/>
              </w:rPr>
              <w:t>2 × 1.000 GB Amazon EBS gp3</w:t>
            </w:r>
          </w:p>
        </w:tc>
        <w:tc>
          <w:tcPr>
            <w:tcW w:w="1950" w:type="dxa"/>
            <w:tcMar>
              <w:top w:w="60" w:type="dxa"/>
              <w:left w:w="80" w:type="dxa"/>
              <w:bottom w:w="60" w:type="dxa"/>
              <w:right w:w="80" w:type="dxa"/>
            </w:tcMar>
          </w:tcPr>
          <w:p w14:paraId="10E7E1CD"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2ACE23A1" w14:textId="77777777" w:rsidR="006B1E66" w:rsidRPr="000F5B8B" w:rsidRDefault="00CC3326">
            <w:pPr>
              <w:rPr>
                <w:lang w:val="pt-BR"/>
              </w:rPr>
            </w:pPr>
            <w:r>
              <w:rPr>
                <w:sz w:val="20"/>
                <w:szCs w:val="20"/>
                <w:lang w:val="pt-BR"/>
              </w:rPr>
              <w:t>304,00</w:t>
            </w:r>
          </w:p>
        </w:tc>
      </w:tr>
      <w:tr w:rsidR="006B1E66" w:rsidRPr="002F1978" w14:paraId="22B82D03" w14:textId="77777777">
        <w:tc>
          <w:tcPr>
            <w:tcW w:w="2050" w:type="dxa"/>
            <w:tcMar>
              <w:top w:w="60" w:type="dxa"/>
              <w:left w:w="80" w:type="dxa"/>
              <w:bottom w:w="60" w:type="dxa"/>
              <w:right w:w="80" w:type="dxa"/>
            </w:tcMar>
          </w:tcPr>
          <w:p w14:paraId="5CB3BC6E" w14:textId="77777777" w:rsidR="006B1E66" w:rsidRDefault="00CC3326">
            <w:r>
              <w:rPr>
                <w:sz w:val="20"/>
                <w:szCs w:val="20"/>
              </w:rPr>
              <w:t>Entrada da interface</w:t>
            </w:r>
          </w:p>
        </w:tc>
        <w:tc>
          <w:tcPr>
            <w:tcW w:w="3150" w:type="dxa"/>
            <w:tcMar>
              <w:top w:w="60" w:type="dxa"/>
              <w:left w:w="80" w:type="dxa"/>
              <w:bottom w:w="60" w:type="dxa"/>
              <w:right w:w="80" w:type="dxa"/>
            </w:tcMar>
          </w:tcPr>
          <w:p w14:paraId="7650A1F2" w14:textId="77777777" w:rsidR="006B1E66" w:rsidRDefault="00CC3326">
            <w:r>
              <w:rPr>
                <w:sz w:val="20"/>
                <w:szCs w:val="20"/>
              </w:rPr>
              <w:t>Network Load Balancer</w:t>
            </w:r>
          </w:p>
        </w:tc>
        <w:tc>
          <w:tcPr>
            <w:tcW w:w="1950" w:type="dxa"/>
            <w:tcMar>
              <w:top w:w="60" w:type="dxa"/>
              <w:left w:w="80" w:type="dxa"/>
              <w:bottom w:w="60" w:type="dxa"/>
              <w:right w:w="80" w:type="dxa"/>
            </w:tcMar>
          </w:tcPr>
          <w:p w14:paraId="0E61C6E4"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5817C39C" w14:textId="77777777" w:rsidR="006B1E66" w:rsidRPr="000F5B8B" w:rsidRDefault="00CC3326">
            <w:pPr>
              <w:rPr>
                <w:lang w:val="pt-BR"/>
              </w:rPr>
            </w:pPr>
            <w:r>
              <w:rPr>
                <w:sz w:val="20"/>
                <w:szCs w:val="20"/>
                <w:lang w:val="pt-BR"/>
              </w:rPr>
              <w:t>24,82</w:t>
            </w:r>
          </w:p>
        </w:tc>
      </w:tr>
      <w:tr w:rsidR="006B1E66" w:rsidRPr="002F1978" w14:paraId="234449F3" w14:textId="77777777">
        <w:tc>
          <w:tcPr>
            <w:tcW w:w="2050" w:type="dxa"/>
            <w:tcMar>
              <w:top w:w="60" w:type="dxa"/>
              <w:left w:w="80" w:type="dxa"/>
              <w:bottom w:w="60" w:type="dxa"/>
              <w:right w:w="80" w:type="dxa"/>
            </w:tcMar>
          </w:tcPr>
          <w:p w14:paraId="0EA390CD"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3F6D19B"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ED3E594"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421B1012" w14:textId="77777777" w:rsidR="006B1E66" w:rsidRPr="000F5B8B" w:rsidRDefault="00CC3326">
            <w:pPr>
              <w:rPr>
                <w:lang w:val="pt-BR"/>
              </w:rPr>
            </w:pPr>
            <w:r>
              <w:rPr>
                <w:sz w:val="20"/>
                <w:szCs w:val="20"/>
                <w:lang w:val="pt-BR"/>
              </w:rPr>
              <w:t>203,67</w:t>
            </w:r>
          </w:p>
        </w:tc>
      </w:tr>
      <w:tr w:rsidR="006B1E66" w:rsidRPr="002F1978" w14:paraId="10266BE6" w14:textId="77777777">
        <w:tc>
          <w:tcPr>
            <w:tcW w:w="2050" w:type="dxa"/>
            <w:tcMar>
              <w:top w:w="60" w:type="dxa"/>
              <w:left w:w="80" w:type="dxa"/>
              <w:bottom w:w="60" w:type="dxa"/>
              <w:right w:w="80" w:type="dxa"/>
            </w:tcMar>
          </w:tcPr>
          <w:p w14:paraId="0DD5A6BA"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5869F0EE"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734CBF9C"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625FCC1D" w14:textId="77777777" w:rsidR="006B1E66" w:rsidRPr="000F5B8B" w:rsidRDefault="00CC3326">
            <w:pPr>
              <w:rPr>
                <w:lang w:val="pt-BR"/>
              </w:rPr>
            </w:pPr>
            <w:r>
              <w:rPr>
                <w:sz w:val="20"/>
                <w:szCs w:val="20"/>
                <w:lang w:val="pt-BR"/>
              </w:rPr>
              <w:t>8,00</w:t>
            </w:r>
          </w:p>
        </w:tc>
      </w:tr>
      <w:tr w:rsidR="006B1E66" w:rsidRPr="002F1978" w14:paraId="0503FD05" w14:textId="77777777">
        <w:tc>
          <w:tcPr>
            <w:tcW w:w="2050" w:type="dxa"/>
            <w:tcMar>
              <w:top w:w="60" w:type="dxa"/>
              <w:left w:w="80" w:type="dxa"/>
              <w:bottom w:w="60" w:type="dxa"/>
              <w:right w:w="80" w:type="dxa"/>
            </w:tcMar>
          </w:tcPr>
          <w:p w14:paraId="2D061798" w14:textId="77777777" w:rsidR="006B1E66" w:rsidRDefault="00CC3326">
            <w:r>
              <w:rPr>
                <w:b/>
                <w:sz w:val="20"/>
                <w:szCs w:val="20"/>
              </w:rPr>
              <w:t>Total</w:t>
            </w:r>
          </w:p>
        </w:tc>
        <w:tc>
          <w:tcPr>
            <w:tcW w:w="3150" w:type="dxa"/>
            <w:tcMar>
              <w:top w:w="60" w:type="dxa"/>
              <w:left w:w="80" w:type="dxa"/>
              <w:bottom w:w="60" w:type="dxa"/>
              <w:right w:w="80" w:type="dxa"/>
            </w:tcMar>
          </w:tcPr>
          <w:p w14:paraId="5DC3EF2B" w14:textId="77777777" w:rsidR="006B1E66" w:rsidRDefault="006B1E66"/>
        </w:tc>
        <w:tc>
          <w:tcPr>
            <w:tcW w:w="1950" w:type="dxa"/>
            <w:tcMar>
              <w:top w:w="60" w:type="dxa"/>
              <w:left w:w="80" w:type="dxa"/>
              <w:bottom w:w="60" w:type="dxa"/>
              <w:right w:w="80" w:type="dxa"/>
            </w:tcMar>
          </w:tcPr>
          <w:p w14:paraId="40BB335E" w14:textId="77777777" w:rsidR="006B1E66" w:rsidRPr="000F5B8B" w:rsidRDefault="006B1E66">
            <w:pPr>
              <w:rPr>
                <w:lang w:val="pt-BR"/>
              </w:rPr>
            </w:pPr>
          </w:p>
        </w:tc>
        <w:tc>
          <w:tcPr>
            <w:tcW w:w="1921" w:type="dxa"/>
            <w:tcMar>
              <w:top w:w="60" w:type="dxa"/>
              <w:left w:w="80" w:type="dxa"/>
              <w:bottom w:w="60" w:type="dxa"/>
              <w:right w:w="80" w:type="dxa"/>
            </w:tcMar>
          </w:tcPr>
          <w:p w14:paraId="68AE6274" w14:textId="77777777" w:rsidR="006B1E66" w:rsidRPr="000F5B8B" w:rsidRDefault="00CC3326">
            <w:pPr>
              <w:rPr>
                <w:lang w:val="pt-BR"/>
              </w:rPr>
            </w:pPr>
            <w:r>
              <w:rPr>
                <w:b/>
                <w:sz w:val="20"/>
                <w:szCs w:val="20"/>
                <w:lang w:val="pt-BR"/>
              </w:rPr>
              <w:t>2.976,06</w:t>
            </w:r>
          </w:p>
        </w:tc>
      </w:tr>
    </w:tbl>
    <w:p w14:paraId="050E6C7B"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5645EFD" w14:textId="77777777" w:rsidR="001A3925" w:rsidRPr="007D5100" w:rsidRDefault="00000000">
      <w:pPr>
        <w:spacing w:after="120" w:line="360" w:lineRule="auto"/>
        <w:ind w:firstLine="709"/>
        <w:jc w:val="both"/>
        <w:rPr>
          <w:lang w:val="pt-BR"/>
        </w:rPr>
      </w:pPr>
      <w:r>
        <w:rPr>
          <w:lang w:val="pt-BR"/>
        </w:rPr>
        <w:t xml:space="preserve">A estimativa resulta em cerca de US$ 3 mil por mês, ou cerca de US$ 36 mil por ano. Três escolhas do dimensionamento merecem registro. </w:t>
      </w:r>
      <w:r>
        <w:rPr>
          <w:lang w:val="pt-BR"/>
        </w:rPr>
        <w:t xml:space="preserve">Os componentes com estado ou processamento próprio têm ao menos duas instâncias, em zonas de disponibilidade distintas, porque a disponibilidade é exigência da arquitetura, e não opção; o balanceador e o plano de controle do orquestrador são serviços gerenciados, redundantes por construção;</w:t>
      </w:r>
      <w:r>
        <w:rPr>
          <w:lang w:val="pt-BR"/>
        </w:rPr>
        <w:t xml:space="preserve"> o registro de eventos usa três, para que cada partição tenha três cópias. A série temporal fica em máquinas próprias, e não no banco gerenciado, porque o serviço gerenciado de PostgreSQL do provedor não oferece a extensão TimescaleDB; </w:t>
      </w:r>
      <w:r>
        <w:rPr>
          <w:lang w:val="pt-BR"/>
        </w:rPr>
        <w:t xml:space="preserve">o espaço de 1.000 GB por máquina supõe cerca de mil telemetrias por segundo e as decisões que mudam o nível, comprimidas, com retenção quente da ordem de um mês. Os 12 núcleos das máquinas do cluster bastam porque a decisão é por grupo e a previsão, por trecho em lote (3.12.6.4): decidir poste a poste, com previsão a cada decisão, exigiria na cobertura total da ordem de duas a três vezes mais processamento e armazenamento de decisões que este quadro não comporta.</w:t>
      </w:r>
      <w:r>
        <w:rPr>
          <w:lang w:val="pt-BR"/>
        </w:rPr>
        <w:t xml:space="preserve"> E as máquinas são de processador ARM, a mesma arquitetura da máquina virtual do protótipo, o que dispensa recompilar as imagens dos contêineres para outra arquitetura.</w:t>
      </w:r>
    </w:p>
    <w:p w14:paraId="469CBB25"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4BC2" w14:textId="77777777" w:rsidR="00153D90" w:rsidRDefault="00153D90">
      <w:r>
        <w:separator/>
      </w:r>
    </w:p>
  </w:endnote>
  <w:endnote w:type="continuationSeparator" w:id="0">
    <w:p w14:paraId="096EB850" w14:textId="77777777" w:rsidR="00153D90" w:rsidRDefault="00153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92E8" w14:textId="77777777" w:rsidR="00153D90" w:rsidRDefault="00153D90">
      <w:r>
        <w:separator/>
      </w:r>
    </w:p>
  </w:footnote>
  <w:footnote w:type="continuationSeparator" w:id="0">
    <w:p w14:paraId="243B7E17" w14:textId="77777777" w:rsidR="00153D90" w:rsidRDefault="00153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D590"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53D90"/>
    <w:rsid w:val="001A3925"/>
    <w:rsid w:val="001A5FD5"/>
    <w:rsid w:val="001E28DE"/>
    <w:rsid w:val="002679C7"/>
    <w:rsid w:val="00285AB3"/>
    <w:rsid w:val="002A414D"/>
    <w:rsid w:val="002C2A03"/>
    <w:rsid w:val="002D2B91"/>
    <w:rsid w:val="002E4A9C"/>
    <w:rsid w:val="002F1978"/>
    <w:rsid w:val="003166D5"/>
    <w:rsid w:val="00332E36"/>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83485"/>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 w:val="00F9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E72E0"/>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45544</Words>
  <Characters>259607</Characters>
  <Application>Microsoft Office Word</Application>
  <DocSecurity>0</DocSecurity>
  <Lines>2163</Lines>
  <Paragraphs>609</Paragraphs>
  <ScaleCrop>false</ScaleCrop>
  <Company/>
  <LinksUpToDate>false</LinksUpToDate>
  <CharactersWithSpaces>304542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7</cp:revision>
  <dcterms:created xsi:type="dcterms:W3CDTF">2026-10-10T21:33:00Z</dcterms:created>
  <dcterms:modified xsi:type="dcterms:W3CDTF">2026-10-11T02:27:00Z</dcterms:modified>
</cp:coreProperties>
</file>