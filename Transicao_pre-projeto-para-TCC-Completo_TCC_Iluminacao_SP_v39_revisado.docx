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 xml:space="preserve">Ciclo de trabalho aplicado, iluminância medida e estado do nó antes do comando,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 xml:space="preserve">Ciclo de trabalho efetivamente aplicado, nível que o nó aplicava ao responder, </w:t>
            </w:r>
            <w:r>
              <w:rPr>
                <w:sz w:val="20"/>
                <w:szCs w:val="20"/>
                <w:lang w:val="pt-BR"/>
              </w:rPr>
              <w:t xml:space="preserve">iluminância medida, nível e última iluminância lida no instante em que o comando chegou, antes de aplicá-lo,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 xml:space="preserve">(8) Telemetria. O nó publica o ciclo de trabalho aplicado, </w:t>
      </w:r>
      <w:r>
        <w:rPr>
          <w:lang w:val="pt-BR"/>
        </w:rPr>
        <w:t xml:space="preserve">a iluminância medida, o estado em que estava quando o comando chegou — nível e última iluminância lida —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w:t>
      </w:r>
      <w:r>
        <w:rPr>
          <w:lang w:val="pt-BR"/>
        </w:rPr>
        <w:t xml:space="preserve">como exige o caso de teste CT18 (3.12.9). O exemplo é anterior à inclusão, na telemetria, do estado do nó antes do comando (3.13.2), e por isso a carga acima não o traz.</w:t>
      </w:r>
      <w:r>
        <w:rPr>
          <w:lang w:val="pt-BR"/>
        </w:rPr>
        <w:t xml:space="preserve">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pPr>
        <w:spacing w:after="120" w:line="360" w:lineRule="auto"/>
        <w:ind w:firstLine="709"/>
        <w:jc w:val="both"/>
        <w:rPr>
          <w:ins w:id="30000" w:author="Vitor Oliveira" w:date="2026-10-11T12:00:00Z"/>
        </w:rPr>
      </w:pPr>
      <w:ins w:id="30001" w:author="Vitor Oliveira" w:date="2026-10-11T12:00:00Z">
        <w:r>
          <w:rPr>
            <w:highlight w:val="yellow"/>
            <w:lang w:val="pt-BR"/>
          </w:rPr>
          <w:t xml:space="preserve">Depois da sessão, a telemetria passou a levar também o estado do nó no instante em que o comando chega, antes de aplicá-lo (3.13.2), e a mudança foi verificada no mesmo dia, com o mesmo nó.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O nó desceu em rampa e, 5 min 40 s depois, uma ocorrência de segurança levou o nível ao pleno. A telemetria dessa decisão registrou o nível 1,000 e 10,98 lux, junto do estado anterior, de 0,625 e 6,79 lux: o ponto em que a rampa terminou, que antes só ficava na saída serial do nó, ficou registrado no banco. A iluminância anterior ficou 8,6 % acima da esperada para 0,625, o que se atribui à luz do dia no recinto; o ensaio não se destinava a aferir a luz, e sim o registro do estado.</w:t>
        </w:r>
      </w:ins>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 xml:space="preserve">Carimbo de tempo; ponto de luz; decisão correspondente; ciclo de trabalho aplicado; iluminância medida; </w:t>
            </w:r>
            <w:r>
              <w:rPr>
                <w:sz w:val="20"/>
                <w:szCs w:val="20"/>
                <w:lang w:val="pt-BR"/>
              </w:rPr>
              <w:t xml:space="preserve">nível que o nó aplicava ao responder; nível e iluminância antes do comando;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5035955"/>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w:t>
      </w:r>
      <w:r>
        <w:rPr>
          <w:lang w:val="pt-BR"/>
        </w:rPr>
        <w:t xml:space="preserve">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w:t>
      </w:r>
      <w:r>
        <w:rPr>
          <w:lang w:val="pt-BR"/>
        </w:rPr>
        <w:t xml:space="preserv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 xml:space="preserve">Identificador; decisão, única; ponto; sessão; instantes de medição e de recebimento; ciclo de trabalho entre 0 e 1; iluminância não negativa; </w:t>
            </w:r>
            <w:r>
              <w:rPr>
                <w:sz w:val="20"/>
                <w:szCs w:val="20"/>
                <w:lang w:val="pt-BR"/>
              </w:rPr>
              <w:t xml:space="preserve">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C708F0" w14:paraId="106204D9" w14:textId="77777777">
        <w:trPr>
          <w:ins w:id="30002" w:author="Vitor Oliveira" w:date="2026-10-11T12:00:00Z"/>
        </w:trPr>
        <w:tc>
          <w:tcPr>
            <w:tcW w:w="1900" w:type="dxa"/>
            <w:tcMar>
              <w:top w:w="70" w:type="dxa"/>
              <w:left w:w="90" w:type="dxa"/>
              <w:bottom w:w="70" w:type="dxa"/>
              <w:right w:w="90" w:type="dxa"/>
            </w:tcMar>
          </w:tcPr>
          <w:p w14:paraId="3515AAB4" w14:textId="77777777" w:rsidR="00E01C3A" w:rsidRPr="00430DB3" w:rsidRDefault="00CC3326">
            <w:pPr>
              <w:rPr>
                <w:ins w:id="30003" w:author="Vitor Oliveira" w:date="2026-10-11T12:00:00Z"/>
              </w:rPr>
            </w:pPr>
            <w:ins w:id="30004" w:author="Vitor Oliveira" w:date="2026-10-11T12:00:00Z">
              <w:r>
                <w:rPr>
                  <w:sz w:val="20"/>
                  <w:szCs w:val="20"/>
                  <w:lang w:val="pt-BR"/>
                </w:rPr>
                <w:t xml:space="preserve">3.12.9 — estado do nó antes do comando</w:t>
              </w:r>
            </w:ins>
          </w:p>
        </w:tc>
        <w:tc>
          <w:tcPr>
            <w:tcW w:w="3000" w:type="dxa"/>
            <w:tcMar>
              <w:top w:w="70" w:type="dxa"/>
              <w:left w:w="90" w:type="dxa"/>
              <w:bottom w:w="70" w:type="dxa"/>
              <w:right w:w="90" w:type="dxa"/>
            </w:tcMar>
          </w:tcPr>
          <w:p w14:paraId="1B429DB3" w14:textId="77777777" w:rsidR="00E01C3A" w:rsidRPr="00430DB3" w:rsidRDefault="00CC3326">
            <w:pPr>
              <w:rPr>
                <w:ins w:id="30005" w:author="Vitor Oliveira" w:date="2026-10-11T12:00:00Z"/>
              </w:rPr>
            </w:pPr>
            <w:ins w:id="30006" w:author="Vitor Oliveira" w:date="2026-10-11T12:00:00Z">
              <w:r>
                <w:rPr>
                  <w:sz w:val="20"/>
                  <w:szCs w:val="20"/>
                  <w:lang w:val="pt-BR"/>
                </w:rPr>
                <w:t xml:space="preserve">bancada/teste_estado_antes.py; nó de bancada ligado ao ambiente implantado</w:t>
              </w:r>
            </w:ins>
          </w:p>
        </w:tc>
        <w:tc>
          <w:tcPr>
            <w:tcW w:w="4171" w:type="dxa"/>
            <w:tcMar>
              <w:top w:w="70" w:type="dxa"/>
              <w:left w:w="90" w:type="dxa"/>
              <w:bottom w:w="70" w:type="dxa"/>
              <w:right w:w="90" w:type="dxa"/>
            </w:tcMar>
          </w:tcPr>
          <w:p w14:paraId="65A89B7D" w14:textId="77777777" w:rsidR="00E01C3A" w:rsidRPr="00430DB3" w:rsidRDefault="00CC3326">
            <w:pPr>
              <w:rPr>
                <w:ins w:id="30007" w:author="Vitor Oliveira" w:date="2026-10-11T12:00:00Z"/>
              </w:rPr>
            </w:pPr>
            <w:ins w:id="30008" w:author="Vitor Oliveira" w:date="2026-10-11T12:00:00Z">
              <w:r>
                <w:rPr>
                  <w:sz w:val="20"/>
                  <w:szCs w:val="20"/>
                  <w:lang w:val="pt-BR"/>
                </w:rPr>
                <w:t xml:space="preserve">python -m bancada.teste_estado_antes. Registro em bancada/resultados/estado_antes_20261010.json. Versão 3f94fe4</w:t>
              </w:r>
            </w:ins>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