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FE98C" w14:textId="77777777" w:rsidR="006B1E66" w:rsidRPr="000F5B8B" w:rsidRDefault="00CC3326">
      <w:pPr>
        <w:spacing w:line="360" w:lineRule="auto"/>
        <w:jc w:val="center"/>
        <w:rPr>
          <w:lang w:val="pt-BR"/>
        </w:rPr>
      </w:pPr>
      <w:r>
        <w:rPr>
          <w:b/>
          <w:bCs/>
          <w:lang w:val="pt-BR"/>
        </w:rPr>
        <w:t>UNIVERSIDADE PAULISTA – UNIP</w:t>
      </w:r>
    </w:p>
    <w:p w14:paraId="4F6F561C" w14:textId="77777777" w:rsidR="006B1E66" w:rsidRPr="000F5B8B" w:rsidRDefault="00CC3326">
      <w:pPr>
        <w:spacing w:line="360" w:lineRule="auto"/>
        <w:jc w:val="center"/>
        <w:rPr>
          <w:lang w:val="pt-BR"/>
        </w:rPr>
      </w:pPr>
      <w:r>
        <w:rPr>
          <w:b/>
          <w:bCs/>
          <w:lang w:val="pt-BR"/>
        </w:rPr>
        <w:t>CIÊNCIA DA COMPUTAÇÃO – 8º SEMESTRE</w:t>
      </w:r>
    </w:p>
    <w:p w14:paraId="7D474E21" w14:textId="77777777" w:rsidR="006B1E66" w:rsidRPr="000F5B8B" w:rsidRDefault="006B1E66">
      <w:pPr>
        <w:spacing w:line="360" w:lineRule="auto"/>
        <w:rPr>
          <w:lang w:val="pt-BR"/>
        </w:rPr>
      </w:pPr>
    </w:p>
    <w:p w14:paraId="338D3FA6" w14:textId="77777777" w:rsidR="006B1E66" w:rsidRPr="000F5B8B" w:rsidRDefault="006B1E66">
      <w:pPr>
        <w:spacing w:line="360" w:lineRule="auto"/>
        <w:rPr>
          <w:lang w:val="pt-BR"/>
        </w:rPr>
      </w:pPr>
    </w:p>
    <w:p w14:paraId="4CCFA04A" w14:textId="77777777" w:rsidR="006B1E66" w:rsidRPr="000F5B8B" w:rsidRDefault="006B1E66">
      <w:pPr>
        <w:spacing w:line="360" w:lineRule="auto"/>
        <w:rPr>
          <w:lang w:val="pt-BR"/>
        </w:rPr>
      </w:pPr>
    </w:p>
    <w:p w14:paraId="544520AE" w14:textId="77777777" w:rsidR="006B1E66" w:rsidRPr="000F5B8B" w:rsidRDefault="006B1E66">
      <w:pPr>
        <w:spacing w:line="360" w:lineRule="auto"/>
        <w:rPr>
          <w:lang w:val="pt-BR"/>
        </w:rPr>
      </w:pPr>
    </w:p>
    <w:p w14:paraId="7B039F54" w14:textId="77777777" w:rsidR="006B1E66" w:rsidRPr="000F5B8B" w:rsidRDefault="00CC3326">
      <w:pPr>
        <w:spacing w:line="360" w:lineRule="auto"/>
        <w:jc w:val="center"/>
        <w:rPr>
          <w:lang w:val="pt-BR"/>
        </w:rPr>
      </w:pPr>
      <w:r>
        <w:rPr>
          <w:lang w:val="pt-BR"/>
        </w:rPr>
        <w:t>BRUNO BONAVIGO DACAL – N309EC4</w:t>
      </w:r>
    </w:p>
    <w:p w14:paraId="55045DD7" w14:textId="77777777" w:rsidR="006B1E66" w:rsidRPr="000F5B8B" w:rsidRDefault="00CC3326">
      <w:pPr>
        <w:spacing w:line="360" w:lineRule="auto"/>
        <w:jc w:val="center"/>
        <w:rPr>
          <w:lang w:val="pt-BR"/>
        </w:rPr>
      </w:pPr>
      <w:r>
        <w:rPr>
          <w:lang w:val="pt-BR"/>
        </w:rPr>
        <w:t>LUCAS DE ARAUJO VERGARA – N090758</w:t>
      </w:r>
    </w:p>
    <w:p w14:paraId="2390D28E" w14:textId="77777777" w:rsidR="006B1E66" w:rsidRPr="000F5B8B" w:rsidRDefault="00CC3326">
      <w:pPr>
        <w:spacing w:line="360" w:lineRule="auto"/>
        <w:jc w:val="center"/>
        <w:rPr>
          <w:lang w:val="pt-BR"/>
        </w:rPr>
      </w:pPr>
      <w:r>
        <w:rPr>
          <w:lang w:val="pt-BR"/>
        </w:rPr>
        <w:t>VITOR OLIVEIRA DOS SANTOS – N083DG1</w:t>
      </w:r>
    </w:p>
    <w:p w14:paraId="05EA5613" w14:textId="77777777" w:rsidR="006B1E66" w:rsidRPr="000F5B8B" w:rsidRDefault="006B1E66">
      <w:pPr>
        <w:spacing w:line="360" w:lineRule="auto"/>
        <w:rPr>
          <w:lang w:val="pt-BR"/>
        </w:rPr>
      </w:pPr>
    </w:p>
    <w:p w14:paraId="09F4CB22" w14:textId="77777777" w:rsidR="006B1E66" w:rsidRPr="000F5B8B" w:rsidRDefault="006B1E66">
      <w:pPr>
        <w:spacing w:line="360" w:lineRule="auto"/>
        <w:rPr>
          <w:lang w:val="pt-BR"/>
        </w:rPr>
      </w:pPr>
    </w:p>
    <w:p w14:paraId="0F217B9F" w14:textId="77777777" w:rsidR="006B1E66" w:rsidRPr="000F5B8B" w:rsidRDefault="006B1E66">
      <w:pPr>
        <w:spacing w:line="360" w:lineRule="auto"/>
        <w:rPr>
          <w:lang w:val="pt-BR"/>
        </w:rPr>
      </w:pPr>
    </w:p>
    <w:p w14:paraId="129032F2" w14:textId="77777777" w:rsidR="006B1E66" w:rsidRPr="000F5B8B" w:rsidRDefault="006B1E66">
      <w:pPr>
        <w:spacing w:line="360" w:lineRule="auto"/>
        <w:rPr>
          <w:lang w:val="pt-BR"/>
        </w:rPr>
      </w:pPr>
    </w:p>
    <w:p w14:paraId="40FF1986" w14:textId="77777777" w:rsidR="006B1E66" w:rsidRPr="000F5B8B" w:rsidRDefault="006B1E66">
      <w:pPr>
        <w:spacing w:line="360" w:lineRule="auto"/>
        <w:rPr>
          <w:lang w:val="pt-BR"/>
        </w:rPr>
      </w:pPr>
    </w:p>
    <w:p w14:paraId="1582F89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C8729DE" w14:textId="77777777" w:rsidR="006B1E66" w:rsidRPr="000F5B8B" w:rsidRDefault="006B1E66">
      <w:pPr>
        <w:spacing w:line="360" w:lineRule="auto"/>
        <w:rPr>
          <w:lang w:val="pt-BR"/>
        </w:rPr>
      </w:pPr>
    </w:p>
    <w:p w14:paraId="485E1D43" w14:textId="77777777" w:rsidR="006B1E66" w:rsidRPr="000F5B8B" w:rsidRDefault="006B1E66">
      <w:pPr>
        <w:spacing w:line="360" w:lineRule="auto"/>
        <w:rPr>
          <w:lang w:val="pt-BR"/>
        </w:rPr>
      </w:pPr>
    </w:p>
    <w:p w14:paraId="5D957798" w14:textId="77777777" w:rsidR="006B1E66" w:rsidRPr="000F5B8B" w:rsidRDefault="00CC3326">
      <w:pPr>
        <w:spacing w:line="360" w:lineRule="auto"/>
        <w:jc w:val="center"/>
        <w:rPr>
          <w:lang w:val="pt-BR"/>
        </w:rPr>
      </w:pPr>
      <w:r>
        <w:rPr>
          <w:lang w:val="pt-BR"/>
        </w:rPr>
        <w:t>TRABALHO DE CONCLUSÃO DE CURSO</w:t>
      </w:r>
    </w:p>
    <w:p w14:paraId="4A19DD68" w14:textId="77777777" w:rsidR="006B1E66" w:rsidRPr="000F5B8B" w:rsidRDefault="006B1E66">
      <w:pPr>
        <w:spacing w:line="360" w:lineRule="auto"/>
        <w:rPr>
          <w:lang w:val="pt-BR"/>
        </w:rPr>
      </w:pPr>
    </w:p>
    <w:p w14:paraId="5D4FBACB" w14:textId="77777777" w:rsidR="006B1E66" w:rsidRPr="000F5B8B" w:rsidRDefault="006B1E66">
      <w:pPr>
        <w:spacing w:line="360" w:lineRule="auto"/>
        <w:rPr>
          <w:lang w:val="pt-BR"/>
        </w:rPr>
      </w:pPr>
    </w:p>
    <w:p w14:paraId="56BDD9AF" w14:textId="77777777" w:rsidR="006B1E66" w:rsidRPr="000F5B8B" w:rsidRDefault="006B1E66">
      <w:pPr>
        <w:spacing w:line="360" w:lineRule="auto"/>
        <w:rPr>
          <w:lang w:val="pt-BR"/>
        </w:rPr>
      </w:pPr>
    </w:p>
    <w:p w14:paraId="4C54E38B" w14:textId="77777777" w:rsidR="006B1E66" w:rsidRPr="000F5B8B" w:rsidRDefault="006B1E66">
      <w:pPr>
        <w:spacing w:line="360" w:lineRule="auto"/>
        <w:rPr>
          <w:lang w:val="pt-BR"/>
        </w:rPr>
      </w:pPr>
    </w:p>
    <w:p w14:paraId="6FAA2495" w14:textId="77777777" w:rsidR="006B1E66" w:rsidRPr="000F5B8B" w:rsidRDefault="006B1E66">
      <w:pPr>
        <w:spacing w:line="360" w:lineRule="auto"/>
        <w:rPr>
          <w:lang w:val="pt-BR"/>
        </w:rPr>
      </w:pPr>
    </w:p>
    <w:p w14:paraId="6D4A6734" w14:textId="77777777" w:rsidR="006B1E66" w:rsidRPr="000F5B8B" w:rsidRDefault="006B1E66">
      <w:pPr>
        <w:spacing w:line="360" w:lineRule="auto"/>
        <w:rPr>
          <w:lang w:val="pt-BR"/>
        </w:rPr>
      </w:pPr>
    </w:p>
    <w:p w14:paraId="5A66387D" w14:textId="77777777" w:rsidR="006B1E66" w:rsidRPr="000F5B8B" w:rsidRDefault="006B1E66">
      <w:pPr>
        <w:spacing w:line="360" w:lineRule="auto"/>
        <w:rPr>
          <w:lang w:val="pt-BR"/>
        </w:rPr>
      </w:pPr>
    </w:p>
    <w:p w14:paraId="1E920454" w14:textId="77777777" w:rsidR="006B1E66" w:rsidRPr="000F5B8B" w:rsidRDefault="006B1E66">
      <w:pPr>
        <w:spacing w:line="360" w:lineRule="auto"/>
        <w:rPr>
          <w:lang w:val="pt-BR"/>
        </w:rPr>
      </w:pPr>
    </w:p>
    <w:p w14:paraId="62BCDA16" w14:textId="77777777" w:rsidR="006B1E66" w:rsidRPr="000F5B8B" w:rsidRDefault="00CC3326">
      <w:pPr>
        <w:spacing w:line="360" w:lineRule="auto"/>
        <w:jc w:val="center"/>
        <w:rPr>
          <w:lang w:val="pt-BR"/>
        </w:rPr>
      </w:pPr>
      <w:r>
        <w:rPr>
          <w:lang w:val="pt-BR"/>
        </w:rPr>
        <w:t>SÃO PAULO</w:t>
      </w:r>
    </w:p>
    <w:p w14:paraId="02077A74" w14:textId="77777777" w:rsidR="006B1E66" w:rsidRPr="000F5B8B" w:rsidRDefault="00CC3326">
      <w:pPr>
        <w:spacing w:line="360" w:lineRule="auto"/>
        <w:jc w:val="center"/>
        <w:rPr>
          <w:lang w:val="pt-BR"/>
        </w:rPr>
      </w:pPr>
      <w:r>
        <w:rPr>
          <w:lang w:val="pt-BR"/>
        </w:rPr>
        <w:t>2026</w:t>
      </w:r>
    </w:p>
    <w:p w14:paraId="73F15C4D" w14:textId="77777777" w:rsidR="006B1E66" w:rsidRPr="000F5B8B" w:rsidRDefault="00CC3326">
      <w:pPr>
        <w:rPr>
          <w:lang w:val="pt-BR"/>
        </w:rPr>
      </w:pPr>
      <w:r>
        <w:rPr>
          <w:lang w:val="pt-BR"/>
        </w:rPr>
        <w:br w:type="page"/>
      </w:r>
    </w:p>
    <w:p w14:paraId="0D6EDD9B" w14:textId="77777777" w:rsidR="006B1E66" w:rsidRPr="000F5B8B" w:rsidRDefault="00CC3326">
      <w:pPr>
        <w:spacing w:line="360" w:lineRule="auto"/>
        <w:jc w:val="center"/>
        <w:rPr>
          <w:lang w:val="pt-BR"/>
        </w:rPr>
      </w:pPr>
      <w:r>
        <w:rPr>
          <w:lang w:val="pt-BR"/>
        </w:rPr>
        <w:lastRenderedPageBreak/>
        <w:t>BRUNO BONAVIGO DACAL – N309EC4</w:t>
      </w:r>
    </w:p>
    <w:p w14:paraId="71382F70" w14:textId="77777777" w:rsidR="006B1E66" w:rsidRPr="000F5B8B" w:rsidRDefault="00CC3326">
      <w:pPr>
        <w:spacing w:line="360" w:lineRule="auto"/>
        <w:jc w:val="center"/>
        <w:rPr>
          <w:lang w:val="pt-BR"/>
        </w:rPr>
      </w:pPr>
      <w:r>
        <w:rPr>
          <w:lang w:val="pt-BR"/>
        </w:rPr>
        <w:t>LUCAS DE ARAUJO VERGARA – N090758</w:t>
      </w:r>
    </w:p>
    <w:p w14:paraId="1380DB5E" w14:textId="77777777" w:rsidR="006B1E66" w:rsidRPr="000F5B8B" w:rsidRDefault="00CC3326">
      <w:pPr>
        <w:spacing w:line="360" w:lineRule="auto"/>
        <w:jc w:val="center"/>
        <w:rPr>
          <w:lang w:val="pt-BR"/>
        </w:rPr>
      </w:pPr>
      <w:r>
        <w:rPr>
          <w:lang w:val="pt-BR"/>
        </w:rPr>
        <w:t>VITOR OLIVEIRA DOS SANTOS – N083DG1</w:t>
      </w:r>
    </w:p>
    <w:p w14:paraId="516C6C68" w14:textId="77777777" w:rsidR="006B1E66" w:rsidRPr="000F5B8B" w:rsidRDefault="006B1E66">
      <w:pPr>
        <w:spacing w:line="360" w:lineRule="auto"/>
        <w:rPr>
          <w:lang w:val="pt-BR"/>
        </w:rPr>
      </w:pPr>
    </w:p>
    <w:p w14:paraId="4787A1A8" w14:textId="77777777" w:rsidR="006B1E66" w:rsidRPr="000F5B8B" w:rsidRDefault="006B1E66">
      <w:pPr>
        <w:spacing w:line="360" w:lineRule="auto"/>
        <w:rPr>
          <w:lang w:val="pt-BR"/>
        </w:rPr>
      </w:pPr>
    </w:p>
    <w:p w14:paraId="395175A2" w14:textId="77777777" w:rsidR="006B1E66" w:rsidRPr="000F5B8B" w:rsidRDefault="006B1E66">
      <w:pPr>
        <w:spacing w:line="360" w:lineRule="auto"/>
        <w:rPr>
          <w:lang w:val="pt-BR"/>
        </w:rPr>
      </w:pPr>
    </w:p>
    <w:p w14:paraId="051AAC42" w14:textId="77777777" w:rsidR="006B1E66" w:rsidRPr="000F5B8B" w:rsidRDefault="006B1E66">
      <w:pPr>
        <w:spacing w:line="360" w:lineRule="auto"/>
        <w:rPr>
          <w:lang w:val="pt-BR"/>
        </w:rPr>
      </w:pPr>
    </w:p>
    <w:p w14:paraId="6B4F22BC" w14:textId="77777777" w:rsidR="006B1E66" w:rsidRPr="000F5B8B" w:rsidRDefault="006B1E66">
      <w:pPr>
        <w:spacing w:line="360" w:lineRule="auto"/>
        <w:rPr>
          <w:lang w:val="pt-BR"/>
        </w:rPr>
      </w:pPr>
    </w:p>
    <w:p w14:paraId="55F4806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FEFD8CD" w14:textId="77777777" w:rsidR="006B1E66" w:rsidRPr="000F5B8B" w:rsidRDefault="006B1E66">
      <w:pPr>
        <w:spacing w:line="360" w:lineRule="auto"/>
        <w:rPr>
          <w:lang w:val="pt-BR"/>
        </w:rPr>
      </w:pPr>
    </w:p>
    <w:p w14:paraId="4F5CE5F9" w14:textId="77777777" w:rsidR="006B1E66" w:rsidRPr="000F5B8B" w:rsidRDefault="006B1E66">
      <w:pPr>
        <w:spacing w:line="360" w:lineRule="auto"/>
        <w:rPr>
          <w:lang w:val="pt-BR"/>
        </w:rPr>
      </w:pPr>
    </w:p>
    <w:p w14:paraId="39EF4F75" w14:textId="77777777" w:rsidR="006B1E66" w:rsidRPr="000F5B8B" w:rsidRDefault="006B1E66">
      <w:pPr>
        <w:spacing w:line="360" w:lineRule="auto"/>
        <w:rPr>
          <w:lang w:val="pt-BR"/>
        </w:rPr>
      </w:pPr>
    </w:p>
    <w:p w14:paraId="2CC818B7"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1368FCD3" w14:textId="77777777" w:rsidR="006B1E66" w:rsidRPr="000F5B8B" w:rsidRDefault="006B1E66">
      <w:pPr>
        <w:spacing w:line="360" w:lineRule="auto"/>
        <w:rPr>
          <w:lang w:val="pt-BR"/>
        </w:rPr>
      </w:pPr>
    </w:p>
    <w:p w14:paraId="3DB7E40C" w14:textId="77777777" w:rsidR="006B1E66" w:rsidRPr="000F5B8B" w:rsidRDefault="00CC3326">
      <w:pPr>
        <w:ind w:left="4536"/>
        <w:rPr>
          <w:lang w:val="pt-BR"/>
        </w:rPr>
      </w:pPr>
      <w:r>
        <w:rPr>
          <w:lang w:val="pt-BR"/>
        </w:rPr>
        <w:t>Orientador: Prof. Marco Gomes</w:t>
      </w:r>
    </w:p>
    <w:p w14:paraId="52B47F71" w14:textId="77777777" w:rsidR="006B1E66" w:rsidRPr="000F5B8B" w:rsidRDefault="006B1E66">
      <w:pPr>
        <w:spacing w:line="360" w:lineRule="auto"/>
        <w:rPr>
          <w:lang w:val="pt-BR"/>
        </w:rPr>
      </w:pPr>
    </w:p>
    <w:p w14:paraId="7189FF25" w14:textId="77777777" w:rsidR="006B1E66" w:rsidRPr="000F5B8B" w:rsidRDefault="006B1E66">
      <w:pPr>
        <w:spacing w:line="360" w:lineRule="auto"/>
        <w:rPr>
          <w:lang w:val="pt-BR"/>
        </w:rPr>
      </w:pPr>
    </w:p>
    <w:p w14:paraId="560E1A43" w14:textId="77777777" w:rsidR="006B1E66" w:rsidRPr="000F5B8B" w:rsidRDefault="006B1E66">
      <w:pPr>
        <w:spacing w:line="360" w:lineRule="auto"/>
        <w:rPr>
          <w:lang w:val="pt-BR"/>
        </w:rPr>
      </w:pPr>
    </w:p>
    <w:p w14:paraId="761264DD" w14:textId="77777777" w:rsidR="006B1E66" w:rsidRPr="000F5B8B" w:rsidRDefault="006B1E66">
      <w:pPr>
        <w:spacing w:line="360" w:lineRule="auto"/>
        <w:rPr>
          <w:lang w:val="pt-BR"/>
        </w:rPr>
      </w:pPr>
    </w:p>
    <w:p w14:paraId="3AB45B09" w14:textId="77777777" w:rsidR="006B1E66" w:rsidRPr="000F5B8B" w:rsidRDefault="006B1E66">
      <w:pPr>
        <w:spacing w:line="360" w:lineRule="auto"/>
        <w:rPr>
          <w:lang w:val="pt-BR"/>
        </w:rPr>
      </w:pPr>
    </w:p>
    <w:p w14:paraId="34153FB6" w14:textId="77777777" w:rsidR="006B1E66" w:rsidRPr="000F5B8B" w:rsidRDefault="006B1E66">
      <w:pPr>
        <w:spacing w:line="360" w:lineRule="auto"/>
        <w:rPr>
          <w:lang w:val="pt-BR"/>
        </w:rPr>
      </w:pPr>
    </w:p>
    <w:p w14:paraId="2E3A01FC" w14:textId="77777777" w:rsidR="006B1E66" w:rsidRPr="000F5B8B" w:rsidRDefault="006B1E66">
      <w:pPr>
        <w:spacing w:line="360" w:lineRule="auto"/>
        <w:rPr>
          <w:lang w:val="pt-BR"/>
        </w:rPr>
      </w:pPr>
    </w:p>
    <w:p w14:paraId="026AE45C" w14:textId="77777777" w:rsidR="006B1E66" w:rsidRPr="000F5B8B" w:rsidRDefault="006B1E66">
      <w:pPr>
        <w:spacing w:line="360" w:lineRule="auto"/>
        <w:rPr>
          <w:lang w:val="pt-BR"/>
        </w:rPr>
      </w:pPr>
    </w:p>
    <w:p w14:paraId="59C75FA8" w14:textId="77777777" w:rsidR="006B1E66" w:rsidRPr="000F5B8B" w:rsidRDefault="00CC3326">
      <w:pPr>
        <w:spacing w:line="360" w:lineRule="auto"/>
        <w:jc w:val="center"/>
        <w:rPr>
          <w:lang w:val="pt-BR"/>
        </w:rPr>
      </w:pPr>
      <w:r>
        <w:rPr>
          <w:lang w:val="pt-BR"/>
        </w:rPr>
        <w:t>SÃO PAULO</w:t>
      </w:r>
    </w:p>
    <w:p w14:paraId="50AD9FC0" w14:textId="77777777" w:rsidR="006B1E66" w:rsidRPr="000F5B8B" w:rsidRDefault="00CC3326">
      <w:pPr>
        <w:spacing w:line="360" w:lineRule="auto"/>
        <w:jc w:val="center"/>
        <w:rPr>
          <w:lang w:val="pt-BR"/>
        </w:rPr>
      </w:pPr>
      <w:r>
        <w:rPr>
          <w:lang w:val="pt-BR"/>
        </w:rPr>
        <w:t>2026</w:t>
      </w:r>
    </w:p>
    <w:p w14:paraId="2FD672ED" w14:textId="77777777" w:rsidR="006B1E66" w:rsidRDefault="00CC3326">
      <w:pPr>
        <w:rPr>
          <w:lang w:val="pt-BR"/>
        </w:rPr>
      </w:pPr>
      <w:r>
        <w:rPr>
          <w:lang w:val="pt-BR"/>
        </w:rPr>
        <w:br w:type="page"/>
      </w:r>
    </w:p>
    <w:p w14:paraId="5103B055" w14:textId="77777777" w:rsidR="00E01C3A" w:rsidRDefault="00CC3326">
      <w:pPr>
        <w:spacing w:after="480"/>
        <w:jc w:val="center"/>
        <w:rPr>
          <w:b/>
          <w:bCs/>
          <w:lang w:val="pt-BR"/>
        </w:rPr>
      </w:pPr>
      <w:r>
        <w:rPr>
          <w:b/>
          <w:bCs/>
          <w:lang w:val="pt-BR"/>
        </w:rPr>
        <w:lastRenderedPageBreak/>
        <w:t>RESUMO</w:t>
      </w:r>
    </w:p>
    <w:p w14:paraId="15909C9A"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67D46CC0"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B5CF36A" w14:textId="77777777" w:rsidR="00E01C3A" w:rsidRDefault="00CC3326">
      <w:pPr>
        <w:rPr>
          <w:lang w:val="pt-BR"/>
        </w:rPr>
      </w:pPr>
      <w:r>
        <w:rPr>
          <w:lang w:val="pt-BR"/>
        </w:rPr>
        <w:br w:type="page"/>
      </w:r>
    </w:p>
    <w:p w14:paraId="17F31868" w14:textId="77777777" w:rsidR="00E01C3A" w:rsidRPr="002F1978" w:rsidRDefault="00CC3326">
      <w:pPr>
        <w:spacing w:after="480"/>
        <w:jc w:val="center"/>
        <w:rPr>
          <w:b/>
          <w:bCs/>
        </w:rPr>
      </w:pPr>
      <w:r w:rsidRPr="002F1978">
        <w:rPr>
          <w:b/>
          <w:bCs/>
        </w:rPr>
        <w:lastRenderedPageBreak/>
        <w:t>ABSTRACT</w:t>
      </w:r>
    </w:p>
    <w:p w14:paraId="63FBFAA9"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p>
    <w:p w14:paraId="54CC1E07" w14:textId="77777777" w:rsidR="00E01C3A" w:rsidRPr="00CE1B46" w:rsidRDefault="00CC3326">
      <w:pPr>
        <w:spacing w:after="240"/>
        <w:jc w:val="both"/>
      </w:pPr>
      <w:r>
        <w:rPr>
          <w:b/>
          <w:bCs/>
        </w:rPr>
        <w:t xml:space="preserve">Keywords: </w:t>
      </w:r>
      <w:r>
        <w:t>street lighting; remote management; Internet of Things; fuzzy logic; smart cities.</w:t>
      </w:r>
    </w:p>
    <w:p w14:paraId="35A8DD51" w14:textId="77777777" w:rsidR="00E01C3A" w:rsidRPr="00CE1B46" w:rsidRDefault="00CC3326">
      <w:r>
        <w:br w:type="page"/>
      </w:r>
    </w:p>
    <w:p w14:paraId="2A3F400C" w14:textId="77777777" w:rsidR="00E01C3A" w:rsidRDefault="00CC3326">
      <w:pPr>
        <w:spacing w:after="480"/>
        <w:jc w:val="center"/>
        <w:rPr>
          <w:b/>
          <w:bCs/>
          <w:lang w:val="pt-BR"/>
        </w:rPr>
      </w:pPr>
      <w:r>
        <w:rPr>
          <w:b/>
          <w:bCs/>
          <w:lang w:val="pt-BR"/>
        </w:rPr>
        <w:lastRenderedPageBreak/>
        <w:t>LISTA DE QUADROS</w:t>
      </w:r>
    </w:p>
    <w:p w14:paraId="5725C110" w14:textId="60DA21EB"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5E6C65A4" w14:textId="5663B4B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7F8434D1" w14:textId="5580C55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0DEB39E1" w14:textId="1EBCC13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4181B46" w14:textId="105D3D8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7BDAF82F" w14:textId="1EE51D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1A702647" w14:textId="7D17448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5B79275E" w14:textId="0D5919DF"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51E8161E" w14:textId="3BBE4B1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4FA555FD" w14:textId="3B69812D"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14E0A3A1" w14:textId="212C174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08F20D5E" w14:textId="07EFA788"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48F77343" w14:textId="22E2044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580DC04F" w14:textId="3CA4A1B9"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29770EA" w14:textId="47C2D6C1"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26D38F29" w14:textId="04945056"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1D27DCAE" w14:textId="07DBAB4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1D49CF50" w14:textId="570BC88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33A2EA35" w14:textId="41A6101C"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0BFFCB4C" w14:textId="0CC635F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46CB4" w14:textId="6F26E67E" w:rsidR="00724418" w:rsidRPr="00430DB3" w:rsidRDefault="008D0833">
      <w:pPr>
        <w:tabs>
          <w:tab w:val="right" w:leader="dot" w:pos="9071"/>
        </w:tabs>
        <w:spacing w:after="100"/>
        <w:rPr>
          <w:lang w:val="pt-BR"/>
        </w:rPr>
      </w:pPr>
      <w:r>
        <w:rPr>
          <w:lang w:val="pt-BR"/>
        </w:rPr>
        <w:fldChar w:fldCharType="end"/>
      </w:r>
    </w:p>
    <w:p w14:paraId="777B325E" w14:textId="77777777" w:rsidR="00E01C3A" w:rsidRDefault="00CC3326">
      <w:pPr>
        <w:rPr>
          <w:lang w:val="pt-BR"/>
        </w:rPr>
      </w:pPr>
      <w:r>
        <w:rPr>
          <w:lang w:val="pt-BR"/>
        </w:rPr>
        <w:br w:type="page"/>
      </w:r>
    </w:p>
    <w:p w14:paraId="4C483F74" w14:textId="77777777" w:rsidR="00E01C3A" w:rsidRDefault="00CC3326">
      <w:pPr>
        <w:spacing w:after="480"/>
        <w:jc w:val="center"/>
        <w:rPr>
          <w:b/>
          <w:bCs/>
          <w:lang w:val="pt-BR"/>
        </w:rPr>
      </w:pPr>
      <w:r>
        <w:rPr>
          <w:b/>
          <w:bCs/>
          <w:lang w:val="pt-BR"/>
        </w:rPr>
        <w:lastRenderedPageBreak/>
        <w:t>LISTA DE FIGURAS</w:t>
      </w:r>
    </w:p>
    <w:p w14:paraId="67934525" w14:textId="6F909E12"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17D0935B" w14:textId="7F8FCFF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37B1C7A7" w14:textId="3DE0A47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3A4510FC" w14:textId="5F30B11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06A959AF" w14:textId="03B527C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29E242A7" w14:textId="616813A3"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6823BD5C" w14:textId="003D459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3E245135" w14:textId="302ADC75"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124C2F7B" w14:textId="1035A97E"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0FC63144" w14:textId="1380475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415CBE4B" w14:textId="445ACB2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7A471A7" w14:textId="1DFD0CC1" w:rsidR="00044D5A" w:rsidRPr="008C0B6A" w:rsidRDefault="008D0833">
      <w:pPr>
        <w:tabs>
          <w:tab w:val="right" w:leader="dot" w:pos="9071"/>
        </w:tabs>
        <w:spacing w:after="100"/>
        <w:rPr>
          <w:lang w:val="pt-BR"/>
        </w:rPr>
      </w:pPr>
      <w:r>
        <w:rPr>
          <w:lang w:val="pt-BR"/>
        </w:rPr>
        <w:fldChar w:fldCharType="end"/>
      </w:r>
    </w:p>
    <w:p w14:paraId="3AA8DEC0" w14:textId="77777777" w:rsidR="00E01C3A" w:rsidRDefault="00CC3326">
      <w:pPr>
        <w:rPr>
          <w:lang w:val="pt-BR"/>
        </w:rPr>
      </w:pPr>
      <w:r>
        <w:rPr>
          <w:lang w:val="pt-BR"/>
        </w:rPr>
        <w:br w:type="page"/>
      </w:r>
    </w:p>
    <w:p w14:paraId="7B763660" w14:textId="77777777" w:rsidR="00D97550" w:rsidRPr="00C708F0" w:rsidRDefault="00285AB3">
      <w:pPr>
        <w:spacing w:after="480"/>
        <w:jc w:val="center"/>
        <w:rPr>
          <w:lang w:val="pt-BR"/>
        </w:rPr>
      </w:pPr>
      <w:r>
        <w:rPr>
          <w:b/>
          <w:bCs/>
          <w:lang w:val="pt-BR"/>
        </w:rPr>
        <w:lastRenderedPageBreak/>
        <w:t>LISTA DE TABELAS</w:t>
      </w:r>
    </w:p>
    <w:p w14:paraId="6F712C4D" w14:textId="29F3A933"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63BD7923" w14:textId="64CE9BEB"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6DD2022" w14:textId="72A09ED0"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1C26B230" w14:textId="7B40AD3A"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4FE8D75" w14:textId="138E9C67" w:rsidR="00D97550" w:rsidRDefault="008D0833">
      <w:pPr>
        <w:tabs>
          <w:tab w:val="right" w:leader="dot" w:pos="9071"/>
        </w:tabs>
        <w:spacing w:after="100"/>
        <w:rPr>
          <w:lang w:val="pt-BR"/>
        </w:rPr>
      </w:pPr>
      <w:r>
        <w:rPr>
          <w:lang w:val="pt-BR"/>
        </w:rPr>
        <w:fldChar w:fldCharType="end"/>
      </w:r>
    </w:p>
    <w:p w14:paraId="4DE3B3A1" w14:textId="77777777" w:rsidR="002F1978" w:rsidRDefault="002F1978">
      <w:pPr>
        <w:tabs>
          <w:tab w:val="right" w:leader="dot" w:pos="9071"/>
        </w:tabs>
        <w:spacing w:after="100"/>
        <w:rPr>
          <w:lang w:val="pt-BR"/>
        </w:rPr>
      </w:pPr>
    </w:p>
    <w:p w14:paraId="445C27A5" w14:textId="77777777" w:rsidR="002F1978" w:rsidRDefault="002F1978">
      <w:pPr>
        <w:tabs>
          <w:tab w:val="right" w:leader="dot" w:pos="9071"/>
        </w:tabs>
        <w:spacing w:after="100"/>
        <w:rPr>
          <w:lang w:val="pt-BR"/>
        </w:rPr>
      </w:pPr>
    </w:p>
    <w:p w14:paraId="59F3EE63" w14:textId="77777777" w:rsidR="002F1978" w:rsidRDefault="002F1978">
      <w:pPr>
        <w:tabs>
          <w:tab w:val="right" w:leader="dot" w:pos="9071"/>
        </w:tabs>
        <w:spacing w:after="100"/>
        <w:rPr>
          <w:lang w:val="pt-BR"/>
        </w:rPr>
      </w:pPr>
    </w:p>
    <w:p w14:paraId="5B9AE88C" w14:textId="77777777" w:rsidR="002F1978" w:rsidRDefault="002F1978">
      <w:pPr>
        <w:tabs>
          <w:tab w:val="right" w:leader="dot" w:pos="9071"/>
        </w:tabs>
        <w:spacing w:after="100"/>
        <w:rPr>
          <w:lang w:val="pt-BR"/>
        </w:rPr>
      </w:pPr>
    </w:p>
    <w:p w14:paraId="5F4D3FA0" w14:textId="77777777" w:rsidR="002F1978" w:rsidRDefault="002F1978">
      <w:pPr>
        <w:tabs>
          <w:tab w:val="right" w:leader="dot" w:pos="9071"/>
        </w:tabs>
        <w:spacing w:after="100"/>
        <w:rPr>
          <w:lang w:val="pt-BR"/>
        </w:rPr>
      </w:pPr>
    </w:p>
    <w:p w14:paraId="4FB3FDDC" w14:textId="77777777" w:rsidR="002F1978" w:rsidRDefault="002F1978">
      <w:pPr>
        <w:tabs>
          <w:tab w:val="right" w:leader="dot" w:pos="9071"/>
        </w:tabs>
        <w:spacing w:after="100"/>
        <w:rPr>
          <w:lang w:val="pt-BR"/>
        </w:rPr>
      </w:pPr>
    </w:p>
    <w:p w14:paraId="03E67A60" w14:textId="77777777" w:rsidR="002F1978" w:rsidRDefault="002F1978">
      <w:pPr>
        <w:tabs>
          <w:tab w:val="right" w:leader="dot" w:pos="9071"/>
        </w:tabs>
        <w:spacing w:after="100"/>
        <w:rPr>
          <w:lang w:val="pt-BR"/>
        </w:rPr>
      </w:pPr>
    </w:p>
    <w:p w14:paraId="351AEEF1" w14:textId="77777777" w:rsidR="002F1978" w:rsidRDefault="002F1978">
      <w:pPr>
        <w:tabs>
          <w:tab w:val="right" w:leader="dot" w:pos="9071"/>
        </w:tabs>
        <w:spacing w:after="100"/>
        <w:rPr>
          <w:lang w:val="pt-BR"/>
        </w:rPr>
      </w:pPr>
    </w:p>
    <w:p w14:paraId="62F50ED5" w14:textId="77777777" w:rsidR="002F1978" w:rsidRDefault="002F1978">
      <w:pPr>
        <w:tabs>
          <w:tab w:val="right" w:leader="dot" w:pos="9071"/>
        </w:tabs>
        <w:spacing w:after="100"/>
        <w:rPr>
          <w:lang w:val="pt-BR"/>
        </w:rPr>
      </w:pPr>
    </w:p>
    <w:p w14:paraId="2FC2001A" w14:textId="77777777" w:rsidR="002F1978" w:rsidRDefault="002F1978">
      <w:pPr>
        <w:tabs>
          <w:tab w:val="right" w:leader="dot" w:pos="9071"/>
        </w:tabs>
        <w:spacing w:after="100"/>
        <w:rPr>
          <w:lang w:val="pt-BR"/>
        </w:rPr>
      </w:pPr>
    </w:p>
    <w:p w14:paraId="254F2B67" w14:textId="77777777" w:rsidR="002F1978" w:rsidRDefault="002F1978">
      <w:pPr>
        <w:tabs>
          <w:tab w:val="right" w:leader="dot" w:pos="9071"/>
        </w:tabs>
        <w:spacing w:after="100"/>
        <w:rPr>
          <w:lang w:val="pt-BR"/>
        </w:rPr>
      </w:pPr>
    </w:p>
    <w:p w14:paraId="752FF64A" w14:textId="77777777" w:rsidR="002F1978" w:rsidRDefault="002F1978">
      <w:pPr>
        <w:tabs>
          <w:tab w:val="right" w:leader="dot" w:pos="9071"/>
        </w:tabs>
        <w:spacing w:after="100"/>
        <w:rPr>
          <w:lang w:val="pt-BR"/>
        </w:rPr>
      </w:pPr>
    </w:p>
    <w:p w14:paraId="7BBA1C26" w14:textId="77777777" w:rsidR="002F1978" w:rsidRDefault="002F1978">
      <w:pPr>
        <w:tabs>
          <w:tab w:val="right" w:leader="dot" w:pos="9071"/>
        </w:tabs>
        <w:spacing w:after="100"/>
        <w:rPr>
          <w:lang w:val="pt-BR"/>
        </w:rPr>
      </w:pPr>
    </w:p>
    <w:p w14:paraId="272F6321" w14:textId="77777777" w:rsidR="002F1978" w:rsidRDefault="002F1978">
      <w:pPr>
        <w:tabs>
          <w:tab w:val="right" w:leader="dot" w:pos="9071"/>
        </w:tabs>
        <w:spacing w:after="100"/>
        <w:rPr>
          <w:lang w:val="pt-BR"/>
        </w:rPr>
      </w:pPr>
    </w:p>
    <w:p w14:paraId="2D4B67A7" w14:textId="77777777" w:rsidR="002F1978" w:rsidRDefault="002F1978">
      <w:pPr>
        <w:tabs>
          <w:tab w:val="right" w:leader="dot" w:pos="9071"/>
        </w:tabs>
        <w:spacing w:after="100"/>
        <w:rPr>
          <w:lang w:val="pt-BR"/>
        </w:rPr>
      </w:pPr>
    </w:p>
    <w:p w14:paraId="29538391" w14:textId="77777777" w:rsidR="002F1978" w:rsidRDefault="002F1978">
      <w:pPr>
        <w:tabs>
          <w:tab w:val="right" w:leader="dot" w:pos="9071"/>
        </w:tabs>
        <w:spacing w:after="100"/>
        <w:rPr>
          <w:lang w:val="pt-BR"/>
        </w:rPr>
      </w:pPr>
    </w:p>
    <w:p w14:paraId="6DE8F008" w14:textId="77777777" w:rsidR="002F1978" w:rsidRDefault="002F1978">
      <w:pPr>
        <w:tabs>
          <w:tab w:val="right" w:leader="dot" w:pos="9071"/>
        </w:tabs>
        <w:spacing w:after="100"/>
        <w:rPr>
          <w:lang w:val="pt-BR"/>
        </w:rPr>
      </w:pPr>
    </w:p>
    <w:p w14:paraId="5C9B807A" w14:textId="77777777" w:rsidR="002F1978" w:rsidRDefault="002F1978">
      <w:pPr>
        <w:tabs>
          <w:tab w:val="right" w:leader="dot" w:pos="9071"/>
        </w:tabs>
        <w:spacing w:after="100"/>
        <w:rPr>
          <w:lang w:val="pt-BR"/>
        </w:rPr>
      </w:pPr>
    </w:p>
    <w:p w14:paraId="1972E025" w14:textId="77777777" w:rsidR="002F1978" w:rsidRDefault="002F1978">
      <w:pPr>
        <w:tabs>
          <w:tab w:val="right" w:leader="dot" w:pos="9071"/>
        </w:tabs>
        <w:spacing w:after="100"/>
        <w:rPr>
          <w:lang w:val="pt-BR"/>
        </w:rPr>
      </w:pPr>
    </w:p>
    <w:p w14:paraId="12933828" w14:textId="77777777" w:rsidR="002F1978" w:rsidRDefault="002F1978">
      <w:pPr>
        <w:tabs>
          <w:tab w:val="right" w:leader="dot" w:pos="9071"/>
        </w:tabs>
        <w:spacing w:after="100"/>
        <w:rPr>
          <w:lang w:val="pt-BR"/>
        </w:rPr>
      </w:pPr>
    </w:p>
    <w:p w14:paraId="450D6214" w14:textId="77777777" w:rsidR="002F1978" w:rsidRDefault="002F1978">
      <w:pPr>
        <w:tabs>
          <w:tab w:val="right" w:leader="dot" w:pos="9071"/>
        </w:tabs>
        <w:spacing w:after="100"/>
        <w:rPr>
          <w:lang w:val="pt-BR"/>
        </w:rPr>
      </w:pPr>
    </w:p>
    <w:p w14:paraId="031AEB02" w14:textId="77777777" w:rsidR="002F1978" w:rsidRDefault="002F1978">
      <w:pPr>
        <w:tabs>
          <w:tab w:val="right" w:leader="dot" w:pos="9071"/>
        </w:tabs>
        <w:spacing w:after="100"/>
        <w:rPr>
          <w:lang w:val="pt-BR"/>
        </w:rPr>
      </w:pPr>
    </w:p>
    <w:p w14:paraId="006F4B14" w14:textId="77777777" w:rsidR="002F1978" w:rsidRDefault="002F1978">
      <w:pPr>
        <w:tabs>
          <w:tab w:val="right" w:leader="dot" w:pos="9071"/>
        </w:tabs>
        <w:spacing w:after="100"/>
        <w:rPr>
          <w:lang w:val="pt-BR"/>
        </w:rPr>
      </w:pPr>
    </w:p>
    <w:p w14:paraId="3BE44DDE" w14:textId="77777777" w:rsidR="002F1978" w:rsidRDefault="002F1978">
      <w:pPr>
        <w:tabs>
          <w:tab w:val="right" w:leader="dot" w:pos="9071"/>
        </w:tabs>
        <w:spacing w:after="100"/>
        <w:rPr>
          <w:lang w:val="pt-BR"/>
        </w:rPr>
      </w:pPr>
    </w:p>
    <w:p w14:paraId="5A22FFEF" w14:textId="77777777" w:rsidR="002F1978" w:rsidRDefault="002F1978">
      <w:pPr>
        <w:tabs>
          <w:tab w:val="right" w:leader="dot" w:pos="9071"/>
        </w:tabs>
        <w:spacing w:after="100"/>
        <w:rPr>
          <w:lang w:val="pt-BR"/>
        </w:rPr>
      </w:pPr>
    </w:p>
    <w:p w14:paraId="131215D2" w14:textId="77777777" w:rsidR="002F1978" w:rsidRDefault="002F1978">
      <w:pPr>
        <w:tabs>
          <w:tab w:val="right" w:leader="dot" w:pos="9071"/>
        </w:tabs>
        <w:spacing w:after="100"/>
        <w:rPr>
          <w:lang w:val="pt-BR"/>
        </w:rPr>
      </w:pPr>
    </w:p>
    <w:p w14:paraId="056DF6D6" w14:textId="77777777" w:rsidR="002F1978" w:rsidRDefault="002F1978">
      <w:pPr>
        <w:tabs>
          <w:tab w:val="right" w:leader="dot" w:pos="9071"/>
        </w:tabs>
        <w:spacing w:after="100"/>
        <w:rPr>
          <w:lang w:val="pt-BR"/>
        </w:rPr>
      </w:pPr>
    </w:p>
    <w:p w14:paraId="394EEDB6" w14:textId="77777777" w:rsidR="000814A7" w:rsidRPr="00C708F0" w:rsidRDefault="000814A7">
      <w:pPr>
        <w:tabs>
          <w:tab w:val="right" w:leader="dot" w:pos="9071"/>
        </w:tabs>
        <w:spacing w:after="100"/>
        <w:rPr>
          <w:lang w:val="pt-BR"/>
        </w:rPr>
      </w:pPr>
    </w:p>
    <w:p w14:paraId="4485963F" w14:textId="77777777" w:rsidR="00D97550" w:rsidRPr="00C708F0" w:rsidRDefault="00D97550">
      <w:pPr>
        <w:rPr>
          <w:lang w:val="pt-BR"/>
        </w:rPr>
      </w:pPr>
    </w:p>
    <w:p w14:paraId="53E1D96F" w14:textId="77777777" w:rsidR="000F5B8B" w:rsidRPr="000F5B8B" w:rsidRDefault="000F5B8B" w:rsidP="000F5B8B">
      <w:pPr>
        <w:jc w:val="center"/>
        <w:rPr>
          <w:b/>
          <w:bCs/>
          <w:lang w:val="pt-BR"/>
        </w:rPr>
      </w:pPr>
      <w:r>
        <w:rPr>
          <w:b/>
          <w:bCs/>
          <w:lang w:val="pt-BR"/>
        </w:rPr>
        <w:lastRenderedPageBreak/>
        <w:t>SUMÁRIO</w:t>
      </w:r>
    </w:p>
    <w:p w14:paraId="1A5F5C6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768B688" w14:textId="77777777" w:rsidR="00E01C3A" w:rsidRDefault="00E01C3A">
          <w:pPr>
            <w:pStyle w:val="TOCHeading"/>
          </w:pPr>
        </w:p>
        <w:p w14:paraId="74232687" w14:textId="7633854B"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0389FCF6" w14:textId="1C993AC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FBA1CD7" w14:textId="4EA1E13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1F15C25" w14:textId="55E915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2368AA78" w14:textId="721183D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01608BD3" w14:textId="5ED34B0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6FE0DA0B" w14:textId="0AFAEEE0"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2019C146" w14:textId="49A167F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17186164" w14:textId="28566A8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1D5CED55" w14:textId="645054F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11098B9B" w14:textId="2FB9BC3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63D75DA" w14:textId="63BFCC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6EDEFD0A" w14:textId="199CE3B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B9E6875" w14:textId="3E9653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71A4C37" w14:textId="0C52A6A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16EA8943" w14:textId="4C7120C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3EA09A6B" w14:textId="3009A80E"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3250D4DC" w14:textId="54C8CE91"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6202DB87" w14:textId="1DAA0D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22ACC18E" w14:textId="2EE286E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588A338F" w14:textId="78E1C6B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48E8E006" w14:textId="5A904DB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28E70F50" w14:textId="6F31964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43432E54" w14:textId="31920F4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3552430" w14:textId="61276695"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7459E67A" w14:textId="2A0F31CF"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37EBDA7F" w14:textId="44EB9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6E2A1493" w14:textId="1C110A8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5F642E75" w14:textId="07AAFEE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1571D71" w14:textId="54EF0486"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261130D9" w14:textId="7B84F46D"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7C8BC288" w14:textId="7B5B68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18B2C31C" w14:textId="3ABFCD3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1CF3CBA3" w14:textId="311C5328"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4FD7E41C" w14:textId="217F3D1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2856F358" w14:textId="0EFA9DC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2AC24366" w14:textId="5DBA188F"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79A05E04" w14:textId="73F74C4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1843C7FA" w14:textId="3D88F26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7B5B737F" w14:textId="1C7AE9A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7E6AB962" w14:textId="0ACAC55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5F56D451" w14:textId="5F30EDAA"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211C2109" w14:textId="58DEAE9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4F2C288A" w14:textId="2BDA9676"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6C1C20E7" w14:textId="34BC3739"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0E2737E8" w14:textId="02BCDF9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119867AC" w14:textId="125CA03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1ECDE14A" w14:textId="21244984"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5B48A960" w14:textId="0F6BA3A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0D96AB62" w14:textId="67DA4D5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68398A78" w14:textId="137442A4"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0281FC75" w14:textId="58D22B82"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4FBEC655" w14:textId="3ECA3ADD"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4CB7CB3" w14:textId="2E4232E2"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6D7BDD5B" w14:textId="675F416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43E7CF57" w14:textId="4EB38C0E"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2F0A0A02" w14:textId="7313407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2F2EBA8E" w14:textId="4ECF4DDC"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2EB7AC88" w14:textId="2A542B4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5762BA2B" w14:textId="60812485"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018CD885" w14:textId="514506EC"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135B1214" w14:textId="60E3DBEB"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27D13FBE" w14:textId="5352D37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21871D07" w14:textId="2636E10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57714BD4" w14:textId="4390A814"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3076E1A4" w14:textId="77BEFBD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5BBB15A9" w14:textId="7E22E4E3"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33AE05E" w14:textId="5AAC0AF9"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74BE462B" w14:textId="1CDD44ED"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296DF86" w14:textId="65910EA2"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w:t>
            </w:r>
            <w:r w:rsidRPr="009A1BEE">
              <w:rPr>
                <w:rStyle w:val="Hyperlink"/>
                <w:noProof/>
                <w:lang w:val="pt-BR"/>
              </w:rPr>
              <w:lastRenderedPageBreak/>
              <w:t>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3109F3EB" w14:textId="43786C25"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65DF48D9" w14:textId="200A647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41FA9BCD" w14:textId="76F16FC1"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4637E1B0" w14:textId="25439F28"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68D9EB16" w14:textId="0C533F20"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B1C9625" w14:textId="3097C96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62B8B32D" w14:textId="6615843A"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62BEA5DA" w14:textId="2BD16B8E"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3487AA9B" w14:textId="46ED9A99" w:rsidR="00E01C3A" w:rsidRDefault="00CC3326">
          <w:r>
            <w:fldChar w:fldCharType="end"/>
          </w:r>
        </w:p>
      </w:sdtContent>
    </w:sdt>
    <w:p w14:paraId="53A8D566"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F0F82C6"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61189BCD"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081DF85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0CC040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2DC3811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03D506A"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0B42C2CC"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B37C475"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457886C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BD69A8A"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2F386B6"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4383C12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09577CB"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712167EE"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299D16B7"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0A7D2AB3"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EDBBBB0"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EBC44A6"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27A27BEF"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F793B52"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08E574CF"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65BEEFA1"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8FBE9CC"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2345300C"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050F648"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D04EB4B"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30C36C7F"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4260C38"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2AF902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3439A014"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21BEE16E"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2DAFB59"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15E95CA0"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3493310E"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DCDB224"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737D09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23491B1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6A07DEC"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60B8E4B"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45E98A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4C1239F8"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7246C4FE"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00045AD"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57DCBFF"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0607E0C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7474F1D"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5B3126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D5F7D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48911D8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227005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D44CED7"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43BFE1A7"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340A27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1A50D5D"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43FE7EBA"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5508C86"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4E2BBA2F"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E927E2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54FF9422"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6BE2CC1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76BBA1B5"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17378E93"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49654D95"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5E1F1A"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BDBF759"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10ACCF1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5090D927"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E7916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1C2B76C"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3603863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4041FAD3" w14:textId="0941C100"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2F1978" w14:paraId="3F1AC2E2" w14:textId="77777777">
        <w:trPr>
          <w:tblHeader/>
        </w:trPr>
        <w:tc>
          <w:tcPr>
            <w:tcW w:w="2100" w:type="dxa"/>
            <w:shd w:val="clear" w:color="auto" w:fill="EDEDED"/>
            <w:tcMar>
              <w:top w:w="70" w:type="dxa"/>
              <w:left w:w="90" w:type="dxa"/>
              <w:bottom w:w="70" w:type="dxa"/>
              <w:right w:w="90" w:type="dxa"/>
            </w:tcMar>
          </w:tcPr>
          <w:p w14:paraId="3E40459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2BBBDDA"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76F2CE9" w14:textId="77777777" w:rsidR="006B1E66" w:rsidRPr="000F5B8B" w:rsidRDefault="00CC3326">
            <w:pPr>
              <w:rPr>
                <w:lang w:val="pt-BR"/>
              </w:rPr>
            </w:pPr>
            <w:r>
              <w:rPr>
                <w:b/>
                <w:bCs/>
                <w:sz w:val="20"/>
                <w:szCs w:val="20"/>
                <w:lang w:val="pt-BR"/>
              </w:rPr>
              <w:t>O que ainda não faz</w:t>
            </w:r>
          </w:p>
        </w:tc>
      </w:tr>
      <w:tr w:rsidR="006B1E66" w:rsidRPr="002F1978" w14:paraId="2A384F48" w14:textId="77777777">
        <w:tc>
          <w:tcPr>
            <w:tcW w:w="2100" w:type="dxa"/>
            <w:tcMar>
              <w:top w:w="70" w:type="dxa"/>
              <w:left w:w="90" w:type="dxa"/>
              <w:bottom w:w="70" w:type="dxa"/>
              <w:right w:w="90" w:type="dxa"/>
            </w:tcMar>
          </w:tcPr>
          <w:p w14:paraId="00B3229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734276B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7D1E483" w14:textId="77777777" w:rsidR="006B1E66" w:rsidRPr="000F5B8B" w:rsidRDefault="00CC3326">
            <w:pPr>
              <w:rPr>
                <w:lang w:val="pt-BR"/>
              </w:rPr>
            </w:pPr>
            <w:r>
              <w:rPr>
                <w:sz w:val="20"/>
                <w:szCs w:val="20"/>
                <w:lang w:val="pt-BR"/>
              </w:rPr>
              <w:t>Não se localizou registro público de controle conforme o uso da via</w:t>
            </w:r>
          </w:p>
        </w:tc>
      </w:tr>
      <w:tr w:rsidR="006B1E66" w:rsidRPr="002F1978" w14:paraId="27C0BAC4" w14:textId="77777777">
        <w:tc>
          <w:tcPr>
            <w:tcW w:w="2100" w:type="dxa"/>
            <w:tcMar>
              <w:top w:w="70" w:type="dxa"/>
              <w:left w:w="90" w:type="dxa"/>
              <w:bottom w:w="70" w:type="dxa"/>
              <w:right w:w="90" w:type="dxa"/>
            </w:tcMar>
          </w:tcPr>
          <w:p w14:paraId="4D4640E4" w14:textId="77777777" w:rsidR="006B1E66" w:rsidRDefault="00CC3326">
            <w:r>
              <w:rPr>
                <w:sz w:val="20"/>
                <w:szCs w:val="20"/>
              </w:rPr>
              <w:t>Concessão e telegestão</w:t>
            </w:r>
          </w:p>
        </w:tc>
        <w:tc>
          <w:tcPr>
            <w:tcW w:w="3200" w:type="dxa"/>
            <w:tcMar>
              <w:top w:w="70" w:type="dxa"/>
              <w:left w:w="90" w:type="dxa"/>
              <w:bottom w:w="70" w:type="dxa"/>
              <w:right w:w="90" w:type="dxa"/>
            </w:tcMar>
          </w:tcPr>
          <w:p w14:paraId="1B344C76"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0661858"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2F1978" w14:paraId="3CFDBD03" w14:textId="77777777">
        <w:tc>
          <w:tcPr>
            <w:tcW w:w="2100" w:type="dxa"/>
            <w:tcMar>
              <w:top w:w="70" w:type="dxa"/>
              <w:left w:w="90" w:type="dxa"/>
              <w:bottom w:w="70" w:type="dxa"/>
              <w:right w:w="90" w:type="dxa"/>
            </w:tcMar>
          </w:tcPr>
          <w:p w14:paraId="27C9C008" w14:textId="77777777" w:rsidR="006B1E66" w:rsidRDefault="00CC3326">
            <w:r>
              <w:rPr>
                <w:sz w:val="20"/>
                <w:szCs w:val="20"/>
              </w:rPr>
              <w:t>Plataforma Smart Sampa</w:t>
            </w:r>
          </w:p>
        </w:tc>
        <w:tc>
          <w:tcPr>
            <w:tcW w:w="3200" w:type="dxa"/>
            <w:tcMar>
              <w:top w:w="70" w:type="dxa"/>
              <w:left w:w="90" w:type="dxa"/>
              <w:bottom w:w="70" w:type="dxa"/>
              <w:right w:w="90" w:type="dxa"/>
            </w:tcMar>
          </w:tcPr>
          <w:p w14:paraId="01D8A9A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6FF24995"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2F1978" w14:paraId="062FDC9B" w14:textId="77777777">
        <w:tc>
          <w:tcPr>
            <w:tcW w:w="2100" w:type="dxa"/>
            <w:tcMar>
              <w:top w:w="70" w:type="dxa"/>
              <w:left w:w="90" w:type="dxa"/>
              <w:bottom w:w="70" w:type="dxa"/>
              <w:right w:w="90" w:type="dxa"/>
            </w:tcMar>
          </w:tcPr>
          <w:p w14:paraId="6D48EB7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217D0F3E"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55BE7232"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2F1978" w14:paraId="6E0AC081" w14:textId="77777777">
        <w:tc>
          <w:tcPr>
            <w:tcW w:w="2100" w:type="dxa"/>
            <w:tcMar>
              <w:top w:w="70" w:type="dxa"/>
              <w:left w:w="90" w:type="dxa"/>
              <w:bottom w:w="70" w:type="dxa"/>
              <w:right w:w="90" w:type="dxa"/>
            </w:tcMar>
          </w:tcPr>
          <w:p w14:paraId="752EE41F" w14:textId="77777777" w:rsidR="006B1E66" w:rsidRDefault="00CC3326">
            <w:r>
              <w:rPr>
                <w:sz w:val="20"/>
                <w:szCs w:val="20"/>
              </w:rPr>
              <w:t>Dados abertos municipais</w:t>
            </w:r>
          </w:p>
        </w:tc>
        <w:tc>
          <w:tcPr>
            <w:tcW w:w="3200" w:type="dxa"/>
            <w:tcMar>
              <w:top w:w="70" w:type="dxa"/>
              <w:left w:w="90" w:type="dxa"/>
              <w:bottom w:w="70" w:type="dxa"/>
              <w:right w:w="90" w:type="dxa"/>
            </w:tcMar>
          </w:tcPr>
          <w:p w14:paraId="22F273D9"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4A53059A" w14:textId="77777777" w:rsidR="006B1E66" w:rsidRPr="000F5B8B" w:rsidRDefault="00CC3326">
            <w:pPr>
              <w:rPr>
                <w:lang w:val="pt-BR"/>
              </w:rPr>
            </w:pPr>
            <w:r>
              <w:rPr>
                <w:sz w:val="20"/>
                <w:szCs w:val="20"/>
                <w:lang w:val="pt-BR"/>
              </w:rPr>
              <w:t>Não publicam contagem de pedestres por via (3.6)</w:t>
            </w:r>
          </w:p>
        </w:tc>
      </w:tr>
    </w:tbl>
    <w:p w14:paraId="2D8813B8"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58694140"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8F9120F"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6636B32C"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5B848423"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5CE14CD"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00A708"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A14BE58"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58D6E0AD"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46763B38"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40CA9C2D"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37D6331B"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F735499"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7681377D"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63AA24E"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227179C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658BEC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w:t>
      </w:r>
      <w:r>
        <w:rPr>
          <w:lang w:val="pt-BR"/>
        </w:rPr>
        <w:t>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459B8DB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7B9892F3"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74A5C94"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ACE6D9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C4FDD54"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6EEAA978"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3B744526"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768D93A6"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30664722"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EC3B8B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5915A3C"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43F73E9"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4E6965"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082E0091"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67D868F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744048C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61344A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E093C5F"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335DE11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3908A91"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B20AF6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FF5A3E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4D9E02E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1E228E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w:t>
      </w:r>
      <w:r>
        <w:rPr>
          <w:lang w:val="pt-BR"/>
        </w:rPr>
        <w:t>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w:t>
      </w:r>
      <w:r>
        <w:rPr>
          <w:lang w:val="pt-BR"/>
        </w:rPr>
        <w:t>e plataforma municipal já existente, e não de sensor instalado para a iluminação, e o objeto, que é o pedestre, e não o veículo.</w:t>
      </w:r>
    </w:p>
    <w:p w14:paraId="1C488069"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24730919"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C30CC7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2720B68A" w14:textId="77777777" w:rsidR="006B1E66" w:rsidRPr="000F5B8B" w:rsidRDefault="00CC3326">
      <w:pPr>
        <w:spacing w:after="120" w:line="360" w:lineRule="auto"/>
        <w:ind w:firstLine="709"/>
        <w:jc w:val="both"/>
        <w:rPr>
          <w:lang w:val="pt-BR"/>
        </w:rPr>
      </w:pPr>
      <w:r>
        <w:rPr>
          <w:lang w:val="pt-BR"/>
        </w:rPr>
        <w:t>A revisão permite quatro conclusões.</w:t>
      </w:r>
    </w:p>
    <w:p w14:paraId="2D07A6B9"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993D1D7"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56E5D549"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4A34237E"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4D4267AC"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7901598"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3D990F1B"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3E563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02163801"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96F3403"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2A2B3308"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56517F83"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0F95BAF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E32E25B"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122BF96"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3.12.6.1.</w:t>
      </w:r>
    </w:p>
    <w:p w14:paraId="2D1CA127"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5F2FD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4BADB7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F82B86D"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04EA170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3820A89"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EDAFCF0"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22674DB"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585DBE17"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1F524B9A"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332B2538"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193F99C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7FA54BC" w14:textId="6349B973"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0AAE85A" w14:textId="77777777">
        <w:trPr>
          <w:tblHeader/>
        </w:trPr>
        <w:tc>
          <w:tcPr>
            <w:tcW w:w="2650" w:type="dxa"/>
            <w:shd w:val="clear" w:color="auto" w:fill="EDEDED"/>
            <w:tcMar>
              <w:top w:w="70" w:type="dxa"/>
              <w:left w:w="90" w:type="dxa"/>
              <w:bottom w:w="70" w:type="dxa"/>
              <w:right w:w="90" w:type="dxa"/>
            </w:tcMar>
          </w:tcPr>
          <w:p w14:paraId="19917F0D"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C3C586"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5A7DA189" w14:textId="77777777" w:rsidR="00E01C3A" w:rsidRDefault="00CC3326">
            <w:r>
              <w:rPr>
                <w:b/>
                <w:bCs/>
                <w:sz w:val="20"/>
                <w:szCs w:val="20"/>
              </w:rPr>
              <w:t>Destino na implantação</w:t>
            </w:r>
          </w:p>
        </w:tc>
      </w:tr>
      <w:tr w:rsidR="00E01C3A" w:rsidRPr="002F1978" w14:paraId="2A922E07" w14:textId="77777777">
        <w:tc>
          <w:tcPr>
            <w:tcW w:w="2650" w:type="dxa"/>
            <w:tcMar>
              <w:top w:w="70" w:type="dxa"/>
              <w:left w:w="90" w:type="dxa"/>
              <w:bottom w:w="70" w:type="dxa"/>
              <w:right w:w="90" w:type="dxa"/>
            </w:tcMar>
          </w:tcPr>
          <w:p w14:paraId="57A0878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47C4725" w14:textId="77777777" w:rsidR="00E01C3A" w:rsidRDefault="00CC3326">
            <w:r>
              <w:rPr>
                <w:sz w:val="20"/>
                <w:szCs w:val="20"/>
              </w:rPr>
              <w:t>Componente da proposta</w:t>
            </w:r>
          </w:p>
        </w:tc>
        <w:tc>
          <w:tcPr>
            <w:tcW w:w="4221" w:type="dxa"/>
            <w:tcMar>
              <w:top w:w="70" w:type="dxa"/>
              <w:left w:w="90" w:type="dxa"/>
              <w:bottom w:w="70" w:type="dxa"/>
              <w:right w:w="90" w:type="dxa"/>
            </w:tcMar>
          </w:tcPr>
          <w:p w14:paraId="6EC22F01"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2F1978" w14:paraId="50096674" w14:textId="77777777">
        <w:tc>
          <w:tcPr>
            <w:tcW w:w="2650" w:type="dxa"/>
            <w:tcMar>
              <w:top w:w="70" w:type="dxa"/>
              <w:left w:w="90" w:type="dxa"/>
              <w:bottom w:w="70" w:type="dxa"/>
              <w:right w:w="90" w:type="dxa"/>
            </w:tcMar>
          </w:tcPr>
          <w:p w14:paraId="44FC9557"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8F9F96F" w14:textId="77777777" w:rsidR="00E01C3A" w:rsidRDefault="00CC3326">
            <w:r>
              <w:rPr>
                <w:sz w:val="20"/>
                <w:szCs w:val="20"/>
              </w:rPr>
              <w:t>Componente da proposta</w:t>
            </w:r>
          </w:p>
        </w:tc>
        <w:tc>
          <w:tcPr>
            <w:tcW w:w="4221" w:type="dxa"/>
            <w:tcMar>
              <w:top w:w="70" w:type="dxa"/>
              <w:left w:w="90" w:type="dxa"/>
              <w:bottom w:w="70" w:type="dxa"/>
              <w:right w:w="90" w:type="dxa"/>
            </w:tcMar>
          </w:tcPr>
          <w:p w14:paraId="18E2CE19" w14:textId="77777777" w:rsidR="00E01C3A" w:rsidRPr="00CE1B46" w:rsidRDefault="00CC3326">
            <w:pPr>
              <w:rPr>
                <w:lang w:val="pt-BR"/>
              </w:rPr>
            </w:pPr>
            <w:r>
              <w:rPr>
                <w:sz w:val="20"/>
                <w:szCs w:val="20"/>
                <w:lang w:val="pt-BR"/>
              </w:rPr>
              <w:t>Implantado como serviço municipal em nuvem, nos termos de 3.2</w:t>
            </w:r>
          </w:p>
        </w:tc>
      </w:tr>
      <w:tr w:rsidR="00E01C3A" w:rsidRPr="002F1978" w14:paraId="4A29C0AC" w14:textId="77777777">
        <w:tc>
          <w:tcPr>
            <w:tcW w:w="2650" w:type="dxa"/>
            <w:tcMar>
              <w:top w:w="70" w:type="dxa"/>
              <w:left w:w="90" w:type="dxa"/>
              <w:bottom w:w="70" w:type="dxa"/>
              <w:right w:w="90" w:type="dxa"/>
            </w:tcMar>
          </w:tcPr>
          <w:p w14:paraId="13AC5406"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55202286" w14:textId="77777777" w:rsidR="00E01C3A" w:rsidRDefault="00CC3326">
            <w:r>
              <w:rPr>
                <w:sz w:val="20"/>
                <w:szCs w:val="20"/>
              </w:rPr>
              <w:t>Componente da proposta</w:t>
            </w:r>
          </w:p>
        </w:tc>
        <w:tc>
          <w:tcPr>
            <w:tcW w:w="4221" w:type="dxa"/>
            <w:tcMar>
              <w:top w:w="70" w:type="dxa"/>
              <w:left w:w="90" w:type="dxa"/>
              <w:bottom w:w="70" w:type="dxa"/>
              <w:right w:w="90" w:type="dxa"/>
            </w:tcMar>
          </w:tcPr>
          <w:p w14:paraId="4CD95F4C"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2F1978" w14:paraId="1C9B37B2" w14:textId="77777777">
        <w:tc>
          <w:tcPr>
            <w:tcW w:w="2650" w:type="dxa"/>
            <w:tcMar>
              <w:top w:w="70" w:type="dxa"/>
              <w:left w:w="90" w:type="dxa"/>
              <w:bottom w:w="70" w:type="dxa"/>
              <w:right w:w="90" w:type="dxa"/>
            </w:tcMar>
          </w:tcPr>
          <w:p w14:paraId="3ED16D10"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0351CBD8" w14:textId="77777777" w:rsidR="00E01C3A" w:rsidRDefault="00CC3326">
            <w:r>
              <w:rPr>
                <w:sz w:val="20"/>
                <w:szCs w:val="20"/>
              </w:rPr>
              <w:t>Componente da proposta</w:t>
            </w:r>
          </w:p>
        </w:tc>
        <w:tc>
          <w:tcPr>
            <w:tcW w:w="4221" w:type="dxa"/>
            <w:tcMar>
              <w:top w:w="70" w:type="dxa"/>
              <w:left w:w="90" w:type="dxa"/>
              <w:bottom w:w="70" w:type="dxa"/>
              <w:right w:w="90" w:type="dxa"/>
            </w:tcMar>
          </w:tcPr>
          <w:p w14:paraId="7405C674" w14:textId="77777777" w:rsidR="00E01C3A" w:rsidRPr="00CE1B46" w:rsidRDefault="00CC3326">
            <w:pPr>
              <w:rPr>
                <w:lang w:val="pt-BR"/>
              </w:rPr>
            </w:pPr>
            <w:r>
              <w:rPr>
                <w:sz w:val="20"/>
                <w:szCs w:val="20"/>
                <w:lang w:val="pt-BR"/>
              </w:rPr>
              <w:t>Implantado no mesmo serviço, conforme 3.13.1</w:t>
            </w:r>
          </w:p>
        </w:tc>
      </w:tr>
      <w:tr w:rsidR="00E01C3A" w:rsidRPr="002F1978" w14:paraId="62900498" w14:textId="77777777">
        <w:tc>
          <w:tcPr>
            <w:tcW w:w="2650" w:type="dxa"/>
            <w:tcMar>
              <w:top w:w="70" w:type="dxa"/>
              <w:left w:w="90" w:type="dxa"/>
              <w:bottom w:w="70" w:type="dxa"/>
              <w:right w:w="90" w:type="dxa"/>
            </w:tcMar>
          </w:tcPr>
          <w:p w14:paraId="09B47345"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6AB6DC1B" w14:textId="77777777" w:rsidR="00E01C3A" w:rsidRDefault="00CC3326">
            <w:r>
              <w:rPr>
                <w:sz w:val="20"/>
                <w:szCs w:val="20"/>
              </w:rPr>
              <w:t>Componente da proposta</w:t>
            </w:r>
          </w:p>
        </w:tc>
        <w:tc>
          <w:tcPr>
            <w:tcW w:w="4221" w:type="dxa"/>
            <w:tcMar>
              <w:top w:w="70" w:type="dxa"/>
              <w:left w:w="90" w:type="dxa"/>
              <w:bottom w:w="70" w:type="dxa"/>
              <w:right w:w="90" w:type="dxa"/>
            </w:tcMar>
          </w:tcPr>
          <w:p w14:paraId="0426E0F0" w14:textId="77777777" w:rsidR="00E01C3A" w:rsidRPr="00CE1B46" w:rsidRDefault="00CC3326">
            <w:pPr>
              <w:rPr>
                <w:lang w:val="pt-BR"/>
              </w:rPr>
            </w:pPr>
            <w:r>
              <w:rPr>
                <w:sz w:val="20"/>
                <w:szCs w:val="20"/>
                <w:lang w:val="pt-BR"/>
              </w:rPr>
              <w:t>Mapeada sobre o protocolo do sistema de telegestão contratado</w:t>
            </w:r>
          </w:p>
        </w:tc>
      </w:tr>
      <w:tr w:rsidR="00E01C3A" w:rsidRPr="002F1978" w14:paraId="0D9344AD" w14:textId="77777777">
        <w:tc>
          <w:tcPr>
            <w:tcW w:w="2650" w:type="dxa"/>
            <w:tcMar>
              <w:top w:w="70" w:type="dxa"/>
              <w:left w:w="90" w:type="dxa"/>
              <w:bottom w:w="70" w:type="dxa"/>
              <w:right w:w="90" w:type="dxa"/>
            </w:tcMar>
          </w:tcPr>
          <w:p w14:paraId="4A0D17E8" w14:textId="77777777" w:rsidR="00E01C3A" w:rsidRDefault="00CC3326">
            <w:r>
              <w:rPr>
                <w:sz w:val="20"/>
                <w:szCs w:val="20"/>
              </w:rPr>
              <w:t>Microcontrolador ESP32</w:t>
            </w:r>
          </w:p>
        </w:tc>
        <w:tc>
          <w:tcPr>
            <w:tcW w:w="2200" w:type="dxa"/>
            <w:tcMar>
              <w:top w:w="70" w:type="dxa"/>
              <w:left w:w="90" w:type="dxa"/>
              <w:bottom w:w="70" w:type="dxa"/>
              <w:right w:w="90" w:type="dxa"/>
            </w:tcMar>
          </w:tcPr>
          <w:p w14:paraId="735AED34" w14:textId="77777777" w:rsidR="00E01C3A" w:rsidRDefault="00CC3326">
            <w:r>
              <w:rPr>
                <w:sz w:val="20"/>
                <w:szCs w:val="20"/>
              </w:rPr>
              <w:t>Instrumento de ensaio</w:t>
            </w:r>
          </w:p>
        </w:tc>
        <w:tc>
          <w:tcPr>
            <w:tcW w:w="4221" w:type="dxa"/>
            <w:tcMar>
              <w:top w:w="70" w:type="dxa"/>
              <w:left w:w="90" w:type="dxa"/>
              <w:bottom w:w="70" w:type="dxa"/>
              <w:right w:w="90" w:type="dxa"/>
            </w:tcMar>
          </w:tcPr>
          <w:p w14:paraId="024AE08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2F1978" w14:paraId="4E680784" w14:textId="77777777">
        <w:tc>
          <w:tcPr>
            <w:tcW w:w="2650" w:type="dxa"/>
            <w:tcMar>
              <w:top w:w="70" w:type="dxa"/>
              <w:left w:w="90" w:type="dxa"/>
              <w:bottom w:w="70" w:type="dxa"/>
              <w:right w:w="90" w:type="dxa"/>
            </w:tcMar>
          </w:tcPr>
          <w:p w14:paraId="65BE60D6"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5395E73B" w14:textId="77777777" w:rsidR="00E01C3A" w:rsidRDefault="00CC3326">
            <w:r>
              <w:rPr>
                <w:sz w:val="20"/>
                <w:szCs w:val="20"/>
              </w:rPr>
              <w:t>Instrumento de ensaio</w:t>
            </w:r>
          </w:p>
        </w:tc>
        <w:tc>
          <w:tcPr>
            <w:tcW w:w="4221" w:type="dxa"/>
            <w:tcMar>
              <w:top w:w="70" w:type="dxa"/>
              <w:left w:w="90" w:type="dxa"/>
              <w:bottom w:w="70" w:type="dxa"/>
              <w:right w:w="90" w:type="dxa"/>
            </w:tcMar>
          </w:tcPr>
          <w:p w14:paraId="38D49515"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2F1978" w14:paraId="742EF2CA" w14:textId="77777777">
        <w:tc>
          <w:tcPr>
            <w:tcW w:w="2650" w:type="dxa"/>
            <w:tcMar>
              <w:top w:w="70" w:type="dxa"/>
              <w:left w:w="90" w:type="dxa"/>
              <w:bottom w:w="70" w:type="dxa"/>
              <w:right w:w="90" w:type="dxa"/>
            </w:tcMar>
          </w:tcPr>
          <w:p w14:paraId="07F53856" w14:textId="77777777" w:rsidR="00E01C3A" w:rsidRDefault="00CC3326">
            <w:r>
              <w:rPr>
                <w:sz w:val="20"/>
                <w:szCs w:val="20"/>
              </w:rPr>
              <w:t>Sensor de iluminância</w:t>
            </w:r>
          </w:p>
        </w:tc>
        <w:tc>
          <w:tcPr>
            <w:tcW w:w="2200" w:type="dxa"/>
            <w:tcMar>
              <w:top w:w="70" w:type="dxa"/>
              <w:left w:w="90" w:type="dxa"/>
              <w:bottom w:w="70" w:type="dxa"/>
              <w:right w:w="90" w:type="dxa"/>
            </w:tcMar>
          </w:tcPr>
          <w:p w14:paraId="657EE580" w14:textId="77777777" w:rsidR="00E01C3A" w:rsidRDefault="00CC3326">
            <w:r>
              <w:rPr>
                <w:sz w:val="20"/>
                <w:szCs w:val="20"/>
              </w:rPr>
              <w:t>Instrumento de ensaio</w:t>
            </w:r>
          </w:p>
        </w:tc>
        <w:tc>
          <w:tcPr>
            <w:tcW w:w="4221" w:type="dxa"/>
            <w:tcMar>
              <w:top w:w="70" w:type="dxa"/>
              <w:left w:w="90" w:type="dxa"/>
              <w:bottom w:w="70" w:type="dxa"/>
              <w:right w:w="90" w:type="dxa"/>
            </w:tcMar>
          </w:tcPr>
          <w:p w14:paraId="50374A6C"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2F1978" w14:paraId="2813EF1C" w14:textId="77777777">
        <w:tc>
          <w:tcPr>
            <w:tcW w:w="2650" w:type="dxa"/>
            <w:tcMar>
              <w:top w:w="70" w:type="dxa"/>
              <w:left w:w="90" w:type="dxa"/>
              <w:bottom w:w="70" w:type="dxa"/>
              <w:right w:w="90" w:type="dxa"/>
            </w:tcMar>
          </w:tcPr>
          <w:p w14:paraId="48251C41" w14:textId="77777777" w:rsidR="00E01C3A" w:rsidRDefault="00CC3326">
            <w:r>
              <w:rPr>
                <w:sz w:val="20"/>
                <w:szCs w:val="20"/>
              </w:rPr>
              <w:t>Enlace Wi-Fi</w:t>
            </w:r>
          </w:p>
        </w:tc>
        <w:tc>
          <w:tcPr>
            <w:tcW w:w="2200" w:type="dxa"/>
            <w:tcMar>
              <w:top w:w="70" w:type="dxa"/>
              <w:left w:w="90" w:type="dxa"/>
              <w:bottom w:w="70" w:type="dxa"/>
              <w:right w:w="90" w:type="dxa"/>
            </w:tcMar>
          </w:tcPr>
          <w:p w14:paraId="52B9C09B" w14:textId="77777777" w:rsidR="00E01C3A" w:rsidRDefault="00CC3326">
            <w:r>
              <w:rPr>
                <w:sz w:val="20"/>
                <w:szCs w:val="20"/>
              </w:rPr>
              <w:t>Instrumento de ensaio</w:t>
            </w:r>
          </w:p>
        </w:tc>
        <w:tc>
          <w:tcPr>
            <w:tcW w:w="4221" w:type="dxa"/>
            <w:tcMar>
              <w:top w:w="70" w:type="dxa"/>
              <w:left w:w="90" w:type="dxa"/>
              <w:bottom w:w="70" w:type="dxa"/>
              <w:right w:w="90" w:type="dxa"/>
            </w:tcMar>
          </w:tcPr>
          <w:p w14:paraId="3B1ECFBA"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64F4D8B4" w14:textId="77777777">
        <w:tc>
          <w:tcPr>
            <w:tcW w:w="2650" w:type="dxa"/>
            <w:tcMar>
              <w:top w:w="70" w:type="dxa"/>
              <w:left w:w="90" w:type="dxa"/>
              <w:bottom w:w="70" w:type="dxa"/>
              <w:right w:w="90" w:type="dxa"/>
            </w:tcMar>
          </w:tcPr>
          <w:p w14:paraId="1FC8C52A"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74409460" w14:textId="77777777" w:rsidR="00E01C3A" w:rsidRDefault="00CC3326">
            <w:r>
              <w:rPr>
                <w:sz w:val="20"/>
                <w:szCs w:val="20"/>
              </w:rPr>
              <w:t>Instrumento de ensaio</w:t>
            </w:r>
          </w:p>
        </w:tc>
        <w:tc>
          <w:tcPr>
            <w:tcW w:w="4221" w:type="dxa"/>
            <w:tcMar>
              <w:top w:w="70" w:type="dxa"/>
              <w:left w:w="90" w:type="dxa"/>
              <w:bottom w:w="70" w:type="dxa"/>
              <w:right w:w="90" w:type="dxa"/>
            </w:tcMar>
          </w:tcPr>
          <w:p w14:paraId="6C8928F3" w14:textId="77777777" w:rsidR="00E01C3A" w:rsidRDefault="00CC3326">
            <w:r>
              <w:rPr>
                <w:sz w:val="20"/>
                <w:szCs w:val="20"/>
              </w:rPr>
              <w:t>Não se aplica</w:t>
            </w:r>
          </w:p>
        </w:tc>
      </w:tr>
    </w:tbl>
    <w:p w14:paraId="202A56EC" w14:textId="77777777" w:rsidR="00E01C3A" w:rsidRDefault="00CC3326">
      <w:pPr>
        <w:spacing w:before="130" w:after="260"/>
        <w:rPr>
          <w:lang w:val="pt-BR"/>
        </w:rPr>
      </w:pPr>
      <w:r>
        <w:rPr>
          <w:sz w:val="20"/>
          <w:szCs w:val="20"/>
          <w:lang w:val="pt-BR"/>
        </w:rPr>
        <w:t>Fonte: Elaborado pelos autores (2026).</w:t>
      </w:r>
    </w:p>
    <w:p w14:paraId="135553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4B81B424"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49E8AB6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7E03B46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F2DB407" w14:textId="20F1CD14"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2F1978" w14:paraId="7F4562EE" w14:textId="77777777">
        <w:trPr>
          <w:tblHeader/>
        </w:trPr>
        <w:tc>
          <w:tcPr>
            <w:tcW w:w="2150" w:type="dxa"/>
            <w:shd w:val="clear" w:color="auto" w:fill="EDEDED"/>
            <w:tcMar>
              <w:top w:w="70" w:type="dxa"/>
              <w:left w:w="90" w:type="dxa"/>
              <w:bottom w:w="70" w:type="dxa"/>
              <w:right w:w="90" w:type="dxa"/>
            </w:tcMar>
          </w:tcPr>
          <w:p w14:paraId="47606941"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8B2AE1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59CC98A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1908BCF3" w14:textId="77777777" w:rsidR="00E01C3A" w:rsidRPr="00CE1B46" w:rsidRDefault="00CC3326">
            <w:pPr>
              <w:rPr>
                <w:lang w:val="pt-BR"/>
              </w:rPr>
            </w:pPr>
            <w:r>
              <w:rPr>
                <w:b/>
                <w:bCs/>
                <w:sz w:val="20"/>
                <w:szCs w:val="20"/>
                <w:lang w:val="pt-BR"/>
              </w:rPr>
              <w:t>Situação hoje em São Paulo</w:t>
            </w:r>
          </w:p>
        </w:tc>
      </w:tr>
      <w:tr w:rsidR="00E01C3A" w:rsidRPr="002F1978" w14:paraId="536EE023" w14:textId="77777777">
        <w:tc>
          <w:tcPr>
            <w:tcW w:w="2150" w:type="dxa"/>
            <w:tcMar>
              <w:top w:w="70" w:type="dxa"/>
              <w:left w:w="90" w:type="dxa"/>
              <w:bottom w:w="70" w:type="dxa"/>
              <w:right w:w="90" w:type="dxa"/>
            </w:tcMar>
          </w:tcPr>
          <w:p w14:paraId="23F14E8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7B5F6E6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71C71C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94627BA"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2F1978" w14:paraId="545BA08B" w14:textId="77777777">
        <w:tc>
          <w:tcPr>
            <w:tcW w:w="2150" w:type="dxa"/>
            <w:tcMar>
              <w:top w:w="70" w:type="dxa"/>
              <w:left w:w="90" w:type="dxa"/>
              <w:bottom w:w="70" w:type="dxa"/>
              <w:right w:w="90" w:type="dxa"/>
            </w:tcMar>
          </w:tcPr>
          <w:p w14:paraId="5F998930"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030D48D"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C56DE1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B931362" w14:textId="77777777" w:rsidR="00E01C3A" w:rsidRPr="00CE1B46" w:rsidRDefault="00CC3326">
            <w:pPr>
              <w:rPr>
                <w:lang w:val="pt-BR"/>
              </w:rPr>
            </w:pPr>
            <w:r>
              <w:rPr>
                <w:sz w:val="20"/>
                <w:szCs w:val="20"/>
                <w:lang w:val="pt-BR"/>
              </w:rPr>
              <w:t>Inexistente. É objeto deste trabalho</w:t>
            </w:r>
          </w:p>
        </w:tc>
      </w:tr>
      <w:tr w:rsidR="00E01C3A" w:rsidRPr="002F1978" w14:paraId="5178AAEC" w14:textId="77777777">
        <w:tc>
          <w:tcPr>
            <w:tcW w:w="2150" w:type="dxa"/>
            <w:tcMar>
              <w:top w:w="70" w:type="dxa"/>
              <w:left w:w="90" w:type="dxa"/>
              <w:bottom w:w="70" w:type="dxa"/>
              <w:right w:w="90" w:type="dxa"/>
            </w:tcMar>
          </w:tcPr>
          <w:p w14:paraId="5A2ADDC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98AB046"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89941E0" w14:textId="77777777" w:rsidR="00E01C3A" w:rsidRDefault="00CC3326">
            <w:r>
              <w:rPr>
                <w:sz w:val="20"/>
                <w:szCs w:val="20"/>
              </w:rPr>
              <w:t>O mesmo módulo</w:t>
            </w:r>
          </w:p>
        </w:tc>
        <w:tc>
          <w:tcPr>
            <w:tcW w:w="2321" w:type="dxa"/>
            <w:tcMar>
              <w:top w:w="70" w:type="dxa"/>
              <w:left w:w="90" w:type="dxa"/>
              <w:bottom w:w="70" w:type="dxa"/>
              <w:right w:w="90" w:type="dxa"/>
            </w:tcMar>
          </w:tcPr>
          <w:p w14:paraId="4A80FD0D" w14:textId="77777777" w:rsidR="00E01C3A" w:rsidRPr="00CE1B46" w:rsidRDefault="00CC3326">
            <w:pPr>
              <w:rPr>
                <w:lang w:val="pt-BR"/>
              </w:rPr>
            </w:pPr>
            <w:r>
              <w:rPr>
                <w:sz w:val="20"/>
                <w:szCs w:val="20"/>
                <w:lang w:val="pt-BR"/>
              </w:rPr>
              <w:t>Inexistente. É objeto deste trabalho</w:t>
            </w:r>
          </w:p>
        </w:tc>
      </w:tr>
      <w:tr w:rsidR="00E01C3A" w:rsidRPr="002F1978" w14:paraId="3E98AE9A" w14:textId="77777777">
        <w:tc>
          <w:tcPr>
            <w:tcW w:w="2150" w:type="dxa"/>
            <w:tcMar>
              <w:top w:w="70" w:type="dxa"/>
              <w:left w:w="90" w:type="dxa"/>
              <w:bottom w:w="70" w:type="dxa"/>
              <w:right w:w="90" w:type="dxa"/>
            </w:tcMar>
          </w:tcPr>
          <w:p w14:paraId="1D41F95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707AE77" w14:textId="77777777" w:rsidR="00E01C3A" w:rsidRDefault="00CC3326">
            <w:r>
              <w:rPr>
                <w:sz w:val="20"/>
                <w:szCs w:val="20"/>
              </w:rPr>
              <w:t>Banco relacional de 3.13.1</w:t>
            </w:r>
          </w:p>
        </w:tc>
        <w:tc>
          <w:tcPr>
            <w:tcW w:w="2400" w:type="dxa"/>
            <w:tcMar>
              <w:top w:w="70" w:type="dxa"/>
              <w:left w:w="90" w:type="dxa"/>
              <w:bottom w:w="70" w:type="dxa"/>
              <w:right w:w="90" w:type="dxa"/>
            </w:tcMar>
          </w:tcPr>
          <w:p w14:paraId="4CBCCA9F"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01B602DE" w14:textId="77777777" w:rsidR="00E01C3A" w:rsidRPr="00CE1B46" w:rsidRDefault="00CC3326">
            <w:pPr>
              <w:rPr>
                <w:lang w:val="pt-BR"/>
              </w:rPr>
            </w:pPr>
            <w:r>
              <w:rPr>
                <w:sz w:val="20"/>
                <w:szCs w:val="20"/>
                <w:lang w:val="pt-BR"/>
              </w:rPr>
              <w:t>Inexistente. É objeto deste trabalho</w:t>
            </w:r>
          </w:p>
        </w:tc>
      </w:tr>
      <w:tr w:rsidR="00E01C3A" w:rsidRPr="002F1978" w14:paraId="527B9A71" w14:textId="77777777">
        <w:tc>
          <w:tcPr>
            <w:tcW w:w="2150" w:type="dxa"/>
            <w:tcMar>
              <w:top w:w="70" w:type="dxa"/>
              <w:left w:w="90" w:type="dxa"/>
              <w:bottom w:w="70" w:type="dxa"/>
              <w:right w:w="90" w:type="dxa"/>
            </w:tcMar>
          </w:tcPr>
          <w:p w14:paraId="026F2D62"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7E2CAE23"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132174F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59223FF" w14:textId="77777777" w:rsidR="00E01C3A" w:rsidRPr="00CE1B46" w:rsidRDefault="00CC3326">
            <w:pPr>
              <w:rPr>
                <w:lang w:val="pt-BR"/>
              </w:rPr>
            </w:pPr>
            <w:r>
              <w:rPr>
                <w:sz w:val="20"/>
                <w:szCs w:val="20"/>
                <w:lang w:val="pt-BR"/>
              </w:rPr>
              <w:t>Contratado. Caderno de Encargos, cláusulas 7.1 e 17</w:t>
            </w:r>
          </w:p>
        </w:tc>
      </w:tr>
      <w:tr w:rsidR="00E01C3A" w14:paraId="374A262E" w14:textId="77777777">
        <w:tc>
          <w:tcPr>
            <w:tcW w:w="2150" w:type="dxa"/>
            <w:tcMar>
              <w:top w:w="70" w:type="dxa"/>
              <w:left w:w="90" w:type="dxa"/>
              <w:bottom w:w="70" w:type="dxa"/>
              <w:right w:w="90" w:type="dxa"/>
            </w:tcMar>
          </w:tcPr>
          <w:p w14:paraId="6AE0D2B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E00A56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9D52720"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14AA288" w14:textId="77777777" w:rsidR="00E01C3A" w:rsidRDefault="00CC3326">
            <w:r>
              <w:rPr>
                <w:sz w:val="20"/>
                <w:szCs w:val="20"/>
              </w:rPr>
              <w:t>Contratado. Cláusula 7.1</w:t>
            </w:r>
          </w:p>
        </w:tc>
      </w:tr>
      <w:tr w:rsidR="00E01C3A" w:rsidRPr="002F1978" w14:paraId="4EA4F52F" w14:textId="77777777">
        <w:tc>
          <w:tcPr>
            <w:tcW w:w="2150" w:type="dxa"/>
            <w:tcMar>
              <w:top w:w="70" w:type="dxa"/>
              <w:left w:w="90" w:type="dxa"/>
              <w:bottom w:w="70" w:type="dxa"/>
              <w:right w:w="90" w:type="dxa"/>
            </w:tcMar>
          </w:tcPr>
          <w:p w14:paraId="32A78655"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5FD939A0"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B84ABA8"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1BBA218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2F1978" w14:paraId="1DED6211" w14:textId="77777777">
        <w:tc>
          <w:tcPr>
            <w:tcW w:w="2150" w:type="dxa"/>
            <w:tcMar>
              <w:top w:w="70" w:type="dxa"/>
              <w:left w:w="90" w:type="dxa"/>
              <w:bottom w:w="70" w:type="dxa"/>
              <w:right w:w="90" w:type="dxa"/>
            </w:tcMar>
          </w:tcPr>
          <w:p w14:paraId="295EEE4F"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39E90532"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3B79275B"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1E79F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2F1978" w14:paraId="54AEFD2E" w14:textId="77777777">
        <w:tc>
          <w:tcPr>
            <w:tcW w:w="2150" w:type="dxa"/>
            <w:tcMar>
              <w:top w:w="70" w:type="dxa"/>
              <w:left w:w="90" w:type="dxa"/>
              <w:bottom w:w="70" w:type="dxa"/>
              <w:right w:w="90" w:type="dxa"/>
            </w:tcMar>
          </w:tcPr>
          <w:p w14:paraId="36D7EC2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148BAD66"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D87E6FD"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71B555F1"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2F1978" w14:paraId="0B7FBB63" w14:textId="77777777">
        <w:tc>
          <w:tcPr>
            <w:tcW w:w="2150" w:type="dxa"/>
            <w:tcMar>
              <w:top w:w="70" w:type="dxa"/>
              <w:left w:w="90" w:type="dxa"/>
              <w:bottom w:w="70" w:type="dxa"/>
              <w:right w:w="90" w:type="dxa"/>
            </w:tcMar>
          </w:tcPr>
          <w:p w14:paraId="5833A6A6"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508D1F72"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0FC3CE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77B8E6EB" w14:textId="77777777" w:rsidR="00E01C3A" w:rsidRPr="00CE1B46" w:rsidRDefault="00CC3326">
            <w:pPr>
              <w:rPr>
                <w:lang w:val="pt-BR"/>
              </w:rPr>
            </w:pPr>
            <w:r>
              <w:rPr>
                <w:sz w:val="20"/>
                <w:szCs w:val="20"/>
                <w:lang w:val="pt-BR"/>
              </w:rPr>
              <w:t>Contratada; a medição é regulada metrologicamente</w:t>
            </w:r>
          </w:p>
        </w:tc>
      </w:tr>
    </w:tbl>
    <w:p w14:paraId="3E447BB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644BD308"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4BEBBDC9"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2DDCA6BB"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04F51E31"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4A93F180" w14:textId="48F8873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17260C6" w14:textId="77777777">
        <w:trPr>
          <w:tblHeader/>
        </w:trPr>
        <w:tc>
          <w:tcPr>
            <w:tcW w:w="2100" w:type="dxa"/>
            <w:shd w:val="clear" w:color="auto" w:fill="EDEDED"/>
            <w:tcMar>
              <w:top w:w="70" w:type="dxa"/>
              <w:left w:w="90" w:type="dxa"/>
              <w:bottom w:w="70" w:type="dxa"/>
              <w:right w:w="90" w:type="dxa"/>
            </w:tcMar>
          </w:tcPr>
          <w:p w14:paraId="28A4A214"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EEAA64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1AFA5A99" w14:textId="77777777" w:rsidR="006B1E66" w:rsidRDefault="00CC3326">
            <w:r>
              <w:rPr>
                <w:b/>
                <w:bCs/>
                <w:sz w:val="20"/>
                <w:szCs w:val="20"/>
              </w:rPr>
              <w:t>Especificação adotada</w:t>
            </w:r>
          </w:p>
        </w:tc>
      </w:tr>
      <w:tr w:rsidR="006B1E66" w:rsidRPr="002F1978" w14:paraId="6C6F1B78" w14:textId="77777777">
        <w:tc>
          <w:tcPr>
            <w:tcW w:w="2100" w:type="dxa"/>
            <w:tcMar>
              <w:top w:w="70" w:type="dxa"/>
              <w:left w:w="90" w:type="dxa"/>
              <w:bottom w:w="70" w:type="dxa"/>
              <w:right w:w="90" w:type="dxa"/>
            </w:tcMar>
          </w:tcPr>
          <w:p w14:paraId="6BF74074"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77088A5"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0336E801"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2F1978" w14:paraId="3718CA2A" w14:textId="77777777">
        <w:tc>
          <w:tcPr>
            <w:tcW w:w="2100" w:type="dxa"/>
            <w:tcMar>
              <w:top w:w="70" w:type="dxa"/>
              <w:left w:w="90" w:type="dxa"/>
              <w:bottom w:w="70" w:type="dxa"/>
              <w:right w:w="90" w:type="dxa"/>
            </w:tcMar>
          </w:tcPr>
          <w:p w14:paraId="7D7DB1C5"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A19C7F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A19B3F0"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2F1978" w14:paraId="7CABDA25" w14:textId="77777777">
        <w:tc>
          <w:tcPr>
            <w:tcW w:w="2100" w:type="dxa"/>
            <w:tcMar>
              <w:top w:w="70" w:type="dxa"/>
              <w:left w:w="90" w:type="dxa"/>
              <w:bottom w:w="70" w:type="dxa"/>
              <w:right w:w="90" w:type="dxa"/>
            </w:tcMar>
          </w:tcPr>
          <w:p w14:paraId="4D108E2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F29CF9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20DF63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2F1978" w14:paraId="5183E21E" w14:textId="77777777">
        <w:tc>
          <w:tcPr>
            <w:tcW w:w="2100" w:type="dxa"/>
            <w:tcMar>
              <w:top w:w="70" w:type="dxa"/>
              <w:left w:w="90" w:type="dxa"/>
              <w:bottom w:w="70" w:type="dxa"/>
              <w:right w:w="90" w:type="dxa"/>
            </w:tcMar>
          </w:tcPr>
          <w:p w14:paraId="67DCBDCB"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1A69F46F"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6DD2F813"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2F1978" w14:paraId="51921125" w14:textId="77777777">
        <w:tc>
          <w:tcPr>
            <w:tcW w:w="2100" w:type="dxa"/>
            <w:tcMar>
              <w:top w:w="70" w:type="dxa"/>
              <w:left w:w="90" w:type="dxa"/>
              <w:bottom w:w="70" w:type="dxa"/>
              <w:right w:w="90" w:type="dxa"/>
            </w:tcMar>
          </w:tcPr>
          <w:p w14:paraId="4B86846C" w14:textId="77777777" w:rsidR="006B1E66" w:rsidRDefault="00CC3326">
            <w:r>
              <w:rPr>
                <w:sz w:val="20"/>
                <w:szCs w:val="20"/>
              </w:rPr>
              <w:t>Fonte de 12 V</w:t>
            </w:r>
          </w:p>
        </w:tc>
        <w:tc>
          <w:tcPr>
            <w:tcW w:w="3200" w:type="dxa"/>
            <w:tcMar>
              <w:top w:w="70" w:type="dxa"/>
              <w:left w:w="90" w:type="dxa"/>
              <w:bottom w:w="70" w:type="dxa"/>
              <w:right w:w="90" w:type="dxa"/>
            </w:tcMar>
          </w:tcPr>
          <w:p w14:paraId="0292EFD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A06CA77"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2F1978" w14:paraId="53DA61E2" w14:textId="77777777">
        <w:tc>
          <w:tcPr>
            <w:tcW w:w="2100" w:type="dxa"/>
            <w:tcMar>
              <w:top w:w="70" w:type="dxa"/>
              <w:left w:w="90" w:type="dxa"/>
              <w:bottom w:w="70" w:type="dxa"/>
              <w:right w:w="90" w:type="dxa"/>
            </w:tcMar>
          </w:tcPr>
          <w:p w14:paraId="6BA8A815" w14:textId="77777777" w:rsidR="006B1E66" w:rsidRDefault="00CC3326">
            <w:r>
              <w:rPr>
                <w:sz w:val="20"/>
                <w:szCs w:val="20"/>
              </w:rPr>
              <w:t>Anteparo de bancada</w:t>
            </w:r>
          </w:p>
        </w:tc>
        <w:tc>
          <w:tcPr>
            <w:tcW w:w="3200" w:type="dxa"/>
            <w:tcMar>
              <w:top w:w="70" w:type="dxa"/>
              <w:left w:w="90" w:type="dxa"/>
              <w:bottom w:w="70" w:type="dxa"/>
              <w:right w:w="90" w:type="dxa"/>
            </w:tcMar>
          </w:tcPr>
          <w:p w14:paraId="40452032"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6F0EDA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BE9EDBE" w14:textId="77777777" w:rsidR="006B1E66" w:rsidRPr="000F5B8B" w:rsidRDefault="00CC3326">
      <w:pPr>
        <w:spacing w:before="130" w:after="260"/>
        <w:rPr>
          <w:lang w:val="pt-BR"/>
        </w:rPr>
      </w:pPr>
      <w:r>
        <w:rPr>
          <w:sz w:val="20"/>
          <w:szCs w:val="20"/>
          <w:lang w:val="pt-BR"/>
        </w:rPr>
        <w:t>Fonte: Elaborado pelos autores (2026).</w:t>
      </w:r>
    </w:p>
    <w:p w14:paraId="58529FA3" w14:textId="7DE3BDF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74C315BD"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B25F894" w14:textId="77777777" w:rsidR="00044D5A" w:rsidRPr="008C0B6A" w:rsidRDefault="00285AB3">
      <w:pPr>
        <w:spacing w:after="280"/>
        <w:jc w:val="center"/>
        <w:rPr>
          <w:lang w:val="pt-BR"/>
        </w:rPr>
      </w:pPr>
      <w:r>
        <w:rPr>
          <w:sz w:val="20"/>
          <w:szCs w:val="20"/>
          <w:lang w:val="pt-BR"/>
        </w:rPr>
        <w:t>Fonte: Acervo dos autores (2026).</w:t>
      </w:r>
    </w:p>
    <w:p w14:paraId="7ABE4EF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71E7FD52"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6BEE176A"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28053B9D"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6BCCC47C" w14:textId="5D9C9508"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46C1CE02" w14:textId="77777777">
        <w:trPr>
          <w:tblHeader/>
        </w:trPr>
        <w:tc>
          <w:tcPr>
            <w:tcW w:w="1450" w:type="dxa"/>
            <w:shd w:val="clear" w:color="auto" w:fill="EDEDED"/>
            <w:tcMar>
              <w:top w:w="60" w:type="dxa"/>
              <w:left w:w="80" w:type="dxa"/>
              <w:bottom w:w="60" w:type="dxa"/>
              <w:right w:w="80" w:type="dxa"/>
            </w:tcMar>
          </w:tcPr>
          <w:p w14:paraId="299AA9B5"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2D6D4485"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53EA6BE5"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633A1844" w14:textId="77777777" w:rsidR="006B1E66" w:rsidRDefault="00CC3326">
            <w:r>
              <w:rPr>
                <w:b/>
                <w:bCs/>
                <w:sz w:val="20"/>
                <w:szCs w:val="20"/>
              </w:rPr>
              <w:t>Razão determinante da escolha</w:t>
            </w:r>
          </w:p>
        </w:tc>
      </w:tr>
      <w:tr w:rsidR="006B1E66" w:rsidRPr="002F1978" w14:paraId="7433205F" w14:textId="77777777">
        <w:tc>
          <w:tcPr>
            <w:tcW w:w="1450" w:type="dxa"/>
            <w:tcMar>
              <w:top w:w="60" w:type="dxa"/>
              <w:left w:w="80" w:type="dxa"/>
              <w:bottom w:w="60" w:type="dxa"/>
              <w:right w:w="80" w:type="dxa"/>
            </w:tcMar>
          </w:tcPr>
          <w:p w14:paraId="1408EC62"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5613448" w14:textId="77777777" w:rsidR="006B1E66" w:rsidRDefault="00CC3326">
            <w:r>
              <w:rPr>
                <w:sz w:val="20"/>
                <w:szCs w:val="20"/>
              </w:rPr>
              <w:t>ESP32</w:t>
            </w:r>
          </w:p>
        </w:tc>
        <w:tc>
          <w:tcPr>
            <w:tcW w:w="1950" w:type="dxa"/>
            <w:tcMar>
              <w:top w:w="60" w:type="dxa"/>
              <w:left w:w="80" w:type="dxa"/>
              <w:bottom w:w="60" w:type="dxa"/>
              <w:right w:w="80" w:type="dxa"/>
            </w:tcMar>
          </w:tcPr>
          <w:p w14:paraId="6D1F8F56"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ECAC6A2"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2F1978" w14:paraId="24EB605D" w14:textId="77777777">
        <w:tc>
          <w:tcPr>
            <w:tcW w:w="1450" w:type="dxa"/>
            <w:tcMar>
              <w:top w:w="60" w:type="dxa"/>
              <w:left w:w="80" w:type="dxa"/>
              <w:bottom w:w="60" w:type="dxa"/>
              <w:right w:w="80" w:type="dxa"/>
            </w:tcMar>
          </w:tcPr>
          <w:p w14:paraId="686DCF86"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57BF40F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5F2D06AB"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D65C960"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2F1978" w14:paraId="78B9E7EF" w14:textId="77777777">
        <w:tc>
          <w:tcPr>
            <w:tcW w:w="1450" w:type="dxa"/>
            <w:tcMar>
              <w:top w:w="60" w:type="dxa"/>
              <w:left w:w="80" w:type="dxa"/>
              <w:bottom w:w="60" w:type="dxa"/>
              <w:right w:w="80" w:type="dxa"/>
            </w:tcMar>
          </w:tcPr>
          <w:p w14:paraId="74DC8641" w14:textId="77777777" w:rsidR="006B1E66" w:rsidRDefault="00CC3326">
            <w:r>
              <w:rPr>
                <w:sz w:val="20"/>
                <w:szCs w:val="20"/>
              </w:rPr>
              <w:t>Fonte de luz</w:t>
            </w:r>
          </w:p>
        </w:tc>
        <w:tc>
          <w:tcPr>
            <w:tcW w:w="1750" w:type="dxa"/>
            <w:tcMar>
              <w:top w:w="60" w:type="dxa"/>
              <w:left w:w="80" w:type="dxa"/>
              <w:bottom w:w="60" w:type="dxa"/>
              <w:right w:w="80" w:type="dxa"/>
            </w:tcMar>
          </w:tcPr>
          <w:p w14:paraId="4B176DD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CDD9F41"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3D336BC3"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2F1978" w14:paraId="5D528140" w14:textId="77777777">
        <w:tc>
          <w:tcPr>
            <w:tcW w:w="1450" w:type="dxa"/>
            <w:tcMar>
              <w:top w:w="60" w:type="dxa"/>
              <w:left w:w="80" w:type="dxa"/>
              <w:bottom w:w="60" w:type="dxa"/>
              <w:right w:w="80" w:type="dxa"/>
            </w:tcMar>
          </w:tcPr>
          <w:p w14:paraId="0F03C2B3" w14:textId="77777777" w:rsidR="006B1E66" w:rsidRDefault="00CC3326">
            <w:r>
              <w:rPr>
                <w:sz w:val="20"/>
                <w:szCs w:val="20"/>
              </w:rPr>
              <w:lastRenderedPageBreak/>
              <w:t>Medição da iluminância</w:t>
            </w:r>
          </w:p>
        </w:tc>
        <w:tc>
          <w:tcPr>
            <w:tcW w:w="1750" w:type="dxa"/>
            <w:tcMar>
              <w:top w:w="60" w:type="dxa"/>
              <w:left w:w="80" w:type="dxa"/>
              <w:bottom w:w="60" w:type="dxa"/>
              <w:right w:w="80" w:type="dxa"/>
            </w:tcMar>
          </w:tcPr>
          <w:p w14:paraId="1E50FEB5"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44829A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7F7241C8"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2F1978" w14:paraId="5A8C6267" w14:textId="77777777">
        <w:tc>
          <w:tcPr>
            <w:tcW w:w="1450" w:type="dxa"/>
            <w:tcMar>
              <w:top w:w="60" w:type="dxa"/>
              <w:left w:w="80" w:type="dxa"/>
              <w:bottom w:w="60" w:type="dxa"/>
              <w:right w:w="80" w:type="dxa"/>
            </w:tcMar>
          </w:tcPr>
          <w:p w14:paraId="41356E29" w14:textId="77777777" w:rsidR="006B1E66" w:rsidRDefault="00CC3326">
            <w:r>
              <w:rPr>
                <w:sz w:val="20"/>
                <w:szCs w:val="20"/>
              </w:rPr>
              <w:t>Transporte da mensagem</w:t>
            </w:r>
          </w:p>
        </w:tc>
        <w:tc>
          <w:tcPr>
            <w:tcW w:w="1750" w:type="dxa"/>
            <w:tcMar>
              <w:top w:w="60" w:type="dxa"/>
              <w:left w:w="80" w:type="dxa"/>
              <w:bottom w:w="60" w:type="dxa"/>
              <w:right w:w="80" w:type="dxa"/>
            </w:tcMar>
          </w:tcPr>
          <w:p w14:paraId="39CFE2A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737E122" w14:textId="77777777" w:rsidR="006B1E66" w:rsidRDefault="00CC3326">
            <w:r>
              <w:rPr>
                <w:sz w:val="20"/>
                <w:szCs w:val="20"/>
              </w:rPr>
              <w:t>LoRaWAN; NB-IoT; Zigbee</w:t>
            </w:r>
          </w:p>
        </w:tc>
        <w:tc>
          <w:tcPr>
            <w:tcW w:w="3921" w:type="dxa"/>
            <w:tcMar>
              <w:top w:w="60" w:type="dxa"/>
              <w:left w:w="80" w:type="dxa"/>
              <w:bottom w:w="60" w:type="dxa"/>
              <w:right w:w="80" w:type="dxa"/>
            </w:tcMar>
          </w:tcPr>
          <w:p w14:paraId="35C4D0D6"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A80041" w14:textId="77777777" w:rsidR="006B1E66" w:rsidRPr="000F5B8B" w:rsidRDefault="00CC3326">
      <w:pPr>
        <w:spacing w:before="130" w:after="260"/>
        <w:rPr>
          <w:lang w:val="pt-BR"/>
        </w:rPr>
      </w:pPr>
      <w:r>
        <w:rPr>
          <w:sz w:val="20"/>
          <w:szCs w:val="20"/>
          <w:lang w:val="pt-BR"/>
        </w:rPr>
        <w:t>Fonte: Elaborado pelos autores (2026).</w:t>
      </w:r>
    </w:p>
    <w:p w14:paraId="061E9A9A"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F1DC961"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4C37A5D"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2A39F962"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D20F5E7"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448655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089990F"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69C1C4B1"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9A39809"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240C7407" w14:textId="79627A03"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C14C7CA" w14:textId="77777777">
        <w:trPr>
          <w:tblHeader/>
        </w:trPr>
        <w:tc>
          <w:tcPr>
            <w:tcW w:w="1700" w:type="dxa"/>
            <w:shd w:val="clear" w:color="auto" w:fill="EDEDED"/>
            <w:tcMar>
              <w:top w:w="70" w:type="dxa"/>
              <w:left w:w="90" w:type="dxa"/>
              <w:bottom w:w="70" w:type="dxa"/>
              <w:right w:w="90" w:type="dxa"/>
            </w:tcMar>
          </w:tcPr>
          <w:p w14:paraId="0CCBF375"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07478ADA"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5EA67B46"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33D42178" w14:textId="77777777" w:rsidR="006B1E66" w:rsidRDefault="00CC3326">
            <w:r>
              <w:rPr>
                <w:b/>
                <w:bCs/>
                <w:sz w:val="20"/>
                <w:szCs w:val="20"/>
              </w:rPr>
              <w:t>Observação</w:t>
            </w:r>
          </w:p>
        </w:tc>
      </w:tr>
      <w:tr w:rsidR="006B1E66" w:rsidRPr="002F1978" w14:paraId="332B96F2" w14:textId="77777777">
        <w:tc>
          <w:tcPr>
            <w:tcW w:w="1700" w:type="dxa"/>
            <w:tcMar>
              <w:top w:w="70" w:type="dxa"/>
              <w:left w:w="90" w:type="dxa"/>
              <w:bottom w:w="70" w:type="dxa"/>
              <w:right w:w="90" w:type="dxa"/>
            </w:tcMar>
          </w:tcPr>
          <w:p w14:paraId="7441905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124BFC8E"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0824930E"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7E2A2DC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2F1978" w14:paraId="530A1CC8" w14:textId="77777777">
        <w:tc>
          <w:tcPr>
            <w:tcW w:w="1700" w:type="dxa"/>
            <w:tcMar>
              <w:top w:w="70" w:type="dxa"/>
              <w:left w:w="90" w:type="dxa"/>
              <w:bottom w:w="70" w:type="dxa"/>
              <w:right w:w="90" w:type="dxa"/>
            </w:tcMar>
          </w:tcPr>
          <w:p w14:paraId="2A4A7F6F" w14:textId="77777777" w:rsidR="006B1E66" w:rsidRDefault="00CC3326">
            <w:r>
              <w:rPr>
                <w:sz w:val="20"/>
                <w:szCs w:val="20"/>
              </w:rPr>
              <w:lastRenderedPageBreak/>
              <w:t>Iluminação plena da classe</w:t>
            </w:r>
          </w:p>
        </w:tc>
        <w:tc>
          <w:tcPr>
            <w:tcW w:w="2500" w:type="dxa"/>
            <w:tcMar>
              <w:top w:w="70" w:type="dxa"/>
              <w:left w:w="90" w:type="dxa"/>
              <w:bottom w:w="70" w:type="dxa"/>
              <w:right w:w="90" w:type="dxa"/>
            </w:tcMar>
          </w:tcPr>
          <w:p w14:paraId="07077DAD"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456CF9BD" w14:textId="77777777" w:rsidR="006B1E66" w:rsidRDefault="00CC3326">
            <w:r>
              <w:rPr>
                <w:sz w:val="20"/>
                <w:szCs w:val="20"/>
              </w:rPr>
              <w:t>Classe P3, Tabela 7</w:t>
            </w:r>
          </w:p>
        </w:tc>
        <w:tc>
          <w:tcPr>
            <w:tcW w:w="2471" w:type="dxa"/>
            <w:tcMar>
              <w:top w:w="70" w:type="dxa"/>
              <w:left w:w="90" w:type="dxa"/>
              <w:bottom w:w="70" w:type="dxa"/>
              <w:right w:w="90" w:type="dxa"/>
            </w:tcMar>
          </w:tcPr>
          <w:p w14:paraId="00B5A1BA" w14:textId="77777777" w:rsidR="006B1E66" w:rsidRPr="000F5B8B" w:rsidRDefault="00CC3326">
            <w:pPr>
              <w:rPr>
                <w:lang w:val="pt-BR"/>
              </w:rPr>
            </w:pPr>
            <w:r>
              <w:rPr>
                <w:sz w:val="20"/>
                <w:szCs w:val="20"/>
                <w:lang w:val="pt-BR"/>
              </w:rPr>
              <w:t>Referência para o cálculo da taxa de variação</w:t>
            </w:r>
          </w:p>
        </w:tc>
      </w:tr>
      <w:tr w:rsidR="006B1E66" w:rsidRPr="002F1978" w14:paraId="2221FD3C" w14:textId="77777777">
        <w:tc>
          <w:tcPr>
            <w:tcW w:w="1700" w:type="dxa"/>
            <w:tcMar>
              <w:top w:w="70" w:type="dxa"/>
              <w:left w:w="90" w:type="dxa"/>
              <w:bottom w:w="70" w:type="dxa"/>
              <w:right w:w="90" w:type="dxa"/>
            </w:tcMar>
          </w:tcPr>
          <w:p w14:paraId="45FF180C" w14:textId="77777777" w:rsidR="006B1E66" w:rsidRDefault="00CC3326">
            <w:r>
              <w:rPr>
                <w:sz w:val="20"/>
                <w:szCs w:val="20"/>
              </w:rPr>
              <w:t>Piso de atenuação</w:t>
            </w:r>
          </w:p>
        </w:tc>
        <w:tc>
          <w:tcPr>
            <w:tcW w:w="2500" w:type="dxa"/>
            <w:tcMar>
              <w:top w:w="70" w:type="dxa"/>
              <w:left w:w="90" w:type="dxa"/>
              <w:bottom w:w="70" w:type="dxa"/>
              <w:right w:w="90" w:type="dxa"/>
            </w:tcMar>
          </w:tcPr>
          <w:p w14:paraId="664A5F2C"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E31FA84"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E648A7E" w14:textId="77777777" w:rsidR="006B1E66" w:rsidRPr="000F5B8B" w:rsidRDefault="00CC3326">
            <w:pPr>
              <w:rPr>
                <w:lang w:val="pt-BR"/>
              </w:rPr>
            </w:pPr>
            <w:r>
              <w:rPr>
                <w:sz w:val="20"/>
                <w:szCs w:val="20"/>
                <w:lang w:val="pt-BR"/>
              </w:rPr>
              <w:t>Limite inferior verificado antes de cada atuação</w:t>
            </w:r>
          </w:p>
        </w:tc>
      </w:tr>
      <w:tr w:rsidR="006B1E66" w:rsidRPr="002F1978" w14:paraId="325E8D3E" w14:textId="77777777">
        <w:tc>
          <w:tcPr>
            <w:tcW w:w="1700" w:type="dxa"/>
            <w:tcMar>
              <w:top w:w="70" w:type="dxa"/>
              <w:left w:w="90" w:type="dxa"/>
              <w:bottom w:w="70" w:type="dxa"/>
              <w:right w:w="90" w:type="dxa"/>
            </w:tcMar>
          </w:tcPr>
          <w:p w14:paraId="0CFCAB36"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5440E3DF" w14:textId="77777777" w:rsidR="006B1E66" w:rsidRDefault="00CC3326">
            <w:r>
              <w:rPr>
                <w:sz w:val="20"/>
                <w:szCs w:val="20"/>
              </w:rPr>
              <w:t>1 lux por minuto</w:t>
            </w:r>
          </w:p>
        </w:tc>
        <w:tc>
          <w:tcPr>
            <w:tcW w:w="2400" w:type="dxa"/>
            <w:tcMar>
              <w:top w:w="70" w:type="dxa"/>
              <w:left w:w="90" w:type="dxa"/>
              <w:bottom w:w="70" w:type="dxa"/>
              <w:right w:w="90" w:type="dxa"/>
            </w:tcMar>
          </w:tcPr>
          <w:p w14:paraId="5872D72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8B3BCCB"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2F1978" w14:paraId="02E22658" w14:textId="77777777">
        <w:tc>
          <w:tcPr>
            <w:tcW w:w="1700" w:type="dxa"/>
            <w:tcMar>
              <w:top w:w="70" w:type="dxa"/>
              <w:left w:w="90" w:type="dxa"/>
              <w:bottom w:w="70" w:type="dxa"/>
              <w:right w:w="90" w:type="dxa"/>
            </w:tcMar>
          </w:tcPr>
          <w:p w14:paraId="705D40A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4869BFD"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B1B17D7" w14:textId="77777777" w:rsidR="006B1E66" w:rsidRDefault="00CC3326">
            <w:r>
              <w:rPr>
                <w:sz w:val="20"/>
                <w:szCs w:val="20"/>
              </w:rPr>
              <w:t>Não prescrito pela norma</w:t>
            </w:r>
          </w:p>
        </w:tc>
        <w:tc>
          <w:tcPr>
            <w:tcW w:w="2471" w:type="dxa"/>
            <w:tcMar>
              <w:top w:w="70" w:type="dxa"/>
              <w:left w:w="90" w:type="dxa"/>
              <w:bottom w:w="70" w:type="dxa"/>
              <w:right w:w="90" w:type="dxa"/>
            </w:tcMar>
          </w:tcPr>
          <w:p w14:paraId="596E98A0"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38E5A6E1" w14:textId="77777777" w:rsidR="006B1E66" w:rsidRPr="000F5B8B" w:rsidRDefault="00CC3326">
      <w:pPr>
        <w:spacing w:before="130" w:after="260"/>
        <w:rPr>
          <w:lang w:val="pt-BR"/>
        </w:rPr>
      </w:pPr>
      <w:r>
        <w:rPr>
          <w:sz w:val="20"/>
          <w:szCs w:val="20"/>
          <w:lang w:val="pt-BR"/>
        </w:rPr>
        <w:t>Fonte: Elaborado pelos autores (2026).</w:t>
      </w:r>
    </w:p>
    <w:p w14:paraId="5D3FE652"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773CDC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30AB0E8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2D596853" w14:textId="7F4A873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5A0407BA"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7A940A9" w14:textId="77777777" w:rsidR="00044D5A" w:rsidRPr="008C0B6A" w:rsidRDefault="00285AB3">
      <w:pPr>
        <w:spacing w:after="280"/>
        <w:jc w:val="center"/>
        <w:rPr>
          <w:lang w:val="pt-BR"/>
        </w:rPr>
      </w:pPr>
      <w:r>
        <w:rPr>
          <w:sz w:val="20"/>
          <w:szCs w:val="20"/>
          <w:lang w:val="pt-BR"/>
        </w:rPr>
        <w:t>Fonte: Acervo dos autores (2026).</w:t>
      </w:r>
    </w:p>
    <w:p w14:paraId="6322884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3ED319C8"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4390EF8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2A4156F9"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27B254E4"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F6F7EC6"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35F6ADC"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E9380B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6BBDE3F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6EE0563F"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w:t>
      </w:r>
      <w:r>
        <w:rPr>
          <w:lang w:val="pt-BR"/>
        </w:rPr>
        <w:t>eita no mesmo procedimento, e a tabela nova é gravada no banco e enviada à memória do nó, sem recompilação do firmware.</w:t>
      </w:r>
    </w:p>
    <w:p w14:paraId="2F599A1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1B79FB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31AB0F6B"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0A7B502B"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37BF425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F619ADD"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1E7EE927"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5C340FB"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2EA09F6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6310BB96"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13F96307"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6158CED8"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2704235D"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64CD7A07"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39CF572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25044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3C522CE2"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790A8DA"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43AA895D"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0648A4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C19A94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F80A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3626E75A"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D863B3E"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719B814D"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75BC679F"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57E03A51"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w:t>
      </w:r>
      <w:r>
        <w:rPr>
          <w:lang w:val="pt-BR"/>
        </w:rPr>
        <w:t xml:space="preserv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w:t>
      </w:r>
      <w:r>
        <w:rPr>
          <w:lang w:val="pt-BR"/>
        </w:rPr>
        <w:t>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502A237F"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7BA09274"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A1F6BBE"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2753EC1"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66F526B6"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5DB0196"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DD8D6C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22B51AE4"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w:t>
      </w:r>
      <w:r>
        <w:rPr>
          <w:lang w:val="pt-BR"/>
        </w:rPr>
        <w:t xml:space="preserve">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w:t>
      </w:r>
      <w:r>
        <w:rPr>
          <w:lang w:val="pt-BR"/>
        </w:rPr>
        <w:t>limite de 1, e a variação diária da régua ficou abaixo de 5 % em 95 % dos dias, nos quatro percentis.</w:t>
      </w:r>
    </w:p>
    <w:p w14:paraId="18D55AF2"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C0EBFA5"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6CDAEC96"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25B339EB"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7C1B6EC" w14:textId="3E20502C"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5DB3B81" w14:textId="77777777">
        <w:trPr>
          <w:tblHeader/>
        </w:trPr>
        <w:tc>
          <w:tcPr>
            <w:tcW w:w="2100" w:type="dxa"/>
            <w:shd w:val="clear" w:color="auto" w:fill="EDEDED"/>
            <w:tcMar>
              <w:top w:w="70" w:type="dxa"/>
              <w:left w:w="90" w:type="dxa"/>
              <w:bottom w:w="70" w:type="dxa"/>
              <w:right w:w="90" w:type="dxa"/>
            </w:tcMar>
          </w:tcPr>
          <w:p w14:paraId="0D9371AD"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6C7CA993"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582614B" w14:textId="77777777" w:rsidR="006B1E66" w:rsidRDefault="00CC3326">
            <w:r>
              <w:rPr>
                <w:b/>
                <w:bCs/>
                <w:sz w:val="20"/>
                <w:szCs w:val="20"/>
              </w:rPr>
              <w:t>Justificativa da inclusão</w:t>
            </w:r>
          </w:p>
        </w:tc>
      </w:tr>
      <w:tr w:rsidR="006B1E66" w:rsidRPr="002F1978" w14:paraId="13749149" w14:textId="77777777">
        <w:tc>
          <w:tcPr>
            <w:tcW w:w="2100" w:type="dxa"/>
            <w:tcMar>
              <w:top w:w="70" w:type="dxa"/>
              <w:left w:w="90" w:type="dxa"/>
              <w:bottom w:w="70" w:type="dxa"/>
              <w:right w:w="90" w:type="dxa"/>
            </w:tcMar>
          </w:tcPr>
          <w:p w14:paraId="7686CC1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50242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9880D5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2F1978" w14:paraId="091C8BDE" w14:textId="77777777">
        <w:tc>
          <w:tcPr>
            <w:tcW w:w="2100" w:type="dxa"/>
            <w:tcMar>
              <w:top w:w="70" w:type="dxa"/>
              <w:left w:w="90" w:type="dxa"/>
              <w:bottom w:w="70" w:type="dxa"/>
              <w:right w:w="90" w:type="dxa"/>
            </w:tcMar>
          </w:tcPr>
          <w:p w14:paraId="79F6465A"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7F5EAAB"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38AB9E"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2F1978" w14:paraId="18926F9D" w14:textId="77777777">
        <w:tc>
          <w:tcPr>
            <w:tcW w:w="2100" w:type="dxa"/>
            <w:tcMar>
              <w:top w:w="70" w:type="dxa"/>
              <w:left w:w="90" w:type="dxa"/>
              <w:bottom w:w="70" w:type="dxa"/>
              <w:right w:w="90" w:type="dxa"/>
            </w:tcMar>
          </w:tcPr>
          <w:p w14:paraId="272E715B"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3BBF824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3CF4DB6B"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2F1978" w14:paraId="03CBCFF5" w14:textId="77777777">
        <w:tc>
          <w:tcPr>
            <w:tcW w:w="2100" w:type="dxa"/>
            <w:tcMar>
              <w:top w:w="70" w:type="dxa"/>
              <w:left w:w="90" w:type="dxa"/>
              <w:bottom w:w="70" w:type="dxa"/>
              <w:right w:w="90" w:type="dxa"/>
            </w:tcMar>
          </w:tcPr>
          <w:p w14:paraId="44D0A869" w14:textId="77777777" w:rsidR="006B1E66" w:rsidRDefault="00CC3326">
            <w:r>
              <w:rPr>
                <w:sz w:val="20"/>
                <w:szCs w:val="20"/>
              </w:rPr>
              <w:t>Faixa horária</w:t>
            </w:r>
          </w:p>
        </w:tc>
        <w:tc>
          <w:tcPr>
            <w:tcW w:w="3200" w:type="dxa"/>
            <w:tcMar>
              <w:top w:w="70" w:type="dxa"/>
              <w:left w:w="90" w:type="dxa"/>
              <w:bottom w:w="70" w:type="dxa"/>
              <w:right w:w="90" w:type="dxa"/>
            </w:tcMar>
          </w:tcPr>
          <w:p w14:paraId="13D99DD6"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E88DE7B"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2F1978" w14:paraId="5A32B58B" w14:textId="77777777">
        <w:tc>
          <w:tcPr>
            <w:tcW w:w="2100" w:type="dxa"/>
            <w:tcMar>
              <w:top w:w="70" w:type="dxa"/>
              <w:left w:w="90" w:type="dxa"/>
              <w:bottom w:w="70" w:type="dxa"/>
              <w:right w:w="90" w:type="dxa"/>
            </w:tcMar>
          </w:tcPr>
          <w:p w14:paraId="3CF591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33CCFEB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A53C17D"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666B8D3B" w14:textId="77777777" w:rsidR="006B1E66" w:rsidRPr="000F5B8B" w:rsidRDefault="00CC3326">
      <w:pPr>
        <w:spacing w:before="130" w:after="260"/>
        <w:rPr>
          <w:lang w:val="pt-BR"/>
        </w:rPr>
      </w:pPr>
      <w:r>
        <w:rPr>
          <w:sz w:val="20"/>
          <w:szCs w:val="20"/>
          <w:lang w:val="pt-BR"/>
        </w:rPr>
        <w:t>Fonte: Elaborado pelos autores (2026).</w:t>
      </w:r>
    </w:p>
    <w:p w14:paraId="4715F45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304A7FC6"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w:t>
      </w:r>
      <w:r>
        <w:rPr>
          <w:lang w:val="pt-BR"/>
        </w:rPr>
        <w:t>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514992F"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2457A23"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E6B774A"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BCC4559"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568D3DB9"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385CC9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F072D73"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1677823"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497884A5"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2F85950B"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32B39E70"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2FD2078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7789666"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582E894A"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C55CB9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5270A61D"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46A19834"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058CB6C" w14:textId="32C4CE1C"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2F1978" w14:paraId="5F8D42BC" w14:textId="77777777">
        <w:trPr>
          <w:tblHeader/>
        </w:trPr>
        <w:tc>
          <w:tcPr>
            <w:tcW w:w="1700" w:type="dxa"/>
            <w:shd w:val="clear" w:color="auto" w:fill="EDEDED"/>
            <w:tcMar>
              <w:top w:w="70" w:type="dxa"/>
              <w:left w:w="90" w:type="dxa"/>
              <w:bottom w:w="70" w:type="dxa"/>
              <w:right w:w="90" w:type="dxa"/>
            </w:tcMar>
          </w:tcPr>
          <w:p w14:paraId="2980C17B"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B8B5DF4"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3CA0446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B6D6A20" w14:textId="77777777" w:rsidR="006B1E66" w:rsidRPr="000F5B8B" w:rsidRDefault="00CC3326">
            <w:pPr>
              <w:rPr>
                <w:lang w:val="pt-BR"/>
              </w:rPr>
            </w:pPr>
            <w:r>
              <w:rPr>
                <w:b/>
                <w:bCs/>
                <w:sz w:val="20"/>
                <w:szCs w:val="20"/>
                <w:lang w:val="pt-BR"/>
              </w:rPr>
              <w:t>Iluminância vertical mínima mantida (lux)</w:t>
            </w:r>
          </w:p>
        </w:tc>
      </w:tr>
      <w:tr w:rsidR="006B1E66" w14:paraId="7DEEDB7C" w14:textId="77777777">
        <w:tc>
          <w:tcPr>
            <w:tcW w:w="1700" w:type="dxa"/>
            <w:tcMar>
              <w:top w:w="70" w:type="dxa"/>
              <w:left w:w="90" w:type="dxa"/>
              <w:bottom w:w="70" w:type="dxa"/>
              <w:right w:w="90" w:type="dxa"/>
            </w:tcMar>
          </w:tcPr>
          <w:p w14:paraId="494622E7" w14:textId="77777777" w:rsidR="006B1E66" w:rsidRDefault="00CC3326">
            <w:r>
              <w:rPr>
                <w:sz w:val="20"/>
                <w:szCs w:val="20"/>
              </w:rPr>
              <w:t>P3 (fluxo pleno)</w:t>
            </w:r>
          </w:p>
        </w:tc>
        <w:tc>
          <w:tcPr>
            <w:tcW w:w="2500" w:type="dxa"/>
            <w:tcMar>
              <w:top w:w="70" w:type="dxa"/>
              <w:left w:w="90" w:type="dxa"/>
              <w:bottom w:w="70" w:type="dxa"/>
              <w:right w:w="90" w:type="dxa"/>
            </w:tcMar>
          </w:tcPr>
          <w:p w14:paraId="22B5D462" w14:textId="77777777" w:rsidR="006B1E66" w:rsidRDefault="00CC3326">
            <w:r>
              <w:rPr>
                <w:sz w:val="20"/>
                <w:szCs w:val="20"/>
              </w:rPr>
              <w:t>10</w:t>
            </w:r>
          </w:p>
        </w:tc>
        <w:tc>
          <w:tcPr>
            <w:tcW w:w="2400" w:type="dxa"/>
            <w:tcMar>
              <w:top w:w="70" w:type="dxa"/>
              <w:left w:w="90" w:type="dxa"/>
              <w:bottom w:w="70" w:type="dxa"/>
              <w:right w:w="90" w:type="dxa"/>
            </w:tcMar>
          </w:tcPr>
          <w:p w14:paraId="34A16C9F" w14:textId="77777777" w:rsidR="006B1E66" w:rsidRDefault="00CC3326">
            <w:r>
              <w:rPr>
                <w:sz w:val="20"/>
                <w:szCs w:val="20"/>
              </w:rPr>
              <w:t>2,0</w:t>
            </w:r>
          </w:p>
        </w:tc>
        <w:tc>
          <w:tcPr>
            <w:tcW w:w="2471" w:type="dxa"/>
            <w:tcMar>
              <w:top w:w="70" w:type="dxa"/>
              <w:left w:w="90" w:type="dxa"/>
              <w:bottom w:w="70" w:type="dxa"/>
              <w:right w:w="90" w:type="dxa"/>
            </w:tcMar>
          </w:tcPr>
          <w:p w14:paraId="2FD0F25E" w14:textId="77777777" w:rsidR="006B1E66" w:rsidRDefault="00CC3326">
            <w:r>
              <w:rPr>
                <w:sz w:val="20"/>
                <w:szCs w:val="20"/>
              </w:rPr>
              <w:t>3,0</w:t>
            </w:r>
          </w:p>
        </w:tc>
      </w:tr>
      <w:tr w:rsidR="006B1E66" w14:paraId="711D6AC2" w14:textId="77777777">
        <w:tc>
          <w:tcPr>
            <w:tcW w:w="1700" w:type="dxa"/>
            <w:tcMar>
              <w:top w:w="70" w:type="dxa"/>
              <w:left w:w="90" w:type="dxa"/>
              <w:bottom w:w="70" w:type="dxa"/>
              <w:right w:w="90" w:type="dxa"/>
            </w:tcMar>
          </w:tcPr>
          <w:p w14:paraId="4F670DFF" w14:textId="77777777" w:rsidR="006B1E66" w:rsidRDefault="00CC3326">
            <w:r>
              <w:rPr>
                <w:sz w:val="20"/>
                <w:szCs w:val="20"/>
              </w:rPr>
              <w:t>P4 (nível intermediário)</w:t>
            </w:r>
          </w:p>
        </w:tc>
        <w:tc>
          <w:tcPr>
            <w:tcW w:w="2500" w:type="dxa"/>
            <w:tcMar>
              <w:top w:w="70" w:type="dxa"/>
              <w:left w:w="90" w:type="dxa"/>
              <w:bottom w:w="70" w:type="dxa"/>
              <w:right w:w="90" w:type="dxa"/>
            </w:tcMar>
          </w:tcPr>
          <w:p w14:paraId="3F90C37B" w14:textId="77777777" w:rsidR="006B1E66" w:rsidRDefault="00CC3326">
            <w:r>
              <w:rPr>
                <w:sz w:val="20"/>
                <w:szCs w:val="20"/>
              </w:rPr>
              <w:t>7,5</w:t>
            </w:r>
          </w:p>
        </w:tc>
        <w:tc>
          <w:tcPr>
            <w:tcW w:w="2400" w:type="dxa"/>
            <w:tcMar>
              <w:top w:w="70" w:type="dxa"/>
              <w:left w:w="90" w:type="dxa"/>
              <w:bottom w:w="70" w:type="dxa"/>
              <w:right w:w="90" w:type="dxa"/>
            </w:tcMar>
          </w:tcPr>
          <w:p w14:paraId="2FA82957" w14:textId="77777777" w:rsidR="006B1E66" w:rsidRDefault="00CC3326">
            <w:r>
              <w:rPr>
                <w:sz w:val="20"/>
                <w:szCs w:val="20"/>
              </w:rPr>
              <w:t>1,5</w:t>
            </w:r>
          </w:p>
        </w:tc>
        <w:tc>
          <w:tcPr>
            <w:tcW w:w="2471" w:type="dxa"/>
            <w:tcMar>
              <w:top w:w="70" w:type="dxa"/>
              <w:left w:w="90" w:type="dxa"/>
              <w:bottom w:w="70" w:type="dxa"/>
              <w:right w:w="90" w:type="dxa"/>
            </w:tcMar>
          </w:tcPr>
          <w:p w14:paraId="6146B868" w14:textId="77777777" w:rsidR="006B1E66" w:rsidRDefault="00CC3326">
            <w:r>
              <w:rPr>
                <w:sz w:val="20"/>
                <w:szCs w:val="20"/>
              </w:rPr>
              <w:t>2,5</w:t>
            </w:r>
          </w:p>
        </w:tc>
      </w:tr>
      <w:tr w:rsidR="006B1E66" w14:paraId="49C6EA9A" w14:textId="77777777">
        <w:tc>
          <w:tcPr>
            <w:tcW w:w="1700" w:type="dxa"/>
            <w:tcMar>
              <w:top w:w="70" w:type="dxa"/>
              <w:left w:w="90" w:type="dxa"/>
              <w:bottom w:w="70" w:type="dxa"/>
              <w:right w:w="90" w:type="dxa"/>
            </w:tcMar>
          </w:tcPr>
          <w:p w14:paraId="109593C8" w14:textId="77777777" w:rsidR="006B1E66" w:rsidRDefault="00CC3326">
            <w:r>
              <w:rPr>
                <w:sz w:val="20"/>
                <w:szCs w:val="20"/>
              </w:rPr>
              <w:t>P5 (piso admissível)</w:t>
            </w:r>
          </w:p>
        </w:tc>
        <w:tc>
          <w:tcPr>
            <w:tcW w:w="2500" w:type="dxa"/>
            <w:tcMar>
              <w:top w:w="70" w:type="dxa"/>
              <w:left w:w="90" w:type="dxa"/>
              <w:bottom w:w="70" w:type="dxa"/>
              <w:right w:w="90" w:type="dxa"/>
            </w:tcMar>
          </w:tcPr>
          <w:p w14:paraId="55532A82" w14:textId="77777777" w:rsidR="006B1E66" w:rsidRDefault="00CC3326">
            <w:r>
              <w:rPr>
                <w:sz w:val="20"/>
                <w:szCs w:val="20"/>
              </w:rPr>
              <w:t>5,0</w:t>
            </w:r>
          </w:p>
        </w:tc>
        <w:tc>
          <w:tcPr>
            <w:tcW w:w="2400" w:type="dxa"/>
            <w:tcMar>
              <w:top w:w="70" w:type="dxa"/>
              <w:left w:w="90" w:type="dxa"/>
              <w:bottom w:w="70" w:type="dxa"/>
              <w:right w:w="90" w:type="dxa"/>
            </w:tcMar>
          </w:tcPr>
          <w:p w14:paraId="7292A8AC" w14:textId="77777777" w:rsidR="006B1E66" w:rsidRDefault="00CC3326">
            <w:r>
              <w:rPr>
                <w:sz w:val="20"/>
                <w:szCs w:val="20"/>
              </w:rPr>
              <w:t>1,0</w:t>
            </w:r>
          </w:p>
        </w:tc>
        <w:tc>
          <w:tcPr>
            <w:tcW w:w="2471" w:type="dxa"/>
            <w:tcMar>
              <w:top w:w="70" w:type="dxa"/>
              <w:left w:w="90" w:type="dxa"/>
              <w:bottom w:w="70" w:type="dxa"/>
              <w:right w:w="90" w:type="dxa"/>
            </w:tcMar>
          </w:tcPr>
          <w:p w14:paraId="7F5DBA74" w14:textId="77777777" w:rsidR="006B1E66" w:rsidRDefault="00CC3326">
            <w:r>
              <w:rPr>
                <w:sz w:val="20"/>
                <w:szCs w:val="20"/>
              </w:rPr>
              <w:t>1,5</w:t>
            </w:r>
          </w:p>
        </w:tc>
      </w:tr>
      <w:tr w:rsidR="006B1E66" w14:paraId="747FA827" w14:textId="77777777">
        <w:tc>
          <w:tcPr>
            <w:tcW w:w="1700" w:type="dxa"/>
            <w:tcMar>
              <w:top w:w="70" w:type="dxa"/>
              <w:left w:w="90" w:type="dxa"/>
              <w:bottom w:w="70" w:type="dxa"/>
              <w:right w:w="90" w:type="dxa"/>
            </w:tcMar>
          </w:tcPr>
          <w:p w14:paraId="6F22F686" w14:textId="77777777" w:rsidR="006B1E66" w:rsidRDefault="00CC3326">
            <w:r>
              <w:rPr>
                <w:sz w:val="20"/>
                <w:szCs w:val="20"/>
              </w:rPr>
              <w:t>P6 (não dimerizável)</w:t>
            </w:r>
          </w:p>
        </w:tc>
        <w:tc>
          <w:tcPr>
            <w:tcW w:w="2500" w:type="dxa"/>
            <w:tcMar>
              <w:top w:w="70" w:type="dxa"/>
              <w:left w:w="90" w:type="dxa"/>
              <w:bottom w:w="70" w:type="dxa"/>
              <w:right w:w="90" w:type="dxa"/>
            </w:tcMar>
          </w:tcPr>
          <w:p w14:paraId="2B58780E" w14:textId="77777777" w:rsidR="006B1E66" w:rsidRDefault="00CC3326">
            <w:r>
              <w:rPr>
                <w:sz w:val="20"/>
                <w:szCs w:val="20"/>
              </w:rPr>
              <w:t>3,0</w:t>
            </w:r>
          </w:p>
        </w:tc>
        <w:tc>
          <w:tcPr>
            <w:tcW w:w="2400" w:type="dxa"/>
            <w:tcMar>
              <w:top w:w="70" w:type="dxa"/>
              <w:left w:w="90" w:type="dxa"/>
              <w:bottom w:w="70" w:type="dxa"/>
              <w:right w:w="90" w:type="dxa"/>
            </w:tcMar>
          </w:tcPr>
          <w:p w14:paraId="7C0270D9" w14:textId="77777777" w:rsidR="006B1E66" w:rsidRDefault="00CC3326">
            <w:r>
              <w:rPr>
                <w:sz w:val="20"/>
                <w:szCs w:val="20"/>
              </w:rPr>
              <w:t>0,6</w:t>
            </w:r>
          </w:p>
        </w:tc>
        <w:tc>
          <w:tcPr>
            <w:tcW w:w="2471" w:type="dxa"/>
            <w:tcMar>
              <w:top w:w="70" w:type="dxa"/>
              <w:left w:w="90" w:type="dxa"/>
              <w:bottom w:w="70" w:type="dxa"/>
              <w:right w:w="90" w:type="dxa"/>
            </w:tcMar>
          </w:tcPr>
          <w:p w14:paraId="04B024C7" w14:textId="77777777" w:rsidR="006B1E66" w:rsidRDefault="00CC3326">
            <w:r>
              <w:rPr>
                <w:sz w:val="20"/>
                <w:szCs w:val="20"/>
              </w:rPr>
              <w:t>1,0</w:t>
            </w:r>
          </w:p>
        </w:tc>
      </w:tr>
    </w:tbl>
    <w:p w14:paraId="6062D368" w14:textId="77777777" w:rsidR="006B1E66" w:rsidRPr="000F5B8B" w:rsidRDefault="00CC3326">
      <w:pPr>
        <w:spacing w:before="130" w:after="260"/>
        <w:rPr>
          <w:lang w:val="pt-BR"/>
        </w:rPr>
      </w:pPr>
      <w:r>
        <w:rPr>
          <w:sz w:val="20"/>
          <w:szCs w:val="20"/>
          <w:lang w:val="pt-BR"/>
        </w:rPr>
        <w:t>Fonte: Adaptado da ABNT NBR 5101 (2024).</w:t>
      </w:r>
    </w:p>
    <w:p w14:paraId="4A5524B5"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3F6E0B1F"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BAD7628"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89ACAD3"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r>
        <w:t>Produz o objetivo específico d).</w:t>
      </w:r>
    </w:p>
    <w:p w14:paraId="7563E8E0"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14E9CC9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685B8AF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1AEED6BC"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7B0BC3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2309219"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C618AF3"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51C32C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75D55728"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47D8954"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F0A0F4B"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FF9776E"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Quatro características do arranjo asseguram essa condição.</w:t>
      </w:r>
    </w:p>
    <w:p w14:paraId="10677FDF"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DA1375F"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5CD61B8A"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B69DB"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E48BF8B"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E8E7D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D12698F"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6687FF9"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120231F3"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7942FD7B"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1A035F75"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E71C414" w14:textId="3FCD2DEC"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6A16BB5" w14:textId="77777777">
        <w:trPr>
          <w:tblHeader/>
        </w:trPr>
        <w:tc>
          <w:tcPr>
            <w:tcW w:w="2300" w:type="dxa"/>
            <w:shd w:val="clear" w:color="auto" w:fill="EDEDED"/>
            <w:tcMar>
              <w:top w:w="70" w:type="dxa"/>
              <w:left w:w="90" w:type="dxa"/>
              <w:bottom w:w="70" w:type="dxa"/>
              <w:right w:w="90" w:type="dxa"/>
            </w:tcMar>
          </w:tcPr>
          <w:p w14:paraId="3D7BEC10"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561BEF83"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08C05C4B" w14:textId="77777777" w:rsidR="00E01C3A" w:rsidRDefault="00CC3326">
            <w:r>
              <w:rPr>
                <w:b/>
                <w:bCs/>
                <w:sz w:val="20"/>
                <w:szCs w:val="20"/>
              </w:rPr>
              <w:t>Origem</w:t>
            </w:r>
          </w:p>
        </w:tc>
      </w:tr>
      <w:tr w:rsidR="00E01C3A" w:rsidRPr="002F1978" w14:paraId="3FA7B288" w14:textId="77777777">
        <w:tc>
          <w:tcPr>
            <w:tcW w:w="2300" w:type="dxa"/>
            <w:tcMar>
              <w:top w:w="70" w:type="dxa"/>
              <w:left w:w="90" w:type="dxa"/>
              <w:bottom w:w="70" w:type="dxa"/>
              <w:right w:w="90" w:type="dxa"/>
            </w:tcMar>
          </w:tcPr>
          <w:p w14:paraId="09ADDD04" w14:textId="77777777" w:rsidR="00E01C3A" w:rsidRDefault="00CC3326">
            <w:r>
              <w:rPr>
                <w:sz w:val="20"/>
                <w:szCs w:val="20"/>
              </w:rPr>
              <w:t>Potência nominal</w:t>
            </w:r>
          </w:p>
        </w:tc>
        <w:tc>
          <w:tcPr>
            <w:tcW w:w="2800" w:type="dxa"/>
            <w:tcMar>
              <w:top w:w="70" w:type="dxa"/>
              <w:left w:w="90" w:type="dxa"/>
              <w:bottom w:w="70" w:type="dxa"/>
              <w:right w:w="90" w:type="dxa"/>
            </w:tcMar>
          </w:tcPr>
          <w:p w14:paraId="6E04A942" w14:textId="77777777" w:rsidR="00E01C3A" w:rsidRDefault="00CC3326">
            <w:r>
              <w:rPr>
                <w:sz w:val="20"/>
                <w:szCs w:val="20"/>
              </w:rPr>
              <w:t>40 W</w:t>
            </w:r>
          </w:p>
        </w:tc>
        <w:tc>
          <w:tcPr>
            <w:tcW w:w="3971" w:type="dxa"/>
            <w:tcMar>
              <w:top w:w="70" w:type="dxa"/>
              <w:left w:w="90" w:type="dxa"/>
              <w:bottom w:w="70" w:type="dxa"/>
              <w:right w:w="90" w:type="dxa"/>
            </w:tcMar>
          </w:tcPr>
          <w:p w14:paraId="43DE3BC4"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2F1978" w14:paraId="3BA6B457" w14:textId="77777777">
        <w:tc>
          <w:tcPr>
            <w:tcW w:w="2300" w:type="dxa"/>
            <w:tcMar>
              <w:top w:w="70" w:type="dxa"/>
              <w:left w:w="90" w:type="dxa"/>
              <w:bottom w:w="70" w:type="dxa"/>
              <w:right w:w="90" w:type="dxa"/>
            </w:tcMar>
          </w:tcPr>
          <w:p w14:paraId="1F78ED91" w14:textId="77777777" w:rsidR="00E01C3A" w:rsidRDefault="00CC3326">
            <w:r>
              <w:rPr>
                <w:sz w:val="20"/>
                <w:szCs w:val="20"/>
              </w:rPr>
              <w:lastRenderedPageBreak/>
              <w:t>Eficácia luminosa e fluxo</w:t>
            </w:r>
          </w:p>
        </w:tc>
        <w:tc>
          <w:tcPr>
            <w:tcW w:w="2800" w:type="dxa"/>
            <w:tcMar>
              <w:top w:w="70" w:type="dxa"/>
              <w:left w:w="90" w:type="dxa"/>
              <w:bottom w:w="70" w:type="dxa"/>
              <w:right w:w="90" w:type="dxa"/>
            </w:tcMar>
          </w:tcPr>
          <w:p w14:paraId="7D3E8533"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6288F833" w14:textId="77777777" w:rsidR="00E01C3A" w:rsidRPr="00CE1B46" w:rsidRDefault="00CC3326">
            <w:pPr>
              <w:rPr>
                <w:lang w:val="pt-BR"/>
              </w:rPr>
            </w:pPr>
            <w:r>
              <w:rPr>
                <w:sz w:val="20"/>
                <w:szCs w:val="20"/>
                <w:lang w:val="pt-BR"/>
              </w:rPr>
              <w:t>Eficácia mínima exigida de toda luminária do parque</w:t>
            </w:r>
          </w:p>
        </w:tc>
      </w:tr>
      <w:tr w:rsidR="00E01C3A" w:rsidRPr="002F1978" w14:paraId="7FE56709" w14:textId="77777777">
        <w:tc>
          <w:tcPr>
            <w:tcW w:w="2300" w:type="dxa"/>
            <w:tcMar>
              <w:top w:w="70" w:type="dxa"/>
              <w:left w:w="90" w:type="dxa"/>
              <w:bottom w:w="70" w:type="dxa"/>
              <w:right w:w="90" w:type="dxa"/>
            </w:tcMar>
          </w:tcPr>
          <w:p w14:paraId="05613218"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CCB76F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49EEC8B" w14:textId="77777777" w:rsidR="00E01C3A" w:rsidRPr="00CE1B46" w:rsidRDefault="00CC3326">
            <w:pPr>
              <w:rPr>
                <w:lang w:val="pt-BR"/>
              </w:rPr>
            </w:pPr>
            <w:r>
              <w:rPr>
                <w:sz w:val="20"/>
                <w:szCs w:val="20"/>
                <w:lang w:val="pt-BR"/>
              </w:rPr>
              <w:t>Exigência contratual para o driver</w:t>
            </w:r>
          </w:p>
        </w:tc>
      </w:tr>
      <w:tr w:rsidR="00E01C3A" w14:paraId="17108875" w14:textId="77777777">
        <w:tc>
          <w:tcPr>
            <w:tcW w:w="2300" w:type="dxa"/>
            <w:tcMar>
              <w:top w:w="70" w:type="dxa"/>
              <w:left w:w="90" w:type="dxa"/>
              <w:bottom w:w="70" w:type="dxa"/>
              <w:right w:w="90" w:type="dxa"/>
            </w:tcMar>
          </w:tcPr>
          <w:p w14:paraId="1EAEBC9B"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086555C" w14:textId="77777777" w:rsidR="00E01C3A" w:rsidRDefault="00CC3326">
            <w:r>
              <w:rPr>
                <w:sz w:val="20"/>
                <w:szCs w:val="20"/>
              </w:rPr>
              <w:t>Proporcional</w:t>
            </w:r>
          </w:p>
        </w:tc>
        <w:tc>
          <w:tcPr>
            <w:tcW w:w="3971" w:type="dxa"/>
            <w:tcMar>
              <w:top w:w="70" w:type="dxa"/>
              <w:left w:w="90" w:type="dxa"/>
              <w:bottom w:w="70" w:type="dxa"/>
              <w:right w:w="90" w:type="dxa"/>
            </w:tcMar>
          </w:tcPr>
          <w:p w14:paraId="2C85761A" w14:textId="77777777" w:rsidR="00E01C3A" w:rsidRDefault="00CC3326">
            <w:r>
              <w:rPr>
                <w:sz w:val="20"/>
                <w:szCs w:val="20"/>
              </w:rPr>
              <w:t>Hipótese adotada nesta subseção</w:t>
            </w:r>
          </w:p>
        </w:tc>
      </w:tr>
      <w:tr w:rsidR="00E01C3A" w:rsidRPr="002F1978" w14:paraId="17261597" w14:textId="77777777">
        <w:tc>
          <w:tcPr>
            <w:tcW w:w="2300" w:type="dxa"/>
            <w:tcMar>
              <w:top w:w="70" w:type="dxa"/>
              <w:left w:w="90" w:type="dxa"/>
              <w:bottom w:w="70" w:type="dxa"/>
              <w:right w:w="90" w:type="dxa"/>
            </w:tcMar>
          </w:tcPr>
          <w:p w14:paraId="704FAF24"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BFEF296" w14:textId="77777777" w:rsidR="00E01C3A" w:rsidRDefault="00CC3326">
            <w:r>
              <w:rPr>
                <w:sz w:val="20"/>
                <w:szCs w:val="20"/>
              </w:rPr>
              <w:t>Não considerado</w:t>
            </w:r>
          </w:p>
        </w:tc>
        <w:tc>
          <w:tcPr>
            <w:tcW w:w="3971" w:type="dxa"/>
            <w:tcMar>
              <w:top w:w="70" w:type="dxa"/>
              <w:left w:w="90" w:type="dxa"/>
              <w:bottom w:w="70" w:type="dxa"/>
              <w:right w:w="90" w:type="dxa"/>
            </w:tcMar>
          </w:tcPr>
          <w:p w14:paraId="3EAD3DBB" w14:textId="77777777" w:rsidR="00E01C3A" w:rsidRPr="00CE1B46" w:rsidRDefault="00CC3326">
            <w:pPr>
              <w:rPr>
                <w:lang w:val="pt-BR"/>
              </w:rPr>
            </w:pPr>
            <w:r>
              <w:rPr>
                <w:sz w:val="20"/>
                <w:szCs w:val="20"/>
                <w:lang w:val="pt-BR"/>
              </w:rPr>
              <w:t>Declarado como viés na delimitação ao final desta subseção</w:t>
            </w:r>
          </w:p>
        </w:tc>
      </w:tr>
    </w:tbl>
    <w:p w14:paraId="2B16EF7D" w14:textId="77777777" w:rsidR="00E01C3A" w:rsidRDefault="00CC3326">
      <w:pPr>
        <w:spacing w:before="130" w:after="260"/>
        <w:rPr>
          <w:lang w:val="pt-BR"/>
        </w:rPr>
      </w:pPr>
      <w:r>
        <w:rPr>
          <w:sz w:val="20"/>
          <w:szCs w:val="20"/>
          <w:lang w:val="pt-BR"/>
        </w:rPr>
        <w:t>Fonte: Elaborado pelos autores (2026) a partir de São Paulo (2015).</w:t>
      </w:r>
    </w:p>
    <w:p w14:paraId="29EE59A4"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7F1AA24"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4D18FE72"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2E62D4F"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651DFE"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93C8180"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6140D860"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0FB9C2A7"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646D4A19"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4FC07B38"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264400E4" w14:textId="77777777" w:rsidR="00A13357" w:rsidRPr="002F1978" w:rsidRDefault="00285AB3">
      <w:pPr>
        <w:spacing w:after="120" w:line="360" w:lineRule="auto"/>
        <w:ind w:firstLine="709"/>
        <w:jc w:val="both"/>
        <w:rPr>
          <w:lang w:val="pt-BR"/>
        </w:rPr>
      </w:pPr>
      <w:r>
        <w:rPr>
          <w:lang w:val="pt-BR"/>
        </w:rPr>
        <w:t>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w:t>
      </w:r>
      <w:r>
        <w:rPr>
          <w:lang w:val="pt-BR"/>
        </w:rPr>
        <w:t xml:space="preserve">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19E2F3BC"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32AD4306"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3BF0FAD9"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w:t>
      </w:r>
      <w:r>
        <w:rPr>
          <w:lang w:val="pt-BR"/>
        </w:rPr>
        <w:t>1, 3.3 e 3.4.</w:t>
      </w:r>
    </w:p>
    <w:p w14:paraId="26D41D1E"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326DC9E9"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8E7CA75" w14:textId="7EC3DBC5"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B4BA0CE" w14:textId="77777777">
        <w:trPr>
          <w:tblHeader/>
        </w:trPr>
        <w:tc>
          <w:tcPr>
            <w:tcW w:w="900" w:type="dxa"/>
            <w:shd w:val="clear" w:color="auto" w:fill="EDEDED"/>
            <w:tcMar>
              <w:top w:w="70" w:type="dxa"/>
              <w:left w:w="90" w:type="dxa"/>
              <w:bottom w:w="70" w:type="dxa"/>
              <w:right w:w="90" w:type="dxa"/>
            </w:tcMar>
          </w:tcPr>
          <w:p w14:paraId="2F4ECA0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CA9ABCF"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14311DA9" w14:textId="77777777" w:rsidR="00E01C3A" w:rsidRDefault="00CC3326">
            <w:r>
              <w:rPr>
                <w:b/>
                <w:bCs/>
                <w:sz w:val="20"/>
                <w:szCs w:val="20"/>
              </w:rPr>
              <w:t>Origem</w:t>
            </w:r>
          </w:p>
        </w:tc>
      </w:tr>
      <w:tr w:rsidR="00E01C3A" w14:paraId="1D459E27" w14:textId="77777777">
        <w:tc>
          <w:tcPr>
            <w:tcW w:w="900" w:type="dxa"/>
            <w:tcMar>
              <w:top w:w="70" w:type="dxa"/>
              <w:left w:w="90" w:type="dxa"/>
              <w:bottom w:w="70" w:type="dxa"/>
              <w:right w:w="90" w:type="dxa"/>
            </w:tcMar>
          </w:tcPr>
          <w:p w14:paraId="5F64D274" w14:textId="77777777" w:rsidR="00E01C3A" w:rsidRDefault="00CC3326">
            <w:r>
              <w:rPr>
                <w:sz w:val="20"/>
                <w:szCs w:val="20"/>
              </w:rPr>
              <w:t>RF01</w:t>
            </w:r>
          </w:p>
        </w:tc>
        <w:tc>
          <w:tcPr>
            <w:tcW w:w="6171" w:type="dxa"/>
            <w:tcMar>
              <w:top w:w="70" w:type="dxa"/>
              <w:left w:w="90" w:type="dxa"/>
              <w:bottom w:w="70" w:type="dxa"/>
              <w:right w:w="90" w:type="dxa"/>
            </w:tcMar>
          </w:tcPr>
          <w:p w14:paraId="39EAA141"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793910C7" w14:textId="77777777" w:rsidR="00E01C3A" w:rsidRDefault="00CC3326">
            <w:r>
              <w:rPr>
                <w:sz w:val="20"/>
                <w:szCs w:val="20"/>
              </w:rPr>
              <w:t>3.2 e 3.5</w:t>
            </w:r>
          </w:p>
        </w:tc>
      </w:tr>
      <w:tr w:rsidR="00E01C3A" w14:paraId="04CA9643" w14:textId="77777777">
        <w:tc>
          <w:tcPr>
            <w:tcW w:w="900" w:type="dxa"/>
            <w:tcMar>
              <w:top w:w="70" w:type="dxa"/>
              <w:left w:w="90" w:type="dxa"/>
              <w:bottom w:w="70" w:type="dxa"/>
              <w:right w:w="90" w:type="dxa"/>
            </w:tcMar>
          </w:tcPr>
          <w:p w14:paraId="12D0FB63"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7648C7CC"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125DE36" w14:textId="77777777" w:rsidR="00E01C3A" w:rsidRDefault="00CC3326">
            <w:r>
              <w:rPr>
                <w:sz w:val="20"/>
                <w:szCs w:val="20"/>
              </w:rPr>
              <w:t>3.6</w:t>
            </w:r>
          </w:p>
        </w:tc>
      </w:tr>
      <w:tr w:rsidR="00E01C3A" w14:paraId="43BF722F" w14:textId="77777777">
        <w:tc>
          <w:tcPr>
            <w:tcW w:w="900" w:type="dxa"/>
            <w:tcMar>
              <w:top w:w="70" w:type="dxa"/>
              <w:left w:w="90" w:type="dxa"/>
              <w:bottom w:w="70" w:type="dxa"/>
              <w:right w:w="90" w:type="dxa"/>
            </w:tcMar>
          </w:tcPr>
          <w:p w14:paraId="6AF3373E" w14:textId="77777777" w:rsidR="00E01C3A" w:rsidRDefault="00CC3326">
            <w:r>
              <w:rPr>
                <w:sz w:val="20"/>
                <w:szCs w:val="20"/>
              </w:rPr>
              <w:t>RF03</w:t>
            </w:r>
          </w:p>
        </w:tc>
        <w:tc>
          <w:tcPr>
            <w:tcW w:w="6171" w:type="dxa"/>
            <w:tcMar>
              <w:top w:w="70" w:type="dxa"/>
              <w:left w:w="90" w:type="dxa"/>
              <w:bottom w:w="70" w:type="dxa"/>
              <w:right w:w="90" w:type="dxa"/>
            </w:tcMar>
          </w:tcPr>
          <w:p w14:paraId="0F9B3A7D"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511F95B7" w14:textId="77777777" w:rsidR="00E01C3A" w:rsidRDefault="00CC3326">
            <w:r>
              <w:rPr>
                <w:sz w:val="20"/>
                <w:szCs w:val="20"/>
              </w:rPr>
              <w:t>3.7</w:t>
            </w:r>
          </w:p>
        </w:tc>
      </w:tr>
      <w:tr w:rsidR="00E01C3A" w14:paraId="7683A338" w14:textId="77777777">
        <w:tc>
          <w:tcPr>
            <w:tcW w:w="900" w:type="dxa"/>
            <w:tcMar>
              <w:top w:w="70" w:type="dxa"/>
              <w:left w:w="90" w:type="dxa"/>
              <w:bottom w:w="70" w:type="dxa"/>
              <w:right w:w="90" w:type="dxa"/>
            </w:tcMar>
          </w:tcPr>
          <w:p w14:paraId="228C53B6" w14:textId="77777777" w:rsidR="00E01C3A" w:rsidRDefault="00CC3326">
            <w:r>
              <w:rPr>
                <w:sz w:val="20"/>
                <w:szCs w:val="20"/>
              </w:rPr>
              <w:t>RF04</w:t>
            </w:r>
          </w:p>
        </w:tc>
        <w:tc>
          <w:tcPr>
            <w:tcW w:w="6171" w:type="dxa"/>
            <w:tcMar>
              <w:top w:w="70" w:type="dxa"/>
              <w:left w:w="90" w:type="dxa"/>
              <w:bottom w:w="70" w:type="dxa"/>
              <w:right w:w="90" w:type="dxa"/>
            </w:tcMar>
          </w:tcPr>
          <w:p w14:paraId="7C743066"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071BD9B" w14:textId="77777777" w:rsidR="00E01C3A" w:rsidRDefault="00CC3326">
            <w:r>
              <w:rPr>
                <w:sz w:val="20"/>
                <w:szCs w:val="20"/>
              </w:rPr>
              <w:t>2.5, 3.7 e 3.8</w:t>
            </w:r>
          </w:p>
        </w:tc>
      </w:tr>
      <w:tr w:rsidR="00E01C3A" w14:paraId="3558EF33" w14:textId="77777777">
        <w:tc>
          <w:tcPr>
            <w:tcW w:w="900" w:type="dxa"/>
            <w:tcMar>
              <w:top w:w="70" w:type="dxa"/>
              <w:left w:w="90" w:type="dxa"/>
              <w:bottom w:w="70" w:type="dxa"/>
              <w:right w:w="90" w:type="dxa"/>
            </w:tcMar>
          </w:tcPr>
          <w:p w14:paraId="33199939" w14:textId="77777777" w:rsidR="00E01C3A" w:rsidRDefault="00CC3326">
            <w:r>
              <w:rPr>
                <w:sz w:val="20"/>
                <w:szCs w:val="20"/>
              </w:rPr>
              <w:t>RF05</w:t>
            </w:r>
          </w:p>
        </w:tc>
        <w:tc>
          <w:tcPr>
            <w:tcW w:w="6171" w:type="dxa"/>
            <w:tcMar>
              <w:top w:w="70" w:type="dxa"/>
              <w:left w:w="90" w:type="dxa"/>
              <w:bottom w:w="70" w:type="dxa"/>
              <w:right w:w="90" w:type="dxa"/>
            </w:tcMar>
          </w:tcPr>
          <w:p w14:paraId="7817FF8A"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4BB3372F" w14:textId="77777777" w:rsidR="00E01C3A" w:rsidRDefault="00CC3326">
            <w:r>
              <w:rPr>
                <w:sz w:val="20"/>
                <w:szCs w:val="20"/>
              </w:rPr>
              <w:t>3.12.6.1</w:t>
            </w:r>
          </w:p>
        </w:tc>
      </w:tr>
      <w:tr w:rsidR="00E01C3A" w14:paraId="1A65E204" w14:textId="77777777">
        <w:tc>
          <w:tcPr>
            <w:tcW w:w="900" w:type="dxa"/>
            <w:tcMar>
              <w:top w:w="70" w:type="dxa"/>
              <w:left w:w="90" w:type="dxa"/>
              <w:bottom w:w="70" w:type="dxa"/>
              <w:right w:w="90" w:type="dxa"/>
            </w:tcMar>
          </w:tcPr>
          <w:p w14:paraId="2FDD4B4C" w14:textId="77777777" w:rsidR="00E01C3A" w:rsidRDefault="00CC3326">
            <w:r>
              <w:rPr>
                <w:sz w:val="20"/>
                <w:szCs w:val="20"/>
              </w:rPr>
              <w:t>RF06</w:t>
            </w:r>
          </w:p>
        </w:tc>
        <w:tc>
          <w:tcPr>
            <w:tcW w:w="6171" w:type="dxa"/>
            <w:tcMar>
              <w:top w:w="70" w:type="dxa"/>
              <w:left w:w="90" w:type="dxa"/>
              <w:bottom w:w="70" w:type="dxa"/>
              <w:right w:w="90" w:type="dxa"/>
            </w:tcMar>
          </w:tcPr>
          <w:p w14:paraId="579E7F4B"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6865488" w14:textId="77777777" w:rsidR="00E01C3A" w:rsidRDefault="00CC3326">
            <w:r>
              <w:rPr>
                <w:sz w:val="20"/>
                <w:szCs w:val="20"/>
              </w:rPr>
              <w:t>3.4</w:t>
            </w:r>
          </w:p>
        </w:tc>
      </w:tr>
      <w:tr w:rsidR="00E01C3A" w14:paraId="138A75A0" w14:textId="77777777">
        <w:tc>
          <w:tcPr>
            <w:tcW w:w="900" w:type="dxa"/>
            <w:tcMar>
              <w:top w:w="70" w:type="dxa"/>
              <w:left w:w="90" w:type="dxa"/>
              <w:bottom w:w="70" w:type="dxa"/>
              <w:right w:w="90" w:type="dxa"/>
            </w:tcMar>
          </w:tcPr>
          <w:p w14:paraId="519C69A0" w14:textId="77777777" w:rsidR="00E01C3A" w:rsidRDefault="00CC3326">
            <w:r>
              <w:rPr>
                <w:sz w:val="20"/>
                <w:szCs w:val="20"/>
              </w:rPr>
              <w:t>RF07</w:t>
            </w:r>
          </w:p>
        </w:tc>
        <w:tc>
          <w:tcPr>
            <w:tcW w:w="6171" w:type="dxa"/>
            <w:tcMar>
              <w:top w:w="70" w:type="dxa"/>
              <w:left w:w="90" w:type="dxa"/>
              <w:bottom w:w="70" w:type="dxa"/>
              <w:right w:w="90" w:type="dxa"/>
            </w:tcMar>
          </w:tcPr>
          <w:p w14:paraId="788D057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517F7CE" w14:textId="77777777" w:rsidR="00E01C3A" w:rsidRDefault="00CC3326">
            <w:r>
              <w:rPr>
                <w:sz w:val="20"/>
                <w:szCs w:val="20"/>
              </w:rPr>
              <w:t>3.13.1</w:t>
            </w:r>
          </w:p>
        </w:tc>
      </w:tr>
      <w:tr w:rsidR="00E01C3A" w14:paraId="795D3987" w14:textId="77777777">
        <w:tc>
          <w:tcPr>
            <w:tcW w:w="900" w:type="dxa"/>
            <w:tcMar>
              <w:top w:w="70" w:type="dxa"/>
              <w:left w:w="90" w:type="dxa"/>
              <w:bottom w:w="70" w:type="dxa"/>
              <w:right w:w="90" w:type="dxa"/>
            </w:tcMar>
          </w:tcPr>
          <w:p w14:paraId="41CF4228" w14:textId="77777777" w:rsidR="00E01C3A" w:rsidRDefault="00CC3326">
            <w:r>
              <w:rPr>
                <w:sz w:val="20"/>
                <w:szCs w:val="20"/>
              </w:rPr>
              <w:t>RF08</w:t>
            </w:r>
          </w:p>
        </w:tc>
        <w:tc>
          <w:tcPr>
            <w:tcW w:w="6171" w:type="dxa"/>
            <w:tcMar>
              <w:top w:w="70" w:type="dxa"/>
              <w:left w:w="90" w:type="dxa"/>
              <w:bottom w:w="70" w:type="dxa"/>
              <w:right w:w="90" w:type="dxa"/>
            </w:tcMar>
          </w:tcPr>
          <w:p w14:paraId="4729D9DD"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B97CB41" w14:textId="77777777" w:rsidR="00E01C3A" w:rsidRDefault="00CC3326">
            <w:r>
              <w:rPr>
                <w:sz w:val="20"/>
                <w:szCs w:val="20"/>
              </w:rPr>
              <w:t>3.12.6.1</w:t>
            </w:r>
          </w:p>
        </w:tc>
      </w:tr>
      <w:tr w:rsidR="00E01C3A" w14:paraId="2D4BD2F8" w14:textId="77777777">
        <w:tc>
          <w:tcPr>
            <w:tcW w:w="900" w:type="dxa"/>
            <w:tcMar>
              <w:top w:w="70" w:type="dxa"/>
              <w:left w:w="90" w:type="dxa"/>
              <w:bottom w:w="70" w:type="dxa"/>
              <w:right w:w="90" w:type="dxa"/>
            </w:tcMar>
          </w:tcPr>
          <w:p w14:paraId="0874E3BC" w14:textId="77777777" w:rsidR="00E01C3A" w:rsidRDefault="00CC3326">
            <w:r>
              <w:rPr>
                <w:sz w:val="20"/>
                <w:szCs w:val="20"/>
              </w:rPr>
              <w:t>RF09</w:t>
            </w:r>
          </w:p>
        </w:tc>
        <w:tc>
          <w:tcPr>
            <w:tcW w:w="6171" w:type="dxa"/>
            <w:tcMar>
              <w:top w:w="70" w:type="dxa"/>
              <w:left w:w="90" w:type="dxa"/>
              <w:bottom w:w="70" w:type="dxa"/>
              <w:right w:w="90" w:type="dxa"/>
            </w:tcMar>
          </w:tcPr>
          <w:p w14:paraId="0751682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9159D99" w14:textId="77777777" w:rsidR="00E01C3A" w:rsidRDefault="00CC3326">
            <w:r>
              <w:rPr>
                <w:sz w:val="20"/>
                <w:szCs w:val="20"/>
              </w:rPr>
              <w:t>3.13.1</w:t>
            </w:r>
          </w:p>
        </w:tc>
      </w:tr>
      <w:tr w:rsidR="00E01C3A" w14:paraId="60F1856A" w14:textId="77777777">
        <w:tc>
          <w:tcPr>
            <w:tcW w:w="900" w:type="dxa"/>
            <w:tcMar>
              <w:top w:w="70" w:type="dxa"/>
              <w:left w:w="90" w:type="dxa"/>
              <w:bottom w:w="70" w:type="dxa"/>
              <w:right w:w="90" w:type="dxa"/>
            </w:tcMar>
          </w:tcPr>
          <w:p w14:paraId="50E94C82" w14:textId="77777777" w:rsidR="00E01C3A" w:rsidRDefault="00CC3326">
            <w:r>
              <w:rPr>
                <w:sz w:val="20"/>
                <w:szCs w:val="20"/>
              </w:rPr>
              <w:t>RF10</w:t>
            </w:r>
          </w:p>
        </w:tc>
        <w:tc>
          <w:tcPr>
            <w:tcW w:w="6171" w:type="dxa"/>
            <w:tcMar>
              <w:top w:w="70" w:type="dxa"/>
              <w:left w:w="90" w:type="dxa"/>
              <w:bottom w:w="70" w:type="dxa"/>
              <w:right w:w="90" w:type="dxa"/>
            </w:tcMar>
          </w:tcPr>
          <w:p w14:paraId="2128FDF5"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CA3549B" w14:textId="77777777" w:rsidR="00E01C3A" w:rsidRDefault="00CC3326">
            <w:r>
              <w:rPr>
                <w:sz w:val="20"/>
                <w:szCs w:val="20"/>
              </w:rPr>
              <w:t>3.5 e 3.9</w:t>
            </w:r>
          </w:p>
        </w:tc>
      </w:tr>
      <w:tr w:rsidR="00E01C3A" w14:paraId="28767D79" w14:textId="77777777">
        <w:tc>
          <w:tcPr>
            <w:tcW w:w="900" w:type="dxa"/>
            <w:tcMar>
              <w:top w:w="70" w:type="dxa"/>
              <w:left w:w="90" w:type="dxa"/>
              <w:bottom w:w="70" w:type="dxa"/>
              <w:right w:w="90" w:type="dxa"/>
            </w:tcMar>
          </w:tcPr>
          <w:p w14:paraId="2C981BCF" w14:textId="77777777" w:rsidR="00E01C3A" w:rsidRDefault="00CC3326">
            <w:r>
              <w:rPr>
                <w:sz w:val="20"/>
                <w:szCs w:val="20"/>
              </w:rPr>
              <w:t>RF11</w:t>
            </w:r>
          </w:p>
        </w:tc>
        <w:tc>
          <w:tcPr>
            <w:tcW w:w="6171" w:type="dxa"/>
            <w:tcMar>
              <w:top w:w="70" w:type="dxa"/>
              <w:left w:w="90" w:type="dxa"/>
              <w:bottom w:w="70" w:type="dxa"/>
              <w:right w:w="90" w:type="dxa"/>
            </w:tcMar>
          </w:tcPr>
          <w:p w14:paraId="626FA8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708E91A6" w14:textId="77777777" w:rsidR="00E01C3A" w:rsidRDefault="00CC3326">
            <w:r>
              <w:rPr>
                <w:sz w:val="20"/>
                <w:szCs w:val="20"/>
              </w:rPr>
              <w:t>3.4.5</w:t>
            </w:r>
          </w:p>
        </w:tc>
      </w:tr>
      <w:tr w:rsidR="00E01C3A" w14:paraId="76256B11" w14:textId="77777777">
        <w:tc>
          <w:tcPr>
            <w:tcW w:w="900" w:type="dxa"/>
            <w:tcMar>
              <w:top w:w="70" w:type="dxa"/>
              <w:left w:w="90" w:type="dxa"/>
              <w:bottom w:w="70" w:type="dxa"/>
              <w:right w:w="90" w:type="dxa"/>
            </w:tcMar>
          </w:tcPr>
          <w:p w14:paraId="64B861A6" w14:textId="77777777" w:rsidR="00E01C3A" w:rsidRDefault="00CC3326">
            <w:r>
              <w:rPr>
                <w:sz w:val="20"/>
                <w:szCs w:val="20"/>
              </w:rPr>
              <w:t>RF12</w:t>
            </w:r>
          </w:p>
        </w:tc>
        <w:tc>
          <w:tcPr>
            <w:tcW w:w="6171" w:type="dxa"/>
            <w:tcMar>
              <w:top w:w="70" w:type="dxa"/>
              <w:left w:w="90" w:type="dxa"/>
              <w:bottom w:w="70" w:type="dxa"/>
              <w:right w:w="90" w:type="dxa"/>
            </w:tcMar>
          </w:tcPr>
          <w:p w14:paraId="1086FD37"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ACEDA4" w14:textId="77777777" w:rsidR="00E01C3A" w:rsidRDefault="00CC3326">
            <w:r>
              <w:rPr>
                <w:sz w:val="20"/>
                <w:szCs w:val="20"/>
              </w:rPr>
              <w:t>3.11</w:t>
            </w:r>
          </w:p>
        </w:tc>
      </w:tr>
    </w:tbl>
    <w:p w14:paraId="148957C0" w14:textId="77777777" w:rsidR="00E01C3A" w:rsidRDefault="00CC3326">
      <w:pPr>
        <w:spacing w:before="130" w:after="260"/>
        <w:rPr>
          <w:lang w:val="pt-BR"/>
        </w:rPr>
      </w:pPr>
      <w:r>
        <w:rPr>
          <w:sz w:val="20"/>
          <w:szCs w:val="20"/>
          <w:lang w:val="pt-BR"/>
        </w:rPr>
        <w:t>Fonte: Elaborado pelos autores (2026).</w:t>
      </w:r>
    </w:p>
    <w:p w14:paraId="73F81BDE"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1051F98E"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3DF7143" w14:textId="5F027000"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3AC6A252" w14:textId="77777777">
        <w:trPr>
          <w:tblHeader/>
        </w:trPr>
        <w:tc>
          <w:tcPr>
            <w:tcW w:w="850" w:type="dxa"/>
            <w:shd w:val="clear" w:color="auto" w:fill="EDEDED"/>
            <w:tcMar>
              <w:top w:w="70" w:type="dxa"/>
              <w:left w:w="90" w:type="dxa"/>
              <w:bottom w:w="70" w:type="dxa"/>
              <w:right w:w="90" w:type="dxa"/>
            </w:tcMar>
          </w:tcPr>
          <w:p w14:paraId="1E08E56B"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655F7B0"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3B0BEF28"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53E2B1AA" w14:textId="77777777" w:rsidR="00E01C3A" w:rsidRDefault="00CC3326">
            <w:r>
              <w:rPr>
                <w:b/>
                <w:bCs/>
                <w:sz w:val="20"/>
                <w:szCs w:val="20"/>
              </w:rPr>
              <w:t>Forma de verificação</w:t>
            </w:r>
          </w:p>
        </w:tc>
      </w:tr>
      <w:tr w:rsidR="00E01C3A" w:rsidRPr="002F1978" w14:paraId="275D01A6" w14:textId="77777777">
        <w:tc>
          <w:tcPr>
            <w:tcW w:w="850" w:type="dxa"/>
            <w:tcMar>
              <w:top w:w="70" w:type="dxa"/>
              <w:left w:w="90" w:type="dxa"/>
              <w:bottom w:w="70" w:type="dxa"/>
              <w:right w:w="90" w:type="dxa"/>
            </w:tcMar>
          </w:tcPr>
          <w:p w14:paraId="714DFC47" w14:textId="77777777" w:rsidR="00E01C3A" w:rsidRDefault="00CC3326">
            <w:r>
              <w:rPr>
                <w:sz w:val="20"/>
                <w:szCs w:val="20"/>
              </w:rPr>
              <w:t>RNF01</w:t>
            </w:r>
          </w:p>
        </w:tc>
        <w:tc>
          <w:tcPr>
            <w:tcW w:w="3500" w:type="dxa"/>
            <w:tcMar>
              <w:top w:w="70" w:type="dxa"/>
              <w:left w:w="90" w:type="dxa"/>
              <w:bottom w:w="70" w:type="dxa"/>
              <w:right w:w="90" w:type="dxa"/>
            </w:tcMar>
          </w:tcPr>
          <w:p w14:paraId="57D41D7D"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7F7C1B40"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572E541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2F1978" w14:paraId="52CDE98B" w14:textId="77777777">
        <w:tc>
          <w:tcPr>
            <w:tcW w:w="850" w:type="dxa"/>
            <w:tcMar>
              <w:top w:w="70" w:type="dxa"/>
              <w:left w:w="90" w:type="dxa"/>
              <w:bottom w:w="70" w:type="dxa"/>
              <w:right w:w="90" w:type="dxa"/>
            </w:tcMar>
          </w:tcPr>
          <w:p w14:paraId="36150A7B" w14:textId="77777777" w:rsidR="00E01C3A" w:rsidRDefault="00CC3326">
            <w:r>
              <w:rPr>
                <w:sz w:val="20"/>
                <w:szCs w:val="20"/>
              </w:rPr>
              <w:t>RNF02</w:t>
            </w:r>
          </w:p>
        </w:tc>
        <w:tc>
          <w:tcPr>
            <w:tcW w:w="3500" w:type="dxa"/>
            <w:tcMar>
              <w:top w:w="70" w:type="dxa"/>
              <w:left w:w="90" w:type="dxa"/>
              <w:bottom w:w="70" w:type="dxa"/>
              <w:right w:w="90" w:type="dxa"/>
            </w:tcMar>
          </w:tcPr>
          <w:p w14:paraId="603FEDF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0F992268" w14:textId="77777777" w:rsidR="00E01C3A" w:rsidRDefault="00CC3326">
            <w:r>
              <w:rPr>
                <w:sz w:val="20"/>
                <w:szCs w:val="20"/>
              </w:rPr>
              <w:t>Segurança operacional (safety)</w:t>
            </w:r>
          </w:p>
        </w:tc>
        <w:tc>
          <w:tcPr>
            <w:tcW w:w="2971" w:type="dxa"/>
            <w:tcMar>
              <w:top w:w="70" w:type="dxa"/>
              <w:left w:w="90" w:type="dxa"/>
              <w:bottom w:w="70" w:type="dxa"/>
              <w:right w:w="90" w:type="dxa"/>
            </w:tcMar>
          </w:tcPr>
          <w:p w14:paraId="00C9A50F"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2F1978" w14:paraId="00018C6D" w14:textId="77777777">
        <w:tc>
          <w:tcPr>
            <w:tcW w:w="850" w:type="dxa"/>
            <w:tcMar>
              <w:top w:w="70" w:type="dxa"/>
              <w:left w:w="90" w:type="dxa"/>
              <w:bottom w:w="70" w:type="dxa"/>
              <w:right w:w="90" w:type="dxa"/>
            </w:tcMar>
          </w:tcPr>
          <w:p w14:paraId="40856312" w14:textId="77777777" w:rsidR="00E01C3A" w:rsidRDefault="00CC3326">
            <w:r>
              <w:rPr>
                <w:sz w:val="20"/>
                <w:szCs w:val="20"/>
              </w:rPr>
              <w:t>RNF03</w:t>
            </w:r>
          </w:p>
        </w:tc>
        <w:tc>
          <w:tcPr>
            <w:tcW w:w="3500" w:type="dxa"/>
            <w:tcMar>
              <w:top w:w="70" w:type="dxa"/>
              <w:left w:w="90" w:type="dxa"/>
              <w:bottom w:w="70" w:type="dxa"/>
              <w:right w:w="90" w:type="dxa"/>
            </w:tcMar>
          </w:tcPr>
          <w:p w14:paraId="58368C38"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FAE22A6" w14:textId="77777777" w:rsidR="00E01C3A" w:rsidRDefault="00CC3326">
            <w:r>
              <w:rPr>
                <w:sz w:val="20"/>
                <w:szCs w:val="20"/>
              </w:rPr>
              <w:t>Eficiência de desempenho</w:t>
            </w:r>
          </w:p>
        </w:tc>
        <w:tc>
          <w:tcPr>
            <w:tcW w:w="2971" w:type="dxa"/>
            <w:tcMar>
              <w:top w:w="70" w:type="dxa"/>
              <w:left w:w="90" w:type="dxa"/>
              <w:bottom w:w="70" w:type="dxa"/>
              <w:right w:w="90" w:type="dxa"/>
            </w:tcMar>
          </w:tcPr>
          <w:p w14:paraId="1674202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2F1978" w14:paraId="3E9AAE58" w14:textId="77777777">
        <w:tc>
          <w:tcPr>
            <w:tcW w:w="850" w:type="dxa"/>
            <w:tcMar>
              <w:top w:w="70" w:type="dxa"/>
              <w:left w:w="90" w:type="dxa"/>
              <w:bottom w:w="70" w:type="dxa"/>
              <w:right w:w="90" w:type="dxa"/>
            </w:tcMar>
          </w:tcPr>
          <w:p w14:paraId="5674DD6E" w14:textId="77777777" w:rsidR="00E01C3A" w:rsidRDefault="00CC3326">
            <w:r>
              <w:rPr>
                <w:sz w:val="20"/>
                <w:szCs w:val="20"/>
              </w:rPr>
              <w:t>RNF04</w:t>
            </w:r>
          </w:p>
        </w:tc>
        <w:tc>
          <w:tcPr>
            <w:tcW w:w="3500" w:type="dxa"/>
            <w:tcMar>
              <w:top w:w="70" w:type="dxa"/>
              <w:left w:w="90" w:type="dxa"/>
              <w:bottom w:w="70" w:type="dxa"/>
              <w:right w:w="90" w:type="dxa"/>
            </w:tcMar>
          </w:tcPr>
          <w:p w14:paraId="5C5FA8C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5CDA4CCE" w14:textId="77777777" w:rsidR="00E01C3A" w:rsidRDefault="00CC3326">
            <w:r>
              <w:rPr>
                <w:sz w:val="20"/>
                <w:szCs w:val="20"/>
              </w:rPr>
              <w:t>Manutenibilidade</w:t>
            </w:r>
          </w:p>
        </w:tc>
        <w:tc>
          <w:tcPr>
            <w:tcW w:w="2971" w:type="dxa"/>
            <w:tcMar>
              <w:top w:w="70" w:type="dxa"/>
              <w:left w:w="90" w:type="dxa"/>
              <w:bottom w:w="70" w:type="dxa"/>
              <w:right w:w="90" w:type="dxa"/>
            </w:tcMar>
          </w:tcPr>
          <w:p w14:paraId="3DC160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2F1978" w14:paraId="2309D51C" w14:textId="77777777">
        <w:tc>
          <w:tcPr>
            <w:tcW w:w="850" w:type="dxa"/>
            <w:tcMar>
              <w:top w:w="70" w:type="dxa"/>
              <w:left w:w="90" w:type="dxa"/>
              <w:bottom w:w="70" w:type="dxa"/>
              <w:right w:w="90" w:type="dxa"/>
            </w:tcMar>
          </w:tcPr>
          <w:p w14:paraId="4F1F48A6" w14:textId="77777777" w:rsidR="00E01C3A" w:rsidRDefault="00CC3326">
            <w:r>
              <w:rPr>
                <w:sz w:val="20"/>
                <w:szCs w:val="20"/>
              </w:rPr>
              <w:t>RNF05</w:t>
            </w:r>
          </w:p>
        </w:tc>
        <w:tc>
          <w:tcPr>
            <w:tcW w:w="3500" w:type="dxa"/>
            <w:tcMar>
              <w:top w:w="70" w:type="dxa"/>
              <w:left w:w="90" w:type="dxa"/>
              <w:bottom w:w="70" w:type="dxa"/>
              <w:right w:w="90" w:type="dxa"/>
            </w:tcMar>
          </w:tcPr>
          <w:p w14:paraId="7E32EA9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25F4881" w14:textId="77777777" w:rsidR="00E01C3A" w:rsidRDefault="00CC3326">
            <w:r>
              <w:rPr>
                <w:sz w:val="20"/>
                <w:szCs w:val="20"/>
              </w:rPr>
              <w:t>Manutenibilidade (modificabilidade)</w:t>
            </w:r>
          </w:p>
        </w:tc>
        <w:tc>
          <w:tcPr>
            <w:tcW w:w="2971" w:type="dxa"/>
            <w:tcMar>
              <w:top w:w="70" w:type="dxa"/>
              <w:left w:w="90" w:type="dxa"/>
              <w:bottom w:w="70" w:type="dxa"/>
              <w:right w:w="90" w:type="dxa"/>
            </w:tcMar>
          </w:tcPr>
          <w:p w14:paraId="1C6D2AA6"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2F1978" w14:paraId="03AFAB4A" w14:textId="77777777">
        <w:tc>
          <w:tcPr>
            <w:tcW w:w="850" w:type="dxa"/>
            <w:tcMar>
              <w:top w:w="70" w:type="dxa"/>
              <w:left w:w="90" w:type="dxa"/>
              <w:bottom w:w="70" w:type="dxa"/>
              <w:right w:w="90" w:type="dxa"/>
            </w:tcMar>
          </w:tcPr>
          <w:p w14:paraId="4B41637F" w14:textId="77777777" w:rsidR="00E01C3A" w:rsidRDefault="00CC3326">
            <w:r>
              <w:rPr>
                <w:sz w:val="20"/>
                <w:szCs w:val="20"/>
              </w:rPr>
              <w:t>RNF06</w:t>
            </w:r>
          </w:p>
        </w:tc>
        <w:tc>
          <w:tcPr>
            <w:tcW w:w="3500" w:type="dxa"/>
            <w:tcMar>
              <w:top w:w="70" w:type="dxa"/>
              <w:left w:w="90" w:type="dxa"/>
              <w:bottom w:w="70" w:type="dxa"/>
              <w:right w:w="90" w:type="dxa"/>
            </w:tcMar>
          </w:tcPr>
          <w:p w14:paraId="2692CE3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68FCD31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463BEAE8"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2F1978" w14:paraId="1820E6C4" w14:textId="77777777">
        <w:tc>
          <w:tcPr>
            <w:tcW w:w="850" w:type="dxa"/>
            <w:tcMar>
              <w:top w:w="70" w:type="dxa"/>
              <w:left w:w="90" w:type="dxa"/>
              <w:bottom w:w="70" w:type="dxa"/>
              <w:right w:w="90" w:type="dxa"/>
            </w:tcMar>
          </w:tcPr>
          <w:p w14:paraId="054AE3AB" w14:textId="77777777" w:rsidR="00E01C3A" w:rsidRDefault="00CC3326">
            <w:r>
              <w:rPr>
                <w:sz w:val="20"/>
                <w:szCs w:val="20"/>
              </w:rPr>
              <w:t>RNF07</w:t>
            </w:r>
          </w:p>
        </w:tc>
        <w:tc>
          <w:tcPr>
            <w:tcW w:w="3500" w:type="dxa"/>
            <w:tcMar>
              <w:top w:w="70" w:type="dxa"/>
              <w:left w:w="90" w:type="dxa"/>
              <w:bottom w:w="70" w:type="dxa"/>
              <w:right w:w="90" w:type="dxa"/>
            </w:tcMar>
          </w:tcPr>
          <w:p w14:paraId="250CC9ED"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AB426A" w14:textId="77777777" w:rsidR="00E01C3A" w:rsidRDefault="00CC3326">
            <w:r>
              <w:rPr>
                <w:sz w:val="20"/>
                <w:szCs w:val="20"/>
              </w:rPr>
              <w:t>Segurança operacional (fail safe)</w:t>
            </w:r>
          </w:p>
        </w:tc>
        <w:tc>
          <w:tcPr>
            <w:tcW w:w="2971" w:type="dxa"/>
            <w:tcMar>
              <w:top w:w="70" w:type="dxa"/>
              <w:left w:w="90" w:type="dxa"/>
              <w:bottom w:w="70" w:type="dxa"/>
              <w:right w:w="90" w:type="dxa"/>
            </w:tcMar>
          </w:tcPr>
          <w:p w14:paraId="231FDAFD"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2F1978" w14:paraId="20F43278" w14:textId="77777777">
        <w:tc>
          <w:tcPr>
            <w:tcW w:w="850" w:type="dxa"/>
            <w:tcMar>
              <w:top w:w="70" w:type="dxa"/>
              <w:left w:w="90" w:type="dxa"/>
              <w:bottom w:w="70" w:type="dxa"/>
              <w:right w:w="90" w:type="dxa"/>
            </w:tcMar>
          </w:tcPr>
          <w:p w14:paraId="4141B24A" w14:textId="77777777" w:rsidR="00E01C3A" w:rsidRDefault="00CC3326">
            <w:r>
              <w:rPr>
                <w:sz w:val="20"/>
                <w:szCs w:val="20"/>
              </w:rPr>
              <w:t>RNF08</w:t>
            </w:r>
          </w:p>
        </w:tc>
        <w:tc>
          <w:tcPr>
            <w:tcW w:w="3500" w:type="dxa"/>
            <w:tcMar>
              <w:top w:w="70" w:type="dxa"/>
              <w:left w:w="90" w:type="dxa"/>
              <w:bottom w:w="70" w:type="dxa"/>
              <w:right w:w="90" w:type="dxa"/>
            </w:tcMar>
          </w:tcPr>
          <w:p w14:paraId="1061867F"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8715FCD" w14:textId="77777777" w:rsidR="00E01C3A" w:rsidRDefault="00CC3326">
            <w:r>
              <w:rPr>
                <w:sz w:val="20"/>
                <w:szCs w:val="20"/>
              </w:rPr>
              <w:t>Segurança da informação</w:t>
            </w:r>
          </w:p>
        </w:tc>
        <w:tc>
          <w:tcPr>
            <w:tcW w:w="2971" w:type="dxa"/>
            <w:tcMar>
              <w:top w:w="70" w:type="dxa"/>
              <w:left w:w="90" w:type="dxa"/>
              <w:bottom w:w="70" w:type="dxa"/>
              <w:right w:w="90" w:type="dxa"/>
            </w:tcMar>
          </w:tcPr>
          <w:p w14:paraId="0074EEA7"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2F1978" w14:paraId="18746F48" w14:textId="77777777">
        <w:tc>
          <w:tcPr>
            <w:tcW w:w="850" w:type="dxa"/>
            <w:tcMar>
              <w:top w:w="70" w:type="dxa"/>
              <w:left w:w="90" w:type="dxa"/>
              <w:bottom w:w="70" w:type="dxa"/>
              <w:right w:w="90" w:type="dxa"/>
            </w:tcMar>
          </w:tcPr>
          <w:p w14:paraId="5340E91B" w14:textId="77777777" w:rsidR="00E01C3A" w:rsidRDefault="00CC3326">
            <w:r>
              <w:rPr>
                <w:sz w:val="20"/>
                <w:szCs w:val="20"/>
              </w:rPr>
              <w:t>RNF09</w:t>
            </w:r>
          </w:p>
        </w:tc>
        <w:tc>
          <w:tcPr>
            <w:tcW w:w="3500" w:type="dxa"/>
            <w:tcMar>
              <w:top w:w="70" w:type="dxa"/>
              <w:left w:w="90" w:type="dxa"/>
              <w:bottom w:w="70" w:type="dxa"/>
              <w:right w:w="90" w:type="dxa"/>
            </w:tcMar>
          </w:tcPr>
          <w:p w14:paraId="7C3B8909"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30506B9" w14:textId="77777777" w:rsidR="00E01C3A" w:rsidRDefault="00CC3326">
            <w:r>
              <w:rPr>
                <w:sz w:val="20"/>
                <w:szCs w:val="20"/>
              </w:rPr>
              <w:t>Flexibilidade (escalabilidade)</w:t>
            </w:r>
          </w:p>
        </w:tc>
        <w:tc>
          <w:tcPr>
            <w:tcW w:w="2971" w:type="dxa"/>
            <w:tcMar>
              <w:top w:w="70" w:type="dxa"/>
              <w:left w:w="90" w:type="dxa"/>
              <w:bottom w:w="70" w:type="dxa"/>
              <w:right w:w="90" w:type="dxa"/>
            </w:tcMar>
          </w:tcPr>
          <w:p w14:paraId="42DFA2C6"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45DDDF78" w14:textId="77777777" w:rsidR="00E01C3A" w:rsidRDefault="00CC3326">
      <w:pPr>
        <w:spacing w:before="130" w:after="260"/>
        <w:rPr>
          <w:lang w:val="pt-BR"/>
        </w:rPr>
      </w:pPr>
      <w:r>
        <w:rPr>
          <w:sz w:val="20"/>
          <w:szCs w:val="20"/>
          <w:lang w:val="pt-BR"/>
        </w:rPr>
        <w:t>Fonte: Elaborado pelos autores (2026).</w:t>
      </w:r>
    </w:p>
    <w:p w14:paraId="6BD2CEEA"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1158DC6C"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190CE6FD"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1F0643E4" w14:textId="5E1AE78B"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4E673C59"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6982F6D9" w14:textId="77777777" w:rsidR="00A13357" w:rsidRPr="002F1978" w:rsidRDefault="00285AB3">
      <w:pPr>
        <w:spacing w:after="280"/>
        <w:jc w:val="center"/>
        <w:rPr>
          <w:lang w:val="pt-BR"/>
        </w:rPr>
      </w:pPr>
      <w:r>
        <w:rPr>
          <w:sz w:val="20"/>
          <w:szCs w:val="20"/>
          <w:lang w:val="pt-BR"/>
        </w:rPr>
        <w:t>Fonte: Elaborado pelos autores (2026).</w:t>
      </w:r>
    </w:p>
    <w:p w14:paraId="6044DED6"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4D25A92F"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8D84A10" w14:textId="32E4D725"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5C9E276B"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A5B2B62" w14:textId="77777777" w:rsidR="00E01C3A" w:rsidRDefault="00CC3326">
      <w:pPr>
        <w:spacing w:after="280"/>
        <w:jc w:val="center"/>
        <w:rPr>
          <w:lang w:val="pt-BR"/>
        </w:rPr>
      </w:pPr>
      <w:r>
        <w:rPr>
          <w:sz w:val="20"/>
          <w:szCs w:val="20"/>
          <w:lang w:val="pt-BR"/>
        </w:rPr>
        <w:t>Fonte: Elaborado pelos autores (2026).</w:t>
      </w:r>
    </w:p>
    <w:p w14:paraId="569C1D9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3E277B7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0BB8C074" w14:textId="2E36906C"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9E2F4E2" w14:textId="77777777">
        <w:trPr>
          <w:tblHeader/>
        </w:trPr>
        <w:tc>
          <w:tcPr>
            <w:tcW w:w="1750" w:type="dxa"/>
            <w:shd w:val="clear" w:color="auto" w:fill="EDEDED"/>
            <w:tcMar>
              <w:top w:w="70" w:type="dxa"/>
              <w:left w:w="90" w:type="dxa"/>
              <w:bottom w:w="70" w:type="dxa"/>
              <w:right w:w="90" w:type="dxa"/>
            </w:tcMar>
          </w:tcPr>
          <w:p w14:paraId="49BBE068"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479CCD72"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65827C2F" w14:textId="77777777" w:rsidR="00E01C3A" w:rsidRDefault="00CC3326">
            <w:r>
              <w:rPr>
                <w:b/>
                <w:bCs/>
                <w:sz w:val="20"/>
                <w:szCs w:val="20"/>
              </w:rPr>
              <w:t>Justificativa</w:t>
            </w:r>
          </w:p>
        </w:tc>
      </w:tr>
      <w:tr w:rsidR="00E01C3A" w:rsidRPr="002F1978" w14:paraId="331B7A09" w14:textId="77777777">
        <w:tc>
          <w:tcPr>
            <w:tcW w:w="1750" w:type="dxa"/>
            <w:tcMar>
              <w:top w:w="70" w:type="dxa"/>
              <w:left w:w="90" w:type="dxa"/>
              <w:bottom w:w="70" w:type="dxa"/>
              <w:right w:w="90" w:type="dxa"/>
            </w:tcMar>
          </w:tcPr>
          <w:p w14:paraId="72D96BD3" w14:textId="77777777" w:rsidR="00E01C3A" w:rsidRDefault="00CC3326">
            <w:r>
              <w:rPr>
                <w:sz w:val="20"/>
                <w:szCs w:val="20"/>
              </w:rPr>
              <w:t>Implantação em nuvem</w:t>
            </w:r>
          </w:p>
        </w:tc>
        <w:tc>
          <w:tcPr>
            <w:tcW w:w="3100" w:type="dxa"/>
            <w:tcMar>
              <w:top w:w="70" w:type="dxa"/>
              <w:left w:w="90" w:type="dxa"/>
              <w:bottom w:w="70" w:type="dxa"/>
              <w:right w:w="90" w:type="dxa"/>
            </w:tcMar>
          </w:tcPr>
          <w:p w14:paraId="1A0A62C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B7D5B12"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2F1978" w14:paraId="246BD0C3" w14:textId="77777777">
        <w:tc>
          <w:tcPr>
            <w:tcW w:w="1750" w:type="dxa"/>
            <w:tcMar>
              <w:top w:w="70" w:type="dxa"/>
              <w:left w:w="90" w:type="dxa"/>
              <w:bottom w:w="70" w:type="dxa"/>
              <w:right w:w="90" w:type="dxa"/>
            </w:tcMar>
          </w:tcPr>
          <w:p w14:paraId="40258376" w14:textId="77777777" w:rsidR="00E01C3A" w:rsidRDefault="00CC3326">
            <w:r>
              <w:rPr>
                <w:sz w:val="20"/>
                <w:szCs w:val="20"/>
              </w:rPr>
              <w:t>Back end</w:t>
            </w:r>
          </w:p>
        </w:tc>
        <w:tc>
          <w:tcPr>
            <w:tcW w:w="3100" w:type="dxa"/>
            <w:tcMar>
              <w:top w:w="70" w:type="dxa"/>
              <w:left w:w="90" w:type="dxa"/>
              <w:bottom w:w="70" w:type="dxa"/>
              <w:right w:w="90" w:type="dxa"/>
            </w:tcMar>
          </w:tcPr>
          <w:p w14:paraId="7A3117B0"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866A24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2F1978" w14:paraId="4E5FB7C3" w14:textId="77777777">
        <w:tc>
          <w:tcPr>
            <w:tcW w:w="1750" w:type="dxa"/>
            <w:tcMar>
              <w:top w:w="70" w:type="dxa"/>
              <w:left w:w="90" w:type="dxa"/>
              <w:bottom w:w="70" w:type="dxa"/>
              <w:right w:w="90" w:type="dxa"/>
            </w:tcMar>
          </w:tcPr>
          <w:p w14:paraId="57349C4F" w14:textId="77777777" w:rsidR="00E01C3A" w:rsidRDefault="00CC3326">
            <w:r>
              <w:rPr>
                <w:sz w:val="20"/>
                <w:szCs w:val="20"/>
              </w:rPr>
              <w:t>Front end</w:t>
            </w:r>
          </w:p>
        </w:tc>
        <w:tc>
          <w:tcPr>
            <w:tcW w:w="3100" w:type="dxa"/>
            <w:tcMar>
              <w:top w:w="70" w:type="dxa"/>
              <w:left w:w="90" w:type="dxa"/>
              <w:bottom w:w="70" w:type="dxa"/>
              <w:right w:w="90" w:type="dxa"/>
            </w:tcMar>
          </w:tcPr>
          <w:p w14:paraId="185D69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2B394C9"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2F1978" w14:paraId="0840CD38" w14:textId="77777777">
        <w:tc>
          <w:tcPr>
            <w:tcW w:w="1750" w:type="dxa"/>
            <w:tcMar>
              <w:top w:w="70" w:type="dxa"/>
              <w:left w:w="90" w:type="dxa"/>
              <w:bottom w:w="70" w:type="dxa"/>
              <w:right w:w="90" w:type="dxa"/>
            </w:tcMar>
          </w:tcPr>
          <w:p w14:paraId="49199E63" w14:textId="77777777" w:rsidR="00E01C3A" w:rsidRDefault="00CC3326">
            <w:r>
              <w:rPr>
                <w:sz w:val="20"/>
                <w:szCs w:val="20"/>
              </w:rPr>
              <w:t>Banco de dados</w:t>
            </w:r>
          </w:p>
        </w:tc>
        <w:tc>
          <w:tcPr>
            <w:tcW w:w="3100" w:type="dxa"/>
            <w:tcMar>
              <w:top w:w="70" w:type="dxa"/>
              <w:left w:w="90" w:type="dxa"/>
              <w:bottom w:w="70" w:type="dxa"/>
              <w:right w:w="90" w:type="dxa"/>
            </w:tcMar>
          </w:tcPr>
          <w:p w14:paraId="76DE210A"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42A67E1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53692088" w14:textId="77777777">
        <w:tc>
          <w:tcPr>
            <w:tcW w:w="1750" w:type="dxa"/>
            <w:tcMar>
              <w:top w:w="70" w:type="dxa"/>
              <w:left w:w="90" w:type="dxa"/>
              <w:bottom w:w="70" w:type="dxa"/>
              <w:right w:w="90" w:type="dxa"/>
            </w:tcMar>
          </w:tcPr>
          <w:p w14:paraId="390D970A" w14:textId="77777777" w:rsidR="00E01C3A" w:rsidRDefault="00CC3326">
            <w:r>
              <w:rPr>
                <w:sz w:val="20"/>
                <w:szCs w:val="20"/>
              </w:rPr>
              <w:t>Aplicativo móvel</w:t>
            </w:r>
          </w:p>
        </w:tc>
        <w:tc>
          <w:tcPr>
            <w:tcW w:w="3100" w:type="dxa"/>
            <w:tcMar>
              <w:top w:w="70" w:type="dxa"/>
              <w:left w:w="90" w:type="dxa"/>
              <w:bottom w:w="70" w:type="dxa"/>
              <w:right w:w="90" w:type="dxa"/>
            </w:tcMar>
          </w:tcPr>
          <w:p w14:paraId="59682F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CE8A0AF"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2F1978" w14:paraId="18D30441" w14:textId="77777777">
        <w:tc>
          <w:tcPr>
            <w:tcW w:w="1750" w:type="dxa"/>
            <w:tcMar>
              <w:top w:w="70" w:type="dxa"/>
              <w:left w:w="90" w:type="dxa"/>
              <w:bottom w:w="70" w:type="dxa"/>
              <w:right w:w="90" w:type="dxa"/>
            </w:tcMar>
          </w:tcPr>
          <w:p w14:paraId="0311DBC6" w14:textId="77777777" w:rsidR="00E01C3A" w:rsidRDefault="00CC3326">
            <w:r>
              <w:rPr>
                <w:sz w:val="20"/>
                <w:szCs w:val="20"/>
              </w:rPr>
              <w:t>Software embarcado</w:t>
            </w:r>
          </w:p>
        </w:tc>
        <w:tc>
          <w:tcPr>
            <w:tcW w:w="3100" w:type="dxa"/>
            <w:tcMar>
              <w:top w:w="70" w:type="dxa"/>
              <w:left w:w="90" w:type="dxa"/>
              <w:bottom w:w="70" w:type="dxa"/>
              <w:right w:w="90" w:type="dxa"/>
            </w:tcMar>
          </w:tcPr>
          <w:p w14:paraId="5F28F0A7"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0A51993"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3DF9B51" w14:textId="77777777">
        <w:tc>
          <w:tcPr>
            <w:tcW w:w="1750" w:type="dxa"/>
            <w:tcMar>
              <w:top w:w="70" w:type="dxa"/>
              <w:left w:w="90" w:type="dxa"/>
              <w:bottom w:w="70" w:type="dxa"/>
              <w:right w:w="90" w:type="dxa"/>
            </w:tcMar>
          </w:tcPr>
          <w:p w14:paraId="72570202"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0EF5031C"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688510BA"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45653E8" w14:textId="77777777" w:rsidR="00E01C3A" w:rsidRDefault="00CC3326">
      <w:pPr>
        <w:spacing w:before="130" w:after="260"/>
        <w:rPr>
          <w:lang w:val="pt-BR"/>
        </w:rPr>
      </w:pPr>
      <w:r>
        <w:rPr>
          <w:sz w:val="20"/>
          <w:szCs w:val="20"/>
          <w:lang w:val="pt-BR"/>
        </w:rPr>
        <w:t>Fonte: Elaborado pelos autores (2026).</w:t>
      </w:r>
    </w:p>
    <w:p w14:paraId="3EDDD12F"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EAED31C" w14:textId="3299B1CB"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4FD32A83" w14:textId="77777777">
        <w:trPr>
          <w:tblHeader/>
        </w:trPr>
        <w:tc>
          <w:tcPr>
            <w:tcW w:w="2300" w:type="dxa"/>
            <w:shd w:val="clear" w:color="auto" w:fill="EDEDED"/>
            <w:tcMar>
              <w:top w:w="70" w:type="dxa"/>
              <w:left w:w="90" w:type="dxa"/>
              <w:bottom w:w="70" w:type="dxa"/>
              <w:right w:w="90" w:type="dxa"/>
            </w:tcMar>
          </w:tcPr>
          <w:p w14:paraId="73E5CD9C"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520DBDDA"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7439287D" w14:textId="77777777" w:rsidR="00E01C3A" w:rsidRDefault="00CC3326">
            <w:r>
              <w:rPr>
                <w:b/>
                <w:bCs/>
                <w:sz w:val="20"/>
                <w:szCs w:val="20"/>
              </w:rPr>
              <w:t>Responsabilidade</w:t>
            </w:r>
          </w:p>
        </w:tc>
      </w:tr>
      <w:tr w:rsidR="00E01C3A" w:rsidRPr="002F1978" w14:paraId="19AE9801" w14:textId="77777777">
        <w:tc>
          <w:tcPr>
            <w:tcW w:w="2300" w:type="dxa"/>
            <w:tcMar>
              <w:top w:w="70" w:type="dxa"/>
              <w:left w:w="90" w:type="dxa"/>
              <w:bottom w:w="70" w:type="dxa"/>
              <w:right w:w="90" w:type="dxa"/>
            </w:tcMar>
          </w:tcPr>
          <w:p w14:paraId="7312BB07"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09DFAC6"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37AA41E4"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2F1978" w14:paraId="16C591B5" w14:textId="77777777">
        <w:tc>
          <w:tcPr>
            <w:tcW w:w="2300" w:type="dxa"/>
            <w:tcMar>
              <w:top w:w="70" w:type="dxa"/>
              <w:left w:w="90" w:type="dxa"/>
              <w:bottom w:w="70" w:type="dxa"/>
              <w:right w:w="90" w:type="dxa"/>
            </w:tcMar>
          </w:tcPr>
          <w:p w14:paraId="5A0A1F7A"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1665F3D"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6091C8"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2F1978" w14:paraId="0FE9ED0D" w14:textId="77777777">
        <w:tc>
          <w:tcPr>
            <w:tcW w:w="2300" w:type="dxa"/>
            <w:tcMar>
              <w:top w:w="70" w:type="dxa"/>
              <w:left w:w="90" w:type="dxa"/>
              <w:bottom w:w="70" w:type="dxa"/>
              <w:right w:w="90" w:type="dxa"/>
            </w:tcMar>
          </w:tcPr>
          <w:p w14:paraId="34737D6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4D9DEE05"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EC1125A"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2F1978" w14:paraId="38283C2B" w14:textId="77777777">
        <w:tc>
          <w:tcPr>
            <w:tcW w:w="2300" w:type="dxa"/>
            <w:tcMar>
              <w:top w:w="70" w:type="dxa"/>
              <w:left w:w="90" w:type="dxa"/>
              <w:bottom w:w="70" w:type="dxa"/>
              <w:right w:w="90" w:type="dxa"/>
            </w:tcMar>
          </w:tcPr>
          <w:p w14:paraId="1C37C3D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2261112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0DCF82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2F1978" w14:paraId="38E7A3F7" w14:textId="77777777">
        <w:tc>
          <w:tcPr>
            <w:tcW w:w="2300" w:type="dxa"/>
            <w:tcMar>
              <w:top w:w="70" w:type="dxa"/>
              <w:left w:w="90" w:type="dxa"/>
              <w:bottom w:w="70" w:type="dxa"/>
              <w:right w:w="90" w:type="dxa"/>
            </w:tcMar>
          </w:tcPr>
          <w:p w14:paraId="7A991536"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5DCFAAE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2DB7A18"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2F1978" w14:paraId="1224575E" w14:textId="77777777">
        <w:tc>
          <w:tcPr>
            <w:tcW w:w="2300" w:type="dxa"/>
            <w:tcMar>
              <w:top w:w="70" w:type="dxa"/>
              <w:left w:w="90" w:type="dxa"/>
              <w:bottom w:w="70" w:type="dxa"/>
              <w:right w:w="90" w:type="dxa"/>
            </w:tcMar>
          </w:tcPr>
          <w:p w14:paraId="298A0BE2" w14:textId="77777777" w:rsidR="00E01C3A" w:rsidRDefault="00CC3326">
            <w:r>
              <w:rPr>
                <w:sz w:val="20"/>
                <w:szCs w:val="20"/>
              </w:rPr>
              <w:t>Banco de dados</w:t>
            </w:r>
          </w:p>
        </w:tc>
        <w:tc>
          <w:tcPr>
            <w:tcW w:w="3000" w:type="dxa"/>
            <w:tcMar>
              <w:top w:w="70" w:type="dxa"/>
              <w:left w:w="90" w:type="dxa"/>
              <w:bottom w:w="70" w:type="dxa"/>
              <w:right w:w="90" w:type="dxa"/>
            </w:tcMar>
          </w:tcPr>
          <w:p w14:paraId="2FF69CB8" w14:textId="77777777" w:rsidR="00E01C3A" w:rsidRDefault="00CC3326">
            <w:r>
              <w:rPr>
                <w:sz w:val="20"/>
                <w:szCs w:val="20"/>
              </w:rPr>
              <w:t>PostgreSQL em contêiner</w:t>
            </w:r>
          </w:p>
        </w:tc>
        <w:tc>
          <w:tcPr>
            <w:tcW w:w="3771" w:type="dxa"/>
            <w:tcMar>
              <w:top w:w="70" w:type="dxa"/>
              <w:left w:w="90" w:type="dxa"/>
              <w:bottom w:w="70" w:type="dxa"/>
              <w:right w:w="90" w:type="dxa"/>
            </w:tcMar>
          </w:tcPr>
          <w:p w14:paraId="22E6FA7D" w14:textId="77777777" w:rsidR="00E01C3A" w:rsidRPr="00CE1B46" w:rsidRDefault="00CC3326">
            <w:pPr>
              <w:rPr>
                <w:lang w:val="pt-BR"/>
              </w:rPr>
            </w:pPr>
            <w:r>
              <w:rPr>
                <w:sz w:val="20"/>
                <w:szCs w:val="20"/>
                <w:lang w:val="pt-BR"/>
              </w:rPr>
              <w:t>Registrar a cadeia completa de cada decisão</w:t>
            </w:r>
          </w:p>
        </w:tc>
      </w:tr>
      <w:tr w:rsidR="00E01C3A" w:rsidRPr="002F1978" w14:paraId="2064FFB9" w14:textId="77777777">
        <w:tc>
          <w:tcPr>
            <w:tcW w:w="2300" w:type="dxa"/>
            <w:tcMar>
              <w:top w:w="70" w:type="dxa"/>
              <w:left w:w="90" w:type="dxa"/>
              <w:bottom w:w="70" w:type="dxa"/>
              <w:right w:w="90" w:type="dxa"/>
            </w:tcMar>
          </w:tcPr>
          <w:p w14:paraId="17386F57" w14:textId="77777777" w:rsidR="00E01C3A" w:rsidRDefault="00CC3326">
            <w:r>
              <w:rPr>
                <w:sz w:val="20"/>
                <w:szCs w:val="20"/>
              </w:rPr>
              <w:t>Painel de acompanhamento</w:t>
            </w:r>
          </w:p>
        </w:tc>
        <w:tc>
          <w:tcPr>
            <w:tcW w:w="3000" w:type="dxa"/>
            <w:tcMar>
              <w:top w:w="70" w:type="dxa"/>
              <w:left w:w="90" w:type="dxa"/>
              <w:bottom w:w="70" w:type="dxa"/>
              <w:right w:w="90" w:type="dxa"/>
            </w:tcMar>
          </w:tcPr>
          <w:p w14:paraId="6B142D4D"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01AD4DE"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2F1978" w14:paraId="3B2ED18B" w14:textId="77777777">
        <w:tc>
          <w:tcPr>
            <w:tcW w:w="2300" w:type="dxa"/>
            <w:tcMar>
              <w:top w:w="70" w:type="dxa"/>
              <w:left w:w="90" w:type="dxa"/>
              <w:bottom w:w="70" w:type="dxa"/>
              <w:right w:w="90" w:type="dxa"/>
            </w:tcMar>
          </w:tcPr>
          <w:p w14:paraId="5DB32317" w14:textId="77777777" w:rsidR="00E01C3A" w:rsidRDefault="00CC3326">
            <w:r>
              <w:rPr>
                <w:sz w:val="20"/>
                <w:szCs w:val="20"/>
              </w:rPr>
              <w:t>Firmware do nó</w:t>
            </w:r>
          </w:p>
        </w:tc>
        <w:tc>
          <w:tcPr>
            <w:tcW w:w="3000" w:type="dxa"/>
            <w:tcMar>
              <w:top w:w="70" w:type="dxa"/>
              <w:left w:w="90" w:type="dxa"/>
              <w:bottom w:w="70" w:type="dxa"/>
              <w:right w:w="90" w:type="dxa"/>
            </w:tcMar>
          </w:tcPr>
          <w:p w14:paraId="3C560B2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BF61921" w14:textId="77777777" w:rsidR="00E01C3A" w:rsidRPr="00CE1B46" w:rsidRDefault="00CC3326">
            <w:pPr>
              <w:rPr>
                <w:lang w:val="pt-BR"/>
              </w:rPr>
            </w:pPr>
            <w:r>
              <w:rPr>
                <w:sz w:val="20"/>
                <w:szCs w:val="20"/>
                <w:lang w:val="pt-BR"/>
              </w:rPr>
              <w:t>Aplicar o ciclo de trabalho comandado e publicar a iluminância lida</w:t>
            </w:r>
          </w:p>
        </w:tc>
      </w:tr>
    </w:tbl>
    <w:p w14:paraId="0E299113" w14:textId="77777777" w:rsidR="00E01C3A" w:rsidRDefault="00CC3326">
      <w:pPr>
        <w:spacing w:before="130" w:after="260"/>
        <w:rPr>
          <w:lang w:val="pt-BR"/>
        </w:rPr>
      </w:pPr>
      <w:r>
        <w:rPr>
          <w:sz w:val="20"/>
          <w:szCs w:val="20"/>
          <w:lang w:val="pt-BR"/>
        </w:rPr>
        <w:t>Fonte: Elaborado pelos autores (2026).</w:t>
      </w:r>
    </w:p>
    <w:p w14:paraId="6BAF35A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3BA9566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A638880"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0778785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3AE1D71"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9AC3E7C"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FE5EAF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52750B35"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F3BD0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4BC0144"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w:t>
      </w:r>
      <w:del w:id="30024" w:author="Vitor Oliveira" w:date="2026-10-10T20:00:00Z">
        <w:r>
          <w:rPr>
            <w:lang w:val="pt-BR"/>
          </w:rPr>
          <w:delText xml:space="preserve">O dimensionamento para o parque municipal não é objeto do trabalho.</w:delText>
        </w:r>
      </w:del>
      <w:ins w:id="30025" w:author="Vitor Oliveira" w:date="2026-10-10T20:00:00Z">
        <w:r>
          <w:rPr>
            <w:lang w:val="pt-BR"/>
          </w:rPr>
          <w:t xml:space="preserve">O dimensionamento para o parque municipal não é objeto do trabalho; a arquitetura que a operação exigiria é descrita em 3.12.6.4.</w:t>
        </w:r>
      </w:ins>
      <w:r>
        <w:rPr>
          <w:lang w:val="pt-BR"/>
        </w:rPr>
        <w:t xml:space="preserve"> A implantação é atividade de meio, descrita aqui e não relacionada entre os objetivos específicos, conforme registrado em 1.5.2.</w:t>
      </w:r>
    </w:p>
    <w:p w14:paraId="1B898451"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05A5DF8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77C4E06" w14:textId="4DA19C6E"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2EB65022" w14:textId="77777777">
        <w:trPr>
          <w:tblHeader/>
        </w:trPr>
        <w:tc>
          <w:tcPr>
            <w:tcW w:w="2600" w:type="dxa"/>
            <w:shd w:val="clear" w:color="auto" w:fill="EDEDED"/>
            <w:tcMar>
              <w:top w:w="70" w:type="dxa"/>
              <w:left w:w="90" w:type="dxa"/>
              <w:bottom w:w="70" w:type="dxa"/>
              <w:right w:w="90" w:type="dxa"/>
            </w:tcMar>
          </w:tcPr>
          <w:p w14:paraId="06CA272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44DD1E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087940C4" w14:textId="77777777" w:rsidR="00E01C3A" w:rsidRDefault="00CC3326">
            <w:r>
              <w:rPr>
                <w:b/>
                <w:bCs/>
                <w:sz w:val="20"/>
                <w:szCs w:val="20"/>
              </w:rPr>
              <w:t>Conteúdo</w:t>
            </w:r>
          </w:p>
        </w:tc>
      </w:tr>
      <w:tr w:rsidR="00E01C3A" w:rsidRPr="002F1978" w14:paraId="39D53635" w14:textId="77777777">
        <w:tc>
          <w:tcPr>
            <w:tcW w:w="2600" w:type="dxa"/>
            <w:tcMar>
              <w:top w:w="70" w:type="dxa"/>
              <w:left w:w="90" w:type="dxa"/>
              <w:bottom w:w="70" w:type="dxa"/>
              <w:right w:w="90" w:type="dxa"/>
            </w:tcMar>
          </w:tcPr>
          <w:p w14:paraId="232CF348" w14:textId="77777777" w:rsidR="00E01C3A" w:rsidRDefault="00CC3326">
            <w:r>
              <w:rPr>
                <w:sz w:val="20"/>
                <w:szCs w:val="20"/>
              </w:rPr>
              <w:t>REST – POST /eventos</w:t>
            </w:r>
          </w:p>
        </w:tc>
        <w:tc>
          <w:tcPr>
            <w:tcW w:w="2700" w:type="dxa"/>
            <w:tcMar>
              <w:top w:w="70" w:type="dxa"/>
              <w:left w:w="90" w:type="dxa"/>
              <w:bottom w:w="70" w:type="dxa"/>
              <w:right w:w="90" w:type="dxa"/>
            </w:tcMar>
          </w:tcPr>
          <w:p w14:paraId="0E7DDD36"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D9C221C"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2F1978" w14:paraId="389F0EBB" w14:textId="77777777">
        <w:tc>
          <w:tcPr>
            <w:tcW w:w="2600" w:type="dxa"/>
            <w:tcMar>
              <w:top w:w="70" w:type="dxa"/>
              <w:left w:w="90" w:type="dxa"/>
              <w:bottom w:w="70" w:type="dxa"/>
              <w:right w:w="90" w:type="dxa"/>
            </w:tcMar>
          </w:tcPr>
          <w:p w14:paraId="438D6546"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272F5FD"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F53B04C" w14:textId="77777777" w:rsidR="00E01C3A" w:rsidRPr="00CE1B46" w:rsidRDefault="00CC3326">
            <w:pPr>
              <w:rPr>
                <w:lang w:val="pt-BR"/>
              </w:rPr>
            </w:pPr>
            <w:r>
              <w:rPr>
                <w:sz w:val="20"/>
                <w:szCs w:val="20"/>
                <w:lang w:val="pt-BR"/>
              </w:rPr>
              <w:t>Coleção de publicações, filtrada por carimbo de tempo e por trecho</w:t>
            </w:r>
          </w:p>
        </w:tc>
      </w:tr>
      <w:tr w:rsidR="00E01C3A" w:rsidRPr="002F1978" w14:paraId="77D8C14B" w14:textId="77777777">
        <w:tc>
          <w:tcPr>
            <w:tcW w:w="2600" w:type="dxa"/>
            <w:tcMar>
              <w:top w:w="70" w:type="dxa"/>
              <w:left w:w="90" w:type="dxa"/>
              <w:bottom w:w="70" w:type="dxa"/>
              <w:right w:w="90" w:type="dxa"/>
            </w:tcMar>
          </w:tcPr>
          <w:p w14:paraId="4904DB79" w14:textId="77777777" w:rsidR="00E01C3A" w:rsidRDefault="00CC3326">
            <w:r>
              <w:rPr>
                <w:sz w:val="20"/>
                <w:szCs w:val="20"/>
              </w:rPr>
              <w:t>REST – GET /decisoes</w:t>
            </w:r>
          </w:p>
        </w:tc>
        <w:tc>
          <w:tcPr>
            <w:tcW w:w="2700" w:type="dxa"/>
            <w:tcMar>
              <w:top w:w="70" w:type="dxa"/>
              <w:left w:w="90" w:type="dxa"/>
              <w:bottom w:w="70" w:type="dxa"/>
              <w:right w:w="90" w:type="dxa"/>
            </w:tcMar>
          </w:tcPr>
          <w:p w14:paraId="5A648BFE"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5E5B83B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2F1978" w14:paraId="0DB258A4" w14:textId="77777777">
        <w:tc>
          <w:tcPr>
            <w:tcW w:w="2600" w:type="dxa"/>
            <w:tcMar>
              <w:top w:w="70" w:type="dxa"/>
              <w:left w:w="90" w:type="dxa"/>
              <w:bottom w:w="70" w:type="dxa"/>
              <w:right w:w="90" w:type="dxa"/>
            </w:tcMar>
          </w:tcPr>
          <w:p w14:paraId="517C54D4" w14:textId="77777777" w:rsidR="00E01C3A" w:rsidRDefault="00CC3326">
            <w:r>
              <w:rPr>
                <w:sz w:val="20"/>
                <w:szCs w:val="20"/>
              </w:rPr>
              <w:t>REST – GET /telemetria</w:t>
            </w:r>
          </w:p>
        </w:tc>
        <w:tc>
          <w:tcPr>
            <w:tcW w:w="2700" w:type="dxa"/>
            <w:tcMar>
              <w:top w:w="70" w:type="dxa"/>
              <w:left w:w="90" w:type="dxa"/>
              <w:bottom w:w="70" w:type="dxa"/>
              <w:right w:w="90" w:type="dxa"/>
            </w:tcMar>
          </w:tcPr>
          <w:p w14:paraId="29CF2926"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0B6A725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2F1978" w14:paraId="0FF56C9C" w14:textId="77777777">
        <w:tc>
          <w:tcPr>
            <w:tcW w:w="2600" w:type="dxa"/>
            <w:tcMar>
              <w:top w:w="70" w:type="dxa"/>
              <w:left w:w="90" w:type="dxa"/>
              <w:bottom w:w="70" w:type="dxa"/>
              <w:right w:w="90" w:type="dxa"/>
            </w:tcMar>
          </w:tcPr>
          <w:p w14:paraId="0DFF52EA" w14:textId="77777777" w:rsidR="00E01C3A" w:rsidRDefault="00CC3326">
            <w:r>
              <w:rPr>
                <w:sz w:val="20"/>
                <w:szCs w:val="20"/>
              </w:rPr>
              <w:t>REST – GET /trechos</w:t>
            </w:r>
          </w:p>
        </w:tc>
        <w:tc>
          <w:tcPr>
            <w:tcW w:w="2700" w:type="dxa"/>
            <w:tcMar>
              <w:top w:w="70" w:type="dxa"/>
              <w:left w:w="90" w:type="dxa"/>
              <w:bottom w:w="70" w:type="dxa"/>
              <w:right w:w="90" w:type="dxa"/>
            </w:tcMar>
          </w:tcPr>
          <w:p w14:paraId="171C8B7D"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D2001E4"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2F1978" w14:paraId="3C8FAC2D" w14:textId="77777777">
        <w:tc>
          <w:tcPr>
            <w:tcW w:w="2600" w:type="dxa"/>
            <w:tcMar>
              <w:top w:w="70" w:type="dxa"/>
              <w:left w:w="90" w:type="dxa"/>
              <w:bottom w:w="70" w:type="dxa"/>
              <w:right w:w="90" w:type="dxa"/>
            </w:tcMar>
          </w:tcPr>
          <w:p w14:paraId="55545BE9" w14:textId="77777777" w:rsidR="00847C0D" w:rsidRDefault="00CC3326">
            <w:r>
              <w:rPr>
                <w:sz w:val="20"/>
                <w:szCs w:val="20"/>
              </w:rPr>
              <w:t>REST – GET /pontos</w:t>
            </w:r>
          </w:p>
        </w:tc>
        <w:tc>
          <w:tcPr>
            <w:tcW w:w="2700" w:type="dxa"/>
            <w:tcMar>
              <w:top w:w="70" w:type="dxa"/>
              <w:left w:w="90" w:type="dxa"/>
              <w:bottom w:w="70" w:type="dxa"/>
              <w:right w:w="90" w:type="dxa"/>
            </w:tcMar>
          </w:tcPr>
          <w:p w14:paraId="2056DF2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FBC798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2F1978" w14:paraId="10366753" w14:textId="77777777">
        <w:tc>
          <w:tcPr>
            <w:tcW w:w="2600" w:type="dxa"/>
            <w:tcMar>
              <w:top w:w="70" w:type="dxa"/>
              <w:left w:w="90" w:type="dxa"/>
              <w:bottom w:w="70" w:type="dxa"/>
              <w:right w:w="90" w:type="dxa"/>
            </w:tcMar>
          </w:tcPr>
          <w:p w14:paraId="6ECD1CA7" w14:textId="77777777" w:rsidR="00847C0D" w:rsidRDefault="00CC3326">
            <w:r>
              <w:rPr>
                <w:sz w:val="20"/>
                <w:szCs w:val="20"/>
              </w:rPr>
              <w:t>REST – GET /alertas</w:t>
            </w:r>
          </w:p>
        </w:tc>
        <w:tc>
          <w:tcPr>
            <w:tcW w:w="2700" w:type="dxa"/>
            <w:tcMar>
              <w:top w:w="70" w:type="dxa"/>
              <w:left w:w="90" w:type="dxa"/>
              <w:bottom w:w="70" w:type="dxa"/>
              <w:right w:w="90" w:type="dxa"/>
            </w:tcMar>
          </w:tcPr>
          <w:p w14:paraId="4DD118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69A59447" w14:textId="77777777" w:rsidR="00847C0D" w:rsidRPr="00430DB3" w:rsidRDefault="00CC3326">
            <w:pPr>
              <w:rPr>
                <w:lang w:val="pt-BR"/>
              </w:rPr>
            </w:pPr>
            <w:r>
              <w:rPr>
                <w:sz w:val="20"/>
                <w:szCs w:val="20"/>
                <w:lang w:val="pt-BR"/>
              </w:rPr>
              <w:t>Alertas de diagnóstico abertos (RF11)</w:t>
            </w:r>
          </w:p>
        </w:tc>
      </w:tr>
      <w:tr w:rsidR="00E01C3A" w:rsidRPr="002F1978" w14:paraId="6C4F3CA2" w14:textId="77777777">
        <w:tc>
          <w:tcPr>
            <w:tcW w:w="2600" w:type="dxa"/>
            <w:tcMar>
              <w:top w:w="70" w:type="dxa"/>
              <w:left w:w="90" w:type="dxa"/>
              <w:bottom w:w="70" w:type="dxa"/>
              <w:right w:w="90" w:type="dxa"/>
            </w:tcMar>
          </w:tcPr>
          <w:p w14:paraId="1226947A" w14:textId="77777777" w:rsidR="00847C0D" w:rsidRDefault="00CC3326">
            <w:r>
              <w:rPr>
                <w:sz w:val="20"/>
                <w:szCs w:val="20"/>
              </w:rPr>
              <w:t>REST – GET /energia</w:t>
            </w:r>
          </w:p>
        </w:tc>
        <w:tc>
          <w:tcPr>
            <w:tcW w:w="2700" w:type="dxa"/>
            <w:tcMar>
              <w:top w:w="70" w:type="dxa"/>
              <w:left w:w="90" w:type="dxa"/>
              <w:bottom w:w="70" w:type="dxa"/>
              <w:right w:w="90" w:type="dxa"/>
            </w:tcMar>
          </w:tcPr>
          <w:p w14:paraId="6D1ABE1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5FAA9C2"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2F1978" w14:paraId="1891EAC5" w14:textId="77777777">
        <w:tc>
          <w:tcPr>
            <w:tcW w:w="2600" w:type="dxa"/>
            <w:tcMar>
              <w:top w:w="70" w:type="dxa"/>
              <w:left w:w="90" w:type="dxa"/>
              <w:bottom w:w="70" w:type="dxa"/>
              <w:right w:w="90" w:type="dxa"/>
            </w:tcMar>
          </w:tcPr>
          <w:p w14:paraId="36D605CB" w14:textId="77777777" w:rsidR="00847C0D" w:rsidRDefault="00CC3326">
            <w:r>
              <w:rPr>
                <w:sz w:val="20"/>
                <w:szCs w:val="20"/>
              </w:rPr>
              <w:t>REST – POST /bancada/sessoes e POST /bancada/calibracoes</w:t>
            </w:r>
          </w:p>
        </w:tc>
        <w:tc>
          <w:tcPr>
            <w:tcW w:w="2700" w:type="dxa"/>
            <w:tcMar>
              <w:top w:w="70" w:type="dxa"/>
              <w:left w:w="90" w:type="dxa"/>
              <w:bottom w:w="70" w:type="dxa"/>
              <w:right w:w="90" w:type="dxa"/>
            </w:tcMar>
          </w:tcPr>
          <w:p w14:paraId="4BA908CC"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EC361F6"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2F1978" w14:paraId="3EB40079" w14:textId="77777777">
        <w:tc>
          <w:tcPr>
            <w:tcW w:w="2600" w:type="dxa"/>
            <w:tcMar>
              <w:top w:w="70" w:type="dxa"/>
              <w:left w:w="90" w:type="dxa"/>
              <w:bottom w:w="70" w:type="dxa"/>
              <w:right w:w="90" w:type="dxa"/>
            </w:tcMar>
          </w:tcPr>
          <w:p w14:paraId="30E83739"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79B4D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BEFEF15"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2F1978" w14:paraId="5EE2476E" w14:textId="77777777">
        <w:tc>
          <w:tcPr>
            <w:tcW w:w="2600" w:type="dxa"/>
            <w:tcMar>
              <w:top w:w="70" w:type="dxa"/>
              <w:left w:w="90" w:type="dxa"/>
              <w:bottom w:w="70" w:type="dxa"/>
              <w:right w:w="90" w:type="dxa"/>
            </w:tcMar>
          </w:tcPr>
          <w:p w14:paraId="1A8307F0"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2FD43DD5" w14:textId="77777777" w:rsidR="00E01C3A" w:rsidRDefault="00CC3326">
            <w:r>
              <w:rPr>
                <w:sz w:val="20"/>
                <w:szCs w:val="20"/>
              </w:rPr>
              <w:t>Tópico assinado pelo nó</w:t>
            </w:r>
          </w:p>
        </w:tc>
        <w:tc>
          <w:tcPr>
            <w:tcW w:w="3771" w:type="dxa"/>
            <w:tcMar>
              <w:top w:w="70" w:type="dxa"/>
              <w:left w:w="90" w:type="dxa"/>
              <w:bottom w:w="70" w:type="dxa"/>
              <w:right w:w="90" w:type="dxa"/>
            </w:tcMar>
          </w:tcPr>
          <w:p w14:paraId="7C54DE54"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2F1978" w14:paraId="0AE6D718" w14:textId="77777777">
        <w:tc>
          <w:tcPr>
            <w:tcW w:w="2600" w:type="dxa"/>
            <w:tcMar>
              <w:top w:w="70" w:type="dxa"/>
              <w:left w:w="90" w:type="dxa"/>
              <w:bottom w:w="70" w:type="dxa"/>
              <w:right w:w="90" w:type="dxa"/>
            </w:tcMar>
          </w:tcPr>
          <w:p w14:paraId="29DB3E2C"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5AECF773"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FDDCBF8"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2F1978" w14:paraId="1389EB15" w14:textId="77777777">
        <w:tc>
          <w:tcPr>
            <w:tcW w:w="2600" w:type="dxa"/>
            <w:tcMar>
              <w:top w:w="70" w:type="dxa"/>
              <w:left w:w="90" w:type="dxa"/>
              <w:bottom w:w="70" w:type="dxa"/>
              <w:right w:w="90" w:type="dxa"/>
            </w:tcMar>
          </w:tcPr>
          <w:p w14:paraId="54D659B5" w14:textId="77777777" w:rsidR="00847C0D" w:rsidRDefault="00CC3326">
            <w:r>
              <w:rPr>
                <w:sz w:val="20"/>
                <w:szCs w:val="20"/>
              </w:rPr>
              <w:lastRenderedPageBreak/>
              <w:t>MQTT – iluminacao/{ponto}/estado</w:t>
            </w:r>
          </w:p>
        </w:tc>
        <w:tc>
          <w:tcPr>
            <w:tcW w:w="2700" w:type="dxa"/>
            <w:tcMar>
              <w:top w:w="70" w:type="dxa"/>
              <w:left w:w="90" w:type="dxa"/>
              <w:bottom w:w="70" w:type="dxa"/>
              <w:right w:w="90" w:type="dxa"/>
            </w:tcMar>
          </w:tcPr>
          <w:p w14:paraId="3E3C521D"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B2708D0" w14:textId="77777777" w:rsidR="00847C0D" w:rsidRPr="00430DB3" w:rsidRDefault="00CC3326">
            <w:pPr>
              <w:rPr>
                <w:lang w:val="pt-BR"/>
              </w:rPr>
            </w:pPr>
            <w:r>
              <w:rPr>
                <w:sz w:val="20"/>
                <w:szCs w:val="20"/>
                <w:lang w:val="pt-BR"/>
              </w:rPr>
              <w:t>Presença do nó, com última vontade que indica a desconexão</w:t>
            </w:r>
          </w:p>
        </w:tc>
      </w:tr>
    </w:tbl>
    <w:p w14:paraId="2D0C3E1A" w14:textId="77777777" w:rsidR="00E01C3A" w:rsidRDefault="00CC3326">
      <w:pPr>
        <w:spacing w:before="130" w:after="260"/>
        <w:rPr>
          <w:lang w:val="pt-BR"/>
        </w:rPr>
      </w:pPr>
      <w:r>
        <w:rPr>
          <w:sz w:val="20"/>
          <w:szCs w:val="20"/>
          <w:lang w:val="pt-BR"/>
        </w:rPr>
        <w:t>Fonte: Elaborado pelos autores (2026).</w:t>
      </w:r>
    </w:p>
    <w:p w14:paraId="49B72B22"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2FEA054"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D597C59"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7D044742"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82EA285" w14:textId="339DEE2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01D7F6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26ACE636" w14:textId="77777777" w:rsidR="002A414D" w:rsidRPr="00430DB3" w:rsidRDefault="009172FF">
      <w:pPr>
        <w:spacing w:after="280"/>
        <w:jc w:val="center"/>
        <w:rPr>
          <w:lang w:val="pt-BR"/>
        </w:rPr>
      </w:pPr>
      <w:r>
        <w:rPr>
          <w:sz w:val="20"/>
          <w:szCs w:val="20"/>
          <w:lang w:val="pt-BR"/>
        </w:rPr>
        <w:t>Fonte: Elaborado pelos autores (2026).</w:t>
      </w:r>
    </w:p>
    <w:p w14:paraId="52087903"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A17484D"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A3D6E2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01B72F74"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6BA4167B"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0FF665F"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1071478"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77A8FDC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91CD8B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52B2D67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31D9B7D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086DB60E"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3EDE47D"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08639277"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6EF686D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02A0CFDD"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E530343"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1B1011B"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7E84123E" w14:textId="77777777" w:rsidR="00044D5A" w:rsidRPr="008C0B6A" w:rsidRDefault="00285AB3">
      <w:pPr>
        <w:spacing w:after="120" w:line="360" w:lineRule="auto"/>
        <w:ind w:firstLine="709"/>
        <w:jc w:val="both"/>
        <w:rPr>
          <w:lang w:val="pt-BR"/>
        </w:rPr>
      </w:pPr>
      <w:r>
        <w:rPr>
          <w:lang w:val="pt-BR"/>
        </w:rPr>
        <w:t>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w:t>
      </w:r>
      <w:r>
        <w:rPr>
          <w:lang w:val="pt-BR"/>
        </w:rPr>
        <w:t xml:space="preserve">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2BBCBF86" w14:textId="5F9CD9EB"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030C50EC"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0A892E07" w14:textId="77777777" w:rsidR="00044D5A" w:rsidRPr="008C0B6A" w:rsidRDefault="00285AB3">
      <w:pPr>
        <w:spacing w:after="280"/>
        <w:jc w:val="center"/>
        <w:rPr>
          <w:lang w:val="pt-BR"/>
        </w:rPr>
      </w:pPr>
      <w:r>
        <w:rPr>
          <w:sz w:val="20"/>
          <w:szCs w:val="20"/>
          <w:lang w:val="pt-BR"/>
        </w:rPr>
        <w:t>Fonte: Elaborado pelos autores (2026).</w:t>
      </w:r>
    </w:p>
    <w:p w14:paraId="4BB7702D" w14:textId="0EC1CD6F"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57575091"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4BBAC09D" w14:textId="77777777" w:rsidR="00044D5A" w:rsidRPr="008C0B6A" w:rsidRDefault="00285AB3">
      <w:pPr>
        <w:spacing w:after="280"/>
        <w:jc w:val="center"/>
        <w:rPr>
          <w:lang w:val="pt-BR"/>
        </w:rPr>
      </w:pPr>
      <w:r>
        <w:rPr>
          <w:sz w:val="20"/>
          <w:szCs w:val="20"/>
          <w:lang w:val="pt-BR"/>
        </w:rPr>
        <w:t>Fonte: Elaborado pelos autores (2026).</w:t>
      </w:r>
    </w:p>
    <w:p w14:paraId="567C1D20"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w:t>
      </w:r>
      <w:r>
        <w:rPr>
          <w:lang w:val="pt-BR"/>
        </w:rPr>
        <w:t xml:space="preserve">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2764983" w14:textId="694C1BA6"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EEF0E37"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0135E9" w14:textId="77777777" w:rsidR="00A13357" w:rsidRPr="002F1978" w:rsidRDefault="00285AB3">
      <w:pPr>
        <w:spacing w:after="280"/>
        <w:jc w:val="center"/>
        <w:rPr>
          <w:lang w:val="pt-BR"/>
        </w:rPr>
      </w:pPr>
      <w:r>
        <w:rPr>
          <w:sz w:val="20"/>
          <w:szCs w:val="20"/>
          <w:lang w:val="pt-BR"/>
        </w:rPr>
        <w:t>Fonte: Elaborado pelos autores (2026).</w:t>
      </w:r>
    </w:p>
    <w:p w14:paraId="6D7E14FE" w14:textId="4376DE49"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18F83D1A"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064CC66C" w14:textId="77777777" w:rsidR="00A13357" w:rsidRPr="002F1978" w:rsidRDefault="00285AB3">
      <w:pPr>
        <w:spacing w:after="280"/>
        <w:jc w:val="center"/>
        <w:rPr>
          <w:lang w:val="pt-BR"/>
        </w:rPr>
      </w:pPr>
      <w:r>
        <w:rPr>
          <w:sz w:val="20"/>
          <w:szCs w:val="20"/>
          <w:lang w:val="pt-BR"/>
        </w:rPr>
        <w:t>Fonte: Elaborado pelos autores (2026).</w:t>
      </w:r>
    </w:p>
    <w:p>
      <w:pPr>
        <w:pStyle w:val="Heading4"/>
        <w:spacing w:before="320" w:after="200" w:line="360" w:lineRule="auto"/>
        <w:rPr>
          <w:ins w:id="30000" w:author="Vitor Oliveira" w:date="2026-10-10T20:00:00Z"/>
        </w:rPr>
      </w:pPr>
      <w:ins w:id="30001" w:author="Vitor Oliveira" w:date="2026-10-10T20:00:00Z">
        <w:r>
          <w:rPr>
            <w:lang w:val="pt-BR"/>
          </w:rPr>
          <w:t xml:space="preserve">3.12.6.4 Arquitetura de referência para operação em escala</w:t>
        </w:r>
      </w:ins>
    </w:p>
    <w:p>
      <w:pPr>
        <w:spacing w:after="120" w:line="360" w:lineRule="auto"/>
        <w:ind w:firstLine="709"/>
        <w:jc w:val="both"/>
        <w:rPr>
          <w:ins w:id="30002" w:author="Vitor Oliveira" w:date="2026-10-10T20:00:00Z"/>
        </w:rPr>
      </w:pPr>
      <w:ins w:id="30003" w:author="Vitor Oliveira" w:date="2026-10-10T20:00:00Z">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decisão como serviço municipal autônomo, a verificação normativa no caminho do comando e o registro auditável de cada decisão —, e mudam a distribuição, a redundância e o transporte.</w:t>
        </w:r>
      </w:ins>
    </w:p>
    <w:p>
      <w:pPr>
        <w:spacing w:after="120" w:line="360" w:lineRule="auto"/>
        <w:ind w:firstLine="709"/>
        <w:jc w:val="both"/>
        <w:rPr>
          <w:ins w:id="30004" w:author="Vitor Oliveira" w:date="2026-10-10T20:00:00Z"/>
        </w:rPr>
      </w:pPr>
      <w:ins w:id="30005" w:author="Vitor Oliveira" w:date="2026-10-10T20:00:00Z">
        <w:r>
          <w:rPr>
            <w:lang w:val="pt-BR"/>
          </w:rPr>
          <w:t xml:space="preserve">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ins>
    </w:p>
    <w:p>
      <w:pPr>
        <w:spacing w:after="120" w:line="360" w:lineRule="auto"/>
        <w:ind w:firstLine="709"/>
        <w:jc w:val="both"/>
        <w:rPr>
          <w:ins w:id="30006" w:author="Vitor Oliveira" w:date="2026-10-10T20:00:00Z"/>
        </w:rPr>
      </w:pPr>
      <w:ins w:id="30007" w:author="Vitor Oliveira" w:date="2026-10-10T20:00:00Z">
        <w:r>
          <w:rPr>
            <w:lang w:val="pt-BR"/>
          </w:rPr>
          <w:t xml:space="preserve">Atendidas essas exigências, a arquitetura de referência compõe-se dos seguintes elementos.</w:t>
        </w:r>
      </w:ins>
    </w:p>
    <w:p>
      <w:pPr>
        <w:pStyle w:val="ListParagraph"/>
        <w:numPr>
          <w:ilvl w:val="0"/>
          <w:numId w:val="2"/>
        </w:numPr>
        <w:spacing w:after="120" w:line="360" w:lineRule="auto"/>
        <w:jc w:val="both"/>
        <w:rPr>
          <w:ins w:id="30008" w:author="Vitor Oliveira" w:date="2026-10-10T20:00:00Z"/>
        </w:rPr>
      </w:pPr>
      <w:ins w:id="30009" w:author="Vitor Oliveira" w:date="2026-10-10T20:00:00Z">
        <w:r>
          <w:rPr>
            <w:lang w:val="pt-BR"/>
          </w:rPr>
          <w:t xml:space="preserve">Entrada de eventos. Um portal de interface de programação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ins>
    </w:p>
    <w:p>
      <w:pPr>
        <w:pStyle w:val="ListParagraph"/>
        <w:numPr>
          <w:ilvl w:val="0"/>
          <w:numId w:val="2"/>
        </w:numPr>
        <w:spacing w:after="120" w:line="360" w:lineRule="auto"/>
        <w:jc w:val="both"/>
        <w:rPr>
          <w:ins w:id="30010" w:author="Vitor Oliveira" w:date="2026-10-10T20:00:00Z"/>
        </w:rPr>
      </w:pPr>
      <w:ins w:id="30011" w:author="Vitor Oliveira" w:date="2026-10-10T20:00:00Z">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cada trecho — fica em armazenamento compartilhado de baixa latência,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ins>
    </w:p>
    <w:p>
      <w:pPr>
        <w:pStyle w:val="ListParagraph"/>
        <w:numPr>
          <w:ilvl w:val="0"/>
          <w:numId w:val="2"/>
        </w:numPr>
        <w:spacing w:after="120" w:line="360" w:lineRule="auto"/>
        <w:jc w:val="both"/>
        <w:rPr>
          <w:ins w:id="30012" w:author="Vitor Oliveira" w:date="2026-10-10T20:00:00Z"/>
        </w:rPr>
      </w:pPr>
      <w:ins w:id="30013" w:author="Vitor Oliveira" w:date="2026-10-10T20:00:00Z">
        <w:r>
          <w:rPr>
            <w:lang w:val="pt-BR"/>
          </w:rPr>
          <w:t xml:space="preserve">Previsão fora do caminho do comando. O treino do modelo é processo periódico, separado da decisão, que lê o histórico de volumes, avalia o modelo novo contra as referências de 3.6 e o registra com versão. As réplicas carregam apenas versões aprovadas, e cada decisão grava a versão usada, como já faz o protótipo (RNF04). A base de regras segue o mesmo percurso de versão e aprovação.</w:t>
        </w:r>
      </w:ins>
    </w:p>
    <w:p>
      <w:pPr>
        <w:pStyle w:val="ListParagraph"/>
        <w:numPr>
          <w:ilvl w:val="0"/>
          <w:numId w:val="2"/>
        </w:numPr>
        <w:spacing w:after="120" w:line="360" w:lineRule="auto"/>
        <w:jc w:val="both"/>
        <w:rPr>
          <w:ins w:id="30014" w:author="Vitor Oliveira" w:date="2026-10-10T20:00:00Z"/>
        </w:rPr>
      </w:pPr>
      <w:ins w:id="30015" w:author="Vitor Oliveira" w:date="2026-10-10T20:00:00Z">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ins>
    </w:p>
    <w:p>
      <w:pPr>
        <w:pStyle w:val="ListParagraph"/>
        <w:numPr>
          <w:ilvl w:val="0"/>
          <w:numId w:val="2"/>
        </w:numPr>
        <w:spacing w:after="120" w:line="360" w:lineRule="auto"/>
        <w:jc w:val="both"/>
        <w:rPr>
          <w:ins w:id="30016" w:author="Vitor Oliveira" w:date="2026-10-10T20:00:00Z"/>
        </w:rPr>
      </w:pPr>
      <w:ins w:id="30017" w:author="Vitor Oliveira" w:date="2026-10-10T20:00:00Z">
        <w:r>
          <w:rPr>
            <w:lang w:val="pt-BR"/>
          </w:rPr>
          <w:t xml:space="preserve">Dados em dois níveis. Cadastro, classes de iluminação, versões e decisões ficam em banco relacional gerenciado, com réplica em outra zona de disponibilidade, cópia de segurança automática e restauração a qualquer instante. Eventos e telemetria, que crescem com o número de pontos e com o tempo, ficam em armazenamento orientado a série temporal, particionado por tempo e com política de retenção, como recomenda 6.1. As consultas do painel são atendidas por réplica de leitura, sem concorrer com a decisão.</w:t>
        </w:r>
      </w:ins>
    </w:p>
    <w:p>
      <w:pPr>
        <w:pStyle w:val="ListParagraph"/>
        <w:numPr>
          <w:ilvl w:val="0"/>
          <w:numId w:val="2"/>
        </w:numPr>
        <w:spacing w:after="120" w:line="360" w:lineRule="auto"/>
        <w:jc w:val="both"/>
        <w:rPr>
          <w:ins w:id="30018" w:author="Vitor Oliveira" w:date="2026-10-10T20:00:00Z"/>
        </w:rPr>
      </w:pPr>
      <w:ins w:id="30019" w:author="Vitor Oliveira" w:date="2026-10-10T20:00:00Z">
        <w:r>
          <w:rPr>
            <w:lang w:val="pt-BR"/>
          </w:rPr>
          <w:t xml:space="preserve">Painel com acesso controlado. O painel deixa de publicar com chave embutida: o operador municipal autentica-se pelo provedor de identidade do município, com perfis distintos para consulta, para alteração de parâmetros normativos e para publicação manual, e toda alteração fica registrada.</w:t>
        </w:r>
      </w:ins>
    </w:p>
    <w:p>
      <w:pPr>
        <w:pStyle w:val="ListParagraph"/>
        <w:numPr>
          <w:ilvl w:val="0"/>
          <w:numId w:val="2"/>
        </w:numPr>
        <w:spacing w:after="120" w:line="360" w:lineRule="auto"/>
        <w:jc w:val="both"/>
        <w:rPr>
          <w:ins w:id="30020" w:author="Vitor Oliveira" w:date="2026-10-10T20:00:00Z"/>
        </w:rPr>
      </w:pPr>
      <w:ins w:id="30021" w:author="Vitor Oliveira" w:date="2026-10-10T20:00:00Z">
        <w:r>
          <w:rPr>
            <w:lang w:val="pt-BR"/>
          </w:rPr>
          <w:t xml:space="preserve">Operação. Os serviços são executados em plataforma de orquestração de contêineres distribuída em mais de uma zona de disponibilidade, que substitui contêineres com falha e redistribui a carga. Credenciais ficam em cofre de segredos, e não em arquivo da máquina. Métricas, registros e alertas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ins>
    </w:p>
    <w:p>
      <w:pPr>
        <w:spacing w:after="120" w:line="360" w:lineRule="auto"/>
        <w:ind w:firstLine="709"/>
        <w:jc w:val="both"/>
        <w:rPr>
          <w:ins w:id="30022" w:author="Vitor Oliveira" w:date="2026-10-10T20:00:00Z"/>
        </w:rPr>
      </w:pPr>
      <w:ins w:id="30023" w:author="Vitor Oliveira" w:date="2026-10-10T20:00:00Z">
        <w:r>
          <w:rPr>
            <w:lang w:val="pt-BR"/>
          </w:rPr>
          <w:t xml:space="preserve">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A arquitetura não foi implantada, dimensionada nem ensaiada, e seu custo não foi estimado; a lacuna figura entre as limitações (5.3) e entre as recomendações (6.1).</w:t>
        </w:r>
      </w:ins>
    </w:p>
    <w:p w14:paraId="4A64C4A5"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16D8DC9D"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18943161" w14:textId="0F7B0707" w:rsidR="00847C0D" w:rsidRDefault="00CC3326">
      <w:pPr>
        <w:keepNext/>
        <w:spacing w:before="260" w:after="130"/>
      </w:pPr>
      <w:bookmarkStart w:id="77" w:name="_Toc24254973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CC1B5B7" w14:textId="77777777">
        <w:trPr>
          <w:tblHeader/>
        </w:trPr>
        <w:tc>
          <w:tcPr>
            <w:tcW w:w="850" w:type="dxa"/>
            <w:shd w:val="clear" w:color="auto" w:fill="EDEDED"/>
            <w:tcMar>
              <w:top w:w="70" w:type="dxa"/>
              <w:left w:w="90" w:type="dxa"/>
              <w:bottom w:w="70" w:type="dxa"/>
              <w:right w:w="90" w:type="dxa"/>
            </w:tcMar>
          </w:tcPr>
          <w:p w14:paraId="08370E83"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3347AE0"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F5AC18F"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7C07126" w14:textId="77777777" w:rsidR="00847C0D" w:rsidRDefault="00CC3326">
            <w:r>
              <w:rPr>
                <w:sz w:val="20"/>
                <w:szCs w:val="20"/>
              </w:rPr>
              <w:t>Resultado esperado</w:t>
            </w:r>
          </w:p>
        </w:tc>
      </w:tr>
      <w:tr w:rsidR="00E01C3A" w:rsidRPr="002F1978" w14:paraId="48D2D988" w14:textId="77777777">
        <w:tc>
          <w:tcPr>
            <w:tcW w:w="850" w:type="dxa"/>
            <w:tcMar>
              <w:top w:w="70" w:type="dxa"/>
              <w:left w:w="90" w:type="dxa"/>
              <w:bottom w:w="70" w:type="dxa"/>
              <w:right w:w="90" w:type="dxa"/>
            </w:tcMar>
          </w:tcPr>
          <w:p w14:paraId="0E651170" w14:textId="77777777" w:rsidR="00847C0D" w:rsidRDefault="00CC3326">
            <w:r>
              <w:rPr>
                <w:sz w:val="20"/>
                <w:szCs w:val="20"/>
              </w:rPr>
              <w:t>CT01</w:t>
            </w:r>
          </w:p>
        </w:tc>
        <w:tc>
          <w:tcPr>
            <w:tcW w:w="3500" w:type="dxa"/>
            <w:tcMar>
              <w:top w:w="70" w:type="dxa"/>
              <w:left w:w="90" w:type="dxa"/>
              <w:bottom w:w="70" w:type="dxa"/>
              <w:right w:w="90" w:type="dxa"/>
            </w:tcMar>
          </w:tcPr>
          <w:p w14:paraId="565AB500" w14:textId="77777777" w:rsidR="00847C0D" w:rsidRDefault="00CC3326">
            <w:r>
              <w:rPr>
                <w:sz w:val="20"/>
                <w:szCs w:val="20"/>
                <w:lang w:val="pt-BR"/>
              </w:rPr>
              <w:t>RF01, RNF08</w:t>
            </w:r>
          </w:p>
        </w:tc>
        <w:tc>
          <w:tcPr>
            <w:tcW w:w="1750" w:type="dxa"/>
            <w:tcMar>
              <w:top w:w="70" w:type="dxa"/>
              <w:left w:w="90" w:type="dxa"/>
              <w:bottom w:w="70" w:type="dxa"/>
              <w:right w:w="90" w:type="dxa"/>
            </w:tcMar>
          </w:tcPr>
          <w:p w14:paraId="70DEAD7E" w14:textId="77777777" w:rsidR="00847C0D" w:rsidRPr="00430DB3" w:rsidRDefault="00CC3326">
            <w:pPr>
              <w:rPr>
                <w:lang w:val="pt-BR"/>
              </w:rPr>
            </w:pPr>
            <w:r w:rsidRPr="00430DB3">
              <w:rPr>
                <w:sz w:val="20"/>
                <w:szCs w:val="20"/>
                <w:lang w:val="pt-BR"/>
              </w:rPr>
              <w:t xml:space="preserve">Publicação com campo fora do contrato, média negativa, volume </w:t>
            </w:r>
            <w:r w:rsidRPr="00430DB3">
              <w:rPr>
                <w:sz w:val="20"/>
                <w:szCs w:val="20"/>
                <w:lang w:val="pt-BR"/>
              </w:rPr>
              <w:lastRenderedPageBreak/>
              <w:t>com ocorrência, trecho fora do cadastro, pacote com item inválido ou sem chave de acesso</w:t>
            </w:r>
          </w:p>
        </w:tc>
        <w:tc>
          <w:tcPr>
            <w:tcW w:w="2971" w:type="dxa"/>
            <w:tcMar>
              <w:top w:w="70" w:type="dxa"/>
              <w:left w:w="90" w:type="dxa"/>
              <w:bottom w:w="70" w:type="dxa"/>
              <w:right w:w="90" w:type="dxa"/>
            </w:tcMar>
          </w:tcPr>
          <w:p w14:paraId="29B2BB94"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2F1978" w14:paraId="7320AECD" w14:textId="77777777">
        <w:tc>
          <w:tcPr>
            <w:tcW w:w="850" w:type="dxa"/>
            <w:tcMar>
              <w:top w:w="70" w:type="dxa"/>
              <w:left w:w="90" w:type="dxa"/>
              <w:bottom w:w="70" w:type="dxa"/>
              <w:right w:w="90" w:type="dxa"/>
            </w:tcMar>
          </w:tcPr>
          <w:p w14:paraId="5BF01C28" w14:textId="77777777" w:rsidR="00847C0D" w:rsidRDefault="00CC3326">
            <w:r>
              <w:rPr>
                <w:sz w:val="20"/>
                <w:szCs w:val="20"/>
              </w:rPr>
              <w:t>CT02</w:t>
            </w:r>
          </w:p>
        </w:tc>
        <w:tc>
          <w:tcPr>
            <w:tcW w:w="3500" w:type="dxa"/>
            <w:tcMar>
              <w:top w:w="70" w:type="dxa"/>
              <w:left w:w="90" w:type="dxa"/>
              <w:bottom w:w="70" w:type="dxa"/>
              <w:right w:w="90" w:type="dxa"/>
            </w:tcMar>
          </w:tcPr>
          <w:p w14:paraId="25751DFF" w14:textId="77777777" w:rsidR="00847C0D" w:rsidRDefault="00CC3326">
            <w:r>
              <w:rPr>
                <w:sz w:val="20"/>
                <w:szCs w:val="20"/>
                <w:lang w:val="pt-BR"/>
              </w:rPr>
              <w:t>RF02</w:t>
            </w:r>
          </w:p>
        </w:tc>
        <w:tc>
          <w:tcPr>
            <w:tcW w:w="1750" w:type="dxa"/>
            <w:tcMar>
              <w:top w:w="70" w:type="dxa"/>
              <w:left w:w="90" w:type="dxa"/>
              <w:bottom w:w="70" w:type="dxa"/>
              <w:right w:w="90" w:type="dxa"/>
            </w:tcMar>
          </w:tcPr>
          <w:p w14:paraId="190C95F5"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12E1951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2F1978" w14:paraId="4DC0FB3B" w14:textId="77777777">
        <w:tc>
          <w:tcPr>
            <w:tcW w:w="850" w:type="dxa"/>
            <w:tcMar>
              <w:top w:w="70" w:type="dxa"/>
              <w:left w:w="90" w:type="dxa"/>
              <w:bottom w:w="70" w:type="dxa"/>
              <w:right w:w="90" w:type="dxa"/>
            </w:tcMar>
          </w:tcPr>
          <w:p w14:paraId="47DED174" w14:textId="77777777" w:rsidR="00847C0D" w:rsidRDefault="00CC3326">
            <w:r>
              <w:rPr>
                <w:sz w:val="20"/>
                <w:szCs w:val="20"/>
              </w:rPr>
              <w:t>CT03</w:t>
            </w:r>
          </w:p>
        </w:tc>
        <w:tc>
          <w:tcPr>
            <w:tcW w:w="3500" w:type="dxa"/>
            <w:tcMar>
              <w:top w:w="70" w:type="dxa"/>
              <w:left w:w="90" w:type="dxa"/>
              <w:bottom w:w="70" w:type="dxa"/>
              <w:right w:w="90" w:type="dxa"/>
            </w:tcMar>
          </w:tcPr>
          <w:p w14:paraId="4A162708" w14:textId="77777777" w:rsidR="00847C0D" w:rsidRDefault="00CC3326">
            <w:r>
              <w:rPr>
                <w:sz w:val="20"/>
                <w:szCs w:val="20"/>
                <w:lang w:val="pt-BR"/>
              </w:rPr>
              <w:t>RF03, RNF05</w:t>
            </w:r>
          </w:p>
        </w:tc>
        <w:tc>
          <w:tcPr>
            <w:tcW w:w="1750" w:type="dxa"/>
            <w:tcMar>
              <w:top w:w="70" w:type="dxa"/>
              <w:left w:w="90" w:type="dxa"/>
              <w:bottom w:w="70" w:type="dxa"/>
              <w:right w:w="90" w:type="dxa"/>
            </w:tcMar>
          </w:tcPr>
          <w:p w14:paraId="4EE43A3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49A47CB"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2F1978" w14:paraId="6364DB68" w14:textId="77777777">
        <w:tc>
          <w:tcPr>
            <w:tcW w:w="850" w:type="dxa"/>
            <w:tcMar>
              <w:top w:w="70" w:type="dxa"/>
              <w:left w:w="90" w:type="dxa"/>
              <w:bottom w:w="70" w:type="dxa"/>
              <w:right w:w="90" w:type="dxa"/>
            </w:tcMar>
          </w:tcPr>
          <w:p w14:paraId="7F72E105" w14:textId="77777777" w:rsidR="00847C0D" w:rsidRDefault="00CC3326">
            <w:r>
              <w:rPr>
                <w:sz w:val="20"/>
                <w:szCs w:val="20"/>
              </w:rPr>
              <w:t>CT04</w:t>
            </w:r>
          </w:p>
        </w:tc>
        <w:tc>
          <w:tcPr>
            <w:tcW w:w="3500" w:type="dxa"/>
            <w:tcMar>
              <w:top w:w="70" w:type="dxa"/>
              <w:left w:w="90" w:type="dxa"/>
              <w:bottom w:w="70" w:type="dxa"/>
              <w:right w:w="90" w:type="dxa"/>
            </w:tcMar>
          </w:tcPr>
          <w:p w14:paraId="752F6DCE" w14:textId="77777777" w:rsidR="00847C0D" w:rsidRDefault="00CC3326">
            <w:r>
              <w:rPr>
                <w:sz w:val="20"/>
                <w:szCs w:val="20"/>
                <w:lang w:val="pt-BR"/>
              </w:rPr>
              <w:t>RF03</w:t>
            </w:r>
          </w:p>
        </w:tc>
        <w:tc>
          <w:tcPr>
            <w:tcW w:w="1750" w:type="dxa"/>
            <w:tcMar>
              <w:top w:w="70" w:type="dxa"/>
              <w:left w:w="90" w:type="dxa"/>
              <w:bottom w:w="70" w:type="dxa"/>
              <w:right w:w="90" w:type="dxa"/>
            </w:tcMar>
          </w:tcPr>
          <w:p w14:paraId="379474B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54F6F1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2F1978" w14:paraId="6D8C23C3" w14:textId="77777777">
        <w:tc>
          <w:tcPr>
            <w:tcW w:w="850" w:type="dxa"/>
            <w:tcMar>
              <w:top w:w="70" w:type="dxa"/>
              <w:left w:w="90" w:type="dxa"/>
              <w:bottom w:w="70" w:type="dxa"/>
              <w:right w:w="90" w:type="dxa"/>
            </w:tcMar>
          </w:tcPr>
          <w:p w14:paraId="2F4204C4" w14:textId="77777777" w:rsidR="00847C0D" w:rsidRDefault="00CC3326">
            <w:r>
              <w:rPr>
                <w:sz w:val="20"/>
                <w:szCs w:val="20"/>
              </w:rPr>
              <w:t>CT05</w:t>
            </w:r>
          </w:p>
        </w:tc>
        <w:tc>
          <w:tcPr>
            <w:tcW w:w="3500" w:type="dxa"/>
            <w:tcMar>
              <w:top w:w="70" w:type="dxa"/>
              <w:left w:w="90" w:type="dxa"/>
              <w:bottom w:w="70" w:type="dxa"/>
              <w:right w:w="90" w:type="dxa"/>
            </w:tcMar>
          </w:tcPr>
          <w:p w14:paraId="12BDA0D5"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0FCFC5C0"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30E21D55"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2F1978" w14:paraId="3C028F4C" w14:textId="77777777">
        <w:tc>
          <w:tcPr>
            <w:tcW w:w="850" w:type="dxa"/>
            <w:tcMar>
              <w:top w:w="70" w:type="dxa"/>
              <w:left w:w="90" w:type="dxa"/>
              <w:bottom w:w="70" w:type="dxa"/>
              <w:right w:w="90" w:type="dxa"/>
            </w:tcMar>
          </w:tcPr>
          <w:p w14:paraId="3444E088" w14:textId="77777777" w:rsidR="00847C0D" w:rsidRDefault="00CC3326">
            <w:r>
              <w:rPr>
                <w:sz w:val="20"/>
                <w:szCs w:val="20"/>
              </w:rPr>
              <w:t>CT06</w:t>
            </w:r>
          </w:p>
        </w:tc>
        <w:tc>
          <w:tcPr>
            <w:tcW w:w="3500" w:type="dxa"/>
            <w:tcMar>
              <w:top w:w="70" w:type="dxa"/>
              <w:left w:w="90" w:type="dxa"/>
              <w:bottom w:w="70" w:type="dxa"/>
              <w:right w:w="90" w:type="dxa"/>
            </w:tcMar>
          </w:tcPr>
          <w:p w14:paraId="5166A270" w14:textId="77777777" w:rsidR="00847C0D" w:rsidRDefault="00CC3326">
            <w:r>
              <w:rPr>
                <w:sz w:val="20"/>
                <w:szCs w:val="20"/>
                <w:lang w:val="pt-BR"/>
              </w:rPr>
              <w:t>RNF02</w:t>
            </w:r>
          </w:p>
        </w:tc>
        <w:tc>
          <w:tcPr>
            <w:tcW w:w="1750" w:type="dxa"/>
            <w:tcMar>
              <w:top w:w="70" w:type="dxa"/>
              <w:left w:w="90" w:type="dxa"/>
              <w:bottom w:w="70" w:type="dxa"/>
              <w:right w:w="90" w:type="dxa"/>
            </w:tcMar>
          </w:tcPr>
          <w:p w14:paraId="69728524"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6AA9D7" w14:textId="77777777" w:rsidR="00847C0D" w:rsidRPr="00430DB3" w:rsidRDefault="00CC3326">
            <w:pPr>
              <w:rPr>
                <w:lang w:val="pt-BR"/>
              </w:rPr>
            </w:pPr>
            <w:r>
              <w:rPr>
                <w:sz w:val="20"/>
                <w:szCs w:val="20"/>
                <w:lang w:val="pt-BR"/>
              </w:rPr>
              <w:t>Descida até o piso em no mínimo cinco minutos</w:t>
            </w:r>
          </w:p>
        </w:tc>
      </w:tr>
      <w:tr w:rsidR="00E01C3A" w:rsidRPr="002F1978" w14:paraId="6F4CBBA3" w14:textId="77777777">
        <w:tc>
          <w:tcPr>
            <w:tcW w:w="850" w:type="dxa"/>
            <w:tcMar>
              <w:top w:w="70" w:type="dxa"/>
              <w:left w:w="90" w:type="dxa"/>
              <w:bottom w:w="70" w:type="dxa"/>
              <w:right w:w="90" w:type="dxa"/>
            </w:tcMar>
          </w:tcPr>
          <w:p w14:paraId="4940298E" w14:textId="77777777" w:rsidR="00847C0D" w:rsidRDefault="00CC3326">
            <w:r>
              <w:rPr>
                <w:sz w:val="20"/>
                <w:szCs w:val="20"/>
              </w:rPr>
              <w:t>CT07</w:t>
            </w:r>
          </w:p>
        </w:tc>
        <w:tc>
          <w:tcPr>
            <w:tcW w:w="3500" w:type="dxa"/>
            <w:tcMar>
              <w:top w:w="70" w:type="dxa"/>
              <w:left w:w="90" w:type="dxa"/>
              <w:bottom w:w="70" w:type="dxa"/>
              <w:right w:w="90" w:type="dxa"/>
            </w:tcMar>
          </w:tcPr>
          <w:p w14:paraId="3D87095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007E703B" w14:textId="77777777" w:rsidR="00847C0D" w:rsidRDefault="00CC3326">
            <w:r>
              <w:rPr>
                <w:sz w:val="20"/>
                <w:szCs w:val="20"/>
              </w:rPr>
              <w:t>Comando vencido sem renovação</w:t>
            </w:r>
          </w:p>
        </w:tc>
        <w:tc>
          <w:tcPr>
            <w:tcW w:w="2971" w:type="dxa"/>
            <w:tcMar>
              <w:top w:w="70" w:type="dxa"/>
              <w:left w:w="90" w:type="dxa"/>
              <w:bottom w:w="70" w:type="dxa"/>
              <w:right w:w="90" w:type="dxa"/>
            </w:tcMar>
          </w:tcPr>
          <w:p w14:paraId="0DA43332"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2F1978" w14:paraId="5BCB7E39" w14:textId="77777777">
        <w:tc>
          <w:tcPr>
            <w:tcW w:w="850" w:type="dxa"/>
            <w:tcMar>
              <w:top w:w="70" w:type="dxa"/>
              <w:left w:w="90" w:type="dxa"/>
              <w:bottom w:w="70" w:type="dxa"/>
              <w:right w:w="90" w:type="dxa"/>
            </w:tcMar>
          </w:tcPr>
          <w:p w14:paraId="6DC74393" w14:textId="77777777" w:rsidR="00847C0D" w:rsidRDefault="00CC3326">
            <w:r>
              <w:rPr>
                <w:sz w:val="20"/>
                <w:szCs w:val="20"/>
              </w:rPr>
              <w:t>CT08</w:t>
            </w:r>
          </w:p>
        </w:tc>
        <w:tc>
          <w:tcPr>
            <w:tcW w:w="3500" w:type="dxa"/>
            <w:tcMar>
              <w:top w:w="70" w:type="dxa"/>
              <w:left w:w="90" w:type="dxa"/>
              <w:bottom w:w="70" w:type="dxa"/>
              <w:right w:w="90" w:type="dxa"/>
            </w:tcMar>
          </w:tcPr>
          <w:p w14:paraId="10786175"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3F6D23"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D4ADB4B"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2F1978" w14:paraId="6B4DD525" w14:textId="77777777">
        <w:tc>
          <w:tcPr>
            <w:tcW w:w="850" w:type="dxa"/>
            <w:tcMar>
              <w:top w:w="70" w:type="dxa"/>
              <w:left w:w="90" w:type="dxa"/>
              <w:bottom w:w="70" w:type="dxa"/>
              <w:right w:w="90" w:type="dxa"/>
            </w:tcMar>
          </w:tcPr>
          <w:p w14:paraId="28B63078" w14:textId="77777777" w:rsidR="00847C0D" w:rsidRDefault="00CC3326">
            <w:r>
              <w:rPr>
                <w:sz w:val="20"/>
                <w:szCs w:val="20"/>
              </w:rPr>
              <w:t>CT09</w:t>
            </w:r>
          </w:p>
        </w:tc>
        <w:tc>
          <w:tcPr>
            <w:tcW w:w="3500" w:type="dxa"/>
            <w:tcMar>
              <w:top w:w="70" w:type="dxa"/>
              <w:left w:w="90" w:type="dxa"/>
              <w:bottom w:w="70" w:type="dxa"/>
              <w:right w:w="90" w:type="dxa"/>
            </w:tcMar>
          </w:tcPr>
          <w:p w14:paraId="706E2450" w14:textId="77777777" w:rsidR="00847C0D" w:rsidRDefault="00CC3326">
            <w:r>
              <w:rPr>
                <w:sz w:val="20"/>
                <w:szCs w:val="20"/>
                <w:lang w:val="pt-BR"/>
              </w:rPr>
              <w:t>RF07</w:t>
            </w:r>
          </w:p>
        </w:tc>
        <w:tc>
          <w:tcPr>
            <w:tcW w:w="1750" w:type="dxa"/>
            <w:tcMar>
              <w:top w:w="70" w:type="dxa"/>
              <w:left w:w="90" w:type="dxa"/>
              <w:bottom w:w="70" w:type="dxa"/>
              <w:right w:w="90" w:type="dxa"/>
            </w:tcMar>
          </w:tcPr>
          <w:p w14:paraId="4C73FE28"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18EA305B" w14:textId="77777777" w:rsidR="00847C0D" w:rsidRPr="00430DB3" w:rsidRDefault="00CC3326">
            <w:pPr>
              <w:rPr>
                <w:lang w:val="pt-BR"/>
              </w:rPr>
            </w:pPr>
            <w:r>
              <w:rPr>
                <w:sz w:val="20"/>
                <w:szCs w:val="20"/>
                <w:lang w:val="pt-BR"/>
              </w:rPr>
              <w:t>Uma única telemetria por decisão; mensagem malformada descartada</w:t>
            </w:r>
          </w:p>
        </w:tc>
      </w:tr>
      <w:tr w:rsidR="00E01C3A" w:rsidRPr="002F1978" w14:paraId="3578A4CC" w14:textId="77777777">
        <w:tc>
          <w:tcPr>
            <w:tcW w:w="850" w:type="dxa"/>
            <w:tcMar>
              <w:top w:w="70" w:type="dxa"/>
              <w:left w:w="90" w:type="dxa"/>
              <w:bottom w:w="70" w:type="dxa"/>
              <w:right w:w="90" w:type="dxa"/>
            </w:tcMar>
          </w:tcPr>
          <w:p w14:paraId="23F6CE3A" w14:textId="77777777" w:rsidR="00847C0D" w:rsidRDefault="00CC3326">
            <w:r>
              <w:rPr>
                <w:sz w:val="20"/>
                <w:szCs w:val="20"/>
              </w:rPr>
              <w:t>CT10</w:t>
            </w:r>
          </w:p>
        </w:tc>
        <w:tc>
          <w:tcPr>
            <w:tcW w:w="3500" w:type="dxa"/>
            <w:tcMar>
              <w:top w:w="70" w:type="dxa"/>
              <w:left w:w="90" w:type="dxa"/>
              <w:bottom w:w="70" w:type="dxa"/>
              <w:right w:w="90" w:type="dxa"/>
            </w:tcMar>
          </w:tcPr>
          <w:p w14:paraId="4E523C32" w14:textId="77777777" w:rsidR="00847C0D" w:rsidRDefault="00CC3326">
            <w:r>
              <w:rPr>
                <w:sz w:val="20"/>
                <w:szCs w:val="20"/>
                <w:lang w:val="pt-BR"/>
              </w:rPr>
              <w:t>RF09</w:t>
            </w:r>
          </w:p>
        </w:tc>
        <w:tc>
          <w:tcPr>
            <w:tcW w:w="1750" w:type="dxa"/>
            <w:tcMar>
              <w:top w:w="70" w:type="dxa"/>
              <w:left w:w="90" w:type="dxa"/>
              <w:bottom w:w="70" w:type="dxa"/>
              <w:right w:w="90" w:type="dxa"/>
            </w:tcMar>
          </w:tcPr>
          <w:p w14:paraId="43DC1BB0"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E1EFA63"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2F1978" w14:paraId="619DF88A" w14:textId="77777777">
        <w:tc>
          <w:tcPr>
            <w:tcW w:w="850" w:type="dxa"/>
            <w:tcMar>
              <w:top w:w="70" w:type="dxa"/>
              <w:left w:w="90" w:type="dxa"/>
              <w:bottom w:w="70" w:type="dxa"/>
              <w:right w:w="90" w:type="dxa"/>
            </w:tcMar>
          </w:tcPr>
          <w:p w14:paraId="7056F143" w14:textId="77777777" w:rsidR="00847C0D" w:rsidRDefault="00CC3326">
            <w:r>
              <w:rPr>
                <w:sz w:val="20"/>
                <w:szCs w:val="20"/>
              </w:rPr>
              <w:lastRenderedPageBreak/>
              <w:t>CT11</w:t>
            </w:r>
          </w:p>
        </w:tc>
        <w:tc>
          <w:tcPr>
            <w:tcW w:w="3500" w:type="dxa"/>
            <w:tcMar>
              <w:top w:w="70" w:type="dxa"/>
              <w:left w:w="90" w:type="dxa"/>
              <w:bottom w:w="70" w:type="dxa"/>
              <w:right w:w="90" w:type="dxa"/>
            </w:tcMar>
          </w:tcPr>
          <w:p w14:paraId="5272784C" w14:textId="77777777" w:rsidR="00847C0D" w:rsidRDefault="00CC3326">
            <w:r>
              <w:rPr>
                <w:sz w:val="20"/>
                <w:szCs w:val="20"/>
                <w:lang w:val="pt-BR"/>
              </w:rPr>
              <w:t>RF10</w:t>
            </w:r>
          </w:p>
        </w:tc>
        <w:tc>
          <w:tcPr>
            <w:tcW w:w="1750" w:type="dxa"/>
            <w:tcMar>
              <w:top w:w="70" w:type="dxa"/>
              <w:left w:w="90" w:type="dxa"/>
              <w:bottom w:w="70" w:type="dxa"/>
              <w:right w:w="90" w:type="dxa"/>
            </w:tcMar>
          </w:tcPr>
          <w:p w14:paraId="0C7DD740"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B76B58" w14:textId="77777777" w:rsidR="00847C0D" w:rsidRPr="00430DB3" w:rsidRDefault="00CC3326">
            <w:pPr>
              <w:rPr>
                <w:lang w:val="pt-BR"/>
              </w:rPr>
            </w:pPr>
            <w:r>
              <w:rPr>
                <w:sz w:val="20"/>
                <w:szCs w:val="20"/>
                <w:lang w:val="pt-BR"/>
              </w:rPr>
              <w:t>Cada execução enxerga só os próprios eventos; resultados idênticos</w:t>
            </w:r>
          </w:p>
        </w:tc>
      </w:tr>
      <w:tr w:rsidR="00E01C3A" w:rsidRPr="002F1978" w14:paraId="631962FE" w14:textId="77777777">
        <w:tc>
          <w:tcPr>
            <w:tcW w:w="850" w:type="dxa"/>
            <w:tcMar>
              <w:top w:w="70" w:type="dxa"/>
              <w:left w:w="90" w:type="dxa"/>
              <w:bottom w:w="70" w:type="dxa"/>
              <w:right w:w="90" w:type="dxa"/>
            </w:tcMar>
          </w:tcPr>
          <w:p w14:paraId="0454C3B7" w14:textId="77777777" w:rsidR="00847C0D" w:rsidRDefault="00CC3326">
            <w:r>
              <w:rPr>
                <w:sz w:val="20"/>
                <w:szCs w:val="20"/>
              </w:rPr>
              <w:t>CT12</w:t>
            </w:r>
          </w:p>
        </w:tc>
        <w:tc>
          <w:tcPr>
            <w:tcW w:w="3500" w:type="dxa"/>
            <w:tcMar>
              <w:top w:w="70" w:type="dxa"/>
              <w:left w:w="90" w:type="dxa"/>
              <w:bottom w:w="70" w:type="dxa"/>
              <w:right w:w="90" w:type="dxa"/>
            </w:tcMar>
          </w:tcPr>
          <w:p w14:paraId="42E50771" w14:textId="77777777" w:rsidR="00847C0D" w:rsidRDefault="00CC3326">
            <w:r>
              <w:rPr>
                <w:sz w:val="20"/>
                <w:szCs w:val="20"/>
                <w:lang w:val="pt-BR"/>
              </w:rPr>
              <w:t>RF11</w:t>
            </w:r>
          </w:p>
        </w:tc>
        <w:tc>
          <w:tcPr>
            <w:tcW w:w="1750" w:type="dxa"/>
            <w:tcMar>
              <w:top w:w="70" w:type="dxa"/>
              <w:left w:w="90" w:type="dxa"/>
              <w:bottom w:w="70" w:type="dxa"/>
              <w:right w:w="90" w:type="dxa"/>
            </w:tcMar>
          </w:tcPr>
          <w:p w14:paraId="675B4A3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343B542F"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2F1978" w14:paraId="266B4808" w14:textId="77777777">
        <w:tc>
          <w:tcPr>
            <w:tcW w:w="850" w:type="dxa"/>
            <w:tcMar>
              <w:top w:w="70" w:type="dxa"/>
              <w:left w:w="90" w:type="dxa"/>
              <w:bottom w:w="70" w:type="dxa"/>
              <w:right w:w="90" w:type="dxa"/>
            </w:tcMar>
          </w:tcPr>
          <w:p w14:paraId="5FF794E5" w14:textId="77777777" w:rsidR="00847C0D" w:rsidRDefault="00CC3326">
            <w:r>
              <w:rPr>
                <w:sz w:val="20"/>
                <w:szCs w:val="20"/>
              </w:rPr>
              <w:t>CT13</w:t>
            </w:r>
          </w:p>
        </w:tc>
        <w:tc>
          <w:tcPr>
            <w:tcW w:w="3500" w:type="dxa"/>
            <w:tcMar>
              <w:top w:w="70" w:type="dxa"/>
              <w:left w:w="90" w:type="dxa"/>
              <w:bottom w:w="70" w:type="dxa"/>
              <w:right w:w="90" w:type="dxa"/>
            </w:tcMar>
          </w:tcPr>
          <w:p w14:paraId="3818013D" w14:textId="77777777" w:rsidR="00847C0D" w:rsidRDefault="00CC3326">
            <w:r>
              <w:rPr>
                <w:sz w:val="20"/>
                <w:szCs w:val="20"/>
                <w:lang w:val="pt-BR"/>
              </w:rPr>
              <w:t>RF12</w:t>
            </w:r>
          </w:p>
        </w:tc>
        <w:tc>
          <w:tcPr>
            <w:tcW w:w="1750" w:type="dxa"/>
            <w:tcMar>
              <w:top w:w="70" w:type="dxa"/>
              <w:left w:w="90" w:type="dxa"/>
              <w:bottom w:w="70" w:type="dxa"/>
              <w:right w:w="90" w:type="dxa"/>
            </w:tcMar>
          </w:tcPr>
          <w:p w14:paraId="0BF45828"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7E6A596" w14:textId="77777777" w:rsidR="00847C0D" w:rsidRPr="00430DB3" w:rsidRDefault="00CC3326">
            <w:pPr>
              <w:rPr>
                <w:lang w:val="pt-BR"/>
              </w:rPr>
            </w:pPr>
            <w:r>
              <w:rPr>
                <w:sz w:val="20"/>
                <w:szCs w:val="20"/>
                <w:lang w:val="pt-BR"/>
              </w:rPr>
              <w:t>2,50 Wh a 40 W; razão entre regimes independente da potência</w:t>
            </w:r>
          </w:p>
        </w:tc>
      </w:tr>
      <w:tr w:rsidR="00E01C3A" w:rsidRPr="002F1978" w14:paraId="07036339" w14:textId="77777777">
        <w:tc>
          <w:tcPr>
            <w:tcW w:w="850" w:type="dxa"/>
            <w:tcMar>
              <w:top w:w="70" w:type="dxa"/>
              <w:left w:w="90" w:type="dxa"/>
              <w:bottom w:w="70" w:type="dxa"/>
              <w:right w:w="90" w:type="dxa"/>
            </w:tcMar>
          </w:tcPr>
          <w:p w14:paraId="7CB71AE4" w14:textId="77777777" w:rsidR="00847C0D" w:rsidRDefault="00CC3326">
            <w:r>
              <w:rPr>
                <w:sz w:val="20"/>
                <w:szCs w:val="20"/>
              </w:rPr>
              <w:t>CT14</w:t>
            </w:r>
          </w:p>
        </w:tc>
        <w:tc>
          <w:tcPr>
            <w:tcW w:w="3500" w:type="dxa"/>
            <w:tcMar>
              <w:top w:w="70" w:type="dxa"/>
              <w:left w:w="90" w:type="dxa"/>
              <w:bottom w:w="70" w:type="dxa"/>
              <w:right w:w="90" w:type="dxa"/>
            </w:tcMar>
          </w:tcPr>
          <w:p w14:paraId="178FA1AE" w14:textId="77777777" w:rsidR="00847C0D" w:rsidRDefault="00CC3326">
            <w:r>
              <w:rPr>
                <w:sz w:val="20"/>
                <w:szCs w:val="20"/>
                <w:lang w:val="pt-BR"/>
              </w:rPr>
              <w:t>RF08</w:t>
            </w:r>
          </w:p>
        </w:tc>
        <w:tc>
          <w:tcPr>
            <w:tcW w:w="1750" w:type="dxa"/>
            <w:tcMar>
              <w:top w:w="70" w:type="dxa"/>
              <w:left w:w="90" w:type="dxa"/>
              <w:bottom w:w="70" w:type="dxa"/>
              <w:right w:w="90" w:type="dxa"/>
            </w:tcMar>
          </w:tcPr>
          <w:p w14:paraId="7C3A45A2"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28E453F"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2F1978" w14:paraId="2D329AD8" w14:textId="77777777">
        <w:tc>
          <w:tcPr>
            <w:tcW w:w="850" w:type="dxa"/>
            <w:tcMar>
              <w:top w:w="70" w:type="dxa"/>
              <w:left w:w="90" w:type="dxa"/>
              <w:bottom w:w="70" w:type="dxa"/>
              <w:right w:w="90" w:type="dxa"/>
            </w:tcMar>
          </w:tcPr>
          <w:p w14:paraId="28023350" w14:textId="77777777" w:rsidR="00847C0D" w:rsidRDefault="00CC3326">
            <w:r>
              <w:rPr>
                <w:sz w:val="20"/>
                <w:szCs w:val="20"/>
              </w:rPr>
              <w:t>CT15</w:t>
            </w:r>
          </w:p>
        </w:tc>
        <w:tc>
          <w:tcPr>
            <w:tcW w:w="3500" w:type="dxa"/>
            <w:tcMar>
              <w:top w:w="70" w:type="dxa"/>
              <w:left w:w="90" w:type="dxa"/>
              <w:bottom w:w="70" w:type="dxa"/>
              <w:right w:w="90" w:type="dxa"/>
            </w:tcMar>
          </w:tcPr>
          <w:p w14:paraId="777740FA" w14:textId="77777777" w:rsidR="00847C0D" w:rsidRDefault="00CC3326">
            <w:r>
              <w:rPr>
                <w:sz w:val="20"/>
                <w:szCs w:val="20"/>
                <w:lang w:val="pt-BR"/>
              </w:rPr>
              <w:t>RF05, RF06</w:t>
            </w:r>
          </w:p>
        </w:tc>
        <w:tc>
          <w:tcPr>
            <w:tcW w:w="1750" w:type="dxa"/>
            <w:tcMar>
              <w:top w:w="70" w:type="dxa"/>
              <w:left w:w="90" w:type="dxa"/>
              <w:bottom w:w="70" w:type="dxa"/>
              <w:right w:w="90" w:type="dxa"/>
            </w:tcMar>
          </w:tcPr>
          <w:p w14:paraId="3504AA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0F0E2874"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2F1978" w14:paraId="29971C9D" w14:textId="77777777">
        <w:tc>
          <w:tcPr>
            <w:tcW w:w="850" w:type="dxa"/>
            <w:tcMar>
              <w:top w:w="70" w:type="dxa"/>
              <w:left w:w="90" w:type="dxa"/>
              <w:bottom w:w="70" w:type="dxa"/>
              <w:right w:w="90" w:type="dxa"/>
            </w:tcMar>
          </w:tcPr>
          <w:p w14:paraId="096B2CDC" w14:textId="77777777" w:rsidR="00847C0D" w:rsidRDefault="00CC3326">
            <w:r>
              <w:rPr>
                <w:sz w:val="20"/>
                <w:szCs w:val="20"/>
              </w:rPr>
              <w:t>CT16</w:t>
            </w:r>
          </w:p>
        </w:tc>
        <w:tc>
          <w:tcPr>
            <w:tcW w:w="3500" w:type="dxa"/>
            <w:tcMar>
              <w:top w:w="70" w:type="dxa"/>
              <w:left w:w="90" w:type="dxa"/>
              <w:bottom w:w="70" w:type="dxa"/>
              <w:right w:w="90" w:type="dxa"/>
            </w:tcMar>
          </w:tcPr>
          <w:p w14:paraId="6FA4A5F9" w14:textId="77777777" w:rsidR="00847C0D" w:rsidRDefault="00CC3326">
            <w:r>
              <w:rPr>
                <w:sz w:val="20"/>
                <w:szCs w:val="20"/>
                <w:lang w:val="pt-BR"/>
              </w:rPr>
              <w:t>RF11</w:t>
            </w:r>
          </w:p>
        </w:tc>
        <w:tc>
          <w:tcPr>
            <w:tcW w:w="1750" w:type="dxa"/>
            <w:tcMar>
              <w:top w:w="70" w:type="dxa"/>
              <w:left w:w="90" w:type="dxa"/>
              <w:bottom w:w="70" w:type="dxa"/>
              <w:right w:w="90" w:type="dxa"/>
            </w:tcMar>
          </w:tcPr>
          <w:p w14:paraId="1A802830"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1926E1D" w14:textId="77777777" w:rsidR="00847C0D" w:rsidRPr="00430DB3" w:rsidRDefault="00CC3326">
            <w:pPr>
              <w:rPr>
                <w:lang w:val="pt-BR"/>
              </w:rPr>
            </w:pPr>
            <w:r>
              <w:rPr>
                <w:sz w:val="20"/>
                <w:szCs w:val="20"/>
                <w:lang w:val="pt-BR"/>
              </w:rPr>
              <w:t>Alerta de falha total aberto e encerrado ao religar</w:t>
            </w:r>
          </w:p>
        </w:tc>
      </w:tr>
      <w:tr w:rsidR="00E01C3A" w:rsidRPr="002F1978" w14:paraId="4A7EAD84" w14:textId="77777777">
        <w:tc>
          <w:tcPr>
            <w:tcW w:w="850" w:type="dxa"/>
            <w:tcMar>
              <w:top w:w="70" w:type="dxa"/>
              <w:left w:w="90" w:type="dxa"/>
              <w:bottom w:w="70" w:type="dxa"/>
              <w:right w:w="90" w:type="dxa"/>
            </w:tcMar>
          </w:tcPr>
          <w:p w14:paraId="253170DA" w14:textId="77777777" w:rsidR="00847C0D" w:rsidRDefault="00CC3326">
            <w:r>
              <w:rPr>
                <w:sz w:val="20"/>
                <w:szCs w:val="20"/>
              </w:rPr>
              <w:t>CT17</w:t>
            </w:r>
          </w:p>
        </w:tc>
        <w:tc>
          <w:tcPr>
            <w:tcW w:w="3500" w:type="dxa"/>
            <w:tcMar>
              <w:top w:w="70" w:type="dxa"/>
              <w:left w:w="90" w:type="dxa"/>
              <w:bottom w:w="70" w:type="dxa"/>
              <w:right w:w="90" w:type="dxa"/>
            </w:tcMar>
          </w:tcPr>
          <w:p w14:paraId="74C32F69" w14:textId="77777777" w:rsidR="00847C0D" w:rsidRDefault="00CC3326">
            <w:r>
              <w:rPr>
                <w:sz w:val="20"/>
                <w:szCs w:val="20"/>
                <w:lang w:val="pt-BR"/>
              </w:rPr>
              <w:t>RNF03</w:t>
            </w:r>
          </w:p>
        </w:tc>
        <w:tc>
          <w:tcPr>
            <w:tcW w:w="1750" w:type="dxa"/>
            <w:tcMar>
              <w:top w:w="70" w:type="dxa"/>
              <w:left w:w="90" w:type="dxa"/>
              <w:bottom w:w="70" w:type="dxa"/>
              <w:right w:w="90" w:type="dxa"/>
            </w:tcMar>
          </w:tcPr>
          <w:p w14:paraId="7EFED5A3"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1156D038" w14:textId="77777777" w:rsidR="00847C0D" w:rsidRPr="00430DB3" w:rsidRDefault="00CC3326">
            <w:pPr>
              <w:rPr>
                <w:lang w:val="pt-BR"/>
              </w:rPr>
            </w:pPr>
            <w:r>
              <w:rPr>
                <w:sz w:val="20"/>
                <w:szCs w:val="20"/>
                <w:lang w:val="pt-BR"/>
              </w:rPr>
              <w:t>Latência inferior a 180 s em todas as repetições</w:t>
            </w:r>
          </w:p>
        </w:tc>
      </w:tr>
      <w:tr w:rsidR="00E01C3A" w:rsidRPr="002F1978" w14:paraId="2739D133" w14:textId="77777777">
        <w:tc>
          <w:tcPr>
            <w:tcW w:w="850" w:type="dxa"/>
            <w:tcMar>
              <w:top w:w="70" w:type="dxa"/>
              <w:left w:w="90" w:type="dxa"/>
              <w:bottom w:w="70" w:type="dxa"/>
              <w:right w:w="90" w:type="dxa"/>
            </w:tcMar>
          </w:tcPr>
          <w:p w14:paraId="78D36B21" w14:textId="77777777" w:rsidR="00847C0D" w:rsidRDefault="00CC3326">
            <w:r>
              <w:rPr>
                <w:sz w:val="20"/>
                <w:szCs w:val="20"/>
              </w:rPr>
              <w:t>CT18</w:t>
            </w:r>
          </w:p>
        </w:tc>
        <w:tc>
          <w:tcPr>
            <w:tcW w:w="3500" w:type="dxa"/>
            <w:tcMar>
              <w:top w:w="70" w:type="dxa"/>
              <w:left w:w="90" w:type="dxa"/>
              <w:bottom w:w="70" w:type="dxa"/>
              <w:right w:w="90" w:type="dxa"/>
            </w:tcMar>
          </w:tcPr>
          <w:p w14:paraId="61C1CA72" w14:textId="77777777" w:rsidR="00847C0D" w:rsidRDefault="00CC3326">
            <w:r>
              <w:rPr>
                <w:sz w:val="20"/>
                <w:szCs w:val="20"/>
                <w:lang w:val="pt-BR"/>
              </w:rPr>
              <w:t>RNF07</w:t>
            </w:r>
          </w:p>
        </w:tc>
        <w:tc>
          <w:tcPr>
            <w:tcW w:w="1750" w:type="dxa"/>
            <w:tcMar>
              <w:top w:w="70" w:type="dxa"/>
              <w:left w:w="90" w:type="dxa"/>
              <w:bottom w:w="70" w:type="dxa"/>
              <w:right w:w="90" w:type="dxa"/>
            </w:tcMar>
          </w:tcPr>
          <w:p w14:paraId="6280622F"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2439F0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2F1978" w14:paraId="380E3A83" w14:textId="77777777">
        <w:tc>
          <w:tcPr>
            <w:tcW w:w="850" w:type="dxa"/>
            <w:tcMar>
              <w:top w:w="70" w:type="dxa"/>
              <w:left w:w="90" w:type="dxa"/>
              <w:bottom w:w="70" w:type="dxa"/>
              <w:right w:w="90" w:type="dxa"/>
            </w:tcMar>
          </w:tcPr>
          <w:p w14:paraId="701B67C4" w14:textId="77777777" w:rsidR="00847C0D" w:rsidRDefault="00CC3326">
            <w:r>
              <w:rPr>
                <w:sz w:val="20"/>
                <w:szCs w:val="20"/>
              </w:rPr>
              <w:t>CT19</w:t>
            </w:r>
          </w:p>
        </w:tc>
        <w:tc>
          <w:tcPr>
            <w:tcW w:w="3500" w:type="dxa"/>
            <w:tcMar>
              <w:top w:w="70" w:type="dxa"/>
              <w:left w:w="90" w:type="dxa"/>
              <w:bottom w:w="70" w:type="dxa"/>
              <w:right w:w="90" w:type="dxa"/>
            </w:tcMar>
          </w:tcPr>
          <w:p w14:paraId="6668CD07" w14:textId="77777777" w:rsidR="00847C0D" w:rsidRDefault="00CC3326">
            <w:r>
              <w:rPr>
                <w:sz w:val="20"/>
                <w:szCs w:val="20"/>
                <w:lang w:val="pt-BR"/>
              </w:rPr>
              <w:t>RNF06</w:t>
            </w:r>
          </w:p>
        </w:tc>
        <w:tc>
          <w:tcPr>
            <w:tcW w:w="1750" w:type="dxa"/>
            <w:tcMar>
              <w:top w:w="70" w:type="dxa"/>
              <w:left w:w="90" w:type="dxa"/>
              <w:bottom w:w="70" w:type="dxa"/>
              <w:right w:w="90" w:type="dxa"/>
            </w:tcMar>
          </w:tcPr>
          <w:p w14:paraId="5D8E6513"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3AC87A72" w14:textId="77777777" w:rsidR="00847C0D" w:rsidRPr="00430DB3" w:rsidRDefault="00CC3326">
            <w:pPr>
              <w:rPr>
                <w:lang w:val="pt-BR"/>
              </w:rPr>
            </w:pPr>
            <w:r>
              <w:rPr>
                <w:sz w:val="20"/>
                <w:szCs w:val="20"/>
                <w:lang w:val="pt-BR"/>
              </w:rPr>
              <w:t>Recusa sem credencial; canal cifrado negociado com credencial</w:t>
            </w:r>
          </w:p>
        </w:tc>
      </w:tr>
      <w:tr w:rsidR="00E01C3A" w:rsidRPr="002F1978" w14:paraId="21B4949A" w14:textId="77777777">
        <w:tc>
          <w:tcPr>
            <w:tcW w:w="850" w:type="dxa"/>
            <w:tcMar>
              <w:top w:w="70" w:type="dxa"/>
              <w:left w:w="90" w:type="dxa"/>
              <w:bottom w:w="70" w:type="dxa"/>
              <w:right w:w="90" w:type="dxa"/>
            </w:tcMar>
          </w:tcPr>
          <w:p w14:paraId="14E777ED" w14:textId="77777777" w:rsidR="00847C0D" w:rsidRDefault="00CC3326">
            <w:r>
              <w:rPr>
                <w:sz w:val="20"/>
                <w:szCs w:val="20"/>
              </w:rPr>
              <w:t>CT20</w:t>
            </w:r>
          </w:p>
        </w:tc>
        <w:tc>
          <w:tcPr>
            <w:tcW w:w="3500" w:type="dxa"/>
            <w:tcMar>
              <w:top w:w="70" w:type="dxa"/>
              <w:left w:w="90" w:type="dxa"/>
              <w:bottom w:w="70" w:type="dxa"/>
              <w:right w:w="90" w:type="dxa"/>
            </w:tcMar>
          </w:tcPr>
          <w:p w14:paraId="0EF08BC1" w14:textId="77777777" w:rsidR="00847C0D" w:rsidRDefault="00CC3326">
            <w:r>
              <w:rPr>
                <w:sz w:val="20"/>
                <w:szCs w:val="20"/>
                <w:lang w:val="pt-BR"/>
              </w:rPr>
              <w:t>RNF09</w:t>
            </w:r>
          </w:p>
        </w:tc>
        <w:tc>
          <w:tcPr>
            <w:tcW w:w="1750" w:type="dxa"/>
            <w:tcMar>
              <w:top w:w="70" w:type="dxa"/>
              <w:left w:w="90" w:type="dxa"/>
              <w:bottom w:w="70" w:type="dxa"/>
              <w:right w:w="90" w:type="dxa"/>
            </w:tcMar>
          </w:tcPr>
          <w:p w14:paraId="3D2E179F"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C4D048E" w14:textId="77777777" w:rsidR="00847C0D" w:rsidRPr="00430DB3" w:rsidRDefault="00CC3326">
            <w:pPr>
              <w:rPr>
                <w:lang w:val="pt-BR"/>
              </w:rPr>
            </w:pPr>
            <w:r>
              <w:rPr>
                <w:sz w:val="20"/>
                <w:szCs w:val="20"/>
                <w:lang w:val="pt-BR"/>
              </w:rPr>
              <w:t>Comandado sem alteração do código do serviço</w:t>
            </w:r>
          </w:p>
        </w:tc>
      </w:tr>
    </w:tbl>
    <w:p w14:paraId="27B5A9B2" w14:textId="77777777" w:rsidR="00847C0D" w:rsidRPr="00430DB3" w:rsidRDefault="00CC3326">
      <w:pPr>
        <w:spacing w:before="130" w:after="260"/>
        <w:rPr>
          <w:lang w:val="pt-BR"/>
        </w:rPr>
      </w:pPr>
      <w:r>
        <w:rPr>
          <w:sz w:val="20"/>
          <w:szCs w:val="20"/>
          <w:lang w:val="pt-BR"/>
        </w:rPr>
        <w:t>Fonte: Elaborado pelos autores (2026).</w:t>
      </w:r>
    </w:p>
    <w:p w14:paraId="7F3BCBA8" w14:textId="77777777" w:rsidR="00E01C3A" w:rsidRDefault="00CC3326">
      <w:pPr>
        <w:pStyle w:val="Heading3"/>
        <w:spacing w:before="360" w:after="240" w:line="360" w:lineRule="auto"/>
        <w:rPr>
          <w:lang w:val="pt-BR"/>
        </w:rPr>
      </w:pPr>
      <w:bookmarkStart w:id="78" w:name="_Toc242549693"/>
      <w:r>
        <w:rPr>
          <w:lang w:val="pt-BR"/>
        </w:rPr>
        <w:t>3.12.8 Cronograma de atividades</w:t>
      </w:r>
      <w:bookmarkEnd w:id="78"/>
    </w:p>
    <w:p w14:paraId="3400DC80" w14:textId="77777777" w:rsidR="00E01C3A" w:rsidRDefault="00CC3326">
      <w:pPr>
        <w:spacing w:after="120" w:line="360" w:lineRule="auto"/>
        <w:ind w:firstLine="709"/>
        <w:jc w:val="both"/>
        <w:rPr>
          <w:lang w:val="pt-BR"/>
        </w:rPr>
      </w:pPr>
      <w:r>
        <w:rPr>
          <w:lang w:val="pt-BR"/>
        </w:rPr>
        <w:lastRenderedPageBreak/>
        <w:t>O cronograma efetivamente seguido é o registrado no histórico de versões do repositório (Apêndice B), iniciado com o trabalho, que resultou da transição de um tema anterior. As atividades distribuíram-se nas seguintes fases, em 2026:</w:t>
      </w:r>
    </w:p>
    <w:p w14:paraId="2017E6B4"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4FFA56D0"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1E15815"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4CFCF465"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1F38AD92"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5C677C93"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0922F8A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1DA9218A"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7C7877EE"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w:t>
      </w:r>
      <w:r>
        <w:rPr>
          <w:lang w:val="pt-BR"/>
        </w:rPr>
        <w:lastRenderedPageBreak/>
        <w:t>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49DECA2" w14:textId="77777777" w:rsidR="00044D5A" w:rsidRPr="008C0B6A" w:rsidRDefault="00285AB3">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w:t>
      </w:r>
      <w:r>
        <w:rPr>
          <w:lang w:val="pt-BR"/>
        </w:rPr>
        <w:t>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298BD067"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73C6D92E"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2E86AAC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7F5271E0" w14:textId="77777777" w:rsidR="006B1E66" w:rsidRPr="000F5B8B" w:rsidRDefault="00CC3326">
      <w:pPr>
        <w:spacing w:after="120" w:line="360" w:lineRule="auto"/>
        <w:ind w:firstLine="709"/>
        <w:jc w:val="both"/>
        <w:rPr>
          <w:lang w:val="pt-BR"/>
        </w:rPr>
      </w:pPr>
      <w:r>
        <w:rPr>
          <w:lang w:val="pt-BR"/>
        </w:rPr>
        <w:lastRenderedPageBreak/>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18E7998F"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7FACE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3BC19C67" w14:textId="295FD902"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67BF7A59" w14:textId="77777777">
        <w:trPr>
          <w:tblHeader/>
        </w:trPr>
        <w:tc>
          <w:tcPr>
            <w:tcW w:w="2100" w:type="dxa"/>
            <w:shd w:val="clear" w:color="auto" w:fill="EDEDED"/>
            <w:tcMar>
              <w:top w:w="70" w:type="dxa"/>
              <w:left w:w="90" w:type="dxa"/>
              <w:bottom w:w="70" w:type="dxa"/>
              <w:right w:w="90" w:type="dxa"/>
            </w:tcMar>
          </w:tcPr>
          <w:p w14:paraId="0D99F6E9"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66A1F3CD"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6E12F149" w14:textId="77777777" w:rsidR="006B1E66" w:rsidRDefault="00CC3326">
            <w:r>
              <w:rPr>
                <w:b/>
                <w:bCs/>
                <w:sz w:val="20"/>
                <w:szCs w:val="20"/>
              </w:rPr>
              <w:t>Função no sistema</w:t>
            </w:r>
          </w:p>
        </w:tc>
      </w:tr>
      <w:tr w:rsidR="006B1E66" w:rsidRPr="002F1978" w14:paraId="27322689" w14:textId="77777777">
        <w:tc>
          <w:tcPr>
            <w:tcW w:w="2100" w:type="dxa"/>
            <w:tcMar>
              <w:top w:w="70" w:type="dxa"/>
              <w:left w:w="90" w:type="dxa"/>
              <w:bottom w:w="70" w:type="dxa"/>
              <w:right w:w="90" w:type="dxa"/>
            </w:tcMar>
          </w:tcPr>
          <w:p w14:paraId="37C599D9" w14:textId="77777777" w:rsidR="006B1E66" w:rsidRDefault="00CC3326">
            <w:r>
              <w:rPr>
                <w:sz w:val="20"/>
                <w:szCs w:val="20"/>
              </w:rPr>
              <w:t>classe_iluminacao</w:t>
            </w:r>
          </w:p>
        </w:tc>
        <w:tc>
          <w:tcPr>
            <w:tcW w:w="3200" w:type="dxa"/>
            <w:tcMar>
              <w:top w:w="70" w:type="dxa"/>
              <w:left w:w="90" w:type="dxa"/>
              <w:bottom w:w="70" w:type="dxa"/>
              <w:right w:w="90" w:type="dxa"/>
            </w:tcMar>
          </w:tcPr>
          <w:p w14:paraId="32ABFACA"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0AC0F2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2F1978" w14:paraId="29A8E2B8" w14:textId="77777777">
        <w:tc>
          <w:tcPr>
            <w:tcW w:w="2100" w:type="dxa"/>
            <w:tcMar>
              <w:top w:w="70" w:type="dxa"/>
              <w:left w:w="90" w:type="dxa"/>
              <w:bottom w:w="70" w:type="dxa"/>
              <w:right w:w="90" w:type="dxa"/>
            </w:tcMar>
          </w:tcPr>
          <w:p w14:paraId="49FD2139" w14:textId="77777777" w:rsidR="006B1E66" w:rsidRDefault="00CC3326">
            <w:r>
              <w:rPr>
                <w:sz w:val="20"/>
                <w:szCs w:val="20"/>
              </w:rPr>
              <w:t>ponto_de_luz</w:t>
            </w:r>
          </w:p>
        </w:tc>
        <w:tc>
          <w:tcPr>
            <w:tcW w:w="3200" w:type="dxa"/>
            <w:tcMar>
              <w:top w:w="70" w:type="dxa"/>
              <w:left w:w="90" w:type="dxa"/>
              <w:bottom w:w="70" w:type="dxa"/>
              <w:right w:w="90" w:type="dxa"/>
            </w:tcMar>
          </w:tcPr>
          <w:p w14:paraId="0EF05E2D"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659AF5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2F1978" w14:paraId="0BA4880C" w14:textId="77777777">
        <w:tc>
          <w:tcPr>
            <w:tcW w:w="2100" w:type="dxa"/>
            <w:tcMar>
              <w:top w:w="70" w:type="dxa"/>
              <w:left w:w="90" w:type="dxa"/>
              <w:bottom w:w="70" w:type="dxa"/>
              <w:right w:w="90" w:type="dxa"/>
            </w:tcMar>
          </w:tcPr>
          <w:p w14:paraId="4F0E6A36" w14:textId="77777777" w:rsidR="006B1E66" w:rsidRDefault="00CC3326">
            <w:r>
              <w:rPr>
                <w:sz w:val="20"/>
                <w:szCs w:val="20"/>
              </w:rPr>
              <w:t>trecho_via</w:t>
            </w:r>
          </w:p>
        </w:tc>
        <w:tc>
          <w:tcPr>
            <w:tcW w:w="3200" w:type="dxa"/>
            <w:tcMar>
              <w:top w:w="70" w:type="dxa"/>
              <w:left w:w="90" w:type="dxa"/>
              <w:bottom w:w="70" w:type="dxa"/>
              <w:right w:w="90" w:type="dxa"/>
            </w:tcMar>
          </w:tcPr>
          <w:p w14:paraId="770D6A63"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58B750D3"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2F1978" w14:paraId="4B8D635A" w14:textId="77777777">
        <w:tc>
          <w:tcPr>
            <w:tcW w:w="2100" w:type="dxa"/>
            <w:tcMar>
              <w:top w:w="70" w:type="dxa"/>
              <w:left w:w="90" w:type="dxa"/>
              <w:bottom w:w="70" w:type="dxa"/>
              <w:right w:w="90" w:type="dxa"/>
            </w:tcMar>
          </w:tcPr>
          <w:p w14:paraId="4203DC39" w14:textId="77777777" w:rsidR="006B1E66" w:rsidRDefault="00CC3326">
            <w:r>
              <w:rPr>
                <w:sz w:val="20"/>
                <w:szCs w:val="20"/>
              </w:rPr>
              <w:lastRenderedPageBreak/>
              <w:t>trecho_ponto</w:t>
            </w:r>
          </w:p>
        </w:tc>
        <w:tc>
          <w:tcPr>
            <w:tcW w:w="3200" w:type="dxa"/>
            <w:tcMar>
              <w:top w:w="70" w:type="dxa"/>
              <w:left w:w="90" w:type="dxa"/>
              <w:bottom w:w="70" w:type="dxa"/>
              <w:right w:w="90" w:type="dxa"/>
            </w:tcMar>
          </w:tcPr>
          <w:p w14:paraId="29244276"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6F1674D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2F1978" w14:paraId="3A9BD928" w14:textId="77777777">
        <w:tc>
          <w:tcPr>
            <w:tcW w:w="2100" w:type="dxa"/>
            <w:tcMar>
              <w:top w:w="70" w:type="dxa"/>
              <w:left w:w="90" w:type="dxa"/>
              <w:bottom w:w="70" w:type="dxa"/>
              <w:right w:w="90" w:type="dxa"/>
            </w:tcMar>
          </w:tcPr>
          <w:p w14:paraId="0A29484B" w14:textId="77777777" w:rsidR="006B1E66" w:rsidRDefault="00CC3326">
            <w:r>
              <w:rPr>
                <w:sz w:val="20"/>
                <w:szCs w:val="20"/>
              </w:rPr>
              <w:t>evento_urbano</w:t>
            </w:r>
          </w:p>
        </w:tc>
        <w:tc>
          <w:tcPr>
            <w:tcW w:w="3200" w:type="dxa"/>
            <w:tcMar>
              <w:top w:w="70" w:type="dxa"/>
              <w:left w:w="90" w:type="dxa"/>
              <w:bottom w:w="70" w:type="dxa"/>
              <w:right w:w="90" w:type="dxa"/>
            </w:tcMar>
          </w:tcPr>
          <w:p w14:paraId="6CC71B7E"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D769E18"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2F1978" w14:paraId="24185F66" w14:textId="77777777">
        <w:tc>
          <w:tcPr>
            <w:tcW w:w="2100" w:type="dxa"/>
            <w:tcMar>
              <w:top w:w="70" w:type="dxa"/>
              <w:left w:w="90" w:type="dxa"/>
              <w:bottom w:w="70" w:type="dxa"/>
              <w:right w:w="90" w:type="dxa"/>
            </w:tcMar>
          </w:tcPr>
          <w:p w14:paraId="07E6B697" w14:textId="77777777" w:rsidR="006B1E66" w:rsidRDefault="00CC3326">
            <w:r>
              <w:rPr>
                <w:sz w:val="20"/>
                <w:szCs w:val="20"/>
              </w:rPr>
              <w:t>versao_base_regras</w:t>
            </w:r>
          </w:p>
        </w:tc>
        <w:tc>
          <w:tcPr>
            <w:tcW w:w="3200" w:type="dxa"/>
            <w:tcMar>
              <w:top w:w="70" w:type="dxa"/>
              <w:left w:w="90" w:type="dxa"/>
              <w:bottom w:w="70" w:type="dxa"/>
              <w:right w:w="90" w:type="dxa"/>
            </w:tcMar>
          </w:tcPr>
          <w:p w14:paraId="38F77747"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08A7B00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2F1978" w14:paraId="2664CCBE" w14:textId="77777777">
        <w:tc>
          <w:tcPr>
            <w:tcW w:w="2100" w:type="dxa"/>
            <w:tcMar>
              <w:top w:w="70" w:type="dxa"/>
              <w:left w:w="90" w:type="dxa"/>
              <w:bottom w:w="70" w:type="dxa"/>
              <w:right w:w="90" w:type="dxa"/>
            </w:tcMar>
          </w:tcPr>
          <w:p w14:paraId="56108CA4" w14:textId="77777777" w:rsidR="006B1E66" w:rsidRDefault="00CC3326">
            <w:r>
              <w:rPr>
                <w:sz w:val="20"/>
                <w:szCs w:val="20"/>
              </w:rPr>
              <w:t>decisao</w:t>
            </w:r>
          </w:p>
        </w:tc>
        <w:tc>
          <w:tcPr>
            <w:tcW w:w="3200" w:type="dxa"/>
            <w:tcMar>
              <w:top w:w="70" w:type="dxa"/>
              <w:left w:w="90" w:type="dxa"/>
              <w:bottom w:w="70" w:type="dxa"/>
              <w:right w:w="90" w:type="dxa"/>
            </w:tcMar>
          </w:tcPr>
          <w:p w14:paraId="53F05F7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78A7985"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2F1978" w14:paraId="5C5CD11B" w14:textId="77777777">
        <w:tc>
          <w:tcPr>
            <w:tcW w:w="2100" w:type="dxa"/>
            <w:tcMar>
              <w:top w:w="70" w:type="dxa"/>
              <w:left w:w="90" w:type="dxa"/>
              <w:bottom w:w="70" w:type="dxa"/>
              <w:right w:w="90" w:type="dxa"/>
            </w:tcMar>
          </w:tcPr>
          <w:p w14:paraId="040F5E4F" w14:textId="77777777" w:rsidR="006B1E66" w:rsidRDefault="00CC3326">
            <w:r>
              <w:rPr>
                <w:sz w:val="20"/>
                <w:szCs w:val="20"/>
              </w:rPr>
              <w:t>telemetria</w:t>
            </w:r>
          </w:p>
        </w:tc>
        <w:tc>
          <w:tcPr>
            <w:tcW w:w="3200" w:type="dxa"/>
            <w:tcMar>
              <w:top w:w="70" w:type="dxa"/>
              <w:left w:w="90" w:type="dxa"/>
              <w:bottom w:w="70" w:type="dxa"/>
              <w:right w:w="90" w:type="dxa"/>
            </w:tcMar>
          </w:tcPr>
          <w:p w14:paraId="5CA1A289"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3FE5578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2F1978" w14:paraId="79651079" w14:textId="77777777">
        <w:tc>
          <w:tcPr>
            <w:tcW w:w="2100" w:type="dxa"/>
            <w:tcMar>
              <w:top w:w="70" w:type="dxa"/>
              <w:left w:w="90" w:type="dxa"/>
              <w:bottom w:w="70" w:type="dxa"/>
              <w:right w:w="90" w:type="dxa"/>
            </w:tcMar>
          </w:tcPr>
          <w:p w14:paraId="6FCECF93" w14:textId="77777777" w:rsidR="00847C0D" w:rsidRDefault="00CC3326">
            <w:r>
              <w:rPr>
                <w:sz w:val="20"/>
                <w:szCs w:val="20"/>
              </w:rPr>
              <w:t>versao_modelo_previsao</w:t>
            </w:r>
          </w:p>
        </w:tc>
        <w:tc>
          <w:tcPr>
            <w:tcW w:w="3200" w:type="dxa"/>
            <w:tcMar>
              <w:top w:w="70" w:type="dxa"/>
              <w:left w:w="90" w:type="dxa"/>
              <w:bottom w:w="70" w:type="dxa"/>
              <w:right w:w="90" w:type="dxa"/>
            </w:tcMar>
          </w:tcPr>
          <w:p w14:paraId="6BFE2147"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F4F89C5"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2F1978" w14:paraId="0B6D179B" w14:textId="77777777">
        <w:tc>
          <w:tcPr>
            <w:tcW w:w="2100" w:type="dxa"/>
            <w:tcMar>
              <w:top w:w="70" w:type="dxa"/>
              <w:left w:w="90" w:type="dxa"/>
              <w:bottom w:w="70" w:type="dxa"/>
              <w:right w:w="90" w:type="dxa"/>
            </w:tcMar>
          </w:tcPr>
          <w:p w14:paraId="3535DDDB" w14:textId="77777777" w:rsidR="00847C0D" w:rsidRDefault="00CC3326">
            <w:r>
              <w:rPr>
                <w:sz w:val="20"/>
                <w:szCs w:val="20"/>
              </w:rPr>
              <w:t>execucao_cenario</w:t>
            </w:r>
          </w:p>
        </w:tc>
        <w:tc>
          <w:tcPr>
            <w:tcW w:w="3200" w:type="dxa"/>
            <w:tcMar>
              <w:top w:w="70" w:type="dxa"/>
              <w:left w:w="90" w:type="dxa"/>
              <w:bottom w:w="70" w:type="dxa"/>
              <w:right w:w="90" w:type="dxa"/>
            </w:tcMar>
          </w:tcPr>
          <w:p w14:paraId="6E8CE39C"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E04DBB2"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2F1978" w14:paraId="1A44324B" w14:textId="77777777">
        <w:tc>
          <w:tcPr>
            <w:tcW w:w="2100" w:type="dxa"/>
            <w:tcMar>
              <w:top w:w="70" w:type="dxa"/>
              <w:left w:w="90" w:type="dxa"/>
              <w:bottom w:w="70" w:type="dxa"/>
              <w:right w:w="90" w:type="dxa"/>
            </w:tcMar>
          </w:tcPr>
          <w:p w14:paraId="732F43E9" w14:textId="77777777" w:rsidR="00847C0D" w:rsidRDefault="00CC3326">
            <w:r>
              <w:rPr>
                <w:sz w:val="20"/>
                <w:szCs w:val="20"/>
              </w:rPr>
              <w:t>sessao_medicao</w:t>
            </w:r>
          </w:p>
        </w:tc>
        <w:tc>
          <w:tcPr>
            <w:tcW w:w="3200" w:type="dxa"/>
            <w:tcMar>
              <w:top w:w="70" w:type="dxa"/>
              <w:left w:w="90" w:type="dxa"/>
              <w:bottom w:w="70" w:type="dxa"/>
              <w:right w:w="90" w:type="dxa"/>
            </w:tcMar>
          </w:tcPr>
          <w:p w14:paraId="774D411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69C734DF" w14:textId="77777777" w:rsidR="00847C0D" w:rsidRPr="00430DB3" w:rsidRDefault="00CC3326">
            <w:pPr>
              <w:rPr>
                <w:lang w:val="pt-BR"/>
              </w:rPr>
            </w:pPr>
            <w:r>
              <w:rPr>
                <w:sz w:val="20"/>
                <w:szCs w:val="20"/>
                <w:lang w:val="pt-BR"/>
              </w:rPr>
              <w:t>Registra a residual de cada sessão e a regra de descarte de 3.4.3</w:t>
            </w:r>
          </w:p>
        </w:tc>
      </w:tr>
      <w:tr w:rsidR="006B1E66" w:rsidRPr="002F1978" w14:paraId="39D35F2B" w14:textId="77777777">
        <w:tc>
          <w:tcPr>
            <w:tcW w:w="2100" w:type="dxa"/>
            <w:tcMar>
              <w:top w:w="70" w:type="dxa"/>
              <w:left w:w="90" w:type="dxa"/>
              <w:bottom w:w="70" w:type="dxa"/>
              <w:right w:w="90" w:type="dxa"/>
            </w:tcMar>
          </w:tcPr>
          <w:p w14:paraId="454A3492" w14:textId="77777777" w:rsidR="00847C0D" w:rsidRDefault="00CC3326">
            <w:r>
              <w:rPr>
                <w:sz w:val="20"/>
                <w:szCs w:val="20"/>
              </w:rPr>
              <w:t>calibracao</w:t>
            </w:r>
          </w:p>
        </w:tc>
        <w:tc>
          <w:tcPr>
            <w:tcW w:w="3200" w:type="dxa"/>
            <w:tcMar>
              <w:top w:w="70" w:type="dxa"/>
              <w:left w:w="90" w:type="dxa"/>
              <w:bottom w:w="70" w:type="dxa"/>
              <w:right w:w="90" w:type="dxa"/>
            </w:tcMar>
          </w:tcPr>
          <w:p w14:paraId="4ACFB043"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CA9D169"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2F1978" w14:paraId="0CE65FED" w14:textId="77777777">
        <w:tc>
          <w:tcPr>
            <w:tcW w:w="2100" w:type="dxa"/>
            <w:tcMar>
              <w:top w:w="70" w:type="dxa"/>
              <w:left w:w="90" w:type="dxa"/>
              <w:bottom w:w="70" w:type="dxa"/>
              <w:right w:w="90" w:type="dxa"/>
            </w:tcMar>
          </w:tcPr>
          <w:p w14:paraId="7CF6CD08" w14:textId="77777777" w:rsidR="00847C0D" w:rsidRDefault="00CC3326">
            <w:r>
              <w:rPr>
                <w:sz w:val="20"/>
                <w:szCs w:val="20"/>
              </w:rPr>
              <w:t>alerta_diagnostico</w:t>
            </w:r>
          </w:p>
        </w:tc>
        <w:tc>
          <w:tcPr>
            <w:tcW w:w="3200" w:type="dxa"/>
            <w:tcMar>
              <w:top w:w="70" w:type="dxa"/>
              <w:left w:w="90" w:type="dxa"/>
              <w:bottom w:w="70" w:type="dxa"/>
              <w:right w:w="90" w:type="dxa"/>
            </w:tcMar>
          </w:tcPr>
          <w:p w14:paraId="2324B900"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52D9E9AC" w14:textId="77777777" w:rsidR="00847C0D" w:rsidRPr="00430DB3" w:rsidRDefault="00CC3326">
            <w:pPr>
              <w:rPr>
                <w:lang w:val="pt-BR"/>
              </w:rPr>
            </w:pPr>
            <w:r>
              <w:rPr>
                <w:sz w:val="20"/>
                <w:szCs w:val="20"/>
                <w:lang w:val="pt-BR"/>
              </w:rPr>
              <w:t>Registra os alertas de falha total e de perda de controle (RF11)</w:t>
            </w:r>
          </w:p>
        </w:tc>
      </w:tr>
      <w:tr w:rsidR="006B1E66" w:rsidRPr="002F1978" w14:paraId="1B21F475" w14:textId="77777777">
        <w:tc>
          <w:tcPr>
            <w:tcW w:w="2100" w:type="dxa"/>
            <w:tcMar>
              <w:top w:w="70" w:type="dxa"/>
              <w:left w:w="90" w:type="dxa"/>
              <w:bottom w:w="70" w:type="dxa"/>
              <w:right w:w="90" w:type="dxa"/>
            </w:tcMar>
          </w:tcPr>
          <w:p w14:paraId="7CFAC4E9" w14:textId="77777777" w:rsidR="00847C0D" w:rsidRDefault="00CC3326">
            <w:r>
              <w:rPr>
                <w:sz w:val="20"/>
                <w:szCs w:val="20"/>
              </w:rPr>
              <w:t>luminaria_referencia</w:t>
            </w:r>
          </w:p>
        </w:tc>
        <w:tc>
          <w:tcPr>
            <w:tcW w:w="3200" w:type="dxa"/>
            <w:tcMar>
              <w:top w:w="70" w:type="dxa"/>
              <w:left w:w="90" w:type="dxa"/>
              <w:bottom w:w="70" w:type="dxa"/>
              <w:right w:w="90" w:type="dxa"/>
            </w:tcMar>
          </w:tcPr>
          <w:p w14:paraId="3B61193A"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1711A635" w14:textId="77777777" w:rsidR="00847C0D" w:rsidRPr="00430DB3" w:rsidRDefault="00CC3326">
            <w:pPr>
              <w:rPr>
                <w:lang w:val="pt-BR"/>
              </w:rPr>
            </w:pPr>
            <w:r>
              <w:rPr>
                <w:sz w:val="20"/>
                <w:szCs w:val="20"/>
                <w:lang w:val="pt-BR"/>
              </w:rPr>
              <w:t>Luminárias do Quadro 9, lidas pela estimativa de energia</w:t>
            </w:r>
          </w:p>
        </w:tc>
      </w:tr>
    </w:tbl>
    <w:p w14:paraId="00ABDEA3" w14:textId="77777777" w:rsidR="006B1E66" w:rsidRPr="000F5B8B" w:rsidRDefault="00CC3326">
      <w:pPr>
        <w:spacing w:before="130" w:after="260"/>
        <w:rPr>
          <w:lang w:val="pt-BR"/>
        </w:rPr>
      </w:pPr>
      <w:r>
        <w:rPr>
          <w:sz w:val="20"/>
          <w:szCs w:val="20"/>
          <w:lang w:val="pt-BR"/>
        </w:rPr>
        <w:lastRenderedPageBreak/>
        <w:t>Fonte: Elaborado pelos autores (2026).</w:t>
      </w:r>
    </w:p>
    <w:p w14:paraId="5C88B42F"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37545E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5081B51"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630CCF2F"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D753954" w14:textId="79FB2450"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15254401"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51AE90D6" w14:textId="77777777" w:rsidR="00E01C3A" w:rsidRDefault="00CC3326">
      <w:pPr>
        <w:spacing w:after="280"/>
        <w:jc w:val="center"/>
        <w:rPr>
          <w:lang w:val="pt-BR"/>
        </w:rPr>
      </w:pPr>
      <w:r>
        <w:rPr>
          <w:sz w:val="20"/>
          <w:szCs w:val="20"/>
          <w:lang w:val="pt-BR"/>
        </w:rPr>
        <w:t>Fonte: Elaborado pelos autores (2026).</w:t>
      </w:r>
    </w:p>
    <w:p w14:paraId="30F73D9B"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1803315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8780E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626942FC"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7B3B9D4D"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90E986C" w14:textId="1661AA42"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9D8C579" w14:textId="77777777">
        <w:trPr>
          <w:tblHeader/>
        </w:trPr>
        <w:tc>
          <w:tcPr>
            <w:tcW w:w="2100" w:type="dxa"/>
            <w:shd w:val="clear" w:color="auto" w:fill="EDEDED"/>
            <w:tcMar>
              <w:top w:w="70" w:type="dxa"/>
              <w:left w:w="90" w:type="dxa"/>
              <w:bottom w:w="70" w:type="dxa"/>
              <w:right w:w="90" w:type="dxa"/>
            </w:tcMar>
          </w:tcPr>
          <w:p w14:paraId="7FFA2E0A"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BC5286C"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15AC9B91" w14:textId="77777777" w:rsidR="00847C0D" w:rsidRDefault="00CC3326">
            <w:r>
              <w:rPr>
                <w:sz w:val="20"/>
                <w:szCs w:val="20"/>
              </w:rPr>
              <w:t>Uso pelo sistema</w:t>
            </w:r>
          </w:p>
        </w:tc>
      </w:tr>
      <w:tr w:rsidR="006B1E66" w:rsidRPr="002F1978" w14:paraId="2E7ECE7F" w14:textId="77777777">
        <w:tc>
          <w:tcPr>
            <w:tcW w:w="2100" w:type="dxa"/>
            <w:tcMar>
              <w:top w:w="70" w:type="dxa"/>
              <w:left w:w="90" w:type="dxa"/>
              <w:bottom w:w="70" w:type="dxa"/>
              <w:right w:w="90" w:type="dxa"/>
            </w:tcMar>
          </w:tcPr>
          <w:p w14:paraId="2C1C647C" w14:textId="77777777" w:rsidR="00847C0D" w:rsidRDefault="00CC3326">
            <w:r>
              <w:rPr>
                <w:sz w:val="20"/>
                <w:szCs w:val="20"/>
              </w:rPr>
              <w:t>classe_iluminacao</w:t>
            </w:r>
          </w:p>
        </w:tc>
        <w:tc>
          <w:tcPr>
            <w:tcW w:w="3200" w:type="dxa"/>
            <w:tcMar>
              <w:top w:w="70" w:type="dxa"/>
              <w:left w:w="90" w:type="dxa"/>
              <w:bottom w:w="70" w:type="dxa"/>
              <w:right w:w="90" w:type="dxa"/>
            </w:tcMar>
          </w:tcPr>
          <w:p w14:paraId="5847C55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546B2BDE"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2F1978" w14:paraId="1AC94584" w14:textId="77777777">
        <w:tc>
          <w:tcPr>
            <w:tcW w:w="2100" w:type="dxa"/>
            <w:tcMar>
              <w:top w:w="70" w:type="dxa"/>
              <w:left w:w="90" w:type="dxa"/>
              <w:bottom w:w="70" w:type="dxa"/>
              <w:right w:w="90" w:type="dxa"/>
            </w:tcMar>
          </w:tcPr>
          <w:p w14:paraId="51C4B8B9" w14:textId="77777777" w:rsidR="00847C0D" w:rsidRDefault="00CC3326">
            <w:r>
              <w:rPr>
                <w:sz w:val="20"/>
                <w:szCs w:val="20"/>
              </w:rPr>
              <w:t>ponto_de_luz</w:t>
            </w:r>
          </w:p>
        </w:tc>
        <w:tc>
          <w:tcPr>
            <w:tcW w:w="3200" w:type="dxa"/>
            <w:tcMar>
              <w:top w:w="70" w:type="dxa"/>
              <w:left w:w="90" w:type="dxa"/>
              <w:bottom w:w="70" w:type="dxa"/>
              <w:right w:w="90" w:type="dxa"/>
            </w:tcMar>
          </w:tcPr>
          <w:p w14:paraId="02EF823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3962B512"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2F1978" w14:paraId="2DFA5A65" w14:textId="77777777">
        <w:tc>
          <w:tcPr>
            <w:tcW w:w="2100" w:type="dxa"/>
            <w:tcMar>
              <w:top w:w="70" w:type="dxa"/>
              <w:left w:w="90" w:type="dxa"/>
              <w:bottom w:w="70" w:type="dxa"/>
              <w:right w:w="90" w:type="dxa"/>
            </w:tcMar>
          </w:tcPr>
          <w:p w14:paraId="367C987E" w14:textId="77777777" w:rsidR="00847C0D" w:rsidRDefault="00CC3326">
            <w:r>
              <w:rPr>
                <w:sz w:val="20"/>
                <w:szCs w:val="20"/>
              </w:rPr>
              <w:t>trecho_via</w:t>
            </w:r>
          </w:p>
        </w:tc>
        <w:tc>
          <w:tcPr>
            <w:tcW w:w="3200" w:type="dxa"/>
            <w:tcMar>
              <w:top w:w="70" w:type="dxa"/>
              <w:left w:w="90" w:type="dxa"/>
              <w:bottom w:w="70" w:type="dxa"/>
              <w:right w:w="90" w:type="dxa"/>
            </w:tcMar>
          </w:tcPr>
          <w:p w14:paraId="64F2F4C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7A69DA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2F1978" w14:paraId="4B5C44EB" w14:textId="77777777">
        <w:tc>
          <w:tcPr>
            <w:tcW w:w="2100" w:type="dxa"/>
            <w:tcMar>
              <w:top w:w="70" w:type="dxa"/>
              <w:left w:w="90" w:type="dxa"/>
              <w:bottom w:w="70" w:type="dxa"/>
              <w:right w:w="90" w:type="dxa"/>
            </w:tcMar>
          </w:tcPr>
          <w:p w14:paraId="786AA8E8" w14:textId="77777777" w:rsidR="00847C0D" w:rsidRDefault="00CC3326">
            <w:r>
              <w:rPr>
                <w:sz w:val="20"/>
                <w:szCs w:val="20"/>
              </w:rPr>
              <w:t>trecho_ponto</w:t>
            </w:r>
          </w:p>
        </w:tc>
        <w:tc>
          <w:tcPr>
            <w:tcW w:w="3200" w:type="dxa"/>
            <w:tcMar>
              <w:top w:w="70" w:type="dxa"/>
              <w:left w:w="90" w:type="dxa"/>
              <w:bottom w:w="70" w:type="dxa"/>
              <w:right w:w="90" w:type="dxa"/>
            </w:tcMar>
          </w:tcPr>
          <w:p w14:paraId="2EDED2C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3548F7EE" w14:textId="77777777" w:rsidR="00847C0D" w:rsidRPr="00430DB3" w:rsidRDefault="00CC3326">
            <w:pPr>
              <w:rPr>
                <w:lang w:val="pt-BR"/>
              </w:rPr>
            </w:pPr>
            <w:r>
              <w:rPr>
                <w:sz w:val="20"/>
                <w:szCs w:val="20"/>
                <w:lang w:val="pt-BR"/>
              </w:rPr>
              <w:t>Pontos de luz afetados por uma leitura e trechos que cada ponto enxerga</w:t>
            </w:r>
          </w:p>
        </w:tc>
      </w:tr>
      <w:tr w:rsidR="006B1E66" w:rsidRPr="002F1978" w14:paraId="7D5B103B" w14:textId="77777777">
        <w:tc>
          <w:tcPr>
            <w:tcW w:w="2100" w:type="dxa"/>
            <w:tcMar>
              <w:top w:w="70" w:type="dxa"/>
              <w:left w:w="90" w:type="dxa"/>
              <w:bottom w:w="70" w:type="dxa"/>
              <w:right w:w="90" w:type="dxa"/>
            </w:tcMar>
          </w:tcPr>
          <w:p w14:paraId="2DCCD4F2" w14:textId="77777777" w:rsidR="00847C0D" w:rsidRDefault="00CC3326">
            <w:r>
              <w:rPr>
                <w:sz w:val="20"/>
                <w:szCs w:val="20"/>
              </w:rPr>
              <w:t>luminaria_referencia</w:t>
            </w:r>
          </w:p>
        </w:tc>
        <w:tc>
          <w:tcPr>
            <w:tcW w:w="3200" w:type="dxa"/>
            <w:tcMar>
              <w:top w:w="70" w:type="dxa"/>
              <w:left w:w="90" w:type="dxa"/>
              <w:bottom w:w="70" w:type="dxa"/>
              <w:right w:w="90" w:type="dxa"/>
            </w:tcMar>
          </w:tcPr>
          <w:p w14:paraId="26121F2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0411F50"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2F1978" w14:paraId="0EBA4895" w14:textId="77777777">
        <w:tc>
          <w:tcPr>
            <w:tcW w:w="2100" w:type="dxa"/>
            <w:tcMar>
              <w:top w:w="70" w:type="dxa"/>
              <w:left w:w="90" w:type="dxa"/>
              <w:bottom w:w="70" w:type="dxa"/>
              <w:right w:w="90" w:type="dxa"/>
            </w:tcMar>
          </w:tcPr>
          <w:p w14:paraId="298AB546" w14:textId="77777777" w:rsidR="00847C0D" w:rsidRDefault="00CC3326">
            <w:r>
              <w:rPr>
                <w:sz w:val="20"/>
                <w:szCs w:val="20"/>
              </w:rPr>
              <w:t>evento_urbano</w:t>
            </w:r>
          </w:p>
        </w:tc>
        <w:tc>
          <w:tcPr>
            <w:tcW w:w="3200" w:type="dxa"/>
            <w:tcMar>
              <w:top w:w="70" w:type="dxa"/>
              <w:left w:w="90" w:type="dxa"/>
              <w:bottom w:w="70" w:type="dxa"/>
              <w:right w:w="90" w:type="dxa"/>
            </w:tcMar>
          </w:tcPr>
          <w:p w14:paraId="4959126D"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7924AAD3"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2F1978" w14:paraId="54113B37" w14:textId="77777777">
        <w:tc>
          <w:tcPr>
            <w:tcW w:w="2100" w:type="dxa"/>
            <w:tcMar>
              <w:top w:w="70" w:type="dxa"/>
              <w:left w:w="90" w:type="dxa"/>
              <w:bottom w:w="70" w:type="dxa"/>
              <w:right w:w="90" w:type="dxa"/>
            </w:tcMar>
          </w:tcPr>
          <w:p w14:paraId="1B7F2D36" w14:textId="77777777" w:rsidR="00847C0D" w:rsidRDefault="00CC3326">
            <w:r>
              <w:rPr>
                <w:sz w:val="20"/>
                <w:szCs w:val="20"/>
              </w:rPr>
              <w:t>versao_base_regras</w:t>
            </w:r>
          </w:p>
        </w:tc>
        <w:tc>
          <w:tcPr>
            <w:tcW w:w="3200" w:type="dxa"/>
            <w:tcMar>
              <w:top w:w="70" w:type="dxa"/>
              <w:left w:w="90" w:type="dxa"/>
              <w:bottom w:w="70" w:type="dxa"/>
              <w:right w:w="90" w:type="dxa"/>
            </w:tcMar>
          </w:tcPr>
          <w:p w14:paraId="78F6231E"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5AE20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2F1978" w14:paraId="203B23F4" w14:textId="77777777">
        <w:tc>
          <w:tcPr>
            <w:tcW w:w="2100" w:type="dxa"/>
            <w:tcMar>
              <w:top w:w="70" w:type="dxa"/>
              <w:left w:w="90" w:type="dxa"/>
              <w:bottom w:w="70" w:type="dxa"/>
              <w:right w:w="90" w:type="dxa"/>
            </w:tcMar>
          </w:tcPr>
          <w:p w14:paraId="34197D4E" w14:textId="77777777" w:rsidR="00847C0D" w:rsidRDefault="00CC3326">
            <w:r>
              <w:rPr>
                <w:sz w:val="20"/>
                <w:szCs w:val="20"/>
              </w:rPr>
              <w:t>versao_modelo_previsao</w:t>
            </w:r>
          </w:p>
        </w:tc>
        <w:tc>
          <w:tcPr>
            <w:tcW w:w="3200" w:type="dxa"/>
            <w:tcMar>
              <w:top w:w="70" w:type="dxa"/>
              <w:left w:w="90" w:type="dxa"/>
              <w:bottom w:w="70" w:type="dxa"/>
              <w:right w:w="90" w:type="dxa"/>
            </w:tcMar>
          </w:tcPr>
          <w:p w14:paraId="50E8E862"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1227E9A5" w14:textId="77777777" w:rsidR="00847C0D" w:rsidRPr="00430DB3" w:rsidRDefault="00CC3326">
            <w:pPr>
              <w:rPr>
                <w:lang w:val="pt-BR"/>
              </w:rPr>
            </w:pPr>
            <w:r>
              <w:rPr>
                <w:sz w:val="20"/>
                <w:szCs w:val="20"/>
                <w:lang w:val="pt-BR"/>
              </w:rPr>
              <w:t>Versão da previsão que alimentou cada decisão (RNF04)</w:t>
            </w:r>
          </w:p>
        </w:tc>
      </w:tr>
      <w:tr w:rsidR="006B1E66" w:rsidRPr="002F1978" w14:paraId="4EDC4166" w14:textId="77777777">
        <w:tc>
          <w:tcPr>
            <w:tcW w:w="2100" w:type="dxa"/>
            <w:tcMar>
              <w:top w:w="70" w:type="dxa"/>
              <w:left w:w="90" w:type="dxa"/>
              <w:bottom w:w="70" w:type="dxa"/>
              <w:right w:w="90" w:type="dxa"/>
            </w:tcMar>
          </w:tcPr>
          <w:p w14:paraId="17DF0649" w14:textId="77777777" w:rsidR="00847C0D" w:rsidRDefault="00CC3326">
            <w:r>
              <w:rPr>
                <w:sz w:val="20"/>
                <w:szCs w:val="20"/>
              </w:rPr>
              <w:t>execucao_cenario</w:t>
            </w:r>
          </w:p>
        </w:tc>
        <w:tc>
          <w:tcPr>
            <w:tcW w:w="3200" w:type="dxa"/>
            <w:tcMar>
              <w:top w:w="70" w:type="dxa"/>
              <w:left w:w="90" w:type="dxa"/>
              <w:bottom w:w="70" w:type="dxa"/>
              <w:right w:w="90" w:type="dxa"/>
            </w:tcMar>
          </w:tcPr>
          <w:p w14:paraId="6200CC4D"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53AA7F23" w14:textId="77777777" w:rsidR="00847C0D" w:rsidRPr="00430DB3" w:rsidRDefault="00CC3326">
            <w:pPr>
              <w:rPr>
                <w:lang w:val="pt-BR"/>
              </w:rPr>
            </w:pPr>
            <w:r>
              <w:rPr>
                <w:sz w:val="20"/>
                <w:szCs w:val="20"/>
                <w:lang w:val="pt-BR"/>
              </w:rPr>
              <w:t>Separa as execuções da suíte (RF10) e os modos comparados para H3</w:t>
            </w:r>
          </w:p>
        </w:tc>
      </w:tr>
      <w:tr w:rsidR="006B1E66" w:rsidRPr="002F1978" w14:paraId="2BDB8E48" w14:textId="77777777">
        <w:tc>
          <w:tcPr>
            <w:tcW w:w="2100" w:type="dxa"/>
            <w:tcMar>
              <w:top w:w="70" w:type="dxa"/>
              <w:left w:w="90" w:type="dxa"/>
              <w:bottom w:w="70" w:type="dxa"/>
              <w:right w:w="90" w:type="dxa"/>
            </w:tcMar>
          </w:tcPr>
          <w:p w14:paraId="72C5BE2B" w14:textId="77777777" w:rsidR="00847C0D" w:rsidRDefault="00CC3326">
            <w:r>
              <w:rPr>
                <w:sz w:val="20"/>
                <w:szCs w:val="20"/>
              </w:rPr>
              <w:lastRenderedPageBreak/>
              <w:t>decisao</w:t>
            </w:r>
          </w:p>
        </w:tc>
        <w:tc>
          <w:tcPr>
            <w:tcW w:w="3200" w:type="dxa"/>
            <w:tcMar>
              <w:top w:w="70" w:type="dxa"/>
              <w:left w:w="90" w:type="dxa"/>
              <w:bottom w:w="70" w:type="dxa"/>
              <w:right w:w="90" w:type="dxa"/>
            </w:tcMar>
          </w:tcPr>
          <w:p w14:paraId="271D68D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2E4BC544" w14:textId="77777777" w:rsidR="00847C0D" w:rsidRPr="00430DB3" w:rsidRDefault="00CC3326">
            <w:pPr>
              <w:rPr>
                <w:lang w:val="pt-BR"/>
              </w:rPr>
            </w:pPr>
            <w:r>
              <w:rPr>
                <w:sz w:val="20"/>
                <w:szCs w:val="20"/>
                <w:lang w:val="pt-BR"/>
              </w:rPr>
              <w:t>Núcleo do registro de auditoria</w:t>
            </w:r>
          </w:p>
        </w:tc>
      </w:tr>
      <w:tr w:rsidR="006B1E66" w:rsidRPr="002F1978" w14:paraId="73DE4FF0" w14:textId="77777777">
        <w:tc>
          <w:tcPr>
            <w:tcW w:w="2100" w:type="dxa"/>
            <w:tcMar>
              <w:top w:w="70" w:type="dxa"/>
              <w:left w:w="90" w:type="dxa"/>
              <w:bottom w:w="70" w:type="dxa"/>
              <w:right w:w="90" w:type="dxa"/>
            </w:tcMar>
          </w:tcPr>
          <w:p w14:paraId="20EE2C10" w14:textId="77777777" w:rsidR="00847C0D" w:rsidRDefault="00CC3326">
            <w:r>
              <w:rPr>
                <w:sz w:val="20"/>
                <w:szCs w:val="20"/>
              </w:rPr>
              <w:t>decisao_evento</w:t>
            </w:r>
          </w:p>
        </w:tc>
        <w:tc>
          <w:tcPr>
            <w:tcW w:w="3200" w:type="dxa"/>
            <w:tcMar>
              <w:top w:w="70" w:type="dxa"/>
              <w:left w:w="90" w:type="dxa"/>
              <w:bottom w:w="70" w:type="dxa"/>
              <w:right w:w="90" w:type="dxa"/>
            </w:tcMar>
          </w:tcPr>
          <w:p w14:paraId="6C1D155C"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32C9696D"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2F1978" w14:paraId="41AAA7C7" w14:textId="77777777">
        <w:tc>
          <w:tcPr>
            <w:tcW w:w="2100" w:type="dxa"/>
            <w:tcMar>
              <w:top w:w="70" w:type="dxa"/>
              <w:left w:w="90" w:type="dxa"/>
              <w:bottom w:w="70" w:type="dxa"/>
              <w:right w:w="90" w:type="dxa"/>
            </w:tcMar>
          </w:tcPr>
          <w:p w14:paraId="32ADA61F" w14:textId="77777777" w:rsidR="00847C0D" w:rsidRDefault="00CC3326">
            <w:r>
              <w:rPr>
                <w:sz w:val="20"/>
                <w:szCs w:val="20"/>
              </w:rPr>
              <w:t>sessao_medicao</w:t>
            </w:r>
          </w:p>
        </w:tc>
        <w:tc>
          <w:tcPr>
            <w:tcW w:w="3200" w:type="dxa"/>
            <w:tcMar>
              <w:top w:w="70" w:type="dxa"/>
              <w:left w:w="90" w:type="dxa"/>
              <w:bottom w:w="70" w:type="dxa"/>
              <w:right w:w="90" w:type="dxa"/>
            </w:tcMar>
          </w:tcPr>
          <w:p w14:paraId="4ACAB785"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5DEF555D" w14:textId="77777777" w:rsidR="00847C0D" w:rsidRPr="00430DB3" w:rsidRDefault="00CC3326">
            <w:pPr>
              <w:rPr>
                <w:lang w:val="pt-BR"/>
              </w:rPr>
            </w:pPr>
            <w:r>
              <w:rPr>
                <w:sz w:val="20"/>
                <w:szCs w:val="20"/>
                <w:lang w:val="pt-BR"/>
              </w:rPr>
              <w:t>Residual subtraída das leituras e regra de descarte de 3.4.3</w:t>
            </w:r>
          </w:p>
        </w:tc>
      </w:tr>
      <w:tr w:rsidR="006B1E66" w:rsidRPr="002F1978" w14:paraId="0F700374" w14:textId="77777777">
        <w:tc>
          <w:tcPr>
            <w:tcW w:w="2100" w:type="dxa"/>
            <w:tcMar>
              <w:top w:w="70" w:type="dxa"/>
              <w:left w:w="90" w:type="dxa"/>
              <w:bottom w:w="70" w:type="dxa"/>
              <w:right w:w="90" w:type="dxa"/>
            </w:tcMar>
          </w:tcPr>
          <w:p w14:paraId="4AF352B6" w14:textId="77777777" w:rsidR="00847C0D" w:rsidRDefault="00CC3326">
            <w:r>
              <w:rPr>
                <w:sz w:val="20"/>
                <w:szCs w:val="20"/>
              </w:rPr>
              <w:t>telemetria</w:t>
            </w:r>
          </w:p>
        </w:tc>
        <w:tc>
          <w:tcPr>
            <w:tcW w:w="3200" w:type="dxa"/>
            <w:tcMar>
              <w:top w:w="70" w:type="dxa"/>
              <w:left w:w="90" w:type="dxa"/>
              <w:bottom w:w="70" w:type="dxa"/>
              <w:right w:w="90" w:type="dxa"/>
            </w:tcMar>
          </w:tcPr>
          <w:p w14:paraId="73B8ECA7"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85BA906" w14:textId="77777777" w:rsidR="00847C0D" w:rsidRPr="00430DB3" w:rsidRDefault="00CC3326">
            <w:pPr>
              <w:rPr>
                <w:lang w:val="pt-BR"/>
              </w:rPr>
            </w:pPr>
            <w:r>
              <w:rPr>
                <w:sz w:val="20"/>
                <w:szCs w:val="20"/>
                <w:lang w:val="pt-BR"/>
              </w:rPr>
              <w:t>Confirmação de cada decisão publicada, na proporção de uma para uma</w:t>
            </w:r>
          </w:p>
        </w:tc>
      </w:tr>
      <w:tr w:rsidR="006B1E66" w:rsidRPr="002F1978" w14:paraId="5B6EA578" w14:textId="77777777">
        <w:tc>
          <w:tcPr>
            <w:tcW w:w="2100" w:type="dxa"/>
            <w:tcMar>
              <w:top w:w="70" w:type="dxa"/>
              <w:left w:w="90" w:type="dxa"/>
              <w:bottom w:w="70" w:type="dxa"/>
              <w:right w:w="90" w:type="dxa"/>
            </w:tcMar>
          </w:tcPr>
          <w:p w14:paraId="57413C6D" w14:textId="77777777" w:rsidR="00847C0D" w:rsidRDefault="00CC3326">
            <w:r>
              <w:rPr>
                <w:sz w:val="20"/>
                <w:szCs w:val="20"/>
              </w:rPr>
              <w:t>calibracao</w:t>
            </w:r>
          </w:p>
        </w:tc>
        <w:tc>
          <w:tcPr>
            <w:tcW w:w="3200" w:type="dxa"/>
            <w:tcMar>
              <w:top w:w="70" w:type="dxa"/>
              <w:left w:w="90" w:type="dxa"/>
              <w:bottom w:w="70" w:type="dxa"/>
              <w:right w:w="90" w:type="dxa"/>
            </w:tcMar>
          </w:tcPr>
          <w:p w14:paraId="7CB7FF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39DC81DC"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2F1978" w14:paraId="19F91F25" w14:textId="77777777">
        <w:tc>
          <w:tcPr>
            <w:tcW w:w="2100" w:type="dxa"/>
            <w:tcMar>
              <w:top w:w="70" w:type="dxa"/>
              <w:left w:w="90" w:type="dxa"/>
              <w:bottom w:w="70" w:type="dxa"/>
              <w:right w:w="90" w:type="dxa"/>
            </w:tcMar>
          </w:tcPr>
          <w:p w14:paraId="3ECED08C" w14:textId="77777777" w:rsidR="00847C0D" w:rsidRDefault="00CC3326">
            <w:r>
              <w:rPr>
                <w:sz w:val="20"/>
                <w:szCs w:val="20"/>
              </w:rPr>
              <w:t>alerta_diagnostico</w:t>
            </w:r>
          </w:p>
        </w:tc>
        <w:tc>
          <w:tcPr>
            <w:tcW w:w="3200" w:type="dxa"/>
            <w:tcMar>
              <w:top w:w="70" w:type="dxa"/>
              <w:left w:w="90" w:type="dxa"/>
              <w:bottom w:w="70" w:type="dxa"/>
              <w:right w:w="90" w:type="dxa"/>
            </w:tcMar>
          </w:tcPr>
          <w:p w14:paraId="1F23708A"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DA12444" w14:textId="77777777" w:rsidR="00847C0D" w:rsidRPr="00430DB3" w:rsidRDefault="00CC3326">
            <w:pPr>
              <w:rPr>
                <w:lang w:val="pt-BR"/>
              </w:rPr>
            </w:pPr>
            <w:r>
              <w:rPr>
                <w:sz w:val="20"/>
                <w:szCs w:val="20"/>
                <w:lang w:val="pt-BR"/>
              </w:rPr>
              <w:t>Alertas do RF11, abertos e encerrados pelo serviço</w:t>
            </w:r>
          </w:p>
        </w:tc>
      </w:tr>
    </w:tbl>
    <w:p w14:paraId="052C8B23" w14:textId="77777777" w:rsidR="00847C0D" w:rsidRPr="00430DB3" w:rsidRDefault="00CC3326">
      <w:pPr>
        <w:spacing w:before="130" w:after="260"/>
        <w:rPr>
          <w:lang w:val="pt-BR"/>
        </w:rPr>
      </w:pPr>
      <w:r>
        <w:rPr>
          <w:sz w:val="20"/>
          <w:szCs w:val="20"/>
          <w:lang w:val="pt-BR"/>
        </w:rPr>
        <w:t>Fonte: Elaborado pelos autores (2026).</w:t>
      </w:r>
    </w:p>
    <w:p w14:paraId="18E27623"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2DAEDF0" w14:textId="77777777" w:rsidR="00847C0D" w:rsidRPr="00430DB3" w:rsidRDefault="00847C0D">
      <w:pPr>
        <w:keepNext/>
        <w:spacing w:before="260" w:after="130"/>
        <w:rPr>
          <w:lang w:val="pt-BR"/>
        </w:rPr>
      </w:pPr>
    </w:p>
    <w:p w14:paraId="63E6E621"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2C1766F1"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18D4F50F"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3CC9FB32"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B6703A"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w:t>
      </w:r>
      <w:r>
        <w:rPr>
          <w:lang w:val="pt-BR"/>
        </w:rPr>
        <w:t>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0FC2A5A"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34F18AE6"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316A68FB"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A4A2D57"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6ABA395F"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0537D864"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w:t>
      </w:r>
      <w:r>
        <w:rPr>
          <w:lang w:val="pt-BR"/>
        </w:rPr>
        <w:t>nstantes publicados: o serviço desconsidera publicação com instante posterior ao do seu relógio, e a resposta imediata pressupõe relógios sincronizados entre a plataforma e o serviço.</w:t>
      </w:r>
    </w:p>
    <w:p w14:paraId="4A7536DD"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w:t>
      </w:r>
      <w:r>
        <w:rPr>
          <w:lang w:val="pt-BR"/>
        </w:rPr>
        <w:t>er comando, os comandos foram provocados a cada 10 s, alternando a abertura e o encerramento de uma ocorrência; religada a fonte, o alerta foi encerrado 30 s após a abertura. A única falha induzida foi detectada.</w:t>
      </w:r>
    </w:p>
    <w:p w14:paraId="0DC6A184"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w:t>
      </w:r>
      <w:r>
        <w:rPr>
          <w:lang w:val="pt-BR"/>
        </w:rPr>
        <w:t>iço, o comando seguinte foi recebido em menos de um minuto. O ensaio expôs também um efeito da arquitetura: ao reiniciar, o nó assume o pleno e só recebe comando quando o alvo muda ou na renovação, de modo que permanece no pleno por até cerca de 10 min.</w:t>
      </w:r>
    </w:p>
    <w:p w14:paraId="182F07A4"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F44EB61"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7206C90B" w14:textId="5AADA786"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323743B" w14:textId="77777777">
        <w:trPr>
          <w:tblHeader/>
        </w:trPr>
        <w:tc>
          <w:tcPr>
            <w:tcW w:w="2600" w:type="dxa"/>
            <w:shd w:val="clear" w:color="auto" w:fill="EDEDED"/>
            <w:tcMar>
              <w:top w:w="70" w:type="dxa"/>
              <w:left w:w="90" w:type="dxa"/>
              <w:bottom w:w="70" w:type="dxa"/>
              <w:right w:w="90" w:type="dxa"/>
            </w:tcMar>
          </w:tcPr>
          <w:p w14:paraId="095B9EEA"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1AEC2A7C"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126A8B7" w14:textId="77777777" w:rsidR="00E01C3A" w:rsidRDefault="00CC3326">
            <w:r>
              <w:rPr>
                <w:b/>
                <w:bCs/>
                <w:sz w:val="20"/>
                <w:szCs w:val="20"/>
              </w:rPr>
              <w:t>Justificativa</w:t>
            </w:r>
          </w:p>
        </w:tc>
      </w:tr>
      <w:tr w:rsidR="00E01C3A" w:rsidRPr="002F1978" w14:paraId="0366A874" w14:textId="77777777">
        <w:tc>
          <w:tcPr>
            <w:tcW w:w="2600" w:type="dxa"/>
            <w:tcMar>
              <w:top w:w="70" w:type="dxa"/>
              <w:left w:w="90" w:type="dxa"/>
              <w:bottom w:w="70" w:type="dxa"/>
              <w:right w:w="90" w:type="dxa"/>
            </w:tcMar>
          </w:tcPr>
          <w:p w14:paraId="322EF019" w14:textId="77777777" w:rsidR="00E01C3A" w:rsidRDefault="00CC3326">
            <w:r>
              <w:rPr>
                <w:sz w:val="20"/>
                <w:szCs w:val="20"/>
              </w:rPr>
              <w:t>O que publicar: volume</w:t>
            </w:r>
          </w:p>
        </w:tc>
        <w:tc>
          <w:tcPr>
            <w:tcW w:w="2700" w:type="dxa"/>
            <w:tcMar>
              <w:top w:w="70" w:type="dxa"/>
              <w:left w:w="90" w:type="dxa"/>
              <w:bottom w:w="70" w:type="dxa"/>
              <w:right w:w="90" w:type="dxa"/>
            </w:tcMar>
          </w:tcPr>
          <w:p w14:paraId="4DBDC1E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03C3A391"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2F1978" w14:paraId="3798D8C6" w14:textId="77777777">
        <w:tc>
          <w:tcPr>
            <w:tcW w:w="2600" w:type="dxa"/>
            <w:tcMar>
              <w:top w:w="70" w:type="dxa"/>
              <w:left w:w="90" w:type="dxa"/>
              <w:bottom w:w="70" w:type="dxa"/>
              <w:right w:w="90" w:type="dxa"/>
            </w:tcMar>
          </w:tcPr>
          <w:p w14:paraId="14591527"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88D36AF"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1C77B64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2F1978" w14:paraId="007AE902" w14:textId="77777777">
        <w:tc>
          <w:tcPr>
            <w:tcW w:w="2600" w:type="dxa"/>
            <w:tcMar>
              <w:top w:w="70" w:type="dxa"/>
              <w:left w:w="90" w:type="dxa"/>
              <w:bottom w:w="70" w:type="dxa"/>
              <w:right w:w="90" w:type="dxa"/>
            </w:tcMar>
          </w:tcPr>
          <w:p w14:paraId="7DC0FDFD" w14:textId="77777777" w:rsidR="00E01C3A" w:rsidRDefault="00CC3326">
            <w:r>
              <w:rPr>
                <w:sz w:val="20"/>
                <w:szCs w:val="20"/>
              </w:rPr>
              <w:t>Onde</w:t>
            </w:r>
          </w:p>
        </w:tc>
        <w:tc>
          <w:tcPr>
            <w:tcW w:w="2700" w:type="dxa"/>
            <w:tcMar>
              <w:top w:w="70" w:type="dxa"/>
              <w:left w:w="90" w:type="dxa"/>
              <w:bottom w:w="70" w:type="dxa"/>
              <w:right w:w="90" w:type="dxa"/>
            </w:tcMar>
          </w:tcPr>
          <w:p w14:paraId="6FDCDFD9"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07847B4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2F1978" w14:paraId="5A83F8CA" w14:textId="77777777">
        <w:tc>
          <w:tcPr>
            <w:tcW w:w="2600" w:type="dxa"/>
            <w:tcMar>
              <w:top w:w="70" w:type="dxa"/>
              <w:left w:w="90" w:type="dxa"/>
              <w:bottom w:w="70" w:type="dxa"/>
              <w:right w:w="90" w:type="dxa"/>
            </w:tcMar>
          </w:tcPr>
          <w:p w14:paraId="06498F67" w14:textId="77777777" w:rsidR="00E01C3A" w:rsidRDefault="00CC3326">
            <w:r>
              <w:rPr>
                <w:sz w:val="20"/>
                <w:szCs w:val="20"/>
              </w:rPr>
              <w:t>Quando</w:t>
            </w:r>
          </w:p>
        </w:tc>
        <w:tc>
          <w:tcPr>
            <w:tcW w:w="2700" w:type="dxa"/>
            <w:tcMar>
              <w:top w:w="70" w:type="dxa"/>
              <w:left w:w="90" w:type="dxa"/>
              <w:bottom w:w="70" w:type="dxa"/>
              <w:right w:w="90" w:type="dxa"/>
            </w:tcMar>
          </w:tcPr>
          <w:p w14:paraId="4F0F1332"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10605405"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2F1978" w14:paraId="3A01334F" w14:textId="77777777">
        <w:tc>
          <w:tcPr>
            <w:tcW w:w="2600" w:type="dxa"/>
            <w:tcMar>
              <w:top w:w="70" w:type="dxa"/>
              <w:left w:w="90" w:type="dxa"/>
              <w:bottom w:w="70" w:type="dxa"/>
              <w:right w:w="90" w:type="dxa"/>
            </w:tcMar>
          </w:tcPr>
          <w:p w14:paraId="13EC4756" w14:textId="77777777" w:rsidR="00E01C3A" w:rsidRDefault="00CC3326">
            <w:r>
              <w:rPr>
                <w:sz w:val="20"/>
                <w:szCs w:val="20"/>
              </w:rPr>
              <w:t>Como</w:t>
            </w:r>
          </w:p>
        </w:tc>
        <w:tc>
          <w:tcPr>
            <w:tcW w:w="2700" w:type="dxa"/>
            <w:tcMar>
              <w:top w:w="70" w:type="dxa"/>
              <w:left w:w="90" w:type="dxa"/>
              <w:bottom w:w="70" w:type="dxa"/>
              <w:right w:w="90" w:type="dxa"/>
            </w:tcMar>
          </w:tcPr>
          <w:p w14:paraId="6A795B92"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CBAEC1F" w14:textId="77777777" w:rsidR="00E01C3A" w:rsidRPr="00430DB3" w:rsidRDefault="00CC3326">
            <w:pPr>
              <w:rPr>
                <w:lang w:val="pt-BR"/>
              </w:rPr>
            </w:pPr>
            <w:r>
              <w:rPr>
                <w:sz w:val="20"/>
                <w:szCs w:val="20"/>
                <w:lang w:val="pt-BR"/>
              </w:rPr>
              <w:t>Cerca de 170 mensagens por segundo para 50 mil câmeras, sem picos</w:t>
            </w:r>
          </w:p>
        </w:tc>
      </w:tr>
      <w:tr w:rsidR="00E01C3A" w:rsidRPr="002F1978" w14:paraId="2905868D" w14:textId="77777777">
        <w:tc>
          <w:tcPr>
            <w:tcW w:w="2600" w:type="dxa"/>
            <w:tcMar>
              <w:top w:w="70" w:type="dxa"/>
              <w:left w:w="90" w:type="dxa"/>
              <w:bottom w:w="70" w:type="dxa"/>
              <w:right w:w="90" w:type="dxa"/>
            </w:tcMar>
          </w:tcPr>
          <w:p w14:paraId="5B1A3391" w14:textId="77777777" w:rsidR="00E01C3A" w:rsidRDefault="00CC3326">
            <w:r>
              <w:rPr>
                <w:sz w:val="20"/>
                <w:szCs w:val="20"/>
              </w:rPr>
              <w:t>Falha</w:t>
            </w:r>
          </w:p>
        </w:tc>
        <w:tc>
          <w:tcPr>
            <w:tcW w:w="2700" w:type="dxa"/>
            <w:tcMar>
              <w:top w:w="70" w:type="dxa"/>
              <w:left w:w="90" w:type="dxa"/>
              <w:bottom w:w="70" w:type="dxa"/>
              <w:right w:w="90" w:type="dxa"/>
            </w:tcMar>
          </w:tcPr>
          <w:p w14:paraId="173921A9"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5CD1E06"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40795CE" w14:textId="77777777" w:rsidR="002C2A03" w:rsidRPr="00430DB3" w:rsidRDefault="008C03E9">
      <w:pPr>
        <w:spacing w:before="130" w:after="260"/>
        <w:rPr>
          <w:lang w:val="pt-BR"/>
        </w:rPr>
      </w:pPr>
      <w:r>
        <w:rPr>
          <w:sz w:val="20"/>
          <w:szCs w:val="20"/>
          <w:lang w:val="pt-BR"/>
        </w:rPr>
        <w:t>Fonte: Elaborado pelos autores (2026).</w:t>
      </w:r>
    </w:p>
    <w:p w14:paraId="420ADDB9"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35E8CC89" w14:textId="3CE7476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1F6AA31D" w14:textId="77777777">
        <w:trPr>
          <w:tblHeader/>
        </w:trPr>
        <w:tc>
          <w:tcPr>
            <w:tcW w:w="2600" w:type="dxa"/>
            <w:shd w:val="clear" w:color="auto" w:fill="EDEDED"/>
            <w:tcMar>
              <w:top w:w="70" w:type="dxa"/>
              <w:left w:w="90" w:type="dxa"/>
              <w:bottom w:w="70" w:type="dxa"/>
              <w:right w:w="90" w:type="dxa"/>
            </w:tcMar>
          </w:tcPr>
          <w:p w14:paraId="3EFB84CD"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52228EED"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12D20DDD"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103577E6" w14:textId="77777777">
        <w:tc>
          <w:tcPr>
            <w:tcW w:w="2600" w:type="dxa"/>
            <w:tcMar>
              <w:top w:w="70" w:type="dxa"/>
              <w:left w:w="90" w:type="dxa"/>
              <w:bottom w:w="70" w:type="dxa"/>
              <w:right w:w="90" w:type="dxa"/>
            </w:tcMar>
          </w:tcPr>
          <w:p w14:paraId="5900627B"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7ECEE571"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62451B4E" w14:textId="77777777" w:rsidR="00E01C3A" w:rsidRPr="00CE1B46" w:rsidRDefault="00CC3326">
            <w:r>
              <w:rPr>
                <w:sz w:val="20"/>
                <w:szCs w:val="20"/>
                <w:lang w:val="pt-BR"/>
              </w:rPr>
              <w:t>5.760; 100 %; 68,8 %; 68,8 %</w:t>
            </w:r>
          </w:p>
        </w:tc>
      </w:tr>
      <w:tr w:rsidR="00E01C3A" w:rsidRPr="00CE1B46" w14:paraId="647F04AB" w14:textId="77777777">
        <w:tc>
          <w:tcPr>
            <w:tcW w:w="2600" w:type="dxa"/>
            <w:tcMar>
              <w:top w:w="70" w:type="dxa"/>
              <w:left w:w="90" w:type="dxa"/>
              <w:bottom w:w="70" w:type="dxa"/>
              <w:right w:w="90" w:type="dxa"/>
            </w:tcMar>
          </w:tcPr>
          <w:p w14:paraId="6E456FFE" w14:textId="77777777" w:rsidR="00E01C3A" w:rsidRDefault="00CC3326">
            <w:r>
              <w:rPr>
                <w:sz w:val="20"/>
                <w:szCs w:val="20"/>
              </w:rPr>
              <w:lastRenderedPageBreak/>
              <w:t>Madrugada ociosa (2 h)</w:t>
            </w:r>
          </w:p>
        </w:tc>
        <w:tc>
          <w:tcPr>
            <w:tcW w:w="2700" w:type="dxa"/>
            <w:tcMar>
              <w:top w:w="70" w:type="dxa"/>
              <w:left w:w="90" w:type="dxa"/>
              <w:bottom w:w="70" w:type="dxa"/>
              <w:right w:w="90" w:type="dxa"/>
            </w:tcMar>
          </w:tcPr>
          <w:p w14:paraId="78E6616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393294B0" w14:textId="77777777" w:rsidR="00E01C3A" w:rsidRPr="00CE1B46" w:rsidRDefault="00CC3326">
            <w:r>
              <w:rPr>
                <w:sz w:val="20"/>
                <w:szCs w:val="20"/>
                <w:lang w:val="pt-BR"/>
              </w:rPr>
              <w:t>1.440; 95,8 %; 8,3 %; 100 %</w:t>
            </w:r>
          </w:p>
        </w:tc>
      </w:tr>
      <w:tr w:rsidR="00E01C3A" w:rsidRPr="00CE1B46" w14:paraId="6A4CD4FB" w14:textId="77777777">
        <w:tc>
          <w:tcPr>
            <w:tcW w:w="2600" w:type="dxa"/>
            <w:tcMar>
              <w:top w:w="70" w:type="dxa"/>
              <w:left w:w="90" w:type="dxa"/>
              <w:bottom w:w="70" w:type="dxa"/>
              <w:right w:w="90" w:type="dxa"/>
            </w:tcMar>
          </w:tcPr>
          <w:p w14:paraId="77E3011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5AACC70F" w14:textId="77777777" w:rsidR="00E01C3A" w:rsidRDefault="00CC3326">
            <w:r>
              <w:rPr>
                <w:sz w:val="20"/>
                <w:szCs w:val="20"/>
              </w:rPr>
              <w:t>Classe da via</w:t>
            </w:r>
          </w:p>
        </w:tc>
        <w:tc>
          <w:tcPr>
            <w:tcW w:w="3771" w:type="dxa"/>
            <w:tcMar>
              <w:top w:w="70" w:type="dxa"/>
              <w:left w:w="90" w:type="dxa"/>
              <w:bottom w:w="70" w:type="dxa"/>
              <w:right w:w="90" w:type="dxa"/>
            </w:tcMar>
          </w:tcPr>
          <w:p w14:paraId="315D7B38" w14:textId="77777777" w:rsidR="00E01C3A" w:rsidRPr="00CE1B46" w:rsidRDefault="00CC3326">
            <w:r>
              <w:rPr>
                <w:sz w:val="20"/>
                <w:szCs w:val="20"/>
                <w:lang w:val="pt-BR"/>
              </w:rPr>
              <w:t>720; 100 %; 100 %; 8,3 %</w:t>
            </w:r>
          </w:p>
        </w:tc>
      </w:tr>
      <w:tr w:rsidR="00E01C3A" w:rsidRPr="00CE1B46" w14:paraId="25001EE3" w14:textId="77777777">
        <w:tc>
          <w:tcPr>
            <w:tcW w:w="2600" w:type="dxa"/>
            <w:tcMar>
              <w:top w:w="70" w:type="dxa"/>
              <w:left w:w="90" w:type="dxa"/>
              <w:bottom w:w="70" w:type="dxa"/>
              <w:right w:w="90" w:type="dxa"/>
            </w:tcMar>
          </w:tcPr>
          <w:p w14:paraId="20937F85"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558FDF1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0B6E6407" w14:textId="77777777" w:rsidR="00E01C3A" w:rsidRPr="00CE1B46" w:rsidRDefault="00CC3326">
            <w:r>
              <w:rPr>
                <w:sz w:val="20"/>
                <w:szCs w:val="20"/>
                <w:lang w:val="pt-BR"/>
              </w:rPr>
              <w:t>1.080; 83,3 %; 66,7 %; 61,8 %</w:t>
            </w:r>
          </w:p>
        </w:tc>
      </w:tr>
      <w:tr w:rsidR="00E01C3A" w:rsidRPr="00CE1B46" w14:paraId="19ACA65D" w14:textId="77777777">
        <w:tc>
          <w:tcPr>
            <w:tcW w:w="2600" w:type="dxa"/>
            <w:tcMar>
              <w:top w:w="70" w:type="dxa"/>
              <w:left w:w="90" w:type="dxa"/>
              <w:bottom w:w="70" w:type="dxa"/>
              <w:right w:w="90" w:type="dxa"/>
            </w:tcMar>
          </w:tcPr>
          <w:p w14:paraId="10ADA2BD"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7048EFF1"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929F51A" w14:textId="77777777" w:rsidR="00E01C3A" w:rsidRPr="00CE1B46" w:rsidRDefault="00CC3326">
            <w:r>
              <w:rPr>
                <w:sz w:val="20"/>
                <w:szCs w:val="20"/>
                <w:lang w:val="pt-BR"/>
              </w:rPr>
              <w:t>1.080; 100 %; 66,7 %; 66,7 %</w:t>
            </w:r>
          </w:p>
        </w:tc>
      </w:tr>
      <w:tr w:rsidR="00E01C3A" w:rsidRPr="00CE1B46" w14:paraId="27F793A0" w14:textId="77777777">
        <w:tc>
          <w:tcPr>
            <w:tcW w:w="2600" w:type="dxa"/>
            <w:tcMar>
              <w:top w:w="70" w:type="dxa"/>
              <w:left w:w="90" w:type="dxa"/>
              <w:bottom w:w="70" w:type="dxa"/>
              <w:right w:w="90" w:type="dxa"/>
            </w:tcMar>
          </w:tcPr>
          <w:p w14:paraId="0F76EEF1" w14:textId="77777777" w:rsidR="00E01C3A" w:rsidRDefault="00CC3326">
            <w:r>
              <w:rPr>
                <w:sz w:val="20"/>
                <w:szCs w:val="20"/>
              </w:rPr>
              <w:t>Ruído na fronteira (2 h)</w:t>
            </w:r>
          </w:p>
        </w:tc>
        <w:tc>
          <w:tcPr>
            <w:tcW w:w="2700" w:type="dxa"/>
            <w:tcMar>
              <w:top w:w="70" w:type="dxa"/>
              <w:left w:w="90" w:type="dxa"/>
              <w:bottom w:w="70" w:type="dxa"/>
              <w:right w:w="90" w:type="dxa"/>
            </w:tcMar>
          </w:tcPr>
          <w:p w14:paraId="60B94D05"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3FCC9EDE" w14:textId="77777777" w:rsidR="00E01C3A" w:rsidRPr="00CE1B46" w:rsidRDefault="00CC3326">
            <w:r>
              <w:rPr>
                <w:sz w:val="20"/>
                <w:szCs w:val="20"/>
                <w:lang w:val="pt-BR"/>
              </w:rPr>
              <w:t>1.440; 100 %; 0 %; 98,0 %</w:t>
            </w:r>
          </w:p>
        </w:tc>
      </w:tr>
      <w:tr w:rsidR="00E01C3A" w:rsidRPr="00CE1B46" w14:paraId="18BFB44A" w14:textId="77777777">
        <w:tc>
          <w:tcPr>
            <w:tcW w:w="2600" w:type="dxa"/>
            <w:tcMar>
              <w:top w:w="70" w:type="dxa"/>
              <w:left w:w="90" w:type="dxa"/>
              <w:bottom w:w="70" w:type="dxa"/>
              <w:right w:w="90" w:type="dxa"/>
            </w:tcMar>
          </w:tcPr>
          <w:p w14:paraId="5FE726F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41CE69EF"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6C2C301" w14:textId="77777777" w:rsidR="00E01C3A" w:rsidRPr="00CE1B46" w:rsidRDefault="00CC3326">
            <w:r>
              <w:rPr>
                <w:sz w:val="20"/>
                <w:szCs w:val="20"/>
                <w:lang w:val="pt-BR"/>
              </w:rPr>
              <w:t>720; 100 %; 100 %; 100 %</w:t>
            </w:r>
          </w:p>
        </w:tc>
      </w:tr>
      <w:tr w:rsidR="00E01C3A" w:rsidRPr="00CE1B46" w14:paraId="5440E233" w14:textId="77777777">
        <w:tc>
          <w:tcPr>
            <w:tcW w:w="2600" w:type="dxa"/>
            <w:tcMar>
              <w:top w:w="70" w:type="dxa"/>
              <w:left w:w="90" w:type="dxa"/>
              <w:bottom w:w="70" w:type="dxa"/>
              <w:right w:w="90" w:type="dxa"/>
            </w:tcMar>
          </w:tcPr>
          <w:p w14:paraId="0D7433D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3DF527A7"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00FF1121" w14:textId="77777777" w:rsidR="00E01C3A" w:rsidRPr="00CE1B46" w:rsidRDefault="00CC3326">
            <w:r>
              <w:rPr>
                <w:sz w:val="20"/>
                <w:szCs w:val="20"/>
                <w:lang w:val="pt-BR"/>
              </w:rPr>
              <w:t>480; 100 %; 25,0 %; 100 %</w:t>
            </w:r>
          </w:p>
        </w:tc>
      </w:tr>
      <w:tr w:rsidR="00E01C3A" w:rsidRPr="00CE1B46" w14:paraId="0853F79D" w14:textId="77777777">
        <w:tc>
          <w:tcPr>
            <w:tcW w:w="2600" w:type="dxa"/>
            <w:tcMar>
              <w:top w:w="70" w:type="dxa"/>
              <w:left w:w="90" w:type="dxa"/>
              <w:bottom w:w="70" w:type="dxa"/>
              <w:right w:w="90" w:type="dxa"/>
            </w:tcMar>
          </w:tcPr>
          <w:p w14:paraId="583295BE"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A78FD0"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6244E6B7" w14:textId="77777777" w:rsidR="00E01C3A" w:rsidRPr="00CE1B46" w:rsidRDefault="00CC3326">
            <w:r>
              <w:rPr>
                <w:sz w:val="20"/>
                <w:szCs w:val="20"/>
                <w:lang w:val="pt-BR"/>
              </w:rPr>
              <w:t>720; 100 %; 100 %; 33,3 %</w:t>
            </w:r>
          </w:p>
        </w:tc>
      </w:tr>
      <w:tr w:rsidR="00E01C3A" w:rsidRPr="00CE1B46" w14:paraId="3C5DE271" w14:textId="77777777">
        <w:tc>
          <w:tcPr>
            <w:tcW w:w="2600" w:type="dxa"/>
            <w:tcMar>
              <w:top w:w="70" w:type="dxa"/>
              <w:left w:w="90" w:type="dxa"/>
              <w:bottom w:w="70" w:type="dxa"/>
              <w:right w:w="90" w:type="dxa"/>
            </w:tcMar>
          </w:tcPr>
          <w:p w14:paraId="184F028D" w14:textId="77777777" w:rsidR="00E01C3A" w:rsidRDefault="00CC3326">
            <w:r>
              <w:rPr>
                <w:sz w:val="20"/>
                <w:szCs w:val="20"/>
              </w:rPr>
              <w:t>Suíte</w:t>
            </w:r>
          </w:p>
        </w:tc>
        <w:tc>
          <w:tcPr>
            <w:tcW w:w="2700" w:type="dxa"/>
            <w:tcMar>
              <w:top w:w="70" w:type="dxa"/>
              <w:left w:w="90" w:type="dxa"/>
              <w:bottom w:w="70" w:type="dxa"/>
              <w:right w:w="90" w:type="dxa"/>
            </w:tcMar>
          </w:tcPr>
          <w:p w14:paraId="2A219DC3" w14:textId="77777777" w:rsidR="00E01C3A" w:rsidRDefault="00CC3326">
            <w:r>
              <w:rPr>
                <w:sz w:val="20"/>
                <w:szCs w:val="20"/>
              </w:rPr>
              <w:t>—</w:t>
            </w:r>
          </w:p>
        </w:tc>
        <w:tc>
          <w:tcPr>
            <w:tcW w:w="3771" w:type="dxa"/>
            <w:tcMar>
              <w:top w:w="70" w:type="dxa"/>
              <w:left w:w="90" w:type="dxa"/>
              <w:bottom w:w="70" w:type="dxa"/>
              <w:right w:w="90" w:type="dxa"/>
            </w:tcMar>
          </w:tcPr>
          <w:p w14:paraId="66AE00B4" w14:textId="77777777" w:rsidR="00E01C3A" w:rsidRPr="00CE1B46" w:rsidRDefault="00CC3326">
            <w:r>
              <w:rPr>
                <w:sz w:val="20"/>
                <w:szCs w:val="20"/>
                <w:lang w:val="pt-BR"/>
              </w:rPr>
              <w:t>13.440; 98,2 %; 58,0 %; 72,2 %</w:t>
            </w:r>
          </w:p>
        </w:tc>
      </w:tr>
    </w:tbl>
    <w:p w14:paraId="78C4D5D9" w14:textId="77777777" w:rsidR="004A7735" w:rsidRDefault="007F0308">
      <w:pPr>
        <w:spacing w:before="130" w:after="260"/>
      </w:pPr>
      <w:r>
        <w:rPr>
          <w:sz w:val="20"/>
          <w:szCs w:val="20"/>
          <w:lang w:val="pt-BR"/>
        </w:rPr>
        <w:t>Fonte: Elaborado pelos autores (2026).</w:t>
      </w:r>
    </w:p>
    <w:p w14:paraId="324CED01"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4C2D0CEA"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775546C5"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1D88E4A3" w14:textId="0B2DB2E3"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72B9F531" w14:textId="77777777">
        <w:trPr>
          <w:tblHeader/>
        </w:trPr>
        <w:tc>
          <w:tcPr>
            <w:tcW w:w="2600" w:type="dxa"/>
            <w:shd w:val="clear" w:color="auto" w:fill="EDEDED"/>
            <w:tcMar>
              <w:top w:w="70" w:type="dxa"/>
              <w:left w:w="90" w:type="dxa"/>
              <w:bottom w:w="70" w:type="dxa"/>
              <w:right w:w="90" w:type="dxa"/>
            </w:tcMar>
          </w:tcPr>
          <w:p w14:paraId="27B7F870"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57C2B581"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3BA0761"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2F1978" w14:paraId="29600EF9" w14:textId="77777777">
        <w:tc>
          <w:tcPr>
            <w:tcW w:w="2600" w:type="dxa"/>
            <w:tcMar>
              <w:top w:w="70" w:type="dxa"/>
              <w:left w:w="90" w:type="dxa"/>
              <w:bottom w:w="70" w:type="dxa"/>
              <w:right w:w="90" w:type="dxa"/>
            </w:tcMar>
          </w:tcPr>
          <w:p w14:paraId="63005AA6" w14:textId="77777777" w:rsidR="00E01C3A" w:rsidRDefault="00CC3326">
            <w:r>
              <w:rPr>
                <w:sz w:val="20"/>
                <w:szCs w:val="20"/>
              </w:rPr>
              <w:t>Fluxo pleno constante</w:t>
            </w:r>
          </w:p>
        </w:tc>
        <w:tc>
          <w:tcPr>
            <w:tcW w:w="2700" w:type="dxa"/>
            <w:tcMar>
              <w:top w:w="70" w:type="dxa"/>
              <w:left w:w="90" w:type="dxa"/>
              <w:bottom w:w="70" w:type="dxa"/>
              <w:right w:w="90" w:type="dxa"/>
            </w:tcMar>
          </w:tcPr>
          <w:p w14:paraId="1FA28A44" w14:textId="77777777" w:rsidR="00E01C3A" w:rsidRDefault="00CC3326">
            <w:r>
              <w:rPr>
                <w:sz w:val="20"/>
                <w:szCs w:val="20"/>
              </w:rPr>
              <w:t>746,7 Wh; 8.213,3 Wh</w:t>
            </w:r>
          </w:p>
        </w:tc>
        <w:tc>
          <w:tcPr>
            <w:tcW w:w="3771" w:type="dxa"/>
            <w:tcMar>
              <w:top w:w="70" w:type="dxa"/>
              <w:left w:w="90" w:type="dxa"/>
              <w:bottom w:w="70" w:type="dxa"/>
              <w:right w:w="90" w:type="dxa"/>
            </w:tcMar>
          </w:tcPr>
          <w:p w14:paraId="399F2520" w14:textId="77777777" w:rsidR="00E01C3A" w:rsidRPr="00430DB3" w:rsidRDefault="00CC3326">
            <w:pPr>
              <w:rPr>
                <w:lang w:val="pt-BR"/>
              </w:rPr>
            </w:pPr>
            <w:r>
              <w:rPr>
                <w:sz w:val="20"/>
                <w:szCs w:val="20"/>
                <w:lang w:val="pt-BR"/>
              </w:rPr>
              <w:t>Linha de base; aderência de 58,0 %</w:t>
            </w:r>
          </w:p>
        </w:tc>
      </w:tr>
      <w:tr w:rsidR="00E01C3A" w:rsidRPr="00CE1B46" w14:paraId="2C5C65F4" w14:textId="77777777">
        <w:tc>
          <w:tcPr>
            <w:tcW w:w="2600" w:type="dxa"/>
            <w:tcMar>
              <w:top w:w="70" w:type="dxa"/>
              <w:left w:w="90" w:type="dxa"/>
              <w:bottom w:w="70" w:type="dxa"/>
              <w:right w:w="90" w:type="dxa"/>
            </w:tcMar>
          </w:tcPr>
          <w:p w14:paraId="652B31D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4523AE3E" w14:textId="77777777" w:rsidR="00E01C3A" w:rsidRDefault="00CC3326">
            <w:r>
              <w:rPr>
                <w:sz w:val="20"/>
                <w:szCs w:val="20"/>
              </w:rPr>
              <w:t>530,0 Wh; 5.830,0 Wh</w:t>
            </w:r>
          </w:p>
        </w:tc>
        <w:tc>
          <w:tcPr>
            <w:tcW w:w="3771" w:type="dxa"/>
            <w:tcMar>
              <w:top w:w="70" w:type="dxa"/>
              <w:left w:w="90" w:type="dxa"/>
              <w:bottom w:w="70" w:type="dxa"/>
              <w:right w:w="90" w:type="dxa"/>
            </w:tcMar>
          </w:tcPr>
          <w:p w14:paraId="04E04FA7" w14:textId="77777777" w:rsidR="00E01C3A" w:rsidRPr="00CE1B46" w:rsidRDefault="00CC3326">
            <w:r>
              <w:rPr>
                <w:sz w:val="20"/>
                <w:szCs w:val="20"/>
                <w:lang w:val="pt-BR"/>
              </w:rPr>
              <w:t>71,0 % do pleno; aderência de 72,2 %</w:t>
            </w:r>
          </w:p>
        </w:tc>
      </w:tr>
      <w:tr w:rsidR="00E01C3A" w:rsidRPr="002F1978" w14:paraId="3A85695A" w14:textId="77777777">
        <w:tc>
          <w:tcPr>
            <w:tcW w:w="2600" w:type="dxa"/>
            <w:tcMar>
              <w:top w:w="70" w:type="dxa"/>
              <w:left w:w="90" w:type="dxa"/>
              <w:bottom w:w="70" w:type="dxa"/>
              <w:right w:w="90" w:type="dxa"/>
            </w:tcMar>
          </w:tcPr>
          <w:p w14:paraId="6FC00287"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342DDA6C" w14:textId="77777777" w:rsidR="00E01C3A" w:rsidRDefault="00CC3326">
            <w:r>
              <w:rPr>
                <w:sz w:val="20"/>
                <w:szCs w:val="20"/>
              </w:rPr>
              <w:t>565,3 Wh; 6.218,4 Wh</w:t>
            </w:r>
          </w:p>
        </w:tc>
        <w:tc>
          <w:tcPr>
            <w:tcW w:w="3771" w:type="dxa"/>
            <w:tcMar>
              <w:top w:w="70" w:type="dxa"/>
              <w:left w:w="90" w:type="dxa"/>
              <w:bottom w:w="70" w:type="dxa"/>
              <w:right w:w="90" w:type="dxa"/>
            </w:tcMar>
          </w:tcPr>
          <w:p w14:paraId="5E2131EE" w14:textId="77777777" w:rsidR="00E01C3A" w:rsidRPr="00430DB3" w:rsidRDefault="00CC3326">
            <w:pPr>
              <w:rPr>
                <w:lang w:val="pt-BR"/>
              </w:rPr>
            </w:pPr>
            <w:r>
              <w:rPr>
                <w:sz w:val="20"/>
                <w:szCs w:val="20"/>
                <w:lang w:val="pt-BR"/>
              </w:rPr>
              <w:t>75,7 % do pleno e 106,7 % do horário fixo; aderência de 98,2 %</w:t>
            </w:r>
          </w:p>
        </w:tc>
      </w:tr>
      <w:tr w:rsidR="00E01C3A" w:rsidRPr="002F1978" w14:paraId="62AFB702" w14:textId="77777777">
        <w:tc>
          <w:tcPr>
            <w:tcW w:w="2600" w:type="dxa"/>
            <w:tcMar>
              <w:top w:w="70" w:type="dxa"/>
              <w:left w:w="90" w:type="dxa"/>
              <w:bottom w:w="70" w:type="dxa"/>
              <w:right w:w="90" w:type="dxa"/>
            </w:tcMar>
          </w:tcPr>
          <w:p w14:paraId="2B277F22" w14:textId="77777777" w:rsidR="00E01C3A" w:rsidRDefault="00CC3326">
            <w:r>
              <w:rPr>
                <w:sz w:val="20"/>
                <w:szCs w:val="20"/>
              </w:rPr>
              <w:t>Adaptativo, sem previsão</w:t>
            </w:r>
          </w:p>
        </w:tc>
        <w:tc>
          <w:tcPr>
            <w:tcW w:w="2700" w:type="dxa"/>
            <w:tcMar>
              <w:top w:w="70" w:type="dxa"/>
              <w:left w:w="90" w:type="dxa"/>
              <w:bottom w:w="70" w:type="dxa"/>
              <w:right w:w="90" w:type="dxa"/>
            </w:tcMar>
          </w:tcPr>
          <w:p w14:paraId="2545023C" w14:textId="77777777" w:rsidR="00E01C3A" w:rsidRDefault="00CC3326">
            <w:r>
              <w:rPr>
                <w:sz w:val="20"/>
                <w:szCs w:val="20"/>
              </w:rPr>
              <w:t>556,7 Wh; 6.123,8 Wh</w:t>
            </w:r>
          </w:p>
        </w:tc>
        <w:tc>
          <w:tcPr>
            <w:tcW w:w="3771" w:type="dxa"/>
            <w:tcMar>
              <w:top w:w="70" w:type="dxa"/>
              <w:left w:w="90" w:type="dxa"/>
              <w:bottom w:w="70" w:type="dxa"/>
              <w:right w:w="90" w:type="dxa"/>
            </w:tcMar>
          </w:tcPr>
          <w:p w14:paraId="63738B31" w14:textId="77777777" w:rsidR="00E01C3A" w:rsidRPr="00430DB3" w:rsidRDefault="00CC3326">
            <w:pPr>
              <w:rPr>
                <w:lang w:val="pt-BR"/>
              </w:rPr>
            </w:pPr>
            <w:r>
              <w:rPr>
                <w:sz w:val="20"/>
                <w:szCs w:val="20"/>
                <w:lang w:val="pt-BR"/>
              </w:rPr>
              <w:t>74,6 % do pleno e 105,0 % do horário fixo; aderência de 100 %</w:t>
            </w:r>
          </w:p>
        </w:tc>
      </w:tr>
      <w:tr w:rsidR="00E01C3A" w:rsidRPr="002F1978" w14:paraId="5BBD02F4" w14:textId="77777777">
        <w:tc>
          <w:tcPr>
            <w:tcW w:w="2600" w:type="dxa"/>
            <w:tcMar>
              <w:top w:w="70" w:type="dxa"/>
              <w:left w:w="90" w:type="dxa"/>
              <w:bottom w:w="70" w:type="dxa"/>
              <w:right w:w="90" w:type="dxa"/>
            </w:tcMar>
          </w:tcPr>
          <w:p w14:paraId="0A0CAA43"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2EC7A59" w14:textId="77777777" w:rsidR="00E01C3A" w:rsidRDefault="00CC3326">
            <w:r>
              <w:rPr>
                <w:sz w:val="20"/>
                <w:szCs w:val="20"/>
              </w:rPr>
              <w:t>568,5 Wh; 6.253,3 Wh</w:t>
            </w:r>
          </w:p>
        </w:tc>
        <w:tc>
          <w:tcPr>
            <w:tcW w:w="3771" w:type="dxa"/>
            <w:tcMar>
              <w:top w:w="70" w:type="dxa"/>
              <w:left w:w="90" w:type="dxa"/>
              <w:bottom w:w="70" w:type="dxa"/>
              <w:right w:w="90" w:type="dxa"/>
            </w:tcMar>
          </w:tcPr>
          <w:p w14:paraId="651E7009" w14:textId="77777777" w:rsidR="00E01C3A" w:rsidRPr="00430DB3" w:rsidRDefault="00CC3326">
            <w:pPr>
              <w:rPr>
                <w:lang w:val="pt-BR"/>
              </w:rPr>
            </w:pPr>
            <w:r>
              <w:rPr>
                <w:sz w:val="20"/>
                <w:szCs w:val="20"/>
                <w:lang w:val="pt-BR"/>
              </w:rPr>
              <w:t>76,1 % do pleno e 107,3 % do horário fixo; aderência de 100 %</w:t>
            </w:r>
          </w:p>
        </w:tc>
      </w:tr>
    </w:tbl>
    <w:p w14:paraId="7D2723E0" w14:textId="77777777" w:rsidR="004A7735" w:rsidRPr="00430DB3" w:rsidRDefault="007F0308">
      <w:pPr>
        <w:spacing w:before="130" w:after="260"/>
        <w:rPr>
          <w:lang w:val="pt-BR"/>
        </w:rPr>
      </w:pPr>
      <w:r>
        <w:rPr>
          <w:sz w:val="20"/>
          <w:szCs w:val="20"/>
          <w:lang w:val="pt-BR"/>
        </w:rPr>
        <w:t>Fonte: Elaborado pelos autores (2026).</w:t>
      </w:r>
    </w:p>
    <w:p w14:paraId="6198556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C10B179"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7754820"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095CACF3"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43639808" w14:textId="1F85546C"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AE22C7" w14:textId="77777777">
        <w:trPr>
          <w:tblHeader/>
        </w:trPr>
        <w:tc>
          <w:tcPr>
            <w:tcW w:w="2600" w:type="dxa"/>
            <w:shd w:val="clear" w:color="auto" w:fill="EDEDED"/>
            <w:tcMar>
              <w:top w:w="70" w:type="dxa"/>
              <w:left w:w="90" w:type="dxa"/>
              <w:bottom w:w="70" w:type="dxa"/>
              <w:right w:w="90" w:type="dxa"/>
            </w:tcMar>
          </w:tcPr>
          <w:p w14:paraId="5ECC35C2"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B373EEC"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7175CFB4" w14:textId="77777777" w:rsidR="00E01C3A" w:rsidRDefault="00CC3326">
            <w:r>
              <w:rPr>
                <w:b/>
                <w:bCs/>
                <w:sz w:val="20"/>
                <w:szCs w:val="20"/>
              </w:rPr>
              <w:t>Resultado</w:t>
            </w:r>
          </w:p>
        </w:tc>
      </w:tr>
      <w:tr w:rsidR="00E01C3A" w:rsidRPr="002F1978" w14:paraId="7C29A973" w14:textId="77777777">
        <w:tc>
          <w:tcPr>
            <w:tcW w:w="2600" w:type="dxa"/>
            <w:tcMar>
              <w:top w:w="70" w:type="dxa"/>
              <w:left w:w="90" w:type="dxa"/>
              <w:bottom w:w="70" w:type="dxa"/>
              <w:right w:w="90" w:type="dxa"/>
            </w:tcMar>
          </w:tcPr>
          <w:p w14:paraId="667905D5"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BE1988A"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8A5D002"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FC9E264" w14:textId="77777777">
        <w:tc>
          <w:tcPr>
            <w:tcW w:w="2600" w:type="dxa"/>
            <w:tcMar>
              <w:top w:w="70" w:type="dxa"/>
              <w:left w:w="90" w:type="dxa"/>
              <w:bottom w:w="70" w:type="dxa"/>
              <w:right w:w="90" w:type="dxa"/>
            </w:tcMar>
          </w:tcPr>
          <w:p w14:paraId="6556A0FA" w14:textId="77777777" w:rsidR="00E01C3A" w:rsidRDefault="00CC3326">
            <w:r>
              <w:rPr>
                <w:sz w:val="20"/>
                <w:szCs w:val="20"/>
              </w:rPr>
              <w:t>Previsão × modo reativo</w:t>
            </w:r>
          </w:p>
        </w:tc>
        <w:tc>
          <w:tcPr>
            <w:tcW w:w="2700" w:type="dxa"/>
            <w:tcMar>
              <w:top w:w="70" w:type="dxa"/>
              <w:left w:w="90" w:type="dxa"/>
              <w:bottom w:w="70" w:type="dxa"/>
              <w:right w:w="90" w:type="dxa"/>
            </w:tcMar>
          </w:tcPr>
          <w:p w14:paraId="476A8EEE" w14:textId="77777777" w:rsidR="00E01C3A" w:rsidRDefault="00CC3326">
            <w:r>
              <w:rPr>
                <w:sz w:val="20"/>
                <w:szCs w:val="20"/>
              </w:rPr>
              <w:t>Oito noites reais</w:t>
            </w:r>
          </w:p>
        </w:tc>
        <w:tc>
          <w:tcPr>
            <w:tcW w:w="3771" w:type="dxa"/>
            <w:tcMar>
              <w:top w:w="70" w:type="dxa"/>
              <w:left w:w="90" w:type="dxa"/>
              <w:bottom w:w="70" w:type="dxa"/>
              <w:right w:w="90" w:type="dxa"/>
            </w:tcMar>
          </w:tcPr>
          <w:p w14:paraId="5DFA20D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2F1978" w14:paraId="114D974E" w14:textId="77777777">
        <w:tc>
          <w:tcPr>
            <w:tcW w:w="2600" w:type="dxa"/>
            <w:tcMar>
              <w:top w:w="70" w:type="dxa"/>
              <w:left w:w="90" w:type="dxa"/>
              <w:bottom w:w="70" w:type="dxa"/>
              <w:right w:w="90" w:type="dxa"/>
            </w:tcMar>
          </w:tcPr>
          <w:p w14:paraId="5EFF08D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90228BE"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62E1F3A9"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2F1978" w14:paraId="4DDE105F" w14:textId="77777777">
        <w:tc>
          <w:tcPr>
            <w:tcW w:w="2600" w:type="dxa"/>
            <w:tcMar>
              <w:top w:w="70" w:type="dxa"/>
              <w:left w:w="90" w:type="dxa"/>
              <w:bottom w:w="70" w:type="dxa"/>
              <w:right w:w="90" w:type="dxa"/>
            </w:tcMar>
          </w:tcPr>
          <w:p w14:paraId="68B236F1"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17F2B0D1"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5475FFAA"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2F1978" w14:paraId="6083978A" w14:textId="77777777">
        <w:tc>
          <w:tcPr>
            <w:tcW w:w="2600" w:type="dxa"/>
            <w:tcMar>
              <w:top w:w="70" w:type="dxa"/>
              <w:left w:w="90" w:type="dxa"/>
              <w:bottom w:w="70" w:type="dxa"/>
              <w:right w:w="90" w:type="dxa"/>
            </w:tcMar>
          </w:tcPr>
          <w:p w14:paraId="5B26F0C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FEF6A63" w14:textId="77777777" w:rsidR="00E01C3A" w:rsidRDefault="00CC3326">
            <w:r>
              <w:rPr>
                <w:sz w:val="20"/>
                <w:szCs w:val="20"/>
              </w:rPr>
              <w:t>Oito noites reais</w:t>
            </w:r>
          </w:p>
        </w:tc>
        <w:tc>
          <w:tcPr>
            <w:tcW w:w="3771" w:type="dxa"/>
            <w:tcMar>
              <w:top w:w="70" w:type="dxa"/>
              <w:left w:w="90" w:type="dxa"/>
              <w:bottom w:w="70" w:type="dxa"/>
              <w:right w:w="90" w:type="dxa"/>
            </w:tcMar>
          </w:tcPr>
          <w:p w14:paraId="1ED15A58"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2F1978" w14:paraId="2DB9BD1A" w14:textId="77777777">
        <w:tc>
          <w:tcPr>
            <w:tcW w:w="2600" w:type="dxa"/>
            <w:tcMar>
              <w:top w:w="70" w:type="dxa"/>
              <w:left w:w="90" w:type="dxa"/>
              <w:bottom w:w="70" w:type="dxa"/>
              <w:right w:w="90" w:type="dxa"/>
            </w:tcMar>
          </w:tcPr>
          <w:p w14:paraId="335984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C3BA253"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6CEFC81"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2F1978" w14:paraId="13AF1376" w14:textId="77777777">
        <w:tc>
          <w:tcPr>
            <w:tcW w:w="2600" w:type="dxa"/>
            <w:tcMar>
              <w:top w:w="70" w:type="dxa"/>
              <w:left w:w="90" w:type="dxa"/>
              <w:bottom w:w="70" w:type="dxa"/>
              <w:right w:w="90" w:type="dxa"/>
            </w:tcMar>
          </w:tcPr>
          <w:p w14:paraId="499858EC"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749844B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1090879C"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E8A5AA7" w14:textId="77777777" w:rsidR="001A5FD5" w:rsidRPr="00430DB3" w:rsidRDefault="002D2B91">
      <w:pPr>
        <w:spacing w:before="130" w:after="260"/>
        <w:rPr>
          <w:lang w:val="pt-BR"/>
        </w:rPr>
      </w:pPr>
      <w:r>
        <w:rPr>
          <w:sz w:val="20"/>
          <w:szCs w:val="20"/>
          <w:lang w:val="pt-BR"/>
        </w:rPr>
        <w:t>Fonte: Elaborado pelos autores (2026).</w:t>
      </w:r>
    </w:p>
    <w:p w14:paraId="5CC488C4"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ABFA7B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2591C929" w14:textId="26117663"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2F1978" w14:paraId="2A5BB311" w14:textId="77777777">
        <w:trPr>
          <w:tblHeader/>
        </w:trPr>
        <w:tc>
          <w:tcPr>
            <w:tcW w:w="2600" w:type="dxa"/>
            <w:shd w:val="clear" w:color="auto" w:fill="EDEDED"/>
            <w:tcMar>
              <w:top w:w="70" w:type="dxa"/>
              <w:left w:w="90" w:type="dxa"/>
              <w:bottom w:w="70" w:type="dxa"/>
              <w:right w:w="90" w:type="dxa"/>
            </w:tcMar>
          </w:tcPr>
          <w:p w14:paraId="64DEEDDA"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5757BABB"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5BA37F6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4E814248" w14:textId="77777777">
        <w:tc>
          <w:tcPr>
            <w:tcW w:w="2600" w:type="dxa"/>
            <w:tcMar>
              <w:top w:w="70" w:type="dxa"/>
              <w:left w:w="90" w:type="dxa"/>
              <w:bottom w:w="70" w:type="dxa"/>
              <w:right w:w="90" w:type="dxa"/>
            </w:tcMar>
          </w:tcPr>
          <w:p w14:paraId="1AF15770" w14:textId="77777777" w:rsidR="00E01C3A" w:rsidRDefault="00CC3326">
            <w:r>
              <w:rPr>
                <w:sz w:val="20"/>
                <w:szCs w:val="20"/>
              </w:rPr>
              <w:t>Erro absoluto médio</w:t>
            </w:r>
          </w:p>
        </w:tc>
        <w:tc>
          <w:tcPr>
            <w:tcW w:w="2700" w:type="dxa"/>
            <w:tcMar>
              <w:top w:w="70" w:type="dxa"/>
              <w:left w:w="90" w:type="dxa"/>
              <w:bottom w:w="70" w:type="dxa"/>
              <w:right w:w="90" w:type="dxa"/>
            </w:tcMar>
          </w:tcPr>
          <w:p w14:paraId="37B4295F" w14:textId="77777777" w:rsidR="00E01C3A" w:rsidRDefault="00CC3326">
            <w:r>
              <w:rPr>
                <w:sz w:val="20"/>
                <w:szCs w:val="20"/>
              </w:rPr>
              <w:t>0,023 × 0,035</w:t>
            </w:r>
          </w:p>
        </w:tc>
        <w:tc>
          <w:tcPr>
            <w:tcW w:w="3771" w:type="dxa"/>
            <w:tcMar>
              <w:top w:w="70" w:type="dxa"/>
              <w:left w:w="90" w:type="dxa"/>
              <w:bottom w:w="70" w:type="dxa"/>
              <w:right w:w="90" w:type="dxa"/>
            </w:tcMar>
          </w:tcPr>
          <w:p w14:paraId="15A3F882" w14:textId="77777777" w:rsidR="00E01C3A" w:rsidRPr="00CE1B46" w:rsidRDefault="00CC3326">
            <w:r>
              <w:rPr>
                <w:sz w:val="20"/>
                <w:szCs w:val="20"/>
                <w:lang w:val="pt-BR"/>
              </w:rPr>
              <w:t>0,028 × 0,035</w:t>
            </w:r>
          </w:p>
        </w:tc>
      </w:tr>
      <w:tr w:rsidR="00E01C3A" w:rsidRPr="00CE1B46" w14:paraId="44BFD0E1" w14:textId="77777777">
        <w:tc>
          <w:tcPr>
            <w:tcW w:w="2600" w:type="dxa"/>
            <w:tcMar>
              <w:top w:w="70" w:type="dxa"/>
              <w:left w:w="90" w:type="dxa"/>
              <w:bottom w:w="70" w:type="dxa"/>
              <w:right w:w="90" w:type="dxa"/>
            </w:tcMar>
          </w:tcPr>
          <w:p w14:paraId="4FD8A0B1" w14:textId="77777777" w:rsidR="00E01C3A" w:rsidRDefault="00CC3326">
            <w:r>
              <w:rPr>
                <w:sz w:val="20"/>
                <w:szCs w:val="20"/>
              </w:rPr>
              <w:lastRenderedPageBreak/>
              <w:t>Acerto da faixa</w:t>
            </w:r>
          </w:p>
        </w:tc>
        <w:tc>
          <w:tcPr>
            <w:tcW w:w="2700" w:type="dxa"/>
            <w:tcMar>
              <w:top w:w="70" w:type="dxa"/>
              <w:left w:w="90" w:type="dxa"/>
              <w:bottom w:w="70" w:type="dxa"/>
              <w:right w:w="90" w:type="dxa"/>
            </w:tcMar>
          </w:tcPr>
          <w:p w14:paraId="44998CA7"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51B5C127" w14:textId="77777777" w:rsidR="00E01C3A" w:rsidRPr="00CE1B46" w:rsidRDefault="00CC3326">
            <w:r>
              <w:rPr>
                <w:sz w:val="20"/>
                <w:szCs w:val="20"/>
                <w:lang w:val="pt-BR"/>
              </w:rPr>
              <w:t>89,6 % × 87,8 % (1,8 ponto percentual a mais)</w:t>
            </w:r>
          </w:p>
        </w:tc>
      </w:tr>
      <w:tr w:rsidR="00E01C3A" w:rsidRPr="00CE1B46" w14:paraId="242B258F" w14:textId="77777777">
        <w:tc>
          <w:tcPr>
            <w:tcW w:w="2600" w:type="dxa"/>
            <w:tcMar>
              <w:top w:w="70" w:type="dxa"/>
              <w:left w:w="90" w:type="dxa"/>
              <w:bottom w:w="70" w:type="dxa"/>
              <w:right w:w="90" w:type="dxa"/>
            </w:tcMar>
          </w:tcPr>
          <w:p w14:paraId="0DBD2E2B"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A0E6B6" w14:textId="77777777" w:rsidR="00E01C3A" w:rsidRDefault="00CC3326">
            <w:r>
              <w:rPr>
                <w:sz w:val="20"/>
                <w:szCs w:val="20"/>
              </w:rPr>
              <w:t>0,625 × 0,581 (0,044 a mais)</w:t>
            </w:r>
          </w:p>
        </w:tc>
        <w:tc>
          <w:tcPr>
            <w:tcW w:w="3771" w:type="dxa"/>
            <w:tcMar>
              <w:top w:w="70" w:type="dxa"/>
              <w:left w:w="90" w:type="dxa"/>
              <w:bottom w:w="70" w:type="dxa"/>
              <w:right w:w="90" w:type="dxa"/>
            </w:tcMar>
          </w:tcPr>
          <w:p w14:paraId="10BFABB6" w14:textId="77777777" w:rsidR="00E01C3A" w:rsidRPr="00CE1B46" w:rsidRDefault="00CC3326">
            <w:r>
              <w:rPr>
                <w:sz w:val="20"/>
                <w:szCs w:val="20"/>
                <w:lang w:val="pt-BR"/>
              </w:rPr>
              <w:t>0,728 × 0,721 (0,007 a mais)</w:t>
            </w:r>
          </w:p>
        </w:tc>
      </w:tr>
      <w:tr w:rsidR="00E01C3A" w:rsidRPr="00CE1B46" w14:paraId="181A15A1" w14:textId="77777777">
        <w:tc>
          <w:tcPr>
            <w:tcW w:w="2600" w:type="dxa"/>
            <w:tcMar>
              <w:top w:w="70" w:type="dxa"/>
              <w:left w:w="90" w:type="dxa"/>
              <w:bottom w:w="70" w:type="dxa"/>
              <w:right w:w="90" w:type="dxa"/>
            </w:tcMar>
          </w:tcPr>
          <w:p w14:paraId="264C9A85"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63D0A34D" w14:textId="77777777" w:rsidR="00E01C3A" w:rsidRDefault="00CC3326">
            <w:r>
              <w:rPr>
                <w:sz w:val="20"/>
                <w:szCs w:val="20"/>
              </w:rPr>
              <w:t>Não substituível</w:t>
            </w:r>
          </w:p>
        </w:tc>
        <w:tc>
          <w:tcPr>
            <w:tcW w:w="3771" w:type="dxa"/>
            <w:tcMar>
              <w:top w:w="70" w:type="dxa"/>
              <w:left w:w="90" w:type="dxa"/>
              <w:bottom w:w="70" w:type="dxa"/>
              <w:right w:w="90" w:type="dxa"/>
            </w:tcMar>
          </w:tcPr>
          <w:p w14:paraId="5615A9A5" w14:textId="77777777" w:rsidR="00E01C3A" w:rsidRPr="00CE1B46" w:rsidRDefault="00CC3326">
            <w:r>
              <w:rPr>
                <w:sz w:val="20"/>
                <w:szCs w:val="20"/>
                <w:lang w:val="pt-BR"/>
              </w:rPr>
              <w:t>Substituível</w:t>
            </w:r>
          </w:p>
        </w:tc>
      </w:tr>
    </w:tbl>
    <w:p w14:paraId="3BBC908A" w14:textId="77777777" w:rsidR="001A5FD5" w:rsidRDefault="002D2B91">
      <w:pPr>
        <w:spacing w:before="130" w:after="260"/>
      </w:pPr>
      <w:r>
        <w:rPr>
          <w:sz w:val="20"/>
          <w:szCs w:val="20"/>
          <w:lang w:val="pt-BR"/>
        </w:rPr>
        <w:t>Fonte: Elaborado pelos autores (2026).</w:t>
      </w:r>
    </w:p>
    <w:p w14:paraId="4C01C9CF"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7BA7F591"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7584C70A"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01D4C525"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5A9BCF51"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w:t>
      </w:r>
      <w:r>
        <w:rPr>
          <w:lang w:val="pt-BR"/>
        </w:rPr>
        <w:t>e a taxa.</w:t>
      </w:r>
    </w:p>
    <w:p w14:paraId="266D3D15"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47CD1343"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2168D9DE"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4E7ADC09"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w:t>
      </w:r>
      <w:r>
        <w:rPr>
          <w:lang w:val="pt-BR"/>
        </w:rPr>
        <w:t>gir resposta, o regime adaptativo consome 78,6 % do horário fixo. A economia sobre a programação horária, portanto, depende do padrão de uso da via; a vantagem em luz adequada, não.</w:t>
      </w:r>
    </w:p>
    <w:p w14:paraId="5A581C8F"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14C8B3F"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w:t>
      </w:r>
      <w:r>
        <w:rPr>
          <w:lang w:val="pt-BR"/>
        </w:rPr>
        <w:t>ão (4.3). E a hipótese H3 teve resultado contrário ao esperado, como discutido em 5.1.</w:t>
      </w:r>
    </w:p>
    <w:p w14:paraId="70869593" w14:textId="77777777" w:rsidR="00A13357" w:rsidRPr="002F1978" w:rsidRDefault="00285AB3">
      <w:pPr>
        <w:spacing w:after="120" w:line="360" w:lineRule="auto"/>
        <w:ind w:firstLine="709"/>
        <w:jc w:val="both"/>
        <w:rPr>
          <w:lang w:val="pt-BR"/>
        </w:rPr>
      </w:pPr>
      <w:r>
        <w:rPr>
          <w:lang w:val="pt-BR"/>
        </w:rPr>
        <w:t>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w:t>
      </w:r>
      <w:r>
        <w:rPr>
          <w:lang w:val="pt-BR"/>
        </w:rPr>
        <w:t xml:space="preserve">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w:t>
      </w:r>
      <w:r>
        <w:rPr>
          <w:lang w:val="pt-BR"/>
        </w:rPr>
        <w:t>) — dado de plataforma existente, decisão, verificação normativa e atuação — foi demonstrado de ponta a ponta, em bancada e com dados emulados.</w:t>
      </w:r>
    </w:p>
    <w:p w14:paraId="76251040"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06ED698E"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5CF71B44"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EDDDFC4"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0DE106E"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2294EF0"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5C6142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AFFA9CE"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D221FED"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112F83A5"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66D9FB6C"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38F5E10"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E186102"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484E515C"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7F9402C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6C3B434A"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38915450"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403A"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0018CFA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52E2362B"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B44F1EE"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F020490"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7B75DEA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73EAA9EA"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0C8577B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74E44C6"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0B160F6"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FE168B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057C6E1D"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1198F26E"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39919AA"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rPr>
          <w:ins w:id="30026" w:author="Vitor Oliveira" w:date="2026-10-10T20:00:00Z"/>
        </w:rPr>
      </w:pPr>
      <w:ins w:id="30027" w:author="Vitor Oliveira" w:date="2026-10-10T20:00:00Z">
        <w:r>
          <w:rPr>
            <w:lang w:val="pt-BR"/>
          </w:rPr>
          <w:t xml:space="preserve">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ins>
    </w:p>
    <w:p w14:paraId="137A4EF9" w14:textId="77777777" w:rsidR="00372878" w:rsidRPr="00430DB3" w:rsidRDefault="00285AB3">
      <w:pPr>
        <w:pStyle w:val="ListParagraph"/>
        <w:numPr>
          <w:ilvl w:val="0"/>
          <w:numId w:val="2"/>
        </w:numPr>
        <w:spacing w:after="120" w:line="360" w:lineRule="auto"/>
        <w:jc w:val="both"/>
        <w:rPr>
          <w:lang w:val="pt-BR"/>
        </w:rPr>
      </w:pPr>
      <w:r>
        <w:rPr>
          <w:lang w:val="pt-BR"/>
        </w:rPr>
        <w:t xml:space="preserve">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w:t>
      </w:r>
      <w:r>
        <w:rPr>
          <w:lang w:val="pt-BR"/>
        </w:rPr>
        <w:t>por mais tempo, pelo lado seguro. Pela mesma razão, um nó que reinicia permanece no pleno até o alvo mudar ou o comando ser renovado, por até cerca de 10 min, também pelo lado seguro.</w:t>
      </w:r>
    </w:p>
    <w:p w14:paraId="5634737B"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353F2B66"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370A93E"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24198A6A"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02DFC4A7"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5D87DA5C" w14:textId="77777777" w:rsidR="00372878" w:rsidRPr="00430DB3" w:rsidRDefault="00285AB3">
      <w:pPr>
        <w:pStyle w:val="ListParagraph"/>
        <w:numPr>
          <w:ilvl w:val="0"/>
          <w:numId w:val="2"/>
        </w:numPr>
        <w:spacing w:after="120" w:line="360" w:lineRule="auto"/>
        <w:jc w:val="both"/>
        <w:rPr>
          <w:lang w:val="pt-BR"/>
        </w:rPr>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w:t>
      </w:r>
      <w:r>
        <w:rPr>
          <w:lang w:val="pt-BR"/>
        </w:rPr>
        <w:t>em campo depende, portanto, de ajuste contratual ou regulatório sobre esse ponto, não tratado aqui.</w:t>
      </w:r>
    </w:p>
    <w:p w14:paraId="3FD0F542"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4E5DBCCB" w14:textId="77777777" w:rsidR="00E01C3A" w:rsidRDefault="00CC3326">
      <w:pPr>
        <w:spacing w:after="120" w:line="360" w:lineRule="auto"/>
        <w:ind w:firstLine="709"/>
        <w:jc w:val="both"/>
        <w:rPr>
          <w:lang w:val="pt-BR"/>
        </w:rPr>
      </w:pPr>
      <w:r>
        <w:rPr>
          <w:lang w:val="pt-BR"/>
        </w:rPr>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D208D16" w14:textId="77777777" w:rsidR="00A13357" w:rsidRPr="002F1978" w:rsidRDefault="00285AB3">
      <w:pPr>
        <w:spacing w:after="120" w:line="360" w:lineRule="auto"/>
        <w:ind w:firstLine="709"/>
        <w:jc w:val="both"/>
        <w:rPr>
          <w:lang w:val="pt-BR"/>
        </w:rPr>
      </w:pPr>
      <w:r>
        <w:rPr>
          <w:lang w:val="pt-BR"/>
        </w:rPr>
        <w:lastRenderedPageBreak/>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w:t>
      </w:r>
      <w:r>
        <w:rPr>
          <w:lang w:val="pt-BR"/>
        </w:rPr>
        <w:t>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64D180EC"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544BC85B"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7A52371A"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3F18DDC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3801D6F7"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39A0A53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2EFD10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532D867"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AA4BF9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0D57957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40EEA1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7B37AD6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205219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9E756FB"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00B7F1"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59D93CE"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pPr>
        <w:pStyle w:val="ListParagraph"/>
        <w:numPr>
          <w:ilvl w:val="0"/>
          <w:numId w:val="2"/>
        </w:numPr>
        <w:spacing w:after="120" w:line="360" w:lineRule="auto"/>
        <w:jc w:val="both"/>
        <w:rPr>
          <w:ins w:id="30028" w:author="Vitor Oliveira" w:date="2026-10-10T20:00:00Z"/>
        </w:rPr>
      </w:pPr>
      <w:ins w:id="30029" w:author="Vitor Oliveira" w:date="2026-10-10T20:00:00Z">
        <w:r>
          <w:rPr>
            <w:lang w:val="pt-BR"/>
          </w:rPr>
          <w:t xml:space="preserve">Implantar a arquitetura de referência para operação em escala, com teste de carga, de falha de componente e de recuperação, e estimar o seu custo (3.12.6.4 e 5.3).</w:t>
        </w:r>
      </w:ins>
    </w:p>
    <w:p w14:paraId="693C3E65"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47328C7F"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7944BBE0"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CE8751D"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CE1B35F"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59AB3B8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9184340"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2D8BC7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FC3601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654984E1"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507B8C9F"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ECE8448"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3B593CD"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7F3EA8D"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379FD36"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09F3E03B"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6BEDE237"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0C4D52"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12FF07A7"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5CD5425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7C6012E5"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0CC1D9F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03D3E5D3"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73248440"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5AF278B8" w14:textId="77777777" w:rsidR="00E01C3A" w:rsidRDefault="00CC3326">
      <w:pPr>
        <w:spacing w:after="240"/>
        <w:rPr>
          <w:lang w:val="pt-BR"/>
        </w:rPr>
      </w:pPr>
      <w:r>
        <w:rPr>
          <w:lang w:val="pt-BR"/>
        </w:rPr>
        <w:lastRenderedPageBreak/>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30E1339"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6E042628"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3038AC1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92DD26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3DEEA00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067DECC3"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27F09B81"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548A7336"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5E72C62B"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74293A82" w14:textId="77777777" w:rsidR="006B1E66" w:rsidRDefault="00CC3326">
      <w:pPr>
        <w:spacing w:after="240"/>
      </w:pPr>
      <w:r>
        <w:lastRenderedPageBreak/>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6CB673BA"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2E8292F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624DEDD1" w14:textId="77777777" w:rsidR="006B1E66" w:rsidRPr="00430DB3" w:rsidRDefault="00CC3326">
      <w:pPr>
        <w:spacing w:after="240"/>
        <w:rPr>
          <w:lang w:val="pt-BR"/>
        </w:rPr>
      </w:pPr>
      <w:r>
        <w:t xml:space="preserve">RUDIN, Cynthia. Stop explaining black box machine learning models for high stakes decisions and use interpretable models instead. </w:t>
      </w:r>
      <w:r w:rsidRPr="00430DB3">
        <w:rPr>
          <w:b/>
          <w:bCs/>
          <w:lang w:val="pt-BR"/>
        </w:rPr>
        <w:t>Nature Machine Intelligence</w:t>
      </w:r>
      <w:r w:rsidRPr="00430DB3">
        <w:rPr>
          <w:lang w:val="pt-BR"/>
        </w:rPr>
        <w:t>, v. 1, n. 5, p. 206-215, 2019. DOI: 10.1038/s42256-019-0048-x.</w:t>
      </w:r>
    </w:p>
    <w:p w14:paraId="62A9591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5CAE1D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23465723"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C899A60"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25F44BB7"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lastRenderedPageBreak/>
        <w:t>Paulo: Prefeitura do Município de São Paulo, 8 out. 2021. Disponível em: https://prefeitura.sp.gov.br/w/noticia/prefeitura-avanca-na-modernizacao-com-led-da-rede-de-iluminacao-publica-de-sao-paulo. Acesso em: 13 set. 2026.</w:t>
      </w:r>
    </w:p>
    <w:p w14:paraId="2809621B"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B05693F"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9A35BA5"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AFFA6E7"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CB2BD36"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7011C3E4"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7494E4A8"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r w:rsidRPr="00430DB3">
        <w:t>Acesso em: 27 set. 2026.</w:t>
      </w:r>
    </w:p>
    <w:p w14:paraId="0F14F15A" w14:textId="77777777" w:rsidR="00461CFB" w:rsidRDefault="006F13C7">
      <w:pPr>
        <w:spacing w:after="240"/>
      </w:pPr>
      <w:r w:rsidRPr="00430DB3">
        <w:lastRenderedPageBreak/>
        <w:t>SHIKAKURA, Tomoaki; MORIKAWA, Hiroyuki; NAKAMURA, Yoshiki. Perception of lighting fluctuation in office lighting environment. Journal of Light &amp; Visual Environment, v. 27, n. 2, p. 75-82, 2003. DOI: 10.2150/jlve.27.75.</w:t>
      </w:r>
    </w:p>
    <w:p w14:paraId="317BC7F6" w14:textId="77777777" w:rsidR="001A5FD5" w:rsidRDefault="002D2B91">
      <w:pPr>
        <w:spacing w:after="240"/>
      </w:pPr>
      <w:r w:rsidRPr="00430DB3">
        <w:t xml:space="preserve">STADT ZÜRICH. Daten der automatischen Fussgänger- und Velozählung: Viertelstundenwerte. </w:t>
      </w:r>
      <w:r>
        <w:rPr>
          <w:lang w:val="pt-BR"/>
        </w:rPr>
        <w:t xml:space="preserve">Zürich: Open Data Zürich, 2026. Conjunto de dados. Disponível em: https://data.stadt-zuerich.ch/dataset/ted_taz_verkehrszaehlungen_werte_fussgaenger_velo. </w:t>
      </w:r>
      <w:r w:rsidRPr="00430DB3">
        <w:t>Acesso em: 30 set. 2026.</w:t>
      </w:r>
    </w:p>
    <w:p w14:paraId="74B30008"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121520AE"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t>Acesso em: 12 set. 2026.</w:t>
      </w:r>
    </w:p>
    <w:p w14:paraId="4F936ABB" w14:textId="77777777" w:rsidR="006B1E66" w:rsidRDefault="00CC3326">
      <w:pPr>
        <w:spacing w:after="240"/>
      </w:pPr>
      <w:r>
        <w:t xml:space="preserve">ZADEH, Lotfi A. Fuzzy sets. </w:t>
      </w:r>
      <w:r>
        <w:rPr>
          <w:b/>
          <w:bCs/>
        </w:rPr>
        <w:t>Information and Control</w:t>
      </w:r>
      <w:r>
        <w:t>, v. 8, n. 3, p. 338-353, 1965.</w:t>
      </w:r>
    </w:p>
    <w:p w14:paraId="657278A0"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738A7328" w14:textId="77777777" w:rsidR="00E01C3A" w:rsidRDefault="00CC3326">
      <w:pPr>
        <w:spacing w:before="280" w:after="140" w:line="360" w:lineRule="auto"/>
        <w:jc w:val="both"/>
        <w:rPr>
          <w:b/>
          <w:bCs/>
          <w:lang w:val="pt-BR"/>
        </w:rPr>
      </w:pPr>
      <w:r>
        <w:rPr>
          <w:b/>
          <w:bCs/>
          <w:lang w:val="pt-BR"/>
        </w:rPr>
        <w:t>1 Identificação</w:t>
      </w:r>
    </w:p>
    <w:p w14:paraId="2170A7F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9E96275" w14:textId="77777777" w:rsidR="00101C02" w:rsidRDefault="00CC3326">
      <w:pPr>
        <w:spacing w:after="120" w:line="360" w:lineRule="auto"/>
        <w:jc w:val="both"/>
        <w:rPr>
          <w:lang w:val="pt-BR"/>
        </w:rPr>
      </w:pPr>
      <w:r>
        <w:rPr>
          <w:lang w:val="pt-BR"/>
        </w:rPr>
        <w:t xml:space="preserve">Autores: </w:t>
      </w:r>
    </w:p>
    <w:p w14:paraId="097322A3" w14:textId="77777777" w:rsidR="00101C02" w:rsidRDefault="00CC3326">
      <w:pPr>
        <w:spacing w:after="120" w:line="360" w:lineRule="auto"/>
        <w:jc w:val="both"/>
        <w:rPr>
          <w:lang w:val="pt-BR"/>
        </w:rPr>
      </w:pPr>
      <w:r>
        <w:rPr>
          <w:lang w:val="pt-BR"/>
        </w:rPr>
        <w:t xml:space="preserve">Bruno Bonavigo Dacal, RA N309EC4, CPF _____._____._____-___; </w:t>
      </w:r>
    </w:p>
    <w:p w14:paraId="21046BB5" w14:textId="77777777" w:rsidR="00101C02" w:rsidRDefault="00CC3326">
      <w:pPr>
        <w:spacing w:after="120" w:line="360" w:lineRule="auto"/>
        <w:jc w:val="both"/>
        <w:rPr>
          <w:lang w:val="pt-BR"/>
        </w:rPr>
      </w:pPr>
      <w:r>
        <w:rPr>
          <w:lang w:val="pt-BR"/>
        </w:rPr>
        <w:t xml:space="preserve">Lucas de Araujo Vergara, RA N090758, CPF _____._____._____-___; </w:t>
      </w:r>
    </w:p>
    <w:p w14:paraId="41A4C3D7" w14:textId="77777777" w:rsidR="00E01C3A" w:rsidRDefault="00CC3326">
      <w:pPr>
        <w:spacing w:after="120" w:line="360" w:lineRule="auto"/>
        <w:jc w:val="both"/>
        <w:rPr>
          <w:lang w:val="pt-BR"/>
        </w:rPr>
      </w:pPr>
      <w:r>
        <w:rPr>
          <w:lang w:val="pt-BR"/>
        </w:rPr>
        <w:t>Vitor Oliveira dos Santos, RA N083DG1, CPF _____._____._____-___.</w:t>
      </w:r>
    </w:p>
    <w:p w14:paraId="68F9D4B6" w14:textId="77777777" w:rsidR="00E01C3A" w:rsidRDefault="00CC3326">
      <w:pPr>
        <w:spacing w:after="120" w:line="360" w:lineRule="auto"/>
        <w:jc w:val="both"/>
        <w:rPr>
          <w:lang w:val="pt-BR"/>
        </w:rPr>
      </w:pPr>
      <w:r>
        <w:rPr>
          <w:lang w:val="pt-BR"/>
        </w:rPr>
        <w:t>Curso: Bacharelado em Ciência da Computação — Universidade Paulista (UNIP).</w:t>
      </w:r>
    </w:p>
    <w:p w14:paraId="53624081" w14:textId="77777777" w:rsidR="00E01C3A" w:rsidRDefault="00CC3326">
      <w:pPr>
        <w:spacing w:after="120" w:line="360" w:lineRule="auto"/>
        <w:jc w:val="both"/>
        <w:rPr>
          <w:lang w:val="pt-BR"/>
        </w:rPr>
      </w:pPr>
      <w:r>
        <w:rPr>
          <w:lang w:val="pt-BR"/>
        </w:rPr>
        <w:t>Orientador: Prof. Marco Gomes.</w:t>
      </w:r>
    </w:p>
    <w:p w14:paraId="7B516E66" w14:textId="77777777" w:rsidR="00E01C3A" w:rsidRDefault="00CC3326">
      <w:pPr>
        <w:spacing w:before="280" w:after="140" w:line="360" w:lineRule="auto"/>
        <w:jc w:val="both"/>
        <w:rPr>
          <w:b/>
          <w:bCs/>
          <w:lang w:val="pt-BR"/>
        </w:rPr>
      </w:pPr>
      <w:r>
        <w:rPr>
          <w:b/>
          <w:bCs/>
          <w:lang w:val="pt-BR"/>
        </w:rPr>
        <w:t>2 Natureza do uso</w:t>
      </w:r>
    </w:p>
    <w:p w14:paraId="7E054194"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2AB1B4CA"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E71841E"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w:t>
      </w:r>
      <w:r>
        <w:rPr>
          <w:lang w:val="pt-BR"/>
        </w:rPr>
        <w:t>isão dos autores, e as decisões de projeto, a interpretação dos resultados e as conclusões são dos autores.</w:t>
      </w:r>
    </w:p>
    <w:p w14:paraId="63E671D3" w14:textId="1B0D2336"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2F1978" w14:paraId="020D92DE" w14:textId="77777777" w:rsidTr="00101C02">
        <w:trPr>
          <w:tblHeader/>
        </w:trPr>
        <w:tc>
          <w:tcPr>
            <w:tcW w:w="1693" w:type="dxa"/>
            <w:shd w:val="clear" w:color="auto" w:fill="EDEDED"/>
            <w:tcMar>
              <w:top w:w="70" w:type="dxa"/>
              <w:left w:w="90" w:type="dxa"/>
              <w:bottom w:w="70" w:type="dxa"/>
              <w:right w:w="90" w:type="dxa"/>
            </w:tcMar>
          </w:tcPr>
          <w:p w14:paraId="1AA9A078"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787DD5E3"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0E834B7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5DF21021"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2A61B947" w14:textId="77777777" w:rsidR="00E01C3A" w:rsidRPr="00CE1B46" w:rsidRDefault="00CC3326">
            <w:pPr>
              <w:rPr>
                <w:lang w:val="pt-BR"/>
              </w:rPr>
            </w:pPr>
            <w:r>
              <w:rPr>
                <w:b/>
                <w:bCs/>
                <w:sz w:val="20"/>
                <w:szCs w:val="20"/>
                <w:lang w:val="pt-BR"/>
              </w:rPr>
              <w:t>Nível de intervenção humana pós-geração (%)</w:t>
            </w:r>
          </w:p>
        </w:tc>
      </w:tr>
      <w:tr w:rsidR="00E01C3A" w:rsidRPr="00C708F0" w14:paraId="00A2C692" w14:textId="77777777" w:rsidTr="00101C02">
        <w:tc>
          <w:tcPr>
            <w:tcW w:w="1693" w:type="dxa"/>
            <w:tcMar>
              <w:top w:w="70" w:type="dxa"/>
              <w:left w:w="90" w:type="dxa"/>
              <w:bottom w:w="70" w:type="dxa"/>
              <w:right w:w="90" w:type="dxa"/>
            </w:tcMar>
          </w:tcPr>
          <w:p w14:paraId="5DC7F95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BB6066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12189CB" w14:textId="77777777" w:rsidR="00E01C3A" w:rsidRDefault="00CC3326">
            <w:r>
              <w:rPr>
                <w:sz w:val="20"/>
                <w:szCs w:val="20"/>
              </w:rPr>
              <w:t>Todo o documento</w:t>
            </w:r>
          </w:p>
        </w:tc>
        <w:tc>
          <w:tcPr>
            <w:tcW w:w="2672" w:type="dxa"/>
            <w:tcMar>
              <w:top w:w="70" w:type="dxa"/>
              <w:left w:w="90" w:type="dxa"/>
              <w:bottom w:w="70" w:type="dxa"/>
              <w:right w:w="90" w:type="dxa"/>
            </w:tcMar>
          </w:tcPr>
          <w:p w14:paraId="2EB016C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467793C" w14:textId="77777777" w:rsidR="00E01C3A" w:rsidRPr="00C708F0" w:rsidRDefault="00C708F0">
            <w:pPr>
              <w:rPr>
                <w:lang w:val="pt-BR"/>
              </w:rPr>
            </w:pPr>
            <w:r>
              <w:rPr>
                <w:sz w:val="20"/>
                <w:szCs w:val="20"/>
              </w:rPr>
              <w:t>30</w:t>
            </w:r>
          </w:p>
        </w:tc>
      </w:tr>
      <w:tr w:rsidR="00E01C3A" w14:paraId="2F4A50C5" w14:textId="77777777" w:rsidTr="00101C02">
        <w:tc>
          <w:tcPr>
            <w:tcW w:w="1693" w:type="dxa"/>
            <w:tcMar>
              <w:top w:w="70" w:type="dxa"/>
              <w:left w:w="90" w:type="dxa"/>
              <w:bottom w:w="70" w:type="dxa"/>
              <w:right w:w="90" w:type="dxa"/>
            </w:tcMar>
          </w:tcPr>
          <w:p w14:paraId="7FA8855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F110EB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C6E3DE6" w14:textId="77777777" w:rsidR="00E01C3A" w:rsidRDefault="00CC3326">
            <w:r>
              <w:rPr>
                <w:sz w:val="20"/>
                <w:szCs w:val="20"/>
              </w:rPr>
              <w:t>Figuras 3, 4, 5 e 10</w:t>
            </w:r>
          </w:p>
        </w:tc>
        <w:tc>
          <w:tcPr>
            <w:tcW w:w="2672" w:type="dxa"/>
            <w:tcMar>
              <w:top w:w="70" w:type="dxa"/>
              <w:left w:w="90" w:type="dxa"/>
              <w:bottom w:w="70" w:type="dxa"/>
              <w:right w:w="90" w:type="dxa"/>
            </w:tcMar>
          </w:tcPr>
          <w:p w14:paraId="3C497C0B"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A288384" w14:textId="77777777" w:rsidR="00E01C3A" w:rsidRDefault="00CC3326">
            <w:r>
              <w:rPr>
                <w:sz w:val="20"/>
                <w:szCs w:val="20"/>
              </w:rPr>
              <w:t>20</w:t>
            </w:r>
          </w:p>
        </w:tc>
      </w:tr>
      <w:tr w:rsidR="00E01C3A" w14:paraId="379EB57F" w14:textId="77777777" w:rsidTr="00101C02">
        <w:tc>
          <w:tcPr>
            <w:tcW w:w="1693" w:type="dxa"/>
            <w:tcMar>
              <w:top w:w="70" w:type="dxa"/>
              <w:left w:w="90" w:type="dxa"/>
              <w:bottom w:w="70" w:type="dxa"/>
              <w:right w:w="90" w:type="dxa"/>
            </w:tcMar>
          </w:tcPr>
          <w:p w14:paraId="51096C0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1826045"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1B43074" w14:textId="77777777" w:rsidR="00E01C3A" w:rsidRDefault="00CC3326">
            <w:r>
              <w:rPr>
                <w:sz w:val="20"/>
                <w:szCs w:val="20"/>
              </w:rPr>
              <w:t>Capítulo 2</w:t>
            </w:r>
          </w:p>
        </w:tc>
        <w:tc>
          <w:tcPr>
            <w:tcW w:w="2672" w:type="dxa"/>
            <w:tcMar>
              <w:top w:w="70" w:type="dxa"/>
              <w:left w:w="90" w:type="dxa"/>
              <w:bottom w:w="70" w:type="dxa"/>
              <w:right w:w="90" w:type="dxa"/>
            </w:tcMar>
          </w:tcPr>
          <w:p w14:paraId="68B38F81"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B953F00" w14:textId="77777777" w:rsidR="00E01C3A" w:rsidRDefault="00CC3326">
            <w:r>
              <w:rPr>
                <w:sz w:val="20"/>
                <w:szCs w:val="20"/>
              </w:rPr>
              <w:t>40</w:t>
            </w:r>
          </w:p>
        </w:tc>
      </w:tr>
      <w:tr w:rsidR="00E01C3A" w14:paraId="65839A1A" w14:textId="77777777" w:rsidTr="00101C02">
        <w:tc>
          <w:tcPr>
            <w:tcW w:w="1693" w:type="dxa"/>
            <w:tcMar>
              <w:top w:w="70" w:type="dxa"/>
              <w:left w:w="90" w:type="dxa"/>
              <w:bottom w:w="70" w:type="dxa"/>
              <w:right w:w="90" w:type="dxa"/>
            </w:tcMar>
          </w:tcPr>
          <w:p w14:paraId="5EA5A27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356036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5CD2FED" w14:textId="77777777" w:rsidR="00E01C3A" w:rsidRDefault="00CC3326">
            <w:r>
              <w:rPr>
                <w:sz w:val="20"/>
                <w:szCs w:val="20"/>
              </w:rPr>
              <w:t>2.2, 2.3 e 3.6</w:t>
            </w:r>
          </w:p>
        </w:tc>
        <w:tc>
          <w:tcPr>
            <w:tcW w:w="2672" w:type="dxa"/>
            <w:tcMar>
              <w:top w:w="70" w:type="dxa"/>
              <w:left w:w="90" w:type="dxa"/>
              <w:bottom w:w="70" w:type="dxa"/>
              <w:right w:w="90" w:type="dxa"/>
            </w:tcMar>
          </w:tcPr>
          <w:p w14:paraId="0BB48911"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27FB0F38" w14:textId="77777777" w:rsidR="00E01C3A" w:rsidRDefault="00C708F0">
            <w:r>
              <w:rPr>
                <w:sz w:val="20"/>
                <w:szCs w:val="20"/>
              </w:rPr>
              <w:t>50</w:t>
            </w:r>
          </w:p>
        </w:tc>
      </w:tr>
      <w:tr w:rsidR="00E01C3A" w14:paraId="021C3623" w14:textId="77777777" w:rsidTr="00101C02">
        <w:tc>
          <w:tcPr>
            <w:tcW w:w="1693" w:type="dxa"/>
            <w:tcMar>
              <w:top w:w="70" w:type="dxa"/>
              <w:left w:w="90" w:type="dxa"/>
              <w:bottom w:w="70" w:type="dxa"/>
              <w:right w:w="90" w:type="dxa"/>
            </w:tcMar>
          </w:tcPr>
          <w:p w14:paraId="04BBD19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63F77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18EB10" w14:textId="77777777" w:rsidR="00E01C3A" w:rsidRDefault="00CC3326">
            <w:r>
              <w:rPr>
                <w:sz w:val="20"/>
                <w:szCs w:val="20"/>
              </w:rPr>
              <w:t>Todo o documento</w:t>
            </w:r>
          </w:p>
        </w:tc>
        <w:tc>
          <w:tcPr>
            <w:tcW w:w="2672" w:type="dxa"/>
            <w:tcMar>
              <w:top w:w="70" w:type="dxa"/>
              <w:left w:w="90" w:type="dxa"/>
              <w:bottom w:w="70" w:type="dxa"/>
              <w:right w:w="90" w:type="dxa"/>
            </w:tcMar>
          </w:tcPr>
          <w:p w14:paraId="28FEC16C"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504F0268" w14:textId="77777777" w:rsidR="00E01C3A" w:rsidRDefault="00C708F0">
            <w:r>
              <w:rPr>
                <w:sz w:val="20"/>
                <w:szCs w:val="20"/>
              </w:rPr>
              <w:t>70</w:t>
            </w:r>
          </w:p>
        </w:tc>
      </w:tr>
      <w:tr w:rsidR="00E01C3A" w14:paraId="550CD0D1" w14:textId="77777777" w:rsidTr="00101C02">
        <w:tc>
          <w:tcPr>
            <w:tcW w:w="1693" w:type="dxa"/>
            <w:tcMar>
              <w:top w:w="70" w:type="dxa"/>
              <w:left w:w="90" w:type="dxa"/>
              <w:bottom w:w="70" w:type="dxa"/>
              <w:right w:w="90" w:type="dxa"/>
            </w:tcMar>
          </w:tcPr>
          <w:p w14:paraId="0F5594D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13BB174"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A13AC92"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FD0396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2237E304" w14:textId="77777777" w:rsidR="00E01C3A" w:rsidRDefault="00C708F0">
            <w:r>
              <w:rPr>
                <w:sz w:val="20"/>
                <w:szCs w:val="20"/>
              </w:rPr>
              <w:t>40</w:t>
            </w:r>
          </w:p>
        </w:tc>
      </w:tr>
      <w:tr w:rsidR="00E01C3A" w14:paraId="7DDAA533" w14:textId="77777777" w:rsidTr="00101C02">
        <w:tc>
          <w:tcPr>
            <w:tcW w:w="1693" w:type="dxa"/>
            <w:tcMar>
              <w:top w:w="70" w:type="dxa"/>
              <w:left w:w="90" w:type="dxa"/>
              <w:bottom w:w="70" w:type="dxa"/>
              <w:right w:w="90" w:type="dxa"/>
            </w:tcMar>
          </w:tcPr>
          <w:p w14:paraId="67B3BCE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5623DE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4EEE220" w14:textId="77777777" w:rsidR="00E01C3A" w:rsidRDefault="00CC3326">
            <w:r>
              <w:rPr>
                <w:sz w:val="20"/>
                <w:szCs w:val="20"/>
              </w:rPr>
              <w:t>3.6, 3.9, 4.1, 4.6 e Apêndice B</w:t>
            </w:r>
          </w:p>
        </w:tc>
        <w:tc>
          <w:tcPr>
            <w:tcW w:w="2672" w:type="dxa"/>
            <w:tcMar>
              <w:top w:w="70" w:type="dxa"/>
              <w:left w:w="90" w:type="dxa"/>
              <w:bottom w:w="70" w:type="dxa"/>
              <w:right w:w="90" w:type="dxa"/>
            </w:tcMar>
          </w:tcPr>
          <w:p w14:paraId="6B65B978"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lastRenderedPageBreak/>
              <w:t>aprovados pelos autores antes de cada execução; busca e conferência de qualidade dos conjuntos de dados públicos</w:t>
            </w:r>
          </w:p>
        </w:tc>
        <w:tc>
          <w:tcPr>
            <w:tcW w:w="1645" w:type="dxa"/>
            <w:tcMar>
              <w:top w:w="70" w:type="dxa"/>
              <w:left w:w="90" w:type="dxa"/>
              <w:bottom w:w="70" w:type="dxa"/>
              <w:right w:w="90" w:type="dxa"/>
            </w:tcMar>
          </w:tcPr>
          <w:p w14:paraId="38891440" w14:textId="77777777" w:rsidR="00E01C3A" w:rsidRDefault="00CC3326">
            <w:r>
              <w:rPr>
                <w:sz w:val="20"/>
                <w:szCs w:val="20"/>
              </w:rPr>
              <w:lastRenderedPageBreak/>
              <w:t>40</w:t>
            </w:r>
          </w:p>
        </w:tc>
      </w:tr>
    </w:tbl>
    <w:p w14:paraId="4800A072" w14:textId="77777777" w:rsidR="00E01C3A" w:rsidRDefault="00CC3326">
      <w:pPr>
        <w:spacing w:before="130" w:after="260"/>
        <w:rPr>
          <w:lang w:val="pt-BR"/>
        </w:rPr>
      </w:pPr>
      <w:r>
        <w:rPr>
          <w:sz w:val="20"/>
          <w:szCs w:val="20"/>
          <w:lang w:val="pt-BR"/>
        </w:rPr>
        <w:t>Fonte: Elaborado pelos autores (2026).</w:t>
      </w:r>
    </w:p>
    <w:p w14:paraId="5B18064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43B511CE" w14:textId="77777777" w:rsidR="00E01C3A" w:rsidRDefault="00CC3326">
      <w:pPr>
        <w:spacing w:before="280" w:after="140" w:line="360" w:lineRule="auto"/>
        <w:jc w:val="both"/>
        <w:rPr>
          <w:b/>
          <w:bCs/>
          <w:lang w:val="pt-BR"/>
        </w:rPr>
      </w:pPr>
      <w:r>
        <w:rPr>
          <w:b/>
          <w:bCs/>
          <w:lang w:val="pt-BR"/>
        </w:rPr>
        <w:t>3 Protocolo de auditoria e prompts</w:t>
      </w:r>
    </w:p>
    <w:p w14:paraId="1478E108"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C5DB789"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256F57C"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D14737B"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49F22EE"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80BD7DC" w14:textId="77777777" w:rsidR="00E01C3A" w:rsidRDefault="00CC3326">
      <w:pPr>
        <w:spacing w:after="120" w:line="360" w:lineRule="auto"/>
        <w:jc w:val="both"/>
        <w:rPr>
          <w:lang w:val="pt-BR"/>
        </w:rPr>
      </w:pPr>
      <w:r>
        <w:rPr>
          <w:lang w:val="pt-BR"/>
        </w:rPr>
        <w:lastRenderedPageBreak/>
        <w:t>2. O corpo teórico, a análise crítica, a inferência empírica e as conclusões apresentadas representam o esforço intelectual dos autores humanos, a quem cabe a decisão sobre cada afirmação sustentada no texto.</w:t>
      </w:r>
    </w:p>
    <w:p w14:paraId="4964CCC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B105DB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DE8C9A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68D6CD3" w14:textId="77777777" w:rsidR="00E01C3A" w:rsidRDefault="00CC3326">
      <w:pPr>
        <w:spacing w:after="120" w:line="360" w:lineRule="auto"/>
        <w:jc w:val="both"/>
        <w:rPr>
          <w:lang w:val="pt-BR"/>
        </w:rPr>
      </w:pPr>
      <w:r>
        <w:rPr>
          <w:lang w:val="pt-BR"/>
        </w:rPr>
        <w:t>Local: ______________________________________, Data: ____/____/2026.</w:t>
      </w:r>
    </w:p>
    <w:p w14:paraId="5A94D469" w14:textId="77777777" w:rsidR="00E01C3A" w:rsidRDefault="00CC3326">
      <w:pPr>
        <w:spacing w:before="520" w:after="60"/>
        <w:jc w:val="center"/>
        <w:rPr>
          <w:lang w:val="pt-BR"/>
        </w:rPr>
      </w:pPr>
      <w:r>
        <w:rPr>
          <w:lang w:val="pt-BR"/>
        </w:rPr>
        <w:t>_______________________________________</w:t>
      </w:r>
    </w:p>
    <w:p w14:paraId="1AA5A05B" w14:textId="77777777" w:rsidR="00E01C3A" w:rsidRDefault="00CC3326">
      <w:pPr>
        <w:spacing w:before="520" w:after="60"/>
        <w:jc w:val="center"/>
        <w:rPr>
          <w:lang w:val="pt-BR"/>
        </w:rPr>
      </w:pPr>
      <w:r>
        <w:rPr>
          <w:lang w:val="pt-BR"/>
        </w:rPr>
        <w:t>Bruno Bonavigo Dacal — RA N309EC4</w:t>
      </w:r>
    </w:p>
    <w:p w14:paraId="5F057F39" w14:textId="77777777" w:rsidR="00E01C3A" w:rsidRDefault="00CC3326">
      <w:pPr>
        <w:spacing w:before="520" w:after="60"/>
        <w:jc w:val="center"/>
        <w:rPr>
          <w:lang w:val="pt-BR"/>
        </w:rPr>
      </w:pPr>
      <w:r>
        <w:rPr>
          <w:lang w:val="pt-BR"/>
        </w:rPr>
        <w:t>_______________________________________</w:t>
      </w:r>
    </w:p>
    <w:p w14:paraId="70EEA870" w14:textId="77777777" w:rsidR="00E01C3A" w:rsidRDefault="00CC3326">
      <w:pPr>
        <w:spacing w:before="520" w:after="60"/>
        <w:jc w:val="center"/>
        <w:rPr>
          <w:lang w:val="pt-BR"/>
        </w:rPr>
      </w:pPr>
      <w:r>
        <w:rPr>
          <w:lang w:val="pt-BR"/>
        </w:rPr>
        <w:t>Lucas de Araujo Vergara — RA N090758</w:t>
      </w:r>
    </w:p>
    <w:p w14:paraId="0EC0BEC3" w14:textId="77777777" w:rsidR="00E01C3A" w:rsidRDefault="00CC3326">
      <w:pPr>
        <w:spacing w:before="520" w:after="60"/>
        <w:jc w:val="center"/>
        <w:rPr>
          <w:lang w:val="pt-BR"/>
        </w:rPr>
      </w:pPr>
      <w:r>
        <w:rPr>
          <w:lang w:val="pt-BR"/>
        </w:rPr>
        <w:t>_______________________________________</w:t>
      </w:r>
    </w:p>
    <w:p w14:paraId="1362EBE0" w14:textId="77777777" w:rsidR="00E01C3A" w:rsidRDefault="00CC3326">
      <w:pPr>
        <w:spacing w:before="520" w:after="60"/>
        <w:jc w:val="center"/>
        <w:rPr>
          <w:lang w:val="pt-BR"/>
        </w:rPr>
      </w:pPr>
      <w:r>
        <w:rPr>
          <w:lang w:val="pt-BR"/>
        </w:rPr>
        <w:t>Vitor Oliveira dos Santos — RA N083DG1</w:t>
      </w:r>
    </w:p>
    <w:p w14:paraId="54FFAA38" w14:textId="77777777" w:rsidR="00E01C3A" w:rsidRDefault="00CC3326">
      <w:pPr>
        <w:spacing w:before="520" w:after="60"/>
        <w:jc w:val="center"/>
        <w:rPr>
          <w:lang w:val="pt-BR"/>
        </w:rPr>
      </w:pPr>
      <w:r>
        <w:rPr>
          <w:lang w:val="pt-BR"/>
        </w:rPr>
        <w:t>Ciente e de acordo:</w:t>
      </w:r>
    </w:p>
    <w:p w14:paraId="6F3208DF" w14:textId="77777777" w:rsidR="00E01C3A" w:rsidRDefault="00CC3326">
      <w:pPr>
        <w:spacing w:before="520" w:after="60"/>
        <w:jc w:val="center"/>
        <w:rPr>
          <w:lang w:val="pt-BR"/>
        </w:rPr>
      </w:pPr>
      <w:r>
        <w:rPr>
          <w:lang w:val="pt-BR"/>
        </w:rPr>
        <w:t>_______________________________________</w:t>
      </w:r>
    </w:p>
    <w:p w14:paraId="6D8B4DBE" w14:textId="77777777" w:rsidR="00E01C3A" w:rsidRDefault="00CC3326">
      <w:pPr>
        <w:spacing w:before="520" w:after="60"/>
        <w:jc w:val="center"/>
        <w:rPr>
          <w:lang w:val="pt-BR"/>
        </w:rPr>
      </w:pPr>
      <w:r>
        <w:rPr>
          <w:lang w:val="pt-BR"/>
        </w:rPr>
        <w:t>Prof. Marco Gomes — Orientador</w:t>
      </w:r>
    </w:p>
    <w:p w14:paraId="1432603F"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6BA30BDA"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90AA886"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8F0001C"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0A410D70" w14:textId="5E2465A1"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2F1978" w14:paraId="73144E28" w14:textId="77777777">
        <w:trPr>
          <w:tblHeader/>
        </w:trPr>
        <w:tc>
          <w:tcPr>
            <w:tcW w:w="1900" w:type="dxa"/>
            <w:shd w:val="clear" w:color="auto" w:fill="EDEDED"/>
            <w:tcMar>
              <w:top w:w="70" w:type="dxa"/>
              <w:left w:w="90" w:type="dxa"/>
              <w:bottom w:w="70" w:type="dxa"/>
              <w:right w:w="90" w:type="dxa"/>
            </w:tcMar>
          </w:tcPr>
          <w:p w14:paraId="7CAD3E4D" w14:textId="77777777" w:rsidR="00E01C3A" w:rsidRDefault="00CC3326">
            <w:r>
              <w:rPr>
                <w:b/>
                <w:bCs/>
                <w:sz w:val="20"/>
                <w:szCs w:val="20"/>
              </w:rPr>
              <w:t>Resultado</w:t>
            </w:r>
          </w:p>
        </w:tc>
        <w:tc>
          <w:tcPr>
            <w:tcW w:w="3000" w:type="dxa"/>
            <w:shd w:val="clear" w:color="auto" w:fill="EDEDED"/>
            <w:tcMar>
              <w:top w:w="70" w:type="dxa"/>
              <w:left w:w="90" w:type="dxa"/>
              <w:bottom w:w="70" w:type="dxa"/>
              <w:right w:w="90" w:type="dxa"/>
            </w:tcMar>
          </w:tcPr>
          <w:p w14:paraId="1D3C0E28" w14:textId="77777777" w:rsidR="00E01C3A" w:rsidRDefault="00CC3326">
            <w:r>
              <w:rPr>
                <w:b/>
                <w:bCs/>
                <w:sz w:val="20"/>
                <w:szCs w:val="20"/>
              </w:rPr>
              <w:t>Programa e dados</w:t>
            </w:r>
          </w:p>
        </w:tc>
        <w:tc>
          <w:tcPr>
            <w:tcW w:w="4171" w:type="dxa"/>
            <w:shd w:val="clear" w:color="auto" w:fill="EDEDED"/>
            <w:tcMar>
              <w:top w:w="70" w:type="dxa"/>
              <w:left w:w="90" w:type="dxa"/>
              <w:bottom w:w="70" w:type="dxa"/>
              <w:right w:w="90" w:type="dxa"/>
            </w:tcMar>
          </w:tcPr>
          <w:p w14:paraId="23F7C383"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4F323C" w14:textId="77777777">
        <w:tc>
          <w:tcPr>
            <w:tcW w:w="1900" w:type="dxa"/>
            <w:tcMar>
              <w:top w:w="70" w:type="dxa"/>
              <w:left w:w="90" w:type="dxa"/>
              <w:bottom w:w="70" w:type="dxa"/>
              <w:right w:w="90" w:type="dxa"/>
            </w:tcMar>
          </w:tcPr>
          <w:p w14:paraId="6D073F00"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4A08E78C"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52A7CC23"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2F1978" w14:paraId="44694430" w14:textId="77777777">
        <w:tc>
          <w:tcPr>
            <w:tcW w:w="1900" w:type="dxa"/>
            <w:tcMar>
              <w:top w:w="70" w:type="dxa"/>
              <w:left w:w="90" w:type="dxa"/>
              <w:bottom w:w="70" w:type="dxa"/>
              <w:right w:w="90" w:type="dxa"/>
            </w:tcMar>
          </w:tcPr>
          <w:p w14:paraId="1B46E14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93CD3C2"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7D947C16"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2F1978" w14:paraId="4250CDFF" w14:textId="77777777">
        <w:tc>
          <w:tcPr>
            <w:tcW w:w="1900" w:type="dxa"/>
            <w:tcMar>
              <w:top w:w="70" w:type="dxa"/>
              <w:left w:w="90" w:type="dxa"/>
              <w:bottom w:w="70" w:type="dxa"/>
              <w:right w:w="90" w:type="dxa"/>
            </w:tcMar>
          </w:tcPr>
          <w:p w14:paraId="1569CA5E"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16854554"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1C15E71"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533BFDA" w14:textId="77777777">
        <w:tc>
          <w:tcPr>
            <w:tcW w:w="1900" w:type="dxa"/>
            <w:tcMar>
              <w:top w:w="70" w:type="dxa"/>
              <w:left w:w="90" w:type="dxa"/>
              <w:bottom w:w="70" w:type="dxa"/>
              <w:right w:w="90" w:type="dxa"/>
            </w:tcMar>
          </w:tcPr>
          <w:p w14:paraId="30FB8B46"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3D1ADBE4"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4A727D0A"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2F1978" w14:paraId="4E775091" w14:textId="77777777">
        <w:tc>
          <w:tcPr>
            <w:tcW w:w="1900" w:type="dxa"/>
            <w:tcMar>
              <w:top w:w="70" w:type="dxa"/>
              <w:left w:w="90" w:type="dxa"/>
              <w:bottom w:w="70" w:type="dxa"/>
              <w:right w:w="90" w:type="dxa"/>
            </w:tcMar>
          </w:tcPr>
          <w:p w14:paraId="4D53D22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3B218B5"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026A98DF"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2F1978" w14:paraId="2C7CBC08" w14:textId="77777777">
        <w:tc>
          <w:tcPr>
            <w:tcW w:w="1900" w:type="dxa"/>
            <w:tcMar>
              <w:top w:w="70" w:type="dxa"/>
              <w:left w:w="90" w:type="dxa"/>
              <w:bottom w:w="70" w:type="dxa"/>
              <w:right w:w="90" w:type="dxa"/>
            </w:tcMar>
          </w:tcPr>
          <w:p w14:paraId="525AB54D"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7CEA27A8"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3E004C52"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41BE266D" w14:textId="77777777">
        <w:tc>
          <w:tcPr>
            <w:tcW w:w="1900" w:type="dxa"/>
            <w:tcMar>
              <w:top w:w="70" w:type="dxa"/>
              <w:left w:w="90" w:type="dxa"/>
              <w:bottom w:w="70" w:type="dxa"/>
              <w:right w:w="90" w:type="dxa"/>
            </w:tcMar>
          </w:tcPr>
          <w:p w14:paraId="48465B5E"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4E2C048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09B6B804"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36BD0A62" w14:textId="77777777">
        <w:tc>
          <w:tcPr>
            <w:tcW w:w="1900" w:type="dxa"/>
            <w:tcMar>
              <w:top w:w="70" w:type="dxa"/>
              <w:left w:w="90" w:type="dxa"/>
              <w:bottom w:w="70" w:type="dxa"/>
              <w:right w:w="90" w:type="dxa"/>
            </w:tcMar>
          </w:tcPr>
          <w:p w14:paraId="36D50D8C" w14:textId="77777777" w:rsidR="00E01C3A" w:rsidRDefault="00CC3326">
            <w:r>
              <w:rPr>
                <w:sz w:val="20"/>
                <w:szCs w:val="20"/>
              </w:rPr>
              <w:t>Tabela 4 e conferências posteriores</w:t>
            </w:r>
          </w:p>
        </w:tc>
        <w:tc>
          <w:tcPr>
            <w:tcW w:w="3000" w:type="dxa"/>
            <w:tcMar>
              <w:top w:w="70" w:type="dxa"/>
              <w:left w:w="90" w:type="dxa"/>
              <w:bottom w:w="70" w:type="dxa"/>
              <w:right w:w="90" w:type="dxa"/>
            </w:tcMar>
          </w:tcPr>
          <w:p w14:paraId="2675878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05DE284F"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45C8C20F" w14:textId="77777777">
        <w:tc>
          <w:tcPr>
            <w:tcW w:w="1900" w:type="dxa"/>
            <w:tcMar>
              <w:top w:w="70" w:type="dxa"/>
              <w:left w:w="90" w:type="dxa"/>
              <w:bottom w:w="70" w:type="dxa"/>
              <w:right w:w="90" w:type="dxa"/>
            </w:tcMar>
          </w:tcPr>
          <w:p w14:paraId="0D442779"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0AAB0695"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E282964"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130CFC0" w14:textId="77777777">
        <w:tc>
          <w:tcPr>
            <w:tcW w:w="1900" w:type="dxa"/>
            <w:tcMar>
              <w:top w:w="70" w:type="dxa"/>
              <w:left w:w="90" w:type="dxa"/>
              <w:bottom w:w="70" w:type="dxa"/>
              <w:right w:w="90" w:type="dxa"/>
            </w:tcMar>
          </w:tcPr>
          <w:p w14:paraId="41C9A66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70014E93"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D304E17"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AD6A812" w14:textId="77777777">
        <w:tc>
          <w:tcPr>
            <w:tcW w:w="1900" w:type="dxa"/>
            <w:tcMar>
              <w:top w:w="70" w:type="dxa"/>
              <w:left w:w="90" w:type="dxa"/>
              <w:bottom w:w="70" w:type="dxa"/>
              <w:right w:w="90" w:type="dxa"/>
            </w:tcMar>
          </w:tcPr>
          <w:p w14:paraId="089EDB49"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514F2D86"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65925BBF"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2F1978" w14:paraId="0F8E67E0" w14:textId="77777777">
        <w:tc>
          <w:tcPr>
            <w:tcW w:w="1900" w:type="dxa"/>
            <w:tcMar>
              <w:top w:w="70" w:type="dxa"/>
              <w:left w:w="90" w:type="dxa"/>
              <w:bottom w:w="70" w:type="dxa"/>
              <w:right w:w="90" w:type="dxa"/>
            </w:tcMar>
          </w:tcPr>
          <w:p w14:paraId="57FA93C7"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43041FF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104A5AE9"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2F1978" w14:paraId="464AE0FA" w14:textId="77777777">
        <w:tc>
          <w:tcPr>
            <w:tcW w:w="1900" w:type="dxa"/>
            <w:tcMar>
              <w:top w:w="70" w:type="dxa"/>
              <w:left w:w="90" w:type="dxa"/>
              <w:bottom w:w="70" w:type="dxa"/>
              <w:right w:w="90" w:type="dxa"/>
            </w:tcMar>
          </w:tcPr>
          <w:p w14:paraId="6533BDEF"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0D0A778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599547B"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1A5BF0C" w14:textId="77777777" w:rsidR="00724418" w:rsidRPr="008C0B6A" w:rsidRDefault="002679C7">
      <w:pPr>
        <w:spacing w:before="130" w:after="260"/>
        <w:rPr>
          <w:lang w:val="pt-BR"/>
        </w:rPr>
      </w:pPr>
      <w:r>
        <w:rPr>
          <w:sz w:val="20"/>
          <w:szCs w:val="20"/>
          <w:lang w:val="pt-BR"/>
        </w:rPr>
        <w:t>Fonte: Elaborado pelos autores (2026).</w:t>
      </w:r>
    </w:p>
    <w:p w14:paraId="0E9EFC3D" w14:textId="77777777" w:rsidR="006B1E66" w:rsidRPr="003166D5" w:rsidRDefault="006B1E66" w:rsidP="003166D5">
      <w:pPr>
        <w:rPr>
          <w:lang w:val="pt-BR"/>
        </w:rPr>
      </w:pPr>
    </w:p>
    <w:p w14:paraId="043F7194"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10F4DDD6"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EF0E85" w14:textId="7ED9A3BE"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1A0CCB80"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77E7B667" w14:textId="77777777" w:rsidR="00044D5A" w:rsidRDefault="00285AB3">
      <w:pPr>
        <w:spacing w:after="280"/>
        <w:jc w:val="center"/>
      </w:pPr>
      <w:r>
        <w:rPr>
          <w:sz w:val="20"/>
          <w:szCs w:val="20"/>
          <w:lang w:val="pt-BR"/>
        </w:rPr>
        <w:t>Fonte: Acervo dos autores (2026).</w:t>
      </w:r>
    </w:p>
    <w:sectPr w:rsidR="00044D5A">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3192" w14:textId="77777777" w:rsidR="00285AB3" w:rsidRDefault="00285AB3">
      <w:r>
        <w:separator/>
      </w:r>
    </w:p>
  </w:endnote>
  <w:endnote w:type="continuationSeparator" w:id="0">
    <w:p w14:paraId="7EB71368" w14:textId="77777777" w:rsidR="00285AB3" w:rsidRDefault="00285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56B6" w14:textId="77777777" w:rsidR="00285AB3" w:rsidRDefault="00285AB3">
      <w:r>
        <w:separator/>
      </w:r>
    </w:p>
  </w:footnote>
  <w:footnote w:type="continuationSeparator" w:id="0">
    <w:p w14:paraId="00212C61" w14:textId="77777777" w:rsidR="00285AB3" w:rsidRDefault="00285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2E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5FD5"/>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D0833"/>
    <w:rsid w:val="008E0E0F"/>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F1CAA"/>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140</Pages>
  <Words>42561</Words>
  <Characters>242599</Characters>
  <Application>Microsoft Office Word</Application>
  <DocSecurity>0</DocSecurity>
  <Lines>2021</Lines>
  <Paragraphs>569</Paragraphs>
  <ScaleCrop>false</ScaleCrop>
  <Company/>
  <LinksUpToDate>false</LinksUpToDate>
  <CharactersWithSpaces>284591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2</cp:revision>
  <dcterms:created xsi:type="dcterms:W3CDTF">2026-10-10T21:33:00Z</dcterms:created>
  <dcterms:modified xsi:type="dcterms:W3CDTF">2026-10-10T21:33:00Z</dcterms:modified>
</cp:coreProperties>
</file>