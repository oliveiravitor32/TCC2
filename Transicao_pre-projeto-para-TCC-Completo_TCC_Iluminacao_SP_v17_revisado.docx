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del w:id="30000" w:author="Vitor Oliveira" w:date="2026-10-05T03:30:00Z">
        <w:r>
          <w:rPr>
            <w:lang w:val="pt-BR"/>
          </w:rPr>
          <w:delText xml:space="preserve">gravada no banco e no firmware do nó</w:delText>
        </w:r>
      </w:del>
      <w:ins w:id="30001" w:author="Vitor Oliveira" w:date="2026-10-05T03:30:00Z">
        <w:r>
          <w:rPr>
            <w:lang w:val="pt-BR"/>
          </w:rPr>
          <w:t xml:space="preserve">gravada no banco e na memória do nó</w:t>
        </w:r>
      </w:ins>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rPr>
          <w:ins w:id="30002" w:author="Vitor Oliveira" w:date="2026-10-05T03:30:00Z"/>
        </w:rPr>
      </w:pPr>
      <w:ins w:id="30003" w:author="Vitor Oliveira" w:date="2026-10-05T03:30:00Z">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ins>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ins w:id="30004" w:author="Vitor Oliveira" w:date="2026-10-05T03:30:00Z"/>
        </w:trPr>
        <w:tc>
          <w:tcPr>
            <w:tcW w:w="2600" w:type="dxa"/>
            <w:tcMar>
              <w:top w:w="70" w:type="dxa"/>
              <w:left w:w="90" w:type="dxa"/>
              <w:bottom w:w="70" w:type="dxa"/>
              <w:right w:w="90" w:type="dxa"/>
            </w:tcMar>
          </w:tcPr>
          <w:p w14:paraId="0043ABC0" w14:textId="77777777" w:rsidR="00847C0D" w:rsidRDefault="00CC3326">
            <w:pPr>
              <w:rPr>
                <w:ins w:id="30005" w:author="Vitor Oliveira" w:date="2026-10-05T03:30:00Z"/>
              </w:rPr>
            </w:pPr>
            <w:ins w:id="30006" w:author="Vitor Oliveira" w:date="2026-10-05T03:30:00Z">
              <w:r>
                <w:rPr>
                  <w:sz w:val="20"/>
                  <w:szCs w:val="20"/>
                </w:rPr>
                <w:t xml:space="preserve">REST – POST /bancada/sessoes e POST /bancada/calibracoes</w:t>
              </w:r>
            </w:ins>
          </w:p>
        </w:tc>
        <w:tc>
          <w:tcPr>
            <w:tcW w:w="2700" w:type="dxa"/>
            <w:tcMar>
              <w:top w:w="70" w:type="dxa"/>
              <w:left w:w="90" w:type="dxa"/>
              <w:bottom w:w="70" w:type="dxa"/>
              <w:right w:w="90" w:type="dxa"/>
            </w:tcMar>
          </w:tcPr>
          <w:p w14:paraId="3F208E43" w14:textId="77777777" w:rsidR="00847C0D" w:rsidRDefault="00CC3326">
            <w:pPr>
              <w:rPr>
                <w:ins w:id="30007" w:author="Vitor Oliveira" w:date="2026-10-05T03:30:00Z"/>
              </w:rPr>
            </w:pPr>
            <w:ins w:id="30008" w:author="Vitor Oliveira" w:date="2026-10-05T03:30:00Z">
              <w:r>
                <w:rPr>
                  <w:sz w:val="20"/>
                  <w:szCs w:val="20"/>
                  <w:lang w:val="pt-BR"/>
                </w:rPr>
                <w:t xml:space="preserve">Manutenção do nó de bancada</w:t>
              </w:r>
            </w:ins>
          </w:p>
        </w:tc>
        <w:tc>
          <w:tcPr>
            <w:tcW w:w="3771" w:type="dxa"/>
            <w:tcMar>
              <w:top w:w="70" w:type="dxa"/>
              <w:left w:w="90" w:type="dxa"/>
              <w:bottom w:w="70" w:type="dxa"/>
              <w:right w:w="90" w:type="dxa"/>
            </w:tcMar>
          </w:tcPr>
          <w:p w14:paraId="5EFE6BF1" w14:textId="77777777" w:rsidR="00847C0D" w:rsidRDefault="00CC3326">
            <w:pPr>
              <w:rPr>
                <w:ins w:id="30009" w:author="Vitor Oliveira" w:date="2026-10-05T03:30:00Z"/>
              </w:rPr>
            </w:pPr>
            <w:ins w:id="30010" w:author="Vitor Oliveira" w:date="2026-10-05T03:30:00Z">
              <w:r>
                <w:rPr>
                  <w:sz w:val="20"/>
                  <w:szCs w:val="20"/>
                  <w:lang w:val="pt-BR"/>
                </w:rPr>
                <w:t xml:space="preserve">Resultado da conferência ou da calibração: residual, níveis conferidos ou pontos da curva. Aceito só com a chave de acesso privada, e não com a do painel, que é pública</w:t>
              </w:r>
            </w:ins>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del w:id="30011" w:author="Vitor Oliveira" w:date="2026-10-05T03:30:00Z">
        <w:r>
          <w:rPr>
            <w:highlight w:val="yellow"/>
            <w:lang w:val="pt-BR"/>
          </w:rPr>
          <w:delText>Os casos automatizados, CT01 a CT14, foram satisfeitos na última execução, com todos os testes aprovados. [PENDENTE — registrar o resultado dos casos CT15 a CT20, que dependem da sessão de bancada e do ambiente implantado, com a evidência correspondente.]</w:delText>
        </w:r>
      </w:del>
      <w:ins w:id="30012" w:author="Vitor Oliveira" w:date="2026-10-05T03:30:00Z">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ins>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del w:id="30013" w:author="Vitor Oliveira" w:date="2026-10-05T03:30:00Z">
        <w:r>
          <w:rPr>
            <w:highlight w:val="yellow"/>
            <w:lang w:val="pt-BR"/>
          </w:rPr>
          <w:delText>[PENDENTE — Etapa 5; objetivos específicos e) e h). Distribuição da latência, da publicação do dado à estabilização da iluminância, com o número de repetições; tolerância adotada, resultado da falha induzida deliberadamente, divergência apurada entre o nível emitido e o entregue e taxa de detecção observada.]</w:delText>
        </w:r>
      </w:del>
      <w:ins w:id="30014" w:author="Vitor Oliveira" w:date="2026-10-05T03:30:00Z">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ins>
    </w:p>
    <w:p>
      <w:pPr>
        <w:spacing w:after="120" w:line="360" w:lineRule="auto"/>
        <w:ind w:firstLine="709"/>
        <w:jc w:val="both"/>
        <w:rPr>
          <w:ins w:id="30015" w:author="Vitor Oliveira" w:date="2026-10-05T03:30:00Z"/>
        </w:rPr>
      </w:pPr>
      <w:ins w:id="30016" w:author="Vitor Oliveira" w:date="2026-10-05T03:30:00Z">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ins>
    </w:p>
    <w:p>
      <w:pPr>
        <w:spacing w:after="120" w:line="360" w:lineRule="auto"/>
        <w:ind w:firstLine="709"/>
        <w:jc w:val="both"/>
        <w:rPr>
          <w:ins w:id="30017" w:author="Vitor Oliveira" w:date="2026-10-05T03:30:00Z"/>
        </w:rPr>
      </w:pPr>
      <w:ins w:id="30018" w:author="Vitor Oliveira" w:date="2026-10-05T03:30:00Z">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ins>
    </w:p>
    <w:p>
      <w:pPr>
        <w:spacing w:after="120" w:line="360" w:lineRule="auto"/>
        <w:ind w:firstLine="709"/>
        <w:jc w:val="both"/>
        <w:rPr>
          <w:ins w:id="30019" w:author="Vitor Oliveira" w:date="2026-10-05T03:30:00Z"/>
        </w:rPr>
      </w:pPr>
      <w:ins w:id="30020" w:author="Vitor Oliveira" w:date="2026-10-05T03:30:00Z">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ins>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del w:id="30021" w:author="Vitor Oliveira" w:date="2026-10-05T03:30:00Z">
        <w:r>
          <w:rPr>
            <w:lang w:val="pt-BR"/>
          </w:rPr>
          <w:delText>[PENDENTE — energia do nó de bancada, a partir da trajetória de ciclo de trabalho registrada na sessão final, e a divergência em relação à estimativa derivada da iluminância medida (3.11).]</w:delText>
        </w:r>
      </w:del>
      <w:ins w:id="30022" w:author="Vitor Oliveira" w:date="2026-10-05T03:30:00Z">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ins>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os resultados de 5.6.</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