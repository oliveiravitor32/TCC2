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2D461F7" w14:textId="77777777" w:rsidR="001A5FD5" w:rsidRPr="00430DB3" w:rsidRDefault="002D2B91">
      <w:pPr>
        <w:tabs>
          <w:tab w:val="right" w:leader="dot" w:pos="9071"/>
        </w:tabs>
        <w:spacing w:after="100"/>
        <w:rPr>
          <w:del w:id="30036" w:author="Vitor Oliveira" w:date="2026-10-11T06:00:00Z"/>
          <w:lang w:val="pt-BR"/>
        </w:rPr>
      </w:pPr>
      <w:del w:id="30035" w:author="Vitor Oliveira" w:date="2026-10-11T06:00:00Z">
        <w:r>
          <w:rPr>
            <w:lang w:val="pt-BR"/>
          </w:rPr>
          <w:delText>Quadro 19 – Retirada e substituição dos componentes de inteligência artificial no sistema</w:delText>
        </w:r>
      </w:del>
    </w:p>
    <w:p w14:paraId="38BF2C2E" w14:textId="77777777" w:rsidR="001A5FD5" w:rsidRPr="00430DB3" w:rsidRDefault="002D2B91">
      <w:pPr>
        <w:tabs>
          <w:tab w:val="right" w:leader="dot" w:pos="9071"/>
        </w:tabs>
        <w:spacing w:after="100"/>
        <w:rPr>
          <w:del w:id="30038" w:author="Vitor Oliveira" w:date="2026-10-11T06:00:00Z"/>
          <w:lang w:val="pt-BR"/>
        </w:rPr>
      </w:pPr>
      <w:del w:id="30037" w:author="Vitor Oliveira" w:date="2026-10-11T06:00:00Z">
        <w:r>
          <w:rPr>
            <w:lang w:val="pt-BR"/>
          </w:rPr>
          <w:delText>Quadro 20 – Previsão com série de 15 min e com a mesma série somada por hora (Zurique, período noturno)</w:delText>
        </w:r>
      </w:del>
    </w:p>
    <w:p w14:paraId="190EA652" w14:textId="77777777" w:rsidR="00E01C3A" w:rsidRDefault="00CC3326">
      <w:pPr>
        <w:tabs>
          <w:tab w:val="right" w:leader="dot" w:pos="9071"/>
        </w:tabs>
        <w:spacing w:after="100"/>
        <w:rPr>
          <w:lang w:val="pt-BR"/>
        </w:rPr>
      </w:pPr>
      <w:del w:id="30051" w:author="Vitor Oliveira" w:date="2026-10-11T06:00:00Z">
        <w:r>
          <w:rPr>
            <w:lang w:val="pt-BR"/>
          </w:rPr>
          <w:delText xml:space="preserve">Quadro 21</w:delText>
        </w:r>
      </w:del>
      <w:ins w:id="30052" w:author="Vitor Oliveira" w:date="2026-10-11T06:00:00Z">
        <w:r>
          <w:rPr>
            <w:lang w:val="pt-BR"/>
          </w:rPr>
          <w:t xml:space="preserve">Quadro 19</w:t>
        </w:r>
      </w:ins>
      <w:r>
        <w:rPr>
          <w:lang w:val="pt-BR"/>
        </w:rPr>
        <w:t xml:space="preserve">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del w:id="30053" w:author="Vitor Oliveira" w:date="2026-10-11T06:00:00Z">
        <w:r>
          <w:rPr>
            <w:lang w:val="pt-BR"/>
          </w:rPr>
          <w:delText xml:space="preserve">Quadro 22</w:delText>
        </w:r>
      </w:del>
      <w:ins w:id="30054" w:author="Vitor Oliveira" w:date="2026-10-11T06:00:00Z">
        <w:r>
          <w:rPr>
            <w:lang w:val="pt-BR"/>
          </w:rPr>
          <w:t xml:space="preserve">Quadro 20</w:t>
        </w:r>
      </w:ins>
      <w:r>
        <w:rPr>
          <w:lang w:val="pt-BR"/>
        </w:rPr>
        <w:t xml:space="preserve">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pPr>
        <w:spacing w:after="480"/>
        <w:jc w:val="center"/>
        <w:rPr>
          <w:ins w:id="30039" w:author="Vitor Oliveira" w:date="2026-10-11T06:00:00Z"/>
        </w:rPr>
      </w:pPr>
      <w:ins w:id="30040" w:author="Vitor Oliveira" w:date="2026-10-11T06:00:00Z">
        <w:r>
          <w:rPr>
            <w:b/>
            <w:bCs/>
            <w:lang w:val="pt-BR"/>
          </w:rPr>
          <w:t xml:space="preserve">LISTA DE TABELAS</w:t>
        </w:r>
      </w:ins>
    </w:p>
    <w:p>
      <w:pPr>
        <w:tabs>
          <w:tab w:val="right" w:leader="dot" w:pos="9071"/>
        </w:tabs>
        <w:spacing w:after="100"/>
        <w:rPr>
          <w:ins w:id="30041" w:author="Vitor Oliveira" w:date="2026-10-11T06:00:00Z"/>
        </w:rPr>
      </w:pPr>
      <w:ins w:id="30042" w:author="Vitor Oliveira" w:date="2026-10-11T06:00:00Z">
        <w:r>
          <w:rPr>
            <w:lang w:val="pt-BR"/>
          </w:rPr>
          <w:t xml:space="preserve">Tabela 1 – Envelope esperado e aderência por cenário</w:t>
        </w:r>
      </w:ins>
    </w:p>
    <w:p>
      <w:pPr>
        <w:tabs>
          <w:tab w:val="right" w:leader="dot" w:pos="9071"/>
        </w:tabs>
        <w:spacing w:after="100"/>
        <w:rPr>
          <w:ins w:id="30043" w:author="Vitor Oliveira" w:date="2026-10-11T06:00:00Z"/>
        </w:rPr>
      </w:pPr>
      <w:ins w:id="30044" w:author="Vitor Oliveira" w:date="2026-10-11T06:00:00Z">
        <w:r>
          <w:rPr>
            <w:lang w:val="pt-BR"/>
          </w:rPr>
          <w:t xml:space="preserve">Tabela 2 – Energia estimada na luminária de referência e aderência ao envelope, por regime</w:t>
        </w:r>
      </w:ins>
    </w:p>
    <w:p>
      <w:pPr>
        <w:tabs>
          <w:tab w:val="right" w:leader="dot" w:pos="9071"/>
        </w:tabs>
        <w:spacing w:after="100"/>
        <w:rPr>
          <w:ins w:id="30045" w:author="Vitor Oliveira" w:date="2026-10-11T06:00:00Z"/>
        </w:rPr>
      </w:pPr>
      <w:ins w:id="30046" w:author="Vitor Oliveira" w:date="2026-10-11T06:00:00Z">
        <w:r>
          <w:rPr>
            <w:lang w:val="pt-BR"/>
          </w:rPr>
          <w:t xml:space="preserve">Tabela 3 – Retirada e substituição dos componentes de inteligência artificial no sistema</w:t>
        </w:r>
      </w:ins>
    </w:p>
    <w:p>
      <w:pPr>
        <w:tabs>
          <w:tab w:val="right" w:leader="dot" w:pos="9071"/>
        </w:tabs>
        <w:spacing w:after="100"/>
        <w:rPr>
          <w:ins w:id="30047" w:author="Vitor Oliveira" w:date="2026-10-11T06:00:00Z"/>
        </w:rPr>
      </w:pPr>
      <w:ins w:id="30048" w:author="Vitor Oliveira" w:date="2026-10-11T06:00:00Z">
        <w:r>
          <w:rPr>
            <w:lang w:val="pt-BR"/>
          </w:rPr>
          <w:t xml:space="preserve">Tabela 4 – Previsão com série de 15 min e com a mesma série somada por hora (Zurique, período noturno)</w:t>
        </w:r>
      </w:ins>
    </w:p>
    <w:p>
      <w:pPr>
        <w:rPr>
          <w:ins w:id="30049" w:author="Vitor Oliveira" w:date="2026-10-11T06:00:00Z"/>
        </w:rPr>
      </w:pPr>
      <w:ins w:id="30050" w:author="Vitor Oliveira" w:date="2026-10-11T06:00:00Z">
        <w:r>
          <w:rPr>
            <w:lang w:val="pt-BR"/>
          </w:rPr>
          <w:t xml:space="preserve"/>
        </w:r>
      </w:ins>
    </w:p>
    <w:p w14:paraId="59BFB1AF" w14:textId="77777777" w:rsidR="000F5B8B" w:rsidRPr="000F5B8B" w:rsidRDefault="000F5B8B" w:rsidP="000F5B8B">
      <w:pPr>
        <w:jc w:val="center"/>
        <w:rPr>
          <w:b/>
          <w:bCs/>
          <w:lang w:val="pt-BR"/>
        </w:rPr>
      </w:pPr>
      <w:r>
        <w:rPr>
          <w:b/>
          <w:bCs/>
          <w:lang w:val="pt-BR"/>
        </w:rPr>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r>
              <w:rPr>
                <w:sz w:val="20"/>
                <w:szCs w:val="20"/>
                <w:lang w:val="pt-BR"/>
              </w:rPr>
              <w:t xml:space="preserve">mas não há registro público de que ela opere, e o termo trata o acesso por interface de programação caso a caso</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pPr>
        <w:spacing w:after="120" w:line="360" w:lineRule="auto"/>
        <w:ind w:firstLine="709"/>
        <w:jc w:val="both"/>
        <w:rPr>
          <w:ins w:id="30031" w:author="Vitor Oliveira" w:date="2026-10-11T06:00:00Z"/>
        </w:rPr>
      </w:pPr>
      <w:ins w:id="30032" w:author="Vitor Oliveira" w:date="2026-10-11T06:00:00Z">
        <w:r>
          <w:rPr>
            <w:lang w:val="pt-BR"/>
          </w:rPr>
          <w:t xml:space="preserve">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ins>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t xml:space="preserve">Módulo baseado no IRF520; transistor discreto montado com resistores de porta; regulador de corrente constante; </w:t>
            </w:r>
            <w:r>
              <w:rPr>
                <w:sz w:val="20"/>
                <w:szCs w:val="20"/>
                <w:lang w:val="pt-BR"/>
              </w:rPr>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 A dimerização em </w:t>
            </w:r>
            <w:r>
              <w:rPr>
                <w:sz w:val="20"/>
                <w:szCs w:val="20"/>
                <w:lang w:val="pt-BR"/>
              </w:rPr>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w:t>
      </w:r>
      <w:del w:id="30002" w:author="Vitor Oliveira" w:date="2026-10-11T06:00:00Z">
        <w:r>
          <w:rPr>
            <w:lang w:val="pt-BR"/>
          </w:rPr>
          <w:delText xml:space="preserve">a atenuação subsequente ocorre sob rampa governada, exibida no painel junto à trajetória prevista. O que a plateia observa não é apenas a luz mudando, mas a camada de verificação impondo o ritmo dessa mudança.</w:delText>
        </w:r>
      </w:del>
      <w:ins w:id="30003" w:author="Vitor Oliveira" w:date="2026-10-11T06:00:00Z">
        <w:r>
          <w:rPr>
            <w:lang w:val="pt-BR"/>
          </w:rPr>
          <w:t xml:space="preserve">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ins>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t xml:space="preserve">divergência entre o nível emitido e o nível entregue, </w:t>
      </w:r>
      <w:del w:id="30004" w:author="Vitor Oliveira" w:date="2026-10-11T06:00:00Z">
        <w:r>
          <w:rPr>
            <w:lang w:val="pt-BR"/>
          </w:rPr>
          <w:delText xml:space="preserve">apurada a cada ciclo sobre</w:delText>
        </w:r>
      </w:del>
      <w:ins w:id="30005" w:author="Vitor Oliveira" w:date="2026-10-11T06:00:00Z">
        <w:r>
          <w:rPr>
            <w:lang w:val="pt-BR"/>
          </w:rPr>
          <w:t xml:space="preserve">apurada a cada leitura recebida sobre</w:t>
        </w:r>
      </w:ins>
      <w:r>
        <w:rPr>
          <w:lang w:val="pt-BR"/>
        </w:rPr>
        <w:t xml:space="preserve"> a razão entre a iluminância medida e a correspondente ao comando. O terceiro é o alerta de perda de controle, emitido quando a divergência persiste acima de tolerância declarada </w:t>
      </w:r>
      <w:del w:id="30006" w:author="Vitor Oliveira" w:date="2026-10-11T06:00:00Z">
        <w:r>
          <w:rPr>
            <w:lang w:val="pt-BR"/>
          </w:rPr>
          <w:delText xml:space="preserve">por número de ciclos consecutivos</w:delText>
        </w:r>
      </w:del>
      <w:ins w:id="30007" w:author="Vitor Oliveira" w:date="2026-10-11T06:00:00Z">
        <w:r>
          <w:rPr>
            <w:lang w:val="pt-BR"/>
          </w:rPr>
          <w:t xml:space="preserve">por número de leituras consecutivas</w:t>
        </w:r>
      </w:ins>
      <w:r>
        <w:rPr>
          <w:lang w:val="pt-BR"/>
        </w:rPr>
        <w:t xml:space="preserve">.</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r>
        <w:rPr>
          <w:lang w:val="pt-BR"/>
        </w:rPr>
        <w:t xml:space="preserve">portal cartográfico municipal, publicava, em consulta de 27 de setembro de 2026, 662.945</w:t>
      </w:r>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w:t>
      </w:r>
      <w:del w:id="30055" w:author="Vitor Oliveira" w:date="2026-10-11T06:00:00Z">
        <w:r>
          <w:rPr>
            <w:lang w:val="pt-BR"/>
          </w:rPr>
          <w:delText xml:space="preserve">Quadro 20</w:delText>
        </w:r>
      </w:del>
      <w:ins w:id="30056" w:author="Vitor Oliveira" w:date="2026-10-11T06:00:00Z">
        <w:r>
          <w:rPr>
            <w:lang w:val="pt-BR"/>
          </w:rPr>
          <w:t xml:space="preserve">Tabela 4</w:t>
        </w:r>
      </w:ins>
      <w:r>
        <w:rPr>
          <w:lang w:val="pt-BR"/>
        </w:rPr>
        <w:t xml:space="preserve">).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pPr>
        <w:spacing w:after="120" w:line="360" w:lineRule="auto"/>
        <w:ind w:firstLine="709"/>
        <w:jc w:val="both"/>
        <w:rPr>
          <w:ins w:id="30000" w:author="Vitor Oliveira" w:date="2026-10-11T06:00:00Z"/>
        </w:rPr>
      </w:pPr>
      <w:ins w:id="30001" w:author="Vitor Oliveira" w:date="2026-10-11T06:00:00Z">
        <w:r>
          <w:rPr>
            <w:lang w:val="pt-BR"/>
          </w:rPr>
          <w:t xml:space="preserve">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ins>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t xml:space="preserve">de modo que a potência a ciclo de trabalho pleno é conhecida. </w:t>
      </w:r>
      <w:del w:id="30008" w:author="Vitor Oliveira" w:date="2026-10-11T06:00:00Z">
        <w:r>
          <w:rPr>
            <w:lang w:val="pt-BR"/>
          </w:rPr>
          <w:delText xml:space="preserve">O ciclo de trabalho efetivamente aplicado é gravado a cada leitura de telemetria, conforme o modelo de dados de 3.13.1.</w:delText>
        </w:r>
      </w:del>
      <w:ins w:id="30009" w:author="Vitor Oliveira" w:date="2026-10-11T06:00:00Z">
        <w:r>
          <w:rPr>
            <w:lang w:val="pt-BR"/>
          </w:rPr>
          <w:t xml:space="preserve">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w:t>
        </w:r>
      </w:ins>
      <w:r>
        <w:rPr>
          <w:lang w:val="pt-BR"/>
        </w:rPr>
        <w:t xml:space="preserve">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 xml:space="preserve">Registrar a cadeia completa de </w:t>
            </w:r>
            <w:del w:id="30010" w:author="Vitor Oliveira" w:date="2026-10-11T06:00:00Z">
              <w:r>
                <w:rPr>
                  <w:sz w:val="20"/>
                  <w:szCs w:val="20"/>
                  <w:lang w:val="pt-BR"/>
                </w:rPr>
                <w:delText xml:space="preserve">cada ciclo de decisão</w:delText>
              </w:r>
            </w:del>
            <w:ins w:id="30011" w:author="Vitor Oliveira" w:date="2026-10-11T06:00:00Z">
              <w:r>
                <w:rPr>
                  <w:sz w:val="20"/>
                  <w:szCs w:val="20"/>
                  <w:lang w:val="pt-BR"/>
                </w:rPr>
                <w:t xml:space="preserve">cada decisão</w:t>
              </w:r>
            </w:ins>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w:t>
      </w:r>
      <w:del w:id="30012" w:author="Vitor Oliveira" w:date="2026-10-11T06:00:00Z">
        <w:r>
          <w:rPr>
            <w:lang w:val="pt-BR"/>
          </w:rPr>
          <w:delText xml:space="preserve">cada ciclo de decisão</w:delText>
        </w:r>
      </w:del>
      <w:ins w:id="30013" w:author="Vitor Oliveira" w:date="2026-10-11T06:00:00Z">
        <w:r>
          <w:rPr>
            <w:lang w:val="pt-BR"/>
          </w:rPr>
          <w:t xml:space="preserve">cada decisão</w:t>
        </w:r>
      </w:ins>
      <w:r>
        <w:rPr>
          <w:lang w:val="pt-BR"/>
        </w:rPr>
        <w:t xml:space="preserve">,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del w:id="30014" w:author="Vitor Oliveira" w:date="2026-10-11T06:00:00Z">
        <w:r>
          <w:rPr>
            <w:lang w:val="pt-BR"/>
          </w:rPr>
          <w:delText>Um exemplo registrado no ambiente de desenvolvimento, com o nó simulado, ilustra o percurso. Em 29 de setembro de 2026, à 1 h 21 min, foi publicado para o trecho 20159, da Rua Antonio Viana, o volume de 0,3 pessoa, em média, no período de 5 min:</w:delText>
        </w:r>
      </w:del>
      <w:ins w:id="30015" w:author="Vitor Oliveira" w:date="2026-10-11T06:00:00Z">
        <w:r>
          <w:rPr>
            <w:lang w:val="pt-BR"/>
          </w:rPr>
          <w:t xml:space="preserve">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ins>
    </w:p>
    <w:p w14:paraId="383F192E" w14:textId="77777777" w:rsidR="002A414D" w:rsidRPr="00430DB3" w:rsidRDefault="009172FF">
      <w:pPr>
        <w:spacing w:after="120" w:line="360" w:lineRule="auto"/>
        <w:ind w:firstLine="709"/>
        <w:jc w:val="both"/>
        <w:rPr>
          <w:lang w:val="pt-BR"/>
        </w:rPr>
      </w:pPr>
      <w:del w:id="30016" w:author="Vitor Oliveira" w:date="2026-10-11T06:00:00Z">
        <w:r>
          <w:rPr>
            <w:lang w:val="pt-BR"/>
          </w:rPr>
          <w:delText>{"tipo": "volume", "ocorrido_em": "2026-09-29T01:21:03-03:00", "pessoas_media": 0.3, "periodo_s": 300, "trecho": 20159, "origem": "evento.sh"}</w:delText>
        </w:r>
      </w:del>
      <w:ins w:id="30017" w:author="Vitor Oliveira" w:date="2026-10-11T06:00:00Z">
        <w:r>
          <w:rPr>
            <w:lang w:val="pt-BR"/>
          </w:rPr>
          <w:t xml:space="preserve">{"tipo": "volume", "ocorrido_em": "2026-10-10T00:27:31-03:00", "pessoas_media": 0, "periodo_s": 300, "trecho": 20159, "origem": "bancada-ct18"}</w:t>
        </w:r>
      </w:ins>
    </w:p>
    <w:p w14:paraId="67B5D86B" w14:textId="77777777" w:rsidR="002A414D" w:rsidRPr="00430DB3" w:rsidRDefault="009172FF">
      <w:pPr>
        <w:spacing w:after="120" w:line="360" w:lineRule="auto"/>
        <w:ind w:firstLine="709"/>
        <w:jc w:val="both"/>
        <w:rPr>
          <w:lang w:val="pt-BR"/>
        </w:rPr>
      </w:pPr>
      <w:del w:id="30018" w:author="Vitor Oliveira" w:date="2026-10-11T06:00:00Z">
        <w:r>
          <w:rPr>
            <w:lang w:val="pt-BR"/>
          </w:rPr>
          <w:delText xml:space="preserve">O ponto de luz da bancada, que corresponde ao poste de placa IP0412418, de classe P3, está associado a esse trecho. Com a referência inicial de cinco pessoas, o nível observado foi de 0,06, junto ao tercil inferior. Sem histórico suficiente naquele </w:delText>
        </w:r>
      </w:del>
      <w:del w:id="30019" w:author="Vitor Oliveira" w:date="2026-10-11T06:00:00Z">
        <w:r>
          <w:rPr>
            <w:lang w:val="pt-BR"/>
          </w:rPr>
          <w:delText>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delText>
        </w:r>
      </w:del>
      <w:ins w:id="30020" w:author="Vitor Oliveira" w:date="2026-10-11T06:00:00Z">
        <w:r>
          <w:rPr>
            <w:lang w:val="pt-BR"/>
          </w:rPr>
          <w:t xml:space="preserve">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ins>
    </w:p>
    <w:p w14:paraId="463C717D" w14:textId="77777777" w:rsidR="002A414D" w:rsidRPr="00430DB3" w:rsidRDefault="009172FF">
      <w:pPr>
        <w:spacing w:after="120" w:line="360" w:lineRule="auto"/>
        <w:ind w:firstLine="709"/>
        <w:jc w:val="both"/>
        <w:rPr>
          <w:lang w:val="pt-BR"/>
        </w:rPr>
      </w:pPr>
      <w:del w:id="30021" w:author="Vitor Oliveira" w:date="2026-10-11T06:00:00Z">
        <w:r>
          <w:rPr>
            <w:lang w:val="pt-BR"/>
          </w:rPr>
          <w:delText>{"decisao_id": "7d2d3cc6-1b01-4f1d-a6d2-a76723514f02", "nivel": 0.994}</w:delText>
        </w:r>
      </w:del>
      <w:ins w:id="30022" w:author="Vitor Oliveira" w:date="2026-10-11T06:00:00Z">
        <w:r>
          <w:rPr>
            <w:lang w:val="pt-BR"/>
          </w:rPr>
          <w:t xml:space="preserve">{"decisao_id": "92b2a978-202b-42c9-94e8-0959453e2352", "nivel": 0.5, "validade_s": 887, "piso": 0.5, "taxa_min": 0.1}</w:t>
        </w:r>
      </w:ins>
    </w:p>
    <w:p w14:paraId="17DAA27A" w14:textId="77777777" w:rsidR="00372878" w:rsidRPr="00430DB3" w:rsidRDefault="00000000">
      <w:pPr>
        <w:spacing w:after="120" w:line="360" w:lineRule="auto"/>
        <w:ind w:firstLine="709"/>
        <w:jc w:val="both"/>
        <w:rPr>
          <w:lang w:val="pt-BR"/>
        </w:rPr>
      </w:pPr>
      <w:del w:id="30023" w:author="Vitor Oliveira" w:date="2026-10-11T06:00:00Z">
        <w:r>
          <w:rPr>
            <w:lang w:val="pt-BR"/>
          </w:rPr>
          <w:delText>O exemplo foi registrado antes da arquitetura descrita em 3.5.2, quando o serviço conduzia a rampa e limitava cada comando pela taxa. Foi registrado também antes da troca da série de treino (3.6), com os tercis da série anterior; com a base vigente, os graus de ativação e o degrau seriam outros. Na arquitetura vigente, o comando levaria o nível-alvo de 0,522, a validade do volume e o piso e a taxa da classe, e o nó desceria de 1,000 a 0,522 sob a rampa.</w:delText>
        </w:r>
      </w:del>
      <w:ins w:id="30024" w:author="Vitor Oliveira" w:date="2026-10-11T06:00:00Z">
        <w:r>
          <w:rPr>
            <w:lang w:val="pt-BR"/>
          </w:rPr>
          <w:t xml:space="preserve">O nó estava no pleno e passou a descer em rampa: a cada 5 s, reduziu o nível em 0,008, o que corresponde à taxa de 0,1 do pleno por minuto, e chegou a 0,500 às 0 h 33 min 01 s, 5 min 15 s após o comando. Ao receber o comando, antes do primeiro passo, respondeu com a telemetria:</w:t>
        </w:r>
      </w:ins>
    </w:p>
    <w:p w14:paraId="3997E289" w14:textId="77777777" w:rsidR="002A414D" w:rsidRPr="00430DB3" w:rsidRDefault="009172FF">
      <w:pPr>
        <w:spacing w:after="120" w:line="360" w:lineRule="auto"/>
        <w:ind w:firstLine="709"/>
        <w:jc w:val="both"/>
        <w:rPr>
          <w:del w:id="30026" w:author="Vitor Oliveira" w:date="2026-10-11T06:00:00Z"/>
          <w:lang w:val="pt-BR"/>
        </w:rPr>
      </w:pPr>
      <w:del w:id="30025" w:author="Vitor Oliveira" w:date="2026-10-11T06:00:00Z">
        <w:r>
          <w:rPr>
            <w:lang w:val="pt-BR"/>
          </w:rPr>
          <w:delText>O nó simulado respondeu com a telemetria:</w:delText>
        </w:r>
      </w:del>
    </w:p>
    <w:p w14:paraId="12DA6ECD" w14:textId="77777777" w:rsidR="002A414D" w:rsidRPr="00430DB3" w:rsidRDefault="009172FF">
      <w:pPr>
        <w:spacing w:after="120" w:line="360" w:lineRule="auto"/>
        <w:ind w:firstLine="709"/>
        <w:jc w:val="both"/>
        <w:rPr>
          <w:lang w:val="pt-BR"/>
        </w:rPr>
      </w:pPr>
      <w:del w:id="30027" w:author="Vitor Oliveira" w:date="2026-10-11T06:00:00Z">
        <w:r>
          <w:rPr>
            <w:lang w:val="pt-BR"/>
          </w:rPr>
          <w:delText>{"decisao_id": "7d2d3cc6-1b01-4f1d-a6d2-a76723514f02", "duty": 0.4970, "lux": 10.40}</w:delText>
        </w:r>
      </w:del>
      <w:ins w:id="30028" w:author="Vitor Oliveira" w:date="2026-10-11T06:00:00Z">
        <w:r>
          <w:rPr>
            <w:lang w:val="pt-BR"/>
          </w:rPr>
          <w:t xml:space="preserve">{"decisao_id": "92b2a978-202b-42c9-94e8-0959453e2352", "duty": 0.6562, "lux": 10.07, "nivel": 1.0}</w:t>
        </w:r>
      </w:ins>
    </w:p>
    <w:p w14:paraId="60D95775" w14:textId="77777777" w:rsidR="002A414D" w:rsidRPr="00430DB3" w:rsidRDefault="009172FF">
      <w:pPr>
        <w:spacing w:after="120" w:line="360" w:lineRule="auto"/>
        <w:ind w:firstLine="709"/>
        <w:jc w:val="both"/>
        <w:rPr>
          <w:lang w:val="pt-BR"/>
        </w:rPr>
      </w:pPr>
      <w:del w:id="30029" w:author="Vitor Oliveira" w:date="2026-10-11T06:00:00Z">
        <w:r>
          <w:rPr>
            <w:lang w:val="pt-BR"/>
          </w:rPr>
          <w:delText>A iluminância desse exemplo é sintética, por provir do nó simulado; os valores medidos no nó de bancada são apresentados em 4.3.</w:delText>
        </w:r>
      </w:del>
      <w:ins w:id="30030" w:author="Vitor Oliveira" w:date="2026-10-11T06:00:00Z">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ins>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w:t>
      </w:r>
      <w:del w:id="30057" w:author="Vitor Oliveira" w:date="2026-10-11T06:00:00Z">
        <w:r>
          <w:rPr>
            <w:highlight w:val="yellow"/>
            <w:lang w:val="pt-BR"/>
          </w:rPr>
          <w:delText xml:space="preserve">Quadro 20</w:delText>
        </w:r>
      </w:del>
      <w:ins w:id="30058" w:author="Vitor Oliveira" w:date="2026-10-11T06:00:00Z">
        <w:r>
          <w:rPr>
            <w:highlight w:val="yellow"/>
            <w:lang w:val="pt-BR"/>
          </w:rPr>
          <w:t xml:space="preserve">Tabela 4</w:t>
        </w:r>
      </w:ins>
      <w:r>
        <w:rPr>
          <w:highlight w:val="yellow"/>
          <w:lang w:val="pt-BR"/>
        </w:rPr>
        <w:t xml:space="preserve">,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O </w:t>
      </w:r>
      <w:del w:id="30059" w:author="Vitor Oliveira" w:date="2026-10-11T06:00:00Z">
        <w:r>
          <w:rPr>
            <w:lang w:val="pt-BR"/>
          </w:rPr>
          <w:delText xml:space="preserve">Quadro 19</w:delText>
        </w:r>
      </w:del>
      <w:ins w:id="30060" w:author="Vitor Oliveira" w:date="2026-10-11T06:00:00Z">
        <w:r>
          <w:rPr>
            <w:lang w:val="pt-BR"/>
          </w:rPr>
          <w:t xml:space="preserve">Tabela 3</w:t>
        </w:r>
      </w:ins>
      <w:r>
        <w:rPr>
          <w:lang w:val="pt-BR"/>
        </w:rPr>
        <w:t xml:space="preserve">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del w:id="30061" w:author="Vitor Oliveira" w:date="2026-10-11T06:00:00Z">
        <w:r>
          <w:rPr>
            <w:sz w:val="20"/>
            <w:szCs w:val="20"/>
            <w:lang w:val="pt-BR"/>
          </w:rPr>
          <w:delText xml:space="preserve">Quadro 19</w:delText>
        </w:r>
      </w:del>
      <w:ins w:id="30062" w:author="Vitor Oliveira" w:date="2026-10-11T06:00:00Z">
        <w:r>
          <w:rPr>
            <w:sz w:val="20"/>
            <w:szCs w:val="20"/>
            <w:lang w:val="pt-BR"/>
          </w:rPr>
          <w:t xml:space="preserve">Tabela 3</w:t>
        </w:r>
      </w:ins>
      <w:r>
        <w:rPr>
          <w:sz w:val="20"/>
          <w:szCs w:val="20"/>
          <w:lang w:val="pt-BR"/>
        </w:rPr>
        <w:t xml:space="preserve">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três constatações decorrem do </w:t>
      </w:r>
      <w:del w:id="30063" w:author="Vitor Oliveira" w:date="2026-10-11T06:00:00Z">
        <w:r>
          <w:rPr>
            <w:lang w:val="pt-BR"/>
          </w:rPr>
          <w:delText xml:space="preserve">Quadro 19</w:delText>
        </w:r>
      </w:del>
      <w:ins w:id="30064" w:author="Vitor Oliveira" w:date="2026-10-11T06:00:00Z">
        <w:r>
          <w:rPr>
            <w:lang w:val="pt-BR"/>
          </w:rPr>
          <w:t xml:space="preserve">Tabela 3</w:t>
        </w:r>
      </w:ins>
      <w:r>
        <w:rPr>
          <w:lang w:val="pt-BR"/>
        </w:rPr>
        <w:t xml:space="preserve">.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 xml:space="preserve">O </w:t>
      </w:r>
      <w:del w:id="30065" w:author="Vitor Oliveira" w:date="2026-10-11T06:00:00Z">
        <w:r>
          <w:rPr>
            <w:lang w:val="pt-BR"/>
          </w:rPr>
          <w:delText xml:space="preserve">Quadro 20</w:delText>
        </w:r>
      </w:del>
      <w:ins w:id="30066" w:author="Vitor Oliveira" w:date="2026-10-11T06:00:00Z">
        <w:r>
          <w:rPr>
            <w:lang w:val="pt-BR"/>
          </w:rPr>
          <w:t xml:space="preserve">Tabela 4</w:t>
        </w:r>
      </w:ins>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del w:id="30067" w:author="Vitor Oliveira" w:date="2026-10-11T06:00:00Z">
        <w:r>
          <w:rPr>
            <w:sz w:val="20"/>
            <w:szCs w:val="20"/>
            <w:lang w:val="pt-BR"/>
          </w:rPr>
          <w:delText xml:space="preserve">Quadro 20</w:delText>
        </w:r>
      </w:del>
      <w:ins w:id="30068" w:author="Vitor Oliveira" w:date="2026-10-11T06:00:00Z">
        <w:r>
          <w:rPr>
            <w:sz w:val="20"/>
            <w:szCs w:val="20"/>
            <w:lang w:val="pt-BR"/>
          </w:rPr>
          <w:t xml:space="preserve">Tabela 4</w:t>
        </w:r>
      </w:ins>
      <w:r>
        <w:rPr>
          <w:sz w:val="20"/>
          <w:szCs w:val="20"/>
          <w:lang w:val="pt-BR"/>
        </w:rPr>
        <w:t xml:space="preserve">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r>
        <w:rPr>
          <w:lang w:val="pt-BR"/>
        </w:rPr>
        <w:t xml:space="preserve">Rio de Janeiro: ABNT, 2016. Versão corrigida.</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pPr>
        <w:spacing w:after="240"/>
        <w:rPr>
          <w:ins w:id="30033" w:author="Vitor Oliveira" w:date="2026-10-11T06:00:00Z"/>
        </w:rPr>
      </w:pPr>
      <w:ins w:id="30034" w:author="Vitor Oliveira" w:date="2026-10-11T06:00:00Z">
        <w:r>
          <w:t xml:space="preserve">PASOLINI, Gianni et al. Comprehensive assessment of context-adaptive street lighting: technical aspects, economic insights, and measurements from large-scale, long-term implementations. Sensors, v. 24, n. 18, art. 5942, 2024. DOI: 10.3390/s24185942.</w:t>
        </w:r>
      </w:ins>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del w:id="30069" w:author="Vitor Oliveira" w:date="2026-10-11T06:00:00Z">
        <w:r>
          <w:rPr>
            <w:lang w:val="pt-BR"/>
          </w:rPr>
          <w:delText xml:space="preserve">Quadro 21</w:delText>
        </w:r>
      </w:del>
      <w:ins w:id="30070" w:author="Vitor Oliveira" w:date="2026-10-11T06:00:00Z">
        <w:r>
          <w:rPr>
            <w:lang w:val="pt-BR"/>
          </w:rPr>
          <w:t xml:space="preserve">Quadro 19</w:t>
        </w:r>
      </w:ins>
      <w:r>
        <w:rPr>
          <w:lang w:val="pt-BR"/>
        </w:rPr>
        <w:t xml:space="preserve">.</w:t>
      </w:r>
    </w:p>
    <w:p w14:paraId="75FBC46A" w14:textId="77777777" w:rsidR="00E01C3A" w:rsidRDefault="00CC3326">
      <w:pPr>
        <w:keepNext/>
        <w:spacing w:before="260" w:after="130"/>
        <w:rPr>
          <w:lang w:val="pt-BR"/>
        </w:rPr>
      </w:pPr>
      <w:del w:id="30071" w:author="Vitor Oliveira" w:date="2026-10-11T06:00:00Z">
        <w:r>
          <w:rPr>
            <w:sz w:val="20"/>
            <w:szCs w:val="20"/>
            <w:lang w:val="pt-BR"/>
          </w:rPr>
          <w:delText xml:space="preserve">Quadro 21</w:delText>
        </w:r>
      </w:del>
      <w:ins w:id="30072" w:author="Vitor Oliveira" w:date="2026-10-11T06:00:00Z">
        <w:r>
          <w:rPr>
            <w:sz w:val="20"/>
            <w:szCs w:val="20"/>
            <w:lang w:val="pt-BR"/>
          </w:rPr>
          <w:t xml:space="preserve">Quadro 19</w:t>
        </w:r>
      </w:ins>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 xml:space="preserve">Três cuidados sustentam a verificação por terceiros. Cada protocolo de avaliação foi registrado no repositório antes da execução correspondente, e o histórico de versões atesta essa ordem pelos identificadores do </w:t>
      </w:r>
      <w:del w:id="30073" w:author="Vitor Oliveira" w:date="2026-10-11T06:00:00Z">
        <w:r>
          <w:rPr>
            <w:lang w:val="pt-BR"/>
          </w:rPr>
          <w:delText xml:space="preserve">Quadro 22</w:delText>
        </w:r>
      </w:del>
      <w:ins w:id="30074" w:author="Vitor Oliveira" w:date="2026-10-11T06:00:00Z">
        <w:r>
          <w:rPr>
            <w:lang w:val="pt-BR"/>
          </w:rPr>
          <w:t xml:space="preserve">Quadro 20</w:t>
        </w:r>
      </w:ins>
      <w:r>
        <w:rPr>
          <w:lang w:val="pt-BR"/>
        </w:rPr>
        <w:t xml:space="preserve">.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 xml:space="preserve">Os comandos do </w:t>
      </w:r>
      <w:del w:id="30075" w:author="Vitor Oliveira" w:date="2026-10-11T06:00:00Z">
        <w:r>
          <w:rPr>
            <w:lang w:val="pt-BR"/>
          </w:rPr>
          <w:delText xml:space="preserve">Quadro 22</w:delText>
        </w:r>
      </w:del>
      <w:ins w:id="30076" w:author="Vitor Oliveira" w:date="2026-10-11T06:00:00Z">
        <w:r>
          <w:rPr>
            <w:lang w:val="pt-BR"/>
          </w:rPr>
          <w:t xml:space="preserve">Quadro 20</w:t>
        </w:r>
      </w:ins>
      <w:r>
        <w:rPr>
          <w:lang w:val="pt-BR"/>
        </w:rPr>
        <w:t xml:space="preserve">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del w:id="30077" w:author="Vitor Oliveira" w:date="2026-10-11T06:00:00Z">
        <w:r>
          <w:rPr>
            <w:sz w:val="20"/>
            <w:szCs w:val="20"/>
            <w:lang w:val="pt-BR"/>
          </w:rPr>
          <w:delText xml:space="preserve">Quadro 22</w:delText>
        </w:r>
      </w:del>
      <w:ins w:id="30078" w:author="Vitor Oliveira" w:date="2026-10-11T06:00:00Z">
        <w:r>
          <w:rPr>
            <w:sz w:val="20"/>
            <w:szCs w:val="20"/>
            <w:lang w:val="pt-BR"/>
          </w:rPr>
          <w:t xml:space="preserve">Quadro 20</w:t>
        </w:r>
      </w:ins>
      <w:r>
        <w:rPr>
          <w:sz w:val="20"/>
          <w:szCs w:val="20"/>
          <w:lang w:val="pt-BR"/>
        </w:rPr>
        <w:t xml:space="preserve">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del w:id="30079" w:author="Vitor Oliveira" w:date="2026-10-11T06:00:00Z">
              <w:r w:rsidRPr="00430DB3">
                <w:rPr>
                  <w:sz w:val="20"/>
                  <w:szCs w:val="20"/>
                  <w:lang w:val="pt-BR"/>
                </w:rPr>
                <w:delText xml:space="preserve">Quadro 19</w:delText>
              </w:r>
            </w:del>
            <w:ins w:id="30080" w:author="Vitor Oliveira" w:date="2026-10-11T06:00:00Z">
              <w:r>
                <w:rPr>
                  <w:sz w:val="20"/>
                  <w:szCs w:val="20"/>
                  <w:lang w:val="pt-BR"/>
                </w:rPr>
                <w:t xml:space="preserve">Tabela 3</w:t>
              </w:r>
            </w:ins>
            <w:r w:rsidRPr="00430DB3">
              <w:rPr>
                <w:sz w:val="20"/>
                <w:szCs w:val="20"/>
                <w:lang w:val="pt-BR"/>
              </w:rPr>
              <w:t xml:space="preserve">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del w:id="30081" w:author="Vitor Oliveira" w:date="2026-10-11T06:00:00Z">
              <w:r w:rsidRPr="00430DB3">
                <w:rPr>
                  <w:sz w:val="20"/>
                  <w:szCs w:val="20"/>
                  <w:lang w:val="pt-BR"/>
                </w:rPr>
                <w:delText xml:space="preserve">Quadro 19</w:delText>
              </w:r>
            </w:del>
            <w:ins w:id="30082" w:author="Vitor Oliveira" w:date="2026-10-11T06:00:00Z">
              <w:r>
                <w:rPr>
                  <w:sz w:val="20"/>
                  <w:szCs w:val="20"/>
                  <w:lang w:val="pt-BR"/>
                </w:rPr>
                <w:t xml:space="preserve">Tabela 3</w:t>
              </w:r>
            </w:ins>
            <w:r w:rsidRPr="00430DB3">
              <w:rPr>
                <w:sz w:val="20"/>
                <w:szCs w:val="20"/>
                <w:lang w:val="pt-BR"/>
              </w:rPr>
              <w:t xml:space="preserve">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del w:id="30083" w:author="Vitor Oliveira" w:date="2026-10-11T06:00:00Z">
              <w:r w:rsidRPr="00430DB3">
                <w:rPr>
                  <w:sz w:val="20"/>
                  <w:szCs w:val="20"/>
                  <w:lang w:val="pt-BR"/>
                </w:rPr>
                <w:delText xml:space="preserve">Quadro 19</w:delText>
              </w:r>
            </w:del>
            <w:ins w:id="30084" w:author="Vitor Oliveira" w:date="2026-10-11T06:00:00Z">
              <w:r>
                <w:rPr>
                  <w:sz w:val="20"/>
                  <w:szCs w:val="20"/>
                  <w:lang w:val="pt-BR"/>
                </w:rPr>
                <w:t xml:space="preserve">Tabela 3</w:t>
              </w:r>
            </w:ins>
            <w:r w:rsidRPr="00430DB3">
              <w:rPr>
                <w:sz w:val="20"/>
                <w:szCs w:val="20"/>
                <w:lang w:val="pt-BR"/>
              </w:rPr>
              <w:t xml:space="preserve">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del w:id="30085" w:author="Vitor Oliveira" w:date="2026-10-11T06:00:00Z">
              <w:r>
                <w:rPr>
                  <w:sz w:val="20"/>
                  <w:szCs w:val="20"/>
                </w:rPr>
                <w:delText xml:space="preserve">Quadro 20</w:delText>
              </w:r>
            </w:del>
            <w:ins w:id="30086" w:author="Vitor Oliveira" w:date="2026-10-11T06:00:00Z">
              <w:r>
                <w:rPr>
                  <w:sz w:val="20"/>
                  <w:szCs w:val="20"/>
                </w:rPr>
                <w:t xml:space="preserve">Tabela 4</w:t>
              </w:r>
            </w:ins>
            <w:r>
              <w:rPr>
                <w:sz w:val="20"/>
                <w:szCs w:val="20"/>
              </w:rPr>
              <w:t xml:space="preserve">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del w:id="30087" w:author="Vitor Oliveira" w:date="2026-10-11T06:00:00Z">
              <w:r w:rsidRPr="00430DB3">
                <w:rPr>
                  <w:sz w:val="20"/>
                  <w:szCs w:val="20"/>
                  <w:lang w:val="pt-BR"/>
                </w:rPr>
                <w:delText xml:space="preserve">Quadro 19</w:delText>
              </w:r>
            </w:del>
            <w:ins w:id="30088" w:author="Vitor Oliveira" w:date="2026-10-11T06:00:00Z">
              <w:r>
                <w:rPr>
                  <w:sz w:val="20"/>
                  <w:szCs w:val="20"/>
                  <w:lang w:val="pt-BR"/>
                </w:rPr>
                <w:t xml:space="preserve">Tabela 3</w:t>
              </w:r>
            </w:ins>
            <w:r w:rsidRPr="00430DB3">
              <w:rPr>
                <w:sz w:val="20"/>
                <w:szCs w:val="20"/>
                <w:lang w:val="pt-BR"/>
              </w:rPr>
              <w:t xml:space="preserve">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