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w:t>
      </w:r>
      <w:r>
        <w:rPr>
          <w:lang w:val="pt-BR"/>
        </w:rPr>
        <w:t xml:space="preserve">consulta a estimativa de consumo, recebe os alertas do diagnóstico e altera, por operação sobre dado, a classe e os parâmetros normativos;</w:t>
      </w:r>
      <w:r>
        <w:rPr>
          <w:lang w:val="pt-BR"/>
        </w:rPr>
        <w:t xml:space="preserve">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del w:id="30000" w:author="Vitor Oliveira" w:date="2026-10-11T19:00:00Z">
        <w:r>
          <w:rPr>
            <w:highlight w:val="yellow"/>
            <w:lang w:val="pt-BR"/>
          </w:rPr>
          <w:delText>[PENDENTE — declarar, com base no Capítulo 4, se cada hipótese de 2.10 é aceita ou rejeitada: H1 pela concordância de 4.4; H2 pelo resultado de 4.2; H3 pela comparação entre o acionamento antecipado e o puramente reativo (3.9 e 4.6).]</w:delText>
        </w:r>
      </w:del>
      <w:ins w:id="30001" w:author="Vitor Oliveira" w:date="2026-10-11T19:00:00Z">
        <w:r>
          <w:rPr>
            <w:lang w:val="pt-BR"/>
          </w:rPr>
          <w:t xml:space="preserve">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ins>
    </w:p>
    <w:p>
      <w:pPr>
        <w:spacing w:after="120" w:line="360" w:lineRule="auto"/>
        <w:ind w:firstLine="709"/>
        <w:jc w:val="both"/>
        <w:rPr>
          <w:ins w:id="30002" w:author="Vitor Oliveira" w:date="2026-10-11T19:00:00Z"/>
        </w:rPr>
      </w:pPr>
      <w:ins w:id="30003" w:author="Vitor Oliveira" w:date="2026-10-11T19:00:00Z">
        <w:r>
          <w:rPr>
            <w:lang w:val="pt-BR"/>
          </w:rPr>
          <w:t xml:space="preserve">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ins>
    </w:p>
    <w:p>
      <w:pPr>
        <w:spacing w:after="120" w:line="360" w:lineRule="auto"/>
        <w:ind w:firstLine="709"/>
        <w:jc w:val="both"/>
        <w:rPr>
          <w:ins w:id="30004" w:author="Vitor Oliveira" w:date="2026-10-11T19:00:00Z"/>
        </w:rPr>
      </w:pPr>
      <w:ins w:id="30005" w:author="Vitor Oliveira" w:date="2026-10-11T19:00:00Z">
        <w:r>
          <w:rPr>
            <w:lang w:val="pt-BR"/>
          </w:rPr>
          <w:t xml:space="preserve">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ins>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del w:id="30006" w:author="Vitor Oliveira" w:date="2026-10-11T19:00:00Z">
        <w:r>
          <w:rPr>
            <w:highlight w:val="yellow"/>
            <w:lang w:val="pt-BR"/>
          </w:rPr>
          <w:delText>[PENDENTE — descrever os padrões identificados nos resultados, apontar e explicar as anomalias, interpretá-los à luz da fundamentação do Capítulo 2 e comparar o que se obteve com a literatura — em particular com o trabalho mais próximo (2.8) e com a lacuna de 2.9.]</w:delText>
        </w:r>
      </w:del>
      <w:ins w:id="30007" w:author="Vitor Oliveira" w:date="2026-10-11T19:00:00Z">
        <w:r>
          <w:rPr>
            <w:lang w:val="pt-BR"/>
          </w:rPr>
          <w:t xml:space="preserve">Quatro padrões atravessam os resultados. O primeiro é a estabilidade do invariante de segurança: em nenhuma das execuções, em nenhum modo e em nenhum cenário adversarial, o nível do nó violou o piso ou a taxa, o que é coerente com a natureza da garantia, que não depende da qualidade da inferência nem da previsão.</w:t>
        </w:r>
      </w:ins>
    </w:p>
    <w:p>
      <w:pPr>
        <w:spacing w:after="120" w:line="360" w:lineRule="auto"/>
        <w:ind w:firstLine="709"/>
        <w:jc w:val="both"/>
        <w:rPr>
          <w:ins w:id="30008" w:author="Vitor Oliveira" w:date="2026-10-11T19:00:00Z"/>
        </w:rPr>
      </w:pPr>
      <w:ins w:id="30009" w:author="Vitor Oliveira" w:date="2026-10-11T19:00:00Z">
        <w:r>
          <w:rPr>
            <w:lang w:val="pt-BR"/>
          </w:rPr>
          <w:t xml:space="preserve">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ins>
    </w:p>
    <w:p>
      <w:pPr>
        <w:spacing w:after="120" w:line="360" w:lineRule="auto"/>
        <w:ind w:firstLine="709"/>
        <w:jc w:val="both"/>
        <w:rPr>
          <w:ins w:id="30010" w:author="Vitor Oliveira" w:date="2026-10-11T19:00:00Z"/>
        </w:rPr>
      </w:pPr>
      <w:ins w:id="30011" w:author="Vitor Oliveira" w:date="2026-10-11T19:00:00Z">
        <w:r>
          <w:rPr>
            <w:lang w:val="pt-BR"/>
          </w:rPr>
          <w:t xml:space="preserve">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ins>
    </w:p>
    <w:p>
      <w:pPr>
        <w:spacing w:after="120" w:line="360" w:lineRule="auto"/>
        <w:ind w:firstLine="709"/>
        <w:jc w:val="both"/>
        <w:rPr>
          <w:ins w:id="30012" w:author="Vitor Oliveira" w:date="2026-10-11T19:00:00Z"/>
        </w:rPr>
      </w:pPr>
      <w:ins w:id="30013" w:author="Vitor Oliveira" w:date="2026-10-11T19:00:00Z">
        <w:r>
          <w:rPr>
            <w:lang w:val="pt-BR"/>
          </w:rPr>
          <w:t xml:space="preserve">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ins>
    </w:p>
    <w:p>
      <w:pPr>
        <w:spacing w:after="120" w:line="360" w:lineRule="auto"/>
        <w:ind w:firstLine="709"/>
        <w:jc w:val="both"/>
        <w:rPr>
          <w:ins w:id="30014" w:author="Vitor Oliveira" w:date="2026-10-11T19:00:00Z"/>
        </w:rPr>
      </w:pPr>
      <w:ins w:id="30015" w:author="Vitor Oliveira" w:date="2026-10-11T19:00:00Z">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ins>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pPr>
        <w:pStyle w:val="ListParagraph"/>
        <w:numPr>
          <w:ilvl w:val="0"/>
          <w:numId w:val="2"/>
        </w:numPr>
        <w:spacing w:after="120" w:line="360" w:lineRule="auto"/>
        <w:jc w:val="both"/>
      </w:pPr>
      <w:r>
        <w:rPr>
          <w:lang w:val="pt-BR"/>
        </w:rPr>
        <w:t xml:space="preserve">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del w:id="30016" w:author="Vitor Oliveira" w:date="2026-10-11T19:00:00Z">
        <w:r>
          <w:rPr>
            <w:highlight w:val="yellow"/>
            <w:lang w:val="pt-BR"/>
          </w:rPr>
          <w:delText>[PENDENTE — analisar as implicações dos resultados para a proposta de integração no município (2.3 e 3.3) e o impacto na área.]</w:delText>
        </w:r>
      </w:del>
      <w:ins w:id="30017" w:author="Vitor Oliveira" w:date="2026-10-11T19:00:00Z">
        <w:r>
          <w:rPr>
            <w:lang w:val="pt-BR"/>
          </w:rPr>
          <w:t xml:space="preserve">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ins>
    </w:p>
    <w:p>
      <w:pPr>
        <w:spacing w:after="120" w:line="360" w:lineRule="auto"/>
        <w:ind w:firstLine="709"/>
        <w:jc w:val="both"/>
        <w:rPr>
          <w:ins w:id="30018" w:author="Vitor Oliveira" w:date="2026-10-11T19:00:00Z"/>
        </w:rPr>
      </w:pPr>
      <w:ins w:id="30019" w:author="Vitor Oliveira" w:date="2026-10-11T19:00:00Z">
        <w:r>
          <w:rPr>
            <w:lang w:val="pt-BR"/>
          </w:rPr>
          <w:t xml:space="preserve">Os resultados também delimitam o que a proposta pode prometer. A economia de energia sobre a programação horária não é garantida e depende do padrão de uso da via; o ganho consistente é a luz adequada à situação, sem violação da norma.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ins>
    </w:p>
    <w:p>
      <w:pPr>
        <w:spacing w:after="120" w:line="360" w:lineRule="auto"/>
        <w:ind w:firstLine="709"/>
        <w:jc w:val="both"/>
        <w:rPr>
          <w:ins w:id="30020" w:author="Vitor Oliveira" w:date="2026-10-11T19:00:00Z"/>
        </w:rPr>
      </w:pPr>
      <w:ins w:id="30021" w:author="Vitor Oliveira" w:date="2026-10-11T19:00:00Z">
        <w:r>
          <w:rPr>
            <w:lang w:val="pt-BR"/>
          </w:rPr>
          <w:t xml:space="preserve">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ins>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del w:id="30022" w:author="Vitor Oliveira" w:date="2026-10-11T19:00:00Z">
        <w:r>
          <w:rPr>
            <w:highlight w:val="yellow"/>
            <w:lang w:val="pt-BR"/>
          </w:rPr>
          <w:delText>[PENDENTE — condensar em cinco ou seis sentenças os aspectos-chave do trabalho, sem informação nova, revisitando o objetivo geral (1.5.1) e os objetivos específicos a) a i) (1.5.2) e declarando o grau em que cada um foi atingido.]</w:delText>
        </w:r>
      </w:del>
      <w:ins w:id="30023" w:author="Vitor Oliveira" w:date="2026-10-11T19:00:00Z">
        <w:r>
          <w:rPr>
            <w:lang w:val="pt-BR"/>
          </w:rPr>
          <w:t xml:space="preserve">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o ganho da proposta está na luz adequada à situação, com garantia normativa por construção, mais do que na economia de energia, e que, entre os componentes de inteligência artificial, a previsão se distingue das alternativas simples apenas com dado de resolução fina, enquanto a pertinência parcial é substituível por tabela.</w:t>
        </w:r>
      </w:ins>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