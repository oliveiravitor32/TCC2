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59F2E" w14:textId="77777777" w:rsidR="006B1E66" w:rsidRPr="000F5B8B" w:rsidRDefault="00CC3326">
      <w:pPr>
        <w:spacing w:line="360" w:lineRule="auto"/>
        <w:jc w:val="center"/>
        <w:rPr>
          <w:lang w:val="pt-BR"/>
        </w:rPr>
      </w:pPr>
      <w:r>
        <w:rPr>
          <w:b/>
          <w:bCs/>
          <w:lang w:val="pt-BR"/>
        </w:rPr>
        <w:t>UNIVERSIDADE PAULISTA – UNIP</w:t>
      </w:r>
    </w:p>
    <w:p w14:paraId="4B58A79D" w14:textId="77777777" w:rsidR="006B1E66" w:rsidRPr="000F5B8B" w:rsidRDefault="00CC3326">
      <w:pPr>
        <w:spacing w:line="360" w:lineRule="auto"/>
        <w:jc w:val="center"/>
        <w:rPr>
          <w:lang w:val="pt-BR"/>
        </w:rPr>
      </w:pPr>
      <w:r>
        <w:rPr>
          <w:b/>
          <w:bCs/>
          <w:lang w:val="pt-BR"/>
        </w:rPr>
        <w:t>CIÊNCIA DA COMPUTAÇÃO – 8º SEMESTRE</w:t>
      </w:r>
    </w:p>
    <w:p w14:paraId="23230E46" w14:textId="77777777" w:rsidR="006B1E66" w:rsidRPr="000F5B8B" w:rsidRDefault="006B1E66">
      <w:pPr>
        <w:spacing w:line="360" w:lineRule="auto"/>
        <w:rPr>
          <w:lang w:val="pt-BR"/>
        </w:rPr>
      </w:pPr>
    </w:p>
    <w:p w14:paraId="12E75DE9" w14:textId="77777777" w:rsidR="006B1E66" w:rsidRPr="000F5B8B" w:rsidRDefault="006B1E66">
      <w:pPr>
        <w:spacing w:line="360" w:lineRule="auto"/>
        <w:rPr>
          <w:lang w:val="pt-BR"/>
        </w:rPr>
      </w:pPr>
    </w:p>
    <w:p w14:paraId="510A7C40" w14:textId="77777777" w:rsidR="006B1E66" w:rsidRPr="000F5B8B" w:rsidRDefault="006B1E66">
      <w:pPr>
        <w:spacing w:line="360" w:lineRule="auto"/>
        <w:rPr>
          <w:lang w:val="pt-BR"/>
        </w:rPr>
      </w:pPr>
    </w:p>
    <w:p w14:paraId="1A4D7D77" w14:textId="77777777" w:rsidR="006B1E66" w:rsidRPr="000F5B8B" w:rsidRDefault="006B1E66">
      <w:pPr>
        <w:spacing w:line="360" w:lineRule="auto"/>
        <w:rPr>
          <w:lang w:val="pt-BR"/>
        </w:rPr>
      </w:pPr>
    </w:p>
    <w:p w14:paraId="29D30C62" w14:textId="77777777" w:rsidR="006B1E66" w:rsidRPr="000F5B8B" w:rsidRDefault="00CC3326">
      <w:pPr>
        <w:spacing w:line="360" w:lineRule="auto"/>
        <w:jc w:val="center"/>
        <w:rPr>
          <w:lang w:val="pt-BR"/>
        </w:rPr>
      </w:pPr>
      <w:r>
        <w:rPr>
          <w:lang w:val="pt-BR"/>
        </w:rPr>
        <w:t>BRUNO BONAVIGO DACAL – N309EC4</w:t>
      </w:r>
    </w:p>
    <w:p w14:paraId="208ED063" w14:textId="77777777" w:rsidR="006B1E66" w:rsidRPr="000F5B8B" w:rsidRDefault="00CC3326">
      <w:pPr>
        <w:spacing w:line="360" w:lineRule="auto"/>
        <w:jc w:val="center"/>
        <w:rPr>
          <w:lang w:val="pt-BR"/>
        </w:rPr>
      </w:pPr>
      <w:r>
        <w:rPr>
          <w:lang w:val="pt-BR"/>
        </w:rPr>
        <w:t>LUCAS DE ARAUJO VERGARA – N090758</w:t>
      </w:r>
    </w:p>
    <w:p w14:paraId="21DD3611" w14:textId="77777777" w:rsidR="006B1E66" w:rsidRPr="000F5B8B" w:rsidRDefault="00CC3326">
      <w:pPr>
        <w:spacing w:line="360" w:lineRule="auto"/>
        <w:jc w:val="center"/>
        <w:rPr>
          <w:lang w:val="pt-BR"/>
        </w:rPr>
      </w:pPr>
      <w:r>
        <w:rPr>
          <w:lang w:val="pt-BR"/>
        </w:rPr>
        <w:t>VITOR OLIVEIRA DOS SANTOS – N083DG1</w:t>
      </w:r>
    </w:p>
    <w:p w14:paraId="3E6FE452" w14:textId="77777777" w:rsidR="006B1E66" w:rsidRPr="000F5B8B" w:rsidRDefault="006B1E66">
      <w:pPr>
        <w:spacing w:line="360" w:lineRule="auto"/>
        <w:rPr>
          <w:lang w:val="pt-BR"/>
        </w:rPr>
      </w:pPr>
    </w:p>
    <w:p w14:paraId="6596F5D4" w14:textId="77777777" w:rsidR="006B1E66" w:rsidRPr="000F5B8B" w:rsidRDefault="006B1E66">
      <w:pPr>
        <w:spacing w:line="360" w:lineRule="auto"/>
        <w:rPr>
          <w:lang w:val="pt-BR"/>
        </w:rPr>
      </w:pPr>
    </w:p>
    <w:p w14:paraId="6B61B043" w14:textId="77777777" w:rsidR="006B1E66" w:rsidRPr="000F5B8B" w:rsidRDefault="006B1E66">
      <w:pPr>
        <w:spacing w:line="360" w:lineRule="auto"/>
        <w:rPr>
          <w:lang w:val="pt-BR"/>
        </w:rPr>
      </w:pPr>
    </w:p>
    <w:p w14:paraId="1DB3E9E9" w14:textId="77777777" w:rsidR="006B1E66" w:rsidRPr="000F5B8B" w:rsidRDefault="006B1E66">
      <w:pPr>
        <w:spacing w:line="360" w:lineRule="auto"/>
        <w:rPr>
          <w:lang w:val="pt-BR"/>
        </w:rPr>
      </w:pPr>
    </w:p>
    <w:p w14:paraId="1A2154F5" w14:textId="77777777" w:rsidR="006B1E66" w:rsidRPr="000F5B8B" w:rsidRDefault="006B1E66">
      <w:pPr>
        <w:spacing w:line="360" w:lineRule="auto"/>
        <w:rPr>
          <w:lang w:val="pt-BR"/>
        </w:rPr>
      </w:pPr>
    </w:p>
    <w:p w14:paraId="0BC4EF28"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1D179532" w14:textId="77777777" w:rsidR="006B1E66" w:rsidRPr="000F5B8B" w:rsidRDefault="006B1E66">
      <w:pPr>
        <w:spacing w:line="360" w:lineRule="auto"/>
        <w:rPr>
          <w:lang w:val="pt-BR"/>
        </w:rPr>
      </w:pPr>
    </w:p>
    <w:p w14:paraId="2CC35377" w14:textId="77777777" w:rsidR="006B1E66" w:rsidRPr="000F5B8B" w:rsidRDefault="006B1E66">
      <w:pPr>
        <w:spacing w:line="360" w:lineRule="auto"/>
        <w:rPr>
          <w:lang w:val="pt-BR"/>
        </w:rPr>
      </w:pPr>
    </w:p>
    <w:p w14:paraId="5C65CDD3" w14:textId="77777777" w:rsidR="006B1E66" w:rsidRPr="000F5B8B" w:rsidRDefault="00CC3326">
      <w:pPr>
        <w:spacing w:line="360" w:lineRule="auto"/>
        <w:jc w:val="center"/>
        <w:rPr>
          <w:lang w:val="pt-BR"/>
        </w:rPr>
      </w:pPr>
      <w:r>
        <w:rPr>
          <w:lang w:val="pt-BR"/>
        </w:rPr>
        <w:t>TRABALHO DE CONCLUSÃO DE CURSO</w:t>
      </w:r>
    </w:p>
    <w:p w14:paraId="48961070" w14:textId="77777777" w:rsidR="006B1E66" w:rsidRPr="000F5B8B" w:rsidRDefault="006B1E66">
      <w:pPr>
        <w:spacing w:line="360" w:lineRule="auto"/>
        <w:rPr>
          <w:lang w:val="pt-BR"/>
        </w:rPr>
      </w:pPr>
    </w:p>
    <w:p w14:paraId="40016B09" w14:textId="77777777" w:rsidR="006B1E66" w:rsidRPr="000F5B8B" w:rsidRDefault="006B1E66">
      <w:pPr>
        <w:spacing w:line="360" w:lineRule="auto"/>
        <w:rPr>
          <w:lang w:val="pt-BR"/>
        </w:rPr>
      </w:pPr>
    </w:p>
    <w:p w14:paraId="117403A7" w14:textId="77777777" w:rsidR="006B1E66" w:rsidRPr="000F5B8B" w:rsidRDefault="006B1E66">
      <w:pPr>
        <w:spacing w:line="360" w:lineRule="auto"/>
        <w:rPr>
          <w:lang w:val="pt-BR"/>
        </w:rPr>
      </w:pPr>
    </w:p>
    <w:p w14:paraId="2ABCC6CE" w14:textId="77777777" w:rsidR="006B1E66" w:rsidRPr="000F5B8B" w:rsidRDefault="006B1E66">
      <w:pPr>
        <w:spacing w:line="360" w:lineRule="auto"/>
        <w:rPr>
          <w:lang w:val="pt-BR"/>
        </w:rPr>
      </w:pPr>
    </w:p>
    <w:p w14:paraId="27239BF6" w14:textId="77777777" w:rsidR="006B1E66" w:rsidRPr="000F5B8B" w:rsidRDefault="006B1E66">
      <w:pPr>
        <w:spacing w:line="360" w:lineRule="auto"/>
        <w:rPr>
          <w:lang w:val="pt-BR"/>
        </w:rPr>
      </w:pPr>
    </w:p>
    <w:p w14:paraId="1C22FF04" w14:textId="77777777" w:rsidR="006B1E66" w:rsidRPr="000F5B8B" w:rsidRDefault="006B1E66">
      <w:pPr>
        <w:spacing w:line="360" w:lineRule="auto"/>
        <w:rPr>
          <w:lang w:val="pt-BR"/>
        </w:rPr>
      </w:pPr>
    </w:p>
    <w:p w14:paraId="059DFD58" w14:textId="77777777" w:rsidR="006B1E66" w:rsidRPr="000F5B8B" w:rsidRDefault="006B1E66">
      <w:pPr>
        <w:spacing w:line="360" w:lineRule="auto"/>
        <w:rPr>
          <w:lang w:val="pt-BR"/>
        </w:rPr>
      </w:pPr>
    </w:p>
    <w:p w14:paraId="190CD7FC" w14:textId="77777777" w:rsidR="006B1E66" w:rsidRPr="000F5B8B" w:rsidRDefault="006B1E66">
      <w:pPr>
        <w:spacing w:line="360" w:lineRule="auto"/>
        <w:rPr>
          <w:lang w:val="pt-BR"/>
        </w:rPr>
      </w:pPr>
    </w:p>
    <w:p w14:paraId="1CC6AF2C" w14:textId="77777777" w:rsidR="006B1E66" w:rsidRPr="000F5B8B" w:rsidRDefault="00CC3326">
      <w:pPr>
        <w:spacing w:line="360" w:lineRule="auto"/>
        <w:jc w:val="center"/>
        <w:rPr>
          <w:lang w:val="pt-BR"/>
        </w:rPr>
      </w:pPr>
      <w:r>
        <w:rPr>
          <w:lang w:val="pt-BR"/>
        </w:rPr>
        <w:t>SÃO PAULO</w:t>
      </w:r>
    </w:p>
    <w:p w14:paraId="0D3AEF8C" w14:textId="77777777" w:rsidR="006B1E66" w:rsidRPr="000F5B8B" w:rsidRDefault="00CC3326">
      <w:pPr>
        <w:spacing w:line="360" w:lineRule="auto"/>
        <w:jc w:val="center"/>
        <w:rPr>
          <w:lang w:val="pt-BR"/>
        </w:rPr>
      </w:pPr>
      <w:r>
        <w:rPr>
          <w:lang w:val="pt-BR"/>
        </w:rPr>
        <w:t>2026</w:t>
      </w:r>
    </w:p>
    <w:p w14:paraId="2904890E" w14:textId="77777777" w:rsidR="006B1E66" w:rsidRPr="000F5B8B" w:rsidRDefault="00CC3326">
      <w:pPr>
        <w:rPr>
          <w:lang w:val="pt-BR"/>
        </w:rPr>
      </w:pPr>
      <w:r>
        <w:rPr>
          <w:lang w:val="pt-BR"/>
        </w:rPr>
        <w:br w:type="page"/>
      </w:r>
    </w:p>
    <w:p w14:paraId="2E0AA498" w14:textId="77777777" w:rsidR="006B1E66" w:rsidRPr="000F5B8B" w:rsidRDefault="00CC3326">
      <w:pPr>
        <w:spacing w:line="360" w:lineRule="auto"/>
        <w:jc w:val="center"/>
        <w:rPr>
          <w:lang w:val="pt-BR"/>
        </w:rPr>
      </w:pPr>
      <w:r>
        <w:rPr>
          <w:lang w:val="pt-BR"/>
        </w:rPr>
        <w:lastRenderedPageBreak/>
        <w:t>BRUNO BONAVIGO DACAL – N309EC4</w:t>
      </w:r>
    </w:p>
    <w:p w14:paraId="69593222" w14:textId="77777777" w:rsidR="006B1E66" w:rsidRPr="000F5B8B" w:rsidRDefault="00CC3326">
      <w:pPr>
        <w:spacing w:line="360" w:lineRule="auto"/>
        <w:jc w:val="center"/>
        <w:rPr>
          <w:lang w:val="pt-BR"/>
        </w:rPr>
      </w:pPr>
      <w:r>
        <w:rPr>
          <w:lang w:val="pt-BR"/>
        </w:rPr>
        <w:t>LUCAS DE ARAUJO VERGARA – N090758</w:t>
      </w:r>
    </w:p>
    <w:p w14:paraId="1DE5372B" w14:textId="77777777" w:rsidR="006B1E66" w:rsidRPr="000F5B8B" w:rsidRDefault="00CC3326">
      <w:pPr>
        <w:spacing w:line="360" w:lineRule="auto"/>
        <w:jc w:val="center"/>
        <w:rPr>
          <w:lang w:val="pt-BR"/>
        </w:rPr>
      </w:pPr>
      <w:r>
        <w:rPr>
          <w:lang w:val="pt-BR"/>
        </w:rPr>
        <w:t>VITOR OLIVEIRA DOS SANTOS – N083DG1</w:t>
      </w:r>
    </w:p>
    <w:p w14:paraId="7D8226E9" w14:textId="77777777" w:rsidR="006B1E66" w:rsidRPr="000F5B8B" w:rsidRDefault="006B1E66">
      <w:pPr>
        <w:spacing w:line="360" w:lineRule="auto"/>
        <w:rPr>
          <w:lang w:val="pt-BR"/>
        </w:rPr>
      </w:pPr>
    </w:p>
    <w:p w14:paraId="051BC4FD" w14:textId="77777777" w:rsidR="006B1E66" w:rsidRPr="000F5B8B" w:rsidRDefault="006B1E66">
      <w:pPr>
        <w:spacing w:line="360" w:lineRule="auto"/>
        <w:rPr>
          <w:lang w:val="pt-BR"/>
        </w:rPr>
      </w:pPr>
    </w:p>
    <w:p w14:paraId="1560D9A2" w14:textId="77777777" w:rsidR="006B1E66" w:rsidRPr="000F5B8B" w:rsidRDefault="006B1E66">
      <w:pPr>
        <w:spacing w:line="360" w:lineRule="auto"/>
        <w:rPr>
          <w:lang w:val="pt-BR"/>
        </w:rPr>
      </w:pPr>
    </w:p>
    <w:p w14:paraId="3F89C669" w14:textId="77777777" w:rsidR="006B1E66" w:rsidRPr="000F5B8B" w:rsidRDefault="006B1E66">
      <w:pPr>
        <w:spacing w:line="360" w:lineRule="auto"/>
        <w:rPr>
          <w:lang w:val="pt-BR"/>
        </w:rPr>
      </w:pPr>
    </w:p>
    <w:p w14:paraId="238D8A94" w14:textId="77777777" w:rsidR="006B1E66" w:rsidRPr="000F5B8B" w:rsidRDefault="006B1E66">
      <w:pPr>
        <w:spacing w:line="360" w:lineRule="auto"/>
        <w:rPr>
          <w:lang w:val="pt-BR"/>
        </w:rPr>
      </w:pPr>
    </w:p>
    <w:p w14:paraId="080A20D7" w14:textId="77777777" w:rsidR="006B1E66" w:rsidRPr="000F5B8B" w:rsidRDefault="00CC3326">
      <w:pPr>
        <w:spacing w:line="360" w:lineRule="auto"/>
        <w:jc w:val="center"/>
        <w:rPr>
          <w:lang w:val="pt-BR"/>
        </w:rPr>
      </w:pPr>
      <w:r>
        <w:rPr>
          <w:b/>
          <w:bCs/>
          <w:lang w:val="pt-BR"/>
        </w:rPr>
        <w:t>CONTROLE INTELIGENTE DA ILUMINAÇÃO PÚBLICA A PARTIR DE DADOS URBANOS JÁ EXISTENTES: PROPOSTA DE INTEGRAÇÃO ENTRE PLATAFORMA DE MONITORAMENTO E TELEGESTÃO NO MUNICÍPIO DE SÃO PAULO</w:t>
      </w:r>
    </w:p>
    <w:p w14:paraId="079AA01E" w14:textId="77777777" w:rsidR="006B1E66" w:rsidRPr="000F5B8B" w:rsidRDefault="006B1E66">
      <w:pPr>
        <w:spacing w:line="360" w:lineRule="auto"/>
        <w:rPr>
          <w:lang w:val="pt-BR"/>
        </w:rPr>
      </w:pPr>
    </w:p>
    <w:p w14:paraId="51FD415D" w14:textId="77777777" w:rsidR="006B1E66" w:rsidRPr="000F5B8B" w:rsidRDefault="006B1E66">
      <w:pPr>
        <w:spacing w:line="360" w:lineRule="auto"/>
        <w:rPr>
          <w:lang w:val="pt-BR"/>
        </w:rPr>
      </w:pPr>
    </w:p>
    <w:p w14:paraId="7BC17BE7" w14:textId="77777777" w:rsidR="006B1E66" w:rsidRPr="000F5B8B" w:rsidRDefault="006B1E66">
      <w:pPr>
        <w:spacing w:line="360" w:lineRule="auto"/>
        <w:rPr>
          <w:lang w:val="pt-BR"/>
        </w:rPr>
      </w:pPr>
    </w:p>
    <w:p w14:paraId="48BB3511" w14:textId="77777777" w:rsidR="006B1E66" w:rsidRPr="000F5B8B" w:rsidRDefault="00CC3326">
      <w:pPr>
        <w:ind w:left="4536"/>
        <w:jc w:val="both"/>
        <w:rPr>
          <w:lang w:val="pt-BR"/>
        </w:rPr>
      </w:pPr>
      <w:r>
        <w:rPr>
          <w:lang w:val="pt-BR"/>
        </w:rPr>
        <w:t>Trabalho de Conclusão de Curso apresentado ao curso de Bacharelado em Ciência da Computação da Universidade Paulista – UNIP, como requisito parcial para a obtenção do título de Bacharel em Ciência da Computação.</w:t>
      </w:r>
    </w:p>
    <w:p w14:paraId="50EFB999" w14:textId="77777777" w:rsidR="006B1E66" w:rsidRPr="000F5B8B" w:rsidRDefault="006B1E66">
      <w:pPr>
        <w:spacing w:line="360" w:lineRule="auto"/>
        <w:rPr>
          <w:lang w:val="pt-BR"/>
        </w:rPr>
      </w:pPr>
    </w:p>
    <w:p w14:paraId="17AFF60E" w14:textId="77777777" w:rsidR="006B1E66" w:rsidRPr="000F5B8B" w:rsidRDefault="00CC3326">
      <w:pPr>
        <w:ind w:left="4536"/>
        <w:rPr>
          <w:lang w:val="pt-BR"/>
        </w:rPr>
      </w:pPr>
      <w:r>
        <w:rPr>
          <w:lang w:val="pt-BR"/>
        </w:rPr>
        <w:t>Orientador: Prof. Marco Gomes</w:t>
      </w:r>
    </w:p>
    <w:p w14:paraId="547F37E6" w14:textId="77777777" w:rsidR="006B1E66" w:rsidRPr="000F5B8B" w:rsidRDefault="006B1E66">
      <w:pPr>
        <w:spacing w:line="360" w:lineRule="auto"/>
        <w:rPr>
          <w:lang w:val="pt-BR"/>
        </w:rPr>
      </w:pPr>
    </w:p>
    <w:p w14:paraId="2F9050F7" w14:textId="77777777" w:rsidR="006B1E66" w:rsidRPr="000F5B8B" w:rsidRDefault="006B1E66">
      <w:pPr>
        <w:spacing w:line="360" w:lineRule="auto"/>
        <w:rPr>
          <w:lang w:val="pt-BR"/>
        </w:rPr>
      </w:pPr>
    </w:p>
    <w:p w14:paraId="4E7EE879" w14:textId="77777777" w:rsidR="006B1E66" w:rsidRPr="000F5B8B" w:rsidRDefault="006B1E66">
      <w:pPr>
        <w:spacing w:line="360" w:lineRule="auto"/>
        <w:rPr>
          <w:lang w:val="pt-BR"/>
        </w:rPr>
      </w:pPr>
    </w:p>
    <w:p w14:paraId="75A95481" w14:textId="77777777" w:rsidR="006B1E66" w:rsidRPr="000F5B8B" w:rsidRDefault="006B1E66">
      <w:pPr>
        <w:spacing w:line="360" w:lineRule="auto"/>
        <w:rPr>
          <w:lang w:val="pt-BR"/>
        </w:rPr>
      </w:pPr>
    </w:p>
    <w:p w14:paraId="7C1BBDF0" w14:textId="77777777" w:rsidR="006B1E66" w:rsidRPr="000F5B8B" w:rsidRDefault="006B1E66">
      <w:pPr>
        <w:spacing w:line="360" w:lineRule="auto"/>
        <w:rPr>
          <w:lang w:val="pt-BR"/>
        </w:rPr>
      </w:pPr>
    </w:p>
    <w:p w14:paraId="4F52A1BD" w14:textId="77777777" w:rsidR="006B1E66" w:rsidRPr="000F5B8B" w:rsidRDefault="006B1E66">
      <w:pPr>
        <w:spacing w:line="360" w:lineRule="auto"/>
        <w:rPr>
          <w:lang w:val="pt-BR"/>
        </w:rPr>
      </w:pPr>
    </w:p>
    <w:p w14:paraId="3013ABC0" w14:textId="77777777" w:rsidR="006B1E66" w:rsidRPr="000F5B8B" w:rsidRDefault="006B1E66">
      <w:pPr>
        <w:spacing w:line="360" w:lineRule="auto"/>
        <w:rPr>
          <w:lang w:val="pt-BR"/>
        </w:rPr>
      </w:pPr>
    </w:p>
    <w:p w14:paraId="7DB0A14A" w14:textId="77777777" w:rsidR="006B1E66" w:rsidRPr="000F5B8B" w:rsidRDefault="006B1E66">
      <w:pPr>
        <w:spacing w:line="360" w:lineRule="auto"/>
        <w:rPr>
          <w:lang w:val="pt-BR"/>
        </w:rPr>
      </w:pPr>
    </w:p>
    <w:p w14:paraId="7C288B17" w14:textId="77777777" w:rsidR="006B1E66" w:rsidRPr="000F5B8B" w:rsidRDefault="00CC3326">
      <w:pPr>
        <w:spacing w:line="360" w:lineRule="auto"/>
        <w:jc w:val="center"/>
        <w:rPr>
          <w:lang w:val="pt-BR"/>
        </w:rPr>
      </w:pPr>
      <w:r>
        <w:rPr>
          <w:lang w:val="pt-BR"/>
        </w:rPr>
        <w:t>SÃO PAULO</w:t>
      </w:r>
    </w:p>
    <w:p w14:paraId="3A6CF142" w14:textId="77777777" w:rsidR="006B1E66" w:rsidRPr="000F5B8B" w:rsidRDefault="00CC3326">
      <w:pPr>
        <w:spacing w:line="360" w:lineRule="auto"/>
        <w:jc w:val="center"/>
        <w:rPr>
          <w:lang w:val="pt-BR"/>
        </w:rPr>
      </w:pPr>
      <w:r>
        <w:rPr>
          <w:lang w:val="pt-BR"/>
        </w:rPr>
        <w:t>2026</w:t>
      </w:r>
    </w:p>
    <w:p w14:paraId="00704D38" w14:textId="77777777" w:rsidR="006B1E66" w:rsidRDefault="00CC3326">
      <w:pPr>
        <w:rPr>
          <w:lang w:val="pt-BR"/>
        </w:rPr>
      </w:pPr>
      <w:r>
        <w:rPr>
          <w:lang w:val="pt-BR"/>
        </w:rPr>
        <w:br w:type="page"/>
      </w:r>
    </w:p>
    <w:p w14:paraId="6F4F0175" w14:textId="77777777" w:rsidR="00E01C3A" w:rsidRDefault="00CC3326">
      <w:pPr>
        <w:spacing w:after="480"/>
        <w:jc w:val="center"/>
        <w:rPr>
          <w:b/>
          <w:bCs/>
          <w:lang w:val="pt-BR"/>
        </w:rPr>
      </w:pPr>
      <w:r>
        <w:rPr>
          <w:b/>
          <w:bCs/>
          <w:lang w:val="pt-BR"/>
        </w:rPr>
        <w:lastRenderedPageBreak/>
        <w:t>RESUMO</w:t>
      </w:r>
    </w:p>
    <w:p w14:paraId="44F7D479" w14:textId="77777777" w:rsidR="00E01C3A" w:rsidRDefault="00CC3326">
      <w:pPr>
        <w:spacing w:after="240"/>
        <w:jc w:val="both"/>
        <w:rPr>
          <w:lang w:val="pt-BR"/>
        </w:rPr>
      </w:pPr>
      <w:r>
        <w:rPr>
          <w:lang w:val="pt-BR"/>
        </w:rPr>
        <w:t>São Paulo já dispõe de câmeras que observam o uso das vias e de luminárias cuja intensidade pode ser regulada remotamente, mas as duas infraestruturas não se comunicam. Este trabalho propõe e demonstra, para a iluminação de vias de pedestres, a camada que as liga, arranjo não localizado na revisão bibliográfica: um serviço em nuvem recebe, por interface REST, o volume de pessoas e as ocorrências de cada trecho de via, estima a demanda da próxima hora com um modelo de reforço de gradiente (XGBoost), decide o nível de iluminação por inferência nebulosa do tipo Mamdani e submete cada decisão a uma camada de verificação que impõe o piso e a taxa máxima de redução da ABNT NBR 5101 antes de qualquer comando. O comando chega por MQTT a um nó de bancada com ESP32, que ajusta uma fita de LED e devolve a iluminância medida. O sistema foi avaliado numa suíte de cenários, em noites reais de contagem de pedestres e na bancada, contra o fluxo pleno constante e a atenuação por horário fixo. Em 667.200 passos verificados não houve violação da norma, e a latência entre o evento e a medição foi de 1,03 s a 1,47 s. O regime adaptativo consumiu 24,3 % menos energia que o fluxo pleno na suíte e 37,6 % menos nas noites reais, sem deixar a via abaixo do nível exigido, o que a programação horária não assegurou. A previsão só superou referências simples com dados de 15 min, e a pertinência parcial mostrou-se substituível por tabela. Das três hipóteses, duas foram aceitas e a da antecipação pela previsão, rejeitada. Conclui-se que a integração é viável com a infraestrutura já contratada, desde que a plataforma publique os dados na interface especificada.</w:t>
      </w:r>
    </w:p>
    <w:p w14:paraId="729F0BC8" w14:textId="77777777" w:rsidR="00E01C3A" w:rsidRDefault="00CC3326">
      <w:pPr>
        <w:spacing w:after="240"/>
        <w:jc w:val="both"/>
        <w:rPr>
          <w:lang w:val="pt-BR"/>
        </w:rPr>
      </w:pPr>
      <w:r>
        <w:rPr>
          <w:b/>
          <w:bCs/>
          <w:lang w:val="pt-BR"/>
        </w:rPr>
        <w:t xml:space="preserve">Palavras-chave: </w:t>
      </w:r>
      <w:r>
        <w:rPr>
          <w:lang w:val="pt-BR"/>
        </w:rPr>
        <w:t>iluminação pública; telegestão; Internet das Coisas; lógica nebulosa; cidades inteligentes.</w:t>
      </w:r>
    </w:p>
    <w:p w14:paraId="5A93F216" w14:textId="77777777" w:rsidR="00E01C3A" w:rsidRDefault="00CC3326">
      <w:pPr>
        <w:rPr>
          <w:lang w:val="pt-BR"/>
        </w:rPr>
      </w:pPr>
      <w:r>
        <w:rPr>
          <w:lang w:val="pt-BR"/>
        </w:rPr>
        <w:br w:type="page"/>
      </w:r>
    </w:p>
    <w:p w14:paraId="78BB2EB3" w14:textId="77777777" w:rsidR="00E01C3A" w:rsidRPr="002F1978" w:rsidRDefault="00CC3326">
      <w:pPr>
        <w:spacing w:after="480"/>
        <w:jc w:val="center"/>
        <w:rPr>
          <w:b/>
          <w:bCs/>
        </w:rPr>
      </w:pPr>
      <w:r w:rsidRPr="002F1978">
        <w:rPr>
          <w:b/>
          <w:bCs/>
        </w:rPr>
        <w:lastRenderedPageBreak/>
        <w:t>ABSTRACT</w:t>
      </w:r>
    </w:p>
    <w:p w14:paraId="3FFB7AC5" w14:textId="77777777" w:rsidR="00E01C3A" w:rsidRPr="002F1978" w:rsidRDefault="00CC3326">
      <w:pPr>
        <w:spacing w:after="240"/>
        <w:jc w:val="both"/>
      </w:pPr>
      <w:r w:rsidRPr="002F1978">
        <w:t xml:space="preserve">São Paulo already has cameras that observe how streets are used and streetlights whose intensity can be adjusted remotely, but the two infrastructures do not communicate. </w:t>
      </w:r>
      <w:r>
        <w:t>This work proposes and demonstrates, for pedestrian street lighting, the layer that connects them, an arrangement not found in the literature review:</w:t>
      </w:r>
      <w:r w:rsidRPr="002F1978">
        <w:t xml:space="preserve"> a cloud service receives, through a REST interface, the number of people and the incidents reported for each street segment, forecasts the demand for the next hour with a gradient boosting model (</w:t>
      </w:r>
      <w:proofErr w:type="spellStart"/>
      <w:r w:rsidRPr="002F1978">
        <w:t>XGBoost</w:t>
      </w:r>
      <w:proofErr w:type="spellEnd"/>
      <w:r w:rsidRPr="002F1978">
        <w:t>), decides the lighting level through Mamdani fuzzy inference, and submits every decision to a verification layer that enforces the minimum level and the maximum dimming rate of the Brazilian standard ABNT NBR 5101 before any command is issued. The command reaches an ESP32 bench node over MQTT, which drives an LED strip and reports the measured illuminance. The system was evaluated on a scenario suite, on real nights of pedestrian counts and on the bench, against constant full output and fixed-schedule dimming. Across 667,200 verified steps there was no violation of the standard, and the latency from event to measurement ranged from 1.03 s to 1.47 s. The adaptive regime used 24.3% less energy than full output in the suite and 37.6% less on real nights, without leaving the street below the required level, which the fixed schedule did not ensure. Forecasting outperformed simple baselines only with 15-minute data, and fuzzy membership proved replaceable by a lookup table.</w:t>
      </w:r>
      <w:r>
        <w:t xml:space="preserve"> Of the three hypotheses, two were accepted and the one on anticipation by forecasting was rejected.</w:t>
      </w:r>
      <w:r w:rsidRPr="002F1978">
        <w:t xml:space="preserve"> </w:t>
      </w:r>
      <w:proofErr w:type="gramStart"/>
      <w:r w:rsidRPr="002F1978">
        <w:t>The integration</w:t>
      </w:r>
      <w:proofErr w:type="gramEnd"/>
      <w:r w:rsidRPr="002F1978">
        <w:t xml:space="preserve"> is feasible with the infrastructure already under contract, provided that the monitoring platform publishes its data through the specified interface.</w:t>
      </w:r>
    </w:p>
    <w:p w14:paraId="2DA1A737" w14:textId="77777777" w:rsidR="00E01C3A" w:rsidRPr="00CE1B46" w:rsidRDefault="00CC3326">
      <w:pPr>
        <w:spacing w:after="240"/>
        <w:jc w:val="both"/>
      </w:pPr>
      <w:r>
        <w:rPr>
          <w:b/>
          <w:bCs/>
        </w:rPr>
        <w:t xml:space="preserve">Keywords: </w:t>
      </w:r>
      <w:r>
        <w:t>street lighting; remote management; Internet of Things; fuzzy logic; smart cities.</w:t>
      </w:r>
    </w:p>
    <w:p w14:paraId="2D98C60B" w14:textId="77777777" w:rsidR="00E01C3A" w:rsidRPr="00CE1B46" w:rsidRDefault="00CC3326">
      <w:r>
        <w:br w:type="page"/>
      </w:r>
    </w:p>
    <w:p w14:paraId="58F25E66" w14:textId="77777777" w:rsidR="00E01C3A" w:rsidRDefault="00CC3326">
      <w:pPr>
        <w:spacing w:after="480"/>
        <w:jc w:val="center"/>
        <w:rPr>
          <w:b/>
          <w:bCs/>
          <w:lang w:val="pt-BR"/>
        </w:rPr>
      </w:pPr>
      <w:r>
        <w:rPr>
          <w:b/>
          <w:bCs/>
          <w:lang w:val="pt-BR"/>
        </w:rPr>
        <w:lastRenderedPageBreak/>
        <w:t>LISTA DE QUADROS</w:t>
      </w:r>
    </w:p>
    <w:p w14:paraId="1B130F69" w14:textId="115BB4D3"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"Quadro" </w:instrText>
      </w:r>
      <w:r>
        <w:rPr>
          <w:lang w:val="pt-BR"/>
        </w:rPr>
        <w:fldChar w:fldCharType="separate"/>
      </w:r>
      <w:hyperlink w:anchor="_Toc242567208" w:history="1">
        <w:r w:rsidR="00F96471" w:rsidRPr="00C51C0A">
          <w:rPr>
            <w:rStyle w:val="Hyperlink"/>
            <w:noProof/>
            <w:lang w:val="pt-BR"/>
          </w:rPr>
          <w:t>Quadro 1 – Infraestrutura urbana instalada no município de São Paulo</w:t>
        </w:r>
        <w:r w:rsidR="00F96471">
          <w:rPr>
            <w:noProof/>
            <w:webHidden/>
          </w:rPr>
          <w:tab/>
        </w:r>
        <w:r w:rsidR="00F96471">
          <w:rPr>
            <w:noProof/>
            <w:webHidden/>
          </w:rPr>
          <w:fldChar w:fldCharType="begin"/>
        </w:r>
        <w:r w:rsidR="00F96471">
          <w:rPr>
            <w:noProof/>
            <w:webHidden/>
          </w:rPr>
          <w:instrText xml:space="preserve"> PAGEREF _Toc242567208 \h </w:instrText>
        </w:r>
        <w:r w:rsidR="00F96471">
          <w:rPr>
            <w:noProof/>
            <w:webHidden/>
          </w:rPr>
        </w:r>
        <w:r w:rsidR="00F96471">
          <w:rPr>
            <w:noProof/>
            <w:webHidden/>
          </w:rPr>
          <w:fldChar w:fldCharType="separate"/>
        </w:r>
        <w:r w:rsidR="00F96471">
          <w:rPr>
            <w:noProof/>
            <w:webHidden/>
          </w:rPr>
          <w:t>20</w:t>
        </w:r>
        <w:r w:rsidR="00F96471">
          <w:rPr>
            <w:noProof/>
            <w:webHidden/>
          </w:rPr>
          <w:fldChar w:fldCharType="end"/>
        </w:r>
      </w:hyperlink>
    </w:p>
    <w:p w14:paraId="4542FC2C" w14:textId="305874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09" w:history="1">
        <w:r w:rsidRPr="00C51C0A">
          <w:rPr>
            <w:rStyle w:val="Hyperlink"/>
            <w:noProof/>
            <w:lang w:val="pt-BR"/>
          </w:rPr>
          <w:t>Quadro 2 – Separação entre os componentes da proposta e os instrumentos de ensaio</w:t>
        </w:r>
        <w:r>
          <w:rPr>
            <w:noProof/>
            <w:webHidden/>
          </w:rPr>
          <w:tab/>
        </w:r>
        <w:r>
          <w:rPr>
            <w:noProof/>
            <w:webHidden/>
          </w:rPr>
          <w:fldChar w:fldCharType="begin"/>
        </w:r>
        <w:r>
          <w:rPr>
            <w:noProof/>
            <w:webHidden/>
          </w:rPr>
          <w:instrText xml:space="preserve"> PAGEREF _Toc242567209 \h </w:instrText>
        </w:r>
        <w:r>
          <w:rPr>
            <w:noProof/>
            <w:webHidden/>
          </w:rPr>
        </w:r>
        <w:r>
          <w:rPr>
            <w:noProof/>
            <w:webHidden/>
          </w:rPr>
          <w:fldChar w:fldCharType="separate"/>
        </w:r>
        <w:r>
          <w:rPr>
            <w:noProof/>
            <w:webHidden/>
          </w:rPr>
          <w:t>35</w:t>
        </w:r>
        <w:r>
          <w:rPr>
            <w:noProof/>
            <w:webHidden/>
          </w:rPr>
          <w:fldChar w:fldCharType="end"/>
        </w:r>
      </w:hyperlink>
    </w:p>
    <w:p w14:paraId="35D0F356" w14:textId="1334965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0" w:history="1">
        <w:r w:rsidRPr="00C51C0A">
          <w:rPr>
            <w:rStyle w:val="Hyperlink"/>
            <w:noProof/>
            <w:lang w:val="pt-BR"/>
          </w:rPr>
          <w:t>Quadro 3 – Cadeia de implantação: o que existe, o que o trabalho constrói e o que a bancada instrumenta</w:t>
        </w:r>
        <w:r>
          <w:rPr>
            <w:noProof/>
            <w:webHidden/>
          </w:rPr>
          <w:tab/>
        </w:r>
        <w:r>
          <w:rPr>
            <w:noProof/>
            <w:webHidden/>
          </w:rPr>
          <w:fldChar w:fldCharType="begin"/>
        </w:r>
        <w:r>
          <w:rPr>
            <w:noProof/>
            <w:webHidden/>
          </w:rPr>
          <w:instrText xml:space="preserve"> PAGEREF _Toc242567210 \h </w:instrText>
        </w:r>
        <w:r>
          <w:rPr>
            <w:noProof/>
            <w:webHidden/>
          </w:rPr>
        </w:r>
        <w:r>
          <w:rPr>
            <w:noProof/>
            <w:webHidden/>
          </w:rPr>
          <w:fldChar w:fldCharType="separate"/>
        </w:r>
        <w:r>
          <w:rPr>
            <w:noProof/>
            <w:webHidden/>
          </w:rPr>
          <w:t>37</w:t>
        </w:r>
        <w:r>
          <w:rPr>
            <w:noProof/>
            <w:webHidden/>
          </w:rPr>
          <w:fldChar w:fldCharType="end"/>
        </w:r>
      </w:hyperlink>
    </w:p>
    <w:p w14:paraId="2C13EB6E" w14:textId="7CE2AD4A"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1" w:history="1">
        <w:r w:rsidRPr="00C51C0A">
          <w:rPr>
            <w:rStyle w:val="Hyperlink"/>
            <w:noProof/>
            <w:lang w:val="pt-BR"/>
          </w:rPr>
          <w:t>Quadro 4 – Elementos do nó de demonstração</w:t>
        </w:r>
        <w:r>
          <w:rPr>
            <w:noProof/>
            <w:webHidden/>
          </w:rPr>
          <w:tab/>
        </w:r>
        <w:r>
          <w:rPr>
            <w:noProof/>
            <w:webHidden/>
          </w:rPr>
          <w:fldChar w:fldCharType="begin"/>
        </w:r>
        <w:r>
          <w:rPr>
            <w:noProof/>
            <w:webHidden/>
          </w:rPr>
          <w:instrText xml:space="preserve"> PAGEREF _Toc242567211 \h </w:instrText>
        </w:r>
        <w:r>
          <w:rPr>
            <w:noProof/>
            <w:webHidden/>
          </w:rPr>
        </w:r>
        <w:r>
          <w:rPr>
            <w:noProof/>
            <w:webHidden/>
          </w:rPr>
          <w:fldChar w:fldCharType="separate"/>
        </w:r>
        <w:r>
          <w:rPr>
            <w:noProof/>
            <w:webHidden/>
          </w:rPr>
          <w:t>39</w:t>
        </w:r>
        <w:r>
          <w:rPr>
            <w:noProof/>
            <w:webHidden/>
          </w:rPr>
          <w:fldChar w:fldCharType="end"/>
        </w:r>
      </w:hyperlink>
    </w:p>
    <w:p w14:paraId="133BB5DA" w14:textId="01072C8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2" w:history="1">
        <w:r w:rsidRPr="00C51C0A">
          <w:rPr>
            <w:rStyle w:val="Hyperlink"/>
            <w:noProof/>
            <w:lang w:val="pt-BR"/>
          </w:rPr>
          <w:t>Quadro 5 – Alternativas consideradas e razão da escolha</w:t>
        </w:r>
        <w:r>
          <w:rPr>
            <w:noProof/>
            <w:webHidden/>
          </w:rPr>
          <w:tab/>
        </w:r>
        <w:r>
          <w:rPr>
            <w:noProof/>
            <w:webHidden/>
          </w:rPr>
          <w:fldChar w:fldCharType="begin"/>
        </w:r>
        <w:r>
          <w:rPr>
            <w:noProof/>
            <w:webHidden/>
          </w:rPr>
          <w:instrText xml:space="preserve"> PAGEREF _Toc242567212 \h </w:instrText>
        </w:r>
        <w:r>
          <w:rPr>
            <w:noProof/>
            <w:webHidden/>
          </w:rPr>
        </w:r>
        <w:r>
          <w:rPr>
            <w:noProof/>
            <w:webHidden/>
          </w:rPr>
          <w:fldChar w:fldCharType="separate"/>
        </w:r>
        <w:r>
          <w:rPr>
            <w:noProof/>
            <w:webHidden/>
          </w:rPr>
          <w:t>41</w:t>
        </w:r>
        <w:r>
          <w:rPr>
            <w:noProof/>
            <w:webHidden/>
          </w:rPr>
          <w:fldChar w:fldCharType="end"/>
        </w:r>
      </w:hyperlink>
    </w:p>
    <w:p w14:paraId="74BC2C55" w14:textId="2529ED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3" w:history="1">
        <w:r w:rsidRPr="00C51C0A">
          <w:rPr>
            <w:rStyle w:val="Hyperlink"/>
            <w:noProof/>
            <w:lang w:val="pt-BR"/>
          </w:rPr>
          <w:t>Quadro 6 – Dimensionamento da bancada e correspondência com a norma</w:t>
        </w:r>
        <w:r>
          <w:rPr>
            <w:noProof/>
            <w:webHidden/>
          </w:rPr>
          <w:tab/>
        </w:r>
        <w:r>
          <w:rPr>
            <w:noProof/>
            <w:webHidden/>
          </w:rPr>
          <w:fldChar w:fldCharType="begin"/>
        </w:r>
        <w:r>
          <w:rPr>
            <w:noProof/>
            <w:webHidden/>
          </w:rPr>
          <w:instrText xml:space="preserve"> PAGEREF _Toc242567213 \h </w:instrText>
        </w:r>
        <w:r>
          <w:rPr>
            <w:noProof/>
            <w:webHidden/>
          </w:rPr>
        </w:r>
        <w:r>
          <w:rPr>
            <w:noProof/>
            <w:webHidden/>
          </w:rPr>
          <w:fldChar w:fldCharType="separate"/>
        </w:r>
        <w:r>
          <w:rPr>
            <w:noProof/>
            <w:webHidden/>
          </w:rPr>
          <w:t>45</w:t>
        </w:r>
        <w:r>
          <w:rPr>
            <w:noProof/>
            <w:webHidden/>
          </w:rPr>
          <w:fldChar w:fldCharType="end"/>
        </w:r>
      </w:hyperlink>
    </w:p>
    <w:p w14:paraId="71FDA54C" w14:textId="3795F7AE"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4" w:history="1">
        <w:r w:rsidRPr="00C51C0A">
          <w:rPr>
            <w:rStyle w:val="Hyperlink"/>
            <w:noProof/>
            <w:lang w:val="pt-BR"/>
          </w:rPr>
          <w:t>Quadro 7 – Variáveis de entrada do sistema de decisão</w:t>
        </w:r>
        <w:r>
          <w:rPr>
            <w:noProof/>
            <w:webHidden/>
          </w:rPr>
          <w:tab/>
        </w:r>
        <w:r>
          <w:rPr>
            <w:noProof/>
            <w:webHidden/>
          </w:rPr>
          <w:fldChar w:fldCharType="begin"/>
        </w:r>
        <w:r>
          <w:rPr>
            <w:noProof/>
            <w:webHidden/>
          </w:rPr>
          <w:instrText xml:space="preserve"> PAGEREF _Toc242567214 \h </w:instrText>
        </w:r>
        <w:r>
          <w:rPr>
            <w:noProof/>
            <w:webHidden/>
          </w:rPr>
        </w:r>
        <w:r>
          <w:rPr>
            <w:noProof/>
            <w:webHidden/>
          </w:rPr>
          <w:fldChar w:fldCharType="separate"/>
        </w:r>
        <w:r>
          <w:rPr>
            <w:noProof/>
            <w:webHidden/>
          </w:rPr>
          <w:t>58</w:t>
        </w:r>
        <w:r>
          <w:rPr>
            <w:noProof/>
            <w:webHidden/>
          </w:rPr>
          <w:fldChar w:fldCharType="end"/>
        </w:r>
      </w:hyperlink>
    </w:p>
    <w:p w14:paraId="2ABB4E85" w14:textId="626144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5" w:history="1">
        <w:r w:rsidRPr="00C51C0A">
          <w:rPr>
            <w:rStyle w:val="Hyperlink"/>
            <w:noProof/>
            <w:lang w:val="pt-BR"/>
          </w:rPr>
          <w:t>Quadro 8 – Requisitos das classes de iluminação P pertinentes ao cenário adotado</w:t>
        </w:r>
        <w:r>
          <w:rPr>
            <w:noProof/>
            <w:webHidden/>
          </w:rPr>
          <w:tab/>
        </w:r>
        <w:r>
          <w:rPr>
            <w:noProof/>
            <w:webHidden/>
          </w:rPr>
          <w:fldChar w:fldCharType="begin"/>
        </w:r>
        <w:r>
          <w:rPr>
            <w:noProof/>
            <w:webHidden/>
          </w:rPr>
          <w:instrText xml:space="preserve"> PAGEREF _Toc242567215 \h </w:instrText>
        </w:r>
        <w:r>
          <w:rPr>
            <w:noProof/>
            <w:webHidden/>
          </w:rPr>
        </w:r>
        <w:r>
          <w:rPr>
            <w:noProof/>
            <w:webHidden/>
          </w:rPr>
          <w:fldChar w:fldCharType="separate"/>
        </w:r>
        <w:r>
          <w:rPr>
            <w:noProof/>
            <w:webHidden/>
          </w:rPr>
          <w:t>65</w:t>
        </w:r>
        <w:r>
          <w:rPr>
            <w:noProof/>
            <w:webHidden/>
          </w:rPr>
          <w:fldChar w:fldCharType="end"/>
        </w:r>
      </w:hyperlink>
    </w:p>
    <w:p w14:paraId="6EC00C2C" w14:textId="73EA15E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6" w:history="1">
        <w:r w:rsidRPr="00C51C0A">
          <w:rPr>
            <w:rStyle w:val="Hyperlink"/>
            <w:noProof/>
            <w:lang w:val="pt-BR"/>
          </w:rPr>
          <w:t>Quadro 9 – Luminária de referência derivada do Caderno de Encargos</w:t>
        </w:r>
        <w:r>
          <w:rPr>
            <w:noProof/>
            <w:webHidden/>
          </w:rPr>
          <w:tab/>
        </w:r>
        <w:r>
          <w:rPr>
            <w:noProof/>
            <w:webHidden/>
          </w:rPr>
          <w:fldChar w:fldCharType="begin"/>
        </w:r>
        <w:r>
          <w:rPr>
            <w:noProof/>
            <w:webHidden/>
          </w:rPr>
          <w:instrText xml:space="preserve"> PAGEREF _Toc242567216 \h </w:instrText>
        </w:r>
        <w:r>
          <w:rPr>
            <w:noProof/>
            <w:webHidden/>
          </w:rPr>
        </w:r>
        <w:r>
          <w:rPr>
            <w:noProof/>
            <w:webHidden/>
          </w:rPr>
          <w:fldChar w:fldCharType="separate"/>
        </w:r>
        <w:r>
          <w:rPr>
            <w:noProof/>
            <w:webHidden/>
          </w:rPr>
          <w:t>72</w:t>
        </w:r>
        <w:r>
          <w:rPr>
            <w:noProof/>
            <w:webHidden/>
          </w:rPr>
          <w:fldChar w:fldCharType="end"/>
        </w:r>
      </w:hyperlink>
    </w:p>
    <w:p w14:paraId="589FD53D" w14:textId="38F3358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7" w:history="1">
        <w:r w:rsidRPr="00C51C0A">
          <w:rPr>
            <w:rStyle w:val="Hyperlink"/>
            <w:noProof/>
            <w:lang w:val="pt-BR"/>
          </w:rPr>
          <w:t>Quadro 10 – Requisitos funcionais</w:t>
        </w:r>
        <w:r>
          <w:rPr>
            <w:noProof/>
            <w:webHidden/>
          </w:rPr>
          <w:tab/>
        </w:r>
        <w:r>
          <w:rPr>
            <w:noProof/>
            <w:webHidden/>
          </w:rPr>
          <w:fldChar w:fldCharType="begin"/>
        </w:r>
        <w:r>
          <w:rPr>
            <w:noProof/>
            <w:webHidden/>
          </w:rPr>
          <w:instrText xml:space="preserve"> PAGEREF _Toc242567217 \h </w:instrText>
        </w:r>
        <w:r>
          <w:rPr>
            <w:noProof/>
            <w:webHidden/>
          </w:rPr>
        </w:r>
        <w:r>
          <w:rPr>
            <w:noProof/>
            <w:webHidden/>
          </w:rPr>
          <w:fldChar w:fldCharType="separate"/>
        </w:r>
        <w:r>
          <w:rPr>
            <w:noProof/>
            <w:webHidden/>
          </w:rPr>
          <w:t>77</w:t>
        </w:r>
        <w:r>
          <w:rPr>
            <w:noProof/>
            <w:webHidden/>
          </w:rPr>
          <w:fldChar w:fldCharType="end"/>
        </w:r>
      </w:hyperlink>
    </w:p>
    <w:p w14:paraId="06C47CAD" w14:textId="3B1088B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8" w:history="1">
        <w:r w:rsidRPr="00C51C0A">
          <w:rPr>
            <w:rStyle w:val="Hyperlink"/>
            <w:noProof/>
            <w:lang w:val="pt-BR"/>
          </w:rPr>
          <w:t>Quadro 11 – Requisitos não funcionais</w:t>
        </w:r>
        <w:r>
          <w:rPr>
            <w:noProof/>
            <w:webHidden/>
          </w:rPr>
          <w:tab/>
        </w:r>
        <w:r>
          <w:rPr>
            <w:noProof/>
            <w:webHidden/>
          </w:rPr>
          <w:fldChar w:fldCharType="begin"/>
        </w:r>
        <w:r>
          <w:rPr>
            <w:noProof/>
            <w:webHidden/>
          </w:rPr>
          <w:instrText xml:space="preserve"> PAGEREF _Toc242567218 \h </w:instrText>
        </w:r>
        <w:r>
          <w:rPr>
            <w:noProof/>
            <w:webHidden/>
          </w:rPr>
        </w:r>
        <w:r>
          <w:rPr>
            <w:noProof/>
            <w:webHidden/>
          </w:rPr>
          <w:fldChar w:fldCharType="separate"/>
        </w:r>
        <w:r>
          <w:rPr>
            <w:noProof/>
            <w:webHidden/>
          </w:rPr>
          <w:t>78</w:t>
        </w:r>
        <w:r>
          <w:rPr>
            <w:noProof/>
            <w:webHidden/>
          </w:rPr>
          <w:fldChar w:fldCharType="end"/>
        </w:r>
      </w:hyperlink>
    </w:p>
    <w:p w14:paraId="3AEFA176" w14:textId="0AE40E5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19" w:history="1">
        <w:r w:rsidRPr="00C51C0A">
          <w:rPr>
            <w:rStyle w:val="Hyperlink"/>
            <w:noProof/>
            <w:lang w:val="pt-BR"/>
          </w:rPr>
          <w:t>Quadro 12 – Decisões de arquitetura</w:t>
        </w:r>
        <w:r>
          <w:rPr>
            <w:noProof/>
            <w:webHidden/>
          </w:rPr>
          <w:tab/>
        </w:r>
        <w:r>
          <w:rPr>
            <w:noProof/>
            <w:webHidden/>
          </w:rPr>
          <w:fldChar w:fldCharType="begin"/>
        </w:r>
        <w:r>
          <w:rPr>
            <w:noProof/>
            <w:webHidden/>
          </w:rPr>
          <w:instrText xml:space="preserve"> PAGEREF _Toc242567219 \h </w:instrText>
        </w:r>
        <w:r>
          <w:rPr>
            <w:noProof/>
            <w:webHidden/>
          </w:rPr>
        </w:r>
        <w:r>
          <w:rPr>
            <w:noProof/>
            <w:webHidden/>
          </w:rPr>
          <w:fldChar w:fldCharType="separate"/>
        </w:r>
        <w:r>
          <w:rPr>
            <w:noProof/>
            <w:webHidden/>
          </w:rPr>
          <w:t>82</w:t>
        </w:r>
        <w:r>
          <w:rPr>
            <w:noProof/>
            <w:webHidden/>
          </w:rPr>
          <w:fldChar w:fldCharType="end"/>
        </w:r>
      </w:hyperlink>
    </w:p>
    <w:p w14:paraId="1611F094" w14:textId="11F960CF"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0" w:history="1">
        <w:r w:rsidRPr="00C51C0A">
          <w:rPr>
            <w:rStyle w:val="Hyperlink"/>
            <w:noProof/>
            <w:lang w:val="pt-BR"/>
          </w:rPr>
          <w:t>Quadro 13 – Componentes, tecnologias adotadas e responsabilidades</w:t>
        </w:r>
        <w:r>
          <w:rPr>
            <w:noProof/>
            <w:webHidden/>
          </w:rPr>
          <w:tab/>
        </w:r>
        <w:r>
          <w:rPr>
            <w:noProof/>
            <w:webHidden/>
          </w:rPr>
          <w:fldChar w:fldCharType="begin"/>
        </w:r>
        <w:r>
          <w:rPr>
            <w:noProof/>
            <w:webHidden/>
          </w:rPr>
          <w:instrText xml:space="preserve"> PAGEREF _Toc242567220 \h </w:instrText>
        </w:r>
        <w:r>
          <w:rPr>
            <w:noProof/>
            <w:webHidden/>
          </w:rPr>
        </w:r>
        <w:r>
          <w:rPr>
            <w:noProof/>
            <w:webHidden/>
          </w:rPr>
          <w:fldChar w:fldCharType="separate"/>
        </w:r>
        <w:r>
          <w:rPr>
            <w:noProof/>
            <w:webHidden/>
          </w:rPr>
          <w:t>83</w:t>
        </w:r>
        <w:r>
          <w:rPr>
            <w:noProof/>
            <w:webHidden/>
          </w:rPr>
          <w:fldChar w:fldCharType="end"/>
        </w:r>
      </w:hyperlink>
    </w:p>
    <w:p w14:paraId="494726E5" w14:textId="532F92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1" w:history="1">
        <w:r w:rsidRPr="00C51C0A">
          <w:rPr>
            <w:rStyle w:val="Hyperlink"/>
            <w:noProof/>
            <w:lang w:val="pt-BR"/>
          </w:rPr>
          <w:t>Quadro 14 – Interfaces de comunicação</w:t>
        </w:r>
        <w:r>
          <w:rPr>
            <w:noProof/>
            <w:webHidden/>
          </w:rPr>
          <w:tab/>
        </w:r>
        <w:r>
          <w:rPr>
            <w:noProof/>
            <w:webHidden/>
          </w:rPr>
          <w:fldChar w:fldCharType="begin"/>
        </w:r>
        <w:r>
          <w:rPr>
            <w:noProof/>
            <w:webHidden/>
          </w:rPr>
          <w:instrText xml:space="preserve"> PAGEREF _Toc242567221 \h </w:instrText>
        </w:r>
        <w:r>
          <w:rPr>
            <w:noProof/>
            <w:webHidden/>
          </w:rPr>
        </w:r>
        <w:r>
          <w:rPr>
            <w:noProof/>
            <w:webHidden/>
          </w:rPr>
          <w:fldChar w:fldCharType="separate"/>
        </w:r>
        <w:r>
          <w:rPr>
            <w:noProof/>
            <w:webHidden/>
          </w:rPr>
          <w:t>85</w:t>
        </w:r>
        <w:r>
          <w:rPr>
            <w:noProof/>
            <w:webHidden/>
          </w:rPr>
          <w:fldChar w:fldCharType="end"/>
        </w:r>
      </w:hyperlink>
    </w:p>
    <w:p w14:paraId="49AC03D2" w14:textId="7D2DB828"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2" w:history="1">
        <w:r w:rsidRPr="00C51C0A">
          <w:rPr>
            <w:rStyle w:val="Hyperlink"/>
            <w:noProof/>
            <w:lang w:val="pt-BR"/>
          </w:rPr>
          <w:t>Quadro 15 – Casos de teste</w:t>
        </w:r>
        <w:r>
          <w:rPr>
            <w:noProof/>
            <w:webHidden/>
          </w:rPr>
          <w:tab/>
        </w:r>
        <w:r>
          <w:rPr>
            <w:noProof/>
            <w:webHidden/>
          </w:rPr>
          <w:fldChar w:fldCharType="begin"/>
        </w:r>
        <w:r>
          <w:rPr>
            <w:noProof/>
            <w:webHidden/>
          </w:rPr>
          <w:instrText xml:space="preserve"> PAGEREF _Toc242567222 \h </w:instrText>
        </w:r>
        <w:r>
          <w:rPr>
            <w:noProof/>
            <w:webHidden/>
          </w:rPr>
        </w:r>
        <w:r>
          <w:rPr>
            <w:noProof/>
            <w:webHidden/>
          </w:rPr>
          <w:fldChar w:fldCharType="separate"/>
        </w:r>
        <w:r>
          <w:rPr>
            <w:noProof/>
            <w:webHidden/>
          </w:rPr>
          <w:t>96</w:t>
        </w:r>
        <w:r>
          <w:rPr>
            <w:noProof/>
            <w:webHidden/>
          </w:rPr>
          <w:fldChar w:fldCharType="end"/>
        </w:r>
      </w:hyperlink>
    </w:p>
    <w:p w14:paraId="671B66F4" w14:textId="130B0CD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3" w:history="1">
        <w:r w:rsidRPr="00C51C0A">
          <w:rPr>
            <w:rStyle w:val="Hyperlink"/>
            <w:noProof/>
            <w:lang w:val="pt-BR"/>
          </w:rPr>
          <w:t>Quadro 16 – Entidades do banco de dados e sua função no sistema</w:t>
        </w:r>
        <w:r>
          <w:rPr>
            <w:noProof/>
            <w:webHidden/>
          </w:rPr>
          <w:tab/>
        </w:r>
        <w:r>
          <w:rPr>
            <w:noProof/>
            <w:webHidden/>
          </w:rPr>
          <w:fldChar w:fldCharType="begin"/>
        </w:r>
        <w:r>
          <w:rPr>
            <w:noProof/>
            <w:webHidden/>
          </w:rPr>
          <w:instrText xml:space="preserve"> PAGEREF _Toc242567223 \h </w:instrText>
        </w:r>
        <w:r>
          <w:rPr>
            <w:noProof/>
            <w:webHidden/>
          </w:rPr>
        </w:r>
        <w:r>
          <w:rPr>
            <w:noProof/>
            <w:webHidden/>
          </w:rPr>
          <w:fldChar w:fldCharType="separate"/>
        </w:r>
        <w:r>
          <w:rPr>
            <w:noProof/>
            <w:webHidden/>
          </w:rPr>
          <w:t>100</w:t>
        </w:r>
        <w:r>
          <w:rPr>
            <w:noProof/>
            <w:webHidden/>
          </w:rPr>
          <w:fldChar w:fldCharType="end"/>
        </w:r>
      </w:hyperlink>
    </w:p>
    <w:p w14:paraId="21498C6A" w14:textId="5263FCCD"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4" w:history="1">
        <w:r w:rsidRPr="00C51C0A">
          <w:rPr>
            <w:rStyle w:val="Hyperlink"/>
            <w:noProof/>
            <w:lang w:val="pt-BR"/>
          </w:rPr>
          <w:t>Quadro 17 – Tabelas do banco de dados: atributos, domínios, restrições e uso</w:t>
        </w:r>
        <w:r>
          <w:rPr>
            <w:noProof/>
            <w:webHidden/>
          </w:rPr>
          <w:tab/>
        </w:r>
        <w:r>
          <w:rPr>
            <w:noProof/>
            <w:webHidden/>
          </w:rPr>
          <w:fldChar w:fldCharType="begin"/>
        </w:r>
        <w:r>
          <w:rPr>
            <w:noProof/>
            <w:webHidden/>
          </w:rPr>
          <w:instrText xml:space="preserve"> PAGEREF _Toc242567224 \h </w:instrText>
        </w:r>
        <w:r>
          <w:rPr>
            <w:noProof/>
            <w:webHidden/>
          </w:rPr>
        </w:r>
        <w:r>
          <w:rPr>
            <w:noProof/>
            <w:webHidden/>
          </w:rPr>
          <w:fldChar w:fldCharType="separate"/>
        </w:r>
        <w:r>
          <w:rPr>
            <w:noProof/>
            <w:webHidden/>
          </w:rPr>
          <w:t>104</w:t>
        </w:r>
        <w:r>
          <w:rPr>
            <w:noProof/>
            <w:webHidden/>
          </w:rPr>
          <w:fldChar w:fldCharType="end"/>
        </w:r>
      </w:hyperlink>
    </w:p>
    <w:p w14:paraId="1D9C75F5" w14:textId="7A75AE94"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5" w:history="1">
        <w:r w:rsidRPr="00C51C0A">
          <w:rPr>
            <w:rStyle w:val="Hyperlink"/>
            <w:noProof/>
            <w:lang w:val="pt-BR"/>
          </w:rPr>
          <w:t>Quadro 18 – Especificação da interface de integração</w:t>
        </w:r>
        <w:r>
          <w:rPr>
            <w:noProof/>
            <w:webHidden/>
          </w:rPr>
          <w:tab/>
        </w:r>
        <w:r>
          <w:rPr>
            <w:noProof/>
            <w:webHidden/>
          </w:rPr>
          <w:fldChar w:fldCharType="begin"/>
        </w:r>
        <w:r>
          <w:rPr>
            <w:noProof/>
            <w:webHidden/>
          </w:rPr>
          <w:instrText xml:space="preserve"> PAGEREF _Toc242567225 \h </w:instrText>
        </w:r>
        <w:r>
          <w:rPr>
            <w:noProof/>
            <w:webHidden/>
          </w:rPr>
        </w:r>
        <w:r>
          <w:rPr>
            <w:noProof/>
            <w:webHidden/>
          </w:rPr>
          <w:fldChar w:fldCharType="separate"/>
        </w:r>
        <w:r>
          <w:rPr>
            <w:noProof/>
            <w:webHidden/>
          </w:rPr>
          <w:t>110</w:t>
        </w:r>
        <w:r>
          <w:rPr>
            <w:noProof/>
            <w:webHidden/>
          </w:rPr>
          <w:fldChar w:fldCharType="end"/>
        </w:r>
      </w:hyperlink>
    </w:p>
    <w:p w14:paraId="1665FB5E" w14:textId="0B3ABEF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6" w:history="1">
        <w:r w:rsidRPr="00C51C0A">
          <w:rPr>
            <w:rStyle w:val="Hyperlink"/>
            <w:noProof/>
            <w:lang w:val="pt-BR"/>
          </w:rPr>
          <w:t>Quadro 19 – Matriz de emprego técnico de inteligência artificial</w:t>
        </w:r>
        <w:r>
          <w:rPr>
            <w:noProof/>
            <w:webHidden/>
          </w:rPr>
          <w:tab/>
        </w:r>
        <w:r>
          <w:rPr>
            <w:noProof/>
            <w:webHidden/>
          </w:rPr>
          <w:fldChar w:fldCharType="begin"/>
        </w:r>
        <w:r>
          <w:rPr>
            <w:noProof/>
            <w:webHidden/>
          </w:rPr>
          <w:instrText xml:space="preserve"> PAGEREF _Toc242567226 \h </w:instrText>
        </w:r>
        <w:r>
          <w:rPr>
            <w:noProof/>
            <w:webHidden/>
          </w:rPr>
        </w:r>
        <w:r>
          <w:rPr>
            <w:noProof/>
            <w:webHidden/>
          </w:rPr>
          <w:fldChar w:fldCharType="separate"/>
        </w:r>
        <w:r>
          <w:rPr>
            <w:noProof/>
            <w:webHidden/>
          </w:rPr>
          <w:t>137</w:t>
        </w:r>
        <w:r>
          <w:rPr>
            <w:noProof/>
            <w:webHidden/>
          </w:rPr>
          <w:fldChar w:fldCharType="end"/>
        </w:r>
      </w:hyperlink>
    </w:p>
    <w:p w14:paraId="616903F0" w14:textId="68DFDE7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7" w:history="1">
        <w:r w:rsidRPr="00C51C0A">
          <w:rPr>
            <w:rStyle w:val="Hyperlink"/>
            <w:noProof/>
            <w:lang w:val="pt-BR"/>
          </w:rPr>
          <w:t>Quadro 20 – Programas, dados e versões que reproduzem os resultados</w:t>
        </w:r>
        <w:r>
          <w:rPr>
            <w:noProof/>
            <w:webHidden/>
          </w:rPr>
          <w:tab/>
        </w:r>
        <w:r>
          <w:rPr>
            <w:noProof/>
            <w:webHidden/>
          </w:rPr>
          <w:fldChar w:fldCharType="begin"/>
        </w:r>
        <w:r>
          <w:rPr>
            <w:noProof/>
            <w:webHidden/>
          </w:rPr>
          <w:instrText xml:space="preserve"> PAGEREF _Toc242567227 \h </w:instrText>
        </w:r>
        <w:r>
          <w:rPr>
            <w:noProof/>
            <w:webHidden/>
          </w:rPr>
        </w:r>
        <w:r>
          <w:rPr>
            <w:noProof/>
            <w:webHidden/>
          </w:rPr>
          <w:fldChar w:fldCharType="separate"/>
        </w:r>
        <w:r>
          <w:rPr>
            <w:noProof/>
            <w:webHidden/>
          </w:rPr>
          <w:t>142</w:t>
        </w:r>
        <w:r>
          <w:rPr>
            <w:noProof/>
            <w:webHidden/>
          </w:rPr>
          <w:fldChar w:fldCharType="end"/>
        </w:r>
      </w:hyperlink>
    </w:p>
    <w:p w14:paraId="14C8F046" w14:textId="473B9E4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28" w:history="1">
        <w:r w:rsidRPr="00C51C0A">
          <w:rPr>
            <w:rStyle w:val="Hyperlink"/>
            <w:noProof/>
            <w:lang w:val="pt-BR"/>
          </w:rPr>
          <w:t>Quadro 21 – Estimativa de custo mensal da arquitetura de referência na Amazon Web Services</w:t>
        </w:r>
        <w:r>
          <w:rPr>
            <w:noProof/>
            <w:webHidden/>
          </w:rPr>
          <w:tab/>
        </w:r>
        <w:r>
          <w:rPr>
            <w:noProof/>
            <w:webHidden/>
          </w:rPr>
          <w:fldChar w:fldCharType="begin"/>
        </w:r>
        <w:r>
          <w:rPr>
            <w:noProof/>
            <w:webHidden/>
          </w:rPr>
          <w:instrText xml:space="preserve"> PAGEREF _Toc242567228 \h </w:instrText>
        </w:r>
        <w:r>
          <w:rPr>
            <w:noProof/>
            <w:webHidden/>
          </w:rPr>
        </w:r>
        <w:r>
          <w:rPr>
            <w:noProof/>
            <w:webHidden/>
          </w:rPr>
          <w:fldChar w:fldCharType="separate"/>
        </w:r>
        <w:r>
          <w:rPr>
            <w:noProof/>
            <w:webHidden/>
          </w:rPr>
          <w:t>146</w:t>
        </w:r>
        <w:r>
          <w:rPr>
            <w:noProof/>
            <w:webHidden/>
          </w:rPr>
          <w:fldChar w:fldCharType="end"/>
        </w:r>
      </w:hyperlink>
    </w:p>
    <w:p w14:paraId="30E36C00" w14:textId="7BB657FC" w:rsidR="00724418" w:rsidRPr="00430DB3" w:rsidRDefault="008D0833">
      <w:pPr>
        <w:tabs>
          <w:tab w:val="right" w:leader="dot" w:pos="9071"/>
        </w:tabs>
        <w:spacing w:after="100"/>
        <w:rPr>
          <w:lang w:val="pt-BR"/>
        </w:rPr>
      </w:pPr>
      <w:r>
        <w:rPr>
          <w:lang w:val="pt-BR"/>
        </w:rPr>
        <w:fldChar w:fldCharType="end"/>
      </w:r>
    </w:p>
    <w:p w14:paraId="1FB2FFAA" w14:textId="77777777" w:rsidR="00E01C3A" w:rsidRDefault="00CC3326">
      <w:pPr>
        <w:rPr>
          <w:lang w:val="pt-BR"/>
        </w:rPr>
      </w:pPr>
      <w:r>
        <w:rPr>
          <w:lang w:val="pt-BR"/>
        </w:rPr>
        <w:br w:type="page"/>
      </w:r>
    </w:p>
    <w:p w14:paraId="3106D10F" w14:textId="77777777" w:rsidR="00E01C3A" w:rsidRDefault="00CC3326">
      <w:pPr>
        <w:spacing w:after="480"/>
        <w:jc w:val="center"/>
        <w:rPr>
          <w:b/>
          <w:bCs/>
          <w:lang w:val="pt-BR"/>
        </w:rPr>
      </w:pPr>
      <w:r>
        <w:rPr>
          <w:b/>
          <w:bCs/>
          <w:lang w:val="pt-BR"/>
        </w:rPr>
        <w:lastRenderedPageBreak/>
        <w:t>LISTA DE FIGURAS</w:t>
      </w:r>
    </w:p>
    <w:p w14:paraId="7E9FCE23" w14:textId="141FD892"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"Figura" </w:instrText>
      </w:r>
      <w:r>
        <w:rPr>
          <w:lang w:val="pt-BR"/>
        </w:rPr>
        <w:fldChar w:fldCharType="separate"/>
      </w:r>
      <w:hyperlink w:anchor="_Toc242567229" w:history="1">
        <w:r w:rsidR="00F96471" w:rsidRPr="00866D06">
          <w:rPr>
            <w:rStyle w:val="Hyperlink"/>
            <w:noProof/>
            <w:lang w:val="pt-BR"/>
          </w:rPr>
          <w:t>Figura 1 – Nó de demonstração montado</w:t>
        </w:r>
        <w:r w:rsidR="00F96471">
          <w:rPr>
            <w:noProof/>
            <w:webHidden/>
          </w:rPr>
          <w:tab/>
        </w:r>
        <w:r w:rsidR="00F96471">
          <w:rPr>
            <w:noProof/>
            <w:webHidden/>
          </w:rPr>
          <w:fldChar w:fldCharType="begin"/>
        </w:r>
        <w:r w:rsidR="00F96471">
          <w:rPr>
            <w:noProof/>
            <w:webHidden/>
          </w:rPr>
          <w:instrText xml:space="preserve"> PAGEREF _Toc242567229 \h </w:instrText>
        </w:r>
        <w:r w:rsidR="00F96471">
          <w:rPr>
            <w:noProof/>
            <w:webHidden/>
          </w:rPr>
        </w:r>
        <w:r w:rsidR="00F96471">
          <w:rPr>
            <w:noProof/>
            <w:webHidden/>
          </w:rPr>
          <w:fldChar w:fldCharType="separate"/>
        </w:r>
        <w:r w:rsidR="00F96471">
          <w:rPr>
            <w:noProof/>
            <w:webHidden/>
          </w:rPr>
          <w:t>40</w:t>
        </w:r>
        <w:r w:rsidR="00F96471">
          <w:rPr>
            <w:noProof/>
            <w:webHidden/>
          </w:rPr>
          <w:fldChar w:fldCharType="end"/>
        </w:r>
      </w:hyperlink>
    </w:p>
    <w:p w14:paraId="53B4094D" w14:textId="0F3AFFF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0" w:history="1">
        <w:r w:rsidRPr="00866D06">
          <w:rPr>
            <w:rStyle w:val="Hyperlink"/>
            <w:noProof/>
            <w:lang w:val="pt-BR"/>
          </w:rPr>
          <w:t>Figura 2 – Interior do anteparo: luminária em uma extremidade e sensor na outra</w:t>
        </w:r>
        <w:r>
          <w:rPr>
            <w:noProof/>
            <w:webHidden/>
          </w:rPr>
          <w:tab/>
        </w:r>
        <w:r>
          <w:rPr>
            <w:noProof/>
            <w:webHidden/>
          </w:rPr>
          <w:fldChar w:fldCharType="begin"/>
        </w:r>
        <w:r>
          <w:rPr>
            <w:noProof/>
            <w:webHidden/>
          </w:rPr>
          <w:instrText xml:space="preserve"> PAGEREF _Toc242567230 \h </w:instrText>
        </w:r>
        <w:r>
          <w:rPr>
            <w:noProof/>
            <w:webHidden/>
          </w:rPr>
        </w:r>
        <w:r>
          <w:rPr>
            <w:noProof/>
            <w:webHidden/>
          </w:rPr>
          <w:fldChar w:fldCharType="separate"/>
        </w:r>
        <w:r>
          <w:rPr>
            <w:noProof/>
            <w:webHidden/>
          </w:rPr>
          <w:t>46</w:t>
        </w:r>
        <w:r>
          <w:rPr>
            <w:noProof/>
            <w:webHidden/>
          </w:rPr>
          <w:fldChar w:fldCharType="end"/>
        </w:r>
      </w:hyperlink>
    </w:p>
    <w:p w14:paraId="3CD5C117" w14:textId="30BB89F5"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1" w:history="1">
        <w:r w:rsidRPr="00866D06">
          <w:rPr>
            <w:rStyle w:val="Hyperlink"/>
            <w:noProof/>
            <w:lang w:val="pt-BR"/>
          </w:rPr>
          <w:t>Figura 3 – Diagrama de casos de uso</w:t>
        </w:r>
        <w:r>
          <w:rPr>
            <w:noProof/>
            <w:webHidden/>
          </w:rPr>
          <w:tab/>
        </w:r>
        <w:r>
          <w:rPr>
            <w:noProof/>
            <w:webHidden/>
          </w:rPr>
          <w:fldChar w:fldCharType="begin"/>
        </w:r>
        <w:r>
          <w:rPr>
            <w:noProof/>
            <w:webHidden/>
          </w:rPr>
          <w:instrText xml:space="preserve"> PAGEREF _Toc242567231 \h </w:instrText>
        </w:r>
        <w:r>
          <w:rPr>
            <w:noProof/>
            <w:webHidden/>
          </w:rPr>
        </w:r>
        <w:r>
          <w:rPr>
            <w:noProof/>
            <w:webHidden/>
          </w:rPr>
          <w:fldChar w:fldCharType="separate"/>
        </w:r>
        <w:r>
          <w:rPr>
            <w:noProof/>
            <w:webHidden/>
          </w:rPr>
          <w:t>80</w:t>
        </w:r>
        <w:r>
          <w:rPr>
            <w:noProof/>
            <w:webHidden/>
          </w:rPr>
          <w:fldChar w:fldCharType="end"/>
        </w:r>
      </w:hyperlink>
    </w:p>
    <w:p w14:paraId="6F5D5B55" w14:textId="45CF92B1"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2" w:history="1">
        <w:r w:rsidRPr="00866D06">
          <w:rPr>
            <w:rStyle w:val="Hyperlink"/>
            <w:noProof/>
            <w:lang w:val="pt-BR"/>
          </w:rPr>
          <w:t>Figura 4 – Arquitetura do sistema</w:t>
        </w:r>
        <w:r>
          <w:rPr>
            <w:noProof/>
            <w:webHidden/>
          </w:rPr>
          <w:tab/>
        </w:r>
        <w:r>
          <w:rPr>
            <w:noProof/>
            <w:webHidden/>
          </w:rPr>
          <w:fldChar w:fldCharType="begin"/>
        </w:r>
        <w:r>
          <w:rPr>
            <w:noProof/>
            <w:webHidden/>
          </w:rPr>
          <w:instrText xml:space="preserve"> PAGEREF _Toc242567232 \h </w:instrText>
        </w:r>
        <w:r>
          <w:rPr>
            <w:noProof/>
            <w:webHidden/>
          </w:rPr>
        </w:r>
        <w:r>
          <w:rPr>
            <w:noProof/>
            <w:webHidden/>
          </w:rPr>
          <w:fldChar w:fldCharType="separate"/>
        </w:r>
        <w:r>
          <w:rPr>
            <w:noProof/>
            <w:webHidden/>
          </w:rPr>
          <w:t>81</w:t>
        </w:r>
        <w:r>
          <w:rPr>
            <w:noProof/>
            <w:webHidden/>
          </w:rPr>
          <w:fldChar w:fldCharType="end"/>
        </w:r>
      </w:hyperlink>
    </w:p>
    <w:p w14:paraId="6B85ACC2" w14:textId="4EFBE66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3" w:history="1">
        <w:r w:rsidRPr="00866D06">
          <w:rPr>
            <w:rStyle w:val="Hyperlink"/>
            <w:noProof/>
            <w:lang w:val="pt-BR"/>
          </w:rPr>
          <w:t>Figura 5 – Sequência de mensagens de uma decisão</w:t>
        </w:r>
        <w:r>
          <w:rPr>
            <w:noProof/>
            <w:webHidden/>
          </w:rPr>
          <w:tab/>
        </w:r>
        <w:r>
          <w:rPr>
            <w:noProof/>
            <w:webHidden/>
          </w:rPr>
          <w:fldChar w:fldCharType="begin"/>
        </w:r>
        <w:r>
          <w:rPr>
            <w:noProof/>
            <w:webHidden/>
          </w:rPr>
          <w:instrText xml:space="preserve"> PAGEREF _Toc242567233 \h </w:instrText>
        </w:r>
        <w:r>
          <w:rPr>
            <w:noProof/>
            <w:webHidden/>
          </w:rPr>
        </w:r>
        <w:r>
          <w:rPr>
            <w:noProof/>
            <w:webHidden/>
          </w:rPr>
          <w:fldChar w:fldCharType="separate"/>
        </w:r>
        <w:r>
          <w:rPr>
            <w:noProof/>
            <w:webHidden/>
          </w:rPr>
          <w:t>88</w:t>
        </w:r>
        <w:r>
          <w:rPr>
            <w:noProof/>
            <w:webHidden/>
          </w:rPr>
          <w:fldChar w:fldCharType="end"/>
        </w:r>
      </w:hyperlink>
    </w:p>
    <w:p w14:paraId="02418970" w14:textId="2542EB19"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4" w:history="1">
        <w:r w:rsidRPr="00866D06">
          <w:rPr>
            <w:rStyle w:val="Hyperlink"/>
            <w:noProof/>
            <w:lang w:val="pt-BR"/>
          </w:rPr>
          <w:t>Figura 6 – Painel de acompanhamento: visão de monitoramento</w:t>
        </w:r>
        <w:r>
          <w:rPr>
            <w:noProof/>
            <w:webHidden/>
          </w:rPr>
          <w:tab/>
        </w:r>
        <w:r>
          <w:rPr>
            <w:noProof/>
            <w:webHidden/>
          </w:rPr>
          <w:fldChar w:fldCharType="begin"/>
        </w:r>
        <w:r>
          <w:rPr>
            <w:noProof/>
            <w:webHidden/>
          </w:rPr>
          <w:instrText xml:space="preserve"> PAGEREF _Toc242567234 \h </w:instrText>
        </w:r>
        <w:r>
          <w:rPr>
            <w:noProof/>
            <w:webHidden/>
          </w:rPr>
        </w:r>
        <w:r>
          <w:rPr>
            <w:noProof/>
            <w:webHidden/>
          </w:rPr>
          <w:fldChar w:fldCharType="separate"/>
        </w:r>
        <w:r>
          <w:rPr>
            <w:noProof/>
            <w:webHidden/>
          </w:rPr>
          <w:t>91</w:t>
        </w:r>
        <w:r>
          <w:rPr>
            <w:noProof/>
            <w:webHidden/>
          </w:rPr>
          <w:fldChar w:fldCharType="end"/>
        </w:r>
      </w:hyperlink>
    </w:p>
    <w:p w14:paraId="27424403" w14:textId="6280C50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5" w:history="1">
        <w:r w:rsidRPr="00866D06">
          <w:rPr>
            <w:rStyle w:val="Hyperlink"/>
            <w:noProof/>
            <w:lang w:val="pt-BR"/>
          </w:rPr>
          <w:t>Figura 7 – Painel de acompanhamento: decisão explicada regra a regra</w:t>
        </w:r>
        <w:r>
          <w:rPr>
            <w:noProof/>
            <w:webHidden/>
          </w:rPr>
          <w:tab/>
        </w:r>
        <w:r>
          <w:rPr>
            <w:noProof/>
            <w:webHidden/>
          </w:rPr>
          <w:fldChar w:fldCharType="begin"/>
        </w:r>
        <w:r>
          <w:rPr>
            <w:noProof/>
            <w:webHidden/>
          </w:rPr>
          <w:instrText xml:space="preserve"> PAGEREF _Toc242567235 \h </w:instrText>
        </w:r>
        <w:r>
          <w:rPr>
            <w:noProof/>
            <w:webHidden/>
          </w:rPr>
        </w:r>
        <w:r>
          <w:rPr>
            <w:noProof/>
            <w:webHidden/>
          </w:rPr>
          <w:fldChar w:fldCharType="separate"/>
        </w:r>
        <w:r>
          <w:rPr>
            <w:noProof/>
            <w:webHidden/>
          </w:rPr>
          <w:t>91</w:t>
        </w:r>
        <w:r>
          <w:rPr>
            <w:noProof/>
            <w:webHidden/>
          </w:rPr>
          <w:fldChar w:fldCharType="end"/>
        </w:r>
      </w:hyperlink>
    </w:p>
    <w:p w14:paraId="3437F505" w14:textId="0042E972"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6" w:history="1">
        <w:r w:rsidRPr="00866D06">
          <w:rPr>
            <w:rStyle w:val="Hyperlink"/>
            <w:noProof/>
            <w:lang w:val="pt-BR"/>
          </w:rPr>
          <w:t>Figura 8 – Painel de acompanhamento: consumo estimado</w:t>
        </w:r>
        <w:r>
          <w:rPr>
            <w:noProof/>
            <w:webHidden/>
          </w:rPr>
          <w:tab/>
        </w:r>
        <w:r>
          <w:rPr>
            <w:noProof/>
            <w:webHidden/>
          </w:rPr>
          <w:fldChar w:fldCharType="begin"/>
        </w:r>
        <w:r>
          <w:rPr>
            <w:noProof/>
            <w:webHidden/>
          </w:rPr>
          <w:instrText xml:space="preserve"> PAGEREF _Toc242567236 \h </w:instrText>
        </w:r>
        <w:r>
          <w:rPr>
            <w:noProof/>
            <w:webHidden/>
          </w:rPr>
        </w:r>
        <w:r>
          <w:rPr>
            <w:noProof/>
            <w:webHidden/>
          </w:rPr>
          <w:fldChar w:fldCharType="separate"/>
        </w:r>
        <w:r>
          <w:rPr>
            <w:noProof/>
            <w:webHidden/>
          </w:rPr>
          <w:t>92</w:t>
        </w:r>
        <w:r>
          <w:rPr>
            <w:noProof/>
            <w:webHidden/>
          </w:rPr>
          <w:fldChar w:fldCharType="end"/>
        </w:r>
      </w:hyperlink>
    </w:p>
    <w:p w14:paraId="61BF87B2" w14:textId="4F9DFF43"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7" w:history="1">
        <w:r w:rsidRPr="00866D06">
          <w:rPr>
            <w:rStyle w:val="Hyperlink"/>
            <w:noProof/>
            <w:lang w:val="pt-BR"/>
          </w:rPr>
          <w:t>Figura 9 – Painel de acompanhamento: registro de decisões, diagnóstico e publicações</w:t>
        </w:r>
        <w:r>
          <w:rPr>
            <w:noProof/>
            <w:webHidden/>
          </w:rPr>
          <w:tab/>
        </w:r>
        <w:r>
          <w:rPr>
            <w:noProof/>
            <w:webHidden/>
          </w:rPr>
          <w:fldChar w:fldCharType="begin"/>
        </w:r>
        <w:r>
          <w:rPr>
            <w:noProof/>
            <w:webHidden/>
          </w:rPr>
          <w:instrText xml:space="preserve"> PAGEREF _Toc242567237 \h </w:instrText>
        </w:r>
        <w:r>
          <w:rPr>
            <w:noProof/>
            <w:webHidden/>
          </w:rPr>
        </w:r>
        <w:r>
          <w:rPr>
            <w:noProof/>
            <w:webHidden/>
          </w:rPr>
          <w:fldChar w:fldCharType="separate"/>
        </w:r>
        <w:r>
          <w:rPr>
            <w:noProof/>
            <w:webHidden/>
          </w:rPr>
          <w:t>92</w:t>
        </w:r>
        <w:r>
          <w:rPr>
            <w:noProof/>
            <w:webHidden/>
          </w:rPr>
          <w:fldChar w:fldCharType="end"/>
        </w:r>
      </w:hyperlink>
    </w:p>
    <w:p w14:paraId="0BC5B16D" w14:textId="4172E28C"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8" w:history="1">
        <w:r w:rsidRPr="00866D06">
          <w:rPr>
            <w:rStyle w:val="Hyperlink"/>
            <w:noProof/>
            <w:lang w:val="pt-BR"/>
          </w:rPr>
          <w:t>Figura 10 – Diagrama entidade-relacionamento do banco de dados</w:t>
        </w:r>
        <w:r>
          <w:rPr>
            <w:noProof/>
            <w:webHidden/>
          </w:rPr>
          <w:tab/>
        </w:r>
        <w:r>
          <w:rPr>
            <w:noProof/>
            <w:webHidden/>
          </w:rPr>
          <w:fldChar w:fldCharType="begin"/>
        </w:r>
        <w:r>
          <w:rPr>
            <w:noProof/>
            <w:webHidden/>
          </w:rPr>
          <w:instrText xml:space="preserve"> PAGEREF _Toc242567238 \h </w:instrText>
        </w:r>
        <w:r>
          <w:rPr>
            <w:noProof/>
            <w:webHidden/>
          </w:rPr>
        </w:r>
        <w:r>
          <w:rPr>
            <w:noProof/>
            <w:webHidden/>
          </w:rPr>
          <w:fldChar w:fldCharType="separate"/>
        </w:r>
        <w:r>
          <w:rPr>
            <w:noProof/>
            <w:webHidden/>
          </w:rPr>
          <w:t>103</w:t>
        </w:r>
        <w:r>
          <w:rPr>
            <w:noProof/>
            <w:webHidden/>
          </w:rPr>
          <w:fldChar w:fldCharType="end"/>
        </w:r>
      </w:hyperlink>
    </w:p>
    <w:p w14:paraId="3A345C71" w14:textId="4DB7DD8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39" w:history="1">
        <w:r w:rsidRPr="00866D06">
          <w:rPr>
            <w:rStyle w:val="Hyperlink"/>
            <w:noProof/>
            <w:lang w:val="pt-BR"/>
          </w:rPr>
          <w:t>Figura 11 – Vista posterior do nó de demonstração</w:t>
        </w:r>
        <w:r>
          <w:rPr>
            <w:noProof/>
            <w:webHidden/>
          </w:rPr>
          <w:tab/>
        </w:r>
        <w:r>
          <w:rPr>
            <w:noProof/>
            <w:webHidden/>
          </w:rPr>
          <w:fldChar w:fldCharType="begin"/>
        </w:r>
        <w:r>
          <w:rPr>
            <w:noProof/>
            <w:webHidden/>
          </w:rPr>
          <w:instrText xml:space="preserve"> PAGEREF _Toc242567239 \h </w:instrText>
        </w:r>
        <w:r>
          <w:rPr>
            <w:noProof/>
            <w:webHidden/>
          </w:rPr>
        </w:r>
        <w:r>
          <w:rPr>
            <w:noProof/>
            <w:webHidden/>
          </w:rPr>
          <w:fldChar w:fldCharType="separate"/>
        </w:r>
        <w:r>
          <w:rPr>
            <w:noProof/>
            <w:webHidden/>
          </w:rPr>
          <w:t>145</w:t>
        </w:r>
        <w:r>
          <w:rPr>
            <w:noProof/>
            <w:webHidden/>
          </w:rPr>
          <w:fldChar w:fldCharType="end"/>
        </w:r>
      </w:hyperlink>
    </w:p>
    <w:p w14:paraId="74DA3980" w14:textId="05CB3D96" w:rsidR="00044D5A" w:rsidRPr="008C0B6A" w:rsidRDefault="008D0833">
      <w:pPr>
        <w:tabs>
          <w:tab w:val="right" w:leader="dot" w:pos="9071"/>
        </w:tabs>
        <w:spacing w:after="100"/>
        <w:rPr>
          <w:lang w:val="pt-BR"/>
        </w:rPr>
      </w:pPr>
      <w:r>
        <w:rPr>
          <w:lang w:val="pt-BR"/>
        </w:rPr>
        <w:fldChar w:fldCharType="end"/>
      </w:r>
    </w:p>
    <w:p w14:paraId="72DCE19A" w14:textId="77777777" w:rsidR="00E01C3A" w:rsidRDefault="00CC3326">
      <w:pPr>
        <w:rPr>
          <w:lang w:val="pt-BR"/>
        </w:rPr>
      </w:pPr>
      <w:r>
        <w:rPr>
          <w:lang w:val="pt-BR"/>
        </w:rPr>
        <w:br w:type="page"/>
      </w:r>
    </w:p>
    <w:p w14:paraId="1EC7C5C3" w14:textId="77777777" w:rsidR="00D97550" w:rsidRPr="00C708F0" w:rsidRDefault="00285AB3">
      <w:pPr>
        <w:spacing w:after="480"/>
        <w:jc w:val="center"/>
        <w:rPr>
          <w:lang w:val="pt-BR"/>
        </w:rPr>
      </w:pPr>
      <w:r>
        <w:rPr>
          <w:b/>
          <w:bCs/>
          <w:lang w:val="pt-BR"/>
        </w:rPr>
        <w:lastRenderedPageBreak/>
        <w:t>LISTA DE TABELAS</w:t>
      </w:r>
    </w:p>
    <w:p w14:paraId="4F378A70" w14:textId="020A11A5" w:rsidR="00F96471" w:rsidRDefault="008D0833">
      <w:pPr>
        <w:pStyle w:val="TableofFigures"/>
        <w:rPr>
          <w:rFonts w:asciiTheme="minorHAnsi" w:eastAsiaTheme="minorEastAsia" w:hAnsiTheme="minorHAnsi" w:cstheme="minorBidi"/>
          <w:noProof/>
          <w:color w:val="auto"/>
          <w:kern w:val="2"/>
          <w14:ligatures w14:val="standardContextual"/>
        </w:rPr>
      </w:pPr>
      <w:r>
        <w:rPr>
          <w:lang w:val="pt-BR"/>
        </w:rPr>
        <w:fldChar w:fldCharType="begin"/>
      </w:r>
      <w:r>
        <w:rPr>
          <w:lang w:val="pt-BR"/>
        </w:rPr>
        <w:instrText xml:space="preserve"> TOC \h \z \c "Tabela" </w:instrText>
      </w:r>
      <w:r>
        <w:rPr>
          <w:lang w:val="pt-BR"/>
        </w:rPr>
        <w:fldChar w:fldCharType="separate"/>
      </w:r>
      <w:hyperlink w:anchor="_Toc242567240" w:history="1">
        <w:r w:rsidR="00F96471" w:rsidRPr="00431A02">
          <w:rPr>
            <w:rStyle w:val="Hyperlink"/>
            <w:noProof/>
            <w:lang w:val="pt-BR"/>
          </w:rPr>
          <w:t>Tabela 1 – Envelope esperado e aderência por cenário</w:t>
        </w:r>
        <w:r w:rsidR="00F96471">
          <w:rPr>
            <w:noProof/>
            <w:webHidden/>
          </w:rPr>
          <w:tab/>
        </w:r>
        <w:r w:rsidR="00F96471">
          <w:rPr>
            <w:noProof/>
            <w:webHidden/>
          </w:rPr>
          <w:fldChar w:fldCharType="begin"/>
        </w:r>
        <w:r w:rsidR="00F96471">
          <w:rPr>
            <w:noProof/>
            <w:webHidden/>
          </w:rPr>
          <w:instrText xml:space="preserve"> PAGEREF _Toc242567240 \h </w:instrText>
        </w:r>
        <w:r w:rsidR="00F96471">
          <w:rPr>
            <w:noProof/>
            <w:webHidden/>
          </w:rPr>
        </w:r>
        <w:r w:rsidR="00F96471">
          <w:rPr>
            <w:noProof/>
            <w:webHidden/>
          </w:rPr>
          <w:fldChar w:fldCharType="separate"/>
        </w:r>
        <w:r w:rsidR="00F96471">
          <w:rPr>
            <w:noProof/>
            <w:webHidden/>
          </w:rPr>
          <w:t>110</w:t>
        </w:r>
        <w:r w:rsidR="00F96471">
          <w:rPr>
            <w:noProof/>
            <w:webHidden/>
          </w:rPr>
          <w:fldChar w:fldCharType="end"/>
        </w:r>
      </w:hyperlink>
    </w:p>
    <w:p w14:paraId="20C6DC48" w14:textId="3D05E03B"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1" w:history="1">
        <w:r w:rsidRPr="00431A02">
          <w:rPr>
            <w:rStyle w:val="Hyperlink"/>
            <w:noProof/>
            <w:lang w:val="pt-BR"/>
          </w:rPr>
          <w:t>Tabela 2 – Energia estimada na luminária de referência e aderência ao envelope, por regime</w:t>
        </w:r>
        <w:r>
          <w:rPr>
            <w:noProof/>
            <w:webHidden/>
          </w:rPr>
          <w:tab/>
        </w:r>
        <w:r>
          <w:rPr>
            <w:noProof/>
            <w:webHidden/>
          </w:rPr>
          <w:fldChar w:fldCharType="begin"/>
        </w:r>
        <w:r>
          <w:rPr>
            <w:noProof/>
            <w:webHidden/>
          </w:rPr>
          <w:instrText xml:space="preserve"> PAGEREF _Toc242567241 \h </w:instrText>
        </w:r>
        <w:r>
          <w:rPr>
            <w:noProof/>
            <w:webHidden/>
          </w:rPr>
        </w:r>
        <w:r>
          <w:rPr>
            <w:noProof/>
            <w:webHidden/>
          </w:rPr>
          <w:fldChar w:fldCharType="separate"/>
        </w:r>
        <w:r>
          <w:rPr>
            <w:noProof/>
            <w:webHidden/>
          </w:rPr>
          <w:t>112</w:t>
        </w:r>
        <w:r>
          <w:rPr>
            <w:noProof/>
            <w:webHidden/>
          </w:rPr>
          <w:fldChar w:fldCharType="end"/>
        </w:r>
      </w:hyperlink>
    </w:p>
    <w:p w14:paraId="07FD77B9" w14:textId="0B15F247"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2" w:history="1">
        <w:r w:rsidRPr="00431A02">
          <w:rPr>
            <w:rStyle w:val="Hyperlink"/>
            <w:noProof/>
            <w:lang w:val="pt-BR"/>
          </w:rPr>
          <w:t>Tabela 3 – Retirada e substituição dos componentes de inteligência artificial no sistema</w:t>
        </w:r>
        <w:r>
          <w:rPr>
            <w:noProof/>
            <w:webHidden/>
          </w:rPr>
          <w:tab/>
        </w:r>
        <w:r>
          <w:rPr>
            <w:noProof/>
            <w:webHidden/>
          </w:rPr>
          <w:fldChar w:fldCharType="begin"/>
        </w:r>
        <w:r>
          <w:rPr>
            <w:noProof/>
            <w:webHidden/>
          </w:rPr>
          <w:instrText xml:space="preserve"> PAGEREF _Toc242567242 \h </w:instrText>
        </w:r>
        <w:r>
          <w:rPr>
            <w:noProof/>
            <w:webHidden/>
          </w:rPr>
        </w:r>
        <w:r>
          <w:rPr>
            <w:noProof/>
            <w:webHidden/>
          </w:rPr>
          <w:fldChar w:fldCharType="separate"/>
        </w:r>
        <w:r>
          <w:rPr>
            <w:noProof/>
            <w:webHidden/>
          </w:rPr>
          <w:t>113</w:t>
        </w:r>
        <w:r>
          <w:rPr>
            <w:noProof/>
            <w:webHidden/>
          </w:rPr>
          <w:fldChar w:fldCharType="end"/>
        </w:r>
      </w:hyperlink>
    </w:p>
    <w:p w14:paraId="21E6A536" w14:textId="5E5E1160" w:rsidR="00F96471" w:rsidRDefault="00F96471">
      <w:pPr>
        <w:pStyle w:val="TableofFigures"/>
        <w:rPr>
          <w:rFonts w:asciiTheme="minorHAnsi" w:eastAsiaTheme="minorEastAsia" w:hAnsiTheme="minorHAnsi" w:cstheme="minorBidi"/>
          <w:noProof/>
          <w:color w:val="auto"/>
          <w:kern w:val="2"/>
          <w14:ligatures w14:val="standardContextual"/>
        </w:rPr>
      </w:pPr>
      <w:hyperlink w:anchor="_Toc242567243" w:history="1">
        <w:r w:rsidRPr="00431A02">
          <w:rPr>
            <w:rStyle w:val="Hyperlink"/>
            <w:noProof/>
            <w:lang w:val="pt-BR"/>
          </w:rPr>
          <w:t>Tabela 4 – Previsão com série de 15 min e com a mesma série somada por hora (Zurique, período noturno)</w:t>
        </w:r>
        <w:r>
          <w:rPr>
            <w:noProof/>
            <w:webHidden/>
          </w:rPr>
          <w:tab/>
        </w:r>
        <w:r>
          <w:rPr>
            <w:noProof/>
            <w:webHidden/>
          </w:rPr>
          <w:fldChar w:fldCharType="begin"/>
        </w:r>
        <w:r>
          <w:rPr>
            <w:noProof/>
            <w:webHidden/>
          </w:rPr>
          <w:instrText xml:space="preserve"> PAGEREF _Toc242567243 \h </w:instrText>
        </w:r>
        <w:r>
          <w:rPr>
            <w:noProof/>
            <w:webHidden/>
          </w:rPr>
        </w:r>
        <w:r>
          <w:rPr>
            <w:noProof/>
            <w:webHidden/>
          </w:rPr>
          <w:fldChar w:fldCharType="separate"/>
        </w:r>
        <w:r>
          <w:rPr>
            <w:noProof/>
            <w:webHidden/>
          </w:rPr>
          <w:t>114</w:t>
        </w:r>
        <w:r>
          <w:rPr>
            <w:noProof/>
            <w:webHidden/>
          </w:rPr>
          <w:fldChar w:fldCharType="end"/>
        </w:r>
      </w:hyperlink>
    </w:p>
    <w:p w14:paraId="4E3A6E8E" w14:textId="285CDA84" w:rsidR="00D97550" w:rsidRDefault="008D0833">
      <w:pPr>
        <w:tabs>
          <w:tab w:val="right" w:leader="dot" w:pos="9071"/>
        </w:tabs>
        <w:spacing w:after="100"/>
        <w:rPr>
          <w:lang w:val="pt-BR"/>
        </w:rPr>
      </w:pPr>
      <w:r>
        <w:rPr>
          <w:lang w:val="pt-BR"/>
        </w:rPr>
        <w:fldChar w:fldCharType="end"/>
      </w:r>
    </w:p>
    <w:p w14:paraId="32B020CB" w14:textId="77777777" w:rsidR="002F1978" w:rsidRDefault="002F1978">
      <w:pPr>
        <w:tabs>
          <w:tab w:val="right" w:leader="dot" w:pos="9071"/>
        </w:tabs>
        <w:spacing w:after="100"/>
        <w:rPr>
          <w:lang w:val="pt-BR"/>
        </w:rPr>
      </w:pPr>
    </w:p>
    <w:p w14:paraId="29E6E91C" w14:textId="77777777" w:rsidR="002F1978" w:rsidRDefault="002F1978">
      <w:pPr>
        <w:tabs>
          <w:tab w:val="right" w:leader="dot" w:pos="9071"/>
        </w:tabs>
        <w:spacing w:after="100"/>
        <w:rPr>
          <w:lang w:val="pt-BR"/>
        </w:rPr>
      </w:pPr>
    </w:p>
    <w:p w14:paraId="1A899717" w14:textId="77777777" w:rsidR="002F1978" w:rsidRDefault="002F1978">
      <w:pPr>
        <w:tabs>
          <w:tab w:val="right" w:leader="dot" w:pos="9071"/>
        </w:tabs>
        <w:spacing w:after="100"/>
        <w:rPr>
          <w:lang w:val="pt-BR"/>
        </w:rPr>
      </w:pPr>
    </w:p>
    <w:p w14:paraId="2B75FE83" w14:textId="77777777" w:rsidR="002F1978" w:rsidRDefault="002F1978">
      <w:pPr>
        <w:tabs>
          <w:tab w:val="right" w:leader="dot" w:pos="9071"/>
        </w:tabs>
        <w:spacing w:after="100"/>
        <w:rPr>
          <w:lang w:val="pt-BR"/>
        </w:rPr>
      </w:pPr>
    </w:p>
    <w:p w14:paraId="68B1A10F" w14:textId="77777777" w:rsidR="002F1978" w:rsidRDefault="002F1978">
      <w:pPr>
        <w:tabs>
          <w:tab w:val="right" w:leader="dot" w:pos="9071"/>
        </w:tabs>
        <w:spacing w:after="100"/>
        <w:rPr>
          <w:lang w:val="pt-BR"/>
        </w:rPr>
      </w:pPr>
    </w:p>
    <w:p w14:paraId="017CA281" w14:textId="77777777" w:rsidR="002F1978" w:rsidRDefault="002F1978">
      <w:pPr>
        <w:tabs>
          <w:tab w:val="right" w:leader="dot" w:pos="9071"/>
        </w:tabs>
        <w:spacing w:after="100"/>
        <w:rPr>
          <w:lang w:val="pt-BR"/>
        </w:rPr>
      </w:pPr>
    </w:p>
    <w:p w14:paraId="2572F17A" w14:textId="77777777" w:rsidR="002F1978" w:rsidRDefault="002F1978">
      <w:pPr>
        <w:tabs>
          <w:tab w:val="right" w:leader="dot" w:pos="9071"/>
        </w:tabs>
        <w:spacing w:after="100"/>
        <w:rPr>
          <w:lang w:val="pt-BR"/>
        </w:rPr>
      </w:pPr>
    </w:p>
    <w:p w14:paraId="45A69B28" w14:textId="77777777" w:rsidR="002F1978" w:rsidRDefault="002F1978">
      <w:pPr>
        <w:tabs>
          <w:tab w:val="right" w:leader="dot" w:pos="9071"/>
        </w:tabs>
        <w:spacing w:after="100"/>
        <w:rPr>
          <w:lang w:val="pt-BR"/>
        </w:rPr>
      </w:pPr>
    </w:p>
    <w:p w14:paraId="239B179A" w14:textId="77777777" w:rsidR="002F1978" w:rsidRDefault="002F1978">
      <w:pPr>
        <w:tabs>
          <w:tab w:val="right" w:leader="dot" w:pos="9071"/>
        </w:tabs>
        <w:spacing w:after="100"/>
        <w:rPr>
          <w:lang w:val="pt-BR"/>
        </w:rPr>
      </w:pPr>
    </w:p>
    <w:p w14:paraId="0FE52473" w14:textId="77777777" w:rsidR="002F1978" w:rsidRDefault="002F1978">
      <w:pPr>
        <w:tabs>
          <w:tab w:val="right" w:leader="dot" w:pos="9071"/>
        </w:tabs>
        <w:spacing w:after="100"/>
        <w:rPr>
          <w:lang w:val="pt-BR"/>
        </w:rPr>
      </w:pPr>
    </w:p>
    <w:p w14:paraId="64B3F76A" w14:textId="77777777" w:rsidR="002F1978" w:rsidRDefault="002F1978">
      <w:pPr>
        <w:tabs>
          <w:tab w:val="right" w:leader="dot" w:pos="9071"/>
        </w:tabs>
        <w:spacing w:after="100"/>
        <w:rPr>
          <w:lang w:val="pt-BR"/>
        </w:rPr>
      </w:pPr>
    </w:p>
    <w:p w14:paraId="67277AB7" w14:textId="77777777" w:rsidR="002F1978" w:rsidRDefault="002F1978">
      <w:pPr>
        <w:tabs>
          <w:tab w:val="right" w:leader="dot" w:pos="9071"/>
        </w:tabs>
        <w:spacing w:after="100"/>
        <w:rPr>
          <w:lang w:val="pt-BR"/>
        </w:rPr>
      </w:pPr>
    </w:p>
    <w:p w14:paraId="709BBD2E" w14:textId="77777777" w:rsidR="002F1978" w:rsidRDefault="002F1978">
      <w:pPr>
        <w:tabs>
          <w:tab w:val="right" w:leader="dot" w:pos="9071"/>
        </w:tabs>
        <w:spacing w:after="100"/>
        <w:rPr>
          <w:lang w:val="pt-BR"/>
        </w:rPr>
      </w:pPr>
    </w:p>
    <w:p w14:paraId="21B593D6" w14:textId="77777777" w:rsidR="002F1978" w:rsidRDefault="002F1978">
      <w:pPr>
        <w:tabs>
          <w:tab w:val="right" w:leader="dot" w:pos="9071"/>
        </w:tabs>
        <w:spacing w:after="100"/>
        <w:rPr>
          <w:lang w:val="pt-BR"/>
        </w:rPr>
      </w:pPr>
    </w:p>
    <w:p w14:paraId="4DF5319D" w14:textId="77777777" w:rsidR="002F1978" w:rsidRDefault="002F1978">
      <w:pPr>
        <w:tabs>
          <w:tab w:val="right" w:leader="dot" w:pos="9071"/>
        </w:tabs>
        <w:spacing w:after="100"/>
        <w:rPr>
          <w:lang w:val="pt-BR"/>
        </w:rPr>
      </w:pPr>
    </w:p>
    <w:p w14:paraId="527D28B4" w14:textId="77777777" w:rsidR="002F1978" w:rsidRDefault="002F1978">
      <w:pPr>
        <w:tabs>
          <w:tab w:val="right" w:leader="dot" w:pos="9071"/>
        </w:tabs>
        <w:spacing w:after="100"/>
        <w:rPr>
          <w:lang w:val="pt-BR"/>
        </w:rPr>
      </w:pPr>
    </w:p>
    <w:p w14:paraId="268F64F9" w14:textId="77777777" w:rsidR="002F1978" w:rsidRDefault="002F1978">
      <w:pPr>
        <w:tabs>
          <w:tab w:val="right" w:leader="dot" w:pos="9071"/>
        </w:tabs>
        <w:spacing w:after="100"/>
        <w:rPr>
          <w:lang w:val="pt-BR"/>
        </w:rPr>
      </w:pPr>
    </w:p>
    <w:p w14:paraId="6621674B" w14:textId="77777777" w:rsidR="002F1978" w:rsidRDefault="002F1978">
      <w:pPr>
        <w:tabs>
          <w:tab w:val="right" w:leader="dot" w:pos="9071"/>
        </w:tabs>
        <w:spacing w:after="100"/>
        <w:rPr>
          <w:lang w:val="pt-BR"/>
        </w:rPr>
      </w:pPr>
    </w:p>
    <w:p w14:paraId="2A8482FC" w14:textId="77777777" w:rsidR="002F1978" w:rsidRDefault="002F1978">
      <w:pPr>
        <w:tabs>
          <w:tab w:val="right" w:leader="dot" w:pos="9071"/>
        </w:tabs>
        <w:spacing w:after="100"/>
        <w:rPr>
          <w:lang w:val="pt-BR"/>
        </w:rPr>
      </w:pPr>
    </w:p>
    <w:p w14:paraId="38A1D61D" w14:textId="77777777" w:rsidR="002F1978" w:rsidRDefault="002F1978">
      <w:pPr>
        <w:tabs>
          <w:tab w:val="right" w:leader="dot" w:pos="9071"/>
        </w:tabs>
        <w:spacing w:after="100"/>
        <w:rPr>
          <w:lang w:val="pt-BR"/>
        </w:rPr>
      </w:pPr>
    </w:p>
    <w:p w14:paraId="339FE4D6" w14:textId="77777777" w:rsidR="002F1978" w:rsidRDefault="002F1978">
      <w:pPr>
        <w:tabs>
          <w:tab w:val="right" w:leader="dot" w:pos="9071"/>
        </w:tabs>
        <w:spacing w:after="100"/>
        <w:rPr>
          <w:lang w:val="pt-BR"/>
        </w:rPr>
      </w:pPr>
    </w:p>
    <w:p w14:paraId="181AB877" w14:textId="77777777" w:rsidR="002F1978" w:rsidRDefault="002F1978">
      <w:pPr>
        <w:tabs>
          <w:tab w:val="right" w:leader="dot" w:pos="9071"/>
        </w:tabs>
        <w:spacing w:after="100"/>
        <w:rPr>
          <w:lang w:val="pt-BR"/>
        </w:rPr>
      </w:pPr>
    </w:p>
    <w:p w14:paraId="54237516" w14:textId="77777777" w:rsidR="002F1978" w:rsidRDefault="002F1978">
      <w:pPr>
        <w:tabs>
          <w:tab w:val="right" w:leader="dot" w:pos="9071"/>
        </w:tabs>
        <w:spacing w:after="100"/>
        <w:rPr>
          <w:lang w:val="pt-BR"/>
        </w:rPr>
      </w:pPr>
    </w:p>
    <w:p w14:paraId="6F4FAE3F" w14:textId="77777777" w:rsidR="002F1978" w:rsidRDefault="002F1978">
      <w:pPr>
        <w:tabs>
          <w:tab w:val="right" w:leader="dot" w:pos="9071"/>
        </w:tabs>
        <w:spacing w:after="100"/>
        <w:rPr>
          <w:lang w:val="pt-BR"/>
        </w:rPr>
      </w:pPr>
    </w:p>
    <w:p w14:paraId="5EDC9E3F" w14:textId="77777777" w:rsidR="002F1978" w:rsidRDefault="002F1978">
      <w:pPr>
        <w:tabs>
          <w:tab w:val="right" w:leader="dot" w:pos="9071"/>
        </w:tabs>
        <w:spacing w:after="100"/>
        <w:rPr>
          <w:lang w:val="pt-BR"/>
        </w:rPr>
      </w:pPr>
    </w:p>
    <w:p w14:paraId="50AFBE5D" w14:textId="77777777" w:rsidR="002F1978" w:rsidRDefault="002F1978">
      <w:pPr>
        <w:tabs>
          <w:tab w:val="right" w:leader="dot" w:pos="9071"/>
        </w:tabs>
        <w:spacing w:after="100"/>
        <w:rPr>
          <w:lang w:val="pt-BR"/>
        </w:rPr>
      </w:pPr>
    </w:p>
    <w:p w14:paraId="0126C9B6" w14:textId="77777777" w:rsidR="002F1978" w:rsidRDefault="002F1978">
      <w:pPr>
        <w:tabs>
          <w:tab w:val="right" w:leader="dot" w:pos="9071"/>
        </w:tabs>
        <w:spacing w:after="100"/>
        <w:rPr>
          <w:lang w:val="pt-BR"/>
        </w:rPr>
      </w:pPr>
    </w:p>
    <w:p w14:paraId="4814E903" w14:textId="77777777" w:rsidR="000814A7" w:rsidRPr="00C708F0" w:rsidRDefault="000814A7">
      <w:pPr>
        <w:tabs>
          <w:tab w:val="right" w:leader="dot" w:pos="9071"/>
        </w:tabs>
        <w:spacing w:after="100"/>
        <w:rPr>
          <w:lang w:val="pt-BR"/>
        </w:rPr>
      </w:pPr>
    </w:p>
    <w:p w14:paraId="653C0423" w14:textId="77777777" w:rsidR="00D97550" w:rsidRPr="00C708F0" w:rsidRDefault="00D97550">
      <w:pPr>
        <w:rPr>
          <w:lang w:val="pt-BR"/>
        </w:rPr>
      </w:pPr>
    </w:p>
    <w:p w14:paraId="4A77952C" w14:textId="77777777" w:rsidR="000F5B8B" w:rsidRPr="000F5B8B" w:rsidRDefault="000F5B8B" w:rsidP="000F5B8B">
      <w:pPr>
        <w:jc w:val="center"/>
        <w:rPr>
          <w:b/>
          <w:bCs/>
          <w:lang w:val="pt-BR"/>
        </w:rPr>
      </w:pPr>
      <w:r>
        <w:rPr>
          <w:b/>
          <w:bCs/>
          <w:lang w:val="pt-BR"/>
        </w:rPr>
        <w:lastRenderedPageBreak/>
        <w:t>SUMÁRIO</w:t>
      </w:r>
    </w:p>
    <w:p w14:paraId="68A28662" w14:textId="77777777" w:rsidR="006B1E66" w:rsidRDefault="006B1E66">
      <w:pPr>
        <w:rPr>
          <w:lang w:val="pt-BR"/>
        </w:rPr>
      </w:pPr>
    </w:p>
    <w:sdt>
      <w:sdtPr>
        <w:rPr>
          <w:rFonts w:ascii="Arial" w:eastAsia="Arial" w:hAnsi="Arial" w:cs="Arial"/>
          <w:color w:val="000000"/>
          <w:sz w:val="24"/>
          <w:szCs w:val="24"/>
        </w:rPr>
        <w:id w:val="-113218181"/>
        <w:docPartObj>
          <w:docPartGallery w:val="Table of Contents"/>
          <w:docPartUnique/>
        </w:docPartObj>
      </w:sdtPr>
      <w:sdtEndPr>
        <w:rPr>
          <w:b/>
          <w:bCs/>
          <w:noProof/>
        </w:rPr>
      </w:sdtEndPr>
      <w:sdtContent>
        <w:p w14:paraId="3E0A4FCB" w14:textId="77777777" w:rsidR="00E01C3A" w:rsidRDefault="00E01C3A">
          <w:pPr>
            <w:pStyle w:val="TOCHeading"/>
          </w:pPr>
        </w:p>
        <w:p w14:paraId="6BB1A4B6" w14:textId="51252F4D" w:rsidR="00F96471" w:rsidRDefault="00CC3326">
          <w:pPr>
            <w:pStyle w:val="TOC1"/>
            <w:tabs>
              <w:tab w:val="right" w:leader="dot" w:pos="9061"/>
            </w:tabs>
            <w:rPr>
              <w:rFonts w:asciiTheme="minorHAnsi" w:eastAsiaTheme="minorEastAsia" w:hAnsiTheme="minorHAnsi" w:cstheme="minorBidi"/>
              <w:b w:val="0"/>
              <w:bCs w:val="0"/>
              <w:noProof/>
              <w:color w:val="auto"/>
              <w:kern w:val="2"/>
              <w14:ligatures w14:val="standardContextual"/>
            </w:rPr>
          </w:pPr>
          <w:r>
            <w:fldChar w:fldCharType="begin"/>
          </w:r>
          <w:r>
            <w:instrText xml:space="preserve"> TOC \o "1-4" \h \z \u </w:instrText>
          </w:r>
          <w:r>
            <w:fldChar w:fldCharType="separate"/>
          </w:r>
          <w:hyperlink w:anchor="_Toc242567244" w:history="1">
            <w:r w:rsidR="00F96471" w:rsidRPr="00483074">
              <w:rPr>
                <w:rStyle w:val="Hyperlink"/>
                <w:noProof/>
                <w:lang w:val="pt-BR"/>
              </w:rPr>
              <w:t>1 INTRODUÇÃO</w:t>
            </w:r>
            <w:r w:rsidR="00F96471">
              <w:rPr>
                <w:noProof/>
                <w:webHidden/>
              </w:rPr>
              <w:tab/>
            </w:r>
            <w:r w:rsidR="00F96471">
              <w:rPr>
                <w:noProof/>
                <w:webHidden/>
              </w:rPr>
              <w:fldChar w:fldCharType="begin"/>
            </w:r>
            <w:r w:rsidR="00F96471">
              <w:rPr>
                <w:noProof/>
                <w:webHidden/>
              </w:rPr>
              <w:instrText xml:space="preserve"> PAGEREF _Toc242567244 \h </w:instrText>
            </w:r>
            <w:r w:rsidR="00F96471">
              <w:rPr>
                <w:noProof/>
                <w:webHidden/>
              </w:rPr>
            </w:r>
            <w:r w:rsidR="00F96471">
              <w:rPr>
                <w:noProof/>
                <w:webHidden/>
              </w:rPr>
              <w:fldChar w:fldCharType="separate"/>
            </w:r>
            <w:r w:rsidR="00F96471">
              <w:rPr>
                <w:noProof/>
                <w:webHidden/>
              </w:rPr>
              <w:t>9</w:t>
            </w:r>
            <w:r w:rsidR="00F96471">
              <w:rPr>
                <w:noProof/>
                <w:webHidden/>
              </w:rPr>
              <w:fldChar w:fldCharType="end"/>
            </w:r>
          </w:hyperlink>
        </w:p>
        <w:p w14:paraId="1908C1E5" w14:textId="504AD0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5" w:history="1">
            <w:r w:rsidRPr="00483074">
              <w:rPr>
                <w:rStyle w:val="Hyperlink"/>
                <w:noProof/>
                <w:lang w:val="pt-BR"/>
              </w:rPr>
              <w:t>1.1 Contextualização</w:t>
            </w:r>
            <w:r>
              <w:rPr>
                <w:noProof/>
                <w:webHidden/>
              </w:rPr>
              <w:tab/>
            </w:r>
            <w:r>
              <w:rPr>
                <w:noProof/>
                <w:webHidden/>
              </w:rPr>
              <w:fldChar w:fldCharType="begin"/>
            </w:r>
            <w:r>
              <w:rPr>
                <w:noProof/>
                <w:webHidden/>
              </w:rPr>
              <w:instrText xml:space="preserve"> PAGEREF _Toc242567245 \h </w:instrText>
            </w:r>
            <w:r>
              <w:rPr>
                <w:noProof/>
                <w:webHidden/>
              </w:rPr>
            </w:r>
            <w:r>
              <w:rPr>
                <w:noProof/>
                <w:webHidden/>
              </w:rPr>
              <w:fldChar w:fldCharType="separate"/>
            </w:r>
            <w:r>
              <w:rPr>
                <w:noProof/>
                <w:webHidden/>
              </w:rPr>
              <w:t>9</w:t>
            </w:r>
            <w:r>
              <w:rPr>
                <w:noProof/>
                <w:webHidden/>
              </w:rPr>
              <w:fldChar w:fldCharType="end"/>
            </w:r>
          </w:hyperlink>
        </w:p>
        <w:p w14:paraId="000337B3" w14:textId="3BD07FF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46" w:history="1">
            <w:r w:rsidRPr="00483074">
              <w:rPr>
                <w:rStyle w:val="Hyperlink"/>
                <w:noProof/>
                <w:lang w:val="pt-BR"/>
              </w:rPr>
              <w:t>1.2 Termos-chave</w:t>
            </w:r>
            <w:r>
              <w:rPr>
                <w:noProof/>
                <w:webHidden/>
              </w:rPr>
              <w:tab/>
            </w:r>
            <w:r>
              <w:rPr>
                <w:noProof/>
                <w:webHidden/>
              </w:rPr>
              <w:fldChar w:fldCharType="begin"/>
            </w:r>
            <w:r>
              <w:rPr>
                <w:noProof/>
                <w:webHidden/>
              </w:rPr>
              <w:instrText xml:space="preserve"> PAGEREF _Toc242567246 \h </w:instrText>
            </w:r>
            <w:r>
              <w:rPr>
                <w:noProof/>
                <w:webHidden/>
              </w:rPr>
            </w:r>
            <w:r>
              <w:rPr>
                <w:noProof/>
                <w:webHidden/>
              </w:rPr>
              <w:fldChar w:fldCharType="separate"/>
            </w:r>
            <w:r>
              <w:rPr>
                <w:noProof/>
                <w:webHidden/>
              </w:rPr>
              <w:t>9</w:t>
            </w:r>
            <w:r>
              <w:rPr>
                <w:noProof/>
                <w:webHidden/>
              </w:rPr>
              <w:fldChar w:fldCharType="end"/>
            </w:r>
          </w:hyperlink>
        </w:p>
        <w:p w14:paraId="167C88C6" w14:textId="0C0E29F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7" w:history="1">
            <w:r w:rsidRPr="00483074">
              <w:rPr>
                <w:rStyle w:val="Hyperlink"/>
                <w:noProof/>
                <w:lang w:val="pt-BR"/>
              </w:rPr>
              <w:t>1.2.1 Cidades inteligentes</w:t>
            </w:r>
            <w:r>
              <w:rPr>
                <w:noProof/>
                <w:webHidden/>
              </w:rPr>
              <w:tab/>
            </w:r>
            <w:r>
              <w:rPr>
                <w:noProof/>
                <w:webHidden/>
              </w:rPr>
              <w:fldChar w:fldCharType="begin"/>
            </w:r>
            <w:r>
              <w:rPr>
                <w:noProof/>
                <w:webHidden/>
              </w:rPr>
              <w:instrText xml:space="preserve"> PAGEREF _Toc242567247 \h </w:instrText>
            </w:r>
            <w:r>
              <w:rPr>
                <w:noProof/>
                <w:webHidden/>
              </w:rPr>
            </w:r>
            <w:r>
              <w:rPr>
                <w:noProof/>
                <w:webHidden/>
              </w:rPr>
              <w:fldChar w:fldCharType="separate"/>
            </w:r>
            <w:r>
              <w:rPr>
                <w:noProof/>
                <w:webHidden/>
              </w:rPr>
              <w:t>9</w:t>
            </w:r>
            <w:r>
              <w:rPr>
                <w:noProof/>
                <w:webHidden/>
              </w:rPr>
              <w:fldChar w:fldCharType="end"/>
            </w:r>
          </w:hyperlink>
        </w:p>
        <w:p w14:paraId="4297D6FE" w14:textId="71CDFE52"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8" w:history="1">
            <w:r w:rsidRPr="00483074">
              <w:rPr>
                <w:rStyle w:val="Hyperlink"/>
                <w:noProof/>
                <w:lang w:val="pt-BR"/>
              </w:rPr>
              <w:t>1.2.2 Internet das Coisas</w:t>
            </w:r>
            <w:r>
              <w:rPr>
                <w:noProof/>
                <w:webHidden/>
              </w:rPr>
              <w:tab/>
            </w:r>
            <w:r>
              <w:rPr>
                <w:noProof/>
                <w:webHidden/>
              </w:rPr>
              <w:fldChar w:fldCharType="begin"/>
            </w:r>
            <w:r>
              <w:rPr>
                <w:noProof/>
                <w:webHidden/>
              </w:rPr>
              <w:instrText xml:space="preserve"> PAGEREF _Toc242567248 \h </w:instrText>
            </w:r>
            <w:r>
              <w:rPr>
                <w:noProof/>
                <w:webHidden/>
              </w:rPr>
            </w:r>
            <w:r>
              <w:rPr>
                <w:noProof/>
                <w:webHidden/>
              </w:rPr>
              <w:fldChar w:fldCharType="separate"/>
            </w:r>
            <w:r>
              <w:rPr>
                <w:noProof/>
                <w:webHidden/>
              </w:rPr>
              <w:t>10</w:t>
            </w:r>
            <w:r>
              <w:rPr>
                <w:noProof/>
                <w:webHidden/>
              </w:rPr>
              <w:fldChar w:fldCharType="end"/>
            </w:r>
          </w:hyperlink>
        </w:p>
        <w:p w14:paraId="561FA560" w14:textId="23DA07D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49" w:history="1">
            <w:r w:rsidRPr="00483074">
              <w:rPr>
                <w:rStyle w:val="Hyperlink"/>
                <w:noProof/>
                <w:lang w:val="pt-BR"/>
              </w:rPr>
              <w:t>1.2.3 Inteligência artificial aplicada à decisão</w:t>
            </w:r>
            <w:r>
              <w:rPr>
                <w:noProof/>
                <w:webHidden/>
              </w:rPr>
              <w:tab/>
            </w:r>
            <w:r>
              <w:rPr>
                <w:noProof/>
                <w:webHidden/>
              </w:rPr>
              <w:fldChar w:fldCharType="begin"/>
            </w:r>
            <w:r>
              <w:rPr>
                <w:noProof/>
                <w:webHidden/>
              </w:rPr>
              <w:instrText xml:space="preserve"> PAGEREF _Toc242567249 \h </w:instrText>
            </w:r>
            <w:r>
              <w:rPr>
                <w:noProof/>
                <w:webHidden/>
              </w:rPr>
            </w:r>
            <w:r>
              <w:rPr>
                <w:noProof/>
                <w:webHidden/>
              </w:rPr>
              <w:fldChar w:fldCharType="separate"/>
            </w:r>
            <w:r>
              <w:rPr>
                <w:noProof/>
                <w:webHidden/>
              </w:rPr>
              <w:t>10</w:t>
            </w:r>
            <w:r>
              <w:rPr>
                <w:noProof/>
                <w:webHidden/>
              </w:rPr>
              <w:fldChar w:fldCharType="end"/>
            </w:r>
          </w:hyperlink>
        </w:p>
        <w:p w14:paraId="171846F8" w14:textId="0C85E1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0" w:history="1">
            <w:r w:rsidRPr="00483074">
              <w:rPr>
                <w:rStyle w:val="Hyperlink"/>
                <w:noProof/>
                <w:lang w:val="pt-BR"/>
              </w:rPr>
              <w:t>1.3 Definição e delimitação do tema</w:t>
            </w:r>
            <w:r>
              <w:rPr>
                <w:noProof/>
                <w:webHidden/>
              </w:rPr>
              <w:tab/>
            </w:r>
            <w:r>
              <w:rPr>
                <w:noProof/>
                <w:webHidden/>
              </w:rPr>
              <w:fldChar w:fldCharType="begin"/>
            </w:r>
            <w:r>
              <w:rPr>
                <w:noProof/>
                <w:webHidden/>
              </w:rPr>
              <w:instrText xml:space="preserve"> PAGEREF _Toc242567250 \h </w:instrText>
            </w:r>
            <w:r>
              <w:rPr>
                <w:noProof/>
                <w:webHidden/>
              </w:rPr>
            </w:r>
            <w:r>
              <w:rPr>
                <w:noProof/>
                <w:webHidden/>
              </w:rPr>
              <w:fldChar w:fldCharType="separate"/>
            </w:r>
            <w:r>
              <w:rPr>
                <w:noProof/>
                <w:webHidden/>
              </w:rPr>
              <w:t>11</w:t>
            </w:r>
            <w:r>
              <w:rPr>
                <w:noProof/>
                <w:webHidden/>
              </w:rPr>
              <w:fldChar w:fldCharType="end"/>
            </w:r>
          </w:hyperlink>
        </w:p>
        <w:p w14:paraId="19674B92" w14:textId="4B96745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1" w:history="1">
            <w:r w:rsidRPr="00483074">
              <w:rPr>
                <w:rStyle w:val="Hyperlink"/>
                <w:noProof/>
                <w:lang w:val="pt-BR"/>
              </w:rPr>
              <w:t>1.4 Problema de pesquisa</w:t>
            </w:r>
            <w:r>
              <w:rPr>
                <w:noProof/>
                <w:webHidden/>
              </w:rPr>
              <w:tab/>
            </w:r>
            <w:r>
              <w:rPr>
                <w:noProof/>
                <w:webHidden/>
              </w:rPr>
              <w:fldChar w:fldCharType="begin"/>
            </w:r>
            <w:r>
              <w:rPr>
                <w:noProof/>
                <w:webHidden/>
              </w:rPr>
              <w:instrText xml:space="preserve"> PAGEREF _Toc242567251 \h </w:instrText>
            </w:r>
            <w:r>
              <w:rPr>
                <w:noProof/>
                <w:webHidden/>
              </w:rPr>
            </w:r>
            <w:r>
              <w:rPr>
                <w:noProof/>
                <w:webHidden/>
              </w:rPr>
              <w:fldChar w:fldCharType="separate"/>
            </w:r>
            <w:r>
              <w:rPr>
                <w:noProof/>
                <w:webHidden/>
              </w:rPr>
              <w:t>11</w:t>
            </w:r>
            <w:r>
              <w:rPr>
                <w:noProof/>
                <w:webHidden/>
              </w:rPr>
              <w:fldChar w:fldCharType="end"/>
            </w:r>
          </w:hyperlink>
        </w:p>
        <w:p w14:paraId="2ACAF1B6" w14:textId="324A3DE8"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2" w:history="1">
            <w:r w:rsidRPr="00483074">
              <w:rPr>
                <w:rStyle w:val="Hyperlink"/>
                <w:noProof/>
                <w:lang w:val="pt-BR"/>
              </w:rPr>
              <w:t>1.5 Objetivos</w:t>
            </w:r>
            <w:r>
              <w:rPr>
                <w:noProof/>
                <w:webHidden/>
              </w:rPr>
              <w:tab/>
            </w:r>
            <w:r>
              <w:rPr>
                <w:noProof/>
                <w:webHidden/>
              </w:rPr>
              <w:fldChar w:fldCharType="begin"/>
            </w:r>
            <w:r>
              <w:rPr>
                <w:noProof/>
                <w:webHidden/>
              </w:rPr>
              <w:instrText xml:space="preserve"> PAGEREF _Toc242567252 \h </w:instrText>
            </w:r>
            <w:r>
              <w:rPr>
                <w:noProof/>
                <w:webHidden/>
              </w:rPr>
            </w:r>
            <w:r>
              <w:rPr>
                <w:noProof/>
                <w:webHidden/>
              </w:rPr>
              <w:fldChar w:fldCharType="separate"/>
            </w:r>
            <w:r>
              <w:rPr>
                <w:noProof/>
                <w:webHidden/>
              </w:rPr>
              <w:t>12</w:t>
            </w:r>
            <w:r>
              <w:rPr>
                <w:noProof/>
                <w:webHidden/>
              </w:rPr>
              <w:fldChar w:fldCharType="end"/>
            </w:r>
          </w:hyperlink>
        </w:p>
        <w:p w14:paraId="46A7AC82" w14:textId="5708B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3" w:history="1">
            <w:r w:rsidRPr="00483074">
              <w:rPr>
                <w:rStyle w:val="Hyperlink"/>
                <w:noProof/>
                <w:lang w:val="pt-BR"/>
              </w:rPr>
              <w:t>1.5.1 Objetivo geral</w:t>
            </w:r>
            <w:r>
              <w:rPr>
                <w:noProof/>
                <w:webHidden/>
              </w:rPr>
              <w:tab/>
            </w:r>
            <w:r>
              <w:rPr>
                <w:noProof/>
                <w:webHidden/>
              </w:rPr>
              <w:fldChar w:fldCharType="begin"/>
            </w:r>
            <w:r>
              <w:rPr>
                <w:noProof/>
                <w:webHidden/>
              </w:rPr>
              <w:instrText xml:space="preserve"> PAGEREF _Toc242567253 \h </w:instrText>
            </w:r>
            <w:r>
              <w:rPr>
                <w:noProof/>
                <w:webHidden/>
              </w:rPr>
            </w:r>
            <w:r>
              <w:rPr>
                <w:noProof/>
                <w:webHidden/>
              </w:rPr>
              <w:fldChar w:fldCharType="separate"/>
            </w:r>
            <w:r>
              <w:rPr>
                <w:noProof/>
                <w:webHidden/>
              </w:rPr>
              <w:t>12</w:t>
            </w:r>
            <w:r>
              <w:rPr>
                <w:noProof/>
                <w:webHidden/>
              </w:rPr>
              <w:fldChar w:fldCharType="end"/>
            </w:r>
          </w:hyperlink>
        </w:p>
        <w:p w14:paraId="2991C574" w14:textId="2F3CACF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54" w:history="1">
            <w:r w:rsidRPr="00483074">
              <w:rPr>
                <w:rStyle w:val="Hyperlink"/>
                <w:noProof/>
                <w:lang w:val="pt-BR"/>
              </w:rPr>
              <w:t>1.5.2 Objetivos específicos</w:t>
            </w:r>
            <w:r>
              <w:rPr>
                <w:noProof/>
                <w:webHidden/>
              </w:rPr>
              <w:tab/>
            </w:r>
            <w:r>
              <w:rPr>
                <w:noProof/>
                <w:webHidden/>
              </w:rPr>
              <w:fldChar w:fldCharType="begin"/>
            </w:r>
            <w:r>
              <w:rPr>
                <w:noProof/>
                <w:webHidden/>
              </w:rPr>
              <w:instrText xml:space="preserve"> PAGEREF _Toc242567254 \h </w:instrText>
            </w:r>
            <w:r>
              <w:rPr>
                <w:noProof/>
                <w:webHidden/>
              </w:rPr>
            </w:r>
            <w:r>
              <w:rPr>
                <w:noProof/>
                <w:webHidden/>
              </w:rPr>
              <w:fldChar w:fldCharType="separate"/>
            </w:r>
            <w:r>
              <w:rPr>
                <w:noProof/>
                <w:webHidden/>
              </w:rPr>
              <w:t>13</w:t>
            </w:r>
            <w:r>
              <w:rPr>
                <w:noProof/>
                <w:webHidden/>
              </w:rPr>
              <w:fldChar w:fldCharType="end"/>
            </w:r>
          </w:hyperlink>
        </w:p>
        <w:p w14:paraId="5850BEE4" w14:textId="423E68F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5" w:history="1">
            <w:r w:rsidRPr="00483074">
              <w:rPr>
                <w:rStyle w:val="Hyperlink"/>
                <w:noProof/>
                <w:lang w:val="pt-BR"/>
              </w:rPr>
              <w:t>1.6 Justificativa</w:t>
            </w:r>
            <w:r>
              <w:rPr>
                <w:noProof/>
                <w:webHidden/>
              </w:rPr>
              <w:tab/>
            </w:r>
            <w:r>
              <w:rPr>
                <w:noProof/>
                <w:webHidden/>
              </w:rPr>
              <w:fldChar w:fldCharType="begin"/>
            </w:r>
            <w:r>
              <w:rPr>
                <w:noProof/>
                <w:webHidden/>
              </w:rPr>
              <w:instrText xml:space="preserve"> PAGEREF _Toc242567255 \h </w:instrText>
            </w:r>
            <w:r>
              <w:rPr>
                <w:noProof/>
                <w:webHidden/>
              </w:rPr>
            </w:r>
            <w:r>
              <w:rPr>
                <w:noProof/>
                <w:webHidden/>
              </w:rPr>
              <w:fldChar w:fldCharType="separate"/>
            </w:r>
            <w:r>
              <w:rPr>
                <w:noProof/>
                <w:webHidden/>
              </w:rPr>
              <w:t>14</w:t>
            </w:r>
            <w:r>
              <w:rPr>
                <w:noProof/>
                <w:webHidden/>
              </w:rPr>
              <w:fldChar w:fldCharType="end"/>
            </w:r>
          </w:hyperlink>
        </w:p>
        <w:p w14:paraId="2CB8232C" w14:textId="75E2DA1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6" w:history="1">
            <w:r w:rsidRPr="00483074">
              <w:rPr>
                <w:rStyle w:val="Hyperlink"/>
                <w:noProof/>
                <w:lang w:val="pt-BR"/>
              </w:rPr>
              <w:t>1.7 Público-alvo, aplicação e forma de execução</w:t>
            </w:r>
            <w:r>
              <w:rPr>
                <w:noProof/>
                <w:webHidden/>
              </w:rPr>
              <w:tab/>
            </w:r>
            <w:r>
              <w:rPr>
                <w:noProof/>
                <w:webHidden/>
              </w:rPr>
              <w:fldChar w:fldCharType="begin"/>
            </w:r>
            <w:r>
              <w:rPr>
                <w:noProof/>
                <w:webHidden/>
              </w:rPr>
              <w:instrText xml:space="preserve"> PAGEREF _Toc242567256 \h </w:instrText>
            </w:r>
            <w:r>
              <w:rPr>
                <w:noProof/>
                <w:webHidden/>
              </w:rPr>
            </w:r>
            <w:r>
              <w:rPr>
                <w:noProof/>
                <w:webHidden/>
              </w:rPr>
              <w:fldChar w:fldCharType="separate"/>
            </w:r>
            <w:r>
              <w:rPr>
                <w:noProof/>
                <w:webHidden/>
              </w:rPr>
              <w:t>15</w:t>
            </w:r>
            <w:r>
              <w:rPr>
                <w:noProof/>
                <w:webHidden/>
              </w:rPr>
              <w:fldChar w:fldCharType="end"/>
            </w:r>
          </w:hyperlink>
        </w:p>
        <w:p w14:paraId="2F2A0981" w14:textId="0FF760A2"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57" w:history="1">
            <w:r w:rsidRPr="00483074">
              <w:rPr>
                <w:rStyle w:val="Hyperlink"/>
                <w:noProof/>
                <w:lang w:val="pt-BR"/>
              </w:rPr>
              <w:t>2 REVISÃO BIBLIOGRÁFICA</w:t>
            </w:r>
            <w:r>
              <w:rPr>
                <w:noProof/>
                <w:webHidden/>
              </w:rPr>
              <w:tab/>
            </w:r>
            <w:r>
              <w:rPr>
                <w:noProof/>
                <w:webHidden/>
              </w:rPr>
              <w:fldChar w:fldCharType="begin"/>
            </w:r>
            <w:r>
              <w:rPr>
                <w:noProof/>
                <w:webHidden/>
              </w:rPr>
              <w:instrText xml:space="preserve"> PAGEREF _Toc242567257 \h </w:instrText>
            </w:r>
            <w:r>
              <w:rPr>
                <w:noProof/>
                <w:webHidden/>
              </w:rPr>
            </w:r>
            <w:r>
              <w:rPr>
                <w:noProof/>
                <w:webHidden/>
              </w:rPr>
              <w:fldChar w:fldCharType="separate"/>
            </w:r>
            <w:r>
              <w:rPr>
                <w:noProof/>
                <w:webHidden/>
              </w:rPr>
              <w:t>17</w:t>
            </w:r>
            <w:r>
              <w:rPr>
                <w:noProof/>
                <w:webHidden/>
              </w:rPr>
              <w:fldChar w:fldCharType="end"/>
            </w:r>
          </w:hyperlink>
        </w:p>
        <w:p w14:paraId="7ABB6E61" w14:textId="3F3D40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8" w:history="1">
            <w:r w:rsidRPr="00483074">
              <w:rPr>
                <w:rStyle w:val="Hyperlink"/>
                <w:noProof/>
                <w:lang w:val="pt-BR"/>
              </w:rPr>
              <w:t>2.1 Metodologia de seleção das fontes</w:t>
            </w:r>
            <w:r>
              <w:rPr>
                <w:noProof/>
                <w:webHidden/>
              </w:rPr>
              <w:tab/>
            </w:r>
            <w:r>
              <w:rPr>
                <w:noProof/>
                <w:webHidden/>
              </w:rPr>
              <w:fldChar w:fldCharType="begin"/>
            </w:r>
            <w:r>
              <w:rPr>
                <w:noProof/>
                <w:webHidden/>
              </w:rPr>
              <w:instrText xml:space="preserve"> PAGEREF _Toc242567258 \h </w:instrText>
            </w:r>
            <w:r>
              <w:rPr>
                <w:noProof/>
                <w:webHidden/>
              </w:rPr>
            </w:r>
            <w:r>
              <w:rPr>
                <w:noProof/>
                <w:webHidden/>
              </w:rPr>
              <w:fldChar w:fldCharType="separate"/>
            </w:r>
            <w:r>
              <w:rPr>
                <w:noProof/>
                <w:webHidden/>
              </w:rPr>
              <w:t>17</w:t>
            </w:r>
            <w:r>
              <w:rPr>
                <w:noProof/>
                <w:webHidden/>
              </w:rPr>
              <w:fldChar w:fldCharType="end"/>
            </w:r>
          </w:hyperlink>
        </w:p>
        <w:p w14:paraId="03867B40" w14:textId="00DF061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59" w:history="1">
            <w:r w:rsidRPr="00483074">
              <w:rPr>
                <w:rStyle w:val="Hyperlink"/>
                <w:noProof/>
                <w:lang w:val="pt-BR"/>
              </w:rPr>
              <w:t>2.2 Infraestrutura instalada e integração ausente: um padrão documentado</w:t>
            </w:r>
            <w:r>
              <w:rPr>
                <w:noProof/>
                <w:webHidden/>
              </w:rPr>
              <w:tab/>
            </w:r>
            <w:r>
              <w:rPr>
                <w:noProof/>
                <w:webHidden/>
              </w:rPr>
              <w:fldChar w:fldCharType="begin"/>
            </w:r>
            <w:r>
              <w:rPr>
                <w:noProof/>
                <w:webHidden/>
              </w:rPr>
              <w:instrText xml:space="preserve"> PAGEREF _Toc242567259 \h </w:instrText>
            </w:r>
            <w:r>
              <w:rPr>
                <w:noProof/>
                <w:webHidden/>
              </w:rPr>
            </w:r>
            <w:r>
              <w:rPr>
                <w:noProof/>
                <w:webHidden/>
              </w:rPr>
              <w:fldChar w:fldCharType="separate"/>
            </w:r>
            <w:r>
              <w:rPr>
                <w:noProof/>
                <w:webHidden/>
              </w:rPr>
              <w:t>18</w:t>
            </w:r>
            <w:r>
              <w:rPr>
                <w:noProof/>
                <w:webHidden/>
              </w:rPr>
              <w:fldChar w:fldCharType="end"/>
            </w:r>
          </w:hyperlink>
        </w:p>
        <w:p w14:paraId="5932EB0A" w14:textId="52B401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0" w:history="1">
            <w:r w:rsidRPr="00483074">
              <w:rPr>
                <w:rStyle w:val="Hyperlink"/>
                <w:noProof/>
                <w:lang w:val="pt-BR"/>
              </w:rPr>
              <w:t>2.3 A infraestrutura instalada no município de São Paulo</w:t>
            </w:r>
            <w:r>
              <w:rPr>
                <w:noProof/>
                <w:webHidden/>
              </w:rPr>
              <w:tab/>
            </w:r>
            <w:r>
              <w:rPr>
                <w:noProof/>
                <w:webHidden/>
              </w:rPr>
              <w:fldChar w:fldCharType="begin"/>
            </w:r>
            <w:r>
              <w:rPr>
                <w:noProof/>
                <w:webHidden/>
              </w:rPr>
              <w:instrText xml:space="preserve"> PAGEREF _Toc242567260 \h </w:instrText>
            </w:r>
            <w:r>
              <w:rPr>
                <w:noProof/>
                <w:webHidden/>
              </w:rPr>
            </w:r>
            <w:r>
              <w:rPr>
                <w:noProof/>
                <w:webHidden/>
              </w:rPr>
              <w:fldChar w:fldCharType="separate"/>
            </w:r>
            <w:r>
              <w:rPr>
                <w:noProof/>
                <w:webHidden/>
              </w:rPr>
              <w:t>20</w:t>
            </w:r>
            <w:r>
              <w:rPr>
                <w:noProof/>
                <w:webHidden/>
              </w:rPr>
              <w:fldChar w:fldCharType="end"/>
            </w:r>
          </w:hyperlink>
        </w:p>
        <w:p w14:paraId="116FBF98" w14:textId="0EC3D8D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1" w:history="1">
            <w:r w:rsidRPr="00483074">
              <w:rPr>
                <w:rStyle w:val="Hyperlink"/>
                <w:noProof/>
                <w:lang w:val="pt-BR"/>
              </w:rPr>
              <w:t>2.4 Internet das Coisas e nós embarcados</w:t>
            </w:r>
            <w:r>
              <w:rPr>
                <w:noProof/>
                <w:webHidden/>
              </w:rPr>
              <w:tab/>
            </w:r>
            <w:r>
              <w:rPr>
                <w:noProof/>
                <w:webHidden/>
              </w:rPr>
              <w:fldChar w:fldCharType="begin"/>
            </w:r>
            <w:r>
              <w:rPr>
                <w:noProof/>
                <w:webHidden/>
              </w:rPr>
              <w:instrText xml:space="preserve"> PAGEREF _Toc242567261 \h </w:instrText>
            </w:r>
            <w:r>
              <w:rPr>
                <w:noProof/>
                <w:webHidden/>
              </w:rPr>
            </w:r>
            <w:r>
              <w:rPr>
                <w:noProof/>
                <w:webHidden/>
              </w:rPr>
              <w:fldChar w:fldCharType="separate"/>
            </w:r>
            <w:r>
              <w:rPr>
                <w:noProof/>
                <w:webHidden/>
              </w:rPr>
              <w:t>23</w:t>
            </w:r>
            <w:r>
              <w:rPr>
                <w:noProof/>
                <w:webHidden/>
              </w:rPr>
              <w:fldChar w:fldCharType="end"/>
            </w:r>
          </w:hyperlink>
        </w:p>
        <w:p w14:paraId="0715DF59" w14:textId="2A7CC07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2" w:history="1">
            <w:r w:rsidRPr="00483074">
              <w:rPr>
                <w:rStyle w:val="Hyperlink"/>
                <w:noProof/>
                <w:lang w:val="pt-BR"/>
              </w:rPr>
              <w:t>2.5 Requisitos normativos</w:t>
            </w:r>
            <w:r>
              <w:rPr>
                <w:noProof/>
                <w:webHidden/>
              </w:rPr>
              <w:tab/>
            </w:r>
            <w:r>
              <w:rPr>
                <w:noProof/>
                <w:webHidden/>
              </w:rPr>
              <w:fldChar w:fldCharType="begin"/>
            </w:r>
            <w:r>
              <w:rPr>
                <w:noProof/>
                <w:webHidden/>
              </w:rPr>
              <w:instrText xml:space="preserve"> PAGEREF _Toc242567262 \h </w:instrText>
            </w:r>
            <w:r>
              <w:rPr>
                <w:noProof/>
                <w:webHidden/>
              </w:rPr>
            </w:r>
            <w:r>
              <w:rPr>
                <w:noProof/>
                <w:webHidden/>
              </w:rPr>
              <w:fldChar w:fldCharType="separate"/>
            </w:r>
            <w:r>
              <w:rPr>
                <w:noProof/>
                <w:webHidden/>
              </w:rPr>
              <w:t>24</w:t>
            </w:r>
            <w:r>
              <w:rPr>
                <w:noProof/>
                <w:webHidden/>
              </w:rPr>
              <w:fldChar w:fldCharType="end"/>
            </w:r>
          </w:hyperlink>
        </w:p>
        <w:p w14:paraId="6D26047D" w14:textId="4B2984A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3" w:history="1">
            <w:r w:rsidRPr="00483074">
              <w:rPr>
                <w:rStyle w:val="Hyperlink"/>
                <w:noProof/>
                <w:lang w:val="pt-BR"/>
              </w:rPr>
              <w:t>2.6 Decisão sob informação imprecisa e a escolha de um modelo interpretável</w:t>
            </w:r>
            <w:r>
              <w:rPr>
                <w:noProof/>
                <w:webHidden/>
              </w:rPr>
              <w:tab/>
            </w:r>
            <w:r>
              <w:rPr>
                <w:noProof/>
                <w:webHidden/>
              </w:rPr>
              <w:fldChar w:fldCharType="begin"/>
            </w:r>
            <w:r>
              <w:rPr>
                <w:noProof/>
                <w:webHidden/>
              </w:rPr>
              <w:instrText xml:space="preserve"> PAGEREF _Toc242567263 \h </w:instrText>
            </w:r>
            <w:r>
              <w:rPr>
                <w:noProof/>
                <w:webHidden/>
              </w:rPr>
            </w:r>
            <w:r>
              <w:rPr>
                <w:noProof/>
                <w:webHidden/>
              </w:rPr>
              <w:fldChar w:fldCharType="separate"/>
            </w:r>
            <w:r>
              <w:rPr>
                <w:noProof/>
                <w:webHidden/>
              </w:rPr>
              <w:t>25</w:t>
            </w:r>
            <w:r>
              <w:rPr>
                <w:noProof/>
                <w:webHidden/>
              </w:rPr>
              <w:fldChar w:fldCharType="end"/>
            </w:r>
          </w:hyperlink>
        </w:p>
        <w:p w14:paraId="66872139" w14:textId="54C9810E"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4" w:history="1">
            <w:r w:rsidRPr="00483074">
              <w:rPr>
                <w:rStyle w:val="Hyperlink"/>
                <w:noProof/>
                <w:lang w:val="pt-BR"/>
              </w:rPr>
              <w:t>2.7 Previsão de curto prazo da demanda</w:t>
            </w:r>
            <w:r>
              <w:rPr>
                <w:noProof/>
                <w:webHidden/>
              </w:rPr>
              <w:tab/>
            </w:r>
            <w:r>
              <w:rPr>
                <w:noProof/>
                <w:webHidden/>
              </w:rPr>
              <w:fldChar w:fldCharType="begin"/>
            </w:r>
            <w:r>
              <w:rPr>
                <w:noProof/>
                <w:webHidden/>
              </w:rPr>
              <w:instrText xml:space="preserve"> PAGEREF _Toc242567264 \h </w:instrText>
            </w:r>
            <w:r>
              <w:rPr>
                <w:noProof/>
                <w:webHidden/>
              </w:rPr>
            </w:r>
            <w:r>
              <w:rPr>
                <w:noProof/>
                <w:webHidden/>
              </w:rPr>
              <w:fldChar w:fldCharType="separate"/>
            </w:r>
            <w:r>
              <w:rPr>
                <w:noProof/>
                <w:webHidden/>
              </w:rPr>
              <w:t>27</w:t>
            </w:r>
            <w:r>
              <w:rPr>
                <w:noProof/>
                <w:webHidden/>
              </w:rPr>
              <w:fldChar w:fldCharType="end"/>
            </w:r>
          </w:hyperlink>
        </w:p>
        <w:p w14:paraId="6912849C" w14:textId="3E117C5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5" w:history="1">
            <w:r w:rsidRPr="00483074">
              <w:rPr>
                <w:rStyle w:val="Hyperlink"/>
                <w:noProof/>
                <w:lang w:val="pt-BR"/>
              </w:rPr>
              <w:t>2.8 Trabalhos correlatos e o trabalho mais próximo</w:t>
            </w:r>
            <w:r>
              <w:rPr>
                <w:noProof/>
                <w:webHidden/>
              </w:rPr>
              <w:tab/>
            </w:r>
            <w:r>
              <w:rPr>
                <w:noProof/>
                <w:webHidden/>
              </w:rPr>
              <w:fldChar w:fldCharType="begin"/>
            </w:r>
            <w:r>
              <w:rPr>
                <w:noProof/>
                <w:webHidden/>
              </w:rPr>
              <w:instrText xml:space="preserve"> PAGEREF _Toc242567265 \h </w:instrText>
            </w:r>
            <w:r>
              <w:rPr>
                <w:noProof/>
                <w:webHidden/>
              </w:rPr>
            </w:r>
            <w:r>
              <w:rPr>
                <w:noProof/>
                <w:webHidden/>
              </w:rPr>
              <w:fldChar w:fldCharType="separate"/>
            </w:r>
            <w:r>
              <w:rPr>
                <w:noProof/>
                <w:webHidden/>
              </w:rPr>
              <w:t>28</w:t>
            </w:r>
            <w:r>
              <w:rPr>
                <w:noProof/>
                <w:webHidden/>
              </w:rPr>
              <w:fldChar w:fldCharType="end"/>
            </w:r>
          </w:hyperlink>
        </w:p>
        <w:p w14:paraId="06764D03" w14:textId="089F86B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6" w:history="1">
            <w:r w:rsidRPr="00483074">
              <w:rPr>
                <w:rStyle w:val="Hyperlink"/>
                <w:noProof/>
                <w:lang w:val="pt-BR"/>
              </w:rPr>
              <w:t>2.9 Lacuna identificada</w:t>
            </w:r>
            <w:r>
              <w:rPr>
                <w:noProof/>
                <w:webHidden/>
              </w:rPr>
              <w:tab/>
            </w:r>
            <w:r>
              <w:rPr>
                <w:noProof/>
                <w:webHidden/>
              </w:rPr>
              <w:fldChar w:fldCharType="begin"/>
            </w:r>
            <w:r>
              <w:rPr>
                <w:noProof/>
                <w:webHidden/>
              </w:rPr>
              <w:instrText xml:space="preserve"> PAGEREF _Toc242567266 \h </w:instrText>
            </w:r>
            <w:r>
              <w:rPr>
                <w:noProof/>
                <w:webHidden/>
              </w:rPr>
            </w:r>
            <w:r>
              <w:rPr>
                <w:noProof/>
                <w:webHidden/>
              </w:rPr>
              <w:fldChar w:fldCharType="separate"/>
            </w:r>
            <w:r>
              <w:rPr>
                <w:noProof/>
                <w:webHidden/>
              </w:rPr>
              <w:t>30</w:t>
            </w:r>
            <w:r>
              <w:rPr>
                <w:noProof/>
                <w:webHidden/>
              </w:rPr>
              <w:fldChar w:fldCharType="end"/>
            </w:r>
          </w:hyperlink>
        </w:p>
        <w:p w14:paraId="037514A1" w14:textId="5A85966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7" w:history="1">
            <w:r w:rsidRPr="00483074">
              <w:rPr>
                <w:rStyle w:val="Hyperlink"/>
                <w:noProof/>
                <w:lang w:val="pt-BR"/>
              </w:rPr>
              <w:t>2.10 Hipóteses da pesquisa</w:t>
            </w:r>
            <w:r>
              <w:rPr>
                <w:noProof/>
                <w:webHidden/>
              </w:rPr>
              <w:tab/>
            </w:r>
            <w:r>
              <w:rPr>
                <w:noProof/>
                <w:webHidden/>
              </w:rPr>
              <w:fldChar w:fldCharType="begin"/>
            </w:r>
            <w:r>
              <w:rPr>
                <w:noProof/>
                <w:webHidden/>
              </w:rPr>
              <w:instrText xml:space="preserve"> PAGEREF _Toc242567267 \h </w:instrText>
            </w:r>
            <w:r>
              <w:rPr>
                <w:noProof/>
                <w:webHidden/>
              </w:rPr>
            </w:r>
            <w:r>
              <w:rPr>
                <w:noProof/>
                <w:webHidden/>
              </w:rPr>
              <w:fldChar w:fldCharType="separate"/>
            </w:r>
            <w:r>
              <w:rPr>
                <w:noProof/>
                <w:webHidden/>
              </w:rPr>
              <w:t>31</w:t>
            </w:r>
            <w:r>
              <w:rPr>
                <w:noProof/>
                <w:webHidden/>
              </w:rPr>
              <w:fldChar w:fldCharType="end"/>
            </w:r>
          </w:hyperlink>
        </w:p>
        <w:p w14:paraId="3DA5223B" w14:textId="7119F734"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268" w:history="1">
            <w:r w:rsidRPr="00483074">
              <w:rPr>
                <w:rStyle w:val="Hyperlink"/>
                <w:noProof/>
                <w:lang w:val="pt-BR"/>
              </w:rPr>
              <w:t>3 METODOLOGIA</w:t>
            </w:r>
            <w:r>
              <w:rPr>
                <w:noProof/>
                <w:webHidden/>
              </w:rPr>
              <w:tab/>
            </w:r>
            <w:r>
              <w:rPr>
                <w:noProof/>
                <w:webHidden/>
              </w:rPr>
              <w:fldChar w:fldCharType="begin"/>
            </w:r>
            <w:r>
              <w:rPr>
                <w:noProof/>
                <w:webHidden/>
              </w:rPr>
              <w:instrText xml:space="preserve"> PAGEREF _Toc242567268 \h </w:instrText>
            </w:r>
            <w:r>
              <w:rPr>
                <w:noProof/>
                <w:webHidden/>
              </w:rPr>
            </w:r>
            <w:r>
              <w:rPr>
                <w:noProof/>
                <w:webHidden/>
              </w:rPr>
              <w:fldChar w:fldCharType="separate"/>
            </w:r>
            <w:r>
              <w:rPr>
                <w:noProof/>
                <w:webHidden/>
              </w:rPr>
              <w:t>33</w:t>
            </w:r>
            <w:r>
              <w:rPr>
                <w:noProof/>
                <w:webHidden/>
              </w:rPr>
              <w:fldChar w:fldCharType="end"/>
            </w:r>
          </w:hyperlink>
        </w:p>
        <w:p w14:paraId="031EFEB0" w14:textId="48B4E18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69" w:history="1">
            <w:r w:rsidRPr="00483074">
              <w:rPr>
                <w:rStyle w:val="Hyperlink"/>
                <w:noProof/>
                <w:lang w:val="pt-BR"/>
              </w:rPr>
              <w:t>3.1 Classificação d</w:t>
            </w:r>
            <w:r w:rsidRPr="00483074">
              <w:rPr>
                <w:rStyle w:val="Hyperlink"/>
                <w:noProof/>
                <w:lang w:val="pt-BR"/>
              </w:rPr>
              <w:t>a</w:t>
            </w:r>
            <w:r w:rsidRPr="00483074">
              <w:rPr>
                <w:rStyle w:val="Hyperlink"/>
                <w:noProof/>
                <w:lang w:val="pt-BR"/>
              </w:rPr>
              <w:t xml:space="preserve"> pesquisa</w:t>
            </w:r>
            <w:r>
              <w:rPr>
                <w:noProof/>
                <w:webHidden/>
              </w:rPr>
              <w:tab/>
            </w:r>
            <w:r>
              <w:rPr>
                <w:noProof/>
                <w:webHidden/>
              </w:rPr>
              <w:fldChar w:fldCharType="begin"/>
            </w:r>
            <w:r>
              <w:rPr>
                <w:noProof/>
                <w:webHidden/>
              </w:rPr>
              <w:instrText xml:space="preserve"> PAGEREF _Toc242567269 \h </w:instrText>
            </w:r>
            <w:r>
              <w:rPr>
                <w:noProof/>
                <w:webHidden/>
              </w:rPr>
            </w:r>
            <w:r>
              <w:rPr>
                <w:noProof/>
                <w:webHidden/>
              </w:rPr>
              <w:fldChar w:fldCharType="separate"/>
            </w:r>
            <w:r>
              <w:rPr>
                <w:noProof/>
                <w:webHidden/>
              </w:rPr>
              <w:t>33</w:t>
            </w:r>
            <w:r>
              <w:rPr>
                <w:noProof/>
                <w:webHidden/>
              </w:rPr>
              <w:fldChar w:fldCharType="end"/>
            </w:r>
          </w:hyperlink>
        </w:p>
        <w:p w14:paraId="571D63D4" w14:textId="510415C4"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0" w:history="1">
            <w:r w:rsidRPr="00483074">
              <w:rPr>
                <w:rStyle w:val="Hyperlink"/>
                <w:noProof/>
                <w:lang w:val="pt-BR"/>
              </w:rPr>
              <w:t>3.2 Arquitetura do sistema</w:t>
            </w:r>
            <w:r>
              <w:rPr>
                <w:noProof/>
                <w:webHidden/>
              </w:rPr>
              <w:tab/>
            </w:r>
            <w:r>
              <w:rPr>
                <w:noProof/>
                <w:webHidden/>
              </w:rPr>
              <w:fldChar w:fldCharType="begin"/>
            </w:r>
            <w:r>
              <w:rPr>
                <w:noProof/>
                <w:webHidden/>
              </w:rPr>
              <w:instrText xml:space="preserve"> PAGEREF _Toc242567270 \h </w:instrText>
            </w:r>
            <w:r>
              <w:rPr>
                <w:noProof/>
                <w:webHidden/>
              </w:rPr>
            </w:r>
            <w:r>
              <w:rPr>
                <w:noProof/>
                <w:webHidden/>
              </w:rPr>
              <w:fldChar w:fldCharType="separate"/>
            </w:r>
            <w:r>
              <w:rPr>
                <w:noProof/>
                <w:webHidden/>
              </w:rPr>
              <w:t>33</w:t>
            </w:r>
            <w:r>
              <w:rPr>
                <w:noProof/>
                <w:webHidden/>
              </w:rPr>
              <w:fldChar w:fldCharType="end"/>
            </w:r>
          </w:hyperlink>
        </w:p>
        <w:p w14:paraId="1D8B9735" w14:textId="08F5452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1" w:history="1">
            <w:r w:rsidRPr="00483074">
              <w:rPr>
                <w:rStyle w:val="Hyperlink"/>
                <w:noProof/>
                <w:lang w:val="pt-BR"/>
              </w:rPr>
              <w:t>3.3 Do protótipo à implantação: o que se propõe e o que se instrumenta</w:t>
            </w:r>
            <w:r>
              <w:rPr>
                <w:noProof/>
                <w:webHidden/>
              </w:rPr>
              <w:tab/>
            </w:r>
            <w:r>
              <w:rPr>
                <w:noProof/>
                <w:webHidden/>
              </w:rPr>
              <w:fldChar w:fldCharType="begin"/>
            </w:r>
            <w:r>
              <w:rPr>
                <w:noProof/>
                <w:webHidden/>
              </w:rPr>
              <w:instrText xml:space="preserve"> PAGEREF _Toc242567271 \h </w:instrText>
            </w:r>
            <w:r>
              <w:rPr>
                <w:noProof/>
                <w:webHidden/>
              </w:rPr>
            </w:r>
            <w:r>
              <w:rPr>
                <w:noProof/>
                <w:webHidden/>
              </w:rPr>
              <w:fldChar w:fldCharType="separate"/>
            </w:r>
            <w:r>
              <w:rPr>
                <w:noProof/>
                <w:webHidden/>
              </w:rPr>
              <w:t>35</w:t>
            </w:r>
            <w:r>
              <w:rPr>
                <w:noProof/>
                <w:webHidden/>
              </w:rPr>
              <w:fldChar w:fldCharType="end"/>
            </w:r>
          </w:hyperlink>
        </w:p>
        <w:p w14:paraId="0F3498E9" w14:textId="3ED90CE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2" w:history="1">
            <w:r w:rsidRPr="00483074">
              <w:rPr>
                <w:rStyle w:val="Hyperlink"/>
                <w:noProof/>
                <w:lang w:val="pt-BR"/>
              </w:rPr>
              <w:t>3.4 O nó de demonstração</w:t>
            </w:r>
            <w:r>
              <w:rPr>
                <w:noProof/>
                <w:webHidden/>
              </w:rPr>
              <w:tab/>
            </w:r>
            <w:r>
              <w:rPr>
                <w:noProof/>
                <w:webHidden/>
              </w:rPr>
              <w:fldChar w:fldCharType="begin"/>
            </w:r>
            <w:r>
              <w:rPr>
                <w:noProof/>
                <w:webHidden/>
              </w:rPr>
              <w:instrText xml:space="preserve"> PAGEREF _Toc242567272 \h </w:instrText>
            </w:r>
            <w:r>
              <w:rPr>
                <w:noProof/>
                <w:webHidden/>
              </w:rPr>
            </w:r>
            <w:r>
              <w:rPr>
                <w:noProof/>
                <w:webHidden/>
              </w:rPr>
              <w:fldChar w:fldCharType="separate"/>
            </w:r>
            <w:r>
              <w:rPr>
                <w:noProof/>
                <w:webHidden/>
              </w:rPr>
              <w:t>39</w:t>
            </w:r>
            <w:r>
              <w:rPr>
                <w:noProof/>
                <w:webHidden/>
              </w:rPr>
              <w:fldChar w:fldCharType="end"/>
            </w:r>
          </w:hyperlink>
        </w:p>
        <w:p w14:paraId="6FDACF26" w14:textId="1F420AE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3" w:history="1">
            <w:r w:rsidRPr="00483074">
              <w:rPr>
                <w:rStyle w:val="Hyperlink"/>
                <w:noProof/>
                <w:lang w:val="pt-BR"/>
              </w:rPr>
              <w:t>3.4.1 Critérios de seleção e alternativas preteridas</w:t>
            </w:r>
            <w:r>
              <w:rPr>
                <w:noProof/>
                <w:webHidden/>
              </w:rPr>
              <w:tab/>
            </w:r>
            <w:r>
              <w:rPr>
                <w:noProof/>
                <w:webHidden/>
              </w:rPr>
              <w:fldChar w:fldCharType="begin"/>
            </w:r>
            <w:r>
              <w:rPr>
                <w:noProof/>
                <w:webHidden/>
              </w:rPr>
              <w:instrText xml:space="preserve"> PAGEREF _Toc242567273 \h </w:instrText>
            </w:r>
            <w:r>
              <w:rPr>
                <w:noProof/>
                <w:webHidden/>
              </w:rPr>
            </w:r>
            <w:r>
              <w:rPr>
                <w:noProof/>
                <w:webHidden/>
              </w:rPr>
              <w:fldChar w:fldCharType="separate"/>
            </w:r>
            <w:r>
              <w:rPr>
                <w:noProof/>
                <w:webHidden/>
              </w:rPr>
              <w:t>41</w:t>
            </w:r>
            <w:r>
              <w:rPr>
                <w:noProof/>
                <w:webHidden/>
              </w:rPr>
              <w:fldChar w:fldCharType="end"/>
            </w:r>
          </w:hyperlink>
        </w:p>
        <w:p w14:paraId="3849E0F6" w14:textId="59EF199E"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4" w:history="1">
            <w:r w:rsidRPr="00483074">
              <w:rPr>
                <w:rStyle w:val="Hyperlink"/>
                <w:noProof/>
                <w:lang w:val="pt-BR"/>
              </w:rPr>
              <w:t>3.4.2 Dimensionamento fotométrico da bancada</w:t>
            </w:r>
            <w:r>
              <w:rPr>
                <w:noProof/>
                <w:webHidden/>
              </w:rPr>
              <w:tab/>
            </w:r>
            <w:r>
              <w:rPr>
                <w:noProof/>
                <w:webHidden/>
              </w:rPr>
              <w:fldChar w:fldCharType="begin"/>
            </w:r>
            <w:r>
              <w:rPr>
                <w:noProof/>
                <w:webHidden/>
              </w:rPr>
              <w:instrText xml:space="preserve"> PAGEREF _Toc242567274 \h </w:instrText>
            </w:r>
            <w:r>
              <w:rPr>
                <w:noProof/>
                <w:webHidden/>
              </w:rPr>
            </w:r>
            <w:r>
              <w:rPr>
                <w:noProof/>
                <w:webHidden/>
              </w:rPr>
              <w:fldChar w:fldCharType="separate"/>
            </w:r>
            <w:r>
              <w:rPr>
                <w:noProof/>
                <w:webHidden/>
              </w:rPr>
              <w:t>43</w:t>
            </w:r>
            <w:r>
              <w:rPr>
                <w:noProof/>
                <w:webHidden/>
              </w:rPr>
              <w:fldChar w:fldCharType="end"/>
            </w:r>
          </w:hyperlink>
        </w:p>
        <w:p w14:paraId="05481676" w14:textId="2BFC48B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5" w:history="1">
            <w:r w:rsidRPr="00483074">
              <w:rPr>
                <w:rStyle w:val="Hyperlink"/>
                <w:noProof/>
                <w:lang w:val="pt-BR"/>
              </w:rPr>
              <w:t>3.4.3 Controle das condições de medição</w:t>
            </w:r>
            <w:r>
              <w:rPr>
                <w:noProof/>
                <w:webHidden/>
              </w:rPr>
              <w:tab/>
            </w:r>
            <w:r>
              <w:rPr>
                <w:noProof/>
                <w:webHidden/>
              </w:rPr>
              <w:fldChar w:fldCharType="begin"/>
            </w:r>
            <w:r>
              <w:rPr>
                <w:noProof/>
                <w:webHidden/>
              </w:rPr>
              <w:instrText xml:space="preserve"> PAGEREF _Toc242567275 \h </w:instrText>
            </w:r>
            <w:r>
              <w:rPr>
                <w:noProof/>
                <w:webHidden/>
              </w:rPr>
            </w:r>
            <w:r>
              <w:rPr>
                <w:noProof/>
                <w:webHidden/>
              </w:rPr>
              <w:fldChar w:fldCharType="separate"/>
            </w:r>
            <w:r>
              <w:rPr>
                <w:noProof/>
                <w:webHidden/>
              </w:rPr>
              <w:t>45</w:t>
            </w:r>
            <w:r>
              <w:rPr>
                <w:noProof/>
                <w:webHidden/>
              </w:rPr>
              <w:fldChar w:fldCharType="end"/>
            </w:r>
          </w:hyperlink>
        </w:p>
        <w:p w14:paraId="39925F38" w14:textId="4B48560B"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6" w:history="1">
            <w:r w:rsidRPr="00483074">
              <w:rPr>
                <w:rStyle w:val="Hyperlink"/>
                <w:noProof/>
                <w:lang w:val="pt-BR"/>
              </w:rPr>
              <w:t>3.4.4 Verificação da medição e incerteza declarada</w:t>
            </w:r>
            <w:r>
              <w:rPr>
                <w:noProof/>
                <w:webHidden/>
              </w:rPr>
              <w:tab/>
            </w:r>
            <w:r>
              <w:rPr>
                <w:noProof/>
                <w:webHidden/>
              </w:rPr>
              <w:fldChar w:fldCharType="begin"/>
            </w:r>
            <w:r>
              <w:rPr>
                <w:noProof/>
                <w:webHidden/>
              </w:rPr>
              <w:instrText xml:space="preserve"> PAGEREF _Toc242567276 \h </w:instrText>
            </w:r>
            <w:r>
              <w:rPr>
                <w:noProof/>
                <w:webHidden/>
              </w:rPr>
            </w:r>
            <w:r>
              <w:rPr>
                <w:noProof/>
                <w:webHidden/>
              </w:rPr>
              <w:fldChar w:fldCharType="separate"/>
            </w:r>
            <w:r>
              <w:rPr>
                <w:noProof/>
                <w:webHidden/>
              </w:rPr>
              <w:t>47</w:t>
            </w:r>
            <w:r>
              <w:rPr>
                <w:noProof/>
                <w:webHidden/>
              </w:rPr>
              <w:fldChar w:fldCharType="end"/>
            </w:r>
          </w:hyperlink>
        </w:p>
        <w:p w14:paraId="3F5BC395" w14:textId="46718B7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7" w:history="1">
            <w:r w:rsidRPr="00483074">
              <w:rPr>
                <w:rStyle w:val="Hyperlink"/>
                <w:noProof/>
                <w:lang w:val="pt-BR"/>
              </w:rPr>
              <w:t>3.4.5 Funções de diagnóstico do ponto de luz</w:t>
            </w:r>
            <w:r>
              <w:rPr>
                <w:noProof/>
                <w:webHidden/>
              </w:rPr>
              <w:tab/>
            </w:r>
            <w:r>
              <w:rPr>
                <w:noProof/>
                <w:webHidden/>
              </w:rPr>
              <w:fldChar w:fldCharType="begin"/>
            </w:r>
            <w:r>
              <w:rPr>
                <w:noProof/>
                <w:webHidden/>
              </w:rPr>
              <w:instrText xml:space="preserve"> PAGEREF _Toc242567277 \h </w:instrText>
            </w:r>
            <w:r>
              <w:rPr>
                <w:noProof/>
                <w:webHidden/>
              </w:rPr>
            </w:r>
            <w:r>
              <w:rPr>
                <w:noProof/>
                <w:webHidden/>
              </w:rPr>
              <w:fldChar w:fldCharType="separate"/>
            </w:r>
            <w:r>
              <w:rPr>
                <w:noProof/>
                <w:webHidden/>
              </w:rPr>
              <w:t>49</w:t>
            </w:r>
            <w:r>
              <w:rPr>
                <w:noProof/>
                <w:webHidden/>
              </w:rPr>
              <w:fldChar w:fldCharType="end"/>
            </w:r>
          </w:hyperlink>
        </w:p>
        <w:p w14:paraId="3E6AF59C" w14:textId="3063047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78" w:history="1">
            <w:r w:rsidRPr="00483074">
              <w:rPr>
                <w:rStyle w:val="Hyperlink"/>
                <w:noProof/>
                <w:lang w:val="pt-BR"/>
              </w:rPr>
              <w:t>3.5 Dados urbanos e construção dos cenários</w:t>
            </w:r>
            <w:r>
              <w:rPr>
                <w:noProof/>
                <w:webHidden/>
              </w:rPr>
              <w:tab/>
            </w:r>
            <w:r>
              <w:rPr>
                <w:noProof/>
                <w:webHidden/>
              </w:rPr>
              <w:fldChar w:fldCharType="begin"/>
            </w:r>
            <w:r>
              <w:rPr>
                <w:noProof/>
                <w:webHidden/>
              </w:rPr>
              <w:instrText xml:space="preserve"> PAGEREF _Toc242567278 \h </w:instrText>
            </w:r>
            <w:r>
              <w:rPr>
                <w:noProof/>
                <w:webHidden/>
              </w:rPr>
            </w:r>
            <w:r>
              <w:rPr>
                <w:noProof/>
                <w:webHidden/>
              </w:rPr>
              <w:fldChar w:fldCharType="separate"/>
            </w:r>
            <w:r>
              <w:rPr>
                <w:noProof/>
                <w:webHidden/>
              </w:rPr>
              <w:t>51</w:t>
            </w:r>
            <w:r>
              <w:rPr>
                <w:noProof/>
                <w:webHidden/>
              </w:rPr>
              <w:fldChar w:fldCharType="end"/>
            </w:r>
          </w:hyperlink>
        </w:p>
        <w:p w14:paraId="285D2A47" w14:textId="34EA814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79" w:history="1">
            <w:r w:rsidRPr="00483074">
              <w:rPr>
                <w:rStyle w:val="Hyperlink"/>
                <w:noProof/>
                <w:lang w:val="pt-BR"/>
              </w:rPr>
              <w:t>3.5.1 Conjuntos de dados e suíte de cenários</w:t>
            </w:r>
            <w:r>
              <w:rPr>
                <w:noProof/>
                <w:webHidden/>
              </w:rPr>
              <w:tab/>
            </w:r>
            <w:r>
              <w:rPr>
                <w:noProof/>
                <w:webHidden/>
              </w:rPr>
              <w:fldChar w:fldCharType="begin"/>
            </w:r>
            <w:r>
              <w:rPr>
                <w:noProof/>
                <w:webHidden/>
              </w:rPr>
              <w:instrText xml:space="preserve"> PAGEREF _Toc242567279 \h </w:instrText>
            </w:r>
            <w:r>
              <w:rPr>
                <w:noProof/>
                <w:webHidden/>
              </w:rPr>
            </w:r>
            <w:r>
              <w:rPr>
                <w:noProof/>
                <w:webHidden/>
              </w:rPr>
              <w:fldChar w:fldCharType="separate"/>
            </w:r>
            <w:r>
              <w:rPr>
                <w:noProof/>
                <w:webHidden/>
              </w:rPr>
              <w:t>51</w:t>
            </w:r>
            <w:r>
              <w:rPr>
                <w:noProof/>
                <w:webHidden/>
              </w:rPr>
              <w:fldChar w:fldCharType="end"/>
            </w:r>
          </w:hyperlink>
        </w:p>
        <w:p w14:paraId="192BC002" w14:textId="483F095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0" w:history="1">
            <w:r w:rsidRPr="00483074">
              <w:rPr>
                <w:rStyle w:val="Hyperlink"/>
                <w:noProof/>
                <w:lang w:val="pt-BR"/>
              </w:rPr>
              <w:t>3.5.2 Publicação por trecho e identificação espacial</w:t>
            </w:r>
            <w:r>
              <w:rPr>
                <w:noProof/>
                <w:webHidden/>
              </w:rPr>
              <w:tab/>
            </w:r>
            <w:r>
              <w:rPr>
                <w:noProof/>
                <w:webHidden/>
              </w:rPr>
              <w:fldChar w:fldCharType="begin"/>
            </w:r>
            <w:r>
              <w:rPr>
                <w:noProof/>
                <w:webHidden/>
              </w:rPr>
              <w:instrText xml:space="preserve"> PAGEREF _Toc242567280 \h </w:instrText>
            </w:r>
            <w:r>
              <w:rPr>
                <w:noProof/>
                <w:webHidden/>
              </w:rPr>
            </w:r>
            <w:r>
              <w:rPr>
                <w:noProof/>
                <w:webHidden/>
              </w:rPr>
              <w:fldChar w:fldCharType="separate"/>
            </w:r>
            <w:r>
              <w:rPr>
                <w:noProof/>
                <w:webHidden/>
              </w:rPr>
              <w:t>52</w:t>
            </w:r>
            <w:r>
              <w:rPr>
                <w:noProof/>
                <w:webHidden/>
              </w:rPr>
              <w:fldChar w:fldCharType="end"/>
            </w:r>
          </w:hyperlink>
        </w:p>
        <w:p w14:paraId="3E71DAE1" w14:textId="5709C36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1" w:history="1">
            <w:r w:rsidRPr="00483074">
              <w:rPr>
                <w:rStyle w:val="Hyperlink"/>
                <w:noProof/>
                <w:lang w:val="pt-BR"/>
              </w:rPr>
              <w:t>3.6 Camada de previsão</w:t>
            </w:r>
            <w:r>
              <w:rPr>
                <w:noProof/>
                <w:webHidden/>
              </w:rPr>
              <w:tab/>
            </w:r>
            <w:r>
              <w:rPr>
                <w:noProof/>
                <w:webHidden/>
              </w:rPr>
              <w:fldChar w:fldCharType="begin"/>
            </w:r>
            <w:r>
              <w:rPr>
                <w:noProof/>
                <w:webHidden/>
              </w:rPr>
              <w:instrText xml:space="preserve"> PAGEREF _Toc242567281 \h </w:instrText>
            </w:r>
            <w:r>
              <w:rPr>
                <w:noProof/>
                <w:webHidden/>
              </w:rPr>
            </w:r>
            <w:r>
              <w:rPr>
                <w:noProof/>
                <w:webHidden/>
              </w:rPr>
              <w:fldChar w:fldCharType="separate"/>
            </w:r>
            <w:r>
              <w:rPr>
                <w:noProof/>
                <w:webHidden/>
              </w:rPr>
              <w:t>55</w:t>
            </w:r>
            <w:r>
              <w:rPr>
                <w:noProof/>
                <w:webHidden/>
              </w:rPr>
              <w:fldChar w:fldCharType="end"/>
            </w:r>
          </w:hyperlink>
        </w:p>
        <w:p w14:paraId="30E6AE86" w14:textId="28EC852F"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2" w:history="1">
            <w:r w:rsidRPr="00483074">
              <w:rPr>
                <w:rStyle w:val="Hyperlink"/>
                <w:noProof/>
                <w:lang w:val="pt-BR"/>
              </w:rPr>
              <w:t>3.7 Mecanismo de decisão</w:t>
            </w:r>
            <w:r>
              <w:rPr>
                <w:noProof/>
                <w:webHidden/>
              </w:rPr>
              <w:tab/>
            </w:r>
            <w:r>
              <w:rPr>
                <w:noProof/>
                <w:webHidden/>
              </w:rPr>
              <w:fldChar w:fldCharType="begin"/>
            </w:r>
            <w:r>
              <w:rPr>
                <w:noProof/>
                <w:webHidden/>
              </w:rPr>
              <w:instrText xml:space="preserve"> PAGEREF _Toc242567282 \h </w:instrText>
            </w:r>
            <w:r>
              <w:rPr>
                <w:noProof/>
                <w:webHidden/>
              </w:rPr>
            </w:r>
            <w:r>
              <w:rPr>
                <w:noProof/>
                <w:webHidden/>
              </w:rPr>
              <w:fldChar w:fldCharType="separate"/>
            </w:r>
            <w:r>
              <w:rPr>
                <w:noProof/>
                <w:webHidden/>
              </w:rPr>
              <w:t>58</w:t>
            </w:r>
            <w:r>
              <w:rPr>
                <w:noProof/>
                <w:webHidden/>
              </w:rPr>
              <w:fldChar w:fldCharType="end"/>
            </w:r>
          </w:hyperlink>
        </w:p>
        <w:p w14:paraId="1CC21AC8" w14:textId="6074C03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3" w:history="1">
            <w:r w:rsidRPr="00483074">
              <w:rPr>
                <w:rStyle w:val="Hyperlink"/>
                <w:noProof/>
                <w:lang w:val="pt-BR"/>
              </w:rPr>
              <w:t>3.8 Classe de iluminação adotada</w:t>
            </w:r>
            <w:r>
              <w:rPr>
                <w:noProof/>
                <w:webHidden/>
              </w:rPr>
              <w:tab/>
            </w:r>
            <w:r>
              <w:rPr>
                <w:noProof/>
                <w:webHidden/>
              </w:rPr>
              <w:fldChar w:fldCharType="begin"/>
            </w:r>
            <w:r>
              <w:rPr>
                <w:noProof/>
                <w:webHidden/>
              </w:rPr>
              <w:instrText xml:space="preserve"> PAGEREF _Toc242567283 \h </w:instrText>
            </w:r>
            <w:r>
              <w:rPr>
                <w:noProof/>
                <w:webHidden/>
              </w:rPr>
            </w:r>
            <w:r>
              <w:rPr>
                <w:noProof/>
                <w:webHidden/>
              </w:rPr>
              <w:fldChar w:fldCharType="separate"/>
            </w:r>
            <w:r>
              <w:rPr>
                <w:noProof/>
                <w:webHidden/>
              </w:rPr>
              <w:t>64</w:t>
            </w:r>
            <w:r>
              <w:rPr>
                <w:noProof/>
                <w:webHidden/>
              </w:rPr>
              <w:fldChar w:fldCharType="end"/>
            </w:r>
          </w:hyperlink>
        </w:p>
        <w:p w14:paraId="5D8A24CD" w14:textId="18ED8EA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4" w:history="1">
            <w:r w:rsidRPr="00483074">
              <w:rPr>
                <w:rStyle w:val="Hyperlink"/>
                <w:noProof/>
                <w:lang w:val="pt-BR"/>
              </w:rPr>
              <w:t>3.9 Procedimentos e avaliação</w:t>
            </w:r>
            <w:r>
              <w:rPr>
                <w:noProof/>
                <w:webHidden/>
              </w:rPr>
              <w:tab/>
            </w:r>
            <w:r>
              <w:rPr>
                <w:noProof/>
                <w:webHidden/>
              </w:rPr>
              <w:fldChar w:fldCharType="begin"/>
            </w:r>
            <w:r>
              <w:rPr>
                <w:noProof/>
                <w:webHidden/>
              </w:rPr>
              <w:instrText xml:space="preserve"> PAGEREF _Toc242567284 \h </w:instrText>
            </w:r>
            <w:r>
              <w:rPr>
                <w:noProof/>
                <w:webHidden/>
              </w:rPr>
            </w:r>
            <w:r>
              <w:rPr>
                <w:noProof/>
                <w:webHidden/>
              </w:rPr>
              <w:fldChar w:fldCharType="separate"/>
            </w:r>
            <w:r>
              <w:rPr>
                <w:noProof/>
                <w:webHidden/>
              </w:rPr>
              <w:t>65</w:t>
            </w:r>
            <w:r>
              <w:rPr>
                <w:noProof/>
                <w:webHidden/>
              </w:rPr>
              <w:fldChar w:fldCharType="end"/>
            </w:r>
          </w:hyperlink>
        </w:p>
        <w:p w14:paraId="17B2A484" w14:textId="72E3A4FB"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5" w:history="1">
            <w:r w:rsidRPr="00483074">
              <w:rPr>
                <w:rStyle w:val="Hyperlink"/>
                <w:noProof/>
                <w:lang w:val="pt-BR"/>
              </w:rPr>
              <w:t>3.10 Tratamento de dados pessoais</w:t>
            </w:r>
            <w:r>
              <w:rPr>
                <w:noProof/>
                <w:webHidden/>
              </w:rPr>
              <w:tab/>
            </w:r>
            <w:r>
              <w:rPr>
                <w:noProof/>
                <w:webHidden/>
              </w:rPr>
              <w:fldChar w:fldCharType="begin"/>
            </w:r>
            <w:r>
              <w:rPr>
                <w:noProof/>
                <w:webHidden/>
              </w:rPr>
              <w:instrText xml:space="preserve"> PAGEREF _Toc242567285 \h </w:instrText>
            </w:r>
            <w:r>
              <w:rPr>
                <w:noProof/>
                <w:webHidden/>
              </w:rPr>
            </w:r>
            <w:r>
              <w:rPr>
                <w:noProof/>
                <w:webHidden/>
              </w:rPr>
              <w:fldChar w:fldCharType="separate"/>
            </w:r>
            <w:r>
              <w:rPr>
                <w:noProof/>
                <w:webHidden/>
              </w:rPr>
              <w:t>69</w:t>
            </w:r>
            <w:r>
              <w:rPr>
                <w:noProof/>
                <w:webHidden/>
              </w:rPr>
              <w:fldChar w:fldCharType="end"/>
            </w:r>
          </w:hyperlink>
        </w:p>
        <w:p w14:paraId="3B5E1FD7" w14:textId="1D271C8C"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6" w:history="1">
            <w:r w:rsidRPr="00483074">
              <w:rPr>
                <w:rStyle w:val="Hyperlink"/>
                <w:noProof/>
                <w:lang w:val="pt-BR"/>
              </w:rPr>
              <w:t>3.11 Estimativa de consumo e linhas de base de comparação</w:t>
            </w:r>
            <w:r>
              <w:rPr>
                <w:noProof/>
                <w:webHidden/>
              </w:rPr>
              <w:tab/>
            </w:r>
            <w:r>
              <w:rPr>
                <w:noProof/>
                <w:webHidden/>
              </w:rPr>
              <w:fldChar w:fldCharType="begin"/>
            </w:r>
            <w:r>
              <w:rPr>
                <w:noProof/>
                <w:webHidden/>
              </w:rPr>
              <w:instrText xml:space="preserve"> PAGEREF _Toc242567286 \h </w:instrText>
            </w:r>
            <w:r>
              <w:rPr>
                <w:noProof/>
                <w:webHidden/>
              </w:rPr>
            </w:r>
            <w:r>
              <w:rPr>
                <w:noProof/>
                <w:webHidden/>
              </w:rPr>
              <w:fldChar w:fldCharType="separate"/>
            </w:r>
            <w:r>
              <w:rPr>
                <w:noProof/>
                <w:webHidden/>
              </w:rPr>
              <w:t>71</w:t>
            </w:r>
            <w:r>
              <w:rPr>
                <w:noProof/>
                <w:webHidden/>
              </w:rPr>
              <w:fldChar w:fldCharType="end"/>
            </w:r>
          </w:hyperlink>
        </w:p>
        <w:p w14:paraId="24F84450" w14:textId="1F0375F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287" w:history="1">
            <w:r w:rsidRPr="00483074">
              <w:rPr>
                <w:rStyle w:val="Hyperlink"/>
                <w:noProof/>
                <w:lang w:val="pt-BR"/>
              </w:rPr>
              <w:t>3.12 Engenharia de software</w:t>
            </w:r>
            <w:r>
              <w:rPr>
                <w:noProof/>
                <w:webHidden/>
              </w:rPr>
              <w:tab/>
            </w:r>
            <w:r>
              <w:rPr>
                <w:noProof/>
                <w:webHidden/>
              </w:rPr>
              <w:fldChar w:fldCharType="begin"/>
            </w:r>
            <w:r>
              <w:rPr>
                <w:noProof/>
                <w:webHidden/>
              </w:rPr>
              <w:instrText xml:space="preserve"> PAGEREF _Toc242567287 \h </w:instrText>
            </w:r>
            <w:r>
              <w:rPr>
                <w:noProof/>
                <w:webHidden/>
              </w:rPr>
            </w:r>
            <w:r>
              <w:rPr>
                <w:noProof/>
                <w:webHidden/>
              </w:rPr>
              <w:fldChar w:fldCharType="separate"/>
            </w:r>
            <w:r>
              <w:rPr>
                <w:noProof/>
                <w:webHidden/>
              </w:rPr>
              <w:t>75</w:t>
            </w:r>
            <w:r>
              <w:rPr>
                <w:noProof/>
                <w:webHidden/>
              </w:rPr>
              <w:fldChar w:fldCharType="end"/>
            </w:r>
          </w:hyperlink>
        </w:p>
        <w:p w14:paraId="6361764B" w14:textId="2029C559"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8" w:history="1">
            <w:r w:rsidRPr="00483074">
              <w:rPr>
                <w:rStyle w:val="Hyperlink"/>
                <w:noProof/>
                <w:lang w:val="pt-BR"/>
              </w:rPr>
              <w:t>3.12.1 Partes interessadas e elicitação de requisitos</w:t>
            </w:r>
            <w:r>
              <w:rPr>
                <w:noProof/>
                <w:webHidden/>
              </w:rPr>
              <w:tab/>
            </w:r>
            <w:r>
              <w:rPr>
                <w:noProof/>
                <w:webHidden/>
              </w:rPr>
              <w:fldChar w:fldCharType="begin"/>
            </w:r>
            <w:r>
              <w:rPr>
                <w:noProof/>
                <w:webHidden/>
              </w:rPr>
              <w:instrText xml:space="preserve"> PAGEREF _Toc242567288 \h </w:instrText>
            </w:r>
            <w:r>
              <w:rPr>
                <w:noProof/>
                <w:webHidden/>
              </w:rPr>
            </w:r>
            <w:r>
              <w:rPr>
                <w:noProof/>
                <w:webHidden/>
              </w:rPr>
              <w:fldChar w:fldCharType="separate"/>
            </w:r>
            <w:r>
              <w:rPr>
                <w:noProof/>
                <w:webHidden/>
              </w:rPr>
              <w:t>75</w:t>
            </w:r>
            <w:r>
              <w:rPr>
                <w:noProof/>
                <w:webHidden/>
              </w:rPr>
              <w:fldChar w:fldCharType="end"/>
            </w:r>
          </w:hyperlink>
        </w:p>
        <w:p w14:paraId="2D041528" w14:textId="63256984"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89" w:history="1">
            <w:r w:rsidRPr="00483074">
              <w:rPr>
                <w:rStyle w:val="Hyperlink"/>
                <w:noProof/>
                <w:lang w:val="pt-BR"/>
              </w:rPr>
              <w:t>3.12.2 Processo de desenvolvimento e planejamento do projeto</w:t>
            </w:r>
            <w:r>
              <w:rPr>
                <w:noProof/>
                <w:webHidden/>
              </w:rPr>
              <w:tab/>
            </w:r>
            <w:r>
              <w:rPr>
                <w:noProof/>
                <w:webHidden/>
              </w:rPr>
              <w:fldChar w:fldCharType="begin"/>
            </w:r>
            <w:r>
              <w:rPr>
                <w:noProof/>
                <w:webHidden/>
              </w:rPr>
              <w:instrText xml:space="preserve"> PAGEREF _Toc242567289 \h </w:instrText>
            </w:r>
            <w:r>
              <w:rPr>
                <w:noProof/>
                <w:webHidden/>
              </w:rPr>
            </w:r>
            <w:r>
              <w:rPr>
                <w:noProof/>
                <w:webHidden/>
              </w:rPr>
              <w:fldChar w:fldCharType="separate"/>
            </w:r>
            <w:r>
              <w:rPr>
                <w:noProof/>
                <w:webHidden/>
              </w:rPr>
              <w:t>76</w:t>
            </w:r>
            <w:r>
              <w:rPr>
                <w:noProof/>
                <w:webHidden/>
              </w:rPr>
              <w:fldChar w:fldCharType="end"/>
            </w:r>
          </w:hyperlink>
        </w:p>
        <w:p w14:paraId="10AC6751" w14:textId="1ED84881"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0" w:history="1">
            <w:r w:rsidRPr="00483074">
              <w:rPr>
                <w:rStyle w:val="Hyperlink"/>
                <w:noProof/>
                <w:lang w:val="pt-BR"/>
              </w:rPr>
              <w:t>3.12.3 Requisitos funcionais</w:t>
            </w:r>
            <w:r>
              <w:rPr>
                <w:noProof/>
                <w:webHidden/>
              </w:rPr>
              <w:tab/>
            </w:r>
            <w:r>
              <w:rPr>
                <w:noProof/>
                <w:webHidden/>
              </w:rPr>
              <w:fldChar w:fldCharType="begin"/>
            </w:r>
            <w:r>
              <w:rPr>
                <w:noProof/>
                <w:webHidden/>
              </w:rPr>
              <w:instrText xml:space="preserve"> PAGEREF _Toc242567290 \h </w:instrText>
            </w:r>
            <w:r>
              <w:rPr>
                <w:noProof/>
                <w:webHidden/>
              </w:rPr>
            </w:r>
            <w:r>
              <w:rPr>
                <w:noProof/>
                <w:webHidden/>
              </w:rPr>
              <w:fldChar w:fldCharType="separate"/>
            </w:r>
            <w:r>
              <w:rPr>
                <w:noProof/>
                <w:webHidden/>
              </w:rPr>
              <w:t>76</w:t>
            </w:r>
            <w:r>
              <w:rPr>
                <w:noProof/>
                <w:webHidden/>
              </w:rPr>
              <w:fldChar w:fldCharType="end"/>
            </w:r>
          </w:hyperlink>
        </w:p>
        <w:p w14:paraId="4104425A" w14:textId="53CE4C50"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1" w:history="1">
            <w:r w:rsidRPr="00483074">
              <w:rPr>
                <w:rStyle w:val="Hyperlink"/>
                <w:noProof/>
                <w:lang w:val="pt-BR"/>
              </w:rPr>
              <w:t>3.12.4 Requisitos não funcionais e critérios de qualidade</w:t>
            </w:r>
            <w:r>
              <w:rPr>
                <w:noProof/>
                <w:webHidden/>
              </w:rPr>
              <w:tab/>
            </w:r>
            <w:r>
              <w:rPr>
                <w:noProof/>
                <w:webHidden/>
              </w:rPr>
              <w:fldChar w:fldCharType="begin"/>
            </w:r>
            <w:r>
              <w:rPr>
                <w:noProof/>
                <w:webHidden/>
              </w:rPr>
              <w:instrText xml:space="preserve"> PAGEREF _Toc242567291 \h </w:instrText>
            </w:r>
            <w:r>
              <w:rPr>
                <w:noProof/>
                <w:webHidden/>
              </w:rPr>
            </w:r>
            <w:r>
              <w:rPr>
                <w:noProof/>
                <w:webHidden/>
              </w:rPr>
              <w:fldChar w:fldCharType="separate"/>
            </w:r>
            <w:r>
              <w:rPr>
                <w:noProof/>
                <w:webHidden/>
              </w:rPr>
              <w:t>77</w:t>
            </w:r>
            <w:r>
              <w:rPr>
                <w:noProof/>
                <w:webHidden/>
              </w:rPr>
              <w:fldChar w:fldCharType="end"/>
            </w:r>
          </w:hyperlink>
        </w:p>
        <w:p w14:paraId="5B724BD0" w14:textId="712EA3A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2" w:history="1">
            <w:r w:rsidRPr="00483074">
              <w:rPr>
                <w:rStyle w:val="Hyperlink"/>
                <w:noProof/>
                <w:lang w:val="pt-BR"/>
              </w:rPr>
              <w:t>3.12.5 Diagrama de casos de uso</w:t>
            </w:r>
            <w:r>
              <w:rPr>
                <w:noProof/>
                <w:webHidden/>
              </w:rPr>
              <w:tab/>
            </w:r>
            <w:r>
              <w:rPr>
                <w:noProof/>
                <w:webHidden/>
              </w:rPr>
              <w:fldChar w:fldCharType="begin"/>
            </w:r>
            <w:r>
              <w:rPr>
                <w:noProof/>
                <w:webHidden/>
              </w:rPr>
              <w:instrText xml:space="preserve"> PAGEREF _Toc242567292 \h </w:instrText>
            </w:r>
            <w:r>
              <w:rPr>
                <w:noProof/>
                <w:webHidden/>
              </w:rPr>
            </w:r>
            <w:r>
              <w:rPr>
                <w:noProof/>
                <w:webHidden/>
              </w:rPr>
              <w:fldChar w:fldCharType="separate"/>
            </w:r>
            <w:r>
              <w:rPr>
                <w:noProof/>
                <w:webHidden/>
              </w:rPr>
              <w:t>79</w:t>
            </w:r>
            <w:r>
              <w:rPr>
                <w:noProof/>
                <w:webHidden/>
              </w:rPr>
              <w:fldChar w:fldCharType="end"/>
            </w:r>
          </w:hyperlink>
        </w:p>
        <w:p w14:paraId="4AD35197" w14:textId="24B2825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3" w:history="1">
            <w:r w:rsidRPr="00483074">
              <w:rPr>
                <w:rStyle w:val="Hyperlink"/>
                <w:noProof/>
                <w:lang w:val="pt-BR"/>
              </w:rPr>
              <w:t>3.12.6 Desenho da arquitetura do sistema</w:t>
            </w:r>
            <w:r>
              <w:rPr>
                <w:noProof/>
                <w:webHidden/>
              </w:rPr>
              <w:tab/>
            </w:r>
            <w:r>
              <w:rPr>
                <w:noProof/>
                <w:webHidden/>
              </w:rPr>
              <w:fldChar w:fldCharType="begin"/>
            </w:r>
            <w:r>
              <w:rPr>
                <w:noProof/>
                <w:webHidden/>
              </w:rPr>
              <w:instrText xml:space="preserve"> PAGEREF _Toc242567293 \h </w:instrText>
            </w:r>
            <w:r>
              <w:rPr>
                <w:noProof/>
                <w:webHidden/>
              </w:rPr>
            </w:r>
            <w:r>
              <w:rPr>
                <w:noProof/>
                <w:webHidden/>
              </w:rPr>
              <w:fldChar w:fldCharType="separate"/>
            </w:r>
            <w:r>
              <w:rPr>
                <w:noProof/>
                <w:webHidden/>
              </w:rPr>
              <w:t>80</w:t>
            </w:r>
            <w:r>
              <w:rPr>
                <w:noProof/>
                <w:webHidden/>
              </w:rPr>
              <w:fldChar w:fldCharType="end"/>
            </w:r>
          </w:hyperlink>
        </w:p>
        <w:p w14:paraId="27EDDE55" w14:textId="1132000D"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4" w:history="1">
            <w:r w:rsidRPr="00483074">
              <w:rPr>
                <w:rStyle w:val="Hyperlink"/>
                <w:noProof/>
                <w:lang w:val="pt-BR"/>
              </w:rPr>
              <w:t>3.12.6.1 Implantação em nuvem</w:t>
            </w:r>
            <w:r>
              <w:rPr>
                <w:noProof/>
                <w:webHidden/>
              </w:rPr>
              <w:tab/>
            </w:r>
            <w:r>
              <w:rPr>
                <w:noProof/>
                <w:webHidden/>
              </w:rPr>
              <w:fldChar w:fldCharType="begin"/>
            </w:r>
            <w:r>
              <w:rPr>
                <w:noProof/>
                <w:webHidden/>
              </w:rPr>
              <w:instrText xml:space="preserve"> PAGEREF _Toc242567294 \h </w:instrText>
            </w:r>
            <w:r>
              <w:rPr>
                <w:noProof/>
                <w:webHidden/>
              </w:rPr>
            </w:r>
            <w:r>
              <w:rPr>
                <w:noProof/>
                <w:webHidden/>
              </w:rPr>
              <w:fldChar w:fldCharType="separate"/>
            </w:r>
            <w:r>
              <w:rPr>
                <w:noProof/>
                <w:webHidden/>
              </w:rPr>
              <w:t>83</w:t>
            </w:r>
            <w:r>
              <w:rPr>
                <w:noProof/>
                <w:webHidden/>
              </w:rPr>
              <w:fldChar w:fldCharType="end"/>
            </w:r>
          </w:hyperlink>
        </w:p>
        <w:p w14:paraId="6B771980" w14:textId="0885EA99"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5" w:history="1">
            <w:r w:rsidRPr="00483074">
              <w:rPr>
                <w:rStyle w:val="Hyperlink"/>
                <w:noProof/>
                <w:lang w:val="pt-BR"/>
              </w:rPr>
              <w:t>3.12.6.2 Contratos das interfaces</w:t>
            </w:r>
            <w:r>
              <w:rPr>
                <w:noProof/>
                <w:webHidden/>
              </w:rPr>
              <w:tab/>
            </w:r>
            <w:r>
              <w:rPr>
                <w:noProof/>
                <w:webHidden/>
              </w:rPr>
              <w:fldChar w:fldCharType="begin"/>
            </w:r>
            <w:r>
              <w:rPr>
                <w:noProof/>
                <w:webHidden/>
              </w:rPr>
              <w:instrText xml:space="preserve"> PAGEREF _Toc242567295 \h </w:instrText>
            </w:r>
            <w:r>
              <w:rPr>
                <w:noProof/>
                <w:webHidden/>
              </w:rPr>
            </w:r>
            <w:r>
              <w:rPr>
                <w:noProof/>
                <w:webHidden/>
              </w:rPr>
              <w:fldChar w:fldCharType="separate"/>
            </w:r>
            <w:r>
              <w:rPr>
                <w:noProof/>
                <w:webHidden/>
              </w:rPr>
              <w:t>85</w:t>
            </w:r>
            <w:r>
              <w:rPr>
                <w:noProof/>
                <w:webHidden/>
              </w:rPr>
              <w:fldChar w:fldCharType="end"/>
            </w:r>
          </w:hyperlink>
        </w:p>
        <w:p w14:paraId="531A2D4C" w14:textId="642F5ABE"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6" w:history="1">
            <w:r w:rsidRPr="00483074">
              <w:rPr>
                <w:rStyle w:val="Hyperlink"/>
                <w:noProof/>
                <w:lang w:val="pt-BR"/>
              </w:rPr>
              <w:t>3.12.6.3 Percurso de uma decisão</w:t>
            </w:r>
            <w:r>
              <w:rPr>
                <w:noProof/>
                <w:webHidden/>
              </w:rPr>
              <w:tab/>
            </w:r>
            <w:r>
              <w:rPr>
                <w:noProof/>
                <w:webHidden/>
              </w:rPr>
              <w:fldChar w:fldCharType="begin"/>
            </w:r>
            <w:r>
              <w:rPr>
                <w:noProof/>
                <w:webHidden/>
              </w:rPr>
              <w:instrText xml:space="preserve"> PAGEREF _Toc242567296 \h </w:instrText>
            </w:r>
            <w:r>
              <w:rPr>
                <w:noProof/>
                <w:webHidden/>
              </w:rPr>
            </w:r>
            <w:r>
              <w:rPr>
                <w:noProof/>
                <w:webHidden/>
              </w:rPr>
              <w:fldChar w:fldCharType="separate"/>
            </w:r>
            <w:r>
              <w:rPr>
                <w:noProof/>
                <w:webHidden/>
              </w:rPr>
              <w:t>87</w:t>
            </w:r>
            <w:r>
              <w:rPr>
                <w:noProof/>
                <w:webHidden/>
              </w:rPr>
              <w:fldChar w:fldCharType="end"/>
            </w:r>
          </w:hyperlink>
        </w:p>
        <w:p w14:paraId="2E48A8BB" w14:textId="629D05B1" w:rsidR="00F96471" w:rsidRDefault="00F96471">
          <w:pPr>
            <w:pStyle w:val="TOC4"/>
            <w:tabs>
              <w:tab w:val="right" w:leader="dot" w:pos="9061"/>
            </w:tabs>
            <w:rPr>
              <w:rFonts w:asciiTheme="minorHAnsi" w:eastAsiaTheme="minorEastAsia" w:hAnsiTheme="minorHAnsi" w:cstheme="minorBidi"/>
              <w:noProof/>
              <w:color w:val="auto"/>
              <w:kern w:val="2"/>
              <w14:ligatures w14:val="standardContextual"/>
            </w:rPr>
          </w:pPr>
          <w:hyperlink w:anchor="_Toc242567297" w:history="1">
            <w:r w:rsidRPr="00483074">
              <w:rPr>
                <w:rStyle w:val="Hyperlink"/>
                <w:noProof/>
                <w:lang w:val="pt-BR"/>
              </w:rPr>
              <w:t>3.12.6.4 Arquitetura de referência para operação em escala</w:t>
            </w:r>
            <w:r>
              <w:rPr>
                <w:noProof/>
                <w:webHidden/>
              </w:rPr>
              <w:tab/>
            </w:r>
            <w:r>
              <w:rPr>
                <w:noProof/>
                <w:webHidden/>
              </w:rPr>
              <w:fldChar w:fldCharType="begin"/>
            </w:r>
            <w:r>
              <w:rPr>
                <w:noProof/>
                <w:webHidden/>
              </w:rPr>
              <w:instrText xml:space="preserve"> PAGEREF _Toc242567297 \h </w:instrText>
            </w:r>
            <w:r>
              <w:rPr>
                <w:noProof/>
                <w:webHidden/>
              </w:rPr>
            </w:r>
            <w:r>
              <w:rPr>
                <w:noProof/>
                <w:webHidden/>
              </w:rPr>
              <w:fldChar w:fldCharType="separate"/>
            </w:r>
            <w:r>
              <w:rPr>
                <w:noProof/>
                <w:webHidden/>
              </w:rPr>
              <w:t>92</w:t>
            </w:r>
            <w:r>
              <w:rPr>
                <w:noProof/>
                <w:webHidden/>
              </w:rPr>
              <w:fldChar w:fldCharType="end"/>
            </w:r>
          </w:hyperlink>
        </w:p>
        <w:p w14:paraId="347DEBE5" w14:textId="6A7F4B5D"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8" w:history="1">
            <w:r w:rsidRPr="00483074">
              <w:rPr>
                <w:rStyle w:val="Hyperlink"/>
                <w:noProof/>
                <w:lang w:val="pt-BR"/>
              </w:rPr>
              <w:t>3.12.7 Especificação dos casos de teste</w:t>
            </w:r>
            <w:r>
              <w:rPr>
                <w:noProof/>
                <w:webHidden/>
              </w:rPr>
              <w:tab/>
            </w:r>
            <w:r>
              <w:rPr>
                <w:noProof/>
                <w:webHidden/>
              </w:rPr>
              <w:fldChar w:fldCharType="begin"/>
            </w:r>
            <w:r>
              <w:rPr>
                <w:noProof/>
                <w:webHidden/>
              </w:rPr>
              <w:instrText xml:space="preserve"> PAGEREF _Toc242567298 \h </w:instrText>
            </w:r>
            <w:r>
              <w:rPr>
                <w:noProof/>
                <w:webHidden/>
              </w:rPr>
            </w:r>
            <w:r>
              <w:rPr>
                <w:noProof/>
                <w:webHidden/>
              </w:rPr>
              <w:fldChar w:fldCharType="separate"/>
            </w:r>
            <w:r>
              <w:rPr>
                <w:noProof/>
                <w:webHidden/>
              </w:rPr>
              <w:t>95</w:t>
            </w:r>
            <w:r>
              <w:rPr>
                <w:noProof/>
                <w:webHidden/>
              </w:rPr>
              <w:fldChar w:fldCharType="end"/>
            </w:r>
          </w:hyperlink>
        </w:p>
        <w:p w14:paraId="5DCF817D" w14:textId="7BE6E9B5"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299" w:history="1">
            <w:r w:rsidRPr="00483074">
              <w:rPr>
                <w:rStyle w:val="Hyperlink"/>
                <w:noProof/>
                <w:lang w:val="pt-BR"/>
              </w:rPr>
              <w:t>3.12.8 Cronograma de atividades</w:t>
            </w:r>
            <w:r>
              <w:rPr>
                <w:noProof/>
                <w:webHidden/>
              </w:rPr>
              <w:tab/>
            </w:r>
            <w:r>
              <w:rPr>
                <w:noProof/>
                <w:webHidden/>
              </w:rPr>
              <w:fldChar w:fldCharType="begin"/>
            </w:r>
            <w:r>
              <w:rPr>
                <w:noProof/>
                <w:webHidden/>
              </w:rPr>
              <w:instrText xml:space="preserve"> PAGEREF _Toc242567299 \h </w:instrText>
            </w:r>
            <w:r>
              <w:rPr>
                <w:noProof/>
                <w:webHidden/>
              </w:rPr>
            </w:r>
            <w:r>
              <w:rPr>
                <w:noProof/>
                <w:webHidden/>
              </w:rPr>
              <w:fldChar w:fldCharType="separate"/>
            </w:r>
            <w:r>
              <w:rPr>
                <w:noProof/>
                <w:webHidden/>
              </w:rPr>
              <w:t>98</w:t>
            </w:r>
            <w:r>
              <w:rPr>
                <w:noProof/>
                <w:webHidden/>
              </w:rPr>
              <w:fldChar w:fldCharType="end"/>
            </w:r>
          </w:hyperlink>
        </w:p>
        <w:p w14:paraId="7CA77551" w14:textId="0471D69F"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0" w:history="1">
            <w:r w:rsidRPr="00483074">
              <w:rPr>
                <w:rStyle w:val="Hyperlink"/>
                <w:noProof/>
                <w:lang w:val="pt-BR"/>
              </w:rPr>
              <w:t>3.12.9 Resultado da execução dos casos de teste</w:t>
            </w:r>
            <w:r>
              <w:rPr>
                <w:noProof/>
                <w:webHidden/>
              </w:rPr>
              <w:tab/>
            </w:r>
            <w:r>
              <w:rPr>
                <w:noProof/>
                <w:webHidden/>
              </w:rPr>
              <w:fldChar w:fldCharType="begin"/>
            </w:r>
            <w:r>
              <w:rPr>
                <w:noProof/>
                <w:webHidden/>
              </w:rPr>
              <w:instrText xml:space="preserve"> PAGEREF _Toc242567300 \h </w:instrText>
            </w:r>
            <w:r>
              <w:rPr>
                <w:noProof/>
                <w:webHidden/>
              </w:rPr>
            </w:r>
            <w:r>
              <w:rPr>
                <w:noProof/>
                <w:webHidden/>
              </w:rPr>
              <w:fldChar w:fldCharType="separate"/>
            </w:r>
            <w:r>
              <w:rPr>
                <w:noProof/>
                <w:webHidden/>
              </w:rPr>
              <w:t>98</w:t>
            </w:r>
            <w:r>
              <w:rPr>
                <w:noProof/>
                <w:webHidden/>
              </w:rPr>
              <w:fldChar w:fldCharType="end"/>
            </w:r>
          </w:hyperlink>
        </w:p>
        <w:p w14:paraId="3F4CAD9F" w14:textId="13C73DBA"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1" w:history="1">
            <w:r w:rsidRPr="00483074">
              <w:rPr>
                <w:rStyle w:val="Hyperlink"/>
                <w:noProof/>
                <w:lang w:val="pt-BR"/>
              </w:rPr>
              <w:t>3.13 Banco de dados</w:t>
            </w:r>
            <w:r>
              <w:rPr>
                <w:noProof/>
                <w:webHidden/>
              </w:rPr>
              <w:tab/>
            </w:r>
            <w:r>
              <w:rPr>
                <w:noProof/>
                <w:webHidden/>
              </w:rPr>
              <w:fldChar w:fldCharType="begin"/>
            </w:r>
            <w:r>
              <w:rPr>
                <w:noProof/>
                <w:webHidden/>
              </w:rPr>
              <w:instrText xml:space="preserve"> PAGEREF _Toc242567301 \h </w:instrText>
            </w:r>
            <w:r>
              <w:rPr>
                <w:noProof/>
                <w:webHidden/>
              </w:rPr>
            </w:r>
            <w:r>
              <w:rPr>
                <w:noProof/>
                <w:webHidden/>
              </w:rPr>
              <w:fldChar w:fldCharType="separate"/>
            </w:r>
            <w:r>
              <w:rPr>
                <w:noProof/>
                <w:webHidden/>
              </w:rPr>
              <w:t>99</w:t>
            </w:r>
            <w:r>
              <w:rPr>
                <w:noProof/>
                <w:webHidden/>
              </w:rPr>
              <w:fldChar w:fldCharType="end"/>
            </w:r>
          </w:hyperlink>
        </w:p>
        <w:p w14:paraId="7BAD76B6" w14:textId="2118C9E7"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2" w:history="1">
            <w:r w:rsidRPr="00483074">
              <w:rPr>
                <w:rStyle w:val="Hyperlink"/>
                <w:noProof/>
                <w:lang w:val="pt-BR"/>
              </w:rPr>
              <w:t>3.13.1 Modelo conceitual e justificativa da escolha</w:t>
            </w:r>
            <w:r>
              <w:rPr>
                <w:noProof/>
                <w:webHidden/>
              </w:rPr>
              <w:tab/>
            </w:r>
            <w:r>
              <w:rPr>
                <w:noProof/>
                <w:webHidden/>
              </w:rPr>
              <w:fldChar w:fldCharType="begin"/>
            </w:r>
            <w:r>
              <w:rPr>
                <w:noProof/>
                <w:webHidden/>
              </w:rPr>
              <w:instrText xml:space="preserve"> PAGEREF _Toc242567302 \h </w:instrText>
            </w:r>
            <w:r>
              <w:rPr>
                <w:noProof/>
                <w:webHidden/>
              </w:rPr>
            </w:r>
            <w:r>
              <w:rPr>
                <w:noProof/>
                <w:webHidden/>
              </w:rPr>
              <w:fldChar w:fldCharType="separate"/>
            </w:r>
            <w:r>
              <w:rPr>
                <w:noProof/>
                <w:webHidden/>
              </w:rPr>
              <w:t>99</w:t>
            </w:r>
            <w:r>
              <w:rPr>
                <w:noProof/>
                <w:webHidden/>
              </w:rPr>
              <w:fldChar w:fldCharType="end"/>
            </w:r>
          </w:hyperlink>
        </w:p>
        <w:p w14:paraId="48B02F09" w14:textId="463D980A"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3" w:history="1">
            <w:r w:rsidRPr="00483074">
              <w:rPr>
                <w:rStyle w:val="Hyperlink"/>
                <w:noProof/>
                <w:lang w:val="pt-BR"/>
              </w:rPr>
              <w:t>3.13.2 Modelo lógico: diagrama entidade-relacionamento</w:t>
            </w:r>
            <w:r>
              <w:rPr>
                <w:noProof/>
                <w:webHidden/>
              </w:rPr>
              <w:tab/>
            </w:r>
            <w:r>
              <w:rPr>
                <w:noProof/>
                <w:webHidden/>
              </w:rPr>
              <w:fldChar w:fldCharType="begin"/>
            </w:r>
            <w:r>
              <w:rPr>
                <w:noProof/>
                <w:webHidden/>
              </w:rPr>
              <w:instrText xml:space="preserve"> PAGEREF _Toc242567303 \h </w:instrText>
            </w:r>
            <w:r>
              <w:rPr>
                <w:noProof/>
                <w:webHidden/>
              </w:rPr>
            </w:r>
            <w:r>
              <w:rPr>
                <w:noProof/>
                <w:webHidden/>
              </w:rPr>
              <w:fldChar w:fldCharType="separate"/>
            </w:r>
            <w:r>
              <w:rPr>
                <w:noProof/>
                <w:webHidden/>
              </w:rPr>
              <w:t>102</w:t>
            </w:r>
            <w:r>
              <w:rPr>
                <w:noProof/>
                <w:webHidden/>
              </w:rPr>
              <w:fldChar w:fldCharType="end"/>
            </w:r>
          </w:hyperlink>
        </w:p>
        <w:p w14:paraId="2A093D1E" w14:textId="157C1F06" w:rsidR="00F96471" w:rsidRDefault="00F96471">
          <w:pPr>
            <w:pStyle w:val="TOC3"/>
            <w:tabs>
              <w:tab w:val="right" w:leader="dot" w:pos="9061"/>
            </w:tabs>
            <w:rPr>
              <w:rFonts w:asciiTheme="minorHAnsi" w:eastAsiaTheme="minorEastAsia" w:hAnsiTheme="minorHAnsi" w:cstheme="minorBidi"/>
              <w:noProof/>
              <w:color w:val="auto"/>
              <w:kern w:val="2"/>
              <w14:ligatures w14:val="standardContextual"/>
            </w:rPr>
          </w:pPr>
          <w:hyperlink w:anchor="_Toc242567304" w:history="1">
            <w:r w:rsidRPr="00483074">
              <w:rPr>
                <w:rStyle w:val="Hyperlink"/>
                <w:noProof/>
                <w:lang w:val="pt-BR"/>
              </w:rPr>
              <w:t>3.13.3 Modelo físico: tabelas, domínios e restrições</w:t>
            </w:r>
            <w:r>
              <w:rPr>
                <w:noProof/>
                <w:webHidden/>
              </w:rPr>
              <w:tab/>
            </w:r>
            <w:r>
              <w:rPr>
                <w:noProof/>
                <w:webHidden/>
              </w:rPr>
              <w:fldChar w:fldCharType="begin"/>
            </w:r>
            <w:r>
              <w:rPr>
                <w:noProof/>
                <w:webHidden/>
              </w:rPr>
              <w:instrText xml:space="preserve"> PAGEREF _Toc242567304 \h </w:instrText>
            </w:r>
            <w:r>
              <w:rPr>
                <w:noProof/>
                <w:webHidden/>
              </w:rPr>
            </w:r>
            <w:r>
              <w:rPr>
                <w:noProof/>
                <w:webHidden/>
              </w:rPr>
              <w:fldChar w:fldCharType="separate"/>
            </w:r>
            <w:r>
              <w:rPr>
                <w:noProof/>
                <w:webHidden/>
              </w:rPr>
              <w:t>104</w:t>
            </w:r>
            <w:r>
              <w:rPr>
                <w:noProof/>
                <w:webHidden/>
              </w:rPr>
              <w:fldChar w:fldCharType="end"/>
            </w:r>
          </w:hyperlink>
        </w:p>
        <w:p w14:paraId="3F7A815D" w14:textId="1779FB51"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05" w:history="1">
            <w:r w:rsidRPr="00483074">
              <w:rPr>
                <w:rStyle w:val="Hyperlink"/>
                <w:noProof/>
                <w:lang w:val="pt-BR"/>
              </w:rPr>
              <w:t>4 RESULTADOS</w:t>
            </w:r>
            <w:r>
              <w:rPr>
                <w:noProof/>
                <w:webHidden/>
              </w:rPr>
              <w:tab/>
            </w:r>
            <w:r>
              <w:rPr>
                <w:noProof/>
                <w:webHidden/>
              </w:rPr>
              <w:fldChar w:fldCharType="begin"/>
            </w:r>
            <w:r>
              <w:rPr>
                <w:noProof/>
                <w:webHidden/>
              </w:rPr>
              <w:instrText xml:space="preserve"> PAGEREF _Toc242567305 \h </w:instrText>
            </w:r>
            <w:r>
              <w:rPr>
                <w:noProof/>
                <w:webHidden/>
              </w:rPr>
            </w:r>
            <w:r>
              <w:rPr>
                <w:noProof/>
                <w:webHidden/>
              </w:rPr>
              <w:fldChar w:fldCharType="separate"/>
            </w:r>
            <w:r>
              <w:rPr>
                <w:noProof/>
                <w:webHidden/>
              </w:rPr>
              <w:t>107</w:t>
            </w:r>
            <w:r>
              <w:rPr>
                <w:noProof/>
                <w:webHidden/>
              </w:rPr>
              <w:fldChar w:fldCharType="end"/>
            </w:r>
          </w:hyperlink>
        </w:p>
        <w:p w14:paraId="59C1A1FA" w14:textId="663C1302"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6" w:history="1">
            <w:r w:rsidRPr="00483074">
              <w:rPr>
                <w:rStyle w:val="Hyperlink"/>
                <w:noProof/>
                <w:lang w:val="pt-BR"/>
              </w:rPr>
              <w:t>4.1 Camada de previsão</w:t>
            </w:r>
            <w:r>
              <w:rPr>
                <w:noProof/>
                <w:webHidden/>
              </w:rPr>
              <w:tab/>
            </w:r>
            <w:r>
              <w:rPr>
                <w:noProof/>
                <w:webHidden/>
              </w:rPr>
              <w:fldChar w:fldCharType="begin"/>
            </w:r>
            <w:r>
              <w:rPr>
                <w:noProof/>
                <w:webHidden/>
              </w:rPr>
              <w:instrText xml:space="preserve"> PAGEREF _Toc242567306 \h </w:instrText>
            </w:r>
            <w:r>
              <w:rPr>
                <w:noProof/>
                <w:webHidden/>
              </w:rPr>
            </w:r>
            <w:r>
              <w:rPr>
                <w:noProof/>
                <w:webHidden/>
              </w:rPr>
              <w:fldChar w:fldCharType="separate"/>
            </w:r>
            <w:r>
              <w:rPr>
                <w:noProof/>
                <w:webHidden/>
              </w:rPr>
              <w:t>107</w:t>
            </w:r>
            <w:r>
              <w:rPr>
                <w:noProof/>
                <w:webHidden/>
              </w:rPr>
              <w:fldChar w:fldCharType="end"/>
            </w:r>
          </w:hyperlink>
        </w:p>
        <w:p w14:paraId="746FE1D0" w14:textId="32D2B66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7" w:history="1">
            <w:r w:rsidRPr="00483074">
              <w:rPr>
                <w:rStyle w:val="Hyperlink"/>
                <w:noProof/>
                <w:lang w:val="pt-BR"/>
              </w:rPr>
              <w:t>4.2 Invariante de segurança</w:t>
            </w:r>
            <w:r>
              <w:rPr>
                <w:noProof/>
                <w:webHidden/>
              </w:rPr>
              <w:tab/>
            </w:r>
            <w:r>
              <w:rPr>
                <w:noProof/>
                <w:webHidden/>
              </w:rPr>
              <w:fldChar w:fldCharType="begin"/>
            </w:r>
            <w:r>
              <w:rPr>
                <w:noProof/>
                <w:webHidden/>
              </w:rPr>
              <w:instrText xml:space="preserve"> PAGEREF _Toc242567307 \h </w:instrText>
            </w:r>
            <w:r>
              <w:rPr>
                <w:noProof/>
                <w:webHidden/>
              </w:rPr>
            </w:r>
            <w:r>
              <w:rPr>
                <w:noProof/>
                <w:webHidden/>
              </w:rPr>
              <w:fldChar w:fldCharType="separate"/>
            </w:r>
            <w:r>
              <w:rPr>
                <w:noProof/>
                <w:webHidden/>
              </w:rPr>
              <w:t>108</w:t>
            </w:r>
            <w:r>
              <w:rPr>
                <w:noProof/>
                <w:webHidden/>
              </w:rPr>
              <w:fldChar w:fldCharType="end"/>
            </w:r>
          </w:hyperlink>
        </w:p>
        <w:p w14:paraId="0336DB48" w14:textId="68F9810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8" w:history="1">
            <w:r w:rsidRPr="00483074">
              <w:rPr>
                <w:rStyle w:val="Hyperlink"/>
                <w:noProof/>
                <w:lang w:val="pt-BR"/>
              </w:rPr>
              <w:t>4.3 Latência do percurso e funções de diagnóstico</w:t>
            </w:r>
            <w:r>
              <w:rPr>
                <w:noProof/>
                <w:webHidden/>
              </w:rPr>
              <w:tab/>
            </w:r>
            <w:r>
              <w:rPr>
                <w:noProof/>
                <w:webHidden/>
              </w:rPr>
              <w:fldChar w:fldCharType="begin"/>
            </w:r>
            <w:r>
              <w:rPr>
                <w:noProof/>
                <w:webHidden/>
              </w:rPr>
              <w:instrText xml:space="preserve"> PAGEREF _Toc242567308 \h </w:instrText>
            </w:r>
            <w:r>
              <w:rPr>
                <w:noProof/>
                <w:webHidden/>
              </w:rPr>
            </w:r>
            <w:r>
              <w:rPr>
                <w:noProof/>
                <w:webHidden/>
              </w:rPr>
              <w:fldChar w:fldCharType="separate"/>
            </w:r>
            <w:r>
              <w:rPr>
                <w:noProof/>
                <w:webHidden/>
              </w:rPr>
              <w:t>108</w:t>
            </w:r>
            <w:r>
              <w:rPr>
                <w:noProof/>
                <w:webHidden/>
              </w:rPr>
              <w:fldChar w:fldCharType="end"/>
            </w:r>
          </w:hyperlink>
        </w:p>
        <w:p w14:paraId="6A87103A" w14:textId="6BB7DF4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09" w:history="1">
            <w:r w:rsidRPr="00483074">
              <w:rPr>
                <w:rStyle w:val="Hyperlink"/>
                <w:noProof/>
                <w:lang w:val="pt-BR"/>
              </w:rPr>
              <w:t>4.4 Concordância com o envelope esperado e especificação da interface</w:t>
            </w:r>
            <w:r>
              <w:rPr>
                <w:noProof/>
                <w:webHidden/>
              </w:rPr>
              <w:tab/>
            </w:r>
            <w:r>
              <w:rPr>
                <w:noProof/>
                <w:webHidden/>
              </w:rPr>
              <w:fldChar w:fldCharType="begin"/>
            </w:r>
            <w:r>
              <w:rPr>
                <w:noProof/>
                <w:webHidden/>
              </w:rPr>
              <w:instrText xml:space="preserve"> PAGEREF _Toc242567309 \h </w:instrText>
            </w:r>
            <w:r>
              <w:rPr>
                <w:noProof/>
                <w:webHidden/>
              </w:rPr>
            </w:r>
            <w:r>
              <w:rPr>
                <w:noProof/>
                <w:webHidden/>
              </w:rPr>
              <w:fldChar w:fldCharType="separate"/>
            </w:r>
            <w:r>
              <w:rPr>
                <w:noProof/>
                <w:webHidden/>
              </w:rPr>
              <w:t>109</w:t>
            </w:r>
            <w:r>
              <w:rPr>
                <w:noProof/>
                <w:webHidden/>
              </w:rPr>
              <w:fldChar w:fldCharType="end"/>
            </w:r>
          </w:hyperlink>
        </w:p>
        <w:p w14:paraId="5A866E51" w14:textId="28753C63"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0" w:history="1">
            <w:r w:rsidRPr="00483074">
              <w:rPr>
                <w:rStyle w:val="Hyperlink"/>
                <w:noProof/>
                <w:lang w:val="pt-BR"/>
              </w:rPr>
              <w:t>4.5 Estimativa de consumo de energia</w:t>
            </w:r>
            <w:r>
              <w:rPr>
                <w:noProof/>
                <w:webHidden/>
              </w:rPr>
              <w:tab/>
            </w:r>
            <w:r>
              <w:rPr>
                <w:noProof/>
                <w:webHidden/>
              </w:rPr>
              <w:fldChar w:fldCharType="begin"/>
            </w:r>
            <w:r>
              <w:rPr>
                <w:noProof/>
                <w:webHidden/>
              </w:rPr>
              <w:instrText xml:space="preserve"> PAGEREF _Toc242567310 \h </w:instrText>
            </w:r>
            <w:r>
              <w:rPr>
                <w:noProof/>
                <w:webHidden/>
              </w:rPr>
            </w:r>
            <w:r>
              <w:rPr>
                <w:noProof/>
                <w:webHidden/>
              </w:rPr>
              <w:fldChar w:fldCharType="separate"/>
            </w:r>
            <w:r>
              <w:rPr>
                <w:noProof/>
                <w:webHidden/>
              </w:rPr>
              <w:t>111</w:t>
            </w:r>
            <w:r>
              <w:rPr>
                <w:noProof/>
                <w:webHidden/>
              </w:rPr>
              <w:fldChar w:fldCharType="end"/>
            </w:r>
          </w:hyperlink>
        </w:p>
        <w:p w14:paraId="724303D2" w14:textId="25C2FD0D"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1" w:history="1">
            <w:r w:rsidRPr="00483074">
              <w:rPr>
                <w:rStyle w:val="Hyperlink"/>
                <w:noProof/>
                <w:lang w:val="pt-BR"/>
              </w:rPr>
              <w:t>4.6 Avaliação dos componentes de inteligência artificial</w:t>
            </w:r>
            <w:r>
              <w:rPr>
                <w:noProof/>
                <w:webHidden/>
              </w:rPr>
              <w:tab/>
            </w:r>
            <w:r>
              <w:rPr>
                <w:noProof/>
                <w:webHidden/>
              </w:rPr>
              <w:fldChar w:fldCharType="begin"/>
            </w:r>
            <w:r>
              <w:rPr>
                <w:noProof/>
                <w:webHidden/>
              </w:rPr>
              <w:instrText xml:space="preserve"> PAGEREF _Toc242567311 \h </w:instrText>
            </w:r>
            <w:r>
              <w:rPr>
                <w:noProof/>
                <w:webHidden/>
              </w:rPr>
            </w:r>
            <w:r>
              <w:rPr>
                <w:noProof/>
                <w:webHidden/>
              </w:rPr>
              <w:fldChar w:fldCharType="separate"/>
            </w:r>
            <w:r>
              <w:rPr>
                <w:noProof/>
                <w:webHidden/>
              </w:rPr>
              <w:t>112</w:t>
            </w:r>
            <w:r>
              <w:rPr>
                <w:noProof/>
                <w:webHidden/>
              </w:rPr>
              <w:fldChar w:fldCharType="end"/>
            </w:r>
          </w:hyperlink>
        </w:p>
        <w:p w14:paraId="0FF68CCC" w14:textId="7F5E8A7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2" w:history="1">
            <w:r w:rsidRPr="00483074">
              <w:rPr>
                <w:rStyle w:val="Hyperlink"/>
                <w:noProof/>
                <w:lang w:val="pt-BR"/>
              </w:rPr>
              <w:t>5 ANÁLISE DOS RESULTADOS</w:t>
            </w:r>
            <w:r>
              <w:rPr>
                <w:noProof/>
                <w:webHidden/>
              </w:rPr>
              <w:tab/>
            </w:r>
            <w:r>
              <w:rPr>
                <w:noProof/>
                <w:webHidden/>
              </w:rPr>
              <w:fldChar w:fldCharType="begin"/>
            </w:r>
            <w:r>
              <w:rPr>
                <w:noProof/>
                <w:webHidden/>
              </w:rPr>
              <w:instrText xml:space="preserve"> PAGEREF _Toc242567312 \h </w:instrText>
            </w:r>
            <w:r>
              <w:rPr>
                <w:noProof/>
                <w:webHidden/>
              </w:rPr>
            </w:r>
            <w:r>
              <w:rPr>
                <w:noProof/>
                <w:webHidden/>
              </w:rPr>
              <w:fldChar w:fldCharType="separate"/>
            </w:r>
            <w:r>
              <w:rPr>
                <w:noProof/>
                <w:webHidden/>
              </w:rPr>
              <w:t>116</w:t>
            </w:r>
            <w:r>
              <w:rPr>
                <w:noProof/>
                <w:webHidden/>
              </w:rPr>
              <w:fldChar w:fldCharType="end"/>
            </w:r>
          </w:hyperlink>
        </w:p>
        <w:p w14:paraId="00842B2E" w14:textId="56E6D216"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3" w:history="1">
            <w:r w:rsidRPr="00483074">
              <w:rPr>
                <w:rStyle w:val="Hyperlink"/>
                <w:noProof/>
                <w:lang w:val="pt-BR"/>
              </w:rPr>
              <w:t>5.1 Avaliação das hipóteses</w:t>
            </w:r>
            <w:r>
              <w:rPr>
                <w:noProof/>
                <w:webHidden/>
              </w:rPr>
              <w:tab/>
            </w:r>
            <w:r>
              <w:rPr>
                <w:noProof/>
                <w:webHidden/>
              </w:rPr>
              <w:fldChar w:fldCharType="begin"/>
            </w:r>
            <w:r>
              <w:rPr>
                <w:noProof/>
                <w:webHidden/>
              </w:rPr>
              <w:instrText xml:space="preserve"> PAGEREF _Toc242567313 \h </w:instrText>
            </w:r>
            <w:r>
              <w:rPr>
                <w:noProof/>
                <w:webHidden/>
              </w:rPr>
            </w:r>
            <w:r>
              <w:rPr>
                <w:noProof/>
                <w:webHidden/>
              </w:rPr>
              <w:fldChar w:fldCharType="separate"/>
            </w:r>
            <w:r>
              <w:rPr>
                <w:noProof/>
                <w:webHidden/>
              </w:rPr>
              <w:t>116</w:t>
            </w:r>
            <w:r>
              <w:rPr>
                <w:noProof/>
                <w:webHidden/>
              </w:rPr>
              <w:fldChar w:fldCharType="end"/>
            </w:r>
          </w:hyperlink>
        </w:p>
        <w:p w14:paraId="6979389C" w14:textId="2A8790A0"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4" w:history="1">
            <w:r w:rsidRPr="00483074">
              <w:rPr>
                <w:rStyle w:val="Hyperlink"/>
                <w:noProof/>
                <w:lang w:val="pt-BR"/>
              </w:rPr>
              <w:t>5.2 Discussão dos resultados e comparação com a literatura</w:t>
            </w:r>
            <w:r>
              <w:rPr>
                <w:noProof/>
                <w:webHidden/>
              </w:rPr>
              <w:tab/>
            </w:r>
            <w:r>
              <w:rPr>
                <w:noProof/>
                <w:webHidden/>
              </w:rPr>
              <w:fldChar w:fldCharType="begin"/>
            </w:r>
            <w:r>
              <w:rPr>
                <w:noProof/>
                <w:webHidden/>
              </w:rPr>
              <w:instrText xml:space="preserve"> PAGEREF _Toc242567314 \h </w:instrText>
            </w:r>
            <w:r>
              <w:rPr>
                <w:noProof/>
                <w:webHidden/>
              </w:rPr>
            </w:r>
            <w:r>
              <w:rPr>
                <w:noProof/>
                <w:webHidden/>
              </w:rPr>
              <w:fldChar w:fldCharType="separate"/>
            </w:r>
            <w:r>
              <w:rPr>
                <w:noProof/>
                <w:webHidden/>
              </w:rPr>
              <w:t>116</w:t>
            </w:r>
            <w:r>
              <w:rPr>
                <w:noProof/>
                <w:webHidden/>
              </w:rPr>
              <w:fldChar w:fldCharType="end"/>
            </w:r>
          </w:hyperlink>
        </w:p>
        <w:p w14:paraId="6A7D9BA7" w14:textId="57FDD3E7"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5" w:history="1">
            <w:r w:rsidRPr="00483074">
              <w:rPr>
                <w:rStyle w:val="Hyperlink"/>
                <w:noProof/>
                <w:lang w:val="pt-BR"/>
              </w:rPr>
              <w:t>5.3 Exatidão, confiabilidade e limitações</w:t>
            </w:r>
            <w:r>
              <w:rPr>
                <w:noProof/>
                <w:webHidden/>
              </w:rPr>
              <w:tab/>
            </w:r>
            <w:r>
              <w:rPr>
                <w:noProof/>
                <w:webHidden/>
              </w:rPr>
              <w:fldChar w:fldCharType="begin"/>
            </w:r>
            <w:r>
              <w:rPr>
                <w:noProof/>
                <w:webHidden/>
              </w:rPr>
              <w:instrText xml:space="preserve"> PAGEREF _Toc242567315 \h </w:instrText>
            </w:r>
            <w:r>
              <w:rPr>
                <w:noProof/>
                <w:webHidden/>
              </w:rPr>
            </w:r>
            <w:r>
              <w:rPr>
                <w:noProof/>
                <w:webHidden/>
              </w:rPr>
              <w:fldChar w:fldCharType="separate"/>
            </w:r>
            <w:r>
              <w:rPr>
                <w:noProof/>
                <w:webHidden/>
              </w:rPr>
              <w:t>118</w:t>
            </w:r>
            <w:r>
              <w:rPr>
                <w:noProof/>
                <w:webHidden/>
              </w:rPr>
              <w:fldChar w:fldCharType="end"/>
            </w:r>
          </w:hyperlink>
        </w:p>
        <w:p w14:paraId="6FC938F2" w14:textId="7065BBA9"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6" w:history="1">
            <w:r w:rsidRPr="00483074">
              <w:rPr>
                <w:rStyle w:val="Hyperlink"/>
                <w:noProof/>
                <w:lang w:val="pt-BR"/>
              </w:rPr>
              <w:t>5.4 Implicações dos resultados</w:t>
            </w:r>
            <w:r>
              <w:rPr>
                <w:noProof/>
                <w:webHidden/>
              </w:rPr>
              <w:tab/>
            </w:r>
            <w:r>
              <w:rPr>
                <w:noProof/>
                <w:webHidden/>
              </w:rPr>
              <w:fldChar w:fldCharType="begin"/>
            </w:r>
            <w:r>
              <w:rPr>
                <w:noProof/>
                <w:webHidden/>
              </w:rPr>
              <w:instrText xml:space="preserve"> PAGEREF _Toc242567316 \h </w:instrText>
            </w:r>
            <w:r>
              <w:rPr>
                <w:noProof/>
                <w:webHidden/>
              </w:rPr>
            </w:r>
            <w:r>
              <w:rPr>
                <w:noProof/>
                <w:webHidden/>
              </w:rPr>
              <w:fldChar w:fldCharType="separate"/>
            </w:r>
            <w:r>
              <w:rPr>
                <w:noProof/>
                <w:webHidden/>
              </w:rPr>
              <w:t>124</w:t>
            </w:r>
            <w:r>
              <w:rPr>
                <w:noProof/>
                <w:webHidden/>
              </w:rPr>
              <w:fldChar w:fldCharType="end"/>
            </w:r>
          </w:hyperlink>
        </w:p>
        <w:p w14:paraId="159A8F9B" w14:textId="08117C2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7" w:history="1">
            <w:r w:rsidRPr="00483074">
              <w:rPr>
                <w:rStyle w:val="Hyperlink"/>
                <w:noProof/>
                <w:lang w:val="pt-BR"/>
              </w:rPr>
              <w:t>6 CONCLUSÕES</w:t>
            </w:r>
            <w:r>
              <w:rPr>
                <w:noProof/>
                <w:webHidden/>
              </w:rPr>
              <w:tab/>
            </w:r>
            <w:r>
              <w:rPr>
                <w:noProof/>
                <w:webHidden/>
              </w:rPr>
              <w:fldChar w:fldCharType="begin"/>
            </w:r>
            <w:r>
              <w:rPr>
                <w:noProof/>
                <w:webHidden/>
              </w:rPr>
              <w:instrText xml:space="preserve"> PAGEREF _Toc242567317 \h </w:instrText>
            </w:r>
            <w:r>
              <w:rPr>
                <w:noProof/>
                <w:webHidden/>
              </w:rPr>
            </w:r>
            <w:r>
              <w:rPr>
                <w:noProof/>
                <w:webHidden/>
              </w:rPr>
              <w:fldChar w:fldCharType="separate"/>
            </w:r>
            <w:r>
              <w:rPr>
                <w:noProof/>
                <w:webHidden/>
              </w:rPr>
              <w:t>126</w:t>
            </w:r>
            <w:r>
              <w:rPr>
                <w:noProof/>
                <w:webHidden/>
              </w:rPr>
              <w:fldChar w:fldCharType="end"/>
            </w:r>
          </w:hyperlink>
        </w:p>
        <w:p w14:paraId="6583F22A" w14:textId="19599605" w:rsidR="00F96471" w:rsidRDefault="00F96471">
          <w:pPr>
            <w:pStyle w:val="TOC2"/>
            <w:tabs>
              <w:tab w:val="right" w:leader="dot" w:pos="9061"/>
            </w:tabs>
            <w:rPr>
              <w:rFonts w:asciiTheme="minorHAnsi" w:eastAsiaTheme="minorEastAsia" w:hAnsiTheme="minorHAnsi" w:cstheme="minorBidi"/>
              <w:noProof/>
              <w:color w:val="auto"/>
              <w:kern w:val="2"/>
              <w14:ligatures w14:val="standardContextual"/>
            </w:rPr>
          </w:pPr>
          <w:hyperlink w:anchor="_Toc242567318" w:history="1">
            <w:r w:rsidRPr="00483074">
              <w:rPr>
                <w:rStyle w:val="Hyperlink"/>
                <w:noProof/>
                <w:lang w:val="pt-BR"/>
              </w:rPr>
              <w:t>6.1 Recomendações</w:t>
            </w:r>
            <w:r>
              <w:rPr>
                <w:noProof/>
                <w:webHidden/>
              </w:rPr>
              <w:tab/>
            </w:r>
            <w:r>
              <w:rPr>
                <w:noProof/>
                <w:webHidden/>
              </w:rPr>
              <w:fldChar w:fldCharType="begin"/>
            </w:r>
            <w:r>
              <w:rPr>
                <w:noProof/>
                <w:webHidden/>
              </w:rPr>
              <w:instrText xml:space="preserve"> PAGEREF _Toc242567318 \h </w:instrText>
            </w:r>
            <w:r>
              <w:rPr>
                <w:noProof/>
                <w:webHidden/>
              </w:rPr>
            </w:r>
            <w:r>
              <w:rPr>
                <w:noProof/>
                <w:webHidden/>
              </w:rPr>
              <w:fldChar w:fldCharType="separate"/>
            </w:r>
            <w:r>
              <w:rPr>
                <w:noProof/>
                <w:webHidden/>
              </w:rPr>
              <w:t>126</w:t>
            </w:r>
            <w:r>
              <w:rPr>
                <w:noProof/>
                <w:webHidden/>
              </w:rPr>
              <w:fldChar w:fldCharType="end"/>
            </w:r>
          </w:hyperlink>
        </w:p>
        <w:p w14:paraId="11EE32B1" w14:textId="66F01013"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19" w:history="1">
            <w:r w:rsidRPr="00483074">
              <w:rPr>
                <w:rStyle w:val="Hyperlink"/>
                <w:noProof/>
                <w:lang w:val="pt-BR"/>
              </w:rPr>
              <w:t>REFERÊNCIAS</w:t>
            </w:r>
            <w:r>
              <w:rPr>
                <w:noProof/>
                <w:webHidden/>
              </w:rPr>
              <w:tab/>
            </w:r>
            <w:r>
              <w:rPr>
                <w:noProof/>
                <w:webHidden/>
              </w:rPr>
              <w:fldChar w:fldCharType="begin"/>
            </w:r>
            <w:r>
              <w:rPr>
                <w:noProof/>
                <w:webHidden/>
              </w:rPr>
              <w:instrText xml:space="preserve"> PAGEREF _Toc242567319 \h </w:instrText>
            </w:r>
            <w:r>
              <w:rPr>
                <w:noProof/>
                <w:webHidden/>
              </w:rPr>
            </w:r>
            <w:r>
              <w:rPr>
                <w:noProof/>
                <w:webHidden/>
              </w:rPr>
              <w:fldChar w:fldCharType="separate"/>
            </w:r>
            <w:r>
              <w:rPr>
                <w:noProof/>
                <w:webHidden/>
              </w:rPr>
              <w:t>129</w:t>
            </w:r>
            <w:r>
              <w:rPr>
                <w:noProof/>
                <w:webHidden/>
              </w:rPr>
              <w:fldChar w:fldCharType="end"/>
            </w:r>
          </w:hyperlink>
        </w:p>
        <w:p w14:paraId="7A1B6652" w14:textId="45DFBECE"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0" w:history="1">
            <w:r w:rsidRPr="00483074">
              <w:rPr>
                <w:rStyle w:val="Hyperlink"/>
                <w:noProof/>
                <w:lang w:val="pt-BR"/>
              </w:rPr>
              <w:t>BIBLIOGRAFIA CONSULTADA</w:t>
            </w:r>
            <w:r>
              <w:rPr>
                <w:noProof/>
                <w:webHidden/>
              </w:rPr>
              <w:tab/>
            </w:r>
            <w:r>
              <w:rPr>
                <w:noProof/>
                <w:webHidden/>
              </w:rPr>
              <w:fldChar w:fldCharType="begin"/>
            </w:r>
            <w:r>
              <w:rPr>
                <w:noProof/>
                <w:webHidden/>
              </w:rPr>
              <w:instrText xml:space="preserve"> PAGEREF _Toc242567320 \h </w:instrText>
            </w:r>
            <w:r>
              <w:rPr>
                <w:noProof/>
                <w:webHidden/>
              </w:rPr>
            </w:r>
            <w:r>
              <w:rPr>
                <w:noProof/>
                <w:webHidden/>
              </w:rPr>
              <w:fldChar w:fldCharType="separate"/>
            </w:r>
            <w:r>
              <w:rPr>
                <w:noProof/>
                <w:webHidden/>
              </w:rPr>
              <w:t>135</w:t>
            </w:r>
            <w:r>
              <w:rPr>
                <w:noProof/>
                <w:webHidden/>
              </w:rPr>
              <w:fldChar w:fldCharType="end"/>
            </w:r>
          </w:hyperlink>
        </w:p>
        <w:p w14:paraId="08315692" w14:textId="427F04B9"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1" w:history="1">
            <w:r w:rsidRPr="00483074">
              <w:rPr>
                <w:rStyle w:val="Hyperlink"/>
                <w:noProof/>
                <w:lang w:val="pt-BR"/>
              </w:rPr>
              <w:t>APÊNDICE A — DECLARAÇÃO DE USO DE FERRAMENTAS DE INTELIGÊNCIA ARTIFICIAL GENERATIVA</w:t>
            </w:r>
            <w:r>
              <w:rPr>
                <w:noProof/>
                <w:webHidden/>
              </w:rPr>
              <w:tab/>
            </w:r>
            <w:r>
              <w:rPr>
                <w:noProof/>
                <w:webHidden/>
              </w:rPr>
              <w:fldChar w:fldCharType="begin"/>
            </w:r>
            <w:r>
              <w:rPr>
                <w:noProof/>
                <w:webHidden/>
              </w:rPr>
              <w:instrText xml:space="preserve"> PAGEREF _Toc242567321 \h </w:instrText>
            </w:r>
            <w:r>
              <w:rPr>
                <w:noProof/>
                <w:webHidden/>
              </w:rPr>
            </w:r>
            <w:r>
              <w:rPr>
                <w:noProof/>
                <w:webHidden/>
              </w:rPr>
              <w:fldChar w:fldCharType="separate"/>
            </w:r>
            <w:r>
              <w:rPr>
                <w:noProof/>
                <w:webHidden/>
              </w:rPr>
              <w:t>136</w:t>
            </w:r>
            <w:r>
              <w:rPr>
                <w:noProof/>
                <w:webHidden/>
              </w:rPr>
              <w:fldChar w:fldCharType="end"/>
            </w:r>
          </w:hyperlink>
        </w:p>
        <w:p w14:paraId="67D2DF66" w14:textId="74C81A7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2" w:history="1">
            <w:r w:rsidRPr="00483074">
              <w:rPr>
                <w:rStyle w:val="Hyperlink"/>
                <w:noProof/>
                <w:lang w:val="pt-BR"/>
              </w:rPr>
              <w:t>APÊNDICE B — REPRODUTIBILIDADE DOS RESULTADOS</w:t>
            </w:r>
            <w:r>
              <w:rPr>
                <w:noProof/>
                <w:webHidden/>
              </w:rPr>
              <w:tab/>
            </w:r>
            <w:r>
              <w:rPr>
                <w:noProof/>
                <w:webHidden/>
              </w:rPr>
              <w:fldChar w:fldCharType="begin"/>
            </w:r>
            <w:r>
              <w:rPr>
                <w:noProof/>
                <w:webHidden/>
              </w:rPr>
              <w:instrText xml:space="preserve"> PAGEREF _Toc242567322 \h </w:instrText>
            </w:r>
            <w:r>
              <w:rPr>
                <w:noProof/>
                <w:webHidden/>
              </w:rPr>
            </w:r>
            <w:r>
              <w:rPr>
                <w:noProof/>
                <w:webHidden/>
              </w:rPr>
              <w:fldChar w:fldCharType="separate"/>
            </w:r>
            <w:r>
              <w:rPr>
                <w:noProof/>
                <w:webHidden/>
              </w:rPr>
              <w:t>142</w:t>
            </w:r>
            <w:r>
              <w:rPr>
                <w:noProof/>
                <w:webHidden/>
              </w:rPr>
              <w:fldChar w:fldCharType="end"/>
            </w:r>
          </w:hyperlink>
        </w:p>
        <w:p w14:paraId="1FD14D62" w14:textId="7ACD739C"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3" w:history="1">
            <w:r w:rsidRPr="00483074">
              <w:rPr>
                <w:rStyle w:val="Hyperlink"/>
                <w:noProof/>
                <w:lang w:val="pt-BR"/>
              </w:rPr>
              <w:t>APÊNDICE C — REGISTRO FOTOGRÁFICO DO NÓ DE BANCADA</w:t>
            </w:r>
            <w:r>
              <w:rPr>
                <w:noProof/>
                <w:webHidden/>
              </w:rPr>
              <w:tab/>
            </w:r>
            <w:r>
              <w:rPr>
                <w:noProof/>
                <w:webHidden/>
              </w:rPr>
              <w:fldChar w:fldCharType="begin"/>
            </w:r>
            <w:r>
              <w:rPr>
                <w:noProof/>
                <w:webHidden/>
              </w:rPr>
              <w:instrText xml:space="preserve"> PAGEREF _Toc242567323 \h </w:instrText>
            </w:r>
            <w:r>
              <w:rPr>
                <w:noProof/>
                <w:webHidden/>
              </w:rPr>
            </w:r>
            <w:r>
              <w:rPr>
                <w:noProof/>
                <w:webHidden/>
              </w:rPr>
              <w:fldChar w:fldCharType="separate"/>
            </w:r>
            <w:r>
              <w:rPr>
                <w:noProof/>
                <w:webHidden/>
              </w:rPr>
              <w:t>145</w:t>
            </w:r>
            <w:r>
              <w:rPr>
                <w:noProof/>
                <w:webHidden/>
              </w:rPr>
              <w:fldChar w:fldCharType="end"/>
            </w:r>
          </w:hyperlink>
        </w:p>
        <w:p w14:paraId="3B926FB6" w14:textId="4057D6AD" w:rsidR="00F96471" w:rsidRDefault="00F96471">
          <w:pPr>
            <w:pStyle w:val="TOC1"/>
            <w:tabs>
              <w:tab w:val="right" w:leader="dot" w:pos="9061"/>
            </w:tabs>
            <w:rPr>
              <w:rFonts w:asciiTheme="minorHAnsi" w:eastAsiaTheme="minorEastAsia" w:hAnsiTheme="minorHAnsi" w:cstheme="minorBidi"/>
              <w:b w:val="0"/>
              <w:bCs w:val="0"/>
              <w:noProof/>
              <w:color w:val="auto"/>
              <w:kern w:val="2"/>
              <w14:ligatures w14:val="standardContextual"/>
            </w:rPr>
          </w:pPr>
          <w:hyperlink w:anchor="_Toc242567324" w:history="1">
            <w:r w:rsidRPr="00483074">
              <w:rPr>
                <w:rStyle w:val="Hyperlink"/>
                <w:noProof/>
                <w:lang w:val="pt-BR"/>
              </w:rPr>
              <w:t>APÊNDICE D — ESTIMATIVA DE CUSTO DA ARQUITETURA DE REFERÊNCIA</w:t>
            </w:r>
            <w:r>
              <w:rPr>
                <w:noProof/>
                <w:webHidden/>
              </w:rPr>
              <w:tab/>
            </w:r>
            <w:r>
              <w:rPr>
                <w:noProof/>
                <w:webHidden/>
              </w:rPr>
              <w:fldChar w:fldCharType="begin"/>
            </w:r>
            <w:r>
              <w:rPr>
                <w:noProof/>
                <w:webHidden/>
              </w:rPr>
              <w:instrText xml:space="preserve"> PAGEREF _Toc242567324 \h </w:instrText>
            </w:r>
            <w:r>
              <w:rPr>
                <w:noProof/>
                <w:webHidden/>
              </w:rPr>
            </w:r>
            <w:r>
              <w:rPr>
                <w:noProof/>
                <w:webHidden/>
              </w:rPr>
              <w:fldChar w:fldCharType="separate"/>
            </w:r>
            <w:r>
              <w:rPr>
                <w:noProof/>
                <w:webHidden/>
              </w:rPr>
              <w:t>146</w:t>
            </w:r>
            <w:r>
              <w:rPr>
                <w:noProof/>
                <w:webHidden/>
              </w:rPr>
              <w:fldChar w:fldCharType="end"/>
            </w:r>
          </w:hyperlink>
        </w:p>
        <w:p w14:paraId="1AAF9683" w14:textId="7BD45B0D" w:rsidR="00E01C3A" w:rsidRDefault="00CC3326">
          <w:r>
            <w:fldChar w:fldCharType="end"/>
          </w:r>
        </w:p>
      </w:sdtContent>
    </w:sdt>
    <w:p w14:paraId="5D2DD4CA" w14:textId="77777777" w:rsidR="000F5B8B" w:rsidRPr="000F5B8B" w:rsidRDefault="000F5B8B">
      <w:pPr>
        <w:rPr>
          <w:lang w:val="pt-BR"/>
        </w:rPr>
        <w:sectPr w:rsidR="000F5B8B" w:rsidRPr="000F5B8B">
          <w:pgSz w:w="11906" w:h="16838"/>
          <w:pgMar w:top="1701" w:right="1134" w:bottom="1134" w:left="1701" w:header="708" w:footer="708" w:gutter="0"/>
          <w:cols w:space="720"/>
          <w:docGrid w:linePitch="360"/>
        </w:sectPr>
      </w:pPr>
    </w:p>
    <w:p w14:paraId="424921E0" w14:textId="77777777" w:rsidR="00E01C3A" w:rsidRDefault="00CC3326">
      <w:pPr>
        <w:pStyle w:val="Heading1"/>
        <w:spacing w:before="480" w:after="280" w:line="360" w:lineRule="auto"/>
        <w:rPr>
          <w:lang w:val="pt-BR"/>
        </w:rPr>
      </w:pPr>
      <w:bookmarkStart w:id="0" w:name="_Toc242567244"/>
      <w:r>
        <w:rPr>
          <w:lang w:val="pt-BR"/>
        </w:rPr>
        <w:lastRenderedPageBreak/>
        <w:t>1 INTRODUÇÃO</w:t>
      </w:r>
      <w:bookmarkEnd w:id="0"/>
    </w:p>
    <w:p w14:paraId="0AA555B6" w14:textId="77777777" w:rsidR="00E01C3A" w:rsidRDefault="00CC3326">
      <w:pPr>
        <w:pStyle w:val="Heading2"/>
        <w:spacing w:before="360" w:after="240" w:line="360" w:lineRule="auto"/>
        <w:rPr>
          <w:lang w:val="pt-BR"/>
        </w:rPr>
      </w:pPr>
      <w:bookmarkStart w:id="1" w:name="_Toc242567245"/>
      <w:r>
        <w:rPr>
          <w:lang w:val="pt-BR"/>
        </w:rPr>
        <w:t>1.1 Contextualização</w:t>
      </w:r>
      <w:bookmarkEnd w:id="1"/>
    </w:p>
    <w:p w14:paraId="03D5D79A" w14:textId="77777777" w:rsidR="006B1E66" w:rsidRPr="000F5B8B" w:rsidRDefault="00CC3326">
      <w:pPr>
        <w:spacing w:after="120" w:line="360" w:lineRule="auto"/>
        <w:ind w:firstLine="709"/>
        <w:jc w:val="both"/>
        <w:rPr>
          <w:lang w:val="pt-BR"/>
        </w:rPr>
      </w:pPr>
      <w:r>
        <w:rPr>
          <w:lang w:val="pt-BR"/>
        </w:rPr>
        <w:t>O trabalho insere-se no domínio das Cidades Inteligentes, com emprego articulado de Internet das Coisas e Inteligência Artificial. O tema específico é o controle dinâmico da iluminação pública a partir de dados urbanos que o município de São Paulo já produz.</w:t>
      </w:r>
    </w:p>
    <w:p w14:paraId="3DBCD010" w14:textId="77777777" w:rsidR="006B1E66" w:rsidRPr="000F5B8B" w:rsidRDefault="00CC3326">
      <w:pPr>
        <w:spacing w:after="120" w:line="360" w:lineRule="auto"/>
        <w:ind w:firstLine="709"/>
        <w:jc w:val="both"/>
        <w:rPr>
          <w:lang w:val="pt-BR"/>
        </w:rPr>
      </w:pPr>
      <w:r>
        <w:rPr>
          <w:lang w:val="pt-BR"/>
        </w:rPr>
        <w:t>A proposta parte de uma constatação factual sobre a cidade. São Paulo dispõe hoje das duas pontas necessárias a um sistema de iluminação responsiva: de um lado, uma plataforma de videomonitoramento com dezenas de milhares de câmeras e detecção automática de eventos; de outro, um parque de iluminação de mais de seiscentos mil pontos, quase integralmente convertido para tecnologia de estado sólido e sob concessão que obriga a instalação de telegestão em cada luminária, com controle remoto de intensidade. O que não existe é a ligação entre as duas coisas.</w:t>
      </w:r>
    </w:p>
    <w:p w14:paraId="0F86DA98" w14:textId="77777777" w:rsidR="006B1E66" w:rsidRPr="000F5B8B" w:rsidRDefault="00CC3326">
      <w:pPr>
        <w:spacing w:after="120" w:line="360" w:lineRule="auto"/>
        <w:ind w:firstLine="709"/>
        <w:jc w:val="both"/>
        <w:rPr>
          <w:lang w:val="pt-BR"/>
        </w:rPr>
      </w:pPr>
      <w:r>
        <w:rPr>
          <w:lang w:val="pt-BR"/>
        </w:rPr>
        <w:t>O trabalho constrói e demonstra essa ligação. Um serviço em nuvem recebe dados do ambiente urbano por interface que emula a integração com a plataforma municipal, submete-os a análise por inteligência artificial, decide o nível de iluminação adequado e comanda um nó físico, que ajusta a intensidade da luminária. Um sensor de iluminância no nó devolve, em tempo real, o valor efetivamente entregue, de modo que a plateia da defesa acompanhe simultaneamente o dado que entrou, a decisão tomada e a luz que saiu.</w:t>
      </w:r>
    </w:p>
    <w:p w14:paraId="437CB875" w14:textId="77777777" w:rsidR="00E01C3A" w:rsidRDefault="00CC3326">
      <w:pPr>
        <w:pStyle w:val="Heading2"/>
        <w:spacing w:before="360" w:after="240" w:line="360" w:lineRule="auto"/>
        <w:rPr>
          <w:lang w:val="pt-BR"/>
        </w:rPr>
      </w:pPr>
      <w:bookmarkStart w:id="2" w:name="_Toc242567246"/>
      <w:r>
        <w:rPr>
          <w:lang w:val="pt-BR"/>
        </w:rPr>
        <w:t>1.2 Termos-chave</w:t>
      </w:r>
      <w:bookmarkEnd w:id="2"/>
    </w:p>
    <w:p w14:paraId="22BD4609" w14:textId="77777777" w:rsidR="00E01C3A" w:rsidRDefault="00CC3326">
      <w:pPr>
        <w:spacing w:after="120" w:line="360" w:lineRule="auto"/>
        <w:ind w:firstLine="709"/>
        <w:jc w:val="both"/>
        <w:rPr>
          <w:lang w:val="pt-BR"/>
        </w:rPr>
      </w:pPr>
      <w:r>
        <w:rPr>
          <w:lang w:val="pt-BR"/>
        </w:rPr>
        <w:t>Três termos atravessam o trabalho, e fixa-se a seguir o sentido em que cada um é empregado.</w:t>
      </w:r>
    </w:p>
    <w:p w14:paraId="52347F77" w14:textId="77777777" w:rsidR="00E01C3A" w:rsidRDefault="00CC3326">
      <w:pPr>
        <w:pStyle w:val="Heading3"/>
        <w:spacing w:before="320" w:after="200" w:line="360" w:lineRule="auto"/>
        <w:rPr>
          <w:lang w:val="pt-BR"/>
        </w:rPr>
      </w:pPr>
      <w:bookmarkStart w:id="3" w:name="_Toc242567247"/>
      <w:r>
        <w:rPr>
          <w:lang w:val="pt-BR"/>
        </w:rPr>
        <w:t>1.2.1 Cidades inteligentes</w:t>
      </w:r>
      <w:bookmarkEnd w:id="3"/>
    </w:p>
    <w:p w14:paraId="430ADAE9" w14:textId="77777777" w:rsidR="006B1E66" w:rsidRPr="000F5B8B" w:rsidRDefault="00CC3326">
      <w:pPr>
        <w:spacing w:after="120" w:line="360" w:lineRule="auto"/>
        <w:ind w:firstLine="709"/>
        <w:jc w:val="both"/>
        <w:rPr>
          <w:lang w:val="pt-BR"/>
        </w:rPr>
      </w:pPr>
      <w:r>
        <w:rPr>
          <w:lang w:val="pt-BR"/>
        </w:rPr>
        <w:t>Neste trabalho, cidade inteligente designa o emprego de tecnologias da informação e comunicação para elevar a eficiência dos serviços públicos, a sustentabilidade ambiental e a qualidade de vida da população.</w:t>
      </w:r>
    </w:p>
    <w:p w14:paraId="127CFEF4" w14:textId="77777777" w:rsidR="006B1E66" w:rsidRPr="000F5B8B" w:rsidRDefault="00CC3326">
      <w:pPr>
        <w:spacing w:after="120" w:line="360" w:lineRule="auto"/>
        <w:ind w:firstLine="709"/>
        <w:jc w:val="both"/>
        <w:rPr>
          <w:lang w:val="pt-BR"/>
        </w:rPr>
      </w:pPr>
      <w:r>
        <w:rPr>
          <w:lang w:val="pt-BR"/>
        </w:rPr>
        <w:lastRenderedPageBreak/>
        <w:t>O estágio atual dessas iniciativas em São Paulo tem um traço que interessa diretamente a este trabalho: a instrumentação da cidade deixou de ser proposta e passou a ser infraestrutura instalada e contratada. Não se trata, portanto, de propor que a cidade passe a coletar dados ou a controlar remotamente suas luminárias — ambas as coisas já estão contratadas. Trata-se de propor um uso para o que já existe.</w:t>
      </w:r>
    </w:p>
    <w:p w14:paraId="604D961A" w14:textId="77777777" w:rsidR="00E01C3A" w:rsidRDefault="00CC3326">
      <w:pPr>
        <w:pStyle w:val="Heading3"/>
        <w:spacing w:before="320" w:after="200" w:line="360" w:lineRule="auto"/>
        <w:rPr>
          <w:lang w:val="pt-BR"/>
        </w:rPr>
      </w:pPr>
      <w:bookmarkStart w:id="4" w:name="_Toc242567248"/>
      <w:r>
        <w:rPr>
          <w:lang w:val="pt-BR"/>
        </w:rPr>
        <w:t>1.2.2 Internet das Coisas</w:t>
      </w:r>
      <w:bookmarkEnd w:id="4"/>
    </w:p>
    <w:p w14:paraId="1B845DE1" w14:textId="77777777" w:rsidR="006B1E66" w:rsidRPr="000F5B8B" w:rsidRDefault="00CC3326">
      <w:pPr>
        <w:spacing w:after="120" w:line="360" w:lineRule="auto"/>
        <w:ind w:firstLine="709"/>
        <w:jc w:val="both"/>
        <w:rPr>
          <w:lang w:val="pt-BR"/>
        </w:rPr>
      </w:pPr>
      <w:r>
        <w:rPr>
          <w:lang w:val="pt-BR"/>
        </w:rPr>
        <w:t>A Internet das Coisas designa a interconexão de dispositivos dotados de sensoriamento, processamento e comunicação. Sua arquitetura é descrita em camadas — percepção, rede e aplicação —, conforme sistematizado por Lin et al. (2017).</w:t>
      </w:r>
    </w:p>
    <w:p w14:paraId="401252EF" w14:textId="77777777" w:rsidR="006B1E66" w:rsidRPr="000F5B8B" w:rsidRDefault="00CC3326">
      <w:pPr>
        <w:spacing w:after="120" w:line="360" w:lineRule="auto"/>
        <w:ind w:firstLine="709"/>
        <w:jc w:val="both"/>
        <w:rPr>
          <w:lang w:val="pt-BR"/>
        </w:rPr>
      </w:pPr>
      <w:r>
        <w:rPr>
          <w:lang w:val="pt-BR"/>
        </w:rPr>
        <w:t>Neste trabalho, a Internet das Coisas responde pela camada física: é o nó que recebe a decisão produzida na nuvem, ajusta a luminária ao nível determinado e devolve a iluminância medida. Essa telemetria de retorno não é acessório. É ela que converte a decisão, que é abstrata, em grandeza observável — e, portanto, verificável.</w:t>
      </w:r>
    </w:p>
    <w:p w14:paraId="1A047EA2" w14:textId="77777777" w:rsidR="00E01C3A" w:rsidRDefault="00CC3326">
      <w:pPr>
        <w:pStyle w:val="Heading3"/>
        <w:spacing w:before="320" w:after="200" w:line="360" w:lineRule="auto"/>
        <w:rPr>
          <w:lang w:val="pt-BR"/>
        </w:rPr>
      </w:pPr>
      <w:bookmarkStart w:id="5" w:name="_Toc242567249"/>
      <w:r>
        <w:rPr>
          <w:lang w:val="pt-BR"/>
        </w:rPr>
        <w:t>1.2.3 Inteligência artificial aplicada à decisão</w:t>
      </w:r>
      <w:bookmarkEnd w:id="5"/>
    </w:p>
    <w:p w14:paraId="397ABE3B" w14:textId="77777777" w:rsidR="006B1E66" w:rsidRPr="000F5B8B" w:rsidRDefault="00CC3326">
      <w:pPr>
        <w:spacing w:after="120" w:line="360" w:lineRule="auto"/>
        <w:ind w:firstLine="709"/>
        <w:jc w:val="both"/>
        <w:rPr>
          <w:lang w:val="pt-BR"/>
        </w:rPr>
      </w:pPr>
      <w:r>
        <w:rPr>
          <w:lang w:val="pt-BR"/>
        </w:rPr>
        <w:t>A inteligência artificial comparece na função de decidir sob informação imprecisa. As variáveis que descrevem o ambiente urbano não chegam como valores exatos aos quais corresponda uma regra única: chegam como grandezas parcialmente verdadeiras e frequentemente simultâneas. Movimentação moderada com ocorrência reportada nas proximidades; horário avançado com fluxo intenso.</w:t>
      </w:r>
    </w:p>
    <w:p w14:paraId="34E0ABCF" w14:textId="77777777" w:rsidR="006B1E66" w:rsidRPr="000F5B8B" w:rsidRDefault="00CC3326">
      <w:pPr>
        <w:spacing w:after="120" w:line="360" w:lineRule="auto"/>
        <w:ind w:firstLine="709"/>
        <w:jc w:val="both"/>
        <w:rPr>
          <w:lang w:val="pt-BR"/>
        </w:rPr>
      </w:pPr>
      <w:r>
        <w:rPr>
          <w:lang w:val="pt-BR"/>
        </w:rPr>
        <w:t>Adota-se sistema de inferência nebulosa, cuja formulação matemática remonta a Zadeh (1965) e cuja aplicação a controle foi estabelecida por Mamdani e Assilian (1975). É técnica consolidada de inteligência artificial, adequada a situações em que o conhecimento do domínio existe em forma linguística e as fronteiras entre as condições são graduais.</w:t>
      </w:r>
    </w:p>
    <w:p w14:paraId="2A2BFDE4" w14:textId="77777777" w:rsidR="006B1E66" w:rsidRPr="000F5B8B" w:rsidRDefault="00CC3326">
      <w:pPr>
        <w:spacing w:after="120" w:line="360" w:lineRule="auto"/>
        <w:ind w:firstLine="709"/>
        <w:jc w:val="both"/>
        <w:rPr>
          <w:lang w:val="pt-BR"/>
        </w:rPr>
      </w:pPr>
      <w:r>
        <w:rPr>
          <w:lang w:val="pt-BR"/>
        </w:rPr>
        <w:t xml:space="preserve">A decisão combina dois componentes de naturezas distintas. Um modelo de aprendizado supervisionado estima a movimentação esperada na próxima janela de operação, grandeza observável e verificável contra o que de fato ocorreu; a inferência nebulosa converte essa estimativa, somada às demais condições reportadas, no nível de iluminação pretendido. A distinção importa e é declarada desde já: o aprendizado </w:t>
      </w:r>
      <w:r>
        <w:rPr>
          <w:lang w:val="pt-BR"/>
        </w:rPr>
        <w:lastRenderedPageBreak/>
        <w:t>incide sobre um fenômeno mensurável, e não sobre o julgamento de qual seria o nível correto de iluminação — julgamento que não dispõe de referência externa e cuja rotulação pelos próprios autores tornaria a avaliação circular.</w:t>
      </w:r>
    </w:p>
    <w:p w14:paraId="74B7D78F" w14:textId="77777777" w:rsidR="00E01C3A" w:rsidRDefault="00CC3326">
      <w:pPr>
        <w:pStyle w:val="Heading2"/>
        <w:spacing w:before="360" w:after="240" w:line="360" w:lineRule="auto"/>
        <w:rPr>
          <w:lang w:val="pt-BR"/>
        </w:rPr>
      </w:pPr>
      <w:bookmarkStart w:id="6" w:name="_Toc242567250"/>
      <w:r>
        <w:rPr>
          <w:lang w:val="pt-BR"/>
        </w:rPr>
        <w:t>1.3 Definição e delimitação do tema</w:t>
      </w:r>
      <w:bookmarkEnd w:id="6"/>
    </w:p>
    <w:p w14:paraId="4BD590F2" w14:textId="77777777" w:rsidR="006B1E66" w:rsidRPr="000F5B8B" w:rsidRDefault="00CC3326">
      <w:pPr>
        <w:spacing w:after="240" w:line="360" w:lineRule="auto"/>
        <w:ind w:firstLine="709"/>
        <w:jc w:val="both"/>
        <w:rPr>
          <w:lang w:val="pt-BR"/>
        </w:rPr>
      </w:pPr>
      <w:r>
        <w:rPr>
          <w:lang w:val="pt-BR"/>
        </w:rPr>
        <w:t>O tema definido é a especificação, construção e avaliação de uma camada de decisão que converte dados do ambiente urbano em comando de intensidade para a iluminação pública, demonstrada em um nó físico e situada na infraestrutura efetivamente instalada no município de São Paulo.</w:t>
      </w:r>
    </w:p>
    <w:p w14:paraId="5B266177" w14:textId="77777777" w:rsidR="00E01C3A" w:rsidRDefault="00CC3326">
      <w:pPr>
        <w:spacing w:after="120" w:line="360" w:lineRule="auto"/>
        <w:ind w:firstLine="709"/>
        <w:jc w:val="both"/>
        <w:rPr>
          <w:lang w:val="pt-BR"/>
        </w:rPr>
      </w:pPr>
      <w:r>
        <w:rPr>
          <w:lang w:val="pt-BR"/>
        </w:rPr>
        <w:t>Três afirmações delimitam o que o trabalho sustenta, e convém enunciá-las de uma vez, antes das delimitações que as qualificam. A primeira é de possibilidade: a integração entre a plataforma municipal de monitoramento urbano e o sistema de telegestão da iluminação pública é tecnicamente realizável sobre a infraestrutura já contratada pelo município, sem aquisição de equipamento, porque a capacidade de observar e a de comandar já existem e estão especificadas em contrato. A segunda é de benefício: essa integração converte uma capacidade de observação já custeada em serviço de iluminação aderente à condição observada na via, com consumo proporcional a essa condição e com diagnóstico do próprio ponto de luz, funções que o fluxo pleno e a programação fixa não exercem. A terceira é de segurança: o comportamento adaptativo resultante é auditável decisão a decisão e não pode transgredir os limites da ABNT NBR 5101, porque a verificação normativa é interposta entre a decisão e a atuação e não depende do componente que aprende.</w:t>
      </w:r>
    </w:p>
    <w:p w14:paraId="6A75EBFE" w14:textId="77777777" w:rsidR="00E01C3A" w:rsidRDefault="00CC3326">
      <w:pPr>
        <w:spacing w:after="120" w:line="360" w:lineRule="auto"/>
        <w:ind w:firstLine="709"/>
        <w:jc w:val="both"/>
        <w:rPr>
          <w:lang w:val="pt-BR"/>
        </w:rPr>
      </w:pPr>
      <w:r>
        <w:rPr>
          <w:lang w:val="pt-BR"/>
        </w:rPr>
        <w:t>O trabalho especifica essa integração, constrói a camada de decisão que a realiza e a demonstra em nó físico, sobre interface equivalente à que a plataforma municipal precisaria publicar. As três afirmações são retomadas, respectivamente, em 2.3, em 3.11 e em 3.7, e a delimitação que segue vale para todas elas.</w:t>
      </w:r>
    </w:p>
    <w:p w14:paraId="48EB6057" w14:textId="77777777" w:rsidR="006B1E66" w:rsidRPr="000F5B8B" w:rsidRDefault="00CC3326">
      <w:pPr>
        <w:spacing w:after="120" w:line="360" w:lineRule="auto"/>
        <w:ind w:firstLine="709"/>
        <w:jc w:val="both"/>
        <w:rPr>
          <w:lang w:val="pt-BR"/>
        </w:rPr>
      </w:pPr>
      <w:r>
        <w:rPr>
          <w:lang w:val="pt-BR"/>
        </w:rPr>
        <w:t>Delimita-se o tema a um nó único, em bancada, alimentado por interface que emula a plataforma municipal. Não se contempla integração efetiva com o Smart Sampa ou com o sistema de telegestão da concessionária, controle coordenado de múltiplas luminárias, nem operação em via pública.</w:t>
      </w:r>
    </w:p>
    <w:p w14:paraId="08DBC71F" w14:textId="77777777" w:rsidR="00E01C3A" w:rsidRDefault="00CC3326">
      <w:pPr>
        <w:pStyle w:val="Heading2"/>
        <w:spacing w:before="360" w:after="240" w:line="360" w:lineRule="auto"/>
        <w:rPr>
          <w:lang w:val="pt-BR"/>
        </w:rPr>
      </w:pPr>
      <w:bookmarkStart w:id="7" w:name="_Toc242567251"/>
      <w:r>
        <w:rPr>
          <w:lang w:val="pt-BR"/>
        </w:rPr>
        <w:t>1.4 Problema de pesquisa</w:t>
      </w:r>
      <w:bookmarkEnd w:id="7"/>
    </w:p>
    <w:p w14:paraId="727297BF" w14:textId="77777777" w:rsidR="006B1E66" w:rsidRPr="000F5B8B" w:rsidRDefault="00CC3326">
      <w:pPr>
        <w:spacing w:after="120" w:line="360" w:lineRule="auto"/>
        <w:ind w:firstLine="709"/>
        <w:jc w:val="both"/>
        <w:rPr>
          <w:lang w:val="pt-BR"/>
        </w:rPr>
      </w:pPr>
      <w:r>
        <w:rPr>
          <w:lang w:val="pt-BR"/>
        </w:rPr>
        <w:lastRenderedPageBreak/>
        <w:t>A iluminação pública não se adapta às variações das condições e da movimentação urbana. Operada em fluxo pleno durante toda a noite, oferece iluminação desnecessariamente elevada em situações de menor demanda. Atenuada por horário fixo, a forma mais simples de reduzir o consumo, pode oferecer iluminação insuficiente quando a via continua ocupada ou quando ocorre um evento que exigiria mais luz.</w:t>
      </w:r>
    </w:p>
    <w:p w14:paraId="31347006" w14:textId="77777777" w:rsidR="006B1E66" w:rsidRPr="000F5B8B" w:rsidRDefault="00CC3326">
      <w:pPr>
        <w:spacing w:after="120" w:line="360" w:lineRule="auto"/>
        <w:ind w:firstLine="709"/>
        <w:jc w:val="both"/>
        <w:rPr>
          <w:lang w:val="pt-BR"/>
        </w:rPr>
      </w:pPr>
      <w:r>
        <w:rPr>
          <w:lang w:val="pt-BR"/>
        </w:rPr>
        <w:t>A cidade já dispõe de câmeras que observam o uso das vias e de luminárias cuja intensidade pode ser regulada, mas não ilumina conforme o uso real da rua. O problema investigado neste trabalho é como aproveitar essa infraestrutura já instalada para obter mais segurança que a atenuação por horário fixo e menos consumo que o fluxo pleno.</w:t>
      </w:r>
    </w:p>
    <w:p w14:paraId="43BA76EA" w14:textId="77777777" w:rsidR="006B1E66" w:rsidRPr="000F5B8B" w:rsidRDefault="00CC3326">
      <w:pPr>
        <w:spacing w:after="120" w:line="360" w:lineRule="auto"/>
        <w:ind w:firstLine="709"/>
        <w:jc w:val="both"/>
        <w:rPr>
          <w:lang w:val="pt-BR"/>
        </w:rPr>
      </w:pPr>
      <w:r>
        <w:rPr>
          <w:lang w:val="pt-BR"/>
        </w:rPr>
        <w:t>O problema é de integração e de decisão, não de sensoriamento nem de atuação. Em São Paulo, ambas já existem e estão documentadas na subseção 2.3: a plataforma Smart Sampa produz alertas automáticos de evento a partir de dezenas de milhares de câmeras, e a concessão de iluminação pública obriga a instalação de dispositivo de telegestão em cada uma das mais de seiscentas mil luminárias, com informação e controle de intensidade em tempo real. A informação é produzida em um sistema e a capacidade de agir sobre a luz existe em outro, e nada, em operação, liga os dois.</w:t>
      </w:r>
    </w:p>
    <w:p w14:paraId="6370B597" w14:textId="77777777" w:rsidR="006B1E66" w:rsidRPr="000F5B8B" w:rsidRDefault="00CC3326">
      <w:pPr>
        <w:spacing w:after="240" w:line="360" w:lineRule="auto"/>
        <w:ind w:firstLine="709"/>
        <w:jc w:val="both"/>
        <w:rPr>
          <w:lang w:val="pt-BR"/>
        </w:rPr>
      </w:pPr>
      <w:r>
        <w:rPr>
          <w:lang w:val="pt-BR"/>
        </w:rPr>
        <w:t>Converter descrição do ambiente em comando de iluminação exige estabelecer quais variáveis são pertinentes, como se combinam quando apontam em direções distintas, e como se garante que a decisão jamais transgrida os limites de segurança fixados pela normalização técnica.</w:t>
      </w:r>
    </w:p>
    <w:p w14:paraId="75F33FBD" w14:textId="77777777" w:rsidR="006B1E66" w:rsidRPr="000F5B8B" w:rsidRDefault="00CC3326">
      <w:pPr>
        <w:spacing w:after="240" w:line="360" w:lineRule="auto"/>
        <w:ind w:firstLine="709"/>
        <w:jc w:val="both"/>
        <w:rPr>
          <w:lang w:val="pt-BR"/>
        </w:rPr>
      </w:pPr>
      <w:r>
        <w:rPr>
          <w:lang w:val="pt-BR"/>
        </w:rPr>
        <w:t>Formula-se, assim, o seguinte problema de pesquisa:</w:t>
      </w:r>
    </w:p>
    <w:p w14:paraId="0FE1265B" w14:textId="77777777" w:rsidR="006B1E66" w:rsidRPr="000F5B8B" w:rsidRDefault="00CC3326">
      <w:pPr>
        <w:spacing w:before="120" w:after="360"/>
        <w:ind w:left="1134" w:right="567"/>
        <w:jc w:val="both"/>
        <w:rPr>
          <w:lang w:val="pt-BR"/>
        </w:rPr>
      </w:pPr>
      <w:r>
        <w:rPr>
          <w:sz w:val="20"/>
          <w:szCs w:val="20"/>
          <w:lang w:val="pt-BR"/>
        </w:rPr>
        <w:t>Como utilizar dados urbanos já produzidos no município e Inteligência Artificial para determinar dinamicamente o nível de iluminação pública conforme o uso observado da via, sem transgredir os limites da ABNT NBR 5101?</w:t>
      </w:r>
    </w:p>
    <w:p w14:paraId="4B892BBA" w14:textId="77777777" w:rsidR="00E01C3A" w:rsidRDefault="00CC3326">
      <w:pPr>
        <w:pStyle w:val="Heading2"/>
        <w:spacing w:before="360" w:after="240" w:line="360" w:lineRule="auto"/>
        <w:rPr>
          <w:lang w:val="pt-BR"/>
        </w:rPr>
      </w:pPr>
      <w:bookmarkStart w:id="8" w:name="_Toc242567252"/>
      <w:r>
        <w:rPr>
          <w:lang w:val="pt-BR"/>
        </w:rPr>
        <w:t>1.5 Objetivos</w:t>
      </w:r>
      <w:bookmarkEnd w:id="8"/>
    </w:p>
    <w:p w14:paraId="685F6106" w14:textId="77777777" w:rsidR="00E01C3A" w:rsidRDefault="00CC3326">
      <w:pPr>
        <w:pStyle w:val="Heading3"/>
        <w:spacing w:before="320" w:after="200" w:line="360" w:lineRule="auto"/>
        <w:rPr>
          <w:lang w:val="pt-BR"/>
        </w:rPr>
      </w:pPr>
      <w:bookmarkStart w:id="9" w:name="_Toc242567253"/>
      <w:r>
        <w:rPr>
          <w:lang w:val="pt-BR"/>
        </w:rPr>
        <w:t>1.5.1 Objetivo geral</w:t>
      </w:r>
      <w:bookmarkEnd w:id="9"/>
    </w:p>
    <w:p w14:paraId="2E1A16F2" w14:textId="77777777" w:rsidR="006B1E66" w:rsidRPr="000F5B8B" w:rsidRDefault="00CC3326">
      <w:pPr>
        <w:spacing w:after="120" w:line="360" w:lineRule="auto"/>
        <w:ind w:firstLine="709"/>
        <w:jc w:val="both"/>
        <w:rPr>
          <w:lang w:val="pt-BR"/>
        </w:rPr>
      </w:pPr>
      <w:r>
        <w:rPr>
          <w:lang w:val="pt-BR"/>
        </w:rPr>
        <w:t xml:space="preserve">Demonstrar que dados do ambiente urbano disponíveis no município de São Paulo, submetidos a decisão por inteligência artificial, comandam o ajuste da </w:t>
      </w:r>
      <w:r>
        <w:rPr>
          <w:lang w:val="pt-BR"/>
        </w:rPr>
        <w:lastRenderedPageBreak/>
        <w:t>intensidade de um nó de iluminação pública de forma consistente com as condições observadas, dentro de limite de latência especificado, e sem violar em nenhuma decisão os limites estabelecidos pela ABNT NBR 5101.</w:t>
      </w:r>
    </w:p>
    <w:p w14:paraId="39EF0DBE" w14:textId="77777777" w:rsidR="00E01C3A" w:rsidRDefault="00CC3326">
      <w:pPr>
        <w:pStyle w:val="Heading3"/>
        <w:spacing w:before="320" w:after="200" w:line="360" w:lineRule="auto"/>
        <w:rPr>
          <w:lang w:val="pt-BR"/>
        </w:rPr>
      </w:pPr>
      <w:bookmarkStart w:id="10" w:name="_Toc242567254"/>
      <w:r>
        <w:rPr>
          <w:lang w:val="pt-BR"/>
        </w:rPr>
        <w:t>1.5.2 Objetivos específicos</w:t>
      </w:r>
      <w:bookmarkEnd w:id="10"/>
    </w:p>
    <w:p w14:paraId="22EF04F9" w14:textId="77777777" w:rsidR="006B1E66" w:rsidRPr="000F5B8B" w:rsidRDefault="00CC3326">
      <w:pPr>
        <w:pStyle w:val="ListParagraph"/>
        <w:numPr>
          <w:ilvl w:val="0"/>
          <w:numId w:val="3"/>
        </w:numPr>
        <w:spacing w:after="120" w:line="360" w:lineRule="auto"/>
        <w:jc w:val="both"/>
        <w:rPr>
          <w:lang w:val="pt-BR"/>
        </w:rPr>
      </w:pPr>
      <w:r>
        <w:rPr>
          <w:lang w:val="pt-BR"/>
        </w:rPr>
        <w:t>Caracterizar a infraestrutura de monitoramento urbano e de telegestão de iluminação pública instalada no município de São Paulo, identificando que informação é produzida, que capacidade de atuação existe e o que falta para conectá-las.</w:t>
      </w:r>
    </w:p>
    <w:p w14:paraId="469E7ADB" w14:textId="77777777" w:rsidR="006B1E66" w:rsidRPr="000F5B8B" w:rsidRDefault="00CC3326">
      <w:pPr>
        <w:pStyle w:val="ListParagraph"/>
        <w:numPr>
          <w:ilvl w:val="0"/>
          <w:numId w:val="3"/>
        </w:numPr>
        <w:spacing w:after="120" w:line="360" w:lineRule="auto"/>
        <w:jc w:val="both"/>
        <w:rPr>
          <w:lang w:val="pt-BR"/>
        </w:rPr>
      </w:pPr>
      <w:r>
        <w:rPr>
          <w:lang w:val="pt-BR"/>
        </w:rPr>
        <w:t>Especificar o conjunto de variáveis do ambiente urbano pertinentes à decisão de iluminação e as faixas em que cada uma opera, a partir do cadastro georreferenciado do município e de séries públicas de contagem de pedestres.</w:t>
      </w:r>
    </w:p>
    <w:p w14:paraId="48DBF874" w14:textId="77777777" w:rsidR="006B1E66" w:rsidRPr="000F5B8B" w:rsidRDefault="00CC3326">
      <w:pPr>
        <w:pStyle w:val="ListParagraph"/>
        <w:numPr>
          <w:ilvl w:val="0"/>
          <w:numId w:val="3"/>
        </w:numPr>
        <w:spacing w:after="120" w:line="360" w:lineRule="auto"/>
        <w:jc w:val="both"/>
        <w:rPr>
          <w:lang w:val="pt-BR"/>
        </w:rPr>
      </w:pPr>
      <w:r>
        <w:rPr>
          <w:lang w:val="pt-BR"/>
        </w:rPr>
        <w:t>Construir a base de regras e as funções de pertinência do sistema de inferência, derivando das prescrições da ABNT NBR 5101 as restrições que operam como limites rígidos.</w:t>
      </w:r>
    </w:p>
    <w:p w14:paraId="39D74C43" w14:textId="77777777" w:rsidR="006B1E66" w:rsidRPr="000F5B8B" w:rsidRDefault="00CC3326">
      <w:pPr>
        <w:pStyle w:val="ListParagraph"/>
        <w:numPr>
          <w:ilvl w:val="0"/>
          <w:numId w:val="3"/>
        </w:numPr>
        <w:spacing w:after="120" w:line="360" w:lineRule="auto"/>
        <w:jc w:val="both"/>
        <w:rPr>
          <w:lang w:val="pt-BR"/>
        </w:rPr>
      </w:pPr>
      <w:r>
        <w:rPr>
          <w:lang w:val="pt-BR"/>
        </w:rPr>
        <w:t>Demonstrar que a camada de verificação normativa impede a violação do piso de iluminância da classe adotada, e da taxa máxima de variação do fluxo, em todas as decisões da suíte de cenários.</w:t>
      </w:r>
    </w:p>
    <w:p w14:paraId="1395832E" w14:textId="77777777" w:rsidR="006B1E66" w:rsidRPr="000F5B8B" w:rsidRDefault="00CC3326">
      <w:pPr>
        <w:pStyle w:val="ListParagraph"/>
        <w:numPr>
          <w:ilvl w:val="0"/>
          <w:numId w:val="3"/>
        </w:numPr>
        <w:spacing w:after="120" w:line="360" w:lineRule="auto"/>
        <w:jc w:val="both"/>
        <w:rPr>
          <w:lang w:val="pt-BR"/>
        </w:rPr>
      </w:pPr>
      <w:r>
        <w:rPr>
          <w:lang w:val="pt-BR"/>
        </w:rPr>
        <w:t>Determinar a latência do percurso completo, desde a recepção do dado urbano até a alteração mensurada da iluminância no nó.</w:t>
      </w:r>
    </w:p>
    <w:p w14:paraId="69D63135" w14:textId="77777777" w:rsidR="006B1E66" w:rsidRPr="000F5B8B" w:rsidRDefault="00CC3326">
      <w:pPr>
        <w:pStyle w:val="ListParagraph"/>
        <w:numPr>
          <w:ilvl w:val="0"/>
          <w:numId w:val="3"/>
        </w:numPr>
        <w:spacing w:after="120" w:line="360" w:lineRule="auto"/>
        <w:jc w:val="both"/>
        <w:rPr>
          <w:lang w:val="pt-BR"/>
        </w:rPr>
      </w:pPr>
      <w:r>
        <w:rPr>
          <w:lang w:val="pt-BR"/>
        </w:rPr>
        <w:t>Especificar a interface de integração entre plataforma de monitoramento urbano e sistema de telegestão de iluminação, indicando que informação precisaria ser publicada e em que semântica.</w:t>
      </w:r>
    </w:p>
    <w:p w14:paraId="592AB29E" w14:textId="77777777" w:rsidR="006B1E66" w:rsidRPr="000F5B8B" w:rsidRDefault="00CC3326">
      <w:pPr>
        <w:pStyle w:val="ListParagraph"/>
        <w:numPr>
          <w:ilvl w:val="0"/>
          <w:numId w:val="3"/>
        </w:numPr>
        <w:spacing w:after="120" w:line="360" w:lineRule="auto"/>
        <w:jc w:val="both"/>
        <w:rPr>
          <w:lang w:val="pt-BR"/>
        </w:rPr>
      </w:pPr>
      <w:r>
        <w:rPr>
          <w:lang w:val="pt-BR"/>
        </w:rPr>
        <w:t>Treinar e avaliar um modelo de previsão de curto prazo do nível de movimentação na via, comparando seu erro ao de referências ingênuas de persistência e de média sazonal.</w:t>
      </w:r>
    </w:p>
    <w:p w14:paraId="5613349C" w14:textId="77777777" w:rsidR="00E01C3A" w:rsidRDefault="00CC3326">
      <w:pPr>
        <w:pStyle w:val="ListParagraph"/>
        <w:numPr>
          <w:ilvl w:val="0"/>
          <w:numId w:val="3"/>
        </w:numPr>
        <w:spacing w:after="120" w:line="360" w:lineRule="auto"/>
        <w:jc w:val="both"/>
        <w:rPr>
          <w:lang w:val="pt-BR"/>
        </w:rPr>
      </w:pPr>
      <w:r>
        <w:rPr>
          <w:lang w:val="pt-BR"/>
        </w:rPr>
        <w:t>Demonstrar que a comparação entre o nível comandado e a iluminância medida detecta a falha do ponto de luz e apura a divergência entre o nível decidido e o nível entregue, com tolerância derivada da dispersão do instrumento.</w:t>
      </w:r>
    </w:p>
    <w:p w14:paraId="39D61D03" w14:textId="77777777" w:rsidR="00E01C3A" w:rsidRDefault="00CC3326">
      <w:pPr>
        <w:pStyle w:val="ListParagraph"/>
        <w:numPr>
          <w:ilvl w:val="0"/>
          <w:numId w:val="3"/>
        </w:numPr>
        <w:spacing w:after="120" w:line="360" w:lineRule="auto"/>
        <w:jc w:val="both"/>
        <w:rPr>
          <w:lang w:val="pt-BR"/>
        </w:rPr>
      </w:pPr>
      <w:r>
        <w:rPr>
          <w:lang w:val="pt-BR"/>
        </w:rPr>
        <w:lastRenderedPageBreak/>
        <w:t>Estimar o consumo de energia sob o regime adaptativo — no nó de bancada, a partir da trajetória de ciclo de trabalho registrada, e em luminária de referência derivada dos parâmetros contratuais do parque municipal, a partir do registro de decisões — e compará-lo ao do regime de fluxo pleno constante e ao de um regime de atenuação por horário fixo, sobre a mesma suíte de cenários.</w:t>
      </w:r>
    </w:p>
    <w:p w14:paraId="6623DBD9" w14:textId="77777777" w:rsidR="00E01C3A" w:rsidRDefault="00CC3326">
      <w:pPr>
        <w:spacing w:after="120" w:line="360" w:lineRule="auto"/>
        <w:ind w:firstLine="709"/>
        <w:jc w:val="both"/>
        <w:rPr>
          <w:lang w:val="pt-BR"/>
        </w:rPr>
      </w:pPr>
      <w:r>
        <w:rPr>
          <w:lang w:val="pt-BR"/>
        </w:rPr>
        <w:t>A construção do protótipo, a implantação da arquitetura em nuvem e o levantamento bibliográfico não figuram entre os objetivos específicos, ainda que sejam necessários à execução. Objetivos específicos correspondem a resultados finais mensuráveis; aquelas atividades são meios, descritos na metodologia.</w:t>
      </w:r>
    </w:p>
    <w:p w14:paraId="08B5F2EB" w14:textId="77777777" w:rsidR="00E01C3A" w:rsidRDefault="00CC3326">
      <w:pPr>
        <w:pStyle w:val="Heading2"/>
        <w:spacing w:before="360" w:after="240" w:line="360" w:lineRule="auto"/>
        <w:rPr>
          <w:lang w:val="pt-BR"/>
        </w:rPr>
      </w:pPr>
      <w:bookmarkStart w:id="11" w:name="_Toc242567255"/>
      <w:r>
        <w:rPr>
          <w:lang w:val="pt-BR"/>
        </w:rPr>
        <w:t>1.6 Justificativa</w:t>
      </w:r>
      <w:bookmarkEnd w:id="11"/>
    </w:p>
    <w:p w14:paraId="4734E81A" w14:textId="77777777" w:rsidR="006B1E66" w:rsidRPr="000F5B8B" w:rsidRDefault="00CC3326">
      <w:pPr>
        <w:spacing w:after="120" w:line="360" w:lineRule="auto"/>
        <w:ind w:firstLine="709"/>
        <w:jc w:val="both"/>
        <w:rPr>
          <w:lang w:val="pt-BR"/>
        </w:rPr>
      </w:pPr>
      <w:r>
        <w:rPr>
          <w:lang w:val="pt-BR"/>
        </w:rPr>
        <w:t>A relevância do trabalho sustenta-se em cinco eixos.</w:t>
      </w:r>
    </w:p>
    <w:p w14:paraId="53B91944" w14:textId="77777777" w:rsidR="006B1E66" w:rsidRPr="000F5B8B" w:rsidRDefault="00CC3326">
      <w:pPr>
        <w:spacing w:after="120" w:line="360" w:lineRule="auto"/>
        <w:ind w:firstLine="709"/>
        <w:jc w:val="both"/>
        <w:rPr>
          <w:lang w:val="pt-BR"/>
        </w:rPr>
      </w:pPr>
      <w:r>
        <w:rPr>
          <w:lang w:val="pt-BR"/>
        </w:rPr>
        <w:t>O primeiro é de aproveitamento de investimento público. São Paulo contratou, em 2018, a modernização e a operação de seu parque de iluminação por vinte anos, ao valor de R$ 6,9 bilhões, com obrigação de telegestão em cada luminária (SÃO PAULO, 2018a, 2018b). Construiu, a partir de 2023, uma plataforma de videomonitoramento com dezenas de milhares de câmeras e análise automática de eventos. São dois ativos de escala municipal, custeados com recurso público, cujas finalidades declaradas não se comunicam. Propor o uso conjunto deles não demanda novo investimento em infraestrutura: demanda uma camada de software.</w:t>
      </w:r>
    </w:p>
    <w:p w14:paraId="7F0B2E26" w14:textId="77777777" w:rsidR="006B1E66" w:rsidRPr="000F5B8B" w:rsidRDefault="00CC3326">
      <w:pPr>
        <w:spacing w:after="120" w:line="360" w:lineRule="auto"/>
        <w:ind w:firstLine="709"/>
        <w:jc w:val="both"/>
        <w:rPr>
          <w:lang w:val="pt-BR"/>
        </w:rPr>
      </w:pPr>
      <w:r>
        <w:rPr>
          <w:lang w:val="pt-BR"/>
        </w:rPr>
        <w:t>O segundo é social. A iluminação viária cumpre função de segurança de tráfego e de percepção de segurança pública. Elevar o nível luminoso diante de condições que o justifiquem — movimentação intensa, ocorrência reportada nas proximidades — atende essa função de modo mais aderente à situação real do que um regime fixo. A própria norma ancora esse raciocínio: ao fixar iluminância vertical mínima para as classes de pedestres, a ABNT NBR 5101 declara que o critério destina-se ao reconhecimento facial e à reação antecipada do pedestre diante de eventual ato de agressão. O nível de iluminação de uma área de circulação é dimensionado pela condição de que uma pessoa seja reconhecível nela.</w:t>
      </w:r>
    </w:p>
    <w:p w14:paraId="6AF66FF2" w14:textId="77777777" w:rsidR="006B1E66" w:rsidRPr="000F5B8B" w:rsidRDefault="00CC3326">
      <w:pPr>
        <w:spacing w:after="120" w:line="360" w:lineRule="auto"/>
        <w:ind w:firstLine="709"/>
        <w:jc w:val="both"/>
        <w:rPr>
          <w:lang w:val="pt-BR"/>
        </w:rPr>
      </w:pPr>
      <w:r>
        <w:rPr>
          <w:lang w:val="pt-BR"/>
        </w:rPr>
        <w:t xml:space="preserve">O terceiro é técnico. Decidir sob informação imprecisa é problema legítimo de inteligência artificial: as variáveis urbanas chegam parcialmente verdadeiras e em </w:t>
      </w:r>
      <w:r>
        <w:rPr>
          <w:lang w:val="pt-BR"/>
        </w:rPr>
        <w:lastRenderedPageBreak/>
        <w:t>conflito, e precisam ser compostas numa saída única. O trabalho implementa essa composição por inferência nebulosa e a confronta com uma tabela de decisão com as mesmas regras (4.6).</w:t>
      </w:r>
    </w:p>
    <w:p w14:paraId="0B3198C5" w14:textId="77777777" w:rsidR="006B1E66" w:rsidRPr="000F5B8B" w:rsidRDefault="00CC3326">
      <w:pPr>
        <w:spacing w:after="120" w:line="360" w:lineRule="auto"/>
        <w:ind w:firstLine="709"/>
        <w:jc w:val="both"/>
        <w:rPr>
          <w:lang w:val="pt-BR"/>
        </w:rPr>
      </w:pPr>
      <w:r>
        <w:rPr>
          <w:lang w:val="pt-BR"/>
        </w:rPr>
        <w:t>O quarto é normativo. A revisão de 2024 da ABNT NBR 5101 passou a tratar explicitamente a iluminação adaptativa, fixou os critérios sob os quais a atenuação é admissível e recomendou o monitoramento contínuo do tráfego e do meio ambiente para determinar o funcionamento do sistema. O trabalho opera dentro de moldura normativa vigente, e a subseção 2.5 a examina em detalhe.</w:t>
      </w:r>
    </w:p>
    <w:p w14:paraId="08BE68CE" w14:textId="77777777" w:rsidR="00E01C3A" w:rsidRDefault="00CC3326">
      <w:pPr>
        <w:spacing w:after="120" w:line="360" w:lineRule="auto"/>
        <w:ind w:firstLine="709"/>
        <w:jc w:val="both"/>
        <w:rPr>
          <w:lang w:val="pt-BR"/>
        </w:rPr>
      </w:pPr>
      <w:r>
        <w:rPr>
          <w:lang w:val="pt-BR"/>
        </w:rPr>
        <w:t>O quinto é energético, e convém enunciá-lo com precisão, porque é onde o excesso de promessa compromete trabalhos desta natureza. A metade do problema enunciada em 1.4 — a iluminação desnecessariamente elevada em situações de menor demanda — só adquire consequência mensurável se o consumo entrar na avaliação. O trabalho estima, por isso, o consumo do ponto de luz e o confronta com duas linhas de base, nos termos metodológicos de 3.11. A estimativa é derivada, e não medida: parte da potência declarada do módulo de luz e da trajetória de ciclo de trabalho registrada em banco, dispensando instrumentação elétrica, e é expressa também para uma luminária de referência derivada dos parâmetros contratuais do parque. Afirma-se a razão entre o consumo do regime adaptativo e o dos regimes de referência, sobre a mesma suíte de cenários e a mesma duração. Não se afirma economia anual, economia em escala de parque nem valor monetário, e a delimitação consta entre as limitações.</w:t>
      </w:r>
    </w:p>
    <w:p w14:paraId="0BC752E6" w14:textId="77777777" w:rsidR="00E01C3A" w:rsidRDefault="00CC3326">
      <w:pPr>
        <w:pStyle w:val="Heading2"/>
        <w:spacing w:before="360" w:after="240" w:line="360" w:lineRule="auto"/>
        <w:rPr>
          <w:lang w:val="pt-BR"/>
        </w:rPr>
      </w:pPr>
      <w:bookmarkStart w:id="12" w:name="_Toc242567256"/>
      <w:r>
        <w:rPr>
          <w:lang w:val="pt-BR"/>
        </w:rPr>
        <w:t>1.7 Público-alvo, aplicação e forma de execução</w:t>
      </w:r>
      <w:bookmarkEnd w:id="12"/>
    </w:p>
    <w:p w14:paraId="78C3ED89" w14:textId="77777777" w:rsidR="00E01C3A" w:rsidRDefault="00CC3326">
      <w:pPr>
        <w:spacing w:after="120" w:line="360" w:lineRule="auto"/>
        <w:ind w:firstLine="709"/>
        <w:jc w:val="both"/>
        <w:rPr>
          <w:lang w:val="pt-BR"/>
        </w:rPr>
      </w:pPr>
      <w:r>
        <w:rPr>
          <w:lang w:val="pt-BR"/>
        </w:rPr>
        <w:t>A proposta destina-se ao município. O serviço de decisão é especificado como serviço municipal autônomo, que não pertence à plataforma de monitoramento nem ao sistema de telegestão: consome a interface da primeira e comanda o segundo (3.2). O destinatário direto da informação que o sistema produz — o dado recebido, o nível decidido, a correção imposta pela verificação normativa e a iluminância entregue — é o operador do sistema de iluminação, e não o cidadão, razão pela qual não se desenvolve aplicativo móvel (Quadro 12). O beneficiário final é quem circula pela via: a classe de iluminação adotada é de pedestres (3.8), e a função de segurança que a iluminação cumpre para esse usuário é o fundamento social do trabalho (1.6).</w:t>
      </w:r>
    </w:p>
    <w:p w14:paraId="0F7C9284" w14:textId="77777777" w:rsidR="00E01C3A" w:rsidRDefault="00CC3326">
      <w:pPr>
        <w:spacing w:after="120" w:line="360" w:lineRule="auto"/>
        <w:ind w:firstLine="709"/>
        <w:jc w:val="both"/>
        <w:rPr>
          <w:lang w:val="pt-BR"/>
        </w:rPr>
      </w:pPr>
      <w:r>
        <w:rPr>
          <w:lang w:val="pt-BR"/>
        </w:rPr>
        <w:lastRenderedPageBreak/>
        <w:t>Quanto à forma de execução, o trabalho combina pesquisa documental sobre a infraestrutura instalada e sobre os dados abertos municipais, desenvolvimento de protótipo e experimentação em bancada, nos termos de 3.1. O método está descrito no Capítulo 3, e a documentação de engenharia de software que orienta a implementação e o banco de dados, ao final dele, em 3.12 e 3.13.</w:t>
      </w:r>
    </w:p>
    <w:p w14:paraId="390D7B3D" w14:textId="77777777" w:rsidR="00E01C3A" w:rsidRDefault="00CC3326">
      <w:pPr>
        <w:pStyle w:val="Heading1"/>
        <w:pageBreakBefore/>
        <w:spacing w:before="480" w:after="280" w:line="360" w:lineRule="auto"/>
        <w:rPr>
          <w:lang w:val="pt-BR"/>
        </w:rPr>
      </w:pPr>
      <w:bookmarkStart w:id="13" w:name="_Toc242567257"/>
      <w:r>
        <w:rPr>
          <w:lang w:val="pt-BR"/>
        </w:rPr>
        <w:lastRenderedPageBreak/>
        <w:t>2 REVISÃO BIBLIOGRÁFICA</w:t>
      </w:r>
      <w:bookmarkEnd w:id="13"/>
    </w:p>
    <w:p w14:paraId="553DB038" w14:textId="77777777" w:rsidR="00E01C3A" w:rsidRDefault="00CC3326">
      <w:pPr>
        <w:pStyle w:val="Heading2"/>
        <w:spacing w:before="360" w:after="240" w:line="360" w:lineRule="auto"/>
        <w:rPr>
          <w:lang w:val="pt-BR"/>
        </w:rPr>
      </w:pPr>
      <w:bookmarkStart w:id="14" w:name="_Toc242567258"/>
      <w:r>
        <w:rPr>
          <w:lang w:val="pt-BR"/>
        </w:rPr>
        <w:t>2.1 Metodologia de seleção das fontes</w:t>
      </w:r>
      <w:bookmarkEnd w:id="14"/>
    </w:p>
    <w:p w14:paraId="3A9E451D" w14:textId="77777777" w:rsidR="006B1E66" w:rsidRPr="000F5B8B" w:rsidRDefault="00CC3326">
      <w:pPr>
        <w:spacing w:after="120" w:line="360" w:lineRule="auto"/>
        <w:ind w:firstLine="709"/>
        <w:jc w:val="both"/>
        <w:rPr>
          <w:lang w:val="pt-BR"/>
        </w:rPr>
      </w:pPr>
      <w:r>
        <w:rPr>
          <w:lang w:val="pt-BR"/>
        </w:rPr>
        <w:t>A revisão é narrativa, e não sistemática: as fontes foram reunidas a partir dos eixos que estruturam esta seção, e cada inclusão obedece aos critérios declarados a seguir, de modo que possa ser auditada pelo leitor.</w:t>
      </w:r>
    </w:p>
    <w:p w14:paraId="64CE2B2C" w14:textId="77777777" w:rsidR="006B1E66" w:rsidRPr="000F5B8B" w:rsidRDefault="00CC3326">
      <w:pPr>
        <w:spacing w:after="120" w:line="360" w:lineRule="auto"/>
        <w:ind w:firstLine="709"/>
        <w:jc w:val="both"/>
        <w:rPr>
          <w:lang w:val="pt-BR"/>
        </w:rPr>
      </w:pPr>
      <w:r>
        <w:rPr>
          <w:lang w:val="pt-BR"/>
        </w:rPr>
        <w:t>Três critérios de inclusão foram aplicados cumulativamente. O primeiro é a publicação em veículo com processo editorial de revisão por pares documentado, indexado em base consolidada, privilegiando periódicos de sociedades científicas e de editoras de tradição reconhecida, ou, no caso da produção nacional, teses e dissertações de programas de pós-graduação avaliados pela Coordenação de Aperfeiçoamento de Pessoal de Nível Superior. O segundo é a aderência direta a um dos eixos que estruturam esta seção. O terceiro é o recorte temporal de dez anos, contado a partir de 2016.</w:t>
      </w:r>
    </w:p>
    <w:p w14:paraId="545B1551" w14:textId="77777777" w:rsidR="006B1E66" w:rsidRPr="000F5B8B" w:rsidRDefault="00CC3326">
      <w:pPr>
        <w:spacing w:after="120" w:line="360" w:lineRule="auto"/>
        <w:ind w:firstLine="709"/>
        <w:jc w:val="both"/>
        <w:rPr>
          <w:lang w:val="pt-BR"/>
        </w:rPr>
      </w:pPr>
      <w:r>
        <w:rPr>
          <w:lang w:val="pt-BR"/>
        </w:rPr>
        <w:t>Foram excluídas fontes sem revisão por pares, trabalhos de aderência apenas tangencial e publicações em periódicos de processo editorial não verificável.</w:t>
      </w:r>
    </w:p>
    <w:p w14:paraId="454DB891" w14:textId="77777777" w:rsidR="006B1E66" w:rsidRPr="000F5B8B" w:rsidRDefault="00CC3326">
      <w:pPr>
        <w:spacing w:after="120" w:line="360" w:lineRule="auto"/>
        <w:ind w:firstLine="709"/>
        <w:jc w:val="both"/>
        <w:rPr>
          <w:lang w:val="pt-BR"/>
        </w:rPr>
      </w:pPr>
      <w:r>
        <w:rPr>
          <w:lang w:val="pt-BR"/>
        </w:rPr>
        <w:t>Duas exceções ao recorte temporal são declaradas e delimitadas. A primeira são duas obras seminais — Zadeh (1965) e Mamdani e Assilian (1975) —, que comparecem exclusivamente como atribuição de origem da técnica adotada, e não como sustentação de qualquer afirmação sobre o estado da arte. A distinção é relevante: o estado atual da discussão sobre a técnica é sustentado por fontes de 2019 e 2026, apresentadas na subseção 2.6, e nenhuma afirmação sobre o estado da arte da técnica depende de literatura anterior ao recorte. A segunda exceção são os documentos oficiais do poder público e de instituições públicas, os atos regulatórios e os relatórios de órgão de controle externo, empregados exclusivamente para estabelecer fatos sobre a infraestrutura instalada e sobre o regime jurídico que a rege. Fontes dessa natureza comparecem identificadas como tais, e delas não se extrai afirmação de desempenho. Essa matéria não é reportada por literatura revisada por pares, e a fonte primária a documenta de modo verificável.</w:t>
      </w:r>
    </w:p>
    <w:p w14:paraId="51AE5AFB" w14:textId="77777777" w:rsidR="006B1E66" w:rsidRPr="000F5B8B" w:rsidRDefault="00CC3326">
      <w:pPr>
        <w:spacing w:after="120" w:line="360" w:lineRule="auto"/>
        <w:ind w:firstLine="709"/>
        <w:jc w:val="both"/>
        <w:rPr>
          <w:lang w:val="pt-BR"/>
        </w:rPr>
      </w:pPr>
      <w:r>
        <w:rPr>
          <w:lang w:val="pt-BR"/>
        </w:rPr>
        <w:t xml:space="preserve">Uma terceira exceção, mais restrita, alcança uma fonte nominalmente identificada: a publicação normativa da Commission Internationale de l'Éclairage sobre iluminação viária, de 2010: documento técnico normativo não se avalia pela data </w:t>
      </w:r>
      <w:r>
        <w:rPr>
          <w:lang w:val="pt-BR"/>
        </w:rPr>
        <w:lastRenderedPageBreak/>
        <w:t>de publicação, e sim pela vigência, e a edição citada é a que permanece em vigor. Dela não se extrai afirmação sobre o estado da arte da técnica. Fica também fora do recorte o estudo de Shikakura, Morikawa e Nakamura (2003), empregado em 3.9 por ser a fonte localizada pelos autores com valor medido de limiar de percepção de variação de iluminância; dele se extrai apenas esse valor. Normas e especificações técnicas — da ABNT, da ISO/IEC, da ANSI, da OASIS e do consórcio TALQ — e a folha de dados do fabricante do microcontrolador comparecem como fonte do que especificam; os documentos da associação setorial de concessionárias, como fonte de dados do setor; e o relato jornalístico de Perry (2020), apenas como registro do caso descrito em 3.10. De nenhuma dessas fontes se extrai afirmação de desempenho.</w:t>
      </w:r>
    </w:p>
    <w:p w14:paraId="28E533E4" w14:textId="77777777" w:rsidR="00E01C3A" w:rsidRDefault="00CC3326">
      <w:pPr>
        <w:pStyle w:val="Heading2"/>
        <w:spacing w:before="360" w:after="240" w:line="360" w:lineRule="auto"/>
        <w:rPr>
          <w:lang w:val="pt-BR"/>
        </w:rPr>
      </w:pPr>
      <w:bookmarkStart w:id="15" w:name="_Toc242567259"/>
      <w:r>
        <w:rPr>
          <w:lang w:val="pt-BR"/>
        </w:rPr>
        <w:t>2.2 Infraestrutura instalada e integração ausente: um padrão documentado</w:t>
      </w:r>
      <w:bookmarkEnd w:id="15"/>
    </w:p>
    <w:p w14:paraId="7C046A19" w14:textId="77777777" w:rsidR="006B1E66" w:rsidRPr="000F5B8B" w:rsidRDefault="00CC3326">
      <w:pPr>
        <w:spacing w:after="120" w:line="360" w:lineRule="auto"/>
        <w:ind w:firstLine="709"/>
        <w:jc w:val="both"/>
        <w:rPr>
          <w:lang w:val="pt-BR"/>
        </w:rPr>
      </w:pPr>
      <w:r>
        <w:rPr>
          <w:lang w:val="pt-BR"/>
        </w:rPr>
        <w:t>Antes de examinar São Paulo, convém estabelecer que a situação descrita neste trabalho não é uma peculiaridade local, e sim uma configuração recorrente, reportada na literatura.</w:t>
      </w:r>
    </w:p>
    <w:p w14:paraId="50672ABB" w14:textId="77777777" w:rsidR="006B1E66" w:rsidRPr="000F5B8B" w:rsidRDefault="00CC3326">
      <w:pPr>
        <w:spacing w:after="120" w:line="360" w:lineRule="auto"/>
        <w:ind w:firstLine="709"/>
        <w:jc w:val="both"/>
        <w:rPr>
          <w:lang w:val="pt-BR"/>
        </w:rPr>
      </w:pPr>
      <w:r>
        <w:rPr>
          <w:lang w:val="pt-BR"/>
        </w:rPr>
        <w:t>Alves, Dias e Seixas (2019) examinam o estado da arte das cidades inteligentes no Brasil e em Portugal e concluem que nenhum dos dois países ultrapassou a primeira fase do processo, aquela de implantação de infraestrutura tecnológica, permanecendo incipiente o estágio em que a tecnologia integrada passa a apoiar o planejamento urbano. Os autores registram ainda que a iluminação pública e a mobilidade aparecem como áreas de destaque dos projetos. O diagnóstico é preciso quanto ao problema aqui tratado: investe-se em infraestrutura, e não se investe na integração que a tornaria útil a mais de um serviço.</w:t>
      </w:r>
    </w:p>
    <w:p w14:paraId="20DF2645" w14:textId="77777777" w:rsidR="006B1E66" w:rsidRPr="000F5B8B" w:rsidRDefault="00CC3326">
      <w:pPr>
        <w:spacing w:after="120" w:line="360" w:lineRule="auto"/>
        <w:ind w:firstLine="709"/>
        <w:jc w:val="both"/>
        <w:rPr>
          <w:lang w:val="pt-BR"/>
        </w:rPr>
      </w:pPr>
      <w:r>
        <w:rPr>
          <w:lang w:val="pt-BR"/>
        </w:rPr>
        <w:t>Dizon e Pranggono (2022) documentam o caso de Sheffield, no Reino Unido, onde 66.802 luminárias — 99,5% do parque — foram convertidas para tecnologia de estado sólido e integradas a um sistema central de telegestão. Os autores registram que a operação utiliza apenas parte das capacidades de controle disponíveis, mantendo regime de acionamento por calendário solar e horário programado, e que a cidade não implantou controle responsivo ao tráfego. É o mesmo descompasso entre capacidade instalada e capacidade utilizada, observado em outra cidade, em outro país e sob outro arranjo contratual.</w:t>
      </w:r>
    </w:p>
    <w:p w14:paraId="2BCBF2D8" w14:textId="77777777" w:rsidR="006B1E66" w:rsidRPr="000F5B8B" w:rsidRDefault="00CC3326">
      <w:pPr>
        <w:spacing w:after="120" w:line="360" w:lineRule="auto"/>
        <w:ind w:firstLine="709"/>
        <w:jc w:val="both"/>
        <w:rPr>
          <w:lang w:val="pt-BR"/>
        </w:rPr>
      </w:pPr>
      <w:r>
        <w:rPr>
          <w:lang w:val="pt-BR"/>
        </w:rPr>
        <w:lastRenderedPageBreak/>
        <w:t>Anthony Jnr (2024) conduz revisão sistemática sobre o emprego de interfaces de programação de aplicações na interoperabilidade entre sistemas digitais municipais e aponta os sistemas isolados, sem padronização de interfaces, como obstáculo à integração, e a especificação da interface como o instrumento pelo qual esse isolamento se resolve.</w:t>
      </w:r>
    </w:p>
    <w:p w14:paraId="4A3010C6" w14:textId="77777777" w:rsidR="006B1E66" w:rsidRPr="000F5B8B" w:rsidRDefault="00CC3326">
      <w:pPr>
        <w:spacing w:after="120" w:line="360" w:lineRule="auto"/>
        <w:ind w:firstLine="709"/>
        <w:jc w:val="both"/>
        <w:rPr>
          <w:lang w:val="pt-BR"/>
        </w:rPr>
      </w:pPr>
      <w:r>
        <w:rPr>
          <w:lang w:val="pt-BR"/>
        </w:rPr>
        <w:t>Um caso brasileiro recente ilustra o mesmo ponto em escala menor e sob condições favoráveis. Em janeiro de 2026, a Universidade Estadual de Campinas recebeu os dispositivos de telegestão de um projeto que instala 2.615 sensores junto a luminárias de estado sólido em seu campus, executado por operadora de telecomunicações com financiamento vinculado ao Programa Nacional de Iluminação Pública Eficiente (RIBEIRO, 2026). A descrição oficial do sistema informa que a plataforma permite ajustar níveis de iluminação conforme horários, condições ambientais ou demandas específicas, além de identificar falhas em tempo real (UNIVERSIDADE ESTADUAL DE CAMPINAS, 2026).</w:t>
      </w:r>
    </w:p>
    <w:p w14:paraId="310060A2" w14:textId="77777777" w:rsidR="006B1E66" w:rsidRPr="000F5B8B" w:rsidRDefault="00CC3326">
      <w:pPr>
        <w:spacing w:after="120" w:line="360" w:lineRule="auto"/>
        <w:ind w:firstLine="709"/>
        <w:jc w:val="both"/>
        <w:rPr>
          <w:lang w:val="pt-BR"/>
        </w:rPr>
      </w:pPr>
      <w:r>
        <w:rPr>
          <w:lang w:val="pt-BR"/>
        </w:rPr>
        <w:t>A proximidade com o que aqui se propõe é aparente e convém demarcá-la. O que se implanta é uma plataforma de telegestão dotada de sensoriamento próprio, instalado para essa finalidade, em rede fechada de campus, com ajuste por programação horária e por condição medida localmente. Não há consumo de dados produzidos por outro sistema, concebido para outra finalidade, nem camada de verificação normativa interposta entre a decisão e a atuação. O caso é, portanto, mais um registro de capacidade instalada — e recente, brasileiro e no estado de São Paulo — do que uma realização do vínculo que este trabalho investiga.</w:t>
      </w:r>
    </w:p>
    <w:p w14:paraId="7688057C" w14:textId="77777777" w:rsidR="006B1E66" w:rsidRPr="000F5B8B" w:rsidRDefault="00CC3326">
      <w:pPr>
        <w:spacing w:after="120" w:line="360" w:lineRule="auto"/>
        <w:ind w:firstLine="709"/>
        <w:jc w:val="both"/>
        <w:rPr>
          <w:lang w:val="pt-BR"/>
        </w:rPr>
      </w:pPr>
      <w:r>
        <w:rPr>
          <w:lang w:val="pt-BR"/>
        </w:rPr>
        <w:t>O quadro nacional dimensiona o problema. Segundo o censo do setor, elaborado a partir da Base de Dados Geográfica da Distribuidora mantida pela Agência Nacional de Energia Elétrica, o Brasil registrava 19.362.437 pontos de luz nas redes das distribuidoras em 2023, número que o próprio censo estima em 22.037.666 quando incluída a iluminação ornamental, com margem de segurança entre 20.185.063 e 24.761.415. Sobre a base das distribuidoras, 3.793.293 pontos, ou 19,6%, operavam em tecnologia de estado sólido (ABCIP, 2024a). São Paulo, que já em 2021 contabilizava cerca de 90% do parque convertido (SÃO PAULO, 2021), é exceção — e é por ser exceção que constitui o caso em que a pergunta deste trabalho pode ser formulada sobre parque já convertido.</w:t>
      </w:r>
    </w:p>
    <w:p w14:paraId="5B474FB2" w14:textId="77777777" w:rsidR="00E01C3A" w:rsidRDefault="00CC3326">
      <w:pPr>
        <w:pStyle w:val="Heading2"/>
        <w:spacing w:before="360" w:after="240" w:line="360" w:lineRule="auto"/>
        <w:rPr>
          <w:lang w:val="pt-BR"/>
        </w:rPr>
      </w:pPr>
      <w:bookmarkStart w:id="16" w:name="_Toc242567260"/>
      <w:r>
        <w:rPr>
          <w:lang w:val="pt-BR"/>
        </w:rPr>
        <w:lastRenderedPageBreak/>
        <w:t>2.3 A infraestrutura instalada no município de São Paulo</w:t>
      </w:r>
      <w:bookmarkEnd w:id="16"/>
    </w:p>
    <w:p w14:paraId="59C93DFF" w14:textId="77777777" w:rsidR="006B1E66" w:rsidRPr="000F5B8B" w:rsidRDefault="00CC3326">
      <w:pPr>
        <w:spacing w:after="240" w:line="360" w:lineRule="auto"/>
        <w:ind w:firstLine="709"/>
        <w:jc w:val="both"/>
        <w:rPr>
          <w:lang w:val="pt-BR"/>
        </w:rPr>
      </w:pPr>
      <w:r>
        <w:rPr>
          <w:lang w:val="pt-BR"/>
        </w:rPr>
        <w:t>Esta subseção estabelece o fato sobre o qual o trabalho se apoia: as duas capacidades necessárias a um sistema de iluminação responsiva já estão contratadas na cidade. O Quadro 1 sintetiza o levantamento, construído sobre fontes primárias.</w:t>
      </w:r>
    </w:p>
    <w:p w14:paraId="185C53C7" w14:textId="20284067" w:rsidR="006B1E66" w:rsidRPr="000F5B8B" w:rsidRDefault="00CC3326">
      <w:pPr>
        <w:keepNext/>
        <w:spacing w:before="260" w:after="130"/>
        <w:rPr>
          <w:lang w:val="pt-BR"/>
        </w:rPr>
      </w:pPr>
      <w:bookmarkStart w:id="17" w:name="_Toc24256720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Infraestrutura urbana instalada no município de São Paulo</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rsidRPr="00F96471" w14:paraId="11869BD3" w14:textId="77777777">
        <w:trPr>
          <w:tblHeader/>
        </w:trPr>
        <w:tc>
          <w:tcPr>
            <w:tcW w:w="2100" w:type="dxa"/>
            <w:shd w:val="clear" w:color="auto" w:fill="EDEDED"/>
            <w:tcMar>
              <w:top w:w="70" w:type="dxa"/>
              <w:left w:w="90" w:type="dxa"/>
              <w:bottom w:w="70" w:type="dxa"/>
              <w:right w:w="90" w:type="dxa"/>
            </w:tcMar>
          </w:tcPr>
          <w:p w14:paraId="2906C19A" w14:textId="77777777" w:rsidR="006B1E66" w:rsidRDefault="00CC3326">
            <w:proofErr w:type="spellStart"/>
            <w:r>
              <w:rPr>
                <w:b/>
                <w:bCs/>
                <w:sz w:val="20"/>
                <w:szCs w:val="20"/>
              </w:rPr>
              <w:t>Ativo</w:t>
            </w:r>
            <w:proofErr w:type="spellEnd"/>
          </w:p>
        </w:tc>
        <w:tc>
          <w:tcPr>
            <w:tcW w:w="3200" w:type="dxa"/>
            <w:shd w:val="clear" w:color="auto" w:fill="EDEDED"/>
            <w:tcMar>
              <w:top w:w="70" w:type="dxa"/>
              <w:left w:w="90" w:type="dxa"/>
              <w:bottom w:w="70" w:type="dxa"/>
              <w:right w:w="90" w:type="dxa"/>
            </w:tcMar>
          </w:tcPr>
          <w:p w14:paraId="033DEF4A" w14:textId="77777777" w:rsidR="006B1E66" w:rsidRDefault="00CC3326">
            <w:r>
              <w:rPr>
                <w:b/>
                <w:bCs/>
                <w:sz w:val="20"/>
                <w:szCs w:val="20"/>
              </w:rPr>
              <w:t xml:space="preserve">O </w:t>
            </w:r>
            <w:proofErr w:type="spellStart"/>
            <w:r>
              <w:rPr>
                <w:b/>
                <w:bCs/>
                <w:sz w:val="20"/>
                <w:szCs w:val="20"/>
              </w:rPr>
              <w:t>que</w:t>
            </w:r>
            <w:proofErr w:type="spellEnd"/>
            <w:r>
              <w:rPr>
                <w:b/>
                <w:bCs/>
                <w:sz w:val="20"/>
                <w:szCs w:val="20"/>
              </w:rPr>
              <w:t xml:space="preserve"> </w:t>
            </w:r>
            <w:proofErr w:type="spellStart"/>
            <w:r>
              <w:rPr>
                <w:b/>
                <w:bCs/>
                <w:sz w:val="20"/>
                <w:szCs w:val="20"/>
              </w:rPr>
              <w:t>já</w:t>
            </w:r>
            <w:proofErr w:type="spellEnd"/>
            <w:r>
              <w:rPr>
                <w:b/>
                <w:bCs/>
                <w:sz w:val="20"/>
                <w:szCs w:val="20"/>
              </w:rPr>
              <w:t xml:space="preserve"> </w:t>
            </w:r>
            <w:proofErr w:type="spellStart"/>
            <w:r>
              <w:rPr>
                <w:b/>
                <w:bCs/>
                <w:sz w:val="20"/>
                <w:szCs w:val="20"/>
              </w:rPr>
              <w:t>existe</w:t>
            </w:r>
            <w:proofErr w:type="spellEnd"/>
          </w:p>
        </w:tc>
        <w:tc>
          <w:tcPr>
            <w:tcW w:w="3771" w:type="dxa"/>
            <w:shd w:val="clear" w:color="auto" w:fill="EDEDED"/>
            <w:tcMar>
              <w:top w:w="70" w:type="dxa"/>
              <w:left w:w="90" w:type="dxa"/>
              <w:bottom w:w="70" w:type="dxa"/>
              <w:right w:w="90" w:type="dxa"/>
            </w:tcMar>
          </w:tcPr>
          <w:p w14:paraId="7A11A227" w14:textId="77777777" w:rsidR="006B1E66" w:rsidRPr="000F5B8B" w:rsidRDefault="00CC3326">
            <w:pPr>
              <w:rPr>
                <w:lang w:val="pt-BR"/>
              </w:rPr>
            </w:pPr>
            <w:r>
              <w:rPr>
                <w:b/>
                <w:bCs/>
                <w:sz w:val="20"/>
                <w:szCs w:val="20"/>
                <w:lang w:val="pt-BR"/>
              </w:rPr>
              <w:t>O que ainda não faz</w:t>
            </w:r>
          </w:p>
        </w:tc>
      </w:tr>
      <w:tr w:rsidR="006B1E66" w:rsidRPr="00F96471" w14:paraId="31236BA4" w14:textId="77777777">
        <w:tc>
          <w:tcPr>
            <w:tcW w:w="2100" w:type="dxa"/>
            <w:tcMar>
              <w:top w:w="70" w:type="dxa"/>
              <w:left w:w="90" w:type="dxa"/>
              <w:bottom w:w="70" w:type="dxa"/>
              <w:right w:w="90" w:type="dxa"/>
            </w:tcMar>
          </w:tcPr>
          <w:p w14:paraId="74149630" w14:textId="77777777" w:rsidR="006B1E66" w:rsidRDefault="00CC3326">
            <w:r>
              <w:rPr>
                <w:sz w:val="20"/>
                <w:szCs w:val="20"/>
              </w:rPr>
              <w:t xml:space="preserve">Parque de </w:t>
            </w:r>
            <w:proofErr w:type="spellStart"/>
            <w:r>
              <w:rPr>
                <w:sz w:val="20"/>
                <w:szCs w:val="20"/>
              </w:rPr>
              <w:t>iluminação</w:t>
            </w:r>
            <w:proofErr w:type="spellEnd"/>
            <w:r>
              <w:rPr>
                <w:sz w:val="20"/>
                <w:szCs w:val="20"/>
              </w:rPr>
              <w:t xml:space="preserve"> </w:t>
            </w:r>
            <w:proofErr w:type="spellStart"/>
            <w:r>
              <w:rPr>
                <w:sz w:val="20"/>
                <w:szCs w:val="20"/>
              </w:rPr>
              <w:t>pública</w:t>
            </w:r>
            <w:proofErr w:type="spellEnd"/>
          </w:p>
        </w:tc>
        <w:tc>
          <w:tcPr>
            <w:tcW w:w="3200" w:type="dxa"/>
            <w:tcMar>
              <w:top w:w="70" w:type="dxa"/>
              <w:left w:w="90" w:type="dxa"/>
              <w:bottom w:w="70" w:type="dxa"/>
              <w:right w:w="90" w:type="dxa"/>
            </w:tcMar>
          </w:tcPr>
          <w:p w14:paraId="54D2938A" w14:textId="77777777" w:rsidR="006B1E66" w:rsidRPr="000F5B8B" w:rsidRDefault="00CC3326">
            <w:pPr>
              <w:rPr>
                <w:lang w:val="pt-BR"/>
              </w:rPr>
            </w:pPr>
            <w:r>
              <w:rPr>
                <w:sz w:val="20"/>
                <w:szCs w:val="20"/>
                <w:lang w:val="pt-BR"/>
              </w:rPr>
              <w:t>618.355 pontos de luz na licitação, dos quais 535.713 contratados para substituição por tecnologia de estado sólido; 662.945 pontos no cadastro georreferenciado municipal, cada um com placa e coordenadas, na carga de julho de 2026; cerca de 90% do parque convertido em 2021</w:t>
            </w:r>
          </w:p>
        </w:tc>
        <w:tc>
          <w:tcPr>
            <w:tcW w:w="3771" w:type="dxa"/>
            <w:tcMar>
              <w:top w:w="70" w:type="dxa"/>
              <w:left w:w="90" w:type="dxa"/>
              <w:bottom w:w="70" w:type="dxa"/>
              <w:right w:w="90" w:type="dxa"/>
            </w:tcMar>
          </w:tcPr>
          <w:p w14:paraId="2D7308C0" w14:textId="77777777" w:rsidR="006B1E66" w:rsidRPr="000F5B8B" w:rsidRDefault="00CC3326">
            <w:pPr>
              <w:rPr>
                <w:lang w:val="pt-BR"/>
              </w:rPr>
            </w:pPr>
            <w:r>
              <w:rPr>
                <w:sz w:val="20"/>
                <w:szCs w:val="20"/>
                <w:lang w:val="pt-BR"/>
              </w:rPr>
              <w:t>Não se localizou registro público de controle conforme o uso da via</w:t>
            </w:r>
          </w:p>
        </w:tc>
      </w:tr>
      <w:tr w:rsidR="006B1E66" w:rsidRPr="00F96471" w14:paraId="47E9F557" w14:textId="77777777">
        <w:tc>
          <w:tcPr>
            <w:tcW w:w="2100" w:type="dxa"/>
            <w:tcMar>
              <w:top w:w="70" w:type="dxa"/>
              <w:left w:w="90" w:type="dxa"/>
              <w:bottom w:w="70" w:type="dxa"/>
              <w:right w:w="90" w:type="dxa"/>
            </w:tcMar>
          </w:tcPr>
          <w:p w14:paraId="36E54DC4" w14:textId="77777777" w:rsidR="006B1E66" w:rsidRDefault="00CC3326">
            <w:proofErr w:type="spellStart"/>
            <w:r>
              <w:rPr>
                <w:sz w:val="20"/>
                <w:szCs w:val="20"/>
              </w:rPr>
              <w:t>Concessão</w:t>
            </w:r>
            <w:proofErr w:type="spellEnd"/>
            <w:r>
              <w:rPr>
                <w:sz w:val="20"/>
                <w:szCs w:val="20"/>
              </w:rPr>
              <w:t xml:space="preserve"> e </w:t>
            </w:r>
            <w:proofErr w:type="spellStart"/>
            <w:r>
              <w:rPr>
                <w:sz w:val="20"/>
                <w:szCs w:val="20"/>
              </w:rPr>
              <w:t>telegestão</w:t>
            </w:r>
            <w:proofErr w:type="spellEnd"/>
          </w:p>
        </w:tc>
        <w:tc>
          <w:tcPr>
            <w:tcW w:w="3200" w:type="dxa"/>
            <w:tcMar>
              <w:top w:w="70" w:type="dxa"/>
              <w:left w:w="90" w:type="dxa"/>
              <w:bottom w:w="70" w:type="dxa"/>
              <w:right w:w="90" w:type="dxa"/>
            </w:tcMar>
          </w:tcPr>
          <w:p w14:paraId="15E53438" w14:textId="77777777" w:rsidR="006B1E66" w:rsidRPr="000F5B8B" w:rsidRDefault="00CC3326">
            <w:pPr>
              <w:rPr>
                <w:lang w:val="pt-BR"/>
              </w:rPr>
            </w:pPr>
            <w:r>
              <w:rPr>
                <w:sz w:val="20"/>
                <w:szCs w:val="20"/>
                <w:lang w:val="pt-BR"/>
              </w:rPr>
              <w:t>Contrato de Concessão nº 003/SMSO/2018, de vinte anos, ao valor de R$ 6,9 bilhões, originado da Concorrência Internacional nº 01/SES/2015. O Anexo III do contrato, Caderno de Encargos, exige telegestão bidirecional, com o centro de controle emitindo comandos isolados ou em grupo e programação agendada, e drivers que permitam dimerização por controle analógico de 0 a 10 V</w:t>
            </w:r>
          </w:p>
        </w:tc>
        <w:tc>
          <w:tcPr>
            <w:tcW w:w="3771" w:type="dxa"/>
            <w:tcMar>
              <w:top w:w="70" w:type="dxa"/>
              <w:left w:w="90" w:type="dxa"/>
              <w:bottom w:w="70" w:type="dxa"/>
              <w:right w:w="90" w:type="dxa"/>
            </w:tcMar>
          </w:tcPr>
          <w:p w14:paraId="1510FDEC" w14:textId="77777777" w:rsidR="006B1E66" w:rsidRPr="000F5B8B" w:rsidRDefault="00CC3326">
            <w:pPr>
              <w:rPr>
                <w:lang w:val="pt-BR"/>
              </w:rPr>
            </w:pPr>
            <w:r>
              <w:rPr>
                <w:sz w:val="20"/>
                <w:szCs w:val="20"/>
                <w:lang w:val="pt-BR"/>
              </w:rPr>
              <w:t>A telegestão serve à gestão do ativo — falha, consumo, inventário — e não consome informação sobre o que ocorre na via</w:t>
            </w:r>
          </w:p>
        </w:tc>
      </w:tr>
      <w:tr w:rsidR="006B1E66" w:rsidRPr="00F96471" w14:paraId="3CEE9FCD" w14:textId="77777777">
        <w:tc>
          <w:tcPr>
            <w:tcW w:w="2100" w:type="dxa"/>
            <w:tcMar>
              <w:top w:w="70" w:type="dxa"/>
              <w:left w:w="90" w:type="dxa"/>
              <w:bottom w:w="70" w:type="dxa"/>
              <w:right w:w="90" w:type="dxa"/>
            </w:tcMar>
          </w:tcPr>
          <w:p w14:paraId="7575E3B1" w14:textId="77777777" w:rsidR="006B1E66" w:rsidRDefault="00CC3326">
            <w:r>
              <w:rPr>
                <w:sz w:val="20"/>
                <w:szCs w:val="20"/>
              </w:rPr>
              <w:t>Plataforma Smart Sampa</w:t>
            </w:r>
          </w:p>
        </w:tc>
        <w:tc>
          <w:tcPr>
            <w:tcW w:w="3200" w:type="dxa"/>
            <w:tcMar>
              <w:top w:w="70" w:type="dxa"/>
              <w:left w:w="90" w:type="dxa"/>
              <w:bottom w:w="70" w:type="dxa"/>
              <w:right w:w="90" w:type="dxa"/>
            </w:tcMar>
          </w:tcPr>
          <w:p w14:paraId="46ACFC61" w14:textId="77777777" w:rsidR="006B1E66" w:rsidRPr="000F5B8B" w:rsidRDefault="00CC3326">
            <w:pPr>
              <w:rPr>
                <w:lang w:val="pt-BR"/>
              </w:rPr>
            </w:pPr>
            <w:r>
              <w:rPr>
                <w:sz w:val="20"/>
                <w:szCs w:val="20"/>
                <w:lang w:val="pt-BR"/>
              </w:rPr>
              <w:t>50 mil câmeras integradas em abril de 2026 — eram 40 mil em setembro de 2025, metade municipais e metade de redes privadas —, e central de monitoramento em operação contínua. O Termo de Referência exige analíticos de contagem de pessoas, de detecção de densidade e concentração de pessoas, de contagem e fluxo de veículos e de alarme de congestionamento, além de interoperabilidade com acesso aos dados por interface de programação</w:t>
            </w:r>
          </w:p>
        </w:tc>
        <w:tc>
          <w:tcPr>
            <w:tcW w:w="3771" w:type="dxa"/>
            <w:tcMar>
              <w:top w:w="70" w:type="dxa"/>
              <w:left w:w="90" w:type="dxa"/>
              <w:bottom w:w="70" w:type="dxa"/>
              <w:right w:w="90" w:type="dxa"/>
            </w:tcMar>
          </w:tcPr>
          <w:p w14:paraId="755AF179" w14:textId="77777777" w:rsidR="006B1E66" w:rsidRPr="000F5B8B" w:rsidRDefault="00CC3326">
            <w:pPr>
              <w:rPr>
                <w:lang w:val="pt-BR"/>
              </w:rPr>
            </w:pPr>
            <w:r>
              <w:rPr>
                <w:sz w:val="20"/>
                <w:szCs w:val="20"/>
                <w:lang w:val="pt-BR"/>
              </w:rPr>
              <w:t>Destina-se à segurança pública. O termo de referência prevê integração com outros sistemas municipais, entre eles o de iluminação pública, mas não há registro público de que ela opere, e o termo trata o acesso por interface de programação caso a caso</w:t>
            </w:r>
          </w:p>
        </w:tc>
      </w:tr>
      <w:tr w:rsidR="006B1E66" w:rsidRPr="00F96471" w14:paraId="7116F7EE" w14:textId="77777777">
        <w:tc>
          <w:tcPr>
            <w:tcW w:w="2100" w:type="dxa"/>
            <w:tcMar>
              <w:top w:w="70" w:type="dxa"/>
              <w:left w:w="90" w:type="dxa"/>
              <w:bottom w:w="70" w:type="dxa"/>
              <w:right w:w="90" w:type="dxa"/>
            </w:tcMar>
          </w:tcPr>
          <w:p w14:paraId="2975443B" w14:textId="77777777" w:rsidR="006B1E66" w:rsidRDefault="00CC3326">
            <w:r>
              <w:rPr>
                <w:sz w:val="20"/>
                <w:szCs w:val="20"/>
              </w:rPr>
              <w:t xml:space="preserve">Regime </w:t>
            </w:r>
            <w:proofErr w:type="spellStart"/>
            <w:r>
              <w:rPr>
                <w:sz w:val="20"/>
                <w:szCs w:val="20"/>
              </w:rPr>
              <w:t>regulatório</w:t>
            </w:r>
            <w:proofErr w:type="spellEnd"/>
            <w:r>
              <w:rPr>
                <w:sz w:val="20"/>
                <w:szCs w:val="20"/>
              </w:rPr>
              <w:t xml:space="preserve"> federal</w:t>
            </w:r>
          </w:p>
        </w:tc>
        <w:tc>
          <w:tcPr>
            <w:tcW w:w="3200" w:type="dxa"/>
            <w:tcMar>
              <w:top w:w="70" w:type="dxa"/>
              <w:left w:w="90" w:type="dxa"/>
              <w:bottom w:w="70" w:type="dxa"/>
              <w:right w:w="90" w:type="dxa"/>
            </w:tcMar>
          </w:tcPr>
          <w:p w14:paraId="12C74D39" w14:textId="77777777" w:rsidR="006B1E66" w:rsidRPr="000F5B8B" w:rsidRDefault="00CC3326">
            <w:pPr>
              <w:rPr>
                <w:lang w:val="pt-BR"/>
              </w:rPr>
            </w:pPr>
            <w:r>
              <w:rPr>
                <w:sz w:val="20"/>
                <w:szCs w:val="20"/>
                <w:lang w:val="pt-BR"/>
              </w:rPr>
              <w:t xml:space="preserve">A Agência Nacional de Energia Elétrica aprovou, em 2022, instruções para o faturamento da iluminação pública quando há sistema de telegestão instalado, </w:t>
            </w:r>
            <w:r>
              <w:rPr>
                <w:sz w:val="20"/>
                <w:szCs w:val="20"/>
                <w:lang w:val="pt-BR"/>
              </w:rPr>
              <w:lastRenderedPageBreak/>
              <w:t>substituindo o tempo presumido pela medição</w:t>
            </w:r>
          </w:p>
        </w:tc>
        <w:tc>
          <w:tcPr>
            <w:tcW w:w="3771" w:type="dxa"/>
            <w:tcMar>
              <w:top w:w="70" w:type="dxa"/>
              <w:left w:w="90" w:type="dxa"/>
              <w:bottom w:w="70" w:type="dxa"/>
              <w:right w:w="90" w:type="dxa"/>
            </w:tcMar>
          </w:tcPr>
          <w:p w14:paraId="02EA499F" w14:textId="77777777" w:rsidR="006B1E66" w:rsidRPr="000F5B8B" w:rsidRDefault="00CC3326">
            <w:pPr>
              <w:rPr>
                <w:lang w:val="pt-BR"/>
              </w:rPr>
            </w:pPr>
            <w:r>
              <w:rPr>
                <w:sz w:val="20"/>
                <w:szCs w:val="20"/>
                <w:lang w:val="pt-BR"/>
              </w:rPr>
              <w:lastRenderedPageBreak/>
              <w:t>Nenhum ato vincula a operação da iluminação a dados de outras plataformas municipais</w:t>
            </w:r>
          </w:p>
        </w:tc>
      </w:tr>
      <w:tr w:rsidR="006B1E66" w:rsidRPr="00F96471" w14:paraId="525ED6EF" w14:textId="77777777">
        <w:tc>
          <w:tcPr>
            <w:tcW w:w="2100" w:type="dxa"/>
            <w:tcMar>
              <w:top w:w="70" w:type="dxa"/>
              <w:left w:w="90" w:type="dxa"/>
              <w:bottom w:w="70" w:type="dxa"/>
              <w:right w:w="90" w:type="dxa"/>
            </w:tcMar>
          </w:tcPr>
          <w:p w14:paraId="193254E2" w14:textId="77777777" w:rsidR="006B1E66" w:rsidRDefault="00CC3326">
            <w:r>
              <w:rPr>
                <w:sz w:val="20"/>
                <w:szCs w:val="20"/>
              </w:rPr>
              <w:t xml:space="preserve">Dados </w:t>
            </w:r>
            <w:proofErr w:type="spellStart"/>
            <w:r>
              <w:rPr>
                <w:sz w:val="20"/>
                <w:szCs w:val="20"/>
              </w:rPr>
              <w:t>abertos</w:t>
            </w:r>
            <w:proofErr w:type="spellEnd"/>
            <w:r>
              <w:rPr>
                <w:sz w:val="20"/>
                <w:szCs w:val="20"/>
              </w:rPr>
              <w:t xml:space="preserve"> </w:t>
            </w:r>
            <w:proofErr w:type="spellStart"/>
            <w:r>
              <w:rPr>
                <w:sz w:val="20"/>
                <w:szCs w:val="20"/>
              </w:rPr>
              <w:t>municipais</w:t>
            </w:r>
            <w:proofErr w:type="spellEnd"/>
          </w:p>
        </w:tc>
        <w:tc>
          <w:tcPr>
            <w:tcW w:w="3200" w:type="dxa"/>
            <w:tcMar>
              <w:top w:w="70" w:type="dxa"/>
              <w:left w:w="90" w:type="dxa"/>
              <w:bottom w:w="70" w:type="dxa"/>
              <w:right w:w="90" w:type="dxa"/>
            </w:tcMar>
          </w:tcPr>
          <w:p w14:paraId="3AEF3067" w14:textId="77777777" w:rsidR="006B1E66" w:rsidRPr="000F5B8B" w:rsidRDefault="00CC3326">
            <w:pPr>
              <w:rPr>
                <w:lang w:val="pt-BR"/>
              </w:rPr>
            </w:pPr>
            <w:r>
              <w:rPr>
                <w:sz w:val="20"/>
                <w:szCs w:val="20"/>
                <w:lang w:val="pt-BR"/>
              </w:rPr>
              <w:t>Portal de dados abertos e cadastro georreferenciado (GeoSampa), com os pontos de iluminação e os segmentos de logradouro</w:t>
            </w:r>
          </w:p>
        </w:tc>
        <w:tc>
          <w:tcPr>
            <w:tcW w:w="3771" w:type="dxa"/>
            <w:tcMar>
              <w:top w:w="70" w:type="dxa"/>
              <w:left w:w="90" w:type="dxa"/>
              <w:bottom w:w="70" w:type="dxa"/>
              <w:right w:w="90" w:type="dxa"/>
            </w:tcMar>
          </w:tcPr>
          <w:p w14:paraId="0520B225" w14:textId="77777777" w:rsidR="006B1E66" w:rsidRPr="000F5B8B" w:rsidRDefault="00CC3326">
            <w:pPr>
              <w:rPr>
                <w:lang w:val="pt-BR"/>
              </w:rPr>
            </w:pPr>
            <w:r>
              <w:rPr>
                <w:sz w:val="20"/>
                <w:szCs w:val="20"/>
                <w:lang w:val="pt-BR"/>
              </w:rPr>
              <w:t>Não publicam contagem de pedestres por via (3.6)</w:t>
            </w:r>
          </w:p>
        </w:tc>
      </w:tr>
    </w:tbl>
    <w:p w14:paraId="1B687015" w14:textId="77777777" w:rsidR="006B1E66" w:rsidRPr="000F5B8B" w:rsidRDefault="00CC3326">
      <w:pPr>
        <w:spacing w:before="130" w:after="260"/>
        <w:rPr>
          <w:lang w:val="pt-BR"/>
        </w:rPr>
      </w:pPr>
      <w:r>
        <w:rPr>
          <w:sz w:val="20"/>
          <w:szCs w:val="20"/>
          <w:lang w:val="pt-BR"/>
        </w:rPr>
        <w:t>Fonte: Elaborado pelos autores (2026) a partir de São Paulo (2015, 2018a, 2021, 2022, 2025, 2026a, 2026b, 2026c) e Agência Nacional de Energia Elétrica (2022).</w:t>
      </w:r>
    </w:p>
    <w:p w14:paraId="10A0A6A1" w14:textId="77777777" w:rsidR="006B1E66" w:rsidRPr="000F5B8B" w:rsidRDefault="00CC3326">
      <w:pPr>
        <w:spacing w:after="120" w:line="360" w:lineRule="auto"/>
        <w:ind w:firstLine="709"/>
        <w:jc w:val="both"/>
        <w:rPr>
          <w:lang w:val="pt-BR"/>
        </w:rPr>
      </w:pPr>
      <w:r>
        <w:rPr>
          <w:lang w:val="pt-BR"/>
        </w:rPr>
        <w:t>Quatro consequências decorrem desse levantamento, e são elas que definem o trabalho.</w:t>
      </w:r>
    </w:p>
    <w:p w14:paraId="7E252F86" w14:textId="77777777" w:rsidR="006B1E66" w:rsidRPr="000F5B8B" w:rsidRDefault="00CC3326">
      <w:pPr>
        <w:spacing w:after="120" w:line="360" w:lineRule="auto"/>
        <w:ind w:firstLine="709"/>
        <w:jc w:val="both"/>
        <w:rPr>
          <w:lang w:val="pt-BR"/>
        </w:rPr>
      </w:pPr>
      <w:r>
        <w:rPr>
          <w:lang w:val="pt-BR"/>
        </w:rPr>
        <w:t>A primeira é que a capacidade de atuação não precisa ser proposta. O Anexo III do contrato de concessão, que é o Caderno de Encargos da Concessionária (SÃO PAULO, 2015), exige textualmente sistema de telegestão bidirecional que leve informações do centro de controle aos ativos, na forma de comandos isolados ou em grupo, para que atuem conforme decisão da mesa de comando ou conforme programação agendada; e exige que o driver permita dimerização por controle analógico de 0 a 10 V. Não se trata apenas de capacidade contratada em tese: a interface física pela qual a intensidade se altera está especificada em contrato.</w:t>
      </w:r>
    </w:p>
    <w:p w14:paraId="739D1AFE" w14:textId="77777777" w:rsidR="006B1E66" w:rsidRPr="000F5B8B" w:rsidRDefault="00CC3326">
      <w:pPr>
        <w:spacing w:after="120" w:line="360" w:lineRule="auto"/>
        <w:ind w:firstLine="709"/>
        <w:jc w:val="both"/>
        <w:rPr>
          <w:lang w:val="pt-BR"/>
        </w:rPr>
      </w:pPr>
      <w:r>
        <w:rPr>
          <w:lang w:val="pt-BR"/>
        </w:rPr>
        <w:t xml:space="preserve">A segunda é que a capacidade de observação também não precisa ser proposta, e este é o ponto em que a documentação contratual é mais eloquente do que qualquer inferência. O Termo de Referência da plataforma municipal de videomonitoramento exige, entre os analíticos de imagem, a detecção de densidade e concentração de pessoas e a contagem de pessoas, e, entre os requisitos das câmeras, a contagem de pessoas por área, a verificação de densidade de veículos e o alarme de congestionamento (SÃO PAULO, 2022), documento que o Termo de Contrato nº 032/SMSU/2023 incorpora como parte integrante do edital que originou a contratação (SÃO PAULO, 2023). São exatamente as grandezas que a ABNT NBR 5101 emprega para classificar uma via: volume de tráfego, composição e nível de atividade de pedestres. A plataforma não foi concebida para iluminação, mas produz, por obrigação contratual, o descritor de que a iluminação precisaria. Registre-se que esses analíticos são, eles próprios, produzidos por inteligência artificial embarcada na plataforma. A consequência é de viabilidade: publicar o descritor agregado que este trabalho consome não demanda capacidade computacional nova, e sim expor o que </w:t>
      </w:r>
      <w:r>
        <w:rPr>
          <w:lang w:val="pt-BR"/>
        </w:rPr>
        <w:lastRenderedPageBreak/>
        <w:t>já é produzido — o que desloca a integração do terreno do desenvolvimento para o da especificação de interface.</w:t>
      </w:r>
    </w:p>
    <w:p w14:paraId="6D217117" w14:textId="77777777" w:rsidR="006B1E66" w:rsidRPr="000F5B8B" w:rsidRDefault="00CC3326">
      <w:pPr>
        <w:spacing w:after="120" w:line="360" w:lineRule="auto"/>
        <w:ind w:firstLine="709"/>
        <w:jc w:val="both"/>
        <w:rPr>
          <w:lang w:val="pt-BR"/>
        </w:rPr>
      </w:pPr>
      <w:r>
        <w:rPr>
          <w:lang w:val="pt-BR"/>
        </w:rPr>
        <w:t>O mesmo documento estabelece que a plataforma deve ser interoperável, de modo que seus dados possam ser acessados por interface de programação. A capacidade de publicação está, portanto, contratualmente prevista; o que não existe é o consumidor do outro lado, nem a semântica que tornaria esse consumo útil a um serviço distinto da segurança pública.</w:t>
      </w:r>
    </w:p>
    <w:p w14:paraId="36FC7212" w14:textId="77777777" w:rsidR="00540256" w:rsidRPr="00430DB3" w:rsidRDefault="002E4A9C">
      <w:pPr>
        <w:spacing w:after="120" w:line="360" w:lineRule="auto"/>
        <w:ind w:firstLine="709"/>
        <w:jc w:val="both"/>
        <w:rPr>
          <w:lang w:val="pt-BR"/>
        </w:rPr>
      </w:pPr>
      <w:r>
        <w:rPr>
          <w:lang w:val="pt-BR"/>
        </w:rPr>
        <w:t>O Anexo XI do mesmo termo vai além e relaciona a iluminação pública entre os sistemas com os quais a plataforma deve integrar-se, nos dois sentidos (SÃO PAULO, 2022, Anexo XI). O documento não especifica, porém, que dado trafegaria nem que decisão ele sustentaria, e não há registro público de que essa integração esteja em operação. A previsão contratual reforça a viabilidade do que aqui se propõe e não preenche a lacuna: o que falta continua sendo a camada que converte a descrição da via em nível de iluminação.</w:t>
      </w:r>
    </w:p>
    <w:p w14:paraId="0DB0F9FA" w14:textId="77777777" w:rsidR="006B1E66" w:rsidRPr="000F5B8B" w:rsidRDefault="00CC3326">
      <w:pPr>
        <w:spacing w:after="120" w:line="360" w:lineRule="auto"/>
        <w:ind w:firstLine="709"/>
        <w:jc w:val="both"/>
        <w:rPr>
          <w:lang w:val="pt-BR"/>
        </w:rPr>
      </w:pPr>
      <w:r>
        <w:rPr>
          <w:lang w:val="pt-BR"/>
        </w:rPr>
        <w:t>A terceira é que o regime regulatório federal já reconheceu a telegestão. Ao aprovar instruções para o faturamento da energia de iluminação pública quando há sistema de gestão instalado, a agência reguladora admitiu que a luminária telegerida informa seu consumo real em vez de operar por tempo presumido. A medição fina que este trabalho pressupõe não é hipótese técnica: é pressuposto de um ato regulatório vigente.</w:t>
      </w:r>
    </w:p>
    <w:p w14:paraId="5972B2B4" w14:textId="77777777" w:rsidR="006B1E66" w:rsidRPr="000F5B8B" w:rsidRDefault="00CC3326">
      <w:pPr>
        <w:spacing w:after="120" w:line="360" w:lineRule="auto"/>
        <w:ind w:firstLine="709"/>
        <w:jc w:val="both"/>
        <w:rPr>
          <w:lang w:val="pt-BR"/>
        </w:rPr>
      </w:pPr>
      <w:r>
        <w:rPr>
          <w:lang w:val="pt-BR"/>
        </w:rPr>
        <w:t>A quarta é que a lacuna está exatamente no meio. A telegestão foi concebida para gerir o ativo: saber se a luminária funciona, quanto consome, quando falhou. A plataforma de monitoramento foi concebida para a segurança pública. Nenhuma das duas foi concebida para que a segunda informe a primeira. É essa camada ausente — a que recebe a descrição do ambiente e decide a intensidade da luz — que o presente trabalho especifica, constrói e demonstra.</w:t>
      </w:r>
    </w:p>
    <w:p w14:paraId="203E76CA" w14:textId="77777777" w:rsidR="006B1E66" w:rsidRPr="000F5B8B" w:rsidRDefault="00CC3326">
      <w:pPr>
        <w:spacing w:after="120" w:line="360" w:lineRule="auto"/>
        <w:ind w:firstLine="709"/>
        <w:jc w:val="both"/>
        <w:rPr>
          <w:lang w:val="pt-BR"/>
        </w:rPr>
      </w:pPr>
      <w:r>
        <w:rPr>
          <w:lang w:val="pt-BR"/>
        </w:rPr>
        <w:t>Registra-se, por honestidade de escopo, que a execução da concessão foi sucessivamente ajustada por termos de aditamento e de retomada, publicados pela agência reguladora municipal (SÃO PAULO, 2019-2022), o que situa a implantação da telegestão em estágio ainda em curso. Isso não enfraquece o argumento: reforça-o. A capacidade está contratada e em implantação, e é precisamente durante esse período que faz sentido especificar o que se poderá fazer com ela.</w:t>
      </w:r>
    </w:p>
    <w:p w14:paraId="175FDD3B" w14:textId="77777777" w:rsidR="00E01C3A" w:rsidRDefault="00CC3326">
      <w:pPr>
        <w:pStyle w:val="Heading2"/>
        <w:spacing w:before="360" w:after="240" w:line="360" w:lineRule="auto"/>
        <w:rPr>
          <w:lang w:val="pt-BR"/>
        </w:rPr>
      </w:pPr>
      <w:bookmarkStart w:id="18" w:name="_Toc242567261"/>
      <w:r>
        <w:rPr>
          <w:lang w:val="pt-BR"/>
        </w:rPr>
        <w:lastRenderedPageBreak/>
        <w:t>2.4 Internet das Coisas e nós embarcados</w:t>
      </w:r>
      <w:bookmarkEnd w:id="18"/>
    </w:p>
    <w:p w14:paraId="53B6DC9A" w14:textId="77777777" w:rsidR="006B1E66" w:rsidRPr="000F5B8B" w:rsidRDefault="00CC3326">
      <w:pPr>
        <w:spacing w:after="120" w:line="360" w:lineRule="auto"/>
        <w:ind w:firstLine="709"/>
        <w:jc w:val="both"/>
        <w:rPr>
          <w:lang w:val="pt-BR"/>
        </w:rPr>
      </w:pPr>
      <w:r>
        <w:rPr>
          <w:lang w:val="pt-BR"/>
        </w:rPr>
        <w:t>Lin et al. (2017) descrevem a arquitetura da Internet das Coisas em camadas de percepção, rede e aplicação, organização que constitui o arcabouço arquitetural adotado. O protocolo MQTT (OASIS, 2019) é padrão aberto de troca de mensagens, com cabeçalho reduzido e desacoplamento entre produtores e consumidores, propriedade adequada a um arranjo em que a decisão é produzida em serviço distinto daquele que a executa.</w:t>
      </w:r>
    </w:p>
    <w:p w14:paraId="2939D451" w14:textId="77777777" w:rsidR="006B1E66" w:rsidRPr="000F5B8B" w:rsidRDefault="00CC3326">
      <w:pPr>
        <w:spacing w:after="120" w:line="360" w:lineRule="auto"/>
        <w:ind w:firstLine="709"/>
        <w:jc w:val="both"/>
        <w:rPr>
          <w:lang w:val="pt-BR"/>
        </w:rPr>
      </w:pPr>
      <w:r>
        <w:rPr>
          <w:lang w:val="pt-BR"/>
        </w:rPr>
        <w:t>O microcontrolador ESP32 (ESPRESSIF SYSTEMS, 2023) integra em encapsulamento único processador de dois núcleos, interfaces de barramento serial e rádio Wi-Fi nativo, com suporte a MQTT sobre TLS. Essas características sustentam a decisão de atribuir ao nó apenas as funções de recepção de comando, atuação e telemetria, mantendo a decisão fora do dispositivo.</w:t>
      </w:r>
    </w:p>
    <w:p w14:paraId="2A92EF22" w14:textId="77777777" w:rsidR="00E01C3A" w:rsidRDefault="00CC3326">
      <w:pPr>
        <w:spacing w:after="120" w:line="360" w:lineRule="auto"/>
        <w:ind w:firstLine="709"/>
        <w:jc w:val="both"/>
        <w:rPr>
          <w:lang w:val="pt-BR"/>
        </w:rPr>
      </w:pPr>
      <w:r>
        <w:rPr>
          <w:lang w:val="pt-BR"/>
        </w:rPr>
        <w:t>Cabe fixar, ante essa arquitetura, a caracterização do nó. Adota-se, neste trabalho, o critério de que um dispositivo constitui elemento de Internet das Coisas quando reúne quatro atributos: identidade própria verificável na rede, capacidade de sensoriamento, capacidade de atuação sobre o ambiente e comunicação interoperável por protocolo padronizado. O nó descrito em 3.4 reúne os quatro — credencial própria no intermediário de mensagens, sensor de iluminância, controle da luminária por modulação por largura de pulso e MQTT sobre canal cifrado. Determinante, porém, é a composição dos dois atributos centrais: o dispositivo recebe comando e devolve a grandeza física resultante, e é esse laço fechado que o distingue tanto da telemetria isolada, que mede sem atuar, quanto do comando remoto, que atua sem medir.</w:t>
      </w:r>
    </w:p>
    <w:p w14:paraId="61ECBEAC" w14:textId="77777777" w:rsidR="00E01C3A" w:rsidRDefault="00CC3326">
      <w:pPr>
        <w:spacing w:after="120" w:line="360" w:lineRule="auto"/>
        <w:ind w:firstLine="709"/>
        <w:jc w:val="both"/>
        <w:rPr>
          <w:lang w:val="pt-BR"/>
        </w:rPr>
      </w:pPr>
      <w:r>
        <w:rPr>
          <w:lang w:val="pt-BR"/>
        </w:rPr>
        <w:t>Duas objeções previsíveis merecem resposta antecipada. A primeira é a de que o nó não decide e seria, portanto, mero atuador remoto: a arquitetura de referência situa a lógica de aplicação na camada de aplicação, e não na de percepção, de modo que a ausência de decisão no dispositivo constitui conformidade com o modelo, e não desvio dele — além de ser, neste trabalho, decisão de projeto justificada em 3.2 e em 3.4.1. A segunda é a de que a Internet das Coisas pressuporia uma rede de dispositivos: o desacoplamento entre produtor e consumidor que o protocolo adotado oferece é precisamente o que torna a arquitetura multinó por construção, e o emprego de um único nó decorre do escopo declarado, não de limitação do arranjo.</w:t>
      </w:r>
    </w:p>
    <w:p w14:paraId="525BA5B9" w14:textId="77777777" w:rsidR="00E01C3A" w:rsidRDefault="00CC3326">
      <w:pPr>
        <w:pStyle w:val="Heading2"/>
        <w:spacing w:before="360" w:after="240" w:line="360" w:lineRule="auto"/>
        <w:rPr>
          <w:lang w:val="pt-BR"/>
        </w:rPr>
      </w:pPr>
      <w:bookmarkStart w:id="19" w:name="_Toc242567262"/>
      <w:r>
        <w:rPr>
          <w:lang w:val="pt-BR"/>
        </w:rPr>
        <w:lastRenderedPageBreak/>
        <w:t>2.5 Requisitos normativos</w:t>
      </w:r>
      <w:bookmarkEnd w:id="19"/>
    </w:p>
    <w:p w14:paraId="20F190DC" w14:textId="77777777" w:rsidR="006B1E66" w:rsidRPr="000F5B8B" w:rsidRDefault="00CC3326">
      <w:pPr>
        <w:spacing w:after="120" w:line="360" w:lineRule="auto"/>
        <w:ind w:firstLine="709"/>
        <w:jc w:val="both"/>
        <w:rPr>
          <w:lang w:val="pt-BR"/>
        </w:rPr>
      </w:pPr>
      <w:r>
        <w:rPr>
          <w:lang w:val="pt-BR"/>
        </w:rPr>
        <w:t>A ABNT NBR 5101:2024 (ASSOCIAÇÃO BRASILEIRA DE NORMAS TÉCNICAS, 2024) organiza os requisitos de iluminação viária em três famílias de classes: a classe M, definida em luminância, para vias de tráfego motorizado; a classe C, para áreas de conflito; e a classe P, para calçadas e áreas de caminhada. Para cada classe fixam-se valores mínimos mantidos de iluminância média, mínima e vertical. A classe não é escolhida: é determinada por procedimento normativo que pondera velocidade, volume e composição do tráfego, veículos estacionados, luminância do ambiente e necessidade de reconhecimento facial.</w:t>
      </w:r>
    </w:p>
    <w:p w14:paraId="6E4F1BEA" w14:textId="77777777" w:rsidR="00372878" w:rsidRPr="00430DB3" w:rsidRDefault="00285AB3">
      <w:pPr>
        <w:spacing w:after="120" w:line="360" w:lineRule="auto"/>
        <w:ind w:firstLine="709"/>
        <w:jc w:val="both"/>
        <w:rPr>
          <w:lang w:val="pt-BR"/>
        </w:rPr>
      </w:pPr>
      <w:r>
        <w:rPr>
          <w:lang w:val="pt-BR"/>
        </w:rPr>
        <w:t>A norma técnica não constitui, por si, obrigação legal, e nenhuma das leis associadas ao serviço no edital da concessão fixa níveis de iluminância. No município de São Paulo, a obrigação de observá-la decorre do contrato de concessão: a concessionária submete-se às normas da ABNT e às obrigações do Caderno de Encargos (SÃO PAULO, 2018a, cláusula 11.2), e o Caderno exige os parâmetros da ABNT NBR 5101 na edição de 2012 “ou outra que vier a substituí-la” (SÃO PAULO, 2015, Anexo III, itens 6.2 e 6.5), o que alcança a revisão de 2024 aqui adotada. O contrato também afere o cumprimento: o indicador de nível mínimo de iluminância média mede a iluminância em campo, sobre amostra de ao menos cem pontos de luz, e reduz a remuneração da concessionária pelos pontos que não atingem o mínimo da via ou calçada em que se situam (SÃO PAULO, 2015, Anexo V, p. 20-21). Os mínimos que o trabalho respeita são, portanto, os da norma, tornados obrigatórios pelo contrato.</w:t>
      </w:r>
    </w:p>
    <w:p w14:paraId="6BEED199" w14:textId="77777777" w:rsidR="006B1E66" w:rsidRPr="000F5B8B" w:rsidRDefault="00CC3326">
      <w:pPr>
        <w:spacing w:after="120" w:line="360" w:lineRule="auto"/>
        <w:ind w:firstLine="709"/>
        <w:jc w:val="both"/>
        <w:rPr>
          <w:lang w:val="pt-BR"/>
        </w:rPr>
      </w:pPr>
      <w:r>
        <w:rPr>
          <w:lang w:val="pt-BR"/>
        </w:rPr>
        <w:t>Três disposições da revisão de 2024 são determinantes para este trabalho.</w:t>
      </w:r>
    </w:p>
    <w:p w14:paraId="43EBC282" w14:textId="77777777" w:rsidR="006B1E66" w:rsidRPr="000F5B8B" w:rsidRDefault="00CC3326">
      <w:pPr>
        <w:spacing w:after="120" w:line="360" w:lineRule="auto"/>
        <w:ind w:firstLine="709"/>
        <w:jc w:val="both"/>
        <w:rPr>
          <w:lang w:val="pt-BR"/>
        </w:rPr>
      </w:pPr>
      <w:r>
        <w:rPr>
          <w:lang w:val="pt-BR"/>
        </w:rPr>
        <w:t>A subseção 6.10 trata explicitamente da iluminação adaptativa e fixa os critérios que delimitam o espaço de decisões admissíveis: as classes M6, C5 e P6 não são dimerizáveis; as demais só podem ser dimerizadas até no máximo duas classes imediatamente inferiores; a taxa de decréscimo do fluxo luminoso não pode exceder um décimo por minuto em relação à iluminação plena; e não é aconselhável dimerizar sob nevoeiro, neblina ou chuva. Esta última disposição é recomendação, e não proibição.</w:t>
      </w:r>
    </w:p>
    <w:p w14:paraId="4691CCAB" w14:textId="77777777" w:rsidR="006B1E66" w:rsidRPr="000F5B8B" w:rsidRDefault="00CC3326">
      <w:pPr>
        <w:spacing w:after="120" w:line="360" w:lineRule="auto"/>
        <w:ind w:firstLine="709"/>
        <w:jc w:val="both"/>
        <w:rPr>
          <w:lang w:val="pt-BR"/>
        </w:rPr>
      </w:pPr>
      <w:r>
        <w:rPr>
          <w:lang w:val="pt-BR"/>
        </w:rPr>
        <w:t xml:space="preserve">A subseção 6.10.3 recomenda o monitoramento contínuo do tráfego de veículos e do meio ambiente para determinar o tempo de funcionamento da </w:t>
      </w:r>
      <w:r>
        <w:rPr>
          <w:lang w:val="pt-BR"/>
        </w:rPr>
        <w:lastRenderedPageBreak/>
        <w:t>iluminação adaptativa. O emprego de dados do ambiente urbano como entrada da decisão segue, portanto, essa recomendação.</w:t>
      </w:r>
    </w:p>
    <w:p w14:paraId="626594FC" w14:textId="77777777" w:rsidR="006B1E66" w:rsidRPr="000F5B8B" w:rsidRDefault="00CC3326">
      <w:pPr>
        <w:spacing w:after="120" w:line="360" w:lineRule="auto"/>
        <w:ind w:firstLine="709"/>
        <w:jc w:val="both"/>
        <w:rPr>
          <w:lang w:val="pt-BR"/>
        </w:rPr>
      </w:pPr>
      <w:r>
        <w:rPr>
          <w:lang w:val="pt-BR"/>
        </w:rPr>
        <w:t>A subseção 6.3, ao tratar da poluição luminosa, prescreve entre as ações de mitigação a utilização de sistemas com controles de luz adaptáveis para reduzir os níveis de iluminância nos horários de baixa movimentação. O controle adaptativo comparece, assim, em duas subseções distintas da norma e sob duas finalidades distintas.</w:t>
      </w:r>
    </w:p>
    <w:p w14:paraId="6E1171B8" w14:textId="77777777" w:rsidR="006B1E66" w:rsidRPr="000F5B8B" w:rsidRDefault="00CC3326">
      <w:pPr>
        <w:spacing w:after="120" w:line="360" w:lineRule="auto"/>
        <w:ind w:firstLine="709"/>
        <w:jc w:val="both"/>
        <w:rPr>
          <w:lang w:val="pt-BR"/>
        </w:rPr>
      </w:pPr>
      <w:r>
        <w:rPr>
          <w:lang w:val="pt-BR"/>
        </w:rPr>
        <w:t>Dessas disposições extraem-se duas restrições rígidas, que o sistema deve observar em todas as decisões: o nível decidido nunca pode situar-se abaixo do piso da classe de dimerização admitida; a transição entre níveis nunca pode exceder a taxa máxima de decréscimo. A recomendação relativa a nevoeiro, neblina e chuva não é convertida em restrição: o trabalho consome apenas os descritores que a plataforma municipal de monitoramento produz, por obrigação contratual, a partir de seus analíticos de imagem (2.3), e a condição meteorológica não está entre eles. O termo de referência da plataforma prevê o recebimento de dados de estações climáticas e do Instituto Nacional de Meteorologia (SÃO PAULO, 2022, Anexo XI), mas não há evidência pública de que essa integração esteja em operação, e sua incorporação configuraria uma terceira fonte de dados, fora do recorte adotado. A limitação é declarada na seção 5.3. A formalização dessas duas restrições constitui a camada de verificação descrita na metodologia.</w:t>
      </w:r>
    </w:p>
    <w:p w14:paraId="2E448872" w14:textId="77777777" w:rsidR="006B1E66" w:rsidRPr="000F5B8B" w:rsidRDefault="00CC3326">
      <w:pPr>
        <w:spacing w:after="120" w:line="360" w:lineRule="auto"/>
        <w:ind w:firstLine="709"/>
        <w:jc w:val="both"/>
        <w:rPr>
          <w:lang w:val="pt-BR"/>
        </w:rPr>
      </w:pPr>
      <w:r>
        <w:rPr>
          <w:lang w:val="pt-BR"/>
        </w:rPr>
        <w:t>Uma objeção previsível ao controle adaptativo é a de que o chaveamento frequente reduziria a vida útil da luminária, encarecendo a manutenção do parque. Askola et al. (2022) submeteram luminárias de estado sólido a 32 mil horas de envelhecimento sob dimerização acelerada e concluíram que, em cenário de tráfego realista, a redução de vida útil não ultrapassa aproximadamente dois por cento. A objeção, portanto, está medida e respondida na literatura, o que retira do caminho do trabalho um obstáculo que não é de natureza computacional.</w:t>
      </w:r>
    </w:p>
    <w:p w14:paraId="163346C6" w14:textId="77777777" w:rsidR="00E01C3A" w:rsidRDefault="00CC3326">
      <w:pPr>
        <w:pStyle w:val="Heading2"/>
        <w:spacing w:before="360" w:after="240" w:line="360" w:lineRule="auto"/>
        <w:rPr>
          <w:lang w:val="pt-BR"/>
        </w:rPr>
      </w:pPr>
      <w:bookmarkStart w:id="20" w:name="_Toc242567263"/>
      <w:r>
        <w:rPr>
          <w:lang w:val="pt-BR"/>
        </w:rPr>
        <w:t>2.6 Decisão sob informação imprecisa e a escolha de um modelo interpretável</w:t>
      </w:r>
      <w:bookmarkEnd w:id="20"/>
    </w:p>
    <w:p w14:paraId="482EC6BD" w14:textId="77777777" w:rsidR="006B1E66" w:rsidRPr="000F5B8B" w:rsidRDefault="00CC3326">
      <w:pPr>
        <w:spacing w:after="120" w:line="360" w:lineRule="auto"/>
        <w:ind w:firstLine="709"/>
        <w:jc w:val="both"/>
        <w:rPr>
          <w:lang w:val="pt-BR"/>
        </w:rPr>
      </w:pPr>
      <w:r>
        <w:rPr>
          <w:lang w:val="pt-BR"/>
        </w:rPr>
        <w:t xml:space="preserve">A teoria de conjuntos nebulosos, formulada por Zadeh (1965), representa classes cujas fronteiras são graduais, atribuindo a cada elemento um grau de pertinência entre zero e um. Mamdani e Assilian (1975) demonstraram que essa </w:t>
      </w:r>
      <w:r>
        <w:rPr>
          <w:lang w:val="pt-BR"/>
        </w:rPr>
        <w:lastRenderedPageBreak/>
        <w:t>representação sintetiza controladores a partir de conhecimento expresso em linguagem natural, dispensando modelo matemático do processo controlado. Estas duas obras comparecem como atribuição de origem, nos termos da subseção 2.1.</w:t>
      </w:r>
    </w:p>
    <w:p w14:paraId="458B0BF7" w14:textId="77777777" w:rsidR="006B1E66" w:rsidRPr="000F5B8B" w:rsidRDefault="00CC3326">
      <w:pPr>
        <w:spacing w:after="120" w:line="360" w:lineRule="auto"/>
        <w:ind w:firstLine="709"/>
        <w:jc w:val="both"/>
        <w:rPr>
          <w:lang w:val="pt-BR"/>
        </w:rPr>
      </w:pPr>
      <w:r>
        <w:rPr>
          <w:lang w:val="pt-BR"/>
        </w:rPr>
        <w:t>A justificativa contemporânea da escolha é outra e não depende delas. Rudin (2019) sustenta que, em decisões de alto risco, o caminho adequado não é produzir explicações a posteriori para modelos opacos, mas empregar modelos intrinsecamente interpretáveis, e argumenta que estes alcançam desempenho comparável em grande parte dos problemas aplicados. A iluminação de uma via pública é serviço essencial, fiscalizado por agência reguladora e sujeito a norma técnica com requisitos mínimos de segurança. É, nesse sentido, decisão em que a inspeção do porquê importa tanto quanto o resultado.</w:t>
      </w:r>
    </w:p>
    <w:p w14:paraId="0256CB44" w14:textId="77777777" w:rsidR="006B1E66" w:rsidRPr="000F5B8B" w:rsidRDefault="00CC3326">
      <w:pPr>
        <w:spacing w:after="120" w:line="360" w:lineRule="auto"/>
        <w:ind w:firstLine="709"/>
        <w:jc w:val="both"/>
        <w:rPr>
          <w:lang w:val="pt-BR"/>
        </w:rPr>
      </w:pPr>
      <w:r>
        <w:rPr>
          <w:lang w:val="pt-BR"/>
        </w:rPr>
        <w:t>Pickering, Cohen e De Baets (2026) qualificam essa posição no caso específico dos modelos nebulosos baseados em regras e advertem que a interpretabilidade não decorre automaticamente do formalismo: depende de restrições impostas deliberadamente ao número de regras, à forma das funções de pertinência e à partição do universo de discurso. A advertência é incorporada como requisito de projeto, e não como observação: a base de regras será mantida em dimensão inspecionável por leitor humano, as partições do universo de discurso serão nomeadas em linguagem natural e derivadas da distribuição observada nos dados por critério declarado, conforme se especifica em 3.7, e cada regra terá origem declarada — prescrição normativa ou critério de projeto dos autores.</w:t>
      </w:r>
    </w:p>
    <w:p w14:paraId="56C09C96" w14:textId="77777777" w:rsidR="006B1E66" w:rsidRPr="000F5B8B" w:rsidRDefault="00CC3326">
      <w:pPr>
        <w:spacing w:after="120" w:line="360" w:lineRule="auto"/>
        <w:ind w:firstLine="709"/>
        <w:jc w:val="both"/>
        <w:rPr>
          <w:lang w:val="pt-BR"/>
        </w:rPr>
      </w:pPr>
      <w:r>
        <w:rPr>
          <w:lang w:val="pt-BR"/>
        </w:rPr>
        <w:t>Três propriedades motivam a abordagem. A composição de evidências parciais: quando duas condições são simultaneamente verdadeiras em grau, o mecanismo produz saída única que reflete ambas. A continuidade da saída: a resposta junto às fronteiras entre conjuntos é gradual, e não em degraus. E a rastreabilidade: cada decisão remonta às regras que a produziram e ao grau com que cada uma foi ativada. Nenhuma das três é exclusiva da inferência nebulosa neste problema — a taxa de variação do fluxo é garantida pela camada de verificação, e não pela continuidade da inferência, e uma tabela de decisão com as mesmas regras é igualmente rastreável —, razão pela qual a escolha é confrontada com essa alternativa em 3.7 e em 4.6, e o resultado é reportado como veio.</w:t>
      </w:r>
    </w:p>
    <w:p w14:paraId="3643F8C4" w14:textId="77777777" w:rsidR="006B1E66" w:rsidRPr="000F5B8B" w:rsidRDefault="00CC3326">
      <w:pPr>
        <w:spacing w:after="120" w:line="360" w:lineRule="auto"/>
        <w:ind w:firstLine="709"/>
        <w:jc w:val="both"/>
        <w:rPr>
          <w:lang w:val="pt-BR"/>
        </w:rPr>
      </w:pPr>
      <w:r>
        <w:rPr>
          <w:lang w:val="pt-BR"/>
        </w:rPr>
        <w:t xml:space="preserve">A escolha implica renúncia deliberada a abordagens supervisionadas. Um classificador treinado exigiria decisões rotuladas como corretas, e tais rótulos teriam </w:t>
      </w:r>
      <w:r>
        <w:rPr>
          <w:lang w:val="pt-BR"/>
        </w:rPr>
        <w:lastRenderedPageBreak/>
        <w:t>de ser produzidos pelos próprios autores, o que introduziria circularidade: o sistema aprenderia a reproduzir o julgamento de quem o avalia. A inferência nebulosa, derivando suas regras da norma técnica e de critérios de projeto declarados, mantém a base de decisão auditável e livre dessa circularidade.</w:t>
      </w:r>
    </w:p>
    <w:p w14:paraId="68AB529D" w14:textId="77777777" w:rsidR="00E01C3A" w:rsidRDefault="00CC3326">
      <w:pPr>
        <w:pStyle w:val="Heading2"/>
        <w:spacing w:before="360" w:after="240" w:line="360" w:lineRule="auto"/>
        <w:rPr>
          <w:lang w:val="pt-BR"/>
        </w:rPr>
      </w:pPr>
      <w:bookmarkStart w:id="21" w:name="_Toc242567264"/>
      <w:r>
        <w:rPr>
          <w:lang w:val="pt-BR"/>
        </w:rPr>
        <w:t>2.7 Previsão de curto prazo da demanda</w:t>
      </w:r>
      <w:bookmarkEnd w:id="21"/>
    </w:p>
    <w:p w14:paraId="0F8D41F5" w14:textId="77777777" w:rsidR="00E01C3A" w:rsidRDefault="00CC3326">
      <w:pPr>
        <w:spacing w:after="120" w:line="360" w:lineRule="auto"/>
        <w:ind w:firstLine="709"/>
        <w:jc w:val="both"/>
        <w:rPr>
          <w:lang w:val="pt-BR"/>
        </w:rPr>
      </w:pPr>
      <w:r>
        <w:rPr>
          <w:lang w:val="pt-BR"/>
        </w:rPr>
        <w:t>A subseção 2.5 estabeleceu que a norma limita a taxa de decréscimo do fluxo luminoso a um décimo por minuto em relação à iluminação plena. Essa restrição tem uma consequência que o controle puramente reativo não resolve: entre a queda observada da movimentação e a chegada ao nível atenuado decorre um intervalo determinado pela própria norma — na classe adotada, não menos que cinco minutos para ir de 10 lux a 5 lux. Um sistema que responde apenas ao estado corrente passa parte da janela de baixa demanda em transição, e não no nível que a janela justificaria. Antecipar a queda é, portanto, condição para que a atenuação se complete dentro do limite normativo sem consumir a própria janela que a motivou.</w:t>
      </w:r>
    </w:p>
    <w:p w14:paraId="3927FD37" w14:textId="77777777" w:rsidR="00E01C3A" w:rsidRDefault="00CC3326">
      <w:pPr>
        <w:spacing w:after="120" w:line="360" w:lineRule="auto"/>
        <w:ind w:firstLine="709"/>
        <w:jc w:val="both"/>
        <w:rPr>
          <w:lang w:val="pt-BR"/>
        </w:rPr>
      </w:pPr>
      <w:r>
        <w:rPr>
          <w:lang w:val="pt-BR"/>
        </w:rPr>
        <w:t>A previsão de curto prazo de variáveis de tráfego é campo consolidado. Lana et al. (2018) revisam o estado da arte e registram o deslocamento do campo dos modelos autorregressivos para procedimentos orientados por dados. No domínio específico da iluminação, Belloni et al. (2024) constroem seu algoritmo de comutação e dimerização sobre dados de tráfego previstos, o que situa a antecipação da demanda como prática já estabelecida no problema aqui tratado.</w:t>
      </w:r>
    </w:p>
    <w:p w14:paraId="4E29FD13" w14:textId="77777777" w:rsidR="00E01C3A" w:rsidRDefault="00CC3326">
      <w:pPr>
        <w:spacing w:after="120" w:line="360" w:lineRule="auto"/>
        <w:ind w:firstLine="709"/>
        <w:jc w:val="both"/>
        <w:rPr>
          <w:lang w:val="pt-BR"/>
        </w:rPr>
      </w:pPr>
      <w:r>
        <w:rPr>
          <w:lang w:val="pt-BR"/>
        </w:rPr>
        <w:t xml:space="preserve">A tarefa é de regressão sobre dados tabulares: a grandeza a prever é o nível de movimentação na próxima janela, e os preditores são as contagens observadas em janelas anteriores somadas a atributos de calendário: hora do dia, dia da semana e feriado. Para esse formato de dado, Grinsztajn, Oyallon e Varoquaux (2022) demonstram, em avaliação sistemática sobre 45 conjuntos, que modelos baseados em árvores de decisão — como o reforço de gradiente e as florestas aleatórias — continuam superando arquiteturas de aprendizado profundo em dados de porte médio, e o fazem com custo computacional e esforço de ajuste substancialmente menores. Adota-se, por essa razão, o reforço de gradiente na formulação de Chen e Guestrin (2016), e não uma rede neural recorrente. A escolha é de adequação ao dado, não de conveniência, e está respaldada em fonte revisada por pares. A referência estabelece a vantagem dos modelos de árvores sobre as redes neurais, mas não ordena os </w:t>
      </w:r>
      <w:r>
        <w:rPr>
          <w:lang w:val="pt-BR"/>
        </w:rPr>
        <w:lastRenderedPageBreak/>
        <w:t>modelos de árvores entre si; essa comparação foi feita sobre os próprios dados do trabalho (3.6 e 4.1).</w:t>
      </w:r>
    </w:p>
    <w:p w14:paraId="3BDE906E" w14:textId="77777777" w:rsidR="00E01C3A" w:rsidRDefault="00CC3326">
      <w:pPr>
        <w:spacing w:after="120" w:line="360" w:lineRule="auto"/>
        <w:ind w:firstLine="709"/>
        <w:jc w:val="both"/>
        <w:rPr>
          <w:lang w:val="pt-BR"/>
        </w:rPr>
      </w:pPr>
      <w:r>
        <w:rPr>
          <w:lang w:val="pt-BR"/>
        </w:rPr>
        <w:t>Importa fixar a posição do preditor na arquitetura. Ele antecede a inferência nebulosa e não a substitui: produz uma estimativa de grandeza observável — a movimentação esperada —, e não um nível de iluminação. A decisão continua sendo produzida pela inferência e continua submetida à camada de verificação normativa antes de qualquer atuação. A consequência é que o erro do modelo não se converte em violação da norma: uma previsão equivocada pode produzir uma decisão inadequada, jamais uma decisão inadmissível. É essa separação que permite empregar um componente estatístico em sistema sujeito a requisito normativo de segurança.</w:t>
      </w:r>
    </w:p>
    <w:p w14:paraId="64578D39" w14:textId="77777777" w:rsidR="00E01C3A" w:rsidRDefault="00CC3326">
      <w:pPr>
        <w:pStyle w:val="Heading2"/>
        <w:spacing w:before="360" w:after="240" w:line="360" w:lineRule="auto"/>
        <w:rPr>
          <w:lang w:val="pt-BR"/>
        </w:rPr>
      </w:pPr>
      <w:bookmarkStart w:id="22" w:name="_Toc242567265"/>
      <w:r>
        <w:rPr>
          <w:lang w:val="pt-BR"/>
        </w:rPr>
        <w:t>2.8 Trabalhos correlatos e o trabalho mais próximo</w:t>
      </w:r>
      <w:bookmarkEnd w:id="22"/>
    </w:p>
    <w:p w14:paraId="0DD1A591" w14:textId="77777777" w:rsidR="006B1E66" w:rsidRPr="000F5B8B" w:rsidRDefault="00CC3326">
      <w:pPr>
        <w:spacing w:after="120" w:line="360" w:lineRule="auto"/>
        <w:ind w:firstLine="709"/>
        <w:jc w:val="both"/>
        <w:rPr>
          <w:lang w:val="pt-BR"/>
        </w:rPr>
      </w:pPr>
      <w:r>
        <w:rPr>
          <w:lang w:val="pt-BR"/>
        </w:rPr>
        <w:t>A produção nacional sobre iluminação pública inteligente concentra-se em duas frentes, e nenhuma delas é a deste trabalho.</w:t>
      </w:r>
    </w:p>
    <w:p w14:paraId="3EC967B2" w14:textId="77777777" w:rsidR="006B1E66" w:rsidRPr="000F5B8B" w:rsidRDefault="00CC3326">
      <w:pPr>
        <w:spacing w:after="120" w:line="360" w:lineRule="auto"/>
        <w:ind w:firstLine="709"/>
        <w:jc w:val="both"/>
        <w:rPr>
          <w:lang w:val="pt-BR"/>
        </w:rPr>
      </w:pPr>
      <w:r>
        <w:rPr>
          <w:lang w:val="pt-BR"/>
        </w:rPr>
        <w:t>A primeira é a da confiabilidade e da manutenção do ativo. França Filho e Tavares (2025) modelam sistemas de iluminação pública inteligente por redes de Petri estocásticas para avaliar disponibilidade, consumo e estratégias de manutenção antes da implantação. O objeto é a arquitetura: se ela se sustenta e a que custo. Não há política de decisão sobre o nível luminoso, nem dado urbano exógeno. É, significativamente, a mesma finalidade para a qual a telegestão de São Paulo foi concebida.</w:t>
      </w:r>
    </w:p>
    <w:p w14:paraId="4F9BDE19" w14:textId="77777777" w:rsidR="006B1E66" w:rsidRPr="000F5B8B" w:rsidRDefault="00CC3326">
      <w:pPr>
        <w:spacing w:after="120" w:line="360" w:lineRule="auto"/>
        <w:ind w:firstLine="709"/>
        <w:jc w:val="both"/>
        <w:rPr>
          <w:lang w:val="pt-BR"/>
        </w:rPr>
      </w:pPr>
      <w:r>
        <w:rPr>
          <w:lang w:val="pt-BR"/>
        </w:rPr>
        <w:t>A segunda é a do consumo municipal de dados urbanos de terceiros. Hiroki (2021) documenta o caso de Joinville, em Santa Catarina, onde a administração municipal passou a consumir dados de mobilidade fornecidos por plataforma privada de navegação, e reporta resultado medido em redução de tempo de percurso. É o precedente brasileiro de que um município pode incorporar dado urbano externo à sua decisão. O que o distingue deste trabalho é que ali o dado alimenta planejamento e obra — decisão humana, lenta e pontual —, sem que se feche o laço sobre qualquer ativo urbano em operação.</w:t>
      </w:r>
    </w:p>
    <w:p w14:paraId="29A43508" w14:textId="77777777" w:rsidR="006B1E66" w:rsidRPr="000F5B8B" w:rsidRDefault="00CC3326">
      <w:pPr>
        <w:spacing w:after="120" w:line="360" w:lineRule="auto"/>
        <w:ind w:firstLine="709"/>
        <w:jc w:val="both"/>
        <w:rPr>
          <w:lang w:val="pt-BR"/>
        </w:rPr>
      </w:pPr>
      <w:r>
        <w:rPr>
          <w:lang w:val="pt-BR"/>
        </w:rPr>
        <w:t xml:space="preserve">O trabalho mais próximo identificado é a dissertação de Nogueira (2024), defendida na Universidade Federal Fluminense, que formula a adaptação dinâmica </w:t>
      </w:r>
      <w:r>
        <w:rPr>
          <w:lang w:val="pt-BR"/>
        </w:rPr>
        <w:lastRenderedPageBreak/>
        <w:t>da iluminação urbana como problema de otimização distribuída de restrições e o resolve por algoritmos executados em rede de luminárias, com cada ponto negociando seu nível com os vizinhos a partir de variáveis ambientais. A proximidade de finalidade é grande e a diferença é de premissa. Naquele trabalho, cada poste dispõe de sensoriamento local, e a avaliação é conduzida em ambiente simulado: a camada de percepção é uma infraestrutura a implantar. Aqui, a percepção é uma infraestrutura já contratada e em operação, produzida por outro sistema municipal para outra finalidade, e o problema desloca-se do sensoriamento para a integração e a decisão.</w:t>
      </w:r>
    </w:p>
    <w:p w14:paraId="1B93467B" w14:textId="77777777" w:rsidR="006B1E66" w:rsidRPr="000F5B8B" w:rsidRDefault="00CC3326">
      <w:pPr>
        <w:spacing w:after="120" w:line="360" w:lineRule="auto"/>
        <w:ind w:firstLine="709"/>
        <w:jc w:val="both"/>
        <w:rPr>
          <w:lang w:val="pt-BR"/>
        </w:rPr>
      </w:pPr>
      <w:r>
        <w:rPr>
          <w:lang w:val="pt-BR"/>
        </w:rPr>
        <w:t>A literatura internacional sobre o mecanismo de controle é anterior e mais avançada do que a nacional, e convém enunciá-la sem atenuações. Belloni et al. (2024) implementam algoritmo de comutação e dimerização a partir de dados de tráfego previstos, aplicado a uma cidade italiana, com medições de campo, simulação luminotécnica e análise custo-benefício. Buyukkinaci et al. (2019) determinam a comutação entre classes normativas M3 a M5 em função de volume e velocidade de tráfego, com estimativa de economia em via de Istambul. A própria CIE 115 declara, desde 2010, que a aplicação de variáveis dependentes do tempo, como volume de tráfego, abre a possibilidade de sistemas de iluminação adaptativa (COMMISSION INTERNATIONALE DE L'ÉCLAIRAGE, 2010).</w:t>
      </w:r>
    </w:p>
    <w:p w14:paraId="7C03969A" w14:textId="77777777" w:rsidR="00D97550" w:rsidRPr="00C708F0" w:rsidRDefault="00285AB3">
      <w:pPr>
        <w:spacing w:after="120" w:line="360" w:lineRule="auto"/>
        <w:ind w:firstLine="709"/>
        <w:jc w:val="both"/>
        <w:rPr>
          <w:lang w:val="pt-BR"/>
        </w:rPr>
      </w:pPr>
      <w:r>
        <w:rPr>
          <w:lang w:val="pt-BR"/>
        </w:rPr>
        <w:t>Em escala de implantação, Pasolini et al. (2024) mediram, por até um ano, o consumo de parques reais em Tan An, no Vietnã, com 3.815 luminárias, e em Meda e Cesena, na Itália. Ali, a norma italiana UNI 11248 admite dois modos: no adaptativo ao tráfego, a classe desce um ou dois degraus quando a contagem de veículos fica abaixo de limiares fixados sobre o volume nominal da via em duas amostras consecutivas, e sobe na primeira amostra que pede classe maior; no modo completo, a atenuação é contínua entre as classes e considera também a luminância medida na via e as condições meteorológicas. As regras são fixas e de origem normativa, sem inferência nebulosa nem aprendizado de máquina, e a decisão é tomada junto aos postes, a partir de sensores instalados para esse fim. É a confirmação de campo de que a comutação entre classes por regras simples funciona em escala, convergente com o resultado de 4.6, em que a tabela em degraus substitui a inferência nebulosa. O que separa esta proposta é a fonte do dado, que vem de plataforma municipal já existente, e não de sensor instalado para a iluminação, e o objeto, que é o pedestre, e não o veículo.</w:t>
      </w:r>
    </w:p>
    <w:p w14:paraId="30B57B72" w14:textId="77777777" w:rsidR="006B1E66" w:rsidRPr="000F5B8B" w:rsidRDefault="00CC3326">
      <w:pPr>
        <w:spacing w:after="120" w:line="360" w:lineRule="auto"/>
        <w:ind w:firstLine="709"/>
        <w:jc w:val="both"/>
        <w:rPr>
          <w:lang w:val="pt-BR"/>
        </w:rPr>
      </w:pPr>
      <w:r>
        <w:rPr>
          <w:lang w:val="pt-BR"/>
        </w:rPr>
        <w:lastRenderedPageBreak/>
        <w:t>No plano das implantações, a referência é a rua Stratumseind, em Eindhoven, onde dados de câmeras e de sensores acústicos alimentaram perfis que acionavam cenários dinâmicos de iluminação (GALIČ; GELLERT, 2021). Este último é o precedente mais próximo de um laço fechado entre plataforma urbana e iluminação, e três diferenças o separam desta proposta: sua finalidade é comportamental, e não fotométrica; a decisão não é confrontada com classe de iluminação alguma; e a literatura revisada por pares que o documenta é de proteção de dados, e não de arquitetura de sistemas — é precisamente a ausência de garantias que ela critica.</w:t>
      </w:r>
    </w:p>
    <w:p w14:paraId="3D4D94AA" w14:textId="77777777" w:rsidR="006B1E66" w:rsidRPr="000F5B8B" w:rsidRDefault="00CC3326">
      <w:pPr>
        <w:spacing w:after="240" w:line="360" w:lineRule="auto"/>
        <w:ind w:firstLine="709"/>
        <w:jc w:val="both"/>
        <w:rPr>
          <w:lang w:val="pt-BR"/>
        </w:rPr>
      </w:pPr>
      <w:r>
        <w:rPr>
          <w:lang w:val="pt-BR"/>
        </w:rPr>
        <w:t>Ao caso internacional já citado — Sheffield, onde um parque quase integralmente convertido e telegerido opera por calendário solar (DIZON; PRANGGONO, 2022) — soma-se a mesma constatação por outro caminho: a capacidade de controle está instalada e subutilizada, e o que falta não é equipamento.</w:t>
      </w:r>
    </w:p>
    <w:p w14:paraId="644D05D6" w14:textId="77777777" w:rsidR="00E01C3A" w:rsidRDefault="00CC3326">
      <w:pPr>
        <w:pStyle w:val="Heading2"/>
        <w:spacing w:before="360" w:after="240" w:line="360" w:lineRule="auto"/>
        <w:rPr>
          <w:lang w:val="pt-BR"/>
        </w:rPr>
      </w:pPr>
      <w:bookmarkStart w:id="23" w:name="_Toc242567266"/>
      <w:r>
        <w:rPr>
          <w:lang w:val="pt-BR"/>
        </w:rPr>
        <w:t>2.9 Lacuna identificada</w:t>
      </w:r>
      <w:bookmarkEnd w:id="23"/>
    </w:p>
    <w:p w14:paraId="79E5D8E7" w14:textId="77777777" w:rsidR="006B1E66" w:rsidRPr="000F5B8B" w:rsidRDefault="00CC3326">
      <w:pPr>
        <w:spacing w:after="120" w:line="360" w:lineRule="auto"/>
        <w:ind w:firstLine="709"/>
        <w:jc w:val="both"/>
        <w:rPr>
          <w:lang w:val="pt-BR"/>
        </w:rPr>
      </w:pPr>
      <w:r>
        <w:rPr>
          <w:lang w:val="pt-BR"/>
        </w:rPr>
        <w:t>A revisão permite quatro conclusões.</w:t>
      </w:r>
    </w:p>
    <w:p w14:paraId="01BF00EB" w14:textId="77777777" w:rsidR="006B1E66" w:rsidRPr="000F5B8B" w:rsidRDefault="00CC3326">
      <w:pPr>
        <w:spacing w:after="120" w:line="360" w:lineRule="auto"/>
        <w:ind w:firstLine="709"/>
        <w:jc w:val="both"/>
        <w:rPr>
          <w:lang w:val="pt-BR"/>
        </w:rPr>
      </w:pPr>
      <w:r>
        <w:rPr>
          <w:lang w:val="pt-BR"/>
        </w:rPr>
        <w:t>A primeira é que a atenuação adaptativa é técnica de eficácia demonstrada, admitida pela ABNT NBR 5101 desde a revisão de 2024, implantada em campo e sem obstáculo operacional relevante quanto à durabilidade do ativo. Nem o conceito de comandar a iluminação por dados de tráfego, nem o emprego de inferência nebulosa para essa finalidade, são originais deste trabalho, e o texto não os reivindica. O problema não é a validade da técnica, mas a origem da informação que a comanda e a garantia de que a decisão resultante permaneça admissível.</w:t>
      </w:r>
    </w:p>
    <w:p w14:paraId="1792F989" w14:textId="77777777" w:rsidR="006B1E66" w:rsidRPr="000F5B8B" w:rsidRDefault="00CC3326">
      <w:pPr>
        <w:spacing w:after="120" w:line="360" w:lineRule="auto"/>
        <w:ind w:firstLine="709"/>
        <w:jc w:val="both"/>
        <w:rPr>
          <w:lang w:val="pt-BR"/>
        </w:rPr>
      </w:pPr>
      <w:r>
        <w:rPr>
          <w:lang w:val="pt-BR"/>
        </w:rPr>
        <w:t>A segunda é que a coexistência de infraestrutura instalada e integração ausente é padrão documentado, e não peculiaridade de São Paulo — o que confere ao recorte valor de caso e não de exceção.</w:t>
      </w:r>
    </w:p>
    <w:p w14:paraId="7C7BBF28" w14:textId="77777777" w:rsidR="006B1E66" w:rsidRPr="000F5B8B" w:rsidRDefault="00CC3326">
      <w:pPr>
        <w:spacing w:after="120" w:line="360" w:lineRule="auto"/>
        <w:ind w:firstLine="709"/>
        <w:jc w:val="both"/>
        <w:rPr>
          <w:lang w:val="pt-BR"/>
        </w:rPr>
      </w:pPr>
      <w:r>
        <w:rPr>
          <w:lang w:val="pt-BR"/>
        </w:rPr>
        <w:t>A terceira é que, no município de São Paulo, tanto a capacidade de observar o ambiente quanto a de comandar a intensidade de cada luminária estão contratadas, com a interface física de dimerização especificada em contrato, sem que exista vínculo entre elas.</w:t>
      </w:r>
    </w:p>
    <w:p w14:paraId="32614FD4" w14:textId="77777777" w:rsidR="006B1E66" w:rsidRPr="000F5B8B" w:rsidRDefault="00CC3326">
      <w:pPr>
        <w:spacing w:after="120" w:line="360" w:lineRule="auto"/>
        <w:ind w:firstLine="709"/>
        <w:jc w:val="both"/>
        <w:rPr>
          <w:lang w:val="pt-BR"/>
        </w:rPr>
      </w:pPr>
      <w:r>
        <w:rPr>
          <w:lang w:val="pt-BR"/>
        </w:rPr>
        <w:t xml:space="preserve">A quarta, que decorre das anteriores, delimita o objeto: a camada de decisão que recebe a descrição do ambiente urbano, compõe suas variáveis e produz um nível de iluminação, sujeita a restrições normativas verificadas antes da atuação. É esse </w:t>
      </w:r>
      <w:r>
        <w:rPr>
          <w:lang w:val="pt-BR"/>
        </w:rPr>
        <w:lastRenderedPageBreak/>
        <w:t>mecanismo, e a interface que o integraria à infraestrutura existente, que o trabalho constrói e avalia.</w:t>
      </w:r>
    </w:p>
    <w:p w14:paraId="5A4039E0" w14:textId="77777777" w:rsidR="006B1E66" w:rsidRPr="000F5B8B" w:rsidRDefault="00CC3326">
      <w:pPr>
        <w:spacing w:after="120" w:line="360" w:lineRule="auto"/>
        <w:ind w:firstLine="709"/>
        <w:jc w:val="both"/>
        <w:rPr>
          <w:lang w:val="pt-BR"/>
        </w:rPr>
      </w:pPr>
      <w:r>
        <w:rPr>
          <w:lang w:val="pt-BR"/>
        </w:rPr>
        <w:t>Convém declarar, com precisão, a natureza da contribuição pretendida. Ela é arquitetural e integrativa, e não algorítmica. Nenhum componente isolado deste trabalho é inédito: a inferência nebulosa é técnica de mais de cinquenta anos, a dimerização por tráfego está publicada e implantada, e o transporte de mensagens é padrão de mercado. O que a revisão não localizou foi o arranjo: a camada de decisão que consome a saída já existente e já custeada de uma plataforma municipal concebida para outra finalidade, seguida de um componente de software separável que verifica cada nível decidido contra a norma técnica antes de permitir a atuação. Os trabalhos que decidem o nível pressupõem sensoriamento próprio a implantar; os que consomem dado urbano de terceiros param no planejamento; os que fecham o laço perseguem finalidade comportamental e não confrontam a decisão com classe de iluminação alguma; e os que tratam da infraestrutura instalada ocupam-se de sua confiabilidade. A contribuição está na composição, e é nessa medida que deve ser avaliada.</w:t>
      </w:r>
    </w:p>
    <w:p w14:paraId="6CF9399D" w14:textId="77777777" w:rsidR="00E01C3A" w:rsidRDefault="00CC3326">
      <w:pPr>
        <w:pStyle w:val="Heading2"/>
        <w:spacing w:before="360" w:after="240" w:line="360" w:lineRule="auto"/>
        <w:rPr>
          <w:lang w:val="pt-BR"/>
        </w:rPr>
      </w:pPr>
      <w:bookmarkStart w:id="24" w:name="_Toc242567267"/>
      <w:r>
        <w:rPr>
          <w:lang w:val="pt-BR"/>
        </w:rPr>
        <w:t>2.10 Hipóteses da pesquisa</w:t>
      </w:r>
      <w:bookmarkEnd w:id="24"/>
    </w:p>
    <w:p w14:paraId="302423D0" w14:textId="77777777" w:rsidR="00E01C3A" w:rsidRDefault="00CC3326">
      <w:pPr>
        <w:spacing w:after="120" w:line="360" w:lineRule="auto"/>
        <w:ind w:firstLine="709"/>
        <w:jc w:val="both"/>
        <w:rPr>
          <w:lang w:val="pt-BR"/>
        </w:rPr>
      </w:pPr>
      <w:r>
        <w:rPr>
          <w:lang w:val="pt-BR"/>
        </w:rPr>
        <w:t>Encerrada a revisão, enumeram-se as hipóteses que orientam a investigação. Cada uma apoia-se em uma das subseções anteriores — a primeira em 2.6, a segunda em 2.5 e a terceira em 2.7 — e é avaliada em 5.1.</w:t>
      </w:r>
    </w:p>
    <w:p w14:paraId="757EAC10" w14:textId="77777777" w:rsidR="00E01C3A" w:rsidRDefault="00CC3326">
      <w:pPr>
        <w:spacing w:after="120" w:line="360" w:lineRule="auto"/>
        <w:ind w:left="709"/>
        <w:jc w:val="both"/>
        <w:rPr>
          <w:lang w:val="pt-BR"/>
        </w:rPr>
      </w:pPr>
      <w:r>
        <w:rPr>
          <w:b/>
          <w:bCs/>
          <w:lang w:val="pt-BR"/>
        </w:rPr>
        <w:t xml:space="preserve">H1 — </w:t>
      </w:r>
      <w:r>
        <w:rPr>
          <w:lang w:val="pt-BR"/>
        </w:rPr>
        <w:t>Um sistema de inferência nebulosa operando sobre variáveis do ambiente urbano produz decisões de nível luminoso consistentes com as condições observadas, sem recorrer a estimativa de estado futuro.</w:t>
      </w:r>
    </w:p>
    <w:p w14:paraId="179BE949" w14:textId="77777777" w:rsidR="00E01C3A" w:rsidRDefault="00CC3326">
      <w:pPr>
        <w:spacing w:after="120" w:line="360" w:lineRule="auto"/>
        <w:ind w:left="709"/>
        <w:jc w:val="both"/>
        <w:rPr>
          <w:lang w:val="pt-BR"/>
        </w:rPr>
      </w:pPr>
      <w:r>
        <w:rPr>
          <w:b/>
          <w:bCs/>
          <w:lang w:val="pt-BR"/>
        </w:rPr>
        <w:t xml:space="preserve">H2 — </w:t>
      </w:r>
      <w:r>
        <w:rPr>
          <w:lang w:val="pt-BR"/>
        </w:rPr>
        <w:t>A interposição de uma camada de verificação normativa entre a inferência e a atuação impede, em todas as decisões, a violação dos limites da ABNT NBR 5101 — de modo que adaptabilidade e conformidade não sejam objetivos concorrentes, mas propriedades simultâneas asseguradas por construção.</w:t>
      </w:r>
    </w:p>
    <w:p w14:paraId="53515894" w14:textId="77777777" w:rsidR="00E01C3A" w:rsidRDefault="00CC3326">
      <w:pPr>
        <w:spacing w:after="120" w:line="360" w:lineRule="auto"/>
        <w:ind w:left="709"/>
        <w:jc w:val="both"/>
        <w:rPr>
          <w:lang w:val="pt-BR"/>
        </w:rPr>
      </w:pPr>
      <w:r>
        <w:rPr>
          <w:b/>
          <w:bCs/>
          <w:lang w:val="pt-BR"/>
        </w:rPr>
        <w:t xml:space="preserve">H3 — </w:t>
      </w:r>
      <w:r>
        <w:rPr>
          <w:lang w:val="pt-BR"/>
        </w:rPr>
        <w:t xml:space="preserve">A antecipação da demanda por modelo treinado sobre série histórica permite iniciar a atenuação dentro do limite de taxa fixado pela norma, </w:t>
      </w:r>
      <w:r>
        <w:rPr>
          <w:lang w:val="pt-BR"/>
        </w:rPr>
        <w:lastRenderedPageBreak/>
        <w:t>reduzindo a fração da janela de baixa demanda consumida em transição quando comparada ao acionamento puramente reativo.</w:t>
      </w:r>
    </w:p>
    <w:p w14:paraId="72C01568" w14:textId="77777777" w:rsidR="00E01C3A" w:rsidRDefault="00CC3326">
      <w:pPr>
        <w:pStyle w:val="Heading1"/>
        <w:pageBreakBefore/>
        <w:spacing w:before="480" w:after="280" w:line="360" w:lineRule="auto"/>
        <w:rPr>
          <w:lang w:val="pt-BR"/>
        </w:rPr>
      </w:pPr>
      <w:bookmarkStart w:id="25" w:name="_Toc242567268"/>
      <w:r>
        <w:rPr>
          <w:lang w:val="pt-BR"/>
        </w:rPr>
        <w:lastRenderedPageBreak/>
        <w:t>3 METODOLOGIA</w:t>
      </w:r>
      <w:bookmarkEnd w:id="25"/>
    </w:p>
    <w:p w14:paraId="4E022959" w14:textId="77777777" w:rsidR="00E01C3A" w:rsidRDefault="00CC3326">
      <w:pPr>
        <w:pStyle w:val="Heading2"/>
        <w:spacing w:before="360" w:after="240" w:line="360" w:lineRule="auto"/>
        <w:rPr>
          <w:lang w:val="pt-BR"/>
        </w:rPr>
      </w:pPr>
      <w:bookmarkStart w:id="26" w:name="_Toc242567269"/>
      <w:r>
        <w:rPr>
          <w:lang w:val="pt-BR"/>
        </w:rPr>
        <w:t>3.1 Classificação da pesquisa</w:t>
      </w:r>
      <w:bookmarkEnd w:id="26"/>
    </w:p>
    <w:p w14:paraId="43F90AD5" w14:textId="77777777" w:rsidR="006B1E66" w:rsidRPr="000F5B8B" w:rsidRDefault="00CC3326">
      <w:pPr>
        <w:spacing w:after="120" w:line="360" w:lineRule="auto"/>
        <w:ind w:firstLine="709"/>
        <w:jc w:val="both"/>
        <w:rPr>
          <w:lang w:val="pt-BR"/>
        </w:rPr>
      </w:pPr>
      <w:r>
        <w:rPr>
          <w:lang w:val="pt-BR"/>
        </w:rPr>
        <w:t>Quanto à natureza, a pesquisa é aplicada, por destinar-se à solução de problema concreto de infraestrutura urbana. Quanto à abordagem, é quantitativa: opera sobre grandezas mensuráveis — nível decidido, iluminância entregue, latência do percurso e proporção de decisões conformes. Quanto aos objetivos, é documental e exploratória na caracterização da infraestrutura e das variáveis, e experimental na avaliação, em que o comportamento do sistema é observado sob entradas deliberadamente construídas. Quanto aos procedimentos, combina pesquisa bibliográfica, pesquisa documental sobre fontes oficiais e dados abertos municipais, desenvolvimento de protótipo e experimentação em bancada.</w:t>
      </w:r>
    </w:p>
    <w:p w14:paraId="44215C81" w14:textId="77777777" w:rsidR="00783485" w:rsidRPr="00F96471" w:rsidRDefault="00000000">
      <w:pPr>
        <w:spacing w:after="120" w:line="360" w:lineRule="auto"/>
        <w:ind w:firstLine="709"/>
        <w:jc w:val="both"/>
        <w:rPr>
          <w:lang w:val="pt-BR"/>
        </w:rPr>
      </w:pPr>
      <w:r>
        <w:rPr>
          <w:lang w:val="pt-BR"/>
        </w:rPr>
        <w:t>Na classificação de estilos de pesquisa em Computação de Wazlawick (2009), o trabalho é pesquisa empírica, no estilo que o autor denomina apresentação de algo presumivelmente melhor: a abordagem proposta é comparada quantitativamente com outras, e a métrica da comparação é declarada antes. Esse papel cabe às linhas de base de 3.11 e aos substitutos simples de 3.9, avaliados por critérios fixados antes de cada execução. Segue-se também a orientação do mesmo autor de tomar a hipótese como centro do trabalho: as hipóteses de 2.10 orientam a avaliação, e o resultado de cada uma é declarado em 5.1, inclusive o da que foi rejeitada.</w:t>
      </w:r>
    </w:p>
    <w:p w14:paraId="4EE69382" w14:textId="77777777" w:rsidR="00E01C3A" w:rsidRDefault="00CC3326">
      <w:pPr>
        <w:pStyle w:val="Heading2"/>
        <w:spacing w:before="360" w:after="240" w:line="360" w:lineRule="auto"/>
        <w:rPr>
          <w:lang w:val="pt-BR"/>
        </w:rPr>
      </w:pPr>
      <w:bookmarkStart w:id="27" w:name="_Toc242567270"/>
      <w:r>
        <w:rPr>
          <w:lang w:val="pt-BR"/>
        </w:rPr>
        <w:t>3.2 Arquitetura do sistema</w:t>
      </w:r>
      <w:bookmarkEnd w:id="27"/>
    </w:p>
    <w:p w14:paraId="7EB5C979" w14:textId="77777777" w:rsidR="006B1E66" w:rsidRDefault="00CC3326">
      <w:pPr>
        <w:spacing w:after="240" w:line="360" w:lineRule="auto"/>
        <w:ind w:firstLine="709"/>
        <w:jc w:val="both"/>
      </w:pPr>
      <w:r>
        <w:rPr>
          <w:lang w:val="pt-BR"/>
        </w:rPr>
        <w:t xml:space="preserve">O sistema reproduz o fluxo completo a ser demonstrado na defesa: dado urbano recebido, análise pela inteligência artificial, decisão de iluminação, comando ao dispositivo e alteração física da intensidade, com a iluminância medida retornando à tela em tempo real. </w:t>
      </w:r>
      <w:r>
        <w:t xml:space="preserve">São </w:t>
      </w:r>
      <w:proofErr w:type="spellStart"/>
      <w:r>
        <w:t>quatro</w:t>
      </w:r>
      <w:proofErr w:type="spellEnd"/>
      <w:r>
        <w:t xml:space="preserve"> </w:t>
      </w:r>
      <w:proofErr w:type="spellStart"/>
      <w:r>
        <w:t>elementos</w:t>
      </w:r>
      <w:proofErr w:type="spellEnd"/>
      <w:r>
        <w:t xml:space="preserve"> </w:t>
      </w:r>
      <w:proofErr w:type="spellStart"/>
      <w:r>
        <w:t>encadeados</w:t>
      </w:r>
      <w:proofErr w:type="spellEnd"/>
      <w:r>
        <w:t xml:space="preserve">, </w:t>
      </w:r>
      <w:proofErr w:type="spellStart"/>
      <w:r>
        <w:t>cuja</w:t>
      </w:r>
      <w:proofErr w:type="spellEnd"/>
      <w:r>
        <w:t xml:space="preserve"> </w:t>
      </w:r>
      <w:proofErr w:type="spellStart"/>
      <w:r>
        <w:t>implantação</w:t>
      </w:r>
      <w:proofErr w:type="spellEnd"/>
      <w:r>
        <w:t xml:space="preserve"> é </w:t>
      </w:r>
      <w:proofErr w:type="spellStart"/>
      <w:r>
        <w:t>detalhada</w:t>
      </w:r>
      <w:proofErr w:type="spellEnd"/>
      <w:r>
        <w:t xml:space="preserve"> </w:t>
      </w:r>
      <w:proofErr w:type="spellStart"/>
      <w:r>
        <w:t>em</w:t>
      </w:r>
      <w:proofErr w:type="spellEnd"/>
      <w:r>
        <w:t xml:space="preserve"> 3.12.6.1.</w:t>
      </w:r>
    </w:p>
    <w:p w14:paraId="1EFF32B3" w14:textId="77777777" w:rsidR="006B1E66" w:rsidRPr="000F5B8B" w:rsidRDefault="00CC3326">
      <w:pPr>
        <w:pStyle w:val="ListParagraph"/>
        <w:numPr>
          <w:ilvl w:val="0"/>
          <w:numId w:val="2"/>
        </w:numPr>
        <w:spacing w:after="120" w:line="360" w:lineRule="auto"/>
        <w:jc w:val="both"/>
        <w:rPr>
          <w:lang w:val="pt-BR"/>
        </w:rPr>
      </w:pPr>
      <w:r>
        <w:rPr>
          <w:lang w:val="pt-BR"/>
        </w:rPr>
        <w:t xml:space="preserve">Interface de dados urbanos. Serviço que emula a interface de programação de uma plataforma municipal de monitoramento, publicando, para cada trecho de via, o volume de movimentação a cada 5 min e as ocorrências reportadas, com o trecho identificado no cadastro municipal de logradouros (3.5.2). Sua existência decorre de o Smart Sampa não disponibilizar </w:t>
      </w:r>
      <w:r>
        <w:rPr>
          <w:lang w:val="pt-BR"/>
        </w:rPr>
        <w:lastRenderedPageBreak/>
        <w:t>interface pública, e sua especificação é, ela própria, um resultado do trabalho: define o que uma plataforma precisaria publicar para que um sistema de iluminação pudesse consumi-la.</w:t>
      </w:r>
    </w:p>
    <w:p w14:paraId="3F48CDBA" w14:textId="77777777" w:rsidR="006B1E66" w:rsidRPr="000F5B8B" w:rsidRDefault="00CC3326">
      <w:pPr>
        <w:pStyle w:val="ListParagraph"/>
        <w:numPr>
          <w:ilvl w:val="0"/>
          <w:numId w:val="2"/>
        </w:numPr>
        <w:spacing w:after="120" w:line="360" w:lineRule="auto"/>
        <w:jc w:val="both"/>
        <w:rPr>
          <w:lang w:val="pt-BR"/>
        </w:rPr>
      </w:pPr>
      <w:r>
        <w:rPr>
          <w:lang w:val="pt-BR"/>
        </w:rPr>
        <w:t>Serviço de decisão. Recebe a descrição de estado, estima a movimentação da próxima hora pela camada de previsão (3.6), submete ambas ao sistema de inferência nebulosa e produz o nível de iluminação pretendido, expresso como fração do fluxo pleno.</w:t>
      </w:r>
    </w:p>
    <w:p w14:paraId="67092419" w14:textId="77777777" w:rsidR="006B1E66" w:rsidRPr="000F5B8B" w:rsidRDefault="00CC3326">
      <w:pPr>
        <w:pStyle w:val="ListParagraph"/>
        <w:numPr>
          <w:ilvl w:val="0"/>
          <w:numId w:val="2"/>
        </w:numPr>
        <w:spacing w:after="120" w:line="360" w:lineRule="auto"/>
        <w:jc w:val="both"/>
        <w:rPr>
          <w:lang w:val="pt-BR"/>
        </w:rPr>
      </w:pPr>
      <w:r>
        <w:rPr>
          <w:lang w:val="pt-BR"/>
        </w:rPr>
        <w:t>Camada de verificação normativa. Interposta entre a decisão e a atuação, confronta o nível pretendido com o piso extraído da ABNT NBR 5101 e corrige a decisão antes de emiti-la, registrando a correção; a taxa máxima de decréscimo segue com o comando e é aplicada pelo nó (3.7).</w:t>
      </w:r>
    </w:p>
    <w:p w14:paraId="64BAB084" w14:textId="77777777" w:rsidR="006B1E66" w:rsidRPr="000F5B8B" w:rsidRDefault="00CC3326">
      <w:pPr>
        <w:pStyle w:val="ListParagraph"/>
        <w:numPr>
          <w:ilvl w:val="0"/>
          <w:numId w:val="2"/>
        </w:numPr>
        <w:spacing w:after="120" w:line="360" w:lineRule="auto"/>
        <w:jc w:val="both"/>
        <w:rPr>
          <w:lang w:val="pt-BR"/>
        </w:rPr>
      </w:pPr>
      <w:r>
        <w:rPr>
          <w:lang w:val="pt-BR"/>
        </w:rPr>
        <w:t>Nó de iluminação. Microcontrolador ESP32 que recebe o comando por MQTT, ajusta a intensidade da luminária por modulação por largura de pulso e devolve a iluminância medida no plano de medição, exibida em painel durante a demonstração.</w:t>
      </w:r>
    </w:p>
    <w:p w14:paraId="6912A532" w14:textId="77777777" w:rsidR="006B1E66" w:rsidRPr="000F5B8B" w:rsidRDefault="00CC3326">
      <w:pPr>
        <w:spacing w:after="120" w:line="360" w:lineRule="auto"/>
        <w:ind w:firstLine="709"/>
        <w:jc w:val="both"/>
        <w:rPr>
          <w:lang w:val="pt-BR"/>
        </w:rPr>
      </w:pPr>
      <w:r>
        <w:rPr>
          <w:lang w:val="pt-BR"/>
        </w:rPr>
        <w:t>A decisão é mantida fora do dispositivo por duas razões. A primeira é arquitetural: o serviço precisa acessar a interface de dados urbanos, externa ao nó, e concentrar essa comunicação em um ponto torna o dispositivo simples e substituível. A segunda é de evolução: mantida a decisão em serviço, alterar a base de regras não exige regravação do firmware de nenhum nó implantado — condição prática para qualquer sistema em escala municipal. É também, registre-se, a mesma topologia da telegestão contratada pelo município, em que o centro de operações comanda e a luminária executa.</w:t>
      </w:r>
    </w:p>
    <w:p w14:paraId="0B5868ED" w14:textId="77777777" w:rsidR="00E01C3A" w:rsidRDefault="00CC3326">
      <w:pPr>
        <w:spacing w:after="120" w:line="360" w:lineRule="auto"/>
        <w:ind w:firstLine="709"/>
        <w:jc w:val="both"/>
        <w:rPr>
          <w:lang w:val="pt-BR"/>
        </w:rPr>
      </w:pPr>
      <w:r>
        <w:rPr>
          <w:lang w:val="pt-BR"/>
        </w:rPr>
        <w:t>Decisão simétrica, e de consequência maior, é a de manter o serviço de decisão fora da plataforma de monitoramento. A observação de que o Smart Sampa já executa inteligência artificial é correta e comparece em 2.3 como argumento de viabilidade da integração; dela não decorre, porém, que a decisão de iluminação deva residir ali. Três razões sustentam a separação.</w:t>
      </w:r>
    </w:p>
    <w:p w14:paraId="59BE05F1" w14:textId="77777777" w:rsidR="00E01C3A" w:rsidRDefault="00CC3326">
      <w:pPr>
        <w:spacing w:after="120" w:line="360" w:lineRule="auto"/>
        <w:ind w:firstLine="709"/>
        <w:jc w:val="both"/>
        <w:rPr>
          <w:lang w:val="pt-BR"/>
        </w:rPr>
      </w:pPr>
      <w:r>
        <w:rPr>
          <w:lang w:val="pt-BR"/>
        </w:rPr>
        <w:t xml:space="preserve">A primeira é de proteção de dados. A garantia oferecida em 3.10 é arquitetural, e não declaratória: a camada de decisão não consome imagem nem identificador porque suas variáveis de entrada são grandezas de via. Uma decisão produzida dentro do perímetro que opera reconhecimento facial e leitura de placas perderia essa </w:t>
      </w:r>
      <w:r>
        <w:rPr>
          <w:lang w:val="pt-BR"/>
        </w:rPr>
        <w:lastRenderedPageBreak/>
        <w:t>propriedade — a impossibilidade técnica converter-se-ia em compromisso de política, verificável apenas por confiança.</w:t>
      </w:r>
    </w:p>
    <w:p w14:paraId="69F6D114" w14:textId="77777777" w:rsidR="00E01C3A" w:rsidRDefault="00CC3326">
      <w:pPr>
        <w:spacing w:after="120" w:line="360" w:lineRule="auto"/>
        <w:ind w:firstLine="709"/>
        <w:jc w:val="both"/>
        <w:rPr>
          <w:lang w:val="pt-BR"/>
        </w:rPr>
      </w:pPr>
      <w:r>
        <w:rPr>
          <w:lang w:val="pt-BR"/>
        </w:rPr>
        <w:t>A segunda é de natureza da contribuição. O trabalho especifica a camada que consome a saída de uma plataforma concebida para outra finalidade; alojada dentro dela, essa camada deixa de ser integração e passa a ser extensão de um sistema de segurança pública, e a lacuna enunciada em 2.9 desapareceria por absorção, e não por solução.</w:t>
      </w:r>
    </w:p>
    <w:p w14:paraId="3CBFE700" w14:textId="77777777" w:rsidR="00E01C3A" w:rsidRDefault="00CC3326">
      <w:pPr>
        <w:spacing w:after="120" w:line="360" w:lineRule="auto"/>
        <w:ind w:firstLine="709"/>
        <w:jc w:val="both"/>
        <w:rPr>
          <w:lang w:val="pt-BR"/>
        </w:rPr>
      </w:pPr>
      <w:r>
        <w:rPr>
          <w:lang w:val="pt-BR"/>
        </w:rPr>
        <w:t>A terceira é de governança. Anthony Jnr (2024) aponta os sistemas isolados como obstáculo à integração e identifica na especificação da interface o instrumento pelo qual esse isolamento se resolve. Alojar a lógica de iluminação no contrato de uma plataforma de segurança produziria mais um sistema desse tipo. Acresce que a camada de verificação normativa, para permanecer auditável, precisa ser inspecionável por quem responde pela iluminação pública, condição que não se satisfaz dentro de sistema operado por terceiro sob outro contrato.</w:t>
      </w:r>
    </w:p>
    <w:p w14:paraId="290DB2B5" w14:textId="77777777" w:rsidR="00E01C3A" w:rsidRDefault="00CC3326">
      <w:pPr>
        <w:spacing w:after="120" w:line="360" w:lineRule="auto"/>
        <w:ind w:firstLine="709"/>
        <w:jc w:val="both"/>
        <w:rPr>
          <w:lang w:val="pt-BR"/>
        </w:rPr>
      </w:pPr>
      <w:r>
        <w:rPr>
          <w:lang w:val="pt-BR"/>
        </w:rPr>
        <w:t>O serviço de decisão é, por isso, especificado como serviço municipal autônomo: não pertence à plataforma de monitoramento nem ao sistema de telegestão, consome a interface da primeira e comanda o segundo. É essa a posição que a Figura 4 representa e que a documentação de 3.12 detalha.</w:t>
      </w:r>
    </w:p>
    <w:p w14:paraId="0D8D9D14" w14:textId="77777777" w:rsidR="00E01C3A" w:rsidRDefault="00CC3326">
      <w:pPr>
        <w:pStyle w:val="Heading2"/>
        <w:spacing w:before="360" w:after="240" w:line="360" w:lineRule="auto"/>
        <w:rPr>
          <w:lang w:val="pt-BR"/>
        </w:rPr>
      </w:pPr>
      <w:bookmarkStart w:id="28" w:name="_Toc242567271"/>
      <w:r>
        <w:rPr>
          <w:lang w:val="pt-BR"/>
        </w:rPr>
        <w:t>3.3 Do protótipo à implantação: o que se propõe e o que se instrumenta</w:t>
      </w:r>
      <w:bookmarkEnd w:id="28"/>
    </w:p>
    <w:p w14:paraId="0CCFBB25" w14:textId="77777777" w:rsidR="00E01C3A" w:rsidRDefault="00CC3326">
      <w:pPr>
        <w:spacing w:after="120" w:line="360" w:lineRule="auto"/>
        <w:ind w:firstLine="709"/>
        <w:jc w:val="both"/>
        <w:rPr>
          <w:lang w:val="pt-BR"/>
        </w:rPr>
      </w:pPr>
      <w:r>
        <w:rPr>
          <w:lang w:val="pt-BR"/>
        </w:rPr>
        <w:t>Convém delimitar, antes de qualquer comparação, a natureza do protótipo. Ele não é uma miniatura da iluminação pública nem um modelo em escala do sistema de telegestão: é a bancada de ensaio da camada de software que o trabalho constrói. A distinção não é retórica e tem consequência sobre o que se pode afirmar: nenhum componente físico do protótipo é proposto para implantação em via pública. O Quadro 2 separa o que é proposta do que é instrumento.</w:t>
      </w:r>
    </w:p>
    <w:p w14:paraId="184B3ABC" w14:textId="3D7097D8" w:rsidR="00E01C3A" w:rsidRDefault="00CC3326">
      <w:pPr>
        <w:keepNext/>
        <w:spacing w:before="260" w:after="130"/>
        <w:rPr>
          <w:lang w:val="pt-BR"/>
        </w:rPr>
      </w:pPr>
      <w:bookmarkStart w:id="29" w:name="_Toc242567209"/>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Separação entre os componentes da proposta e os instrumentos de ensaio</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2200"/>
        <w:gridCol w:w="4221"/>
      </w:tblGrid>
      <w:tr w:rsidR="00E01C3A" w14:paraId="5D7E34BA" w14:textId="77777777">
        <w:trPr>
          <w:tblHeader/>
        </w:trPr>
        <w:tc>
          <w:tcPr>
            <w:tcW w:w="2650" w:type="dxa"/>
            <w:shd w:val="clear" w:color="auto" w:fill="EDEDED"/>
            <w:tcMar>
              <w:top w:w="70" w:type="dxa"/>
              <w:left w:w="90" w:type="dxa"/>
              <w:bottom w:w="70" w:type="dxa"/>
              <w:right w:w="90" w:type="dxa"/>
            </w:tcMar>
          </w:tcPr>
          <w:p w14:paraId="1918EBEE" w14:textId="77777777" w:rsidR="00E01C3A" w:rsidRDefault="00CC3326">
            <w:r>
              <w:rPr>
                <w:b/>
                <w:bCs/>
                <w:sz w:val="20"/>
                <w:szCs w:val="20"/>
              </w:rPr>
              <w:t>Elemento</w:t>
            </w:r>
          </w:p>
        </w:tc>
        <w:tc>
          <w:tcPr>
            <w:tcW w:w="2200" w:type="dxa"/>
            <w:shd w:val="clear" w:color="auto" w:fill="EDEDED"/>
            <w:tcMar>
              <w:top w:w="70" w:type="dxa"/>
              <w:left w:w="90" w:type="dxa"/>
              <w:bottom w:w="70" w:type="dxa"/>
              <w:right w:w="90" w:type="dxa"/>
            </w:tcMar>
          </w:tcPr>
          <w:p w14:paraId="6C1FD4B0" w14:textId="77777777" w:rsidR="00E01C3A" w:rsidRDefault="00CC3326">
            <w:proofErr w:type="spellStart"/>
            <w:r>
              <w:rPr>
                <w:b/>
                <w:bCs/>
                <w:sz w:val="20"/>
                <w:szCs w:val="20"/>
              </w:rPr>
              <w:t>Natureza</w:t>
            </w:r>
            <w:proofErr w:type="spellEnd"/>
          </w:p>
        </w:tc>
        <w:tc>
          <w:tcPr>
            <w:tcW w:w="4221" w:type="dxa"/>
            <w:shd w:val="clear" w:color="auto" w:fill="EDEDED"/>
            <w:tcMar>
              <w:top w:w="70" w:type="dxa"/>
              <w:left w:w="90" w:type="dxa"/>
              <w:bottom w:w="70" w:type="dxa"/>
              <w:right w:w="90" w:type="dxa"/>
            </w:tcMar>
          </w:tcPr>
          <w:p w14:paraId="1C2F4BDE" w14:textId="77777777" w:rsidR="00E01C3A" w:rsidRDefault="00CC3326">
            <w:r>
              <w:rPr>
                <w:b/>
                <w:bCs/>
                <w:sz w:val="20"/>
                <w:szCs w:val="20"/>
              </w:rPr>
              <w:t xml:space="preserve">Destino </w:t>
            </w:r>
            <w:proofErr w:type="spellStart"/>
            <w:r>
              <w:rPr>
                <w:b/>
                <w:bCs/>
                <w:sz w:val="20"/>
                <w:szCs w:val="20"/>
              </w:rPr>
              <w:t>na</w:t>
            </w:r>
            <w:proofErr w:type="spellEnd"/>
            <w:r>
              <w:rPr>
                <w:b/>
                <w:bCs/>
                <w:sz w:val="20"/>
                <w:szCs w:val="20"/>
              </w:rPr>
              <w:t xml:space="preserve"> </w:t>
            </w:r>
            <w:proofErr w:type="spellStart"/>
            <w:r>
              <w:rPr>
                <w:b/>
                <w:bCs/>
                <w:sz w:val="20"/>
                <w:szCs w:val="20"/>
              </w:rPr>
              <w:t>implantação</w:t>
            </w:r>
            <w:proofErr w:type="spellEnd"/>
          </w:p>
        </w:tc>
      </w:tr>
      <w:tr w:rsidR="00E01C3A" w:rsidRPr="00F96471" w14:paraId="5C724403" w14:textId="77777777">
        <w:tc>
          <w:tcPr>
            <w:tcW w:w="2650" w:type="dxa"/>
            <w:tcMar>
              <w:top w:w="70" w:type="dxa"/>
              <w:left w:w="90" w:type="dxa"/>
              <w:bottom w:w="70" w:type="dxa"/>
              <w:right w:w="90" w:type="dxa"/>
            </w:tcMar>
          </w:tcPr>
          <w:p w14:paraId="4DB99C6F" w14:textId="77777777" w:rsidR="00E01C3A" w:rsidRPr="00CE1B46" w:rsidRDefault="00CC3326">
            <w:pPr>
              <w:rPr>
                <w:lang w:val="pt-BR"/>
              </w:rPr>
            </w:pPr>
            <w:r>
              <w:rPr>
                <w:sz w:val="20"/>
                <w:szCs w:val="20"/>
                <w:lang w:val="pt-BR"/>
              </w:rPr>
              <w:t>Especificação da interface de dados urbanos</w:t>
            </w:r>
          </w:p>
        </w:tc>
        <w:tc>
          <w:tcPr>
            <w:tcW w:w="2200" w:type="dxa"/>
            <w:tcMar>
              <w:top w:w="70" w:type="dxa"/>
              <w:left w:w="90" w:type="dxa"/>
              <w:bottom w:w="70" w:type="dxa"/>
              <w:right w:w="90" w:type="dxa"/>
            </w:tcMar>
          </w:tcPr>
          <w:p w14:paraId="64B3387F"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A8B48BC" w14:textId="77777777" w:rsidR="00E01C3A" w:rsidRPr="00CE1B46" w:rsidRDefault="00CC3326">
            <w:pPr>
              <w:rPr>
                <w:lang w:val="pt-BR"/>
              </w:rPr>
            </w:pPr>
            <w:r>
              <w:rPr>
                <w:sz w:val="20"/>
                <w:szCs w:val="20"/>
                <w:lang w:val="pt-BR"/>
              </w:rPr>
              <w:t>Publicada pela plataforma municipal de monitoramento, cuja interoperabilidade por interface de programação já é exigida em seu termo de referência</w:t>
            </w:r>
          </w:p>
        </w:tc>
      </w:tr>
      <w:tr w:rsidR="00E01C3A" w:rsidRPr="00F96471" w14:paraId="3771B605" w14:textId="77777777">
        <w:tc>
          <w:tcPr>
            <w:tcW w:w="2650" w:type="dxa"/>
            <w:tcMar>
              <w:top w:w="70" w:type="dxa"/>
              <w:left w:w="90" w:type="dxa"/>
              <w:bottom w:w="70" w:type="dxa"/>
              <w:right w:w="90" w:type="dxa"/>
            </w:tcMar>
          </w:tcPr>
          <w:p w14:paraId="26A820A0" w14:textId="77777777" w:rsidR="00E01C3A" w:rsidRPr="00CE1B46" w:rsidRDefault="00CC3326">
            <w:pPr>
              <w:rPr>
                <w:lang w:val="pt-BR"/>
              </w:rPr>
            </w:pPr>
            <w:r>
              <w:rPr>
                <w:sz w:val="20"/>
                <w:szCs w:val="20"/>
                <w:lang w:val="pt-BR"/>
              </w:rPr>
              <w:lastRenderedPageBreak/>
              <w:t>Serviço de decisão: camada de previsão e inferência nebulosa</w:t>
            </w:r>
          </w:p>
        </w:tc>
        <w:tc>
          <w:tcPr>
            <w:tcW w:w="2200" w:type="dxa"/>
            <w:tcMar>
              <w:top w:w="70" w:type="dxa"/>
              <w:left w:w="90" w:type="dxa"/>
              <w:bottom w:w="70" w:type="dxa"/>
              <w:right w:w="90" w:type="dxa"/>
            </w:tcMar>
          </w:tcPr>
          <w:p w14:paraId="1AF8656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4657F57E" w14:textId="77777777" w:rsidR="00E01C3A" w:rsidRPr="00CE1B46" w:rsidRDefault="00CC3326">
            <w:pPr>
              <w:rPr>
                <w:lang w:val="pt-BR"/>
              </w:rPr>
            </w:pPr>
            <w:r>
              <w:rPr>
                <w:sz w:val="20"/>
                <w:szCs w:val="20"/>
                <w:lang w:val="pt-BR"/>
              </w:rPr>
              <w:t>Implantado como serviço municipal em nuvem, nos termos de 3.2</w:t>
            </w:r>
          </w:p>
        </w:tc>
      </w:tr>
      <w:tr w:rsidR="00E01C3A" w:rsidRPr="00F96471" w14:paraId="79E86D66" w14:textId="77777777">
        <w:tc>
          <w:tcPr>
            <w:tcW w:w="2650" w:type="dxa"/>
            <w:tcMar>
              <w:top w:w="70" w:type="dxa"/>
              <w:left w:w="90" w:type="dxa"/>
              <w:bottom w:w="70" w:type="dxa"/>
              <w:right w:w="90" w:type="dxa"/>
            </w:tcMar>
          </w:tcPr>
          <w:p w14:paraId="2060B017"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2200" w:type="dxa"/>
            <w:tcMar>
              <w:top w:w="70" w:type="dxa"/>
              <w:left w:w="90" w:type="dxa"/>
              <w:bottom w:w="70" w:type="dxa"/>
              <w:right w:w="90" w:type="dxa"/>
            </w:tcMar>
          </w:tcPr>
          <w:p w14:paraId="385026C4"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75EC00D2" w14:textId="77777777" w:rsidR="00E01C3A" w:rsidRPr="00CE1B46" w:rsidRDefault="00CC3326">
            <w:pPr>
              <w:rPr>
                <w:lang w:val="pt-BR"/>
              </w:rPr>
            </w:pPr>
            <w:r>
              <w:rPr>
                <w:sz w:val="20"/>
                <w:szCs w:val="20"/>
                <w:lang w:val="pt-BR"/>
              </w:rPr>
              <w:t>Implantada no mesmo serviço, interposta entre a decisão e a emissão do comando</w:t>
            </w:r>
          </w:p>
        </w:tc>
      </w:tr>
      <w:tr w:rsidR="00E01C3A" w:rsidRPr="00F96471" w14:paraId="6AEF970B" w14:textId="77777777">
        <w:tc>
          <w:tcPr>
            <w:tcW w:w="2650" w:type="dxa"/>
            <w:tcMar>
              <w:top w:w="70" w:type="dxa"/>
              <w:left w:w="90" w:type="dxa"/>
              <w:bottom w:w="70" w:type="dxa"/>
              <w:right w:w="90" w:type="dxa"/>
            </w:tcMar>
          </w:tcPr>
          <w:p w14:paraId="64B9DEA9" w14:textId="77777777" w:rsidR="00E01C3A" w:rsidRPr="00CE1B46" w:rsidRDefault="00CC3326">
            <w:pPr>
              <w:rPr>
                <w:lang w:val="pt-BR"/>
              </w:rPr>
            </w:pPr>
            <w:r>
              <w:rPr>
                <w:sz w:val="20"/>
                <w:szCs w:val="20"/>
                <w:lang w:val="pt-BR"/>
              </w:rPr>
              <w:t>Modelo de dados e registro de auditoria</w:t>
            </w:r>
          </w:p>
        </w:tc>
        <w:tc>
          <w:tcPr>
            <w:tcW w:w="2200" w:type="dxa"/>
            <w:tcMar>
              <w:top w:w="70" w:type="dxa"/>
              <w:left w:w="90" w:type="dxa"/>
              <w:bottom w:w="70" w:type="dxa"/>
              <w:right w:w="90" w:type="dxa"/>
            </w:tcMar>
          </w:tcPr>
          <w:p w14:paraId="499FD5EE"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13DEF1D1" w14:textId="77777777" w:rsidR="00E01C3A" w:rsidRPr="00CE1B46" w:rsidRDefault="00CC3326">
            <w:pPr>
              <w:rPr>
                <w:lang w:val="pt-BR"/>
              </w:rPr>
            </w:pPr>
            <w:r>
              <w:rPr>
                <w:sz w:val="20"/>
                <w:szCs w:val="20"/>
                <w:lang w:val="pt-BR"/>
              </w:rPr>
              <w:t>Implantado no mesmo serviço, conforme 3.13.1</w:t>
            </w:r>
          </w:p>
        </w:tc>
      </w:tr>
      <w:tr w:rsidR="00E01C3A" w:rsidRPr="00F96471" w14:paraId="15266EAB" w14:textId="77777777">
        <w:tc>
          <w:tcPr>
            <w:tcW w:w="2650" w:type="dxa"/>
            <w:tcMar>
              <w:top w:w="70" w:type="dxa"/>
              <w:left w:w="90" w:type="dxa"/>
              <w:bottom w:w="70" w:type="dxa"/>
              <w:right w:w="90" w:type="dxa"/>
            </w:tcMar>
          </w:tcPr>
          <w:p w14:paraId="04828313" w14:textId="77777777" w:rsidR="00E01C3A" w:rsidRPr="00CE1B46" w:rsidRDefault="00CC3326">
            <w:pPr>
              <w:rPr>
                <w:lang w:val="pt-BR"/>
              </w:rPr>
            </w:pPr>
            <w:r>
              <w:rPr>
                <w:sz w:val="20"/>
                <w:szCs w:val="20"/>
                <w:lang w:val="pt-BR"/>
              </w:rPr>
              <w:t>Semântica do comando e da telemetria</w:t>
            </w:r>
          </w:p>
        </w:tc>
        <w:tc>
          <w:tcPr>
            <w:tcW w:w="2200" w:type="dxa"/>
            <w:tcMar>
              <w:top w:w="70" w:type="dxa"/>
              <w:left w:w="90" w:type="dxa"/>
              <w:bottom w:w="70" w:type="dxa"/>
              <w:right w:w="90" w:type="dxa"/>
            </w:tcMar>
          </w:tcPr>
          <w:p w14:paraId="1DEB2FF8" w14:textId="77777777" w:rsidR="00E01C3A" w:rsidRDefault="00CC3326">
            <w:proofErr w:type="spellStart"/>
            <w:r>
              <w:rPr>
                <w:sz w:val="20"/>
                <w:szCs w:val="20"/>
              </w:rPr>
              <w:t>Componente</w:t>
            </w:r>
            <w:proofErr w:type="spellEnd"/>
            <w:r>
              <w:rPr>
                <w:sz w:val="20"/>
                <w:szCs w:val="20"/>
              </w:rPr>
              <w:t xml:space="preserve"> da </w:t>
            </w:r>
            <w:proofErr w:type="spellStart"/>
            <w:r>
              <w:rPr>
                <w:sz w:val="20"/>
                <w:szCs w:val="20"/>
              </w:rPr>
              <w:t>proposta</w:t>
            </w:r>
            <w:proofErr w:type="spellEnd"/>
          </w:p>
        </w:tc>
        <w:tc>
          <w:tcPr>
            <w:tcW w:w="4221" w:type="dxa"/>
            <w:tcMar>
              <w:top w:w="70" w:type="dxa"/>
              <w:left w:w="90" w:type="dxa"/>
              <w:bottom w:w="70" w:type="dxa"/>
              <w:right w:w="90" w:type="dxa"/>
            </w:tcMar>
          </w:tcPr>
          <w:p w14:paraId="629BFC2E" w14:textId="77777777" w:rsidR="00E01C3A" w:rsidRPr="00CE1B46" w:rsidRDefault="00CC3326">
            <w:pPr>
              <w:rPr>
                <w:lang w:val="pt-BR"/>
              </w:rPr>
            </w:pPr>
            <w:r>
              <w:rPr>
                <w:sz w:val="20"/>
                <w:szCs w:val="20"/>
                <w:lang w:val="pt-BR"/>
              </w:rPr>
              <w:t>Mapeada sobre o protocolo do sistema de telegestão contratado</w:t>
            </w:r>
          </w:p>
        </w:tc>
      </w:tr>
      <w:tr w:rsidR="00E01C3A" w:rsidRPr="00F96471" w14:paraId="178E468A" w14:textId="77777777">
        <w:tc>
          <w:tcPr>
            <w:tcW w:w="2650" w:type="dxa"/>
            <w:tcMar>
              <w:top w:w="70" w:type="dxa"/>
              <w:left w:w="90" w:type="dxa"/>
              <w:bottom w:w="70" w:type="dxa"/>
              <w:right w:w="90" w:type="dxa"/>
            </w:tcMar>
          </w:tcPr>
          <w:p w14:paraId="7E70568E" w14:textId="77777777" w:rsidR="00E01C3A" w:rsidRDefault="00CC3326">
            <w:proofErr w:type="spellStart"/>
            <w:r>
              <w:rPr>
                <w:sz w:val="20"/>
                <w:szCs w:val="20"/>
              </w:rPr>
              <w:t>Microcontrolador</w:t>
            </w:r>
            <w:proofErr w:type="spellEnd"/>
            <w:r>
              <w:rPr>
                <w:sz w:val="20"/>
                <w:szCs w:val="20"/>
              </w:rPr>
              <w:t xml:space="preserve"> ESP32</w:t>
            </w:r>
          </w:p>
        </w:tc>
        <w:tc>
          <w:tcPr>
            <w:tcW w:w="2200" w:type="dxa"/>
            <w:tcMar>
              <w:top w:w="70" w:type="dxa"/>
              <w:left w:w="90" w:type="dxa"/>
              <w:bottom w:w="70" w:type="dxa"/>
              <w:right w:w="90" w:type="dxa"/>
            </w:tcMar>
          </w:tcPr>
          <w:p w14:paraId="36B58DE2"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E10DA29" w14:textId="77777777" w:rsidR="00E01C3A" w:rsidRPr="00CE1B46" w:rsidRDefault="00CC3326">
            <w:pPr>
              <w:rPr>
                <w:lang w:val="pt-BR"/>
              </w:rPr>
            </w:pPr>
            <w:r>
              <w:rPr>
                <w:sz w:val="20"/>
                <w:szCs w:val="20"/>
                <w:lang w:val="pt-BR"/>
              </w:rPr>
              <w:t>Substituído pelo controlador alojado na tomada da luminária, de sete contatos no padrão ANSI C136.41, exigida pelo Caderno de Encargos</w:t>
            </w:r>
          </w:p>
        </w:tc>
      </w:tr>
      <w:tr w:rsidR="00E01C3A" w:rsidRPr="00F96471" w14:paraId="35F32CF7" w14:textId="77777777">
        <w:tc>
          <w:tcPr>
            <w:tcW w:w="2650" w:type="dxa"/>
            <w:tcMar>
              <w:top w:w="70" w:type="dxa"/>
              <w:left w:w="90" w:type="dxa"/>
              <w:bottom w:w="70" w:type="dxa"/>
              <w:right w:w="90" w:type="dxa"/>
            </w:tcMar>
          </w:tcPr>
          <w:p w14:paraId="4834E87C" w14:textId="77777777" w:rsidR="00E01C3A" w:rsidRPr="00CE1B46" w:rsidRDefault="00CC3326">
            <w:pPr>
              <w:rPr>
                <w:lang w:val="pt-BR"/>
              </w:rPr>
            </w:pPr>
            <w:r>
              <w:rPr>
                <w:sz w:val="20"/>
                <w:szCs w:val="20"/>
                <w:lang w:val="pt-BR"/>
              </w:rPr>
              <w:t>Segmento de fita de LED e módulo de acionamento</w:t>
            </w:r>
          </w:p>
        </w:tc>
        <w:tc>
          <w:tcPr>
            <w:tcW w:w="2200" w:type="dxa"/>
            <w:tcMar>
              <w:top w:w="70" w:type="dxa"/>
              <w:left w:w="90" w:type="dxa"/>
              <w:bottom w:w="70" w:type="dxa"/>
              <w:right w:w="90" w:type="dxa"/>
            </w:tcMar>
          </w:tcPr>
          <w:p w14:paraId="30C7BA69"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79470E0E" w14:textId="77777777" w:rsidR="00E01C3A" w:rsidRPr="00CE1B46" w:rsidRDefault="00CC3326">
            <w:pPr>
              <w:rPr>
                <w:lang w:val="pt-BR"/>
              </w:rPr>
            </w:pPr>
            <w:r>
              <w:rPr>
                <w:sz w:val="20"/>
                <w:szCs w:val="20"/>
                <w:lang w:val="pt-BR"/>
              </w:rPr>
              <w:t>Substituídos pela luminária viária, sujeita a certificação compulsória</w:t>
            </w:r>
          </w:p>
        </w:tc>
      </w:tr>
      <w:tr w:rsidR="00E01C3A" w:rsidRPr="00F96471" w14:paraId="34AA9BAD" w14:textId="77777777">
        <w:tc>
          <w:tcPr>
            <w:tcW w:w="2650" w:type="dxa"/>
            <w:tcMar>
              <w:top w:w="70" w:type="dxa"/>
              <w:left w:w="90" w:type="dxa"/>
              <w:bottom w:w="70" w:type="dxa"/>
              <w:right w:w="90" w:type="dxa"/>
            </w:tcMar>
          </w:tcPr>
          <w:p w14:paraId="4D10DF90" w14:textId="77777777" w:rsidR="00E01C3A" w:rsidRDefault="00CC3326">
            <w:r>
              <w:rPr>
                <w:sz w:val="20"/>
                <w:szCs w:val="20"/>
              </w:rPr>
              <w:t xml:space="preserve">Sensor de </w:t>
            </w:r>
            <w:proofErr w:type="spellStart"/>
            <w:r>
              <w:rPr>
                <w:sz w:val="20"/>
                <w:szCs w:val="20"/>
              </w:rPr>
              <w:t>iluminância</w:t>
            </w:r>
            <w:proofErr w:type="spellEnd"/>
          </w:p>
        </w:tc>
        <w:tc>
          <w:tcPr>
            <w:tcW w:w="2200" w:type="dxa"/>
            <w:tcMar>
              <w:top w:w="70" w:type="dxa"/>
              <w:left w:w="90" w:type="dxa"/>
              <w:bottom w:w="70" w:type="dxa"/>
              <w:right w:w="90" w:type="dxa"/>
            </w:tcMar>
          </w:tcPr>
          <w:p w14:paraId="1B5D7D5E"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6C9F41C2" w14:textId="77777777" w:rsidR="00E01C3A" w:rsidRPr="00CE1B46" w:rsidRDefault="00CC3326">
            <w:pPr>
              <w:rPr>
                <w:lang w:val="pt-BR"/>
              </w:rPr>
            </w:pPr>
            <w:r>
              <w:rPr>
                <w:sz w:val="20"/>
                <w:szCs w:val="20"/>
                <w:lang w:val="pt-BR"/>
              </w:rPr>
              <w:t>Não se aplica. A iluminância entregue é conhecida por certificação fotométrica e projeto luminotécnico</w:t>
            </w:r>
          </w:p>
        </w:tc>
      </w:tr>
      <w:tr w:rsidR="00E01C3A" w:rsidRPr="00F96471" w14:paraId="7F5C1E3A" w14:textId="77777777">
        <w:tc>
          <w:tcPr>
            <w:tcW w:w="2650" w:type="dxa"/>
            <w:tcMar>
              <w:top w:w="70" w:type="dxa"/>
              <w:left w:w="90" w:type="dxa"/>
              <w:bottom w:w="70" w:type="dxa"/>
              <w:right w:w="90" w:type="dxa"/>
            </w:tcMar>
          </w:tcPr>
          <w:p w14:paraId="1022FA6B" w14:textId="77777777" w:rsidR="00E01C3A" w:rsidRDefault="00CC3326">
            <w:r>
              <w:rPr>
                <w:sz w:val="20"/>
                <w:szCs w:val="20"/>
              </w:rPr>
              <w:t>Enlace Wi-Fi</w:t>
            </w:r>
          </w:p>
        </w:tc>
        <w:tc>
          <w:tcPr>
            <w:tcW w:w="2200" w:type="dxa"/>
            <w:tcMar>
              <w:top w:w="70" w:type="dxa"/>
              <w:left w:w="90" w:type="dxa"/>
              <w:bottom w:w="70" w:type="dxa"/>
              <w:right w:w="90" w:type="dxa"/>
            </w:tcMar>
          </w:tcPr>
          <w:p w14:paraId="28ED81B0"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3A94F3DC" w14:textId="77777777" w:rsidR="00E01C3A" w:rsidRPr="00CE1B46" w:rsidRDefault="00CC3326">
            <w:pPr>
              <w:rPr>
                <w:lang w:val="pt-BR"/>
              </w:rPr>
            </w:pPr>
            <w:r>
              <w:rPr>
                <w:sz w:val="20"/>
                <w:szCs w:val="20"/>
                <w:lang w:val="pt-BR"/>
              </w:rPr>
              <w:t>Substituído pelo enlace do sistema de telegestão, que o contrato não especifica</w:t>
            </w:r>
          </w:p>
        </w:tc>
      </w:tr>
      <w:tr w:rsidR="00E01C3A" w14:paraId="3C7ECEBA" w14:textId="77777777">
        <w:tc>
          <w:tcPr>
            <w:tcW w:w="2650" w:type="dxa"/>
            <w:tcMar>
              <w:top w:w="70" w:type="dxa"/>
              <w:left w:w="90" w:type="dxa"/>
              <w:bottom w:w="70" w:type="dxa"/>
              <w:right w:w="90" w:type="dxa"/>
            </w:tcMar>
          </w:tcPr>
          <w:p w14:paraId="0C009913" w14:textId="77777777" w:rsidR="00E01C3A" w:rsidRPr="00CE1B46" w:rsidRDefault="00CC3326">
            <w:pPr>
              <w:rPr>
                <w:lang w:val="pt-BR"/>
              </w:rPr>
            </w:pPr>
            <w:r>
              <w:rPr>
                <w:sz w:val="20"/>
                <w:szCs w:val="20"/>
                <w:lang w:val="pt-BR"/>
              </w:rPr>
              <w:t>Anteparo e controle da luz ambiente</w:t>
            </w:r>
          </w:p>
        </w:tc>
        <w:tc>
          <w:tcPr>
            <w:tcW w:w="2200" w:type="dxa"/>
            <w:tcMar>
              <w:top w:w="70" w:type="dxa"/>
              <w:left w:w="90" w:type="dxa"/>
              <w:bottom w:w="70" w:type="dxa"/>
              <w:right w:w="90" w:type="dxa"/>
            </w:tcMar>
          </w:tcPr>
          <w:p w14:paraId="0DFD2713" w14:textId="77777777" w:rsidR="00E01C3A" w:rsidRDefault="00CC3326">
            <w:proofErr w:type="spellStart"/>
            <w:r>
              <w:rPr>
                <w:sz w:val="20"/>
                <w:szCs w:val="20"/>
              </w:rPr>
              <w:t>Instrumento</w:t>
            </w:r>
            <w:proofErr w:type="spellEnd"/>
            <w:r>
              <w:rPr>
                <w:sz w:val="20"/>
                <w:szCs w:val="20"/>
              </w:rPr>
              <w:t xml:space="preserve"> de </w:t>
            </w:r>
            <w:proofErr w:type="spellStart"/>
            <w:r>
              <w:rPr>
                <w:sz w:val="20"/>
                <w:szCs w:val="20"/>
              </w:rPr>
              <w:t>ensaio</w:t>
            </w:r>
            <w:proofErr w:type="spellEnd"/>
          </w:p>
        </w:tc>
        <w:tc>
          <w:tcPr>
            <w:tcW w:w="4221" w:type="dxa"/>
            <w:tcMar>
              <w:top w:w="70" w:type="dxa"/>
              <w:left w:w="90" w:type="dxa"/>
              <w:bottom w:w="70" w:type="dxa"/>
              <w:right w:w="90" w:type="dxa"/>
            </w:tcMar>
          </w:tcPr>
          <w:p w14:paraId="43D0CE15" w14:textId="77777777" w:rsidR="00E01C3A" w:rsidRDefault="00CC3326">
            <w:proofErr w:type="spellStart"/>
            <w:proofErr w:type="gramStart"/>
            <w:r>
              <w:rPr>
                <w:sz w:val="20"/>
                <w:szCs w:val="20"/>
              </w:rPr>
              <w:t>Não</w:t>
            </w:r>
            <w:proofErr w:type="spellEnd"/>
            <w:proofErr w:type="gramEnd"/>
            <w:r>
              <w:rPr>
                <w:sz w:val="20"/>
                <w:szCs w:val="20"/>
              </w:rPr>
              <w:t xml:space="preserve"> se </w:t>
            </w:r>
            <w:proofErr w:type="spellStart"/>
            <w:r>
              <w:rPr>
                <w:sz w:val="20"/>
                <w:szCs w:val="20"/>
              </w:rPr>
              <w:t>aplica</w:t>
            </w:r>
            <w:proofErr w:type="spellEnd"/>
          </w:p>
        </w:tc>
      </w:tr>
    </w:tbl>
    <w:p w14:paraId="67CD79E7" w14:textId="77777777" w:rsidR="00E01C3A" w:rsidRDefault="00CC3326">
      <w:pPr>
        <w:spacing w:before="130" w:after="260"/>
        <w:rPr>
          <w:lang w:val="pt-BR"/>
        </w:rPr>
      </w:pPr>
      <w:r>
        <w:rPr>
          <w:sz w:val="20"/>
          <w:szCs w:val="20"/>
          <w:lang w:val="pt-BR"/>
        </w:rPr>
        <w:t>Fonte: Elaborado pelos autores (2026).</w:t>
      </w:r>
    </w:p>
    <w:p w14:paraId="50CA85EF" w14:textId="77777777" w:rsidR="00E01C3A" w:rsidRDefault="00CC3326">
      <w:pPr>
        <w:spacing w:after="120" w:line="360" w:lineRule="auto"/>
        <w:ind w:firstLine="709"/>
        <w:jc w:val="both"/>
        <w:rPr>
          <w:lang w:val="pt-BR"/>
        </w:rPr>
      </w:pPr>
      <w:r>
        <w:rPr>
          <w:lang w:val="pt-BR"/>
        </w:rPr>
        <w:t>Convém desfazer uma leitura possível do quadro. A substituição do nó de ensaio pelo controlador de campo não retira do trabalho o caráter de Internet das Coisas: troca um dispositivo da classe por outro dispositivo da mesma classe. A controladora alojada na tomada normalizada reúne os quatro atributos enunciados em 2.4 — identidade endereçável individualmente pelo centro de controle, sensoriamento das grandezas elétricas do ponto de luz, atuação sobre o driver por controle analógico e comunicação interoperável por protocolo padronizado — e opera no mesmo laço fechado, recebendo comando e reportando resultado. O que este trabalho constrói é a camada de aplicação dessa arquitetura, na acepção de Lin et al. (2017): a camada que decide, e que permanece ausente tanto na bancada quanto no parque.</w:t>
      </w:r>
    </w:p>
    <w:p w14:paraId="0480F4B3" w14:textId="77777777" w:rsidR="00E01C3A" w:rsidRDefault="00CC3326">
      <w:pPr>
        <w:spacing w:after="120" w:line="360" w:lineRule="auto"/>
        <w:ind w:firstLine="709"/>
        <w:jc w:val="both"/>
        <w:rPr>
          <w:lang w:val="pt-BR"/>
        </w:rPr>
      </w:pPr>
      <w:r>
        <w:rPr>
          <w:lang w:val="pt-BR"/>
        </w:rPr>
        <w:t xml:space="preserve">Disso decorre a condição de infraestrutura que a proposta pressupõe, e convém declará-la. O mecanismo aqui descrito requer que o ponto de luz seja comandável à distância, isolada ou coletivamente. O relé fotocontrolador e o relógio astronômico, que acionam por luz ambiente ou por horário e não estabelecem comunicação, não satisfazem essa condição; o sistema de telegestão contratado pelo </w:t>
      </w:r>
      <w:r>
        <w:rPr>
          <w:lang w:val="pt-BR"/>
        </w:rPr>
        <w:lastRenderedPageBreak/>
        <w:t>município de São Paulo a satisfaz para cada luminária. Onde o comando for de grupo, e não de ponto, o mecanismo opera sobre o circuito em lugar da luminária, com perda de granularidade e sem alteração alguma na camada de decisão — possibilidade que a própria cláusula de comando isolado ou em grupo contempla.</w:t>
      </w:r>
    </w:p>
    <w:p w14:paraId="62382675" w14:textId="77777777" w:rsidR="00E01C3A" w:rsidRDefault="00CC3326">
      <w:pPr>
        <w:spacing w:after="120" w:line="360" w:lineRule="auto"/>
        <w:ind w:firstLine="709"/>
        <w:jc w:val="both"/>
        <w:rPr>
          <w:lang w:val="pt-BR"/>
        </w:rPr>
      </w:pPr>
      <w:r>
        <w:rPr>
          <w:lang w:val="pt-BR"/>
        </w:rPr>
        <w:t>A separação se sustenta em uma propriedade da arquitetura, e não em uma conveniência de redação: a camada de decisão emite um nível adimensional, expresso como fração do fluxo pleno, acompanhado do identificador da decisão. Ela não emite tensão, ciclo de trabalho nem lux. Quem materializa esse nível em luz é o nó, e o nó é substituível — na bancada, por modulação por largura de pulso sobre tabela de calibração levantada por medição, com interpolação linear entre pontos medidos; no parque, por controlador em tomada normalizada acionando o driver por controle analógico de 0 V a 10 V, com a iluminância resultante conhecida da certificação do produto. Mesma entrada, atuador diferente. É por isso que o que a bancada estabelece a respeito da decisão transpõe-se ao parque sem depender de que o equipamento seja o mesmo.</w:t>
      </w:r>
    </w:p>
    <w:p w14:paraId="1F282F85" w14:textId="77777777" w:rsidR="00E01C3A" w:rsidRDefault="00CC3326">
      <w:pPr>
        <w:spacing w:after="120" w:line="360" w:lineRule="auto"/>
        <w:ind w:firstLine="709"/>
        <w:jc w:val="both"/>
        <w:rPr>
          <w:lang w:val="pt-BR"/>
        </w:rPr>
      </w:pPr>
      <w:r>
        <w:rPr>
          <w:lang w:val="pt-BR"/>
        </w:rPr>
        <w:t>Estabelecida a natureza do protótipo, resta a pergunta de implantação: o que precisaria existir para que o mecanismo aqui demonstrado operasse sobre o parque municipal. O Quadro 3 percorre a cadeia elo a elo e confronta três colunas — o que a bancada faz, o que o parque faria e qual é a situação de cada elo hoje na cidade.</w:t>
      </w:r>
    </w:p>
    <w:p w14:paraId="63B3D310" w14:textId="5B06FFDD" w:rsidR="00E01C3A" w:rsidRDefault="00CC3326">
      <w:pPr>
        <w:keepNext/>
        <w:spacing w:before="260" w:after="130"/>
        <w:rPr>
          <w:lang w:val="pt-BR"/>
        </w:rPr>
      </w:pPr>
      <w:bookmarkStart w:id="30" w:name="_Toc242567210"/>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Cadeia de implantação: o que existe, o que o trabalho constrói e o que a bancada instrumenta</w:t>
      </w:r>
      <w:bookmarkEnd w:id="3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0"/>
        <w:gridCol w:w="2200"/>
        <w:gridCol w:w="2400"/>
        <w:gridCol w:w="2321"/>
      </w:tblGrid>
      <w:tr w:rsidR="00E01C3A" w:rsidRPr="00F96471" w14:paraId="51DAFF24" w14:textId="77777777">
        <w:trPr>
          <w:tblHeader/>
        </w:trPr>
        <w:tc>
          <w:tcPr>
            <w:tcW w:w="2150" w:type="dxa"/>
            <w:shd w:val="clear" w:color="auto" w:fill="EDEDED"/>
            <w:tcMar>
              <w:top w:w="70" w:type="dxa"/>
              <w:left w:w="90" w:type="dxa"/>
              <w:bottom w:w="70" w:type="dxa"/>
              <w:right w:w="90" w:type="dxa"/>
            </w:tcMar>
          </w:tcPr>
          <w:p w14:paraId="04B4ED2D" w14:textId="77777777" w:rsidR="00E01C3A" w:rsidRDefault="00CC3326">
            <w:r>
              <w:rPr>
                <w:b/>
                <w:bCs/>
                <w:sz w:val="20"/>
                <w:szCs w:val="20"/>
              </w:rPr>
              <w:t xml:space="preserve">Elo da </w:t>
            </w:r>
            <w:proofErr w:type="spellStart"/>
            <w:r>
              <w:rPr>
                <w:b/>
                <w:bCs/>
                <w:sz w:val="20"/>
                <w:szCs w:val="20"/>
              </w:rPr>
              <w:t>cadeia</w:t>
            </w:r>
            <w:proofErr w:type="spellEnd"/>
          </w:p>
        </w:tc>
        <w:tc>
          <w:tcPr>
            <w:tcW w:w="2200" w:type="dxa"/>
            <w:shd w:val="clear" w:color="auto" w:fill="EDEDED"/>
            <w:tcMar>
              <w:top w:w="70" w:type="dxa"/>
              <w:left w:w="90" w:type="dxa"/>
              <w:bottom w:w="70" w:type="dxa"/>
              <w:right w:w="90" w:type="dxa"/>
            </w:tcMar>
          </w:tcPr>
          <w:p w14:paraId="2BFB7B17" w14:textId="77777777" w:rsidR="00E01C3A" w:rsidRPr="00CE1B46" w:rsidRDefault="00CC3326">
            <w:pPr>
              <w:rPr>
                <w:lang w:val="pt-BR"/>
              </w:rPr>
            </w:pPr>
            <w:r>
              <w:rPr>
                <w:b/>
                <w:bCs/>
                <w:sz w:val="20"/>
                <w:szCs w:val="20"/>
                <w:lang w:val="pt-BR"/>
              </w:rPr>
              <w:t>Como a bancada o exerce</w:t>
            </w:r>
          </w:p>
        </w:tc>
        <w:tc>
          <w:tcPr>
            <w:tcW w:w="2400" w:type="dxa"/>
            <w:shd w:val="clear" w:color="auto" w:fill="EDEDED"/>
            <w:tcMar>
              <w:top w:w="70" w:type="dxa"/>
              <w:left w:w="90" w:type="dxa"/>
              <w:bottom w:w="70" w:type="dxa"/>
              <w:right w:w="90" w:type="dxa"/>
            </w:tcMar>
          </w:tcPr>
          <w:p w14:paraId="69ADED7B" w14:textId="77777777" w:rsidR="00E01C3A" w:rsidRPr="00CE1B46" w:rsidRDefault="00CC3326">
            <w:pPr>
              <w:rPr>
                <w:lang w:val="pt-BR"/>
              </w:rPr>
            </w:pPr>
            <w:r>
              <w:rPr>
                <w:b/>
                <w:bCs/>
                <w:sz w:val="20"/>
                <w:szCs w:val="20"/>
                <w:lang w:val="pt-BR"/>
              </w:rPr>
              <w:t>Como o parque o exerceria</w:t>
            </w:r>
          </w:p>
        </w:tc>
        <w:tc>
          <w:tcPr>
            <w:tcW w:w="2321" w:type="dxa"/>
            <w:shd w:val="clear" w:color="auto" w:fill="EDEDED"/>
            <w:tcMar>
              <w:top w:w="70" w:type="dxa"/>
              <w:left w:w="90" w:type="dxa"/>
              <w:bottom w:w="70" w:type="dxa"/>
              <w:right w:w="90" w:type="dxa"/>
            </w:tcMar>
          </w:tcPr>
          <w:p w14:paraId="507C7680" w14:textId="77777777" w:rsidR="00E01C3A" w:rsidRPr="00CE1B46" w:rsidRDefault="00CC3326">
            <w:pPr>
              <w:rPr>
                <w:lang w:val="pt-BR"/>
              </w:rPr>
            </w:pPr>
            <w:r>
              <w:rPr>
                <w:b/>
                <w:bCs/>
                <w:sz w:val="20"/>
                <w:szCs w:val="20"/>
                <w:lang w:val="pt-BR"/>
              </w:rPr>
              <w:t>Situação hoje em São Paulo</w:t>
            </w:r>
          </w:p>
        </w:tc>
      </w:tr>
      <w:tr w:rsidR="00E01C3A" w:rsidRPr="00F96471" w14:paraId="28859995" w14:textId="77777777">
        <w:tc>
          <w:tcPr>
            <w:tcW w:w="2150" w:type="dxa"/>
            <w:tcMar>
              <w:top w:w="70" w:type="dxa"/>
              <w:left w:w="90" w:type="dxa"/>
              <w:bottom w:w="70" w:type="dxa"/>
              <w:right w:w="90" w:type="dxa"/>
            </w:tcMar>
          </w:tcPr>
          <w:p w14:paraId="597ADE78" w14:textId="77777777" w:rsidR="00E01C3A" w:rsidRPr="00CE1B46" w:rsidRDefault="00CC3326">
            <w:pPr>
              <w:rPr>
                <w:lang w:val="pt-BR"/>
              </w:rPr>
            </w:pPr>
            <w:r>
              <w:rPr>
                <w:sz w:val="20"/>
                <w:szCs w:val="20"/>
                <w:lang w:val="pt-BR"/>
              </w:rPr>
              <w:t>Publicação do estado da via</w:t>
            </w:r>
          </w:p>
        </w:tc>
        <w:tc>
          <w:tcPr>
            <w:tcW w:w="2200" w:type="dxa"/>
            <w:tcMar>
              <w:top w:w="70" w:type="dxa"/>
              <w:left w:w="90" w:type="dxa"/>
              <w:bottom w:w="70" w:type="dxa"/>
              <w:right w:w="90" w:type="dxa"/>
            </w:tcMar>
          </w:tcPr>
          <w:p w14:paraId="59B58BFE" w14:textId="77777777" w:rsidR="00E01C3A" w:rsidRPr="00CE1B46" w:rsidRDefault="00CC3326">
            <w:pPr>
              <w:rPr>
                <w:lang w:val="pt-BR"/>
              </w:rPr>
            </w:pPr>
            <w:r>
              <w:rPr>
                <w:sz w:val="20"/>
                <w:szCs w:val="20"/>
                <w:lang w:val="pt-BR"/>
              </w:rPr>
              <w:t>Interface REST que emula a plataforma municipal</w:t>
            </w:r>
          </w:p>
        </w:tc>
        <w:tc>
          <w:tcPr>
            <w:tcW w:w="2400" w:type="dxa"/>
            <w:tcMar>
              <w:top w:w="70" w:type="dxa"/>
              <w:left w:w="90" w:type="dxa"/>
              <w:bottom w:w="70" w:type="dxa"/>
              <w:right w:w="90" w:type="dxa"/>
            </w:tcMar>
          </w:tcPr>
          <w:p w14:paraId="24C8666B" w14:textId="77777777" w:rsidR="00E01C3A" w:rsidRPr="00CE1B46" w:rsidRDefault="00CC3326">
            <w:pPr>
              <w:rPr>
                <w:lang w:val="pt-BR"/>
              </w:rPr>
            </w:pPr>
            <w:r>
              <w:rPr>
                <w:sz w:val="20"/>
                <w:szCs w:val="20"/>
                <w:lang w:val="pt-BR"/>
              </w:rPr>
              <w:t>Interface de programação da plataforma de monitoramento</w:t>
            </w:r>
          </w:p>
        </w:tc>
        <w:tc>
          <w:tcPr>
            <w:tcW w:w="2321" w:type="dxa"/>
            <w:tcMar>
              <w:top w:w="70" w:type="dxa"/>
              <w:left w:w="90" w:type="dxa"/>
              <w:bottom w:w="70" w:type="dxa"/>
              <w:right w:w="90" w:type="dxa"/>
            </w:tcMar>
          </w:tcPr>
          <w:p w14:paraId="370DD3DD" w14:textId="77777777" w:rsidR="00E01C3A" w:rsidRPr="00CE1B46" w:rsidRDefault="00CC3326">
            <w:pPr>
              <w:rPr>
                <w:lang w:val="pt-BR"/>
              </w:rPr>
            </w:pPr>
            <w:r>
              <w:rPr>
                <w:sz w:val="20"/>
                <w:szCs w:val="20"/>
                <w:lang w:val="pt-BR"/>
              </w:rPr>
              <w:t>Interoperabilidade exigida em termo de referência; interface não publicada</w:t>
            </w:r>
          </w:p>
        </w:tc>
      </w:tr>
      <w:tr w:rsidR="00E01C3A" w:rsidRPr="00F96471" w14:paraId="5C1C6E8D" w14:textId="77777777">
        <w:tc>
          <w:tcPr>
            <w:tcW w:w="2150" w:type="dxa"/>
            <w:tcMar>
              <w:top w:w="70" w:type="dxa"/>
              <w:left w:w="90" w:type="dxa"/>
              <w:bottom w:w="70" w:type="dxa"/>
              <w:right w:w="90" w:type="dxa"/>
            </w:tcMar>
          </w:tcPr>
          <w:p w14:paraId="2861A9DE" w14:textId="77777777" w:rsidR="00E01C3A" w:rsidRPr="00CE1B46" w:rsidRDefault="00CC3326">
            <w:pPr>
              <w:rPr>
                <w:lang w:val="pt-BR"/>
              </w:rPr>
            </w:pPr>
            <w:r>
              <w:rPr>
                <w:sz w:val="20"/>
                <w:szCs w:val="20"/>
                <w:lang w:val="pt-BR"/>
              </w:rPr>
              <w:t>Decisão do nível de iluminação</w:t>
            </w:r>
          </w:p>
        </w:tc>
        <w:tc>
          <w:tcPr>
            <w:tcW w:w="2200" w:type="dxa"/>
            <w:tcMar>
              <w:top w:w="70" w:type="dxa"/>
              <w:left w:w="90" w:type="dxa"/>
              <w:bottom w:w="70" w:type="dxa"/>
              <w:right w:w="90" w:type="dxa"/>
            </w:tcMar>
          </w:tcPr>
          <w:p w14:paraId="45BE8117" w14:textId="77777777" w:rsidR="00E01C3A" w:rsidRPr="00CE1B46" w:rsidRDefault="00CC3326">
            <w:pPr>
              <w:rPr>
                <w:lang w:val="pt-BR"/>
              </w:rPr>
            </w:pPr>
            <w:r>
              <w:rPr>
                <w:sz w:val="20"/>
                <w:szCs w:val="20"/>
                <w:lang w:val="pt-BR"/>
              </w:rPr>
              <w:t>Camada de previsão e inferência nebulosa</w:t>
            </w:r>
          </w:p>
        </w:tc>
        <w:tc>
          <w:tcPr>
            <w:tcW w:w="2400" w:type="dxa"/>
            <w:tcMar>
              <w:top w:w="70" w:type="dxa"/>
              <w:left w:w="90" w:type="dxa"/>
              <w:bottom w:w="70" w:type="dxa"/>
              <w:right w:w="90" w:type="dxa"/>
            </w:tcMar>
          </w:tcPr>
          <w:p w14:paraId="386B2839" w14:textId="77777777" w:rsidR="00E01C3A" w:rsidRPr="00CE1B46" w:rsidRDefault="00CC3326">
            <w:pPr>
              <w:rPr>
                <w:lang w:val="pt-BR"/>
              </w:rPr>
            </w:pPr>
            <w:r>
              <w:rPr>
                <w:sz w:val="20"/>
                <w:szCs w:val="20"/>
                <w:lang w:val="pt-BR"/>
              </w:rPr>
              <w:t>O mesmo serviço, em nuvem municipal</w:t>
            </w:r>
          </w:p>
        </w:tc>
        <w:tc>
          <w:tcPr>
            <w:tcW w:w="2321" w:type="dxa"/>
            <w:tcMar>
              <w:top w:w="70" w:type="dxa"/>
              <w:left w:w="90" w:type="dxa"/>
              <w:bottom w:w="70" w:type="dxa"/>
              <w:right w:w="90" w:type="dxa"/>
            </w:tcMar>
          </w:tcPr>
          <w:p w14:paraId="01F2D685" w14:textId="77777777" w:rsidR="00E01C3A" w:rsidRPr="00CE1B46" w:rsidRDefault="00CC3326">
            <w:pPr>
              <w:rPr>
                <w:lang w:val="pt-BR"/>
              </w:rPr>
            </w:pPr>
            <w:r>
              <w:rPr>
                <w:sz w:val="20"/>
                <w:szCs w:val="20"/>
                <w:lang w:val="pt-BR"/>
              </w:rPr>
              <w:t>Inexistente. É objeto deste trabalho</w:t>
            </w:r>
          </w:p>
        </w:tc>
      </w:tr>
      <w:tr w:rsidR="00E01C3A" w:rsidRPr="00F96471" w14:paraId="4C2962C2" w14:textId="77777777">
        <w:tc>
          <w:tcPr>
            <w:tcW w:w="2150" w:type="dxa"/>
            <w:tcMar>
              <w:top w:w="70" w:type="dxa"/>
              <w:left w:w="90" w:type="dxa"/>
              <w:bottom w:w="70" w:type="dxa"/>
              <w:right w:w="90" w:type="dxa"/>
            </w:tcMar>
          </w:tcPr>
          <w:p w14:paraId="49CA06F1" w14:textId="77777777" w:rsidR="00E01C3A" w:rsidRPr="00CE1B46" w:rsidRDefault="00CC3326">
            <w:pPr>
              <w:rPr>
                <w:lang w:val="pt-BR"/>
              </w:rPr>
            </w:pPr>
            <w:r>
              <w:rPr>
                <w:sz w:val="20"/>
                <w:szCs w:val="20"/>
                <w:lang w:val="pt-BR"/>
              </w:rPr>
              <w:t>Verificação normativa antes da atuação</w:t>
            </w:r>
          </w:p>
        </w:tc>
        <w:tc>
          <w:tcPr>
            <w:tcW w:w="2200" w:type="dxa"/>
            <w:tcMar>
              <w:top w:w="70" w:type="dxa"/>
              <w:left w:w="90" w:type="dxa"/>
              <w:bottom w:w="70" w:type="dxa"/>
              <w:right w:w="90" w:type="dxa"/>
            </w:tcMar>
          </w:tcPr>
          <w:p w14:paraId="667935B9" w14:textId="77777777" w:rsidR="00E01C3A" w:rsidRPr="00CE1B46" w:rsidRDefault="00CC3326">
            <w:pPr>
              <w:rPr>
                <w:lang w:val="pt-BR"/>
              </w:rPr>
            </w:pPr>
            <w:r>
              <w:rPr>
                <w:sz w:val="20"/>
                <w:szCs w:val="20"/>
                <w:lang w:val="pt-BR"/>
              </w:rPr>
              <w:t>Módulo que lê os critérios da tabela de classes</w:t>
            </w:r>
          </w:p>
        </w:tc>
        <w:tc>
          <w:tcPr>
            <w:tcW w:w="2400" w:type="dxa"/>
            <w:tcMar>
              <w:top w:w="70" w:type="dxa"/>
              <w:left w:w="90" w:type="dxa"/>
              <w:bottom w:w="70" w:type="dxa"/>
              <w:right w:w="90" w:type="dxa"/>
            </w:tcMar>
          </w:tcPr>
          <w:p w14:paraId="530EE2CE" w14:textId="77777777" w:rsidR="00E01C3A" w:rsidRDefault="00CC3326">
            <w:r>
              <w:rPr>
                <w:sz w:val="20"/>
                <w:szCs w:val="20"/>
              </w:rPr>
              <w:t xml:space="preserve">O </w:t>
            </w:r>
            <w:proofErr w:type="spellStart"/>
            <w:r>
              <w:rPr>
                <w:sz w:val="20"/>
                <w:szCs w:val="20"/>
              </w:rPr>
              <w:t>mesmo</w:t>
            </w:r>
            <w:proofErr w:type="spellEnd"/>
            <w:r>
              <w:rPr>
                <w:sz w:val="20"/>
                <w:szCs w:val="20"/>
              </w:rPr>
              <w:t xml:space="preserve"> </w:t>
            </w:r>
            <w:proofErr w:type="spellStart"/>
            <w:r>
              <w:rPr>
                <w:sz w:val="20"/>
                <w:szCs w:val="20"/>
              </w:rPr>
              <w:t>módulo</w:t>
            </w:r>
            <w:proofErr w:type="spellEnd"/>
          </w:p>
        </w:tc>
        <w:tc>
          <w:tcPr>
            <w:tcW w:w="2321" w:type="dxa"/>
            <w:tcMar>
              <w:top w:w="70" w:type="dxa"/>
              <w:left w:w="90" w:type="dxa"/>
              <w:bottom w:w="70" w:type="dxa"/>
              <w:right w:w="90" w:type="dxa"/>
            </w:tcMar>
          </w:tcPr>
          <w:p w14:paraId="7D1FE88D" w14:textId="77777777" w:rsidR="00E01C3A" w:rsidRPr="00CE1B46" w:rsidRDefault="00CC3326">
            <w:pPr>
              <w:rPr>
                <w:lang w:val="pt-BR"/>
              </w:rPr>
            </w:pPr>
            <w:r>
              <w:rPr>
                <w:sz w:val="20"/>
                <w:szCs w:val="20"/>
                <w:lang w:val="pt-BR"/>
              </w:rPr>
              <w:t>Inexistente. É objeto deste trabalho</w:t>
            </w:r>
          </w:p>
        </w:tc>
      </w:tr>
      <w:tr w:rsidR="00E01C3A" w:rsidRPr="00F96471" w14:paraId="7FE906FA" w14:textId="77777777">
        <w:tc>
          <w:tcPr>
            <w:tcW w:w="2150" w:type="dxa"/>
            <w:tcMar>
              <w:top w:w="70" w:type="dxa"/>
              <w:left w:w="90" w:type="dxa"/>
              <w:bottom w:w="70" w:type="dxa"/>
              <w:right w:w="90" w:type="dxa"/>
            </w:tcMar>
          </w:tcPr>
          <w:p w14:paraId="6ABE77ED" w14:textId="77777777" w:rsidR="00E01C3A" w:rsidRPr="00CE1B46" w:rsidRDefault="00CC3326">
            <w:pPr>
              <w:rPr>
                <w:lang w:val="pt-BR"/>
              </w:rPr>
            </w:pPr>
            <w:r>
              <w:rPr>
                <w:sz w:val="20"/>
                <w:szCs w:val="20"/>
                <w:lang w:val="pt-BR"/>
              </w:rPr>
              <w:t>Registro auditável da cadeia de decisão</w:t>
            </w:r>
          </w:p>
        </w:tc>
        <w:tc>
          <w:tcPr>
            <w:tcW w:w="2200" w:type="dxa"/>
            <w:tcMar>
              <w:top w:w="70" w:type="dxa"/>
              <w:left w:w="90" w:type="dxa"/>
              <w:bottom w:w="70" w:type="dxa"/>
              <w:right w:w="90" w:type="dxa"/>
            </w:tcMar>
          </w:tcPr>
          <w:p w14:paraId="280BBBEE" w14:textId="77777777" w:rsidR="00E01C3A" w:rsidRDefault="00CC3326">
            <w:r>
              <w:rPr>
                <w:sz w:val="20"/>
                <w:szCs w:val="20"/>
              </w:rPr>
              <w:t xml:space="preserve">Banco </w:t>
            </w:r>
            <w:proofErr w:type="spellStart"/>
            <w:r>
              <w:rPr>
                <w:sz w:val="20"/>
                <w:szCs w:val="20"/>
              </w:rPr>
              <w:t>relacional</w:t>
            </w:r>
            <w:proofErr w:type="spellEnd"/>
            <w:r>
              <w:rPr>
                <w:sz w:val="20"/>
                <w:szCs w:val="20"/>
              </w:rPr>
              <w:t xml:space="preserve"> de 3.13.1</w:t>
            </w:r>
          </w:p>
        </w:tc>
        <w:tc>
          <w:tcPr>
            <w:tcW w:w="2400" w:type="dxa"/>
            <w:tcMar>
              <w:top w:w="70" w:type="dxa"/>
              <w:left w:w="90" w:type="dxa"/>
              <w:bottom w:w="70" w:type="dxa"/>
              <w:right w:w="90" w:type="dxa"/>
            </w:tcMar>
          </w:tcPr>
          <w:p w14:paraId="65356476" w14:textId="77777777" w:rsidR="00E01C3A" w:rsidRPr="00CE1B46" w:rsidRDefault="00CC3326">
            <w:pPr>
              <w:rPr>
                <w:lang w:val="pt-BR"/>
              </w:rPr>
            </w:pPr>
            <w:r>
              <w:rPr>
                <w:sz w:val="20"/>
                <w:szCs w:val="20"/>
                <w:lang w:val="pt-BR"/>
              </w:rPr>
              <w:t>O mesmo modelo de dados</w:t>
            </w:r>
          </w:p>
        </w:tc>
        <w:tc>
          <w:tcPr>
            <w:tcW w:w="2321" w:type="dxa"/>
            <w:tcMar>
              <w:top w:w="70" w:type="dxa"/>
              <w:left w:w="90" w:type="dxa"/>
              <w:bottom w:w="70" w:type="dxa"/>
              <w:right w:w="90" w:type="dxa"/>
            </w:tcMar>
          </w:tcPr>
          <w:p w14:paraId="4C5BFC40" w14:textId="77777777" w:rsidR="00E01C3A" w:rsidRPr="00CE1B46" w:rsidRDefault="00CC3326">
            <w:pPr>
              <w:rPr>
                <w:lang w:val="pt-BR"/>
              </w:rPr>
            </w:pPr>
            <w:r>
              <w:rPr>
                <w:sz w:val="20"/>
                <w:szCs w:val="20"/>
                <w:lang w:val="pt-BR"/>
              </w:rPr>
              <w:t>Inexistente. É objeto deste trabalho</w:t>
            </w:r>
          </w:p>
        </w:tc>
      </w:tr>
      <w:tr w:rsidR="00E01C3A" w:rsidRPr="00F96471" w14:paraId="19E0475B" w14:textId="77777777">
        <w:tc>
          <w:tcPr>
            <w:tcW w:w="2150" w:type="dxa"/>
            <w:tcMar>
              <w:top w:w="70" w:type="dxa"/>
              <w:left w:w="90" w:type="dxa"/>
              <w:bottom w:w="70" w:type="dxa"/>
              <w:right w:w="90" w:type="dxa"/>
            </w:tcMar>
          </w:tcPr>
          <w:p w14:paraId="29BD9BF5" w14:textId="77777777" w:rsidR="00E01C3A" w:rsidRPr="00CE1B46" w:rsidRDefault="00CC3326">
            <w:pPr>
              <w:rPr>
                <w:lang w:val="pt-BR"/>
              </w:rPr>
            </w:pPr>
            <w:r>
              <w:rPr>
                <w:sz w:val="20"/>
                <w:szCs w:val="20"/>
                <w:lang w:val="pt-BR"/>
              </w:rPr>
              <w:t>Transporte do comando ao ponto de luz</w:t>
            </w:r>
          </w:p>
        </w:tc>
        <w:tc>
          <w:tcPr>
            <w:tcW w:w="2200" w:type="dxa"/>
            <w:tcMar>
              <w:top w:w="70" w:type="dxa"/>
              <w:left w:w="90" w:type="dxa"/>
              <w:bottom w:w="70" w:type="dxa"/>
              <w:right w:w="90" w:type="dxa"/>
            </w:tcMar>
          </w:tcPr>
          <w:p w14:paraId="6A14D8A6" w14:textId="77777777" w:rsidR="00E01C3A" w:rsidRPr="00CE1B46" w:rsidRDefault="00CC3326">
            <w:pPr>
              <w:rPr>
                <w:lang w:val="pt-BR"/>
              </w:rPr>
            </w:pPr>
            <w:r>
              <w:rPr>
                <w:sz w:val="20"/>
                <w:szCs w:val="20"/>
                <w:lang w:val="pt-BR"/>
              </w:rPr>
              <w:t>Intermediário MQTT sobre Wi-Fi</w:t>
            </w:r>
          </w:p>
        </w:tc>
        <w:tc>
          <w:tcPr>
            <w:tcW w:w="2400" w:type="dxa"/>
            <w:tcMar>
              <w:top w:w="70" w:type="dxa"/>
              <w:left w:w="90" w:type="dxa"/>
              <w:bottom w:w="70" w:type="dxa"/>
              <w:right w:w="90" w:type="dxa"/>
            </w:tcMar>
          </w:tcPr>
          <w:p w14:paraId="3CC83F8E" w14:textId="77777777" w:rsidR="00E01C3A" w:rsidRPr="00CE1B46" w:rsidRDefault="00CC3326">
            <w:pPr>
              <w:rPr>
                <w:lang w:val="pt-BR"/>
              </w:rPr>
            </w:pPr>
            <w:r>
              <w:rPr>
                <w:sz w:val="20"/>
                <w:szCs w:val="20"/>
                <w:lang w:val="pt-BR"/>
              </w:rPr>
              <w:t>Centro de Controle Operacional e enlace do sistema de telegestão</w:t>
            </w:r>
          </w:p>
        </w:tc>
        <w:tc>
          <w:tcPr>
            <w:tcW w:w="2321" w:type="dxa"/>
            <w:tcMar>
              <w:top w:w="70" w:type="dxa"/>
              <w:left w:w="90" w:type="dxa"/>
              <w:bottom w:w="70" w:type="dxa"/>
              <w:right w:w="90" w:type="dxa"/>
            </w:tcMar>
          </w:tcPr>
          <w:p w14:paraId="693B0FF6" w14:textId="77777777" w:rsidR="00E01C3A" w:rsidRPr="00CE1B46" w:rsidRDefault="00CC3326">
            <w:pPr>
              <w:rPr>
                <w:lang w:val="pt-BR"/>
              </w:rPr>
            </w:pPr>
            <w:r>
              <w:rPr>
                <w:sz w:val="20"/>
                <w:szCs w:val="20"/>
                <w:lang w:val="pt-BR"/>
              </w:rPr>
              <w:t>Contratado. Caderno de Encargos, cláusulas 7.1 e 17</w:t>
            </w:r>
          </w:p>
        </w:tc>
      </w:tr>
      <w:tr w:rsidR="00E01C3A" w14:paraId="194B9EAE" w14:textId="77777777">
        <w:tc>
          <w:tcPr>
            <w:tcW w:w="2150" w:type="dxa"/>
            <w:tcMar>
              <w:top w:w="70" w:type="dxa"/>
              <w:left w:w="90" w:type="dxa"/>
              <w:bottom w:w="70" w:type="dxa"/>
              <w:right w:w="90" w:type="dxa"/>
            </w:tcMar>
          </w:tcPr>
          <w:p w14:paraId="4C1E329E" w14:textId="77777777" w:rsidR="00E01C3A" w:rsidRPr="00CE1B46" w:rsidRDefault="00CC3326">
            <w:pPr>
              <w:rPr>
                <w:lang w:val="pt-BR"/>
              </w:rPr>
            </w:pPr>
            <w:r>
              <w:rPr>
                <w:sz w:val="20"/>
                <w:szCs w:val="20"/>
                <w:lang w:val="pt-BR"/>
              </w:rPr>
              <w:lastRenderedPageBreak/>
              <w:t>Comando isolado ou em grupo</w:t>
            </w:r>
          </w:p>
        </w:tc>
        <w:tc>
          <w:tcPr>
            <w:tcW w:w="2200" w:type="dxa"/>
            <w:tcMar>
              <w:top w:w="70" w:type="dxa"/>
              <w:left w:w="90" w:type="dxa"/>
              <w:bottom w:w="70" w:type="dxa"/>
              <w:right w:w="90" w:type="dxa"/>
            </w:tcMar>
          </w:tcPr>
          <w:p w14:paraId="3D88B8F5" w14:textId="77777777" w:rsidR="00E01C3A" w:rsidRPr="00CE1B46" w:rsidRDefault="00CC3326">
            <w:pPr>
              <w:rPr>
                <w:lang w:val="pt-BR"/>
              </w:rPr>
            </w:pPr>
            <w:r>
              <w:rPr>
                <w:sz w:val="20"/>
                <w:szCs w:val="20"/>
                <w:lang w:val="pt-BR"/>
              </w:rPr>
              <w:t>Tópico endereçado ao ponto de luz</w:t>
            </w:r>
          </w:p>
        </w:tc>
        <w:tc>
          <w:tcPr>
            <w:tcW w:w="2400" w:type="dxa"/>
            <w:tcMar>
              <w:top w:w="70" w:type="dxa"/>
              <w:left w:w="90" w:type="dxa"/>
              <w:bottom w:w="70" w:type="dxa"/>
              <w:right w:w="90" w:type="dxa"/>
            </w:tcMar>
          </w:tcPr>
          <w:p w14:paraId="412C5583" w14:textId="77777777" w:rsidR="00E01C3A" w:rsidRPr="00CE1B46" w:rsidRDefault="00CC3326">
            <w:pPr>
              <w:rPr>
                <w:lang w:val="pt-BR"/>
              </w:rPr>
            </w:pPr>
            <w:r>
              <w:rPr>
                <w:sz w:val="20"/>
                <w:szCs w:val="20"/>
                <w:lang w:val="pt-BR"/>
              </w:rPr>
              <w:t>Comando do centro de controle ao ativo</w:t>
            </w:r>
          </w:p>
        </w:tc>
        <w:tc>
          <w:tcPr>
            <w:tcW w:w="2321" w:type="dxa"/>
            <w:tcMar>
              <w:top w:w="70" w:type="dxa"/>
              <w:left w:w="90" w:type="dxa"/>
              <w:bottom w:w="70" w:type="dxa"/>
              <w:right w:w="90" w:type="dxa"/>
            </w:tcMar>
          </w:tcPr>
          <w:p w14:paraId="5CD95981" w14:textId="77777777" w:rsidR="00E01C3A" w:rsidRDefault="00CC3326">
            <w:proofErr w:type="spellStart"/>
            <w:r>
              <w:rPr>
                <w:sz w:val="20"/>
                <w:szCs w:val="20"/>
              </w:rPr>
              <w:t>Contratado</w:t>
            </w:r>
            <w:proofErr w:type="spellEnd"/>
            <w:r>
              <w:rPr>
                <w:sz w:val="20"/>
                <w:szCs w:val="20"/>
              </w:rPr>
              <w:t xml:space="preserve">. </w:t>
            </w:r>
            <w:proofErr w:type="spellStart"/>
            <w:r>
              <w:rPr>
                <w:sz w:val="20"/>
                <w:szCs w:val="20"/>
              </w:rPr>
              <w:t>Cláusula</w:t>
            </w:r>
            <w:proofErr w:type="spellEnd"/>
            <w:r>
              <w:rPr>
                <w:sz w:val="20"/>
                <w:szCs w:val="20"/>
              </w:rPr>
              <w:t xml:space="preserve"> 7.1</w:t>
            </w:r>
          </w:p>
        </w:tc>
      </w:tr>
      <w:tr w:rsidR="00E01C3A" w:rsidRPr="00F96471" w14:paraId="4523290A" w14:textId="77777777">
        <w:tc>
          <w:tcPr>
            <w:tcW w:w="2150" w:type="dxa"/>
            <w:tcMar>
              <w:top w:w="70" w:type="dxa"/>
              <w:left w:w="90" w:type="dxa"/>
              <w:bottom w:w="70" w:type="dxa"/>
              <w:right w:w="90" w:type="dxa"/>
            </w:tcMar>
          </w:tcPr>
          <w:p w14:paraId="05133382" w14:textId="77777777" w:rsidR="00E01C3A" w:rsidRPr="00430DB3" w:rsidRDefault="00CC3326">
            <w:pPr>
              <w:rPr>
                <w:lang w:val="pt-BR"/>
              </w:rPr>
            </w:pPr>
            <w:r>
              <w:rPr>
                <w:sz w:val="20"/>
                <w:szCs w:val="20"/>
                <w:lang w:val="pt-BR"/>
              </w:rPr>
              <w:t>Endereçamento do ponto de luz</w:t>
            </w:r>
          </w:p>
        </w:tc>
        <w:tc>
          <w:tcPr>
            <w:tcW w:w="2200" w:type="dxa"/>
            <w:tcMar>
              <w:top w:w="70" w:type="dxa"/>
              <w:left w:w="90" w:type="dxa"/>
              <w:bottom w:w="70" w:type="dxa"/>
              <w:right w:w="90" w:type="dxa"/>
            </w:tcMar>
          </w:tcPr>
          <w:p w14:paraId="4CABC1D7" w14:textId="77777777" w:rsidR="00E01C3A" w:rsidRPr="00430DB3" w:rsidRDefault="00CC3326">
            <w:pPr>
              <w:rPr>
                <w:lang w:val="pt-BR"/>
              </w:rPr>
            </w:pPr>
            <w:r>
              <w:rPr>
                <w:sz w:val="20"/>
                <w:szCs w:val="20"/>
                <w:lang w:val="pt-BR"/>
              </w:rPr>
              <w:t>Cadastro de trechos de via e de postes do município, associados por distância (3.5.2)</w:t>
            </w:r>
          </w:p>
        </w:tc>
        <w:tc>
          <w:tcPr>
            <w:tcW w:w="2400" w:type="dxa"/>
            <w:tcMar>
              <w:top w:w="70" w:type="dxa"/>
              <w:left w:w="90" w:type="dxa"/>
              <w:bottom w:w="70" w:type="dxa"/>
              <w:right w:w="90" w:type="dxa"/>
            </w:tcMar>
          </w:tcPr>
          <w:p w14:paraId="7438371C" w14:textId="77777777" w:rsidR="00E01C3A" w:rsidRPr="00430DB3" w:rsidRDefault="00CC3326">
            <w:pPr>
              <w:rPr>
                <w:lang w:val="pt-BR"/>
              </w:rPr>
            </w:pPr>
            <w:r>
              <w:rPr>
                <w:sz w:val="20"/>
                <w:szCs w:val="20"/>
                <w:lang w:val="pt-BR"/>
              </w:rPr>
              <w:t>Código cadastral do ponto no cadastro técnico que a telegestão emprega</w:t>
            </w:r>
          </w:p>
        </w:tc>
        <w:tc>
          <w:tcPr>
            <w:tcW w:w="2321" w:type="dxa"/>
            <w:tcMar>
              <w:top w:w="70" w:type="dxa"/>
              <w:left w:w="90" w:type="dxa"/>
              <w:bottom w:w="70" w:type="dxa"/>
              <w:right w:w="90" w:type="dxa"/>
            </w:tcMar>
          </w:tcPr>
          <w:p w14:paraId="2BA71D7E" w14:textId="77777777" w:rsidR="00E01C3A" w:rsidRPr="00430DB3" w:rsidRDefault="00CC3326">
            <w:pPr>
              <w:rPr>
                <w:lang w:val="pt-BR"/>
              </w:rPr>
            </w:pPr>
            <w:r w:rsidRPr="00430DB3">
              <w:rPr>
                <w:sz w:val="20"/>
                <w:szCs w:val="20"/>
                <w:lang w:val="pt-BR"/>
              </w:rPr>
              <w:t>Contratado. Caderno de Encargos, itens 13 e 13.3; cadastro publicado no GeoSampa</w:t>
            </w:r>
          </w:p>
        </w:tc>
      </w:tr>
      <w:tr w:rsidR="00E01C3A" w:rsidRPr="00F96471" w14:paraId="206202AD" w14:textId="77777777">
        <w:tc>
          <w:tcPr>
            <w:tcW w:w="2150" w:type="dxa"/>
            <w:tcMar>
              <w:top w:w="70" w:type="dxa"/>
              <w:left w:w="90" w:type="dxa"/>
              <w:bottom w:w="70" w:type="dxa"/>
              <w:right w:w="90" w:type="dxa"/>
            </w:tcMar>
          </w:tcPr>
          <w:p w14:paraId="70EA3C4C" w14:textId="77777777" w:rsidR="00E01C3A" w:rsidRDefault="00CC3326">
            <w:r>
              <w:rPr>
                <w:sz w:val="20"/>
                <w:szCs w:val="20"/>
              </w:rPr>
              <w:t xml:space="preserve">Interface </w:t>
            </w:r>
            <w:proofErr w:type="spellStart"/>
            <w:r>
              <w:rPr>
                <w:sz w:val="20"/>
                <w:szCs w:val="20"/>
              </w:rPr>
              <w:t>elétrica</w:t>
            </w:r>
            <w:proofErr w:type="spellEnd"/>
            <w:r>
              <w:rPr>
                <w:sz w:val="20"/>
                <w:szCs w:val="20"/>
              </w:rPr>
              <w:t xml:space="preserve"> de </w:t>
            </w:r>
            <w:proofErr w:type="spellStart"/>
            <w:r>
              <w:rPr>
                <w:sz w:val="20"/>
                <w:szCs w:val="20"/>
              </w:rPr>
              <w:t>dimerização</w:t>
            </w:r>
            <w:proofErr w:type="spellEnd"/>
          </w:p>
        </w:tc>
        <w:tc>
          <w:tcPr>
            <w:tcW w:w="2200" w:type="dxa"/>
            <w:tcMar>
              <w:top w:w="70" w:type="dxa"/>
              <w:left w:w="90" w:type="dxa"/>
              <w:bottom w:w="70" w:type="dxa"/>
              <w:right w:w="90" w:type="dxa"/>
            </w:tcMar>
          </w:tcPr>
          <w:p w14:paraId="65181D61" w14:textId="77777777" w:rsidR="00E01C3A" w:rsidRPr="00CE1B46" w:rsidRDefault="00CC3326">
            <w:pPr>
              <w:rPr>
                <w:lang w:val="pt-BR"/>
              </w:rPr>
            </w:pPr>
            <w:r>
              <w:rPr>
                <w:sz w:val="20"/>
                <w:szCs w:val="20"/>
                <w:lang w:val="pt-BR"/>
              </w:rPr>
              <w:t>Modulação por largura de pulso, conversível a 0 V–10 V pela cadeia de 3.4.1</w:t>
            </w:r>
          </w:p>
        </w:tc>
        <w:tc>
          <w:tcPr>
            <w:tcW w:w="2400" w:type="dxa"/>
            <w:tcMar>
              <w:top w:w="70" w:type="dxa"/>
              <w:left w:w="90" w:type="dxa"/>
              <w:bottom w:w="70" w:type="dxa"/>
              <w:right w:w="90" w:type="dxa"/>
            </w:tcMar>
          </w:tcPr>
          <w:p w14:paraId="692BF01F" w14:textId="77777777" w:rsidR="00E01C3A" w:rsidRPr="00CE1B46" w:rsidRDefault="00CC3326">
            <w:pPr>
              <w:rPr>
                <w:lang w:val="pt-BR"/>
              </w:rPr>
            </w:pPr>
            <w:r>
              <w:rPr>
                <w:sz w:val="20"/>
                <w:szCs w:val="20"/>
                <w:lang w:val="pt-BR"/>
              </w:rPr>
              <w:t>Controlador em tomada normalizada acionando o driver por 0 V–10 V</w:t>
            </w:r>
          </w:p>
        </w:tc>
        <w:tc>
          <w:tcPr>
            <w:tcW w:w="2321" w:type="dxa"/>
            <w:tcMar>
              <w:top w:w="70" w:type="dxa"/>
              <w:left w:w="90" w:type="dxa"/>
              <w:bottom w:w="70" w:type="dxa"/>
              <w:right w:w="90" w:type="dxa"/>
            </w:tcMar>
          </w:tcPr>
          <w:p w14:paraId="55A7C5F4" w14:textId="77777777" w:rsidR="00E01C3A" w:rsidRPr="00CE1B46" w:rsidRDefault="00CC3326">
            <w:pPr>
              <w:rPr>
                <w:lang w:val="pt-BR"/>
              </w:rPr>
            </w:pPr>
            <w:r>
              <w:rPr>
                <w:sz w:val="20"/>
                <w:szCs w:val="20"/>
                <w:lang w:val="pt-BR"/>
              </w:rPr>
              <w:t>Contratado. Cláusula 6.2.1.B; tomada de sete contatos no padrão ANSI C136.41</w:t>
            </w:r>
          </w:p>
        </w:tc>
      </w:tr>
      <w:tr w:rsidR="00E01C3A" w:rsidRPr="00F96471" w14:paraId="09FC7AA9" w14:textId="77777777">
        <w:tc>
          <w:tcPr>
            <w:tcW w:w="2150" w:type="dxa"/>
            <w:tcMar>
              <w:top w:w="70" w:type="dxa"/>
              <w:left w:w="90" w:type="dxa"/>
              <w:bottom w:w="70" w:type="dxa"/>
              <w:right w:w="90" w:type="dxa"/>
            </w:tcMar>
          </w:tcPr>
          <w:p w14:paraId="6B0D62F0" w14:textId="77777777" w:rsidR="00E01C3A" w:rsidRDefault="00CC3326">
            <w:proofErr w:type="spellStart"/>
            <w:r>
              <w:rPr>
                <w:sz w:val="20"/>
                <w:szCs w:val="20"/>
              </w:rPr>
              <w:t>Conhecimento</w:t>
            </w:r>
            <w:proofErr w:type="spellEnd"/>
            <w:r>
              <w:rPr>
                <w:sz w:val="20"/>
                <w:szCs w:val="20"/>
              </w:rPr>
              <w:t xml:space="preserve"> da </w:t>
            </w:r>
            <w:proofErr w:type="spellStart"/>
            <w:r>
              <w:rPr>
                <w:sz w:val="20"/>
                <w:szCs w:val="20"/>
              </w:rPr>
              <w:t>iluminância</w:t>
            </w:r>
            <w:proofErr w:type="spellEnd"/>
            <w:r>
              <w:rPr>
                <w:sz w:val="20"/>
                <w:szCs w:val="20"/>
              </w:rPr>
              <w:t xml:space="preserve"> </w:t>
            </w:r>
            <w:proofErr w:type="spellStart"/>
            <w:r>
              <w:rPr>
                <w:sz w:val="20"/>
                <w:szCs w:val="20"/>
              </w:rPr>
              <w:t>entregue</w:t>
            </w:r>
            <w:proofErr w:type="spellEnd"/>
          </w:p>
        </w:tc>
        <w:tc>
          <w:tcPr>
            <w:tcW w:w="2200" w:type="dxa"/>
            <w:tcMar>
              <w:top w:w="70" w:type="dxa"/>
              <w:left w:w="90" w:type="dxa"/>
              <w:bottom w:w="70" w:type="dxa"/>
              <w:right w:w="90" w:type="dxa"/>
            </w:tcMar>
          </w:tcPr>
          <w:p w14:paraId="7B9984F3" w14:textId="77777777" w:rsidR="00E01C3A" w:rsidRPr="00CE1B46" w:rsidRDefault="00CC3326">
            <w:pPr>
              <w:rPr>
                <w:lang w:val="pt-BR"/>
              </w:rPr>
            </w:pPr>
            <w:r>
              <w:rPr>
                <w:sz w:val="20"/>
                <w:szCs w:val="20"/>
                <w:lang w:val="pt-BR"/>
              </w:rPr>
              <w:t>Tabela de calibração levantada por medição</w:t>
            </w:r>
          </w:p>
        </w:tc>
        <w:tc>
          <w:tcPr>
            <w:tcW w:w="2400" w:type="dxa"/>
            <w:tcMar>
              <w:top w:w="70" w:type="dxa"/>
              <w:left w:w="90" w:type="dxa"/>
              <w:bottom w:w="70" w:type="dxa"/>
              <w:right w:w="90" w:type="dxa"/>
            </w:tcMar>
          </w:tcPr>
          <w:p w14:paraId="4B8E508B" w14:textId="77777777" w:rsidR="00E01C3A" w:rsidRPr="00CE1B46" w:rsidRDefault="00CC3326">
            <w:pPr>
              <w:rPr>
                <w:lang w:val="pt-BR"/>
              </w:rPr>
            </w:pPr>
            <w:r>
              <w:rPr>
                <w:sz w:val="20"/>
                <w:szCs w:val="20"/>
                <w:lang w:val="pt-BR"/>
              </w:rPr>
              <w:t>Certificação fotométrica da luminária e projeto luminotécnico</w:t>
            </w:r>
          </w:p>
        </w:tc>
        <w:tc>
          <w:tcPr>
            <w:tcW w:w="2321" w:type="dxa"/>
            <w:tcMar>
              <w:top w:w="70" w:type="dxa"/>
              <w:left w:w="90" w:type="dxa"/>
              <w:bottom w:w="70" w:type="dxa"/>
              <w:right w:w="90" w:type="dxa"/>
            </w:tcMar>
          </w:tcPr>
          <w:p w14:paraId="2DB4BE7D" w14:textId="77777777" w:rsidR="00E01C3A" w:rsidRPr="00C708F0" w:rsidRDefault="00CC3326">
            <w:pPr>
              <w:rPr>
                <w:lang w:val="pt-BR"/>
              </w:rPr>
            </w:pPr>
            <w:r w:rsidRPr="00C708F0">
              <w:rPr>
                <w:sz w:val="20"/>
                <w:szCs w:val="20"/>
                <w:lang w:val="pt-BR"/>
              </w:rPr>
              <w:t>Certificação compulsória instituída em 2017, com prazos de adequação a partir de 2019, e consolidada em 2022</w:t>
            </w:r>
          </w:p>
        </w:tc>
      </w:tr>
      <w:tr w:rsidR="00E01C3A" w:rsidRPr="00F96471" w14:paraId="5DF6FEF4" w14:textId="77777777">
        <w:tc>
          <w:tcPr>
            <w:tcW w:w="2150" w:type="dxa"/>
            <w:tcMar>
              <w:top w:w="70" w:type="dxa"/>
              <w:left w:w="90" w:type="dxa"/>
              <w:bottom w:w="70" w:type="dxa"/>
              <w:right w:w="90" w:type="dxa"/>
            </w:tcMar>
          </w:tcPr>
          <w:p w14:paraId="35FA502E" w14:textId="77777777" w:rsidR="00E01C3A" w:rsidRPr="00CE1B46" w:rsidRDefault="00CC3326">
            <w:pPr>
              <w:rPr>
                <w:lang w:val="pt-BR"/>
              </w:rPr>
            </w:pPr>
            <w:r>
              <w:rPr>
                <w:sz w:val="20"/>
                <w:szCs w:val="20"/>
                <w:lang w:val="pt-BR"/>
              </w:rPr>
              <w:t>Verificação da execução e diagnóstico do ativo</w:t>
            </w:r>
          </w:p>
        </w:tc>
        <w:tc>
          <w:tcPr>
            <w:tcW w:w="2200" w:type="dxa"/>
            <w:tcMar>
              <w:top w:w="70" w:type="dxa"/>
              <w:left w:w="90" w:type="dxa"/>
              <w:bottom w:w="70" w:type="dxa"/>
              <w:right w:w="90" w:type="dxa"/>
            </w:tcMar>
          </w:tcPr>
          <w:p w14:paraId="5EE2C3AF" w14:textId="77777777" w:rsidR="00E01C3A" w:rsidRPr="00CE1B46" w:rsidRDefault="00CC3326">
            <w:pPr>
              <w:rPr>
                <w:lang w:val="pt-BR"/>
              </w:rPr>
            </w:pPr>
            <w:r>
              <w:rPr>
                <w:sz w:val="20"/>
                <w:szCs w:val="20"/>
                <w:lang w:val="pt-BR"/>
              </w:rPr>
              <w:t>Comparação entre nível comandado e iluminância medida (3.4.5)</w:t>
            </w:r>
          </w:p>
        </w:tc>
        <w:tc>
          <w:tcPr>
            <w:tcW w:w="2400" w:type="dxa"/>
            <w:tcMar>
              <w:top w:w="70" w:type="dxa"/>
              <w:left w:w="90" w:type="dxa"/>
              <w:bottom w:w="70" w:type="dxa"/>
              <w:right w:w="90" w:type="dxa"/>
            </w:tcMar>
          </w:tcPr>
          <w:p w14:paraId="3C79FBA6" w14:textId="77777777" w:rsidR="00E01C3A" w:rsidRPr="00CE1B46" w:rsidRDefault="00CC3326">
            <w:pPr>
              <w:rPr>
                <w:lang w:val="pt-BR"/>
              </w:rPr>
            </w:pPr>
            <w:r>
              <w:rPr>
                <w:sz w:val="20"/>
                <w:szCs w:val="20"/>
                <w:lang w:val="pt-BR"/>
              </w:rPr>
              <w:t>Telemetria elétrica reportada pelo controlador</w:t>
            </w:r>
          </w:p>
        </w:tc>
        <w:tc>
          <w:tcPr>
            <w:tcW w:w="2321" w:type="dxa"/>
            <w:tcMar>
              <w:top w:w="70" w:type="dxa"/>
              <w:left w:w="90" w:type="dxa"/>
              <w:bottom w:w="70" w:type="dxa"/>
              <w:right w:w="90" w:type="dxa"/>
            </w:tcMar>
          </w:tcPr>
          <w:p w14:paraId="2EB7D870" w14:textId="77777777" w:rsidR="00E01C3A" w:rsidRPr="00CE1B46" w:rsidRDefault="00CC3326">
            <w:pPr>
              <w:rPr>
                <w:lang w:val="pt-BR"/>
              </w:rPr>
            </w:pPr>
            <w:r>
              <w:rPr>
                <w:sz w:val="20"/>
                <w:szCs w:val="20"/>
                <w:lang w:val="pt-BR"/>
              </w:rPr>
              <w:t>Contratada; a medição é regulada metrologicamente</w:t>
            </w:r>
          </w:p>
        </w:tc>
      </w:tr>
    </w:tbl>
    <w:p w14:paraId="679FAE4E" w14:textId="77777777" w:rsidR="00E01C3A" w:rsidRDefault="00CC3326">
      <w:pPr>
        <w:spacing w:before="130" w:after="260"/>
        <w:rPr>
          <w:lang w:val="pt-BR"/>
        </w:rPr>
      </w:pPr>
      <w:r>
        <w:rPr>
          <w:sz w:val="20"/>
          <w:szCs w:val="20"/>
          <w:lang w:val="pt-BR"/>
        </w:rPr>
        <w:t>Fonte: Elaborado pelos autores (2026) a partir de São Paulo (2015, 2022), Associação Brasileira de Normas Técnicas (2016), American National Standards Institute (2013) e Instituto Nacional de Metrologia, Qualidade e Tecnologia (2017, 2022a, 2022b).</w:t>
      </w:r>
    </w:p>
    <w:p w14:paraId="73EED41A" w14:textId="77777777" w:rsidR="00E01C3A" w:rsidRDefault="00CC3326">
      <w:pPr>
        <w:spacing w:after="120" w:line="360" w:lineRule="auto"/>
        <w:ind w:firstLine="709"/>
        <w:jc w:val="both"/>
        <w:rPr>
          <w:lang w:val="pt-BR"/>
        </w:rPr>
      </w:pPr>
      <w:r>
        <w:rPr>
          <w:lang w:val="pt-BR"/>
        </w:rPr>
        <w:t>A leitura do quadro responde à objeção mais provável a um trabalho desta natureza, a de que a demonstração em bancada não estabeleceria a aplicabilidade em campo. De dez elos da cadeia, sete estão contratados ou normalizados, e nenhum deles é proposto por este trabalho. Três não existem — a decisão, a verificação normativa e o registro auditável —, e são exatamente os três que o trabalho constrói. A bancada não demonstra que os sete primeiros são possíveis, porque não precisa: eles são fato documentado em contrato e em regulamento. Ela demonstra que os três últimos funcionam e que sua saída alcança o mundo físico de forma mensurável.</w:t>
      </w:r>
    </w:p>
    <w:p w14:paraId="2C4BED9F" w14:textId="77777777" w:rsidR="00E01C3A" w:rsidRDefault="00CC3326">
      <w:pPr>
        <w:spacing w:after="120" w:line="360" w:lineRule="auto"/>
        <w:ind w:firstLine="709"/>
        <w:jc w:val="both"/>
        <w:rPr>
          <w:lang w:val="pt-BR"/>
        </w:rPr>
      </w:pPr>
      <w:r>
        <w:rPr>
          <w:lang w:val="pt-BR"/>
        </w:rPr>
        <w:t xml:space="preserve">Duas delimitações fecham a subseção. A primeira é que a correspondência aqui estabelecida é funcional e topológica — um serviço central decide, o ponto de luz executa e reporta —, e não de escala, de potência, de geometria fotométrica, de instrumentação nem de enlace; essas divergências figuram entre as limitações e nenhuma delas incide sobre a camada avaliada. A segunda é que os autores não tiveram acesso ao equipamento efetivamente instalado pela concessionária: a cadeia descrita apoia-se no que o contrato exige desse equipamento e no que a normalização brasileira impõe a ele — a tomada da luminária, de sete contatos no padrão ANSI </w:t>
      </w:r>
      <w:r>
        <w:rPr>
          <w:lang w:val="pt-BR"/>
        </w:rPr>
        <w:lastRenderedPageBreak/>
        <w:t>C136.41 (AMERICAN NATIONAL STANDARDS INSTITUTE, 2013), que acrescenta contatos de dimerização à tomada do relé fotocontrolador normalizada pela ABNT NBR 5123 (ASSOCIAÇÃO BRASILEIRA DE NORMAS TÉCNICAS, 2016), a certificação compulsória da luminária viária (INSTITUTO NACIONAL DE METROLOGIA, QUALIDADE E TECNOLOGIA, 2017, 2022a) e a regulamentação metrológica da medição de energia no ponto de luz (INSTITUTO NACIONAL DE METROLOGIA, QUALIDADE E TECNOLOGIA, 2022b) —, todos documentos públicos, e não em sua inspeção. O modelo do controlador instalado no município não é informação divulgada.</w:t>
      </w:r>
    </w:p>
    <w:p w14:paraId="77E7B01F" w14:textId="77777777" w:rsidR="00E01C3A" w:rsidRDefault="00CC3326">
      <w:pPr>
        <w:pStyle w:val="Heading2"/>
        <w:spacing w:before="360" w:after="240" w:line="360" w:lineRule="auto"/>
        <w:rPr>
          <w:lang w:val="pt-BR"/>
        </w:rPr>
      </w:pPr>
      <w:bookmarkStart w:id="31" w:name="_Toc242567272"/>
      <w:r>
        <w:rPr>
          <w:lang w:val="pt-BR"/>
        </w:rPr>
        <w:t>3.4 O nó de demonstração</w:t>
      </w:r>
      <w:bookmarkEnd w:id="31"/>
    </w:p>
    <w:p w14:paraId="0E5C7A6B" w14:textId="77777777" w:rsidR="006B1E66" w:rsidRPr="000F5B8B" w:rsidRDefault="00CC3326">
      <w:pPr>
        <w:spacing w:after="240" w:line="360" w:lineRule="auto"/>
        <w:ind w:firstLine="709"/>
        <w:jc w:val="both"/>
        <w:rPr>
          <w:lang w:val="pt-BR"/>
        </w:rPr>
      </w:pPr>
      <w:r>
        <w:rPr>
          <w:lang w:val="pt-BR"/>
        </w:rPr>
        <w:t>O protótipo físico é um nó único, deliberadamente mínimo. Sua função no trabalho é tornar visível e mensurável o resultado da decisão, e não caracterizar o comportamento de componentes. O Quadro 4 lista seus elementos, e a Figura 1 mostra o nó montado.</w:t>
      </w:r>
    </w:p>
    <w:p w14:paraId="0CD116BE" w14:textId="279D9794" w:rsidR="006B1E66" w:rsidRPr="000F5B8B" w:rsidRDefault="00CC3326">
      <w:pPr>
        <w:keepNext/>
        <w:spacing w:before="260" w:after="130"/>
        <w:rPr>
          <w:lang w:val="pt-BR"/>
        </w:rPr>
      </w:pPr>
      <w:bookmarkStart w:id="32" w:name="_Toc24256721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Elementos do nó de demonstração</w:t>
      </w:r>
      <w:bookmarkEnd w:id="3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69C50DAF" w14:textId="77777777">
        <w:trPr>
          <w:tblHeader/>
        </w:trPr>
        <w:tc>
          <w:tcPr>
            <w:tcW w:w="2100" w:type="dxa"/>
            <w:shd w:val="clear" w:color="auto" w:fill="EDEDED"/>
            <w:tcMar>
              <w:top w:w="70" w:type="dxa"/>
              <w:left w:w="90" w:type="dxa"/>
              <w:bottom w:w="70" w:type="dxa"/>
              <w:right w:w="90" w:type="dxa"/>
            </w:tcMar>
          </w:tcPr>
          <w:p w14:paraId="4C622F85" w14:textId="77777777" w:rsidR="006B1E66" w:rsidRDefault="00CC3326">
            <w:r>
              <w:rPr>
                <w:b/>
                <w:bCs/>
                <w:sz w:val="20"/>
                <w:szCs w:val="20"/>
              </w:rPr>
              <w:t>Elemento</w:t>
            </w:r>
          </w:p>
        </w:tc>
        <w:tc>
          <w:tcPr>
            <w:tcW w:w="3200" w:type="dxa"/>
            <w:shd w:val="clear" w:color="auto" w:fill="EDEDED"/>
            <w:tcMar>
              <w:top w:w="70" w:type="dxa"/>
              <w:left w:w="90" w:type="dxa"/>
              <w:bottom w:w="70" w:type="dxa"/>
              <w:right w:w="90" w:type="dxa"/>
            </w:tcMar>
          </w:tcPr>
          <w:p w14:paraId="6DC5D981"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3771" w:type="dxa"/>
            <w:shd w:val="clear" w:color="auto" w:fill="EDEDED"/>
            <w:tcMar>
              <w:top w:w="70" w:type="dxa"/>
              <w:left w:w="90" w:type="dxa"/>
              <w:bottom w:w="70" w:type="dxa"/>
              <w:right w:w="90" w:type="dxa"/>
            </w:tcMar>
          </w:tcPr>
          <w:p w14:paraId="5A36220C" w14:textId="77777777" w:rsidR="006B1E66" w:rsidRDefault="00CC3326">
            <w:proofErr w:type="spellStart"/>
            <w:r>
              <w:rPr>
                <w:b/>
                <w:bCs/>
                <w:sz w:val="20"/>
                <w:szCs w:val="20"/>
              </w:rPr>
              <w:t>Especificação</w:t>
            </w:r>
            <w:proofErr w:type="spellEnd"/>
            <w:r>
              <w:rPr>
                <w:b/>
                <w:bCs/>
                <w:sz w:val="20"/>
                <w:szCs w:val="20"/>
              </w:rPr>
              <w:t xml:space="preserve"> </w:t>
            </w:r>
            <w:proofErr w:type="spellStart"/>
            <w:r>
              <w:rPr>
                <w:b/>
                <w:bCs/>
                <w:sz w:val="20"/>
                <w:szCs w:val="20"/>
              </w:rPr>
              <w:t>adotada</w:t>
            </w:r>
            <w:proofErr w:type="spellEnd"/>
          </w:p>
        </w:tc>
      </w:tr>
      <w:tr w:rsidR="006B1E66" w:rsidRPr="00F96471" w14:paraId="4E356BC1" w14:textId="77777777">
        <w:tc>
          <w:tcPr>
            <w:tcW w:w="2100" w:type="dxa"/>
            <w:tcMar>
              <w:top w:w="70" w:type="dxa"/>
              <w:left w:w="90" w:type="dxa"/>
              <w:bottom w:w="70" w:type="dxa"/>
              <w:right w:w="90" w:type="dxa"/>
            </w:tcMar>
          </w:tcPr>
          <w:p w14:paraId="47AADEEC" w14:textId="77777777" w:rsidR="006B1E66" w:rsidRPr="000F5B8B" w:rsidRDefault="00CC3326">
            <w:pPr>
              <w:rPr>
                <w:lang w:val="pt-BR"/>
              </w:rPr>
            </w:pPr>
            <w:r>
              <w:rPr>
                <w:sz w:val="20"/>
                <w:szCs w:val="20"/>
                <w:lang w:val="pt-BR"/>
              </w:rPr>
              <w:t>Microcontrolador ESP32 (módulo ESP32-WROOM-32)</w:t>
            </w:r>
          </w:p>
        </w:tc>
        <w:tc>
          <w:tcPr>
            <w:tcW w:w="3200" w:type="dxa"/>
            <w:tcMar>
              <w:top w:w="70" w:type="dxa"/>
              <w:left w:w="90" w:type="dxa"/>
              <w:bottom w:w="70" w:type="dxa"/>
              <w:right w:w="90" w:type="dxa"/>
            </w:tcMar>
          </w:tcPr>
          <w:p w14:paraId="0136D03E" w14:textId="77777777" w:rsidR="006B1E66" w:rsidRDefault="00CC3326">
            <w:r>
              <w:rPr>
                <w:sz w:val="20"/>
                <w:szCs w:val="20"/>
                <w:lang w:val="pt-BR"/>
              </w:rPr>
              <w:t xml:space="preserve">Mantém a sessão com o intermediário de mensagens, recebe o comando, gera o sinal de acionamento e publica a telemetria. </w:t>
            </w:r>
            <w:proofErr w:type="spellStart"/>
            <w:r>
              <w:rPr>
                <w:sz w:val="20"/>
                <w:szCs w:val="20"/>
              </w:rPr>
              <w:t>Alimentado</w:t>
            </w:r>
            <w:proofErr w:type="spellEnd"/>
            <w:r>
              <w:rPr>
                <w:sz w:val="20"/>
                <w:szCs w:val="20"/>
              </w:rPr>
              <w:t xml:space="preserve"> pela </w:t>
            </w:r>
            <w:proofErr w:type="spellStart"/>
            <w:r>
              <w:rPr>
                <w:sz w:val="20"/>
                <w:szCs w:val="20"/>
              </w:rPr>
              <w:t>própria</w:t>
            </w:r>
            <w:proofErr w:type="spellEnd"/>
            <w:r>
              <w:rPr>
                <w:sz w:val="20"/>
                <w:szCs w:val="20"/>
              </w:rPr>
              <w:t xml:space="preserve"> porta de </w:t>
            </w:r>
            <w:proofErr w:type="spellStart"/>
            <w:r>
              <w:rPr>
                <w:sz w:val="20"/>
                <w:szCs w:val="20"/>
              </w:rPr>
              <w:t>programação</w:t>
            </w:r>
            <w:proofErr w:type="spellEnd"/>
          </w:p>
        </w:tc>
        <w:tc>
          <w:tcPr>
            <w:tcW w:w="3771" w:type="dxa"/>
            <w:tcMar>
              <w:top w:w="70" w:type="dxa"/>
              <w:left w:w="90" w:type="dxa"/>
              <w:bottom w:w="70" w:type="dxa"/>
              <w:right w:w="90" w:type="dxa"/>
            </w:tcMar>
          </w:tcPr>
          <w:p w14:paraId="2EDF7918" w14:textId="77777777" w:rsidR="006B1E66" w:rsidRPr="000F5B8B" w:rsidRDefault="00CC3326">
            <w:pPr>
              <w:rPr>
                <w:lang w:val="pt-BR"/>
              </w:rPr>
            </w:pPr>
            <w:r>
              <w:rPr>
                <w:sz w:val="20"/>
                <w:szCs w:val="20"/>
                <w:lang w:val="pt-BR"/>
              </w:rPr>
              <w:t>Dois núcleos a 240 MHz, 520 KiB de memória interna, rádio Wi-Fi 2,4 GHz nativo, periférico de modulação por largura de pulso em hardware com resolução programável</w:t>
            </w:r>
          </w:p>
        </w:tc>
      </w:tr>
      <w:tr w:rsidR="006B1E66" w:rsidRPr="00F96471" w14:paraId="0E46624A" w14:textId="77777777">
        <w:tc>
          <w:tcPr>
            <w:tcW w:w="2100" w:type="dxa"/>
            <w:tcMar>
              <w:top w:w="70" w:type="dxa"/>
              <w:left w:w="90" w:type="dxa"/>
              <w:bottom w:w="70" w:type="dxa"/>
              <w:right w:w="90" w:type="dxa"/>
            </w:tcMar>
          </w:tcPr>
          <w:p w14:paraId="7273AEE1" w14:textId="77777777" w:rsidR="006B1E66" w:rsidRPr="000F5B8B" w:rsidRDefault="00CC3326">
            <w:pPr>
              <w:rPr>
                <w:lang w:val="pt-BR"/>
              </w:rPr>
            </w:pPr>
            <w:r>
              <w:rPr>
                <w:sz w:val="20"/>
                <w:szCs w:val="20"/>
                <w:lang w:val="pt-BR"/>
              </w:rPr>
              <w:t>Segmento de fita de LED em 12 V</w:t>
            </w:r>
          </w:p>
        </w:tc>
        <w:tc>
          <w:tcPr>
            <w:tcW w:w="3200" w:type="dxa"/>
            <w:tcMar>
              <w:top w:w="70" w:type="dxa"/>
              <w:left w:w="90" w:type="dxa"/>
              <w:bottom w:w="70" w:type="dxa"/>
              <w:right w:w="90" w:type="dxa"/>
            </w:tcMar>
          </w:tcPr>
          <w:p w14:paraId="5B08D523" w14:textId="77777777" w:rsidR="006B1E66" w:rsidRPr="000F5B8B" w:rsidRDefault="00CC3326">
            <w:pPr>
              <w:rPr>
                <w:lang w:val="pt-BR"/>
              </w:rPr>
            </w:pPr>
            <w:r>
              <w:rPr>
                <w:sz w:val="20"/>
                <w:szCs w:val="20"/>
                <w:lang w:val="pt-BR"/>
              </w:rPr>
              <w:t>Reproduz o ponto de luz da via</w:t>
            </w:r>
          </w:p>
        </w:tc>
        <w:tc>
          <w:tcPr>
            <w:tcW w:w="3771" w:type="dxa"/>
            <w:tcMar>
              <w:top w:w="70" w:type="dxa"/>
              <w:left w:w="90" w:type="dxa"/>
              <w:bottom w:w="70" w:type="dxa"/>
              <w:right w:w="90" w:type="dxa"/>
            </w:tcMar>
          </w:tcPr>
          <w:p w14:paraId="7CE59307" w14:textId="77777777" w:rsidR="006B1E66" w:rsidRPr="00430DB3" w:rsidRDefault="00CC3326">
            <w:pPr>
              <w:rPr>
                <w:lang w:val="pt-BR"/>
              </w:rPr>
            </w:pPr>
            <w:r>
              <w:rPr>
                <w:sz w:val="20"/>
                <w:szCs w:val="20"/>
                <w:lang w:val="pt-BR"/>
              </w:rPr>
              <w:t xml:space="preserve">Tipo 5050, sessenta emissores por metro, 14,4 W/m, ângulo de abertura de 120°, com resistores de limitação integrados e seccionamento a cada três emissores. </w:t>
            </w:r>
            <w:r w:rsidRPr="00430DB3">
              <w:rPr>
                <w:sz w:val="20"/>
                <w:szCs w:val="20"/>
                <w:lang w:val="pt-BR"/>
              </w:rPr>
              <w:t>O comprimento do segmento é fixado por medição, conforme 3.4.2; na bancada, três emissores, com 6 cm e 0,86 W a ciclo de trabalho pleno</w:t>
            </w:r>
          </w:p>
        </w:tc>
      </w:tr>
      <w:tr w:rsidR="006B1E66" w:rsidRPr="00F96471" w14:paraId="5DFF420F" w14:textId="77777777">
        <w:tc>
          <w:tcPr>
            <w:tcW w:w="2100" w:type="dxa"/>
            <w:tcMar>
              <w:top w:w="70" w:type="dxa"/>
              <w:left w:w="90" w:type="dxa"/>
              <w:bottom w:w="70" w:type="dxa"/>
              <w:right w:w="90" w:type="dxa"/>
            </w:tcMar>
          </w:tcPr>
          <w:p w14:paraId="3D357658" w14:textId="77777777" w:rsidR="006B1E66" w:rsidRPr="000F5B8B" w:rsidRDefault="00CC3326">
            <w:pPr>
              <w:rPr>
                <w:lang w:val="pt-BR"/>
              </w:rPr>
            </w:pPr>
            <w:r>
              <w:rPr>
                <w:sz w:val="20"/>
                <w:szCs w:val="20"/>
                <w:lang w:val="pt-BR"/>
              </w:rPr>
              <w:t>Módulo de acionamento com transistor de efeito de campo e entrada de modulação</w:t>
            </w:r>
          </w:p>
        </w:tc>
        <w:tc>
          <w:tcPr>
            <w:tcW w:w="3200" w:type="dxa"/>
            <w:tcMar>
              <w:top w:w="70" w:type="dxa"/>
              <w:left w:w="90" w:type="dxa"/>
              <w:bottom w:w="70" w:type="dxa"/>
              <w:right w:w="90" w:type="dxa"/>
            </w:tcMar>
          </w:tcPr>
          <w:p w14:paraId="4709D00E" w14:textId="77777777" w:rsidR="006B1E66" w:rsidRPr="000F5B8B" w:rsidRDefault="00CC3326">
            <w:pPr>
              <w:rPr>
                <w:lang w:val="pt-BR"/>
              </w:rPr>
            </w:pPr>
            <w:r>
              <w:rPr>
                <w:sz w:val="20"/>
                <w:szCs w:val="20"/>
                <w:lang w:val="pt-BR"/>
              </w:rPr>
              <w:t>Converte o sinal modulado do microcontrolador em variação do fluxo luminoso</w:t>
            </w:r>
          </w:p>
        </w:tc>
        <w:tc>
          <w:tcPr>
            <w:tcW w:w="3771" w:type="dxa"/>
            <w:tcMar>
              <w:top w:w="70" w:type="dxa"/>
              <w:left w:w="90" w:type="dxa"/>
              <w:bottom w:w="70" w:type="dxa"/>
              <w:right w:w="90" w:type="dxa"/>
            </w:tcMar>
          </w:tcPr>
          <w:p w14:paraId="5E7F8ADE" w14:textId="77777777" w:rsidR="006B1E66" w:rsidRPr="000F5B8B" w:rsidRDefault="00CC3326">
            <w:pPr>
              <w:rPr>
                <w:lang w:val="pt-BR"/>
              </w:rPr>
            </w:pPr>
            <w:r>
              <w:rPr>
                <w:sz w:val="20"/>
                <w:szCs w:val="20"/>
                <w:lang w:val="pt-BR"/>
              </w:rPr>
              <w:t>Faixa de nível lógico declarada a partir de 3,3 V, modulação admitida até 20 kHz, carga de 5 V a 30 V, com resistor de porta e proteção de porta já integrados e bornes a parafuso</w:t>
            </w:r>
          </w:p>
        </w:tc>
      </w:tr>
      <w:tr w:rsidR="006B1E66" w:rsidRPr="00F96471" w14:paraId="21FBEA80" w14:textId="77777777">
        <w:tc>
          <w:tcPr>
            <w:tcW w:w="2100" w:type="dxa"/>
            <w:tcMar>
              <w:top w:w="70" w:type="dxa"/>
              <w:left w:w="90" w:type="dxa"/>
              <w:bottom w:w="70" w:type="dxa"/>
              <w:right w:w="90" w:type="dxa"/>
            </w:tcMar>
          </w:tcPr>
          <w:p w14:paraId="24962A5E" w14:textId="77777777" w:rsidR="006B1E66" w:rsidRDefault="00CC3326">
            <w:r>
              <w:rPr>
                <w:sz w:val="20"/>
                <w:szCs w:val="20"/>
              </w:rPr>
              <w:t xml:space="preserve">Sensor de </w:t>
            </w:r>
            <w:proofErr w:type="spellStart"/>
            <w:r>
              <w:rPr>
                <w:sz w:val="20"/>
                <w:szCs w:val="20"/>
              </w:rPr>
              <w:t>iluminância</w:t>
            </w:r>
            <w:proofErr w:type="spellEnd"/>
            <w:r>
              <w:rPr>
                <w:sz w:val="20"/>
                <w:szCs w:val="20"/>
              </w:rPr>
              <w:t xml:space="preserve"> BH1750FVI</w:t>
            </w:r>
          </w:p>
        </w:tc>
        <w:tc>
          <w:tcPr>
            <w:tcW w:w="3200" w:type="dxa"/>
            <w:tcMar>
              <w:top w:w="70" w:type="dxa"/>
              <w:left w:w="90" w:type="dxa"/>
              <w:bottom w:w="70" w:type="dxa"/>
              <w:right w:w="90" w:type="dxa"/>
            </w:tcMar>
          </w:tcPr>
          <w:p w14:paraId="2FE427B9" w14:textId="77777777" w:rsidR="006B1E66" w:rsidRPr="000F5B8B" w:rsidRDefault="00CC3326">
            <w:pPr>
              <w:rPr>
                <w:lang w:val="pt-BR"/>
              </w:rPr>
            </w:pPr>
            <w:r>
              <w:rPr>
                <w:sz w:val="20"/>
                <w:szCs w:val="20"/>
                <w:lang w:val="pt-BR"/>
              </w:rPr>
              <w:t>Mede a iluminância entregue no plano de medição e a publica continuamente</w:t>
            </w:r>
          </w:p>
        </w:tc>
        <w:tc>
          <w:tcPr>
            <w:tcW w:w="3771" w:type="dxa"/>
            <w:tcMar>
              <w:top w:w="70" w:type="dxa"/>
              <w:left w:w="90" w:type="dxa"/>
              <w:bottom w:w="70" w:type="dxa"/>
              <w:right w:w="90" w:type="dxa"/>
            </w:tcMar>
          </w:tcPr>
          <w:p w14:paraId="5ED4BA4C" w14:textId="77777777" w:rsidR="006B1E66" w:rsidRPr="000F5B8B" w:rsidRDefault="00CC3326">
            <w:pPr>
              <w:rPr>
                <w:lang w:val="pt-BR"/>
              </w:rPr>
            </w:pPr>
            <w:r>
              <w:rPr>
                <w:sz w:val="20"/>
                <w:szCs w:val="20"/>
                <w:lang w:val="pt-BR"/>
              </w:rPr>
              <w:t>Saída digital direta em lux por barramento I²C; faixa de 1 lx a 65.535 lx; resolução de 0,11 lx no modo de alta resolução 2 com o registrador de tempo de medição no valor máximo</w:t>
            </w:r>
          </w:p>
        </w:tc>
      </w:tr>
      <w:tr w:rsidR="006B1E66" w:rsidRPr="00F96471" w14:paraId="780FA4DD" w14:textId="77777777">
        <w:tc>
          <w:tcPr>
            <w:tcW w:w="2100" w:type="dxa"/>
            <w:tcMar>
              <w:top w:w="70" w:type="dxa"/>
              <w:left w:w="90" w:type="dxa"/>
              <w:bottom w:w="70" w:type="dxa"/>
              <w:right w:w="90" w:type="dxa"/>
            </w:tcMar>
          </w:tcPr>
          <w:p w14:paraId="585FF1C3" w14:textId="77777777" w:rsidR="006B1E66" w:rsidRDefault="00CC3326">
            <w:r>
              <w:rPr>
                <w:sz w:val="20"/>
                <w:szCs w:val="20"/>
              </w:rPr>
              <w:lastRenderedPageBreak/>
              <w:t>Fonte de 12 V</w:t>
            </w:r>
          </w:p>
        </w:tc>
        <w:tc>
          <w:tcPr>
            <w:tcW w:w="3200" w:type="dxa"/>
            <w:tcMar>
              <w:top w:w="70" w:type="dxa"/>
              <w:left w:w="90" w:type="dxa"/>
              <w:bottom w:w="70" w:type="dxa"/>
              <w:right w:w="90" w:type="dxa"/>
            </w:tcMar>
          </w:tcPr>
          <w:p w14:paraId="73CAA7B1" w14:textId="77777777" w:rsidR="006B1E66" w:rsidRPr="000F5B8B" w:rsidRDefault="00CC3326">
            <w:pPr>
              <w:rPr>
                <w:lang w:val="pt-BR"/>
              </w:rPr>
            </w:pPr>
            <w:r>
              <w:rPr>
                <w:sz w:val="20"/>
                <w:szCs w:val="20"/>
                <w:lang w:val="pt-BR"/>
              </w:rPr>
              <w:t>Alimenta exclusivamente o ramo de iluminação, separado da alimentação do microcontrolador</w:t>
            </w:r>
          </w:p>
        </w:tc>
        <w:tc>
          <w:tcPr>
            <w:tcW w:w="3771" w:type="dxa"/>
            <w:tcMar>
              <w:top w:w="70" w:type="dxa"/>
              <w:left w:w="90" w:type="dxa"/>
              <w:bottom w:w="70" w:type="dxa"/>
              <w:right w:w="90" w:type="dxa"/>
            </w:tcMar>
          </w:tcPr>
          <w:p w14:paraId="40903A0C" w14:textId="77777777" w:rsidR="006B1E66" w:rsidRPr="000F5B8B" w:rsidRDefault="00CC3326">
            <w:pPr>
              <w:rPr>
                <w:lang w:val="pt-BR"/>
              </w:rPr>
            </w:pPr>
            <w:r>
              <w:rPr>
                <w:sz w:val="20"/>
                <w:szCs w:val="20"/>
                <w:lang w:val="pt-BR"/>
              </w:rPr>
              <w:t>Fonte chaveada de 12 V e 2 A; consumo do segmento adotado inferior a 300 mA</w:t>
            </w:r>
          </w:p>
        </w:tc>
      </w:tr>
      <w:tr w:rsidR="006B1E66" w:rsidRPr="00F96471" w14:paraId="320D2849" w14:textId="77777777">
        <w:tc>
          <w:tcPr>
            <w:tcW w:w="2100" w:type="dxa"/>
            <w:tcMar>
              <w:top w:w="70" w:type="dxa"/>
              <w:left w:w="90" w:type="dxa"/>
              <w:bottom w:w="70" w:type="dxa"/>
              <w:right w:w="90" w:type="dxa"/>
            </w:tcMar>
          </w:tcPr>
          <w:p w14:paraId="0B34AF92" w14:textId="77777777" w:rsidR="006B1E66" w:rsidRDefault="00CC3326">
            <w:proofErr w:type="spellStart"/>
            <w:r>
              <w:rPr>
                <w:sz w:val="20"/>
                <w:szCs w:val="20"/>
              </w:rPr>
              <w:t>Anteparo</w:t>
            </w:r>
            <w:proofErr w:type="spellEnd"/>
            <w:r>
              <w:rPr>
                <w:sz w:val="20"/>
                <w:szCs w:val="20"/>
              </w:rPr>
              <w:t xml:space="preserve"> de </w:t>
            </w:r>
            <w:proofErr w:type="spellStart"/>
            <w:r>
              <w:rPr>
                <w:sz w:val="20"/>
                <w:szCs w:val="20"/>
              </w:rPr>
              <w:t>bancada</w:t>
            </w:r>
            <w:proofErr w:type="spellEnd"/>
          </w:p>
        </w:tc>
        <w:tc>
          <w:tcPr>
            <w:tcW w:w="3200" w:type="dxa"/>
            <w:tcMar>
              <w:top w:w="70" w:type="dxa"/>
              <w:left w:w="90" w:type="dxa"/>
              <w:bottom w:w="70" w:type="dxa"/>
              <w:right w:w="90" w:type="dxa"/>
            </w:tcMar>
          </w:tcPr>
          <w:p w14:paraId="7F401C1F" w14:textId="77777777" w:rsidR="006B1E66" w:rsidRPr="000F5B8B" w:rsidRDefault="00CC3326">
            <w:pPr>
              <w:rPr>
                <w:lang w:val="pt-BR"/>
              </w:rPr>
            </w:pPr>
            <w:r>
              <w:rPr>
                <w:sz w:val="20"/>
                <w:szCs w:val="20"/>
                <w:lang w:val="pt-BR"/>
              </w:rPr>
              <w:t>Isola o plano de medição da luz ambiente do recinto e delimita a cena observada pela plateia</w:t>
            </w:r>
          </w:p>
        </w:tc>
        <w:tc>
          <w:tcPr>
            <w:tcW w:w="3771" w:type="dxa"/>
            <w:tcMar>
              <w:top w:w="70" w:type="dxa"/>
              <w:left w:w="90" w:type="dxa"/>
              <w:bottom w:w="70" w:type="dxa"/>
              <w:right w:w="90" w:type="dxa"/>
            </w:tcMar>
          </w:tcPr>
          <w:p w14:paraId="5983D848" w14:textId="77777777" w:rsidR="006B1E66" w:rsidRPr="000F5B8B" w:rsidRDefault="00CC3326">
            <w:pPr>
              <w:rPr>
                <w:lang w:val="pt-BR"/>
              </w:rPr>
            </w:pPr>
            <w:r>
              <w:rPr>
                <w:sz w:val="20"/>
                <w:szCs w:val="20"/>
                <w:lang w:val="pt-BR"/>
              </w:rPr>
              <w:t>Estrutura opaca de face interna fosca, com a luminária em uma extremidade e o plano de medição na outra; caixa de polipropileno preto fosco de 43,7 cm × 31 cm × 24 cm, sem forro, com o segmento e o sensor nas paredes menores, opostas, a 0,437 m um do outro, e difusor de papel diante do segmento</w:t>
            </w:r>
          </w:p>
        </w:tc>
      </w:tr>
    </w:tbl>
    <w:p w14:paraId="3DCF4219" w14:textId="77777777" w:rsidR="006B1E66" w:rsidRPr="000F5B8B" w:rsidRDefault="00CC3326">
      <w:pPr>
        <w:spacing w:before="130" w:after="260"/>
        <w:rPr>
          <w:lang w:val="pt-BR"/>
        </w:rPr>
      </w:pPr>
      <w:r>
        <w:rPr>
          <w:sz w:val="20"/>
          <w:szCs w:val="20"/>
          <w:lang w:val="pt-BR"/>
        </w:rPr>
        <w:t>Fonte: Elaborado pelos autores (2026).</w:t>
      </w:r>
    </w:p>
    <w:p w14:paraId="5327A128" w14:textId="3B4EC70B" w:rsidR="00044D5A" w:rsidRPr="008C0B6A" w:rsidRDefault="00285AB3">
      <w:pPr>
        <w:keepNext/>
        <w:spacing w:before="130" w:after="60"/>
        <w:jc w:val="center"/>
        <w:rPr>
          <w:lang w:val="pt-BR"/>
        </w:rPr>
      </w:pPr>
      <w:bookmarkStart w:id="33" w:name="_Toc24256722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Nó de demonstração montado</w:t>
      </w:r>
      <w:bookmarkEnd w:id="33"/>
    </w:p>
    <w:p w14:paraId="325E60D6"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4"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ura 1"/>
                    <pic:cNvPicPr/>
                  </pic:nvPicPr>
                  <pic:blipFill>
                    <a:blip r:embed="rId8"/>
                    <a:stretch>
                      <a:fillRect/>
                    </a:stretch>
                  </pic:blipFill>
                  <pic:spPr>
                    <a:xfrm>
                      <a:off x="0" y="0"/>
                      <a:ext cx="4320000" cy="4921875"/>
                    </a:xfrm>
                    <a:prstGeom prst="rect">
                      <a:avLst/>
                    </a:prstGeom>
                  </pic:spPr>
                </pic:pic>
              </a:graphicData>
            </a:graphic>
          </wp:inline>
        </w:drawing>
      </w:r>
    </w:p>
    <w:p w14:paraId="69B5BB65" w14:textId="77777777" w:rsidR="00044D5A" w:rsidRPr="008C0B6A" w:rsidRDefault="00285AB3">
      <w:pPr>
        <w:spacing w:after="280"/>
        <w:jc w:val="center"/>
        <w:rPr>
          <w:lang w:val="pt-BR"/>
        </w:rPr>
      </w:pPr>
      <w:r>
        <w:rPr>
          <w:sz w:val="20"/>
          <w:szCs w:val="20"/>
          <w:lang w:val="pt-BR"/>
        </w:rPr>
        <w:t>Fonte: Acervo dos autores (2026).</w:t>
      </w:r>
    </w:p>
    <w:p w14:paraId="7BE300BB" w14:textId="77777777" w:rsidR="006B1E66" w:rsidRPr="000F5B8B" w:rsidRDefault="00CC3326">
      <w:pPr>
        <w:spacing w:after="120" w:line="360" w:lineRule="auto"/>
        <w:ind w:firstLine="709"/>
        <w:jc w:val="both"/>
        <w:rPr>
          <w:lang w:val="pt-BR"/>
        </w:rPr>
      </w:pPr>
      <w:r>
        <w:rPr>
          <w:lang w:val="pt-BR"/>
        </w:rPr>
        <w:t xml:space="preserve">Todos os elementos são componentes de prateleira, de custo desprezível diante de qualquer ativo urbano, e esse fato integra o argumento: demonstrar o vínculo </w:t>
      </w:r>
      <w:r>
        <w:rPr>
          <w:lang w:val="pt-BR"/>
        </w:rPr>
        <w:lastRenderedPageBreak/>
        <w:t>entre observação urbana e atuação luminosa não requer investimento significativo, o que é coerente com a tese de que o que falta ao município não é equipamento.</w:t>
      </w:r>
    </w:p>
    <w:p w14:paraId="4EA00D7A" w14:textId="77777777" w:rsidR="00847C0D" w:rsidRPr="00430DB3" w:rsidRDefault="00CC3326">
      <w:pPr>
        <w:spacing w:after="120" w:line="360" w:lineRule="auto"/>
        <w:ind w:firstLine="709"/>
        <w:jc w:val="both"/>
        <w:rPr>
          <w:lang w:val="pt-BR"/>
        </w:rPr>
      </w:pPr>
      <w:r>
        <w:rPr>
          <w:lang w:val="pt-BR"/>
        </w:rPr>
        <w:t>O comportamento do firmware é fixado por cinco regras. Ao ser energizado, o nó aplica o nível pleno e nele permanece até receber o primeiro comando, de modo que nunca parte apagado. O nível recebido é convertido em ciclo de trabalho pela tabela de calibração descrita em 3.4.4. O comando traz o nível-alvo, a validade, o piso e a taxa máxima de decréscimo da classe; o nó sobe ao alvo na hora e desce até ele em rampa, um passo a cada 5 s, sem ultrapassar a taxa nem ficar abaixo do piso recebidos, que funcionam como segunda barreira à da camada de verificação (3.7). Vencida a validade sem comando novo, o nó assume o nível pleno, conforme o RNF07; a validade acompanha a do volume que sustenta a decisão, de no máximo 15 min (3.5.2). Por fim, a configuração de rede e a credencial do dispositivo residem em arquivo próprio do nó, mantido fora do repositório de código.</w:t>
      </w:r>
    </w:p>
    <w:p w14:paraId="6D31F1C9" w14:textId="77777777" w:rsidR="00E01C3A" w:rsidRDefault="00CC3326">
      <w:pPr>
        <w:pStyle w:val="Heading3"/>
        <w:spacing w:before="320" w:after="200" w:line="360" w:lineRule="auto"/>
        <w:rPr>
          <w:lang w:val="pt-BR"/>
        </w:rPr>
      </w:pPr>
      <w:bookmarkStart w:id="34" w:name="_Toc242567273"/>
      <w:r>
        <w:rPr>
          <w:lang w:val="pt-BR"/>
        </w:rPr>
        <w:t>3.4.1 Critérios de seleção e alternativas preteridas</w:t>
      </w:r>
      <w:bookmarkEnd w:id="34"/>
    </w:p>
    <w:p w14:paraId="30159E83" w14:textId="77777777" w:rsidR="006B1E66" w:rsidRPr="000F5B8B" w:rsidRDefault="00CC3326">
      <w:pPr>
        <w:spacing w:after="240" w:line="360" w:lineRule="auto"/>
        <w:ind w:firstLine="709"/>
        <w:jc w:val="both"/>
        <w:rPr>
          <w:lang w:val="pt-BR"/>
        </w:rPr>
      </w:pPr>
      <w:r>
        <w:rPr>
          <w:lang w:val="pt-BR"/>
        </w:rPr>
        <w:t>Cada elemento foi selecionado contra alternativas efetivamente disponíveis, segundo três critérios declarados previamente: aderência funcional ao requisito que o elemento precisa satisfazer; possibilidade de verificação independente da especificação em documentação do fabricante; e economia de montagem, entendida como o menor número de peças e de operações capaz de satisfazer o requisito. O Quadro 5 sintetiza as decisões, e os parágrafos seguintes expõem a razão determinante de cada uma.</w:t>
      </w:r>
    </w:p>
    <w:p w14:paraId="486ED00C" w14:textId="1EC8C2F6" w:rsidR="006B1E66" w:rsidRPr="000F5B8B" w:rsidRDefault="00CC3326">
      <w:pPr>
        <w:keepNext/>
        <w:spacing w:before="260" w:after="130"/>
        <w:rPr>
          <w:lang w:val="pt-BR"/>
        </w:rPr>
      </w:pPr>
      <w:bookmarkStart w:id="35" w:name="_Toc242567212"/>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Alternativas consideradas e razão da escolha</w:t>
      </w:r>
      <w:bookmarkEnd w:id="3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0"/>
        <w:gridCol w:w="1730"/>
        <w:gridCol w:w="1933"/>
        <w:gridCol w:w="3858"/>
      </w:tblGrid>
      <w:tr w:rsidR="006B1E66" w14:paraId="63A6CD8B" w14:textId="77777777">
        <w:trPr>
          <w:tblHeader/>
        </w:trPr>
        <w:tc>
          <w:tcPr>
            <w:tcW w:w="1450" w:type="dxa"/>
            <w:shd w:val="clear" w:color="auto" w:fill="EDEDED"/>
            <w:tcMar>
              <w:top w:w="60" w:type="dxa"/>
              <w:left w:w="80" w:type="dxa"/>
              <w:bottom w:w="60" w:type="dxa"/>
              <w:right w:w="80" w:type="dxa"/>
            </w:tcMar>
          </w:tcPr>
          <w:p w14:paraId="5E3028A3"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nó</w:t>
            </w:r>
            <w:proofErr w:type="spellEnd"/>
          </w:p>
        </w:tc>
        <w:tc>
          <w:tcPr>
            <w:tcW w:w="1750" w:type="dxa"/>
            <w:shd w:val="clear" w:color="auto" w:fill="EDEDED"/>
            <w:tcMar>
              <w:top w:w="60" w:type="dxa"/>
              <w:left w:w="80" w:type="dxa"/>
              <w:bottom w:w="60" w:type="dxa"/>
              <w:right w:w="80" w:type="dxa"/>
            </w:tcMar>
          </w:tcPr>
          <w:p w14:paraId="7893CB9B" w14:textId="77777777" w:rsidR="006B1E66" w:rsidRDefault="00CC3326">
            <w:proofErr w:type="spellStart"/>
            <w:r>
              <w:rPr>
                <w:b/>
                <w:bCs/>
                <w:sz w:val="20"/>
                <w:szCs w:val="20"/>
              </w:rPr>
              <w:t>Solução</w:t>
            </w:r>
            <w:proofErr w:type="spellEnd"/>
            <w:r>
              <w:rPr>
                <w:b/>
                <w:bCs/>
                <w:sz w:val="20"/>
                <w:szCs w:val="20"/>
              </w:rPr>
              <w:t xml:space="preserve"> </w:t>
            </w:r>
            <w:proofErr w:type="spellStart"/>
            <w:r>
              <w:rPr>
                <w:b/>
                <w:bCs/>
                <w:sz w:val="20"/>
                <w:szCs w:val="20"/>
              </w:rPr>
              <w:t>adotada</w:t>
            </w:r>
            <w:proofErr w:type="spellEnd"/>
          </w:p>
        </w:tc>
        <w:tc>
          <w:tcPr>
            <w:tcW w:w="1950" w:type="dxa"/>
            <w:shd w:val="clear" w:color="auto" w:fill="EDEDED"/>
            <w:tcMar>
              <w:top w:w="60" w:type="dxa"/>
              <w:left w:w="80" w:type="dxa"/>
              <w:bottom w:w="60" w:type="dxa"/>
              <w:right w:w="80" w:type="dxa"/>
            </w:tcMar>
          </w:tcPr>
          <w:p w14:paraId="58F6E3B5" w14:textId="77777777" w:rsidR="006B1E66" w:rsidRDefault="00CC3326">
            <w:proofErr w:type="spellStart"/>
            <w:r>
              <w:rPr>
                <w:b/>
                <w:bCs/>
                <w:sz w:val="20"/>
                <w:szCs w:val="20"/>
              </w:rPr>
              <w:t>Alternativas</w:t>
            </w:r>
            <w:proofErr w:type="spellEnd"/>
            <w:r>
              <w:rPr>
                <w:b/>
                <w:bCs/>
                <w:sz w:val="20"/>
                <w:szCs w:val="20"/>
              </w:rPr>
              <w:t xml:space="preserve"> </w:t>
            </w:r>
            <w:proofErr w:type="spellStart"/>
            <w:r>
              <w:rPr>
                <w:b/>
                <w:bCs/>
                <w:sz w:val="20"/>
                <w:szCs w:val="20"/>
              </w:rPr>
              <w:t>preteridas</w:t>
            </w:r>
            <w:proofErr w:type="spellEnd"/>
          </w:p>
        </w:tc>
        <w:tc>
          <w:tcPr>
            <w:tcW w:w="3921" w:type="dxa"/>
            <w:shd w:val="clear" w:color="auto" w:fill="EDEDED"/>
            <w:tcMar>
              <w:top w:w="60" w:type="dxa"/>
              <w:left w:w="80" w:type="dxa"/>
              <w:bottom w:w="60" w:type="dxa"/>
              <w:right w:w="80" w:type="dxa"/>
            </w:tcMar>
          </w:tcPr>
          <w:p w14:paraId="128A6DE6" w14:textId="77777777" w:rsidR="006B1E66" w:rsidRDefault="00CC3326">
            <w:proofErr w:type="spellStart"/>
            <w:r>
              <w:rPr>
                <w:b/>
                <w:bCs/>
                <w:sz w:val="20"/>
                <w:szCs w:val="20"/>
              </w:rPr>
              <w:t>Razão</w:t>
            </w:r>
            <w:proofErr w:type="spellEnd"/>
            <w:r>
              <w:rPr>
                <w:b/>
                <w:bCs/>
                <w:sz w:val="20"/>
                <w:szCs w:val="20"/>
              </w:rPr>
              <w:t xml:space="preserve"> </w:t>
            </w:r>
            <w:proofErr w:type="spellStart"/>
            <w:r>
              <w:rPr>
                <w:b/>
                <w:bCs/>
                <w:sz w:val="20"/>
                <w:szCs w:val="20"/>
              </w:rPr>
              <w:t>determinante</w:t>
            </w:r>
            <w:proofErr w:type="spellEnd"/>
            <w:r>
              <w:rPr>
                <w:b/>
                <w:bCs/>
                <w:sz w:val="20"/>
                <w:szCs w:val="20"/>
              </w:rPr>
              <w:t xml:space="preserve"> da </w:t>
            </w:r>
            <w:proofErr w:type="spellStart"/>
            <w:r>
              <w:rPr>
                <w:b/>
                <w:bCs/>
                <w:sz w:val="20"/>
                <w:szCs w:val="20"/>
              </w:rPr>
              <w:t>escolha</w:t>
            </w:r>
            <w:proofErr w:type="spellEnd"/>
          </w:p>
        </w:tc>
      </w:tr>
      <w:tr w:rsidR="006B1E66" w:rsidRPr="00F96471" w14:paraId="46E08187" w14:textId="77777777">
        <w:tc>
          <w:tcPr>
            <w:tcW w:w="1450" w:type="dxa"/>
            <w:tcMar>
              <w:top w:w="60" w:type="dxa"/>
              <w:left w:w="80" w:type="dxa"/>
              <w:bottom w:w="60" w:type="dxa"/>
              <w:right w:w="80" w:type="dxa"/>
            </w:tcMar>
          </w:tcPr>
          <w:p w14:paraId="11284828" w14:textId="77777777" w:rsidR="006B1E66" w:rsidRDefault="00CC3326">
            <w:proofErr w:type="spellStart"/>
            <w:r>
              <w:rPr>
                <w:sz w:val="20"/>
                <w:szCs w:val="20"/>
              </w:rPr>
              <w:t>Processamento</w:t>
            </w:r>
            <w:proofErr w:type="spellEnd"/>
            <w:r>
              <w:rPr>
                <w:sz w:val="20"/>
                <w:szCs w:val="20"/>
              </w:rPr>
              <w:t xml:space="preserve"> e </w:t>
            </w:r>
            <w:proofErr w:type="spellStart"/>
            <w:r>
              <w:rPr>
                <w:sz w:val="20"/>
                <w:szCs w:val="20"/>
              </w:rPr>
              <w:t>comunicação</w:t>
            </w:r>
            <w:proofErr w:type="spellEnd"/>
          </w:p>
        </w:tc>
        <w:tc>
          <w:tcPr>
            <w:tcW w:w="1750" w:type="dxa"/>
            <w:tcMar>
              <w:top w:w="60" w:type="dxa"/>
              <w:left w:w="80" w:type="dxa"/>
              <w:bottom w:w="60" w:type="dxa"/>
              <w:right w:w="80" w:type="dxa"/>
            </w:tcMar>
          </w:tcPr>
          <w:p w14:paraId="5164E745" w14:textId="77777777" w:rsidR="006B1E66" w:rsidRDefault="00CC3326">
            <w:r>
              <w:rPr>
                <w:sz w:val="20"/>
                <w:szCs w:val="20"/>
              </w:rPr>
              <w:t>ESP32</w:t>
            </w:r>
          </w:p>
        </w:tc>
        <w:tc>
          <w:tcPr>
            <w:tcW w:w="1950" w:type="dxa"/>
            <w:tcMar>
              <w:top w:w="60" w:type="dxa"/>
              <w:left w:w="80" w:type="dxa"/>
              <w:bottom w:w="60" w:type="dxa"/>
              <w:right w:w="80" w:type="dxa"/>
            </w:tcMar>
          </w:tcPr>
          <w:p w14:paraId="27091982" w14:textId="77777777" w:rsidR="006B1E66" w:rsidRPr="000F5B8B" w:rsidRDefault="00CC3326">
            <w:pPr>
              <w:rPr>
                <w:lang w:val="pt-BR"/>
              </w:rPr>
            </w:pPr>
            <w:r>
              <w:rPr>
                <w:sz w:val="20"/>
                <w:szCs w:val="20"/>
                <w:lang w:val="pt-BR"/>
              </w:rPr>
              <w:t>Arduino Uno ou Nano; ESP8266; Raspberry Pi Pico W; computador de placa única com sistema operacional</w:t>
            </w:r>
          </w:p>
        </w:tc>
        <w:tc>
          <w:tcPr>
            <w:tcW w:w="3921" w:type="dxa"/>
            <w:tcMar>
              <w:top w:w="60" w:type="dxa"/>
              <w:left w:w="80" w:type="dxa"/>
              <w:bottom w:w="60" w:type="dxa"/>
              <w:right w:w="80" w:type="dxa"/>
            </w:tcMar>
          </w:tcPr>
          <w:p w14:paraId="23246918" w14:textId="77777777" w:rsidR="006B1E66" w:rsidRPr="000F5B8B" w:rsidRDefault="00CC3326">
            <w:pPr>
              <w:rPr>
                <w:lang w:val="pt-BR"/>
              </w:rPr>
            </w:pPr>
            <w:r>
              <w:rPr>
                <w:sz w:val="20"/>
                <w:szCs w:val="20"/>
                <w:lang w:val="pt-BR"/>
              </w:rPr>
              <w:t>O Arduino não possui rádio e não comporta sessão segura em 2 KiB de memória. O ESP8266 comporta o enlace, mas sua modulação por largura de pulso é feita por software, e não por periférico dedicado. O Pico W é tecnicamente adequado, e a escolha entre ele e o ESP32 não é determinante para o resultado. O computador de placa única é rejeitado por razão arquitetural, não por capacidade</w:t>
            </w:r>
          </w:p>
        </w:tc>
      </w:tr>
      <w:tr w:rsidR="006B1E66" w:rsidRPr="00F96471" w14:paraId="175671E7" w14:textId="77777777">
        <w:tc>
          <w:tcPr>
            <w:tcW w:w="1450" w:type="dxa"/>
            <w:tcMar>
              <w:top w:w="60" w:type="dxa"/>
              <w:left w:w="80" w:type="dxa"/>
              <w:bottom w:w="60" w:type="dxa"/>
              <w:right w:w="80" w:type="dxa"/>
            </w:tcMar>
          </w:tcPr>
          <w:p w14:paraId="2DD600A5" w14:textId="77777777" w:rsidR="006B1E66" w:rsidRPr="000F5B8B" w:rsidRDefault="00CC3326">
            <w:pPr>
              <w:rPr>
                <w:lang w:val="pt-BR"/>
              </w:rPr>
            </w:pPr>
            <w:r>
              <w:rPr>
                <w:sz w:val="20"/>
                <w:szCs w:val="20"/>
                <w:lang w:val="pt-BR"/>
              </w:rPr>
              <w:lastRenderedPageBreak/>
              <w:t>Acionamento do módulo de luz</w:t>
            </w:r>
          </w:p>
        </w:tc>
        <w:tc>
          <w:tcPr>
            <w:tcW w:w="1750" w:type="dxa"/>
            <w:tcMar>
              <w:top w:w="60" w:type="dxa"/>
              <w:left w:w="80" w:type="dxa"/>
              <w:bottom w:w="60" w:type="dxa"/>
              <w:right w:w="80" w:type="dxa"/>
            </w:tcMar>
          </w:tcPr>
          <w:p w14:paraId="05E3834D" w14:textId="77777777" w:rsidR="006B1E66" w:rsidRPr="000F5B8B" w:rsidRDefault="00CC3326">
            <w:pPr>
              <w:rPr>
                <w:lang w:val="pt-BR"/>
              </w:rPr>
            </w:pPr>
            <w:r>
              <w:rPr>
                <w:sz w:val="20"/>
                <w:szCs w:val="20"/>
                <w:lang w:val="pt-BR"/>
              </w:rPr>
              <w:t>Módulo com transistor de efeito de campo e entrada de modulação, declarado para nível lógico a partir de 3,3 V</w:t>
            </w:r>
          </w:p>
        </w:tc>
        <w:tc>
          <w:tcPr>
            <w:tcW w:w="1950" w:type="dxa"/>
            <w:tcMar>
              <w:top w:w="60" w:type="dxa"/>
              <w:left w:w="80" w:type="dxa"/>
              <w:bottom w:w="60" w:type="dxa"/>
              <w:right w:w="80" w:type="dxa"/>
            </w:tcMar>
          </w:tcPr>
          <w:p w14:paraId="0430CDC9" w14:textId="77777777" w:rsidR="006B1E66" w:rsidRPr="000F5B8B" w:rsidRDefault="00CC3326">
            <w:pPr>
              <w:rPr>
                <w:lang w:val="pt-BR"/>
              </w:rPr>
            </w:pPr>
            <w:r>
              <w:rPr>
                <w:sz w:val="20"/>
                <w:szCs w:val="20"/>
                <w:lang w:val="pt-BR"/>
              </w:rPr>
              <w:t>Módulo baseado no IRF520; transistor discreto montado com resistores de porta; regulador de corrente constante; dimerização por ângulo de condução em tensão de rede</w:t>
            </w:r>
          </w:p>
        </w:tc>
        <w:tc>
          <w:tcPr>
            <w:tcW w:w="3921" w:type="dxa"/>
            <w:tcMar>
              <w:top w:w="60" w:type="dxa"/>
              <w:left w:w="80" w:type="dxa"/>
              <w:bottom w:w="60" w:type="dxa"/>
              <w:right w:w="80" w:type="dxa"/>
            </w:tcMar>
          </w:tcPr>
          <w:p w14:paraId="5F533CF5" w14:textId="77777777" w:rsidR="006B1E66" w:rsidRPr="000F5B8B" w:rsidRDefault="00CC3326">
            <w:pPr>
              <w:rPr>
                <w:lang w:val="pt-BR"/>
              </w:rPr>
            </w:pPr>
            <w:r>
              <w:rPr>
                <w:sz w:val="20"/>
                <w:szCs w:val="20"/>
                <w:lang w:val="pt-BR"/>
              </w:rPr>
              <w:t>O módulo adotado traz resistor de porta, polarização e proteção já integrados, com bornes a parafuso, e sua faixa de nível lógico declarada abrange os 3,3 V do microcontrolador. A dimerização em tensão de rede expõe a bancada a 127 V sem ganho</w:t>
            </w:r>
          </w:p>
        </w:tc>
      </w:tr>
      <w:tr w:rsidR="006B1E66" w:rsidRPr="00F96471" w14:paraId="4F90D98E" w14:textId="77777777">
        <w:tc>
          <w:tcPr>
            <w:tcW w:w="1450" w:type="dxa"/>
            <w:tcMar>
              <w:top w:w="60" w:type="dxa"/>
              <w:left w:w="80" w:type="dxa"/>
              <w:bottom w:w="60" w:type="dxa"/>
              <w:right w:w="80" w:type="dxa"/>
            </w:tcMar>
          </w:tcPr>
          <w:p w14:paraId="6A5C57CC" w14:textId="77777777" w:rsidR="006B1E66" w:rsidRDefault="00CC3326">
            <w:r>
              <w:rPr>
                <w:sz w:val="20"/>
                <w:szCs w:val="20"/>
              </w:rPr>
              <w:t>Fonte de luz</w:t>
            </w:r>
          </w:p>
        </w:tc>
        <w:tc>
          <w:tcPr>
            <w:tcW w:w="1750" w:type="dxa"/>
            <w:tcMar>
              <w:top w:w="60" w:type="dxa"/>
              <w:left w:w="80" w:type="dxa"/>
              <w:bottom w:w="60" w:type="dxa"/>
              <w:right w:w="80" w:type="dxa"/>
            </w:tcMar>
          </w:tcPr>
          <w:p w14:paraId="73A125BE" w14:textId="77777777" w:rsidR="006B1E66" w:rsidRPr="000F5B8B" w:rsidRDefault="00CC3326">
            <w:pPr>
              <w:rPr>
                <w:lang w:val="pt-BR"/>
              </w:rPr>
            </w:pPr>
            <w:r>
              <w:rPr>
                <w:sz w:val="20"/>
                <w:szCs w:val="20"/>
                <w:lang w:val="pt-BR"/>
              </w:rPr>
              <w:t>Segmento curto de fita de LED em 12 V</w:t>
            </w:r>
          </w:p>
        </w:tc>
        <w:tc>
          <w:tcPr>
            <w:tcW w:w="1950" w:type="dxa"/>
            <w:tcMar>
              <w:top w:w="60" w:type="dxa"/>
              <w:left w:w="80" w:type="dxa"/>
              <w:bottom w:w="60" w:type="dxa"/>
              <w:right w:w="80" w:type="dxa"/>
            </w:tcMar>
          </w:tcPr>
          <w:p w14:paraId="0831D4CD" w14:textId="77777777" w:rsidR="006B1E66" w:rsidRPr="000F5B8B" w:rsidRDefault="00CC3326">
            <w:pPr>
              <w:rPr>
                <w:lang w:val="pt-BR"/>
              </w:rPr>
            </w:pPr>
            <w:r>
              <w:rPr>
                <w:sz w:val="20"/>
                <w:szCs w:val="20"/>
                <w:lang w:val="pt-BR"/>
              </w:rPr>
              <w:t>Emissor de potência em base metálica com resistor de lastro; refletor de estado sólido em 12 V de corrente contínua; luminária viária comercial; lâmpada incandescente com dimerizador</w:t>
            </w:r>
          </w:p>
        </w:tc>
        <w:tc>
          <w:tcPr>
            <w:tcW w:w="3921" w:type="dxa"/>
            <w:tcMar>
              <w:top w:w="60" w:type="dxa"/>
              <w:left w:w="80" w:type="dxa"/>
              <w:bottom w:w="60" w:type="dxa"/>
              <w:right w:w="80" w:type="dxa"/>
            </w:tcMar>
          </w:tcPr>
          <w:p w14:paraId="7ABD69CD" w14:textId="77777777" w:rsidR="006B1E66" w:rsidRPr="000F5B8B" w:rsidRDefault="00CC3326">
            <w:pPr>
              <w:rPr>
                <w:lang w:val="pt-BR"/>
              </w:rPr>
            </w:pPr>
            <w:r>
              <w:rPr>
                <w:sz w:val="20"/>
                <w:szCs w:val="20"/>
                <w:lang w:val="pt-BR"/>
              </w:rPr>
              <w:t>A fita traz resistores de limitação integrados, o que elimina o cálculo e a dissipação do lastro, dispensa base metálica e reduz a montagem a dois condutores. A objeção usual à fita — a de ser fonte extensa — aplica-se ao rolo, não ao segmento: seis centímetros a 0,44 m subtendem cerca de oito graus, a uma distância superior a sete vezes o comprimento da fonte, e comportam-se como fonte pontual para efeito do cálculo. O refletor de 12 V e a luminária viária têm fluxo muito superior ao necessário para obter 10 lux a menos de meio metro. A lâmpada incandescente não representa a tecnologia instalada no município</w:t>
            </w:r>
          </w:p>
        </w:tc>
      </w:tr>
      <w:tr w:rsidR="006B1E66" w:rsidRPr="00F96471" w14:paraId="7754529B" w14:textId="77777777">
        <w:tc>
          <w:tcPr>
            <w:tcW w:w="1450" w:type="dxa"/>
            <w:tcMar>
              <w:top w:w="60" w:type="dxa"/>
              <w:left w:w="80" w:type="dxa"/>
              <w:bottom w:w="60" w:type="dxa"/>
              <w:right w:w="80" w:type="dxa"/>
            </w:tcMar>
          </w:tcPr>
          <w:p w14:paraId="02F6EEA3" w14:textId="77777777" w:rsidR="006B1E66" w:rsidRDefault="00CC3326">
            <w:proofErr w:type="spellStart"/>
            <w:r>
              <w:rPr>
                <w:sz w:val="20"/>
                <w:szCs w:val="20"/>
              </w:rPr>
              <w:t>Medição</w:t>
            </w:r>
            <w:proofErr w:type="spellEnd"/>
            <w:r>
              <w:rPr>
                <w:sz w:val="20"/>
                <w:szCs w:val="20"/>
              </w:rPr>
              <w:t xml:space="preserve"> da </w:t>
            </w:r>
            <w:proofErr w:type="spellStart"/>
            <w:r>
              <w:rPr>
                <w:sz w:val="20"/>
                <w:szCs w:val="20"/>
              </w:rPr>
              <w:t>iluminância</w:t>
            </w:r>
            <w:proofErr w:type="spellEnd"/>
          </w:p>
        </w:tc>
        <w:tc>
          <w:tcPr>
            <w:tcW w:w="1750" w:type="dxa"/>
            <w:tcMar>
              <w:top w:w="60" w:type="dxa"/>
              <w:left w:w="80" w:type="dxa"/>
              <w:bottom w:w="60" w:type="dxa"/>
              <w:right w:w="80" w:type="dxa"/>
            </w:tcMar>
          </w:tcPr>
          <w:p w14:paraId="562D92B8" w14:textId="77777777" w:rsidR="006B1E66" w:rsidRPr="000F5B8B" w:rsidRDefault="00CC3326">
            <w:pPr>
              <w:rPr>
                <w:lang w:val="pt-BR"/>
              </w:rPr>
            </w:pPr>
            <w:r>
              <w:rPr>
                <w:sz w:val="20"/>
                <w:szCs w:val="20"/>
                <w:lang w:val="pt-BR"/>
              </w:rPr>
              <w:t>Sensor digital de iluminância BH1750FVI</w:t>
            </w:r>
          </w:p>
        </w:tc>
        <w:tc>
          <w:tcPr>
            <w:tcW w:w="1950" w:type="dxa"/>
            <w:tcMar>
              <w:top w:w="60" w:type="dxa"/>
              <w:left w:w="80" w:type="dxa"/>
              <w:bottom w:w="60" w:type="dxa"/>
              <w:right w:w="80" w:type="dxa"/>
            </w:tcMar>
          </w:tcPr>
          <w:p w14:paraId="2D627CD5" w14:textId="77777777" w:rsidR="006B1E66" w:rsidRPr="000F5B8B" w:rsidRDefault="00CC3326">
            <w:pPr>
              <w:rPr>
                <w:lang w:val="pt-BR"/>
              </w:rPr>
            </w:pPr>
            <w:r>
              <w:rPr>
                <w:sz w:val="20"/>
                <w:szCs w:val="20"/>
                <w:lang w:val="pt-BR"/>
              </w:rPr>
              <w:t>Fotorresistor; luxímetro portátil de baixo custo empregado como sensor do nó</w:t>
            </w:r>
          </w:p>
        </w:tc>
        <w:tc>
          <w:tcPr>
            <w:tcW w:w="3921" w:type="dxa"/>
            <w:tcMar>
              <w:top w:w="60" w:type="dxa"/>
              <w:left w:w="80" w:type="dxa"/>
              <w:bottom w:w="60" w:type="dxa"/>
              <w:right w:w="80" w:type="dxa"/>
            </w:tcMar>
          </w:tcPr>
          <w:p w14:paraId="365BB5A5" w14:textId="77777777" w:rsidR="006B1E66" w:rsidRPr="000F5B8B" w:rsidRDefault="00CC3326">
            <w:pPr>
              <w:rPr>
                <w:lang w:val="pt-BR"/>
              </w:rPr>
            </w:pPr>
            <w:r>
              <w:rPr>
                <w:sz w:val="20"/>
                <w:szCs w:val="20"/>
                <w:lang w:val="pt-BR"/>
              </w:rPr>
              <w:t>O fotorresistor entrega resistência, não iluminância; qualquer valor em lux dele extraído seria uma curva ajustada pelos próprios autores, e o trabalho passaria a reportar a própria calibração em lugar de uma iluminância. O luxímetro portátil não dispõe de saída digital e não pode compor a telemetria</w:t>
            </w:r>
          </w:p>
        </w:tc>
      </w:tr>
      <w:tr w:rsidR="006B1E66" w:rsidRPr="00F96471" w14:paraId="6AA157E9" w14:textId="77777777">
        <w:tc>
          <w:tcPr>
            <w:tcW w:w="1450" w:type="dxa"/>
            <w:tcMar>
              <w:top w:w="60" w:type="dxa"/>
              <w:left w:w="80" w:type="dxa"/>
              <w:bottom w:w="60" w:type="dxa"/>
              <w:right w:w="80" w:type="dxa"/>
            </w:tcMar>
          </w:tcPr>
          <w:p w14:paraId="78F1F213" w14:textId="77777777" w:rsidR="006B1E66" w:rsidRDefault="00CC3326">
            <w:r>
              <w:rPr>
                <w:sz w:val="20"/>
                <w:szCs w:val="20"/>
              </w:rPr>
              <w:t xml:space="preserve">Transporte da </w:t>
            </w:r>
            <w:proofErr w:type="spellStart"/>
            <w:r>
              <w:rPr>
                <w:sz w:val="20"/>
                <w:szCs w:val="20"/>
              </w:rPr>
              <w:t>mensagem</w:t>
            </w:r>
            <w:proofErr w:type="spellEnd"/>
          </w:p>
        </w:tc>
        <w:tc>
          <w:tcPr>
            <w:tcW w:w="1750" w:type="dxa"/>
            <w:tcMar>
              <w:top w:w="60" w:type="dxa"/>
              <w:left w:w="80" w:type="dxa"/>
              <w:bottom w:w="60" w:type="dxa"/>
              <w:right w:w="80" w:type="dxa"/>
            </w:tcMar>
          </w:tcPr>
          <w:p w14:paraId="74E0C726" w14:textId="77777777" w:rsidR="006B1E66" w:rsidRPr="000F5B8B" w:rsidRDefault="00CC3326">
            <w:pPr>
              <w:rPr>
                <w:lang w:val="pt-BR"/>
              </w:rPr>
            </w:pPr>
            <w:r>
              <w:rPr>
                <w:sz w:val="20"/>
                <w:szCs w:val="20"/>
                <w:lang w:val="pt-BR"/>
              </w:rPr>
              <w:t>Wi-Fi com protocolo MQTT</w:t>
            </w:r>
          </w:p>
        </w:tc>
        <w:tc>
          <w:tcPr>
            <w:tcW w:w="1950" w:type="dxa"/>
            <w:tcMar>
              <w:top w:w="60" w:type="dxa"/>
              <w:left w:w="80" w:type="dxa"/>
              <w:bottom w:w="60" w:type="dxa"/>
              <w:right w:w="80" w:type="dxa"/>
            </w:tcMar>
          </w:tcPr>
          <w:p w14:paraId="6E44ED92" w14:textId="77777777" w:rsidR="006B1E66" w:rsidRDefault="00CC3326">
            <w:proofErr w:type="spellStart"/>
            <w:r>
              <w:rPr>
                <w:sz w:val="20"/>
                <w:szCs w:val="20"/>
              </w:rPr>
              <w:t>LoRaWAN</w:t>
            </w:r>
            <w:proofErr w:type="spellEnd"/>
            <w:r>
              <w:rPr>
                <w:sz w:val="20"/>
                <w:szCs w:val="20"/>
              </w:rPr>
              <w:t>; NB-IoT; Zigbee</w:t>
            </w:r>
          </w:p>
        </w:tc>
        <w:tc>
          <w:tcPr>
            <w:tcW w:w="3921" w:type="dxa"/>
            <w:tcMar>
              <w:top w:w="60" w:type="dxa"/>
              <w:left w:w="80" w:type="dxa"/>
              <w:bottom w:w="60" w:type="dxa"/>
              <w:right w:w="80" w:type="dxa"/>
            </w:tcMar>
          </w:tcPr>
          <w:p w14:paraId="655AE21D" w14:textId="77777777" w:rsidR="006B1E66" w:rsidRPr="000F5B8B" w:rsidRDefault="00CC3326">
            <w:pPr>
              <w:rPr>
                <w:lang w:val="pt-BR"/>
              </w:rPr>
            </w:pPr>
            <w:r>
              <w:rPr>
                <w:sz w:val="20"/>
                <w:szCs w:val="20"/>
                <w:lang w:val="pt-BR"/>
              </w:rPr>
              <w:t>As alternativas constam entre as tecnologias de enlace relacionadas pelo guia setorial de telegestão (ASSOCIAÇÃO BRASILEIRA DAS CONCESSIONÁRIAS DE ILUMINAÇÃO PÚBLICA, 2024b). O MQTT, porém, é independente do meio: substituir o rádio não altera o intermediário, a semântica dos tópicos nem o conteúdo das mensagens. O objeto avaliado é a camada de decisão, não o enlace, e a escolha está registrada entre as limitações</w:t>
            </w:r>
          </w:p>
        </w:tc>
      </w:tr>
    </w:tbl>
    <w:p w14:paraId="4AB67CA1" w14:textId="77777777" w:rsidR="006B1E66" w:rsidRPr="000F5B8B" w:rsidRDefault="00CC3326">
      <w:pPr>
        <w:spacing w:before="130" w:after="260"/>
        <w:rPr>
          <w:lang w:val="pt-BR"/>
        </w:rPr>
      </w:pPr>
      <w:r>
        <w:rPr>
          <w:sz w:val="20"/>
          <w:szCs w:val="20"/>
          <w:lang w:val="pt-BR"/>
        </w:rPr>
        <w:t>Fonte: Elaborado pelos autores (2026).</w:t>
      </w:r>
    </w:p>
    <w:p w14:paraId="55D81769" w14:textId="77777777" w:rsidR="006B1E66" w:rsidRPr="000F5B8B" w:rsidRDefault="00CC3326">
      <w:pPr>
        <w:spacing w:after="120" w:line="360" w:lineRule="auto"/>
        <w:ind w:firstLine="709"/>
        <w:jc w:val="both"/>
        <w:rPr>
          <w:lang w:val="pt-BR"/>
        </w:rPr>
      </w:pPr>
      <w:r>
        <w:rPr>
          <w:lang w:val="pt-BR"/>
        </w:rPr>
        <w:t xml:space="preserve">Duas dessas decisões merecem registro. A primeira é a rejeição do computador de placa única, que não decorre de insuficiência — um computador desse porte executaria com folga tudo o que o nó faz —, e sim de a arquitetura descrita em 3.2 </w:t>
      </w:r>
      <w:r>
        <w:rPr>
          <w:lang w:val="pt-BR"/>
        </w:rPr>
        <w:lastRenderedPageBreak/>
        <w:t>manter a decisão fora do dispositivo: o microcontrolador de recurso restrito é a escolha que torna essa separação verificável, porque o nó não decide por não ter como decidir. Acrescem-se o tempo de inicialização, a suscetibilidade do sistema de arquivos à queda de energia e o custo unitário, relevantes em ativo que se replicaria por centenas de milhares de unidades.</w:t>
      </w:r>
    </w:p>
    <w:p w14:paraId="5E06F8B3" w14:textId="77777777" w:rsidR="006B1E66" w:rsidRPr="000F5B8B" w:rsidRDefault="00CC3326">
      <w:pPr>
        <w:spacing w:after="120" w:line="360" w:lineRule="auto"/>
        <w:ind w:firstLine="709"/>
        <w:jc w:val="both"/>
        <w:rPr>
          <w:lang w:val="pt-BR"/>
        </w:rPr>
      </w:pPr>
      <w:r>
        <w:rPr>
          <w:lang w:val="pt-BR"/>
        </w:rPr>
        <w:t>A segunda é a relação entre o acionamento adotado na bancada e o exigido em contrato. O Caderno de Encargos da concessão paulistana, Anexo III do contrato, especifica drivers que permitam dimerização por controle analógico de 0 a 10 V, e a bancada emprega modulação por largura de pulso. As duas são entradas de dimerização padronizadas de reatores de estado sólido, e a conversão entre elas é um filtro passa-baixas seguido de seguidor de tensão. A diferença é, portanto, de interface elétrica e não de natureza do comando: a camada de decisão emite um nível adimensional, e é o nó que o materializa segundo a interface disponível. Registrar isso é o que permite afirmar que o mecanismo demonstrado é transponível ao equipamento efetivamente instalado.</w:t>
      </w:r>
    </w:p>
    <w:p w14:paraId="4C7FD7E6" w14:textId="77777777" w:rsidR="00E01C3A" w:rsidRDefault="00CC3326">
      <w:pPr>
        <w:pStyle w:val="Heading3"/>
        <w:spacing w:before="320" w:after="200" w:line="360" w:lineRule="auto"/>
        <w:rPr>
          <w:lang w:val="pt-BR"/>
        </w:rPr>
      </w:pPr>
      <w:bookmarkStart w:id="36" w:name="_Toc242567274"/>
      <w:r>
        <w:rPr>
          <w:lang w:val="pt-BR"/>
        </w:rPr>
        <w:t>3.4.2 Dimensionamento fotométrico da bancada</w:t>
      </w:r>
      <w:bookmarkEnd w:id="36"/>
    </w:p>
    <w:p w14:paraId="5F8A6978" w14:textId="77777777" w:rsidR="006B1E66" w:rsidRPr="000F5B8B" w:rsidRDefault="00CC3326">
      <w:pPr>
        <w:spacing w:after="120" w:line="360" w:lineRule="auto"/>
        <w:ind w:firstLine="709"/>
        <w:jc w:val="both"/>
        <w:rPr>
          <w:lang w:val="pt-BR"/>
        </w:rPr>
      </w:pPr>
      <w:r>
        <w:rPr>
          <w:lang w:val="pt-BR"/>
        </w:rPr>
        <w:t>Convém delimitar, antes de expor os procedimentos das três subseções seguintes, o que a medição de bancada é e o que ela não é. Ela não constitui verificação fotométrica normativa. A ABNT NBR 5101 prescreve, para aferir uma instalação, a medição sobre malha de pontos de espaçamento definido, o cálculo da iluminância média e da uniformidade a partir dessa malha, a verificação das iluminâncias mínima horizontal e vertical, e o emprego de valores mantidos ao longo da vida útil da instalação. Nada disso é reproduzido aqui, nem poderia sê-lo em arranjo de um único ponto de medição. O que os procedimentos a seguir asseguram é outra coisa: que a grandeza lida corresponda à luz produzida pelo nó, e que a relação entre o nível comandado e o nível entregue seja conhecida e estável. São procedimentos de controle de instrumentação, e não de conformidade de instalação.</w:t>
      </w:r>
    </w:p>
    <w:p w14:paraId="5BFD1568" w14:textId="77777777" w:rsidR="006B1E66" w:rsidRPr="000F5B8B" w:rsidRDefault="00CC3326">
      <w:pPr>
        <w:spacing w:after="120" w:line="360" w:lineRule="auto"/>
        <w:ind w:firstLine="709"/>
        <w:jc w:val="both"/>
        <w:rPr>
          <w:lang w:val="pt-BR"/>
        </w:rPr>
      </w:pPr>
      <w:r>
        <w:rPr>
          <w:lang w:val="pt-BR"/>
        </w:rPr>
        <w:t xml:space="preserve">A bancada precisa situar a faixa normativa na região central da excursão do acionamento, e o cálculo que segue serve apenas para chegar à ordem de grandeza correta antes da montagem. A iluminância no eixo vale E = </w:t>
      </w:r>
      <w:r>
        <w:t>Φ</w:t>
      </w:r>
      <w:r>
        <w:rPr>
          <w:lang w:val="pt-BR"/>
        </w:rPr>
        <w:t>/(</w:t>
      </w:r>
      <w:r>
        <w:t>Ω</w:t>
      </w:r>
      <w:r>
        <w:rPr>
          <w:lang w:val="pt-BR"/>
        </w:rPr>
        <w:t xml:space="preserve"> h²), em que </w:t>
      </w:r>
      <w:r>
        <w:t>Φ</w:t>
      </w:r>
      <w:r>
        <w:rPr>
          <w:lang w:val="pt-BR"/>
        </w:rPr>
        <w:t xml:space="preserve"> é o fluxo do segmento, </w:t>
      </w:r>
      <w:r>
        <w:t>Ω</w:t>
      </w:r>
      <w:r>
        <w:rPr>
          <w:lang w:val="pt-BR"/>
        </w:rPr>
        <w:t xml:space="preserve"> o ângulo sólido correspondente ao ângulo de abertura declarado </w:t>
      </w:r>
      <w:r>
        <w:rPr>
          <w:lang w:val="pt-BR"/>
        </w:rPr>
        <w:lastRenderedPageBreak/>
        <w:t>pelo fabricante e h a distância ao plano de medição. Fixada a distância, o comprimento do segmento é a variável de projeto.</w:t>
      </w:r>
    </w:p>
    <w:p w14:paraId="172B1771" w14:textId="77777777" w:rsidR="006B1E66" w:rsidRPr="000F5B8B" w:rsidRDefault="00CC3326">
      <w:pPr>
        <w:spacing w:after="120" w:line="360" w:lineRule="auto"/>
        <w:ind w:firstLine="709"/>
        <w:jc w:val="both"/>
        <w:rPr>
          <w:lang w:val="pt-BR"/>
        </w:rPr>
      </w:pPr>
      <w:r>
        <w:rPr>
          <w:lang w:val="pt-BR"/>
        </w:rPr>
        <w:t>Aqui se impõe uma cautela. A especificação elétrica dessas fitas é consistente entre fornecedores — sessenta emissores por metro, 14,4 W/m —, mas a fotométrica não: anúncios de produtos nominalmente idênticos declaram fluxos divergentes entre si. Nenhum desses valores é verificável pelos autores. O comprimento do segmento é, por isso, determinado por medição, e não por catálogo: parte-se de um trecho e ajusta-se o comprimento, em múltiplos do intervalo de seccionamento, até que a leitura a ciclo de trabalho pleno se situe entre uma vez e meia e duas vezes a iluminância média mantida da classe adotada. Quando o menor segmento admitido pelo seccionamento já excede o critério, interpõe-se um difusor entre o segmento e o plano de medição, e é a atenuação do difusor, e não o comprimento, que se ajusta. Foi o que ocorreu na bancada: na primeira montagem, três emissores a 0,44 m produziram 42,6 lux sem difusor, mais de quatro vezes o valor da classe. Na caixa atual, que substituiu a primeira em 10 de outubro de 2026, a primeira leitura com o difusor deu 2,05 vezes o valor da classe; ajustado o difusor, a leitura a ciclo de trabalho pleno ficou em 1,57 vez.</w:t>
      </w:r>
    </w:p>
    <w:p w14:paraId="6B2F09AA" w14:textId="77777777" w:rsidR="006B1E66" w:rsidRPr="000F5B8B" w:rsidRDefault="00CC3326">
      <w:pPr>
        <w:spacing w:after="120" w:line="360" w:lineRule="auto"/>
        <w:ind w:firstLine="709"/>
        <w:jc w:val="both"/>
        <w:rPr>
          <w:lang w:val="pt-BR"/>
        </w:rPr>
      </w:pPr>
      <w:r>
        <w:rPr>
          <w:lang w:val="pt-BR"/>
        </w:rPr>
        <w:t>O critério de uma vez e meia a duas vezes o valor da classe é deliberado. A classe P3, adotada em 3.8, fixa iluminância média mantida de 10 lux, e a atenuação máxima admitida conduz a 5 lux. Com teto físico nessa proporção, a iluminação plena da classe e o piso de atenuação ficam abaixo do ciclo de trabalho pleno — na sessão adotada, em 65,6 % e 34,0 % do ciclo (3.4.4) —, de modo que a faixa normativa ocupa a região central da excursão. A margem entre o teto físico e o teto normativo é o que torna o resultado significativo: o limite é imposto pela camada de verificação, e não pela incapacidade do equipamento de ultrapassá-lo. Sem essa margem, a ausência de violações seria consequência da bancada, e não do sistema.</w:t>
      </w:r>
    </w:p>
    <w:p w14:paraId="0692A0C5" w14:textId="77777777" w:rsidR="006B1E66" w:rsidRPr="000F5B8B" w:rsidRDefault="00CC3326">
      <w:pPr>
        <w:spacing w:after="120" w:line="360" w:lineRule="auto"/>
        <w:ind w:firstLine="709"/>
        <w:jc w:val="both"/>
        <w:rPr>
          <w:lang w:val="pt-BR"/>
        </w:rPr>
      </w:pPr>
      <w:r>
        <w:rPr>
          <w:lang w:val="pt-BR"/>
        </w:rPr>
        <w:t>Os valores de ciclo de trabalho correspondentes a 10 lux e a 5 lux são igualmente determinados por medição, e não por interpolação linear a partir do teto. A divergência entre fluxos declarados, somada à dispersão entre lotes e às perdas do anteparo, torna a aferição empírica não uma concessão à precariedade da bancada, mas o procedimento correto: a grandeza pertinente é a medida no plano de medição, não a declarada em catálogo.</w:t>
      </w:r>
    </w:p>
    <w:p w14:paraId="422E4928" w14:textId="77777777" w:rsidR="006B1E66" w:rsidRPr="000F5B8B" w:rsidRDefault="00CC3326">
      <w:pPr>
        <w:spacing w:after="240" w:line="360" w:lineRule="auto"/>
        <w:ind w:firstLine="709"/>
        <w:jc w:val="both"/>
        <w:rPr>
          <w:lang w:val="pt-BR"/>
        </w:rPr>
      </w:pPr>
      <w:r>
        <w:rPr>
          <w:lang w:val="pt-BR"/>
        </w:rPr>
        <w:lastRenderedPageBreak/>
        <w:t>A modulação opera a 5 kHz com resolução de 12 bits, o que fornece 4.096 degraus de ciclo de trabalho. A frequência é suficientemente alta para que o período do sinal seja desprezível diante dos cerca de 440 ms de integração do sensor, com o registrador de tempo de medição no valor máximo, de modo que a leitura corresponde ao valor médio do fluxo e não a uma amostra da portadora. O Quadro 6 reúne o dimensionamento e sua correspondência com a norma.</w:t>
      </w:r>
    </w:p>
    <w:p w14:paraId="04B96817" w14:textId="1EB82EBA" w:rsidR="006B1E66" w:rsidRPr="000F5B8B" w:rsidRDefault="00CC3326">
      <w:pPr>
        <w:keepNext/>
        <w:spacing w:before="260" w:after="130"/>
        <w:rPr>
          <w:lang w:val="pt-BR"/>
        </w:rPr>
      </w:pPr>
      <w:bookmarkStart w:id="37" w:name="_Toc24256721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Dimensionamento da bancada e correspondência com a norma</w:t>
      </w:r>
      <w:bookmarkEnd w:id="3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14:paraId="643A89B9" w14:textId="77777777">
        <w:trPr>
          <w:tblHeader/>
        </w:trPr>
        <w:tc>
          <w:tcPr>
            <w:tcW w:w="1700" w:type="dxa"/>
            <w:shd w:val="clear" w:color="auto" w:fill="EDEDED"/>
            <w:tcMar>
              <w:top w:w="70" w:type="dxa"/>
              <w:left w:w="90" w:type="dxa"/>
              <w:bottom w:w="70" w:type="dxa"/>
              <w:right w:w="90" w:type="dxa"/>
            </w:tcMar>
          </w:tcPr>
          <w:p w14:paraId="57DAE4B0" w14:textId="77777777" w:rsidR="006B1E66" w:rsidRDefault="00CC3326">
            <w:proofErr w:type="spellStart"/>
            <w:r>
              <w:rPr>
                <w:b/>
                <w:bCs/>
                <w:sz w:val="20"/>
                <w:szCs w:val="20"/>
              </w:rPr>
              <w:t>Grandeza</w:t>
            </w:r>
            <w:proofErr w:type="spellEnd"/>
          </w:p>
        </w:tc>
        <w:tc>
          <w:tcPr>
            <w:tcW w:w="2500" w:type="dxa"/>
            <w:shd w:val="clear" w:color="auto" w:fill="EDEDED"/>
            <w:tcMar>
              <w:top w:w="70" w:type="dxa"/>
              <w:left w:w="90" w:type="dxa"/>
              <w:bottom w:w="70" w:type="dxa"/>
              <w:right w:w="90" w:type="dxa"/>
            </w:tcMar>
          </w:tcPr>
          <w:p w14:paraId="038425D5" w14:textId="77777777" w:rsidR="006B1E66" w:rsidRDefault="00CC3326">
            <w:r>
              <w:rPr>
                <w:b/>
                <w:bCs/>
                <w:sz w:val="20"/>
                <w:szCs w:val="20"/>
              </w:rPr>
              <w:t xml:space="preserve">Valor </w:t>
            </w:r>
            <w:proofErr w:type="spellStart"/>
            <w:r>
              <w:rPr>
                <w:b/>
                <w:bCs/>
                <w:sz w:val="20"/>
                <w:szCs w:val="20"/>
              </w:rPr>
              <w:t>na</w:t>
            </w:r>
            <w:proofErr w:type="spellEnd"/>
            <w:r>
              <w:rPr>
                <w:b/>
                <w:bCs/>
                <w:sz w:val="20"/>
                <w:szCs w:val="20"/>
              </w:rPr>
              <w:t xml:space="preserve"> </w:t>
            </w:r>
            <w:proofErr w:type="spellStart"/>
            <w:r>
              <w:rPr>
                <w:b/>
                <w:bCs/>
                <w:sz w:val="20"/>
                <w:szCs w:val="20"/>
              </w:rPr>
              <w:t>bancada</w:t>
            </w:r>
            <w:proofErr w:type="spellEnd"/>
          </w:p>
        </w:tc>
        <w:tc>
          <w:tcPr>
            <w:tcW w:w="2400" w:type="dxa"/>
            <w:shd w:val="clear" w:color="auto" w:fill="EDEDED"/>
            <w:tcMar>
              <w:top w:w="70" w:type="dxa"/>
              <w:left w:w="90" w:type="dxa"/>
              <w:bottom w:w="70" w:type="dxa"/>
              <w:right w:w="90" w:type="dxa"/>
            </w:tcMar>
          </w:tcPr>
          <w:p w14:paraId="7FAC1373" w14:textId="77777777" w:rsidR="006B1E66" w:rsidRDefault="00CC3326">
            <w:proofErr w:type="spellStart"/>
            <w:r>
              <w:rPr>
                <w:b/>
                <w:bCs/>
                <w:sz w:val="20"/>
                <w:szCs w:val="20"/>
              </w:rPr>
              <w:t>Correspondência</w:t>
            </w:r>
            <w:proofErr w:type="spellEnd"/>
            <w:r>
              <w:rPr>
                <w:b/>
                <w:bCs/>
                <w:sz w:val="20"/>
                <w:szCs w:val="20"/>
              </w:rPr>
              <w:t xml:space="preserve"> </w:t>
            </w:r>
            <w:proofErr w:type="spellStart"/>
            <w:r>
              <w:rPr>
                <w:b/>
                <w:bCs/>
                <w:sz w:val="20"/>
                <w:szCs w:val="20"/>
              </w:rPr>
              <w:t>normativa</w:t>
            </w:r>
            <w:proofErr w:type="spellEnd"/>
          </w:p>
        </w:tc>
        <w:tc>
          <w:tcPr>
            <w:tcW w:w="2471" w:type="dxa"/>
            <w:shd w:val="clear" w:color="auto" w:fill="EDEDED"/>
            <w:tcMar>
              <w:top w:w="70" w:type="dxa"/>
              <w:left w:w="90" w:type="dxa"/>
              <w:bottom w:w="70" w:type="dxa"/>
              <w:right w:w="90" w:type="dxa"/>
            </w:tcMar>
          </w:tcPr>
          <w:p w14:paraId="07731007" w14:textId="77777777" w:rsidR="006B1E66" w:rsidRDefault="00CC3326">
            <w:proofErr w:type="spellStart"/>
            <w:r>
              <w:rPr>
                <w:b/>
                <w:bCs/>
                <w:sz w:val="20"/>
                <w:szCs w:val="20"/>
              </w:rPr>
              <w:t>Observação</w:t>
            </w:r>
            <w:proofErr w:type="spellEnd"/>
          </w:p>
        </w:tc>
      </w:tr>
      <w:tr w:rsidR="006B1E66" w:rsidRPr="00F96471" w14:paraId="102F017F" w14:textId="77777777">
        <w:tc>
          <w:tcPr>
            <w:tcW w:w="1700" w:type="dxa"/>
            <w:tcMar>
              <w:top w:w="70" w:type="dxa"/>
              <w:left w:w="90" w:type="dxa"/>
              <w:bottom w:w="70" w:type="dxa"/>
              <w:right w:w="90" w:type="dxa"/>
            </w:tcMar>
          </w:tcPr>
          <w:p w14:paraId="34C26C5A" w14:textId="77777777" w:rsidR="006B1E66" w:rsidRPr="000F5B8B" w:rsidRDefault="00CC3326">
            <w:pPr>
              <w:rPr>
                <w:lang w:val="pt-BR"/>
              </w:rPr>
            </w:pPr>
            <w:r>
              <w:rPr>
                <w:sz w:val="20"/>
                <w:szCs w:val="20"/>
                <w:lang w:val="pt-BR"/>
              </w:rPr>
              <w:t>Iluminância a ciclo de trabalho pleno</w:t>
            </w:r>
          </w:p>
        </w:tc>
        <w:tc>
          <w:tcPr>
            <w:tcW w:w="2500" w:type="dxa"/>
            <w:tcMar>
              <w:top w:w="70" w:type="dxa"/>
              <w:left w:w="90" w:type="dxa"/>
              <w:bottom w:w="70" w:type="dxa"/>
              <w:right w:w="90" w:type="dxa"/>
            </w:tcMar>
          </w:tcPr>
          <w:p w14:paraId="21C392FC" w14:textId="77777777" w:rsidR="006B1E66" w:rsidRPr="000F5B8B" w:rsidRDefault="00CC3326">
            <w:pPr>
              <w:rPr>
                <w:lang w:val="pt-BR"/>
              </w:rPr>
            </w:pPr>
            <w:r>
              <w:rPr>
                <w:sz w:val="20"/>
                <w:szCs w:val="20"/>
                <w:lang w:val="pt-BR"/>
              </w:rPr>
              <w:t>Entre uma vez e meia e duas vezes o valor da classe, fixada por medição</w:t>
            </w:r>
          </w:p>
        </w:tc>
        <w:tc>
          <w:tcPr>
            <w:tcW w:w="2400" w:type="dxa"/>
            <w:tcMar>
              <w:top w:w="70" w:type="dxa"/>
              <w:left w:w="90" w:type="dxa"/>
              <w:bottom w:w="70" w:type="dxa"/>
              <w:right w:w="90" w:type="dxa"/>
            </w:tcMar>
          </w:tcPr>
          <w:p w14:paraId="66EAA2AA" w14:textId="77777777" w:rsidR="006B1E66" w:rsidRPr="000F5B8B" w:rsidRDefault="00CC3326">
            <w:pPr>
              <w:rPr>
                <w:lang w:val="pt-BR"/>
              </w:rPr>
            </w:pPr>
            <w:r>
              <w:rPr>
                <w:sz w:val="20"/>
                <w:szCs w:val="20"/>
                <w:lang w:val="pt-BR"/>
              </w:rPr>
              <w:t>Acima do valor da classe adotada</w:t>
            </w:r>
          </w:p>
        </w:tc>
        <w:tc>
          <w:tcPr>
            <w:tcW w:w="2471" w:type="dxa"/>
            <w:tcMar>
              <w:top w:w="70" w:type="dxa"/>
              <w:left w:w="90" w:type="dxa"/>
              <w:bottom w:w="70" w:type="dxa"/>
              <w:right w:w="90" w:type="dxa"/>
            </w:tcMar>
          </w:tcPr>
          <w:p w14:paraId="526F3AC9" w14:textId="77777777" w:rsidR="006B1E66" w:rsidRPr="000F5B8B" w:rsidRDefault="00CC3326">
            <w:pPr>
              <w:rPr>
                <w:lang w:val="pt-BR"/>
              </w:rPr>
            </w:pPr>
            <w:r>
              <w:rPr>
                <w:sz w:val="20"/>
                <w:szCs w:val="20"/>
                <w:lang w:val="pt-BR"/>
              </w:rPr>
              <w:t>A margem assegura que o teto seja imposto por software, e não pelo limite do equipamento</w:t>
            </w:r>
          </w:p>
        </w:tc>
      </w:tr>
      <w:tr w:rsidR="006B1E66" w:rsidRPr="00F96471" w14:paraId="487BE75F" w14:textId="77777777">
        <w:tc>
          <w:tcPr>
            <w:tcW w:w="1700" w:type="dxa"/>
            <w:tcMar>
              <w:top w:w="70" w:type="dxa"/>
              <w:left w:w="90" w:type="dxa"/>
              <w:bottom w:w="70" w:type="dxa"/>
              <w:right w:w="90" w:type="dxa"/>
            </w:tcMar>
          </w:tcPr>
          <w:p w14:paraId="76591BC2" w14:textId="77777777" w:rsidR="006B1E66" w:rsidRDefault="00CC3326">
            <w:proofErr w:type="spellStart"/>
            <w:r>
              <w:rPr>
                <w:sz w:val="20"/>
                <w:szCs w:val="20"/>
              </w:rPr>
              <w:t>Iluminação</w:t>
            </w:r>
            <w:proofErr w:type="spellEnd"/>
            <w:r>
              <w:rPr>
                <w:sz w:val="20"/>
                <w:szCs w:val="20"/>
              </w:rPr>
              <w:t xml:space="preserve"> plena da </w:t>
            </w:r>
            <w:proofErr w:type="spellStart"/>
            <w:r>
              <w:rPr>
                <w:sz w:val="20"/>
                <w:szCs w:val="20"/>
              </w:rPr>
              <w:t>classe</w:t>
            </w:r>
            <w:proofErr w:type="spellEnd"/>
          </w:p>
        </w:tc>
        <w:tc>
          <w:tcPr>
            <w:tcW w:w="2500" w:type="dxa"/>
            <w:tcMar>
              <w:top w:w="70" w:type="dxa"/>
              <w:left w:w="90" w:type="dxa"/>
              <w:bottom w:w="70" w:type="dxa"/>
              <w:right w:w="90" w:type="dxa"/>
            </w:tcMar>
          </w:tcPr>
          <w:p w14:paraId="538ACB46" w14:textId="77777777" w:rsidR="006B1E66" w:rsidRPr="000F5B8B" w:rsidRDefault="00CC3326">
            <w:pPr>
              <w:rPr>
                <w:lang w:val="pt-BR"/>
              </w:rPr>
            </w:pPr>
            <w:r>
              <w:rPr>
                <w:sz w:val="20"/>
                <w:szCs w:val="20"/>
                <w:lang w:val="pt-BR"/>
              </w:rPr>
              <w:t>10 lux, 65,6 % do ciclo na sessão adotada</w:t>
            </w:r>
          </w:p>
        </w:tc>
        <w:tc>
          <w:tcPr>
            <w:tcW w:w="2400" w:type="dxa"/>
            <w:tcMar>
              <w:top w:w="70" w:type="dxa"/>
              <w:left w:w="90" w:type="dxa"/>
              <w:bottom w:w="70" w:type="dxa"/>
              <w:right w:w="90" w:type="dxa"/>
            </w:tcMar>
          </w:tcPr>
          <w:p w14:paraId="0EA5288E" w14:textId="77777777" w:rsidR="006B1E66" w:rsidRDefault="00CC3326">
            <w:r>
              <w:rPr>
                <w:sz w:val="20"/>
                <w:szCs w:val="20"/>
              </w:rPr>
              <w:t xml:space="preserve">Classe P3, </w:t>
            </w:r>
            <w:proofErr w:type="spellStart"/>
            <w:r>
              <w:rPr>
                <w:sz w:val="20"/>
                <w:szCs w:val="20"/>
              </w:rPr>
              <w:t>Tabela</w:t>
            </w:r>
            <w:proofErr w:type="spellEnd"/>
            <w:r>
              <w:rPr>
                <w:sz w:val="20"/>
                <w:szCs w:val="20"/>
              </w:rPr>
              <w:t xml:space="preserve"> 7</w:t>
            </w:r>
          </w:p>
        </w:tc>
        <w:tc>
          <w:tcPr>
            <w:tcW w:w="2471" w:type="dxa"/>
            <w:tcMar>
              <w:top w:w="70" w:type="dxa"/>
              <w:left w:w="90" w:type="dxa"/>
              <w:bottom w:w="70" w:type="dxa"/>
              <w:right w:w="90" w:type="dxa"/>
            </w:tcMar>
          </w:tcPr>
          <w:p w14:paraId="7111872E" w14:textId="77777777" w:rsidR="006B1E66" w:rsidRPr="000F5B8B" w:rsidRDefault="00CC3326">
            <w:pPr>
              <w:rPr>
                <w:lang w:val="pt-BR"/>
              </w:rPr>
            </w:pPr>
            <w:r>
              <w:rPr>
                <w:sz w:val="20"/>
                <w:szCs w:val="20"/>
                <w:lang w:val="pt-BR"/>
              </w:rPr>
              <w:t>Referência para o cálculo da taxa de variação</w:t>
            </w:r>
          </w:p>
        </w:tc>
      </w:tr>
      <w:tr w:rsidR="006B1E66" w:rsidRPr="00F96471" w14:paraId="406BF4AC" w14:textId="77777777">
        <w:tc>
          <w:tcPr>
            <w:tcW w:w="1700" w:type="dxa"/>
            <w:tcMar>
              <w:top w:w="70" w:type="dxa"/>
              <w:left w:w="90" w:type="dxa"/>
              <w:bottom w:w="70" w:type="dxa"/>
              <w:right w:w="90" w:type="dxa"/>
            </w:tcMar>
          </w:tcPr>
          <w:p w14:paraId="5468047F" w14:textId="77777777" w:rsidR="006B1E66" w:rsidRDefault="00CC3326">
            <w:r>
              <w:rPr>
                <w:sz w:val="20"/>
                <w:szCs w:val="20"/>
              </w:rPr>
              <w:t xml:space="preserve">Piso de </w:t>
            </w:r>
            <w:proofErr w:type="spellStart"/>
            <w:r>
              <w:rPr>
                <w:sz w:val="20"/>
                <w:szCs w:val="20"/>
              </w:rPr>
              <w:t>atenuação</w:t>
            </w:r>
            <w:proofErr w:type="spellEnd"/>
          </w:p>
        </w:tc>
        <w:tc>
          <w:tcPr>
            <w:tcW w:w="2500" w:type="dxa"/>
            <w:tcMar>
              <w:top w:w="70" w:type="dxa"/>
              <w:left w:w="90" w:type="dxa"/>
              <w:bottom w:w="70" w:type="dxa"/>
              <w:right w:w="90" w:type="dxa"/>
            </w:tcMar>
          </w:tcPr>
          <w:p w14:paraId="358165F0" w14:textId="77777777" w:rsidR="006B1E66" w:rsidRPr="000F5B8B" w:rsidRDefault="00CC3326">
            <w:pPr>
              <w:rPr>
                <w:lang w:val="pt-BR"/>
              </w:rPr>
            </w:pPr>
            <w:r>
              <w:rPr>
                <w:sz w:val="20"/>
                <w:szCs w:val="20"/>
                <w:lang w:val="pt-BR"/>
              </w:rPr>
              <w:t>5 lux, 34,0 % do ciclo na sessão adotada</w:t>
            </w:r>
          </w:p>
        </w:tc>
        <w:tc>
          <w:tcPr>
            <w:tcW w:w="2400" w:type="dxa"/>
            <w:tcMar>
              <w:top w:w="70" w:type="dxa"/>
              <w:left w:w="90" w:type="dxa"/>
              <w:bottom w:w="70" w:type="dxa"/>
              <w:right w:w="90" w:type="dxa"/>
            </w:tcMar>
          </w:tcPr>
          <w:p w14:paraId="40306DF2" w14:textId="77777777" w:rsidR="006B1E66" w:rsidRPr="000F5B8B" w:rsidRDefault="00CC3326">
            <w:pPr>
              <w:rPr>
                <w:lang w:val="pt-BR"/>
              </w:rPr>
            </w:pPr>
            <w:r>
              <w:rPr>
                <w:sz w:val="20"/>
                <w:szCs w:val="20"/>
                <w:lang w:val="pt-BR"/>
              </w:rPr>
              <w:t>Classe P5, duas classes abaixo, subseção 6.10.2</w:t>
            </w:r>
          </w:p>
        </w:tc>
        <w:tc>
          <w:tcPr>
            <w:tcW w:w="2471" w:type="dxa"/>
            <w:tcMar>
              <w:top w:w="70" w:type="dxa"/>
              <w:left w:w="90" w:type="dxa"/>
              <w:bottom w:w="70" w:type="dxa"/>
              <w:right w:w="90" w:type="dxa"/>
            </w:tcMar>
          </w:tcPr>
          <w:p w14:paraId="1CF6BAE0" w14:textId="77777777" w:rsidR="006B1E66" w:rsidRPr="000F5B8B" w:rsidRDefault="00CC3326">
            <w:pPr>
              <w:rPr>
                <w:lang w:val="pt-BR"/>
              </w:rPr>
            </w:pPr>
            <w:r>
              <w:rPr>
                <w:sz w:val="20"/>
                <w:szCs w:val="20"/>
                <w:lang w:val="pt-BR"/>
              </w:rPr>
              <w:t>Limite inferior verificado antes de cada atuação</w:t>
            </w:r>
          </w:p>
        </w:tc>
      </w:tr>
      <w:tr w:rsidR="006B1E66" w:rsidRPr="00F96471" w14:paraId="2421F997" w14:textId="77777777">
        <w:tc>
          <w:tcPr>
            <w:tcW w:w="1700" w:type="dxa"/>
            <w:tcMar>
              <w:top w:w="70" w:type="dxa"/>
              <w:left w:w="90" w:type="dxa"/>
              <w:bottom w:w="70" w:type="dxa"/>
              <w:right w:w="90" w:type="dxa"/>
            </w:tcMar>
          </w:tcPr>
          <w:p w14:paraId="08964766" w14:textId="77777777" w:rsidR="006B1E66" w:rsidRDefault="00CC3326">
            <w:r>
              <w:rPr>
                <w:sz w:val="20"/>
                <w:szCs w:val="20"/>
              </w:rPr>
              <w:t xml:space="preserve">Taxa </w:t>
            </w:r>
            <w:proofErr w:type="spellStart"/>
            <w:r>
              <w:rPr>
                <w:sz w:val="20"/>
                <w:szCs w:val="20"/>
              </w:rPr>
              <w:t>máxima</w:t>
            </w:r>
            <w:proofErr w:type="spellEnd"/>
            <w:r>
              <w:rPr>
                <w:sz w:val="20"/>
                <w:szCs w:val="20"/>
              </w:rPr>
              <w:t xml:space="preserve"> de </w:t>
            </w:r>
            <w:proofErr w:type="spellStart"/>
            <w:r>
              <w:rPr>
                <w:sz w:val="20"/>
                <w:szCs w:val="20"/>
              </w:rPr>
              <w:t>decréscimo</w:t>
            </w:r>
            <w:proofErr w:type="spellEnd"/>
          </w:p>
        </w:tc>
        <w:tc>
          <w:tcPr>
            <w:tcW w:w="2500" w:type="dxa"/>
            <w:tcMar>
              <w:top w:w="70" w:type="dxa"/>
              <w:left w:w="90" w:type="dxa"/>
              <w:bottom w:w="70" w:type="dxa"/>
              <w:right w:w="90" w:type="dxa"/>
            </w:tcMar>
          </w:tcPr>
          <w:p w14:paraId="083DD087" w14:textId="77777777" w:rsidR="006B1E66" w:rsidRDefault="00CC3326">
            <w:r>
              <w:rPr>
                <w:sz w:val="20"/>
                <w:szCs w:val="20"/>
              </w:rPr>
              <w:t xml:space="preserve">1 lux </w:t>
            </w:r>
            <w:proofErr w:type="spellStart"/>
            <w:r>
              <w:rPr>
                <w:sz w:val="20"/>
                <w:szCs w:val="20"/>
              </w:rPr>
              <w:t>por</w:t>
            </w:r>
            <w:proofErr w:type="spellEnd"/>
            <w:r>
              <w:rPr>
                <w:sz w:val="20"/>
                <w:szCs w:val="20"/>
              </w:rPr>
              <w:t xml:space="preserve"> </w:t>
            </w:r>
            <w:proofErr w:type="spellStart"/>
            <w:r>
              <w:rPr>
                <w:sz w:val="20"/>
                <w:szCs w:val="20"/>
              </w:rPr>
              <w:t>minuto</w:t>
            </w:r>
            <w:proofErr w:type="spellEnd"/>
          </w:p>
        </w:tc>
        <w:tc>
          <w:tcPr>
            <w:tcW w:w="2400" w:type="dxa"/>
            <w:tcMar>
              <w:top w:w="70" w:type="dxa"/>
              <w:left w:w="90" w:type="dxa"/>
              <w:bottom w:w="70" w:type="dxa"/>
              <w:right w:w="90" w:type="dxa"/>
            </w:tcMar>
          </w:tcPr>
          <w:p w14:paraId="46756E8F" w14:textId="77777777" w:rsidR="006B1E66" w:rsidRPr="000F5B8B" w:rsidRDefault="00CC3326">
            <w:pPr>
              <w:rPr>
                <w:lang w:val="pt-BR"/>
              </w:rPr>
            </w:pPr>
            <w:r>
              <w:rPr>
                <w:sz w:val="20"/>
                <w:szCs w:val="20"/>
                <w:lang w:val="pt-BR"/>
              </w:rPr>
              <w:t>Um décimo da iluminação plena por minuto, subseção 6.10.2</w:t>
            </w:r>
          </w:p>
        </w:tc>
        <w:tc>
          <w:tcPr>
            <w:tcW w:w="2471" w:type="dxa"/>
            <w:tcMar>
              <w:top w:w="70" w:type="dxa"/>
              <w:left w:w="90" w:type="dxa"/>
              <w:bottom w:w="70" w:type="dxa"/>
              <w:right w:w="90" w:type="dxa"/>
            </w:tcMar>
          </w:tcPr>
          <w:p w14:paraId="221F4189" w14:textId="77777777" w:rsidR="006B1E66" w:rsidRPr="000F5B8B" w:rsidRDefault="00CC3326">
            <w:pPr>
              <w:rPr>
                <w:lang w:val="pt-BR"/>
              </w:rPr>
            </w:pPr>
            <w:r>
              <w:rPr>
                <w:sz w:val="20"/>
                <w:szCs w:val="20"/>
                <w:lang w:val="pt-BR"/>
              </w:rPr>
              <w:t>A transição de 10 lux a 5 lux não pode ocorrer em menos de cinco minutos</w:t>
            </w:r>
          </w:p>
        </w:tc>
      </w:tr>
      <w:tr w:rsidR="006B1E66" w:rsidRPr="00F96471" w14:paraId="7F169890" w14:textId="77777777">
        <w:tc>
          <w:tcPr>
            <w:tcW w:w="1700" w:type="dxa"/>
            <w:tcMar>
              <w:top w:w="70" w:type="dxa"/>
              <w:left w:w="90" w:type="dxa"/>
              <w:bottom w:w="70" w:type="dxa"/>
              <w:right w:w="90" w:type="dxa"/>
            </w:tcMar>
          </w:tcPr>
          <w:p w14:paraId="4670E102" w14:textId="77777777" w:rsidR="006B1E66" w:rsidRPr="000F5B8B" w:rsidRDefault="00CC3326">
            <w:pPr>
              <w:rPr>
                <w:lang w:val="pt-BR"/>
              </w:rPr>
            </w:pPr>
            <w:r>
              <w:rPr>
                <w:sz w:val="20"/>
                <w:szCs w:val="20"/>
                <w:lang w:val="pt-BR"/>
              </w:rPr>
              <w:t>Degrau de atualização da rampa</w:t>
            </w:r>
          </w:p>
        </w:tc>
        <w:tc>
          <w:tcPr>
            <w:tcW w:w="2500" w:type="dxa"/>
            <w:tcMar>
              <w:top w:w="70" w:type="dxa"/>
              <w:left w:w="90" w:type="dxa"/>
              <w:bottom w:w="70" w:type="dxa"/>
              <w:right w:w="90" w:type="dxa"/>
            </w:tcMar>
          </w:tcPr>
          <w:p w14:paraId="7374EAAE" w14:textId="77777777" w:rsidR="006B1E66" w:rsidRPr="00430DB3" w:rsidRDefault="00CC3326">
            <w:pPr>
              <w:rPr>
                <w:lang w:val="pt-BR"/>
              </w:rPr>
            </w:pPr>
            <w:r w:rsidRPr="00430DB3">
              <w:rPr>
                <w:sz w:val="20"/>
                <w:szCs w:val="20"/>
                <w:lang w:val="pt-BR"/>
              </w:rPr>
              <w:t>Um passo a cada 5 s, executado pelo próprio nó, com queda de 0,08 lux, ou 0,008 do fluxo pleno, por passo, a taxa arredondada para baixo</w:t>
            </w:r>
          </w:p>
        </w:tc>
        <w:tc>
          <w:tcPr>
            <w:tcW w:w="2400" w:type="dxa"/>
            <w:tcMar>
              <w:top w:w="70" w:type="dxa"/>
              <w:left w:w="90" w:type="dxa"/>
              <w:bottom w:w="70" w:type="dxa"/>
              <w:right w:w="90" w:type="dxa"/>
            </w:tcMar>
          </w:tcPr>
          <w:p w14:paraId="675C170F" w14:textId="77777777" w:rsidR="006B1E66" w:rsidRDefault="00CC3326">
            <w:proofErr w:type="spellStart"/>
            <w:proofErr w:type="gramStart"/>
            <w:r>
              <w:rPr>
                <w:sz w:val="20"/>
                <w:szCs w:val="20"/>
              </w:rPr>
              <w:t>Não</w:t>
            </w:r>
            <w:proofErr w:type="spellEnd"/>
            <w:proofErr w:type="gramEnd"/>
            <w:r>
              <w:rPr>
                <w:sz w:val="20"/>
                <w:szCs w:val="20"/>
              </w:rPr>
              <w:t xml:space="preserve"> </w:t>
            </w:r>
            <w:proofErr w:type="spellStart"/>
            <w:r>
              <w:rPr>
                <w:sz w:val="20"/>
                <w:szCs w:val="20"/>
              </w:rPr>
              <w:t>prescrito</w:t>
            </w:r>
            <w:proofErr w:type="spellEnd"/>
            <w:r>
              <w:rPr>
                <w:sz w:val="20"/>
                <w:szCs w:val="20"/>
              </w:rPr>
              <w:t xml:space="preserve"> pela norma</w:t>
            </w:r>
          </w:p>
        </w:tc>
        <w:tc>
          <w:tcPr>
            <w:tcW w:w="2471" w:type="dxa"/>
            <w:tcMar>
              <w:top w:w="70" w:type="dxa"/>
              <w:left w:w="90" w:type="dxa"/>
              <w:bottom w:w="70" w:type="dxa"/>
              <w:right w:w="90" w:type="dxa"/>
            </w:tcMar>
          </w:tcPr>
          <w:p w14:paraId="52ED9269" w14:textId="77777777" w:rsidR="006B1E66" w:rsidRPr="000F5B8B" w:rsidRDefault="00CC3326">
            <w:pPr>
              <w:rPr>
                <w:lang w:val="pt-BR"/>
              </w:rPr>
            </w:pPr>
            <w:r>
              <w:rPr>
                <w:sz w:val="20"/>
                <w:szCs w:val="20"/>
                <w:lang w:val="pt-BR"/>
              </w:rPr>
              <w:t>Da ordem da resolução do sensor, o que torna a rampa contínua para efeito de medição; o limite de 1 lux por minuto é respeitado por construção</w:t>
            </w:r>
          </w:p>
        </w:tc>
      </w:tr>
    </w:tbl>
    <w:p w14:paraId="20E7C506" w14:textId="77777777" w:rsidR="006B1E66" w:rsidRPr="000F5B8B" w:rsidRDefault="00CC3326">
      <w:pPr>
        <w:spacing w:before="130" w:after="260"/>
        <w:rPr>
          <w:lang w:val="pt-BR"/>
        </w:rPr>
      </w:pPr>
      <w:r>
        <w:rPr>
          <w:sz w:val="20"/>
          <w:szCs w:val="20"/>
          <w:lang w:val="pt-BR"/>
        </w:rPr>
        <w:t>Fonte: Elaborado pelos autores (2026).</w:t>
      </w:r>
    </w:p>
    <w:p w14:paraId="767E42A1" w14:textId="77777777" w:rsidR="006B1E66" w:rsidRPr="000F5B8B" w:rsidRDefault="00CC3326">
      <w:pPr>
        <w:spacing w:after="120" w:line="360" w:lineRule="auto"/>
        <w:ind w:firstLine="709"/>
        <w:jc w:val="both"/>
        <w:rPr>
          <w:lang w:val="pt-BR"/>
        </w:rPr>
      </w:pPr>
      <w:r>
        <w:rPr>
          <w:lang w:val="pt-BR"/>
        </w:rPr>
        <w:t>A taxa máxima de decréscimo tem consequência direta sobre a demonstração, e é preferível declará-la a ser surpreendido por ela. Uma redução de 10 lux para 5 lux consome, no mínimo, cinco minutos. A norma, contudo, limita apenas o decréscimo: a elevação do fluxo não está sujeita a essa restrição, e o trabalho a mantém livre, por elevar o nível na direção do valor pleno da classe e jamais reduzir a segurança. A demonstração explora essa assimetria — diante de um evento reportado, a elevação é imediata e visível; a atenuação subsequente ocorre em rampa conduzida pelo próprio nó, visível na bancada, enquanto o painel exibe o nível-alvo de cada decisão e a iluminância medida. O que a plateia observa não é apenas a luz mudando, mas o limite de taxa da norma impondo o ritmo dessa mudança.</w:t>
      </w:r>
    </w:p>
    <w:p w14:paraId="64CF1751" w14:textId="77777777" w:rsidR="00E01C3A" w:rsidRDefault="00CC3326">
      <w:pPr>
        <w:pStyle w:val="Heading3"/>
        <w:spacing w:before="320" w:after="200" w:line="360" w:lineRule="auto"/>
        <w:rPr>
          <w:lang w:val="pt-BR"/>
        </w:rPr>
      </w:pPr>
      <w:bookmarkStart w:id="38" w:name="_Toc242567275"/>
      <w:r>
        <w:rPr>
          <w:lang w:val="pt-BR"/>
        </w:rPr>
        <w:t>3.4.3 Controle das condições de medição</w:t>
      </w:r>
      <w:bookmarkEnd w:id="38"/>
    </w:p>
    <w:p w14:paraId="77BE6FF0" w14:textId="77777777" w:rsidR="006B1E66" w:rsidRPr="000F5B8B" w:rsidRDefault="00CC3326">
      <w:pPr>
        <w:spacing w:after="120" w:line="360" w:lineRule="auto"/>
        <w:ind w:firstLine="709"/>
        <w:jc w:val="both"/>
        <w:rPr>
          <w:lang w:val="pt-BR"/>
        </w:rPr>
      </w:pPr>
      <w:r>
        <w:rPr>
          <w:lang w:val="pt-BR"/>
        </w:rPr>
        <w:lastRenderedPageBreak/>
        <w:t>Medir 10 lux sob a iluminação de um recinto interno não produz resultado interpretável. O plano de medição é, por isso, alojado em anteparo opaco de face interna fosca, com a luminária em uma extremidade e o sensor na outra (Figura 2). A providência não é expediente de conveniência: é condição para que a grandeza medida seja a iluminância produzida pelo nó.</w:t>
      </w:r>
    </w:p>
    <w:p w14:paraId="5FD95182" w14:textId="13A53594" w:rsidR="00044D5A" w:rsidRPr="008C0B6A" w:rsidRDefault="00285AB3">
      <w:pPr>
        <w:keepNext/>
        <w:spacing w:before="130" w:after="60"/>
        <w:jc w:val="center"/>
        <w:rPr>
          <w:lang w:val="pt-BR"/>
        </w:rPr>
      </w:pPr>
      <w:bookmarkStart w:id="39" w:name="_Toc242567230"/>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Interior do anteparo: luminária em uma extremidade e sensor na outra</w:t>
      </w:r>
      <w:bookmarkEnd w:id="39"/>
    </w:p>
    <w:p w14:paraId="2F18C3DD" w14:textId="77777777" w:rsidR="00E01C3A" w:rsidRDefault="00CC3326">
      <w:pPr>
        <w:spacing w:before="240"/>
        <w:jc w:val="center"/>
        <w:rPr>
          <w:lang w:val="pt-BR"/>
        </w:rPr>
      </w:pPr>
      <w:r>
        <w:rPr>
          <w:noProof/>
          <w:lang w:val="pt-BR"/>
        </w:rPr>
        <w:drawing>
          <wp:inline distT="0" distB="0" distL="0" distR="0" wp14:anchorId="56549F5B" wp14:editId="07724E36">
            <wp:extent cx="4320000" cy="4433385"/>
            <wp:effectExtent l="0" t="0" r="0" b="0"/>
            <wp:docPr id="105"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ura 2"/>
                    <pic:cNvPicPr/>
                  </pic:nvPicPr>
                  <pic:blipFill>
                    <a:blip r:embed="rId9"/>
                    <a:stretch>
                      <a:fillRect/>
                    </a:stretch>
                  </pic:blipFill>
                  <pic:spPr>
                    <a:xfrm>
                      <a:off x="0" y="0"/>
                      <a:ext cx="4320000" cy="4433385"/>
                    </a:xfrm>
                    <a:prstGeom prst="rect">
                      <a:avLst/>
                    </a:prstGeom>
                  </pic:spPr>
                </pic:pic>
              </a:graphicData>
            </a:graphic>
          </wp:inline>
        </w:drawing>
      </w:r>
    </w:p>
    <w:p w14:paraId="641ED4BE" w14:textId="77777777" w:rsidR="00044D5A" w:rsidRPr="008C0B6A" w:rsidRDefault="00285AB3">
      <w:pPr>
        <w:spacing w:after="280"/>
        <w:jc w:val="center"/>
        <w:rPr>
          <w:lang w:val="pt-BR"/>
        </w:rPr>
      </w:pPr>
      <w:r>
        <w:rPr>
          <w:sz w:val="20"/>
          <w:szCs w:val="20"/>
          <w:lang w:val="pt-BR"/>
        </w:rPr>
        <w:t>Fonte: Acervo dos autores (2026).</w:t>
      </w:r>
    </w:p>
    <w:p w14:paraId="0DD4669A" w14:textId="77777777" w:rsidR="006B1E66" w:rsidRPr="000F5B8B" w:rsidRDefault="00CC3326">
      <w:pPr>
        <w:spacing w:after="120" w:line="360" w:lineRule="auto"/>
        <w:ind w:firstLine="709"/>
        <w:jc w:val="both"/>
        <w:rPr>
          <w:lang w:val="pt-BR"/>
        </w:rPr>
      </w:pPr>
      <w:r>
        <w:rPr>
          <w:lang w:val="pt-BR"/>
        </w:rPr>
        <w:t>Antes de cada sessão de medição registra-se a iluminância residual com o módulo de luz desligado. Esse valor é subtraído das leituras e reportado junto aos resultados. Sessões em que a residual ultrapasse cinco por cento do valor da classe são descartadas e repetidas.</w:t>
      </w:r>
    </w:p>
    <w:p w14:paraId="2870D2CD" w14:textId="77777777" w:rsidR="00847C0D" w:rsidRPr="00430DB3" w:rsidRDefault="00CC3326">
      <w:pPr>
        <w:spacing w:after="120" w:line="360" w:lineRule="auto"/>
        <w:ind w:firstLine="709"/>
        <w:jc w:val="both"/>
        <w:rPr>
          <w:lang w:val="pt-BR"/>
        </w:rPr>
      </w:pPr>
      <w:r>
        <w:rPr>
          <w:lang w:val="pt-BR"/>
        </w:rPr>
        <w:t xml:space="preserve">Antes de cada sessão, a bancada é mantida a ciclo de trabalho pleno até estabilizar, considerada estável quando a média de um minuto difere menos de 0,1 % da do minuto anterior. No ensaio realizado na primeira caixa, a média subiu 0,34 % nos primeiros minutos e estabilizou em cerca de três minutos com a bancada fria, e em cerca de trinta segundos com ela já aquecida. Após cada troca de ciclo de trabalho, </w:t>
      </w:r>
      <w:r>
        <w:rPr>
          <w:lang w:val="pt-BR"/>
        </w:rPr>
        <w:lastRenderedPageBreak/>
        <w:t>as duas primeiras leituras do sensor são descartadas, por provirem de integração iniciada antes da troca.</w:t>
      </w:r>
    </w:p>
    <w:p w14:paraId="0B53C670" w14:textId="77777777" w:rsidR="00E01C3A" w:rsidRDefault="00CC3326">
      <w:pPr>
        <w:pStyle w:val="Heading3"/>
        <w:spacing w:before="320" w:after="200" w:line="360" w:lineRule="auto"/>
        <w:rPr>
          <w:lang w:val="pt-BR"/>
        </w:rPr>
      </w:pPr>
      <w:bookmarkStart w:id="40" w:name="_Toc242567276"/>
      <w:r>
        <w:rPr>
          <w:lang w:val="pt-BR"/>
        </w:rPr>
        <w:t>3.4.4 Verificação da medição e incerteza declarada</w:t>
      </w:r>
      <w:bookmarkEnd w:id="40"/>
    </w:p>
    <w:p w14:paraId="27F06080" w14:textId="77777777" w:rsidR="006B1E66" w:rsidRPr="000F5B8B" w:rsidRDefault="00CC3326">
      <w:pPr>
        <w:spacing w:after="120" w:line="360" w:lineRule="auto"/>
        <w:ind w:firstLine="709"/>
        <w:jc w:val="both"/>
        <w:rPr>
          <w:lang w:val="pt-BR"/>
        </w:rPr>
      </w:pPr>
      <w:r>
        <w:rPr>
          <w:lang w:val="pt-BR"/>
        </w:rPr>
        <w:t>A exatidão absoluta do sensor adotado não é verificada, e a bancada não dispõe de instrumento de referência calibrado contra padrão metrológico. Essa é a limitação de medição do arranjo, e convém delimitar com precisão o que ela afeta e o que não afeta.</w:t>
      </w:r>
    </w:p>
    <w:p w14:paraId="4BB2CF9D" w14:textId="77777777" w:rsidR="006B1E66" w:rsidRPr="000F5B8B" w:rsidRDefault="00CC3326">
      <w:pPr>
        <w:spacing w:after="120" w:line="360" w:lineRule="auto"/>
        <w:ind w:firstLine="709"/>
        <w:jc w:val="both"/>
        <w:rPr>
          <w:lang w:val="pt-BR"/>
        </w:rPr>
      </w:pPr>
      <w:r>
        <w:rPr>
          <w:lang w:val="pt-BR"/>
        </w:rPr>
        <w:t>Ela não afeta a verificação do invariante de segurança. Essa verificação incide sobre o nível decidido pelo sistema, como fração do fluxo pleno, antes da emissão do comando, e confronta-o com os limites da norma. É uma verificação em software, de critério integralmente externo, reproduzível por qualquer pessoa que disponha do texto normativo e dos registros de decisão. Nenhuma parcela dela depende do instrumento instalado na bancada.</w:t>
      </w:r>
    </w:p>
    <w:p w14:paraId="25D38DF5" w14:textId="77777777" w:rsidR="006B1E66" w:rsidRPr="000F5B8B" w:rsidRDefault="00CC3326">
      <w:pPr>
        <w:spacing w:after="120" w:line="360" w:lineRule="auto"/>
        <w:ind w:firstLine="709"/>
        <w:jc w:val="both"/>
        <w:rPr>
          <w:lang w:val="pt-BR"/>
        </w:rPr>
      </w:pPr>
      <w:r>
        <w:rPr>
          <w:lang w:val="pt-BR"/>
        </w:rPr>
        <w:t>Ela também não compromete as duas grandezas que a bancada efetivamente estabelece. A primeira é a latência entre a publicação do dado e a estabilização da iluminância, que é medida em tempo e não em lux. A segunda é a trajetória normalizada do fluxo, isto é, a razão entre a iluminância corrente e a iluminância plena — e é precisamente nessa forma relativa que a norma expressa a restrição de taxa. Um erro sistemático de escala cancela-se na razão.</w:t>
      </w:r>
    </w:p>
    <w:p w14:paraId="3FF9B444" w14:textId="77777777" w:rsidR="006B1E66" w:rsidRPr="000F5B8B" w:rsidRDefault="00CC3326">
      <w:pPr>
        <w:spacing w:after="120" w:line="360" w:lineRule="auto"/>
        <w:ind w:firstLine="709"/>
        <w:jc w:val="both"/>
        <w:rPr>
          <w:lang w:val="pt-BR"/>
        </w:rPr>
      </w:pPr>
      <w:r>
        <w:rPr>
          <w:lang w:val="pt-BR"/>
        </w:rPr>
        <w:t>Tampouco afeta a consistência interna da bancada, e esta é a observação central. A iluminação plena da classe não é um valor imposto à bancada desde fora: é definida como o ciclo de trabalho em que o sensor registra o valor da classe. O piso de atenuação e a taxa máxima de decréscimo são, por sua vez, estabelecidos em relação a essa mesma referência — duas classes abaixo, um décimo por minuto. Um erro sistemático de escala desloca conjuntamente os três valores e não altera nenhuma das relações entre eles. O que a bancada demonstra é que a decisão comandada é executada e que a trajetória obedece aos limites, e isso permanece verdadeiro sob qualquer fator de escala constante.</w:t>
      </w:r>
    </w:p>
    <w:p w14:paraId="69855A62" w14:textId="77777777" w:rsidR="006B1E66" w:rsidRPr="000F5B8B" w:rsidRDefault="00CC3326">
      <w:pPr>
        <w:spacing w:after="120" w:line="360" w:lineRule="auto"/>
        <w:ind w:firstLine="709"/>
        <w:jc w:val="both"/>
        <w:rPr>
          <w:lang w:val="pt-BR"/>
        </w:rPr>
      </w:pPr>
      <w:r>
        <w:rPr>
          <w:lang w:val="pt-BR"/>
        </w:rPr>
        <w:t xml:space="preserve">Restam, portanto, três propriedades a estabelecer, todas insensíveis ao erro sistemático e todas verificáveis com uma única cadeia de medição. A primeira é a repetibilidade: cada nível comandado é repetido em séries independentes, e a </w:t>
      </w:r>
      <w:r>
        <w:rPr>
          <w:lang w:val="pt-BR"/>
        </w:rPr>
        <w:lastRenderedPageBreak/>
        <w:t>dispersão das leituras é reportada. A segunda é a monotonicidade e a linearidade da resposta: o ciclo de trabalho é varrido em degraus ao longo de toda a excursão, e a curva de iluminância resultante é levantada e reportada, por ser a propriedade de que dependem as afirmações relativas. A terceira é o controle da parcela ambiente, tratado em 3.4.3. Nenhuma delas se confunde com a verificação prevista na norma para instalações, nos termos delimitados na abertura de 3.4.2.</w:t>
      </w:r>
    </w:p>
    <w:p w14:paraId="3BE95EF5" w14:textId="77777777" w:rsidR="00847C0D" w:rsidRPr="00430DB3" w:rsidRDefault="00CC3326">
      <w:pPr>
        <w:spacing w:after="120" w:line="360" w:lineRule="auto"/>
        <w:ind w:firstLine="709"/>
        <w:jc w:val="both"/>
        <w:rPr>
          <w:lang w:val="pt-BR"/>
        </w:rPr>
      </w:pPr>
      <w:r>
        <w:rPr>
          <w:lang w:val="pt-BR"/>
        </w:rPr>
        <w:t>O procedimento de calibração estabelece essas propriedades em uma única sessão. Medida a residual, o ciclo de trabalho é varrido em 33 degraus, em três séries independentes, e cada ponto é a média de três leituras. Os ciclos de trabalho correspondentes a 10 lux e a 5 lux são então localizados por bisseção sobre o próprio hardware — cada passo da busca é uma medição, e nenhum valor decorre de conta sobre o teto — e cada um é repetido três vezes, com apagamento entre as repetições. A tabela que converte nível em ciclo de trabalho, gravada no banco e na memória do nó, contém apenas pontos medidos, com o fluxo pleno e o piso exatamente nos ciclos localizados; entre pontos medidos, o nó interpola linearmente. Na sessão adotada, feita na caixa atual, 10 lux correspondem a 65,6 % do ciclo de trabalho e 5 lux a 34,0 %, e a maior dispersão entre séries na faixa de operação foi de 0,86 %; as três repetições do pleno deram a mesma leitura, e as do piso diferiram em 0,73 %. Em ensaio de estabilidade de dez minutos a ciclo pleno, feito na primeira caixa, o desvio-padrão das leituras foi de 0,2 %, no limite da resolução do sensor.</w:t>
      </w:r>
    </w:p>
    <w:p w14:paraId="02ECB26D" w14:textId="77777777" w:rsidR="00372878" w:rsidRPr="00430DB3" w:rsidRDefault="00285AB3">
      <w:pPr>
        <w:spacing w:after="120" w:line="360" w:lineRule="auto"/>
        <w:ind w:firstLine="709"/>
        <w:jc w:val="both"/>
        <w:rPr>
          <w:lang w:val="pt-BR"/>
        </w:rPr>
      </w:pPr>
      <w:r>
        <w:rPr>
          <w:lang w:val="pt-BR"/>
        </w:rPr>
        <w:t>Antes de cada sessão, a calibração vigente é conferida sem troca de programa no nó. O firmware aceita, pela porta serial, um modo de manutenção em que ignora os comandos do serviço de decisão, e um procedimento automatizado mede a residual e a iluminância nos níveis 1,0, 0,75 e 0,5, convertidos pela tabela gravada, e compara cada uma com o valor esperado sob a mesma tolerância do diagnóstico (3.4.5). Aprovada a conferência, abre-se a sessão de medição com a residual do momento. Reprovada, a calibração é refeita no mesmo procedimento, e a tabela nova é gravada no banco e enviada à memória do nó, sem recompilação do firmware.</w:t>
      </w:r>
    </w:p>
    <w:p w14:paraId="4D85B5C5" w14:textId="77777777" w:rsidR="006B1E66" w:rsidRPr="000F5B8B" w:rsidRDefault="00CC3326">
      <w:pPr>
        <w:spacing w:after="120" w:line="360" w:lineRule="auto"/>
        <w:ind w:firstLine="709"/>
        <w:jc w:val="both"/>
        <w:rPr>
          <w:lang w:val="pt-BR"/>
        </w:rPr>
      </w:pPr>
      <w:r>
        <w:rPr>
          <w:lang w:val="pt-BR"/>
        </w:rPr>
        <w:t xml:space="preserve">O trabalho não afirma exatidão metrológica em iluminância, e o texto registra essa restrição entre as limitações. Afirma repetibilidade, monotonicidade e consistência interna da escala, que são as propriedades de que seus resultados dependem. A verificação cruzada contra instrumento de referência calibrado, ou contra segunda cadeia de medição de arquitetura distinta, figura entre as </w:t>
      </w:r>
      <w:r>
        <w:rPr>
          <w:lang w:val="pt-BR"/>
        </w:rPr>
        <w:lastRenderedPageBreak/>
        <w:t>recomendações de 6.1. A distinção entre o que o arranjo estabelece e o que ele não estabelece é, ela própria, parte do que se pretende demonstrar.</w:t>
      </w:r>
    </w:p>
    <w:p w14:paraId="1D9B2CEC" w14:textId="77777777" w:rsidR="006B1E66" w:rsidRPr="000F5B8B" w:rsidRDefault="00CC3326">
      <w:pPr>
        <w:spacing w:after="120" w:line="360" w:lineRule="auto"/>
        <w:ind w:firstLine="709"/>
        <w:jc w:val="both"/>
        <w:rPr>
          <w:lang w:val="pt-BR"/>
        </w:rPr>
      </w:pPr>
      <w:r>
        <w:rPr>
          <w:lang w:val="pt-BR"/>
        </w:rPr>
        <w:t>A escolha por um único nó é deliberada e declarada. O objeto do trabalho é a camada de decisão, não o dispositivo; multiplicar nós acrescentaria custo e tempo sem acrescentar resultado. O controle coordenado de múltiplas luminárias é registrado entre as limitações e entre as recomendações de 6.1.</w:t>
      </w:r>
    </w:p>
    <w:p w14:paraId="651728DB" w14:textId="77777777" w:rsidR="00E01C3A" w:rsidRDefault="00CC3326">
      <w:pPr>
        <w:pStyle w:val="Heading3"/>
        <w:spacing w:before="320" w:after="200" w:line="360" w:lineRule="auto"/>
        <w:rPr>
          <w:lang w:val="pt-BR"/>
        </w:rPr>
      </w:pPr>
      <w:bookmarkStart w:id="41" w:name="_Toc242567277"/>
      <w:r>
        <w:rPr>
          <w:lang w:val="pt-BR"/>
        </w:rPr>
        <w:t>3.4.5 Funções de diagnóstico do ponto de luz</w:t>
      </w:r>
      <w:bookmarkEnd w:id="41"/>
    </w:p>
    <w:p w14:paraId="44875291" w14:textId="77777777" w:rsidR="00E01C3A" w:rsidRDefault="00CC3326">
      <w:pPr>
        <w:spacing w:after="120" w:line="360" w:lineRule="auto"/>
        <w:ind w:firstLine="709"/>
        <w:jc w:val="both"/>
        <w:rPr>
          <w:lang w:val="pt-BR"/>
        </w:rPr>
      </w:pPr>
      <w:r>
        <w:rPr>
          <w:lang w:val="pt-BR"/>
        </w:rPr>
        <w:t>O sensor de iluminância foi introduzido em 3.4 para verificar a execução da decisão. A mesma grandeza sustenta uma segunda função, e é ela que aproxima o nó do sistema de telegestão contratado pelo município: o diagnóstico do estado do ponto de luz. O Caderno de Encargos da concessão atribui à telegestão a gestão do ativo — apuração de falha, de consumo e de inventário, conforme registrado em 2.3 —, e é essa atribuição que a comparação entre o nível comandado e a iluminância medida permite exercer.</w:t>
      </w:r>
    </w:p>
    <w:p w14:paraId="16776BEE" w14:textId="77777777" w:rsidR="00E01C3A" w:rsidRDefault="00CC3326">
      <w:pPr>
        <w:spacing w:after="120" w:line="360" w:lineRule="auto"/>
        <w:ind w:firstLine="709"/>
        <w:jc w:val="both"/>
        <w:rPr>
          <w:lang w:val="pt-BR"/>
        </w:rPr>
      </w:pPr>
      <w:r>
        <w:rPr>
          <w:lang w:val="pt-BR"/>
        </w:rPr>
        <w:t>Três diagnósticos derivam dessa comparação e são avaliados sobre a bancada. O primeiro é a falha total: comando de nível não nulo acompanhado de leitura equivalente à iluminância residual registrada em 3.4.3 caracteriza luminária apagada, e a condição é induzida deliberadamente, por interrupção do ramo de potência, para que a detecção seja verificada e não apenas afirmada. O segundo é a divergência entre o nível emitido e o nível entregue, apurada a cada leitura recebida sobre a razão entre a iluminância medida e a correspondente ao comando. O terceiro é o alerta de perda de controle, emitido quando a divergência persiste acima de tolerância declarada por número de leituras consecutivas.</w:t>
      </w:r>
    </w:p>
    <w:p w14:paraId="7E744879" w14:textId="77777777" w:rsidR="00E01C3A" w:rsidRDefault="00CC3326">
      <w:pPr>
        <w:spacing w:after="120" w:line="360" w:lineRule="auto"/>
        <w:ind w:firstLine="709"/>
        <w:jc w:val="both"/>
        <w:rPr>
          <w:lang w:val="pt-BR"/>
        </w:rPr>
      </w:pPr>
      <w:r>
        <w:rPr>
          <w:lang w:val="pt-BR"/>
        </w:rPr>
        <w:t xml:space="preserve">A tolerância não é arbitrada: é fixada acima da dispersão apurada no ensaio de repetibilidade de 3.4.4, e nunca abaixo da resolução do instrumento no menor nível operado, de modo que o alerta não seja disparado pelo próprio instrumento. Adota-se o maior valor entre três vezes a maior dispersão relativa entre séries, apurada na sessão de calibração mais recente e restrita à faixa de operação, e um degrau e meio do sensor dividido pela iluminância do piso — 3,4 % na sessão adotada. Vale aqui a propriedade estabelecida naquela subseção — o diagnóstico opera sobre razão entre iluminâncias, e um erro sistemático de escala cancela-se na razão —, o que torna a </w:t>
      </w:r>
      <w:r>
        <w:rPr>
          <w:lang w:val="pt-BR"/>
        </w:rPr>
        <w:lastRenderedPageBreak/>
        <w:t>função exequível com a cadeia de medição disponível, apesar de a exatidão absoluta do sensor não ser verificada.</w:t>
      </w:r>
    </w:p>
    <w:p w14:paraId="4E0D40F1" w14:textId="77777777" w:rsidR="00847C0D" w:rsidRPr="00430DB3" w:rsidRDefault="00CC3326">
      <w:pPr>
        <w:spacing w:after="120" w:line="360" w:lineRule="auto"/>
        <w:ind w:firstLine="709"/>
        <w:jc w:val="both"/>
        <w:rPr>
          <w:lang w:val="pt-BR"/>
        </w:rPr>
      </w:pPr>
      <w:r>
        <w:rPr>
          <w:lang w:val="pt-BR"/>
        </w:rPr>
        <w:t>Os dois alertas têm limiares distintos porque os fenômenos são distintos. A falha total é condição inequívoca, e o alerta é aberto após três leituras consecutivas. A perda de controle é gradual — sujeira, depreciação, deslocamento —, não exige ação em segundos, e o alerta só é aberto após doze leituras, o que praticamente elimina o alarme falso. Como o nó responde a cada comando, e o comando só é emitido quando o alvo muda ou precisa ser renovado (3.5.2), as leituras são espaçadas, e o alerta de perda de controle leva dezenas de minutos para ser aberto. Em ambos os casos o alerta é registro: não altera o nível de iluminação, função que cabe exclusivamente ao failsafe do nó.</w:t>
      </w:r>
    </w:p>
    <w:p w14:paraId="6D814879" w14:textId="77777777" w:rsidR="00EB23B3" w:rsidRPr="00430DB3" w:rsidRDefault="00355771">
      <w:pPr>
        <w:spacing w:after="120" w:line="360" w:lineRule="auto"/>
        <w:ind w:firstLine="709"/>
        <w:jc w:val="both"/>
        <w:rPr>
          <w:lang w:val="pt-BR"/>
        </w:rPr>
      </w:pPr>
      <w:r>
        <w:rPr>
          <w:lang w:val="pt-BR"/>
        </w:rPr>
        <w:t>No parque, o ponto de luz não dispõe de sensor de iluminância (Quadro 2), e a grandeza de retorno é outra: o controlador de telegestão reporta as grandezas elétricas do ponto de luz (Quadro 3). A comparação conserva a forma — o medido contra o esperado para o nível comandado —, com a potência no lugar da iluminância: sob a hipótese de proporcionalidade de 3.11, a potência esperada é a nominal multiplicada pelo nível, corrigida pela curva do regulador de corrente quando esta for conhecida. Os três diagnósticos transpõem-se: a falha total, como comando de nível não nulo acompanhado de potência próxima de zero; a divergência, como razão entre a potência medida e a esperada; e a perda de controle, como divergência persistente. O que não se transpõe é o alcance. A grandeza elétrica atesta que o comando foi executado pelo regulador, e não que a luz chegou à via: a sujeira do refrator, a obstrução por vegetação e a depreciação do fluxo a potência constante passam despercebidas por ela.</w:t>
      </w:r>
    </w:p>
    <w:p w14:paraId="13C62B84" w14:textId="77777777" w:rsidR="00E01C3A" w:rsidRDefault="00CC3326">
      <w:pPr>
        <w:spacing w:after="120" w:line="360" w:lineRule="auto"/>
        <w:ind w:firstLine="709"/>
        <w:jc w:val="both"/>
        <w:rPr>
          <w:lang w:val="pt-BR"/>
        </w:rPr>
      </w:pPr>
      <w:r>
        <w:rPr>
          <w:lang w:val="pt-BR"/>
        </w:rPr>
        <w:t>Uma quarta função é identificada e expressamente não demonstrada. A queda progressiva da iluminância entregue a comando constante caracteriza depreciação do fluxo luminoso, grandeza que a ABNT NBR 5101 trata sob o termo fator de manutenção sem lhe fixar valor numérico. Um ponto de luz que mede o que entrega poderia estimá-lo empiricamente, em lugar de adotá-lo por tabela — possibilidade que a arquitetura habilita e que o prazo deste trabalho não permite verificar, por se tratar de fenômeno de milhares de horas de operação. Fica registrada entre as recomendações de 6.1.</w:t>
      </w:r>
    </w:p>
    <w:p w14:paraId="34802D9D" w14:textId="77777777" w:rsidR="00E01C3A" w:rsidRDefault="00CC3326">
      <w:pPr>
        <w:spacing w:after="120" w:line="360" w:lineRule="auto"/>
        <w:ind w:firstLine="709"/>
        <w:jc w:val="both"/>
        <w:rPr>
          <w:lang w:val="pt-BR"/>
        </w:rPr>
      </w:pPr>
      <w:r>
        <w:rPr>
          <w:lang w:val="pt-BR"/>
        </w:rPr>
        <w:lastRenderedPageBreak/>
        <w:t>Registre-se a consequência sobre a revisão bibliográfica. França Filho e Tavares (2025), apresentados em 2.8 como delimitação por contraste, por tratarem da confiabilidade do ativo e não da decisão sobre ele, passam a comparecer também como convergência: o diagnóstico aqui descrito é, em escala de um ponto de luz, a função cuja disponibilidade aqueles autores modelam em escala de parque.</w:t>
      </w:r>
    </w:p>
    <w:p w14:paraId="34629E87" w14:textId="77777777" w:rsidR="00E01C3A" w:rsidRDefault="00CC3326">
      <w:pPr>
        <w:pStyle w:val="Heading2"/>
        <w:spacing w:before="360" w:after="240" w:line="360" w:lineRule="auto"/>
        <w:rPr>
          <w:lang w:val="pt-BR"/>
        </w:rPr>
      </w:pPr>
      <w:bookmarkStart w:id="42" w:name="_Toc242567278"/>
      <w:r>
        <w:rPr>
          <w:lang w:val="pt-BR"/>
        </w:rPr>
        <w:t>3.5 Dados urbanos e construção dos cenários</w:t>
      </w:r>
      <w:bookmarkEnd w:id="42"/>
    </w:p>
    <w:p w14:paraId="46686740" w14:textId="77777777" w:rsidR="00540256" w:rsidRPr="00430DB3" w:rsidRDefault="002E4A9C">
      <w:pPr>
        <w:pStyle w:val="Heading3"/>
        <w:spacing w:before="320" w:after="200" w:line="360" w:lineRule="auto"/>
        <w:rPr>
          <w:lang w:val="pt-BR"/>
        </w:rPr>
      </w:pPr>
      <w:bookmarkStart w:id="43" w:name="_Toc242567279"/>
      <w:r>
        <w:rPr>
          <w:lang w:val="pt-BR"/>
        </w:rPr>
        <w:t>3.5.1 Conjuntos de dados e suíte de cenários</w:t>
      </w:r>
      <w:bookmarkEnd w:id="43"/>
    </w:p>
    <w:p w14:paraId="2E4DE3A8" w14:textId="77777777" w:rsidR="006B1E66" w:rsidRPr="000F5B8B" w:rsidRDefault="00CC3326">
      <w:pPr>
        <w:spacing w:after="120" w:line="360" w:lineRule="auto"/>
        <w:ind w:firstLine="709"/>
        <w:jc w:val="both"/>
        <w:rPr>
          <w:lang w:val="pt-BR"/>
        </w:rPr>
      </w:pPr>
      <w:r>
        <w:rPr>
          <w:lang w:val="pt-BR"/>
        </w:rPr>
        <w:t>Os cenários submetidos ao sistema são construídos pelos autores. A suíte emprega um perfil sintético de movimentação ao longo da noite, e a avaliação dos componentes emprega noites reais da série de contagem de pedestres adotada em 3.6 (3.9).</w:t>
      </w:r>
    </w:p>
    <w:p w14:paraId="7D2382F6" w14:textId="77777777" w:rsidR="006B1E66" w:rsidRPr="000F5B8B" w:rsidRDefault="00CC3326">
      <w:pPr>
        <w:spacing w:after="120" w:line="360" w:lineRule="auto"/>
        <w:ind w:firstLine="709"/>
        <w:jc w:val="both"/>
        <w:rPr>
          <w:lang w:val="pt-BR"/>
        </w:rPr>
      </w:pPr>
      <w:r>
        <w:rPr>
          <w:lang w:val="pt-BR"/>
        </w:rPr>
        <w:t>Não há série pública de movimentação de pedestres por trecho de via no município (3.6). A interface emulada reproduz o formato e a semântica que uma plataforma municipal produziria, e não os seus dados, aos quais não há acesso público.</w:t>
      </w:r>
    </w:p>
    <w:p w14:paraId="56641CE3" w14:textId="77777777" w:rsidR="00E01C3A" w:rsidRDefault="00CC3326">
      <w:pPr>
        <w:spacing w:after="120" w:line="360" w:lineRule="auto"/>
        <w:ind w:firstLine="709"/>
        <w:jc w:val="both"/>
        <w:rPr>
          <w:lang w:val="pt-BR"/>
        </w:rPr>
      </w:pPr>
      <w:r>
        <w:rPr>
          <w:lang w:val="pt-BR"/>
        </w:rPr>
        <w:t>Do exposto decorre a delimitação já enunciada em 1.3: demonstra-se o preparo para a integração e especifica-se a interface que a tornaria possível, por meio de interface equivalente, e não a interoperabilidade com a plataforma municipal em operação.</w:t>
      </w:r>
    </w:p>
    <w:p w14:paraId="59B524AD" w14:textId="77777777" w:rsidR="006B1E66" w:rsidRPr="000F5B8B" w:rsidRDefault="00CC3326">
      <w:pPr>
        <w:spacing w:after="120" w:line="360" w:lineRule="auto"/>
        <w:ind w:firstLine="709"/>
        <w:jc w:val="both"/>
        <w:rPr>
          <w:lang w:val="pt-BR"/>
        </w:rPr>
      </w:pPr>
      <w:r>
        <w:rPr>
          <w:lang w:val="pt-BR"/>
        </w:rPr>
        <w:t>A suíte de cenários de avaliação é composta por situações que cobrem o espaço de entrada do sistema, incluídas as combinações conflitantes — movimentação baixa com ocorrência reportada, horário avançado com fluxo intenso — que constituem o caso interessante da decisão.</w:t>
      </w:r>
    </w:p>
    <w:p w14:paraId="154CF67D" w14:textId="77777777" w:rsidR="00847C0D" w:rsidRPr="00430DB3" w:rsidRDefault="00CC3326">
      <w:pPr>
        <w:spacing w:after="120" w:line="360" w:lineRule="auto"/>
        <w:ind w:firstLine="709"/>
        <w:jc w:val="both"/>
        <w:rPr>
          <w:lang w:val="pt-BR"/>
        </w:rPr>
      </w:pPr>
      <w:r>
        <w:rPr>
          <w:lang w:val="pt-BR"/>
        </w:rPr>
        <w:t xml:space="preserve">Completam a suíte cenários adversariais, construídos para induzir a violação — movimentação alternando entre vazio e cheio a cada minuto, fora da cadência especificada, movimentação nula declarada e interrupção da publicação pela plataforma —, e um cenário de ruído na fronteira, em que o volume oscila em torno do tercil inferior. Este último foi acrescentado depois da primeira comparação entre a inferência nebulosa e uma tabela em degraus (3.9), para exercitar a região em que as duas diferem, que nenhum cenário anterior alcançava. Fora o adversarial de </w:t>
      </w:r>
      <w:r>
        <w:rPr>
          <w:lang w:val="pt-BR"/>
        </w:rPr>
        <w:lastRenderedPageBreak/>
        <w:t>alternância, os cenários publicam o volume a cada 5 min, conforme a especificação de 3.5.2. O envelope esperado de cada cenário foi fixado antes de sua execução.</w:t>
      </w:r>
    </w:p>
    <w:p w14:paraId="4498D3A1" w14:textId="77777777" w:rsidR="00540256" w:rsidRPr="00430DB3" w:rsidRDefault="002E4A9C">
      <w:pPr>
        <w:pStyle w:val="Heading3"/>
        <w:spacing w:before="320" w:after="200" w:line="360" w:lineRule="auto"/>
        <w:rPr>
          <w:lang w:val="pt-BR"/>
        </w:rPr>
      </w:pPr>
      <w:bookmarkStart w:id="44" w:name="_Toc242567280"/>
      <w:r>
        <w:rPr>
          <w:lang w:val="pt-BR"/>
        </w:rPr>
        <w:t>3.5.2 Publicação por trecho e identificação espacial</w:t>
      </w:r>
      <w:bookmarkEnd w:id="44"/>
    </w:p>
    <w:p w14:paraId="35FBA680" w14:textId="77777777" w:rsidR="00540256" w:rsidRPr="00430DB3" w:rsidRDefault="002E4A9C">
      <w:pPr>
        <w:spacing w:after="120" w:line="360" w:lineRule="auto"/>
        <w:ind w:firstLine="709"/>
        <w:jc w:val="both"/>
        <w:rPr>
          <w:lang w:val="pt-BR"/>
        </w:rPr>
      </w:pPr>
      <w:r>
        <w:rPr>
          <w:lang w:val="pt-BR"/>
        </w:rPr>
        <w:t>A interface precisa dizer não apenas o que ocorre, mas onde. Com um único ponto de luz, todo evento valeria para ele; com mais de um, é preciso saber qual câmera observa a via que qual luminária ilumina. A plataforma publica, por isso, dois tipos de informação por trecho de via. O primeiro é o volume de movimentação: a média de pessoas presentes na área do trecho num período de 5 min. O segundo é a ocorrência de segurança ou de trânsito, publicada no momento em que é detectada, e o seu encerramento. A plataforma entrega contagem, e não nível normalizado: quem conhece a via é o serviço de decisão, que compara o volume com o movimento habitual daquele trecho (3.6).</w:t>
      </w:r>
    </w:p>
    <w:p w14:paraId="122F3C44" w14:textId="77777777" w:rsidR="002C2A03" w:rsidRPr="00430DB3" w:rsidRDefault="008C03E9">
      <w:pPr>
        <w:spacing w:after="120" w:line="360" w:lineRule="auto"/>
        <w:ind w:firstLine="709"/>
        <w:jc w:val="both"/>
        <w:rPr>
          <w:lang w:val="pt-BR"/>
        </w:rPr>
      </w:pPr>
      <w:r>
        <w:rPr>
          <w:lang w:val="pt-BR"/>
        </w:rPr>
        <w:t>O volume é ocupação, e não soma de passagens. A câmera informa quantas pessoas estão na área a cada instante, e a média dessas contagens no período é o volume. Uma pessoa que entra e sai da imagem várias vezes conta como uma em cada instante em que está presente, e nunca como várias; uma detecção intermitente reduz a média, sem inflá-la. O dado de origem é o analítico de contagem de pessoas por área que o termo de referência da plataforma já exige (2.3). A detecção de densidade serviria igualmente, se publicada como número, convertida em pessoas pela área do trecho; a contagem de passagens não serve, justamente por somar duas vezes a mesma pessoa.</w:t>
      </w:r>
    </w:p>
    <w:p w14:paraId="3927C649" w14:textId="77777777" w:rsidR="002C2A03" w:rsidRPr="00430DB3" w:rsidRDefault="008C03E9">
      <w:pPr>
        <w:spacing w:after="120" w:line="360" w:lineRule="auto"/>
        <w:ind w:firstLine="709"/>
        <w:jc w:val="both"/>
        <w:rPr>
          <w:lang w:val="pt-BR"/>
        </w:rPr>
      </w:pPr>
      <w:r>
        <w:rPr>
          <w:lang w:val="pt-BR"/>
        </w:rPr>
        <w:t>O período de 5 min não é arbitrário: é o tempo mínimo que a ABNT NBR 5101 impõe para descer do fluxo pleno ao piso da classe (6.10.2). Publicar com frequência maior não faria a luz descer mais depressa, e só multiplicaria as mensagens. Cada volume vale por 15 min, três períodos: duas publicações podem se perder sem efeito, e, vencido o prazo sem renovação, o serviço decide o nível pleno (3.7). A validade do comando enviado ao nó acompanha a do volume que o sustenta, de modo que, sem dado vigente, o nó volta ao pleno no mesmo instante em que o serviço o decidiria (3.4). A ocorrência não espera o período, porque leva a luz à classe da via na hora; vale até que a plataforma publique o seu encerramento ou até vencer a vigência informada, o que vier primeiro, e, sem vigência informada, 15 min.</w:t>
      </w:r>
    </w:p>
    <w:p w14:paraId="45EEA03B" w14:textId="77777777" w:rsidR="002C2A03" w:rsidRPr="00430DB3" w:rsidRDefault="008C03E9">
      <w:pPr>
        <w:spacing w:after="120" w:line="360" w:lineRule="auto"/>
        <w:ind w:firstLine="709"/>
        <w:jc w:val="both"/>
        <w:rPr>
          <w:lang w:val="pt-BR"/>
        </w:rPr>
      </w:pPr>
      <w:r>
        <w:rPr>
          <w:lang w:val="pt-BR"/>
        </w:rPr>
        <w:lastRenderedPageBreak/>
        <w:t>A interface admite dois modos de envio, à escolha da plataforma: um trecho por mensagem ou um pacote com os trechos de uma região, de até 500 itens. Nos dois, cada trecho deve ser atualizado a cada 5 min, e os envios devem ser distribuídos ao longo do período, e não concentrados no mesmo instante. Com 50 mil câmeras, isso resulta em cerca de 170 publicações por segundo, carga modesta para um serviço em nuvem. No pacote, um item inválido é recusado sozinho, com o motivo, e os demais são gravados. Resumir o dado na origem e publicar apenas a medida derivada reforça a proteção de dados de 3.10: a média de um período diz ainda menos sobre cada pessoa do que a contagem de um instante.</w:t>
      </w:r>
    </w:p>
    <w:p w14:paraId="6E85DCBC" w14:textId="77777777" w:rsidR="00540256" w:rsidRPr="00430DB3" w:rsidRDefault="002E4A9C">
      <w:pPr>
        <w:spacing w:after="120" w:line="360" w:lineRule="auto"/>
        <w:ind w:firstLine="709"/>
        <w:jc w:val="both"/>
        <w:rPr>
          <w:lang w:val="pt-BR"/>
        </w:rPr>
      </w:pPr>
      <w:r>
        <w:rPr>
          <w:lang w:val="pt-BR"/>
        </w:rPr>
        <w:t>As duas pontas da cadeia já são georreferenciadas. As câmeras do Smart Sampa são cadastradas com latitude, longitude, endereço, distrito e subprefeitura (SÃO PAULO, 2024). O Caderno de Encargos exige o cadastro técnico georreferenciado do parque, com posição e código cadastral de cada ponto de luz, integrado à base cartográfica do município, e é por esse cadastro que a telegestão atua sobre cada ponto (SÃO PAULO, 2015, itens 13, 13.1 e 13.3). O cadastro é público: o GeoSampa, portal cartográfico municipal, publicava, em consulta de 27 de setembro de 2026, 662.945 pontos de iluminação, cada um com placa e coordenadas, e 218.768 segmentos de logradouro, cada um com o código oficial do logradouro e sua geometria (SÃO PAULO, 2026c). O que falta é a regra que liga um lugar observado a um ponto de luz.</w:t>
      </w:r>
    </w:p>
    <w:p w14:paraId="20720851" w14:textId="77777777" w:rsidR="00540256" w:rsidRPr="00430DB3" w:rsidRDefault="002E4A9C">
      <w:pPr>
        <w:spacing w:after="120" w:line="360" w:lineRule="auto"/>
        <w:ind w:firstLine="709"/>
        <w:jc w:val="both"/>
        <w:rPr>
          <w:lang w:val="pt-BR"/>
        </w:rPr>
      </w:pPr>
      <w:r>
        <w:rPr>
          <w:lang w:val="pt-BR"/>
        </w:rPr>
        <w:t>Adota-se como unidade espacial o segmento de logradouro do GeoSampa, identificado pelo código do próprio cadastro. Cada ponto de luz associa-se a todo trecho cuja linha passe a até 25 m de sua posição, distância medida no sistema de coordenadas plano da base cartográfica. A relação é de muitos para muitos: um poste de esquina ilumina mais de um trecho, e um trecho é iluminado por vários postes. A decisão de cada ponto considera todos os trechos associados a ele, pelo lado seguro — vale o maior volume entre os trechos, e há ocorrência se qualquer trecho a reportar. Cada publicação refere-se a um único trecho, e o raio e o critério da associação são gravados junto com ela, de modo que a regra seja reconstituível e ajustável por operação sobre dado. A outra ligação, entre cada câmera e os trechos que ela observa, cabe à plataforma, que conhece a posição e o campo de visão de cada câmera: é ela que publica o volume já referido ao código do trecho (Quadro 18). Este trabalho não constrói nem verifica essa associação.</w:t>
      </w:r>
    </w:p>
    <w:p w14:paraId="51B5D42E" w14:textId="77777777" w:rsidR="00540256" w:rsidRPr="00430DB3" w:rsidRDefault="002E4A9C">
      <w:pPr>
        <w:spacing w:after="120" w:line="360" w:lineRule="auto"/>
        <w:ind w:firstLine="709"/>
        <w:jc w:val="both"/>
        <w:rPr>
          <w:lang w:val="pt-BR"/>
        </w:rPr>
      </w:pPr>
      <w:r>
        <w:rPr>
          <w:lang w:val="pt-BR"/>
        </w:rPr>
        <w:lastRenderedPageBreak/>
        <w:t>A associação foi construída sobre dado real. Recortou-se do GeoSampa um quarteirão do Jardim Helena, na zona leste, com 16 trechos e 36 postes. O nó de bancada representa um desses postes, próximo de uma esquina e associado a três trechos, e um segundo ponto, simulado, representa um poste de meio de quadra, associado a um único trecho. Dois achados decorrem do dado. O primeiro é que os segmentos do cadastro são curtos, de 30 m a 100 m, e com o raio adotado 17 dos 36 postes caem em três ou mais trechos, o que é conservador para a segurança e reduz a atenuação. O segundo é que o cadastro tem ruído — placa duplicada, poste a mais de 25 m de qualquer trecho, endereço em texto livre —, e por isso a associação é geométrica, e não por nome de rua.</w:t>
      </w:r>
    </w:p>
    <w:p w14:paraId="4799D0DC" w14:textId="77777777" w:rsidR="00540256" w:rsidRPr="00430DB3" w:rsidRDefault="002E4A9C">
      <w:pPr>
        <w:spacing w:after="120" w:line="360" w:lineRule="auto"/>
        <w:ind w:firstLine="709"/>
        <w:jc w:val="both"/>
        <w:rPr>
          <w:lang w:val="pt-BR"/>
        </w:rPr>
      </w:pPr>
      <w:r>
        <w:rPr>
          <w:lang w:val="pt-BR"/>
        </w:rPr>
        <w:t>Na implantação, o comando à luminária seria endereçado pelo código cadastral do ponto no sistema de telegestão. Para essa ligação existe interface padronizada entre o sistema central de gestão e as redes de controladores de iluminação: o protocolo TALQ, cuja versão 2.7.1, de abril de 2026, é especificada como interface REST com cargas em JSON e prevê a localização de cada dispositivo e grupos para comando coletivo (TALQ CONSORTIUM, 2026). O MQTT é o meio da bancada; o que se transpõe é a semântica — ponto de luz, nível adimensional e identificador da decisão —, e não o transporte.</w:t>
      </w:r>
    </w:p>
    <w:p w14:paraId="72EE7431" w14:textId="77777777" w:rsidR="00372878" w:rsidRPr="00430DB3" w:rsidRDefault="00285AB3">
      <w:pPr>
        <w:spacing w:after="120" w:line="360" w:lineRule="auto"/>
        <w:ind w:firstLine="709"/>
        <w:jc w:val="both"/>
        <w:rPr>
          <w:lang w:val="pt-BR"/>
        </w:rPr>
      </w:pPr>
      <w:r>
        <w:rPr>
          <w:lang w:val="pt-BR"/>
        </w:rPr>
        <w:t xml:space="preserve">A arquitetura do serviço segue o que o Caderno de Encargos exige do sistema de telegestão, e não a conveniência da bancada. O Caderno exige que a lógica e os modos de atuação sejam processados no controlador de cada luminária, que funciona sem comunicação com o centro de controle; que a central envie comandos isolados ou em grupo, programações ou a atualização de uma agenda residente no controlador; e admite até 180 s para a troca de dados entre a central e a luminária (SÃO PAULO, 2015, itens 7.1.1, 7.1.2 e 7.2.1). O que foi efetivamente implantado no parque não é conhecido e não é afirmado aqui. Seguindo essas exigências, o serviço decide quando chega volume ou ocorrência de um trecho, e só para os pontos de luz daquele trecho; publica comando apenas quando o nível-alvo muda, ou quando o anterior está a menos de 5 min de vencer e o novo vence depois dele; e uma varredura a cada minuto decide de novo os pontos cujo comando está vencendo. O nó executa a rampa e volta ao pleno no vencimento (3.4). Nos cenários de 4.2, isso reduziu os comandos a cerca de 1,3 % dos passos da rampa, sem mudar os resultados. Em escala de parque, com mais de seiscentos mil pontos e volume a cada 5 min, a ordem </w:t>
      </w:r>
      <w:r>
        <w:rPr>
          <w:lang w:val="pt-BR"/>
        </w:rPr>
        <w:lastRenderedPageBreak/>
        <w:t>de grandeza passa de cerca de 120 mil comandos por segundo, se cada ponto recebesse comando a cada 5 s, para cerca de mil, cálculo e não medição.</w:t>
      </w:r>
    </w:p>
    <w:p w14:paraId="40EC67B3" w14:textId="77777777" w:rsidR="00E01C3A" w:rsidRDefault="00CC3326">
      <w:pPr>
        <w:pStyle w:val="Heading2"/>
        <w:spacing w:before="360" w:after="240" w:line="360" w:lineRule="auto"/>
        <w:rPr>
          <w:lang w:val="pt-BR"/>
        </w:rPr>
      </w:pPr>
      <w:bookmarkStart w:id="45" w:name="_Toc242567281"/>
      <w:r>
        <w:rPr>
          <w:lang w:val="pt-BR"/>
        </w:rPr>
        <w:t>3.6 Camada de previsão</w:t>
      </w:r>
      <w:bookmarkEnd w:id="45"/>
    </w:p>
    <w:p w14:paraId="48530715" w14:textId="77777777" w:rsidR="00E01C3A" w:rsidRDefault="00CC3326">
      <w:pPr>
        <w:spacing w:after="120" w:line="360" w:lineRule="auto"/>
        <w:ind w:firstLine="709"/>
        <w:jc w:val="both"/>
        <w:rPr>
          <w:lang w:val="pt-BR"/>
        </w:rPr>
      </w:pPr>
      <w:r>
        <w:rPr>
          <w:lang w:val="pt-BR"/>
        </w:rPr>
        <w:t>A camada de previsão estima o nível de movimentação na próxima janela de operação a partir das janelas anteriores. Seu treinamento requer série histórica de contagem de pedestres com granularidade inferior à hora, e aqui se impõe uma constatação que o próprio trabalho denuncia: o município de São Paulo não disponibiliza série dessa natureza em seu portal de dados abertos. A consulta ao catálogo municipal, realizada em setembro de 2026, retorna para o termo pedestre um único conjunto, o cadastro de lombadas; e os dois conjuntos intitulados fluxo de pessoas correspondem a relatórios mensais de público de equipamentos concedidos, sem granularidade horária e sem referência a via pública. A contagem de pessoas é exigida contratualmente da plataforma municipal de videomonitoramento, conforme documentado em 2.3, e não é publicada.</w:t>
      </w:r>
    </w:p>
    <w:p w14:paraId="34438E4A" w14:textId="77777777" w:rsidR="00E01C3A" w:rsidRDefault="00CC3326">
      <w:pPr>
        <w:spacing w:after="120" w:line="360" w:lineRule="auto"/>
        <w:ind w:firstLine="709"/>
        <w:jc w:val="both"/>
        <w:rPr>
          <w:lang w:val="pt-BR"/>
        </w:rPr>
      </w:pPr>
      <w:r>
        <w:rPr>
          <w:lang w:val="pt-BR"/>
        </w:rPr>
        <w:t>Adota-se, em consequência, a contagem automática de pedestres da cidade de Zurique, em valores de 15 min e sob licença aberta (STADT ZÜRICH, 2026), que mede o mesmo fenômeno que a classe P da ABNT NBR 5101 disciplina: a circulação de pedestres em via urbana. Emprega-se a janela de 2016 a 2019, anterior à pandemia; o arquivo foi baixado em 30 de setembro de 2026, e o resumo SHA-256 da cópia empregada é registrado, uma vez que o portal o atualiza. Entre as séries públicas com histórico de anos localizadas pelos autores, a de 15 min é a mais próxima do período de 5 min em que a interface especificada publica o volume (3.5.2).</w:t>
      </w:r>
    </w:p>
    <w:p w14:paraId="1EB688AC" w14:textId="77777777" w:rsidR="00E01C3A" w:rsidRDefault="00CC3326">
      <w:pPr>
        <w:spacing w:after="120" w:line="360" w:lineRule="auto"/>
        <w:ind w:firstLine="709"/>
        <w:jc w:val="both"/>
        <w:rPr>
          <w:lang w:val="pt-BR"/>
        </w:rPr>
      </w:pPr>
      <w:r>
        <w:rPr>
          <w:lang w:val="pt-BR"/>
        </w:rPr>
        <w:t>A substituição da série é declarada e delimitada. Os valores absolutos de contagem de Zurique não são transponíveis a uma via paulistana, e o trabalho não os transpõe: as grandezas que alimentam a inferência são normalizadas em relação à distribuição do próprio ponto de medição — divididas pelo percentil 99 da contagem do ponto, e não pelo máximo, que corresponde a evento isolado e achataria o restante da distribuição, com o nível limitado a 1 —, de modo que o que se transfere é a estrutura — a forma do ciclo diário e semanal e a dependência temporal entre janelas —, e não o patamar. A especificação de interface produzida como resultado define o formato em que a série municipal precisaria ser publicada para que o modelo fosse retreinado sobre dados locais, o que converte a limitação em requisito documentado.</w:t>
      </w:r>
    </w:p>
    <w:p w14:paraId="5BA5F584" w14:textId="77777777" w:rsidR="00E01C3A" w:rsidRDefault="00CC3326">
      <w:pPr>
        <w:spacing w:after="120" w:line="360" w:lineRule="auto"/>
        <w:ind w:firstLine="709"/>
        <w:jc w:val="both"/>
        <w:rPr>
          <w:lang w:val="pt-BR"/>
        </w:rPr>
      </w:pPr>
      <w:r>
        <w:rPr>
          <w:lang w:val="pt-BR"/>
        </w:rPr>
        <w:lastRenderedPageBreak/>
        <w:t>O protocolo de avaliação é o usual para séries temporais e evita vazamento de informação: a partição entre treino e teste é cronológica, com o período final reservado ao teste, e o desempenho é reportado em erro absoluto médio e em raiz do erro quadrático médio. O modelo é confrontado com duas referências ingênuas — a persistência, que projeta o valor corrente, e a média sazonal, que projeta a média histórica daquela hora naquele dia da semana. É confrontado também com dois modelos de aprendizado treinados sobre a mesma partição e os mesmos atributos, sem ajuste de hiperparâmetros: uma regressão linear, o modelo mais simples da família, e uma floresta aleatória, o outro modelo de árvores de uso corrente. A regra de leitura foi registrada antes do treino: há superioridade quando o erro absoluto médio é ao menos 2 % menor e menor na maioria dos sensores; diferença abaixo de 2 % é equivalência. A comparação é o que separa aprendizado de ornamento: caso o modelo treinado não supere as referências, o resultado é reportado como tal, e a conclusão é que um perfil horário fixo bastaria ao caso — achado igualmente informativo para a especificação da interface.</w:t>
      </w:r>
    </w:p>
    <w:p w14:paraId="08C8AA4A" w14:textId="77777777" w:rsidR="00847C0D" w:rsidRPr="00430DB3" w:rsidRDefault="00CC3326">
      <w:pPr>
        <w:spacing w:after="120" w:line="360" w:lineRule="auto"/>
        <w:ind w:firstLine="709"/>
        <w:jc w:val="both"/>
        <w:rPr>
          <w:lang w:val="pt-BR"/>
        </w:rPr>
      </w:pPr>
      <w:r>
        <w:rPr>
          <w:lang w:val="pt-BR"/>
        </w:rPr>
        <w:t>São retidos os 14 pontos com ao menos 730 dias de registro e cobertura igual ou superior a 95 % na janela, 12 deles com dados no ano de teste; o treino vai até 2018, e o teste é o ano de 2019. A preparação segue roteiro fixado antes do treino: os carimbos repetidos na mudança de horário de verão são combinados pela média; sequências de contagem nula por oito horas ou mais que incluam horário diurno são tratadas como sensor travado e descartadas; o percentil 99 de cada ponto é calculado só no treino. Os atributos do modelo são o nível de 15, 30, 45 e 60 min, de 2 h, de 24 h e de 7 dias antes; as médias da última hora, das últimas três e das últimas vinte e quatro horas; a hora do dia, o quarto de hora, o instante do dia em forma de seno e cosseno, o dia da semana, o fim de semana e o feriado. O alvo é o nível médio dos 60 min seguintes. No treino, os feriados são os de Zurique, onde a série é medida; em operação, os nacionais brasileiros — é o atributo que muda de calendário com a cidade, e não o modelo. Sem histórico suficiente para os atributos de atraso, o serviço recorre à persistência em vez de extrapolar sobre a lacuna.</w:t>
      </w:r>
    </w:p>
    <w:p w14:paraId="15398A7D" w14:textId="77777777" w:rsidR="00540256" w:rsidRPr="00430DB3" w:rsidRDefault="002E4A9C">
      <w:pPr>
        <w:spacing w:after="120" w:line="360" w:lineRule="auto"/>
        <w:ind w:firstLine="709"/>
        <w:jc w:val="both"/>
        <w:rPr>
          <w:lang w:val="pt-BR"/>
        </w:rPr>
      </w:pPr>
      <w:r>
        <w:rPr>
          <w:lang w:val="pt-BR"/>
        </w:rPr>
        <w:t xml:space="preserve">Em operação, a série não chega pronta: o serviço a constrói a partir dos volumes de cada trecho (3.5.2), como média das médias de 5 min em blocos de 15 min, dividida por uma régua do trecho — o percentil 99 das médias de 15 min dos últimos 28 dias, o mesmo critério do treino, calculado quando há ao menos 672 blocos, </w:t>
      </w:r>
      <w:r>
        <w:rPr>
          <w:lang w:val="pt-BR"/>
        </w:rPr>
        <w:lastRenderedPageBreak/>
        <w:t>sete dias, de volume; até lá, um valor inicial declarado de cinco pessoas. A régua muda devagar e é recalculada uma vez por dia, e não a cada decisão. Para um ponto de luz associado a vários trechos, prevalece o maior nível normalizado entre eles, pelo mesmo lado seguro. O volume observado, que entra na inferência, é normalizado pela mesma régua, de modo que observado e previsto ficam na mesma escala. O arranque com referência arbitrada é limitação declarada em 5.3.</w:t>
      </w:r>
    </w:p>
    <w:p w14:paraId="5B829A53" w14:textId="77777777" w:rsidR="00372878" w:rsidRPr="00430DB3" w:rsidRDefault="00285AB3">
      <w:pPr>
        <w:spacing w:after="120" w:line="360" w:lineRule="auto"/>
        <w:ind w:firstLine="709"/>
        <w:jc w:val="both"/>
        <w:rPr>
          <w:lang w:val="pt-BR"/>
        </w:rPr>
      </w:pPr>
      <w:r>
        <w:rPr>
          <w:lang w:val="pt-BR"/>
        </w:rPr>
        <w:t>A régua segue quatro requisitos do projeto: escala de 0, via vazia, a 1, o cheio típico da via; pouca influência de eventos raros; estabilidade com 28 dias de dado; e cálculo simples, trecho a trecho, no banco. A normalização pelo máximo deixaria um único evento definir a escala; a padronização pela média e pelo desvio produz valores negativos e sem limite; a escala pela mediana e pela dispersão central cresce sem controle à noite, quando a mediana é quase zero; e a transformação em postos perde a proporção entre os volumes. Em 28 dias, o percentil 99 é definido por cerca dos 27 blocos mais cheios: o bastante para a estimativa ser estável, e pouco o bastante para deixar os eventos raros acima dela, onde o nível é limitado a 1. O valor 99 é critério dos autores. Num teste de sensibilidade feito depois da escolha, trocar o 99 por 95, 99,5 ou 99,9 manteve a mesma faixa de movimentação em 95,7 % a 99,2 % dos blocos noturnos de 2019, pela régua do treino e pela de 28 dias; o percentil 95 deixa 5,5 % dos blocos no limite de 1, e a variação diária da régua ficou abaixo de 5 % em 95 % dos dias, nos quatro percentis.</w:t>
      </w:r>
    </w:p>
    <w:p w14:paraId="3C6755D8" w14:textId="77777777" w:rsidR="001A5FD5" w:rsidRPr="00430DB3" w:rsidRDefault="002D2B91">
      <w:pPr>
        <w:spacing w:after="120" w:line="360" w:lineRule="auto"/>
        <w:ind w:firstLine="709"/>
        <w:jc w:val="both"/>
        <w:rPr>
          <w:lang w:val="pt-BR"/>
        </w:rPr>
      </w:pPr>
      <w:r>
        <w:rPr>
          <w:lang w:val="pt-BR"/>
        </w:rPr>
        <w:t>O erro médio não diz, por si, se a previsão melhora a decisão: as regras de 3.7 leem a movimentação prevista em três faixas, e um ganho de precisão que não mude a faixa não muda o nível. A camada é, por isso, avaliada também nos termos da decisão. No sistema, o modelo é substituído pela média sazonal calculada apenas com o histórico do próprio ponto — a média do nível na mesma hora das até quatro semanas anteriores, sem treino —, e comparam-se a energia, a janela em transição e os minutos abaixo do nível que a situação pede (3.9). Fora do sistema, mede-se o acerto da faixa — a fração dos casos em que a faixa prevista é a faixa real da hora seguinte — e, nos casos em que o nível corrente é baixo, a precisão, a revocação e a medida F1 da previsão de que a movimentação deixará a faixa baixa, que é a situação em que a previsão retém a atenuação.</w:t>
      </w:r>
    </w:p>
    <w:p w14:paraId="63550453" w14:textId="77777777" w:rsidR="001A5FD5" w:rsidRPr="00430DB3" w:rsidRDefault="002D2B91">
      <w:pPr>
        <w:spacing w:after="120" w:line="360" w:lineRule="auto"/>
        <w:ind w:firstLine="709"/>
        <w:jc w:val="both"/>
        <w:rPr>
          <w:lang w:val="pt-BR"/>
        </w:rPr>
      </w:pPr>
      <w:r>
        <w:rPr>
          <w:lang w:val="pt-BR"/>
        </w:rPr>
        <w:t xml:space="preserve">A série de Zurique substituiu, depois de obtidos os primeiros resultados, a série horária de pedestres de Melbourne (CITY OF MELBOURNE, 2026), adotada nas </w:t>
      </w:r>
      <w:r>
        <w:rPr>
          <w:lang w:val="pt-BR"/>
        </w:rPr>
        <w:lastRenderedPageBreak/>
        <w:t>versões anteriores, e a troca é declarada por ter sido decidida à vista deles. Com a série horária, o modelo superava as referências no erro, mas, no sistema, a média sazonal do próprio ponto o igualava; um experimento com protocolo fixado antes do treino, sobre a série de Zurique, mostrou que a vantagem do modelo sobre a melhor referência simples aparece na resolução de 15 min e desaparece com os mesmos dados somados por hora (4.6, Tabela 4). O critério de leitura daquele experimento — superar a melhor referência simples, no período noturno, em ao menos 2 pontos percentuais no acerto da faixa e em ao menos 0,02 na medida F1 — foi mantido para o modelo em operação. Os limiares são critério dos autores, e não valor de norma ou de literatura; o que lhes dá validade é terem sido fixados antes do resultado. Fica, da série de Melbourne, um achado: quando o dado de movimento só existe por hora, o modelo treinado é substituível por uma média sazonal, e a solução entrega menos do que a sua arquitetura permite.</w:t>
      </w:r>
    </w:p>
    <w:p w14:paraId="4F93E195" w14:textId="77777777" w:rsidR="00E01C3A" w:rsidRDefault="00CC3326">
      <w:pPr>
        <w:pStyle w:val="Heading2"/>
        <w:spacing w:before="360" w:after="240" w:line="360" w:lineRule="auto"/>
        <w:rPr>
          <w:lang w:val="pt-BR"/>
        </w:rPr>
      </w:pPr>
      <w:bookmarkStart w:id="46" w:name="_Toc242567282"/>
      <w:r>
        <w:rPr>
          <w:lang w:val="pt-BR"/>
        </w:rPr>
        <w:t>3.7 Mecanismo de decisão</w:t>
      </w:r>
      <w:bookmarkEnd w:id="46"/>
    </w:p>
    <w:p w14:paraId="7741ED83" w14:textId="77777777" w:rsidR="006B1E66" w:rsidRPr="000F5B8B" w:rsidRDefault="00CC3326">
      <w:pPr>
        <w:spacing w:after="240" w:line="360" w:lineRule="auto"/>
        <w:ind w:firstLine="709"/>
        <w:jc w:val="both"/>
        <w:rPr>
          <w:lang w:val="pt-BR"/>
        </w:rPr>
      </w:pPr>
      <w:r>
        <w:rPr>
          <w:lang w:val="pt-BR"/>
        </w:rPr>
        <w:t>A decisão é produzida por sistema de inferência nebulosa do tipo Mamdani, cuja construção compreende a definição das variáveis de entrada e de seus conjuntos linguísticos, a formulação da base de regras e o método de agregação e de defuzificação. O Quadro 7 discrimina as variáveis de entrada, entre as quais figura a estimativa produzida pela camada de previsão descrita em 3.6.</w:t>
      </w:r>
    </w:p>
    <w:p w14:paraId="3741B95F" w14:textId="272DCC4A" w:rsidR="006B1E66" w:rsidRPr="000F5B8B" w:rsidRDefault="00CC3326">
      <w:pPr>
        <w:keepNext/>
        <w:spacing w:before="260" w:after="130"/>
        <w:rPr>
          <w:lang w:val="pt-BR"/>
        </w:rPr>
      </w:pPr>
      <w:bookmarkStart w:id="47" w:name="_Toc24256721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Variáveis de entrada do sistema de decisão</w:t>
      </w:r>
      <w:bookmarkEnd w:id="4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200"/>
        <w:gridCol w:w="3771"/>
      </w:tblGrid>
      <w:tr w:rsidR="006B1E66" w14:paraId="781B3F28" w14:textId="77777777">
        <w:trPr>
          <w:tblHeader/>
        </w:trPr>
        <w:tc>
          <w:tcPr>
            <w:tcW w:w="2100" w:type="dxa"/>
            <w:shd w:val="clear" w:color="auto" w:fill="EDEDED"/>
            <w:tcMar>
              <w:top w:w="70" w:type="dxa"/>
              <w:left w:w="90" w:type="dxa"/>
              <w:bottom w:w="70" w:type="dxa"/>
              <w:right w:w="90" w:type="dxa"/>
            </w:tcMar>
          </w:tcPr>
          <w:p w14:paraId="6F7131DF" w14:textId="77777777" w:rsidR="006B1E66" w:rsidRDefault="00CC3326">
            <w:proofErr w:type="spellStart"/>
            <w:r>
              <w:rPr>
                <w:b/>
                <w:bCs/>
                <w:sz w:val="20"/>
                <w:szCs w:val="20"/>
              </w:rPr>
              <w:t>Variável</w:t>
            </w:r>
            <w:proofErr w:type="spellEnd"/>
          </w:p>
        </w:tc>
        <w:tc>
          <w:tcPr>
            <w:tcW w:w="3200" w:type="dxa"/>
            <w:shd w:val="clear" w:color="auto" w:fill="EDEDED"/>
            <w:tcMar>
              <w:top w:w="70" w:type="dxa"/>
              <w:left w:w="90" w:type="dxa"/>
              <w:bottom w:w="70" w:type="dxa"/>
              <w:right w:w="90" w:type="dxa"/>
            </w:tcMar>
          </w:tcPr>
          <w:p w14:paraId="64933956" w14:textId="77777777" w:rsidR="006B1E66" w:rsidRDefault="00CC3326">
            <w:proofErr w:type="spellStart"/>
            <w:r>
              <w:rPr>
                <w:b/>
                <w:bCs/>
                <w:sz w:val="20"/>
                <w:szCs w:val="20"/>
              </w:rPr>
              <w:t>Origem</w:t>
            </w:r>
            <w:proofErr w:type="spellEnd"/>
          </w:p>
        </w:tc>
        <w:tc>
          <w:tcPr>
            <w:tcW w:w="3771" w:type="dxa"/>
            <w:shd w:val="clear" w:color="auto" w:fill="EDEDED"/>
            <w:tcMar>
              <w:top w:w="70" w:type="dxa"/>
              <w:left w:w="90" w:type="dxa"/>
              <w:bottom w:w="70" w:type="dxa"/>
              <w:right w:w="90" w:type="dxa"/>
            </w:tcMar>
          </w:tcPr>
          <w:p w14:paraId="7F0B85DC" w14:textId="77777777" w:rsidR="006B1E66" w:rsidRDefault="00CC3326">
            <w:proofErr w:type="spellStart"/>
            <w:r>
              <w:rPr>
                <w:b/>
                <w:bCs/>
                <w:sz w:val="20"/>
                <w:szCs w:val="20"/>
              </w:rPr>
              <w:t>Justificativa</w:t>
            </w:r>
            <w:proofErr w:type="spellEnd"/>
            <w:r>
              <w:rPr>
                <w:b/>
                <w:bCs/>
                <w:sz w:val="20"/>
                <w:szCs w:val="20"/>
              </w:rPr>
              <w:t xml:space="preserve"> da </w:t>
            </w:r>
            <w:proofErr w:type="spellStart"/>
            <w:r>
              <w:rPr>
                <w:b/>
                <w:bCs/>
                <w:sz w:val="20"/>
                <w:szCs w:val="20"/>
              </w:rPr>
              <w:t>inclusão</w:t>
            </w:r>
            <w:proofErr w:type="spellEnd"/>
          </w:p>
        </w:tc>
      </w:tr>
      <w:tr w:rsidR="006B1E66" w:rsidRPr="00F96471" w14:paraId="6056080A" w14:textId="77777777">
        <w:tc>
          <w:tcPr>
            <w:tcW w:w="2100" w:type="dxa"/>
            <w:tcMar>
              <w:top w:w="70" w:type="dxa"/>
              <w:left w:w="90" w:type="dxa"/>
              <w:bottom w:w="70" w:type="dxa"/>
              <w:right w:w="90" w:type="dxa"/>
            </w:tcMar>
          </w:tcPr>
          <w:p w14:paraId="4852D3A6" w14:textId="77777777" w:rsidR="006B1E66" w:rsidRPr="000F5B8B" w:rsidRDefault="00CC3326">
            <w:pPr>
              <w:rPr>
                <w:lang w:val="pt-BR"/>
              </w:rPr>
            </w:pPr>
            <w:r>
              <w:rPr>
                <w:sz w:val="20"/>
                <w:szCs w:val="20"/>
                <w:lang w:val="pt-BR"/>
              </w:rPr>
              <w:t>Volume de movimentação no trecho</w:t>
            </w:r>
          </w:p>
        </w:tc>
        <w:tc>
          <w:tcPr>
            <w:tcW w:w="3200" w:type="dxa"/>
            <w:tcMar>
              <w:top w:w="70" w:type="dxa"/>
              <w:left w:w="90" w:type="dxa"/>
              <w:bottom w:w="70" w:type="dxa"/>
              <w:right w:w="90" w:type="dxa"/>
            </w:tcMar>
          </w:tcPr>
          <w:p w14:paraId="2C8E535C"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6B20B1E8" w14:textId="77777777" w:rsidR="006B1E66" w:rsidRPr="000F5B8B" w:rsidRDefault="00CC3326">
            <w:pPr>
              <w:rPr>
                <w:lang w:val="pt-BR"/>
              </w:rPr>
            </w:pPr>
            <w:r>
              <w:rPr>
                <w:sz w:val="20"/>
                <w:szCs w:val="20"/>
                <w:lang w:val="pt-BR"/>
              </w:rPr>
              <w:t>Média de pessoas na área do trecho nos últimos 5 min, a partir da contagem já exigida da plataforma municipal (2.3), normalizada pelo movimento habitual do trecho (3.6). A subseção 6.10.3 da norma recomenda o monitoramento do tráfego para determinar o tempo de funcionamento da iluminação adaptativa, e a classe de uma via de pedestres depende do nível de atividade de pedestres; em vias de classe M, a mesma variável seria alimentada pelo fluxo de veículos</w:t>
            </w:r>
          </w:p>
        </w:tc>
      </w:tr>
      <w:tr w:rsidR="006B1E66" w:rsidRPr="00F96471" w14:paraId="3543C8A4" w14:textId="77777777">
        <w:tc>
          <w:tcPr>
            <w:tcW w:w="2100" w:type="dxa"/>
            <w:tcMar>
              <w:top w:w="70" w:type="dxa"/>
              <w:left w:w="90" w:type="dxa"/>
              <w:bottom w:w="70" w:type="dxa"/>
              <w:right w:w="90" w:type="dxa"/>
            </w:tcMar>
          </w:tcPr>
          <w:p w14:paraId="5F7F6416" w14:textId="77777777" w:rsidR="006B1E66" w:rsidRPr="000F5B8B" w:rsidRDefault="00CC3326">
            <w:pPr>
              <w:rPr>
                <w:lang w:val="pt-BR"/>
              </w:rPr>
            </w:pPr>
            <w:r>
              <w:rPr>
                <w:sz w:val="20"/>
                <w:szCs w:val="20"/>
                <w:lang w:val="pt-BR"/>
              </w:rPr>
              <w:t>Nível de movimentação previsto para a próxima janela</w:t>
            </w:r>
          </w:p>
        </w:tc>
        <w:tc>
          <w:tcPr>
            <w:tcW w:w="3200" w:type="dxa"/>
            <w:tcMar>
              <w:top w:w="70" w:type="dxa"/>
              <w:left w:w="90" w:type="dxa"/>
              <w:bottom w:w="70" w:type="dxa"/>
              <w:right w:w="90" w:type="dxa"/>
            </w:tcMar>
          </w:tcPr>
          <w:p w14:paraId="352F94E2" w14:textId="77777777" w:rsidR="006B1E66" w:rsidRPr="00430DB3" w:rsidRDefault="00CC3326">
            <w:pPr>
              <w:rPr>
                <w:lang w:val="pt-BR"/>
              </w:rPr>
            </w:pPr>
            <w:r w:rsidRPr="00430DB3">
              <w:rPr>
                <w:sz w:val="20"/>
                <w:szCs w:val="20"/>
                <w:lang w:val="pt-BR"/>
              </w:rPr>
              <w:t>Camada de previsão, sobre o histórico de volumes do trecho (3.6)</w:t>
            </w:r>
          </w:p>
        </w:tc>
        <w:tc>
          <w:tcPr>
            <w:tcW w:w="3771" w:type="dxa"/>
            <w:tcMar>
              <w:top w:w="70" w:type="dxa"/>
              <w:left w:w="90" w:type="dxa"/>
              <w:bottom w:w="70" w:type="dxa"/>
              <w:right w:w="90" w:type="dxa"/>
            </w:tcMar>
          </w:tcPr>
          <w:p w14:paraId="7D6F635C" w14:textId="77777777" w:rsidR="006B1E66" w:rsidRPr="000F5B8B" w:rsidRDefault="00CC3326">
            <w:pPr>
              <w:rPr>
                <w:lang w:val="pt-BR"/>
              </w:rPr>
            </w:pPr>
            <w:r>
              <w:rPr>
                <w:sz w:val="20"/>
                <w:szCs w:val="20"/>
                <w:lang w:val="pt-BR"/>
              </w:rPr>
              <w:t>Antecipa a queda ou a elevação da demanda, permitindo iniciar a transição dentro do limite de taxa fixado pela subseção 6.10.2 da norma sem consumir a janela que a motiva</w:t>
            </w:r>
          </w:p>
        </w:tc>
      </w:tr>
      <w:tr w:rsidR="006B1E66" w:rsidRPr="00F96471" w14:paraId="0EF79637" w14:textId="77777777">
        <w:tc>
          <w:tcPr>
            <w:tcW w:w="2100" w:type="dxa"/>
            <w:tcMar>
              <w:top w:w="70" w:type="dxa"/>
              <w:left w:w="90" w:type="dxa"/>
              <w:bottom w:w="70" w:type="dxa"/>
              <w:right w:w="90" w:type="dxa"/>
            </w:tcMar>
          </w:tcPr>
          <w:p w14:paraId="04751E1D" w14:textId="77777777" w:rsidR="006B1E66" w:rsidRDefault="00CC3326">
            <w:proofErr w:type="spellStart"/>
            <w:r>
              <w:rPr>
                <w:sz w:val="20"/>
                <w:szCs w:val="20"/>
              </w:rPr>
              <w:lastRenderedPageBreak/>
              <w:t>Ocorrência</w:t>
            </w:r>
            <w:proofErr w:type="spellEnd"/>
            <w:r>
              <w:rPr>
                <w:sz w:val="20"/>
                <w:szCs w:val="20"/>
              </w:rPr>
              <w:t xml:space="preserve"> </w:t>
            </w:r>
            <w:proofErr w:type="spellStart"/>
            <w:r>
              <w:rPr>
                <w:sz w:val="20"/>
                <w:szCs w:val="20"/>
              </w:rPr>
              <w:t>reportada</w:t>
            </w:r>
            <w:proofErr w:type="spellEnd"/>
            <w:r>
              <w:rPr>
                <w:sz w:val="20"/>
                <w:szCs w:val="20"/>
              </w:rPr>
              <w:t xml:space="preserve"> no </w:t>
            </w:r>
            <w:proofErr w:type="spellStart"/>
            <w:r>
              <w:rPr>
                <w:sz w:val="20"/>
                <w:szCs w:val="20"/>
              </w:rPr>
              <w:t>trecho</w:t>
            </w:r>
            <w:proofErr w:type="spellEnd"/>
          </w:p>
        </w:tc>
        <w:tc>
          <w:tcPr>
            <w:tcW w:w="3200" w:type="dxa"/>
            <w:tcMar>
              <w:top w:w="70" w:type="dxa"/>
              <w:left w:w="90" w:type="dxa"/>
              <w:bottom w:w="70" w:type="dxa"/>
              <w:right w:w="90" w:type="dxa"/>
            </w:tcMar>
          </w:tcPr>
          <w:p w14:paraId="1C10EC8B" w14:textId="77777777" w:rsidR="006B1E66" w:rsidRDefault="00CC3326">
            <w:r>
              <w:rPr>
                <w:sz w:val="20"/>
                <w:szCs w:val="20"/>
              </w:rPr>
              <w:t xml:space="preserve">Interface de dados </w:t>
            </w:r>
            <w:proofErr w:type="spellStart"/>
            <w:r>
              <w:rPr>
                <w:sz w:val="20"/>
                <w:szCs w:val="20"/>
              </w:rPr>
              <w:t>urbanos</w:t>
            </w:r>
            <w:proofErr w:type="spellEnd"/>
          </w:p>
        </w:tc>
        <w:tc>
          <w:tcPr>
            <w:tcW w:w="3771" w:type="dxa"/>
            <w:tcMar>
              <w:top w:w="70" w:type="dxa"/>
              <w:left w:w="90" w:type="dxa"/>
              <w:bottom w:w="70" w:type="dxa"/>
              <w:right w:w="90" w:type="dxa"/>
            </w:tcMar>
          </w:tcPr>
          <w:p w14:paraId="504F5834" w14:textId="77777777" w:rsidR="006B1E66" w:rsidRPr="000F5B8B" w:rsidRDefault="00CC3326">
            <w:pPr>
              <w:rPr>
                <w:lang w:val="pt-BR"/>
              </w:rPr>
            </w:pPr>
            <w:r>
              <w:rPr>
                <w:sz w:val="20"/>
                <w:szCs w:val="20"/>
                <w:lang w:val="pt-BR"/>
              </w:rPr>
              <w:t>Evento de segurança ou de trânsito justifica elevação do nível independentemente da movimentação observada. Corresponde ao alerta automático que a plataforma municipal já produz</w:t>
            </w:r>
          </w:p>
        </w:tc>
      </w:tr>
      <w:tr w:rsidR="006B1E66" w:rsidRPr="00F96471" w14:paraId="34C14F44" w14:textId="77777777">
        <w:tc>
          <w:tcPr>
            <w:tcW w:w="2100" w:type="dxa"/>
            <w:tcMar>
              <w:top w:w="70" w:type="dxa"/>
              <w:left w:w="90" w:type="dxa"/>
              <w:bottom w:w="70" w:type="dxa"/>
              <w:right w:w="90" w:type="dxa"/>
            </w:tcMar>
          </w:tcPr>
          <w:p w14:paraId="4B4A6EDB" w14:textId="77777777" w:rsidR="006B1E66" w:rsidRDefault="00CC3326">
            <w:proofErr w:type="spellStart"/>
            <w:r>
              <w:rPr>
                <w:sz w:val="20"/>
                <w:szCs w:val="20"/>
              </w:rPr>
              <w:t>Faixa</w:t>
            </w:r>
            <w:proofErr w:type="spellEnd"/>
            <w:r>
              <w:rPr>
                <w:sz w:val="20"/>
                <w:szCs w:val="20"/>
              </w:rPr>
              <w:t xml:space="preserve"> </w:t>
            </w:r>
            <w:proofErr w:type="spellStart"/>
            <w:r>
              <w:rPr>
                <w:sz w:val="20"/>
                <w:szCs w:val="20"/>
              </w:rPr>
              <w:t>horária</w:t>
            </w:r>
            <w:proofErr w:type="spellEnd"/>
          </w:p>
        </w:tc>
        <w:tc>
          <w:tcPr>
            <w:tcW w:w="3200" w:type="dxa"/>
            <w:tcMar>
              <w:top w:w="70" w:type="dxa"/>
              <w:left w:w="90" w:type="dxa"/>
              <w:bottom w:w="70" w:type="dxa"/>
              <w:right w:w="90" w:type="dxa"/>
            </w:tcMar>
          </w:tcPr>
          <w:p w14:paraId="018BAE37" w14:textId="77777777" w:rsidR="006B1E66" w:rsidRPr="000F5B8B" w:rsidRDefault="00CC3326">
            <w:pPr>
              <w:rPr>
                <w:lang w:val="pt-BR"/>
              </w:rPr>
            </w:pPr>
            <w:r>
              <w:rPr>
                <w:sz w:val="20"/>
                <w:szCs w:val="20"/>
                <w:lang w:val="pt-BR"/>
              </w:rPr>
              <w:t>Relógio do serviço de decisão</w:t>
            </w:r>
          </w:p>
        </w:tc>
        <w:tc>
          <w:tcPr>
            <w:tcW w:w="3771" w:type="dxa"/>
            <w:tcMar>
              <w:top w:w="70" w:type="dxa"/>
              <w:left w:w="90" w:type="dxa"/>
              <w:bottom w:w="70" w:type="dxa"/>
              <w:right w:w="90" w:type="dxa"/>
            </w:tcMar>
          </w:tcPr>
          <w:p w14:paraId="66A7219C" w14:textId="77777777" w:rsidR="006B1E66" w:rsidRPr="000F5B8B" w:rsidRDefault="00CC3326">
            <w:pPr>
              <w:rPr>
                <w:lang w:val="pt-BR"/>
              </w:rPr>
            </w:pPr>
            <w:r>
              <w:rPr>
                <w:sz w:val="20"/>
                <w:szCs w:val="20"/>
                <w:lang w:val="pt-BR"/>
              </w:rPr>
              <w:t>Distingue regimes de utilização da via e opera como evidência de apoio quando as demais variáveis são inconclusivas</w:t>
            </w:r>
          </w:p>
        </w:tc>
      </w:tr>
      <w:tr w:rsidR="006B1E66" w:rsidRPr="00F96471" w14:paraId="1711D497" w14:textId="77777777">
        <w:tc>
          <w:tcPr>
            <w:tcW w:w="2100" w:type="dxa"/>
            <w:tcMar>
              <w:top w:w="70" w:type="dxa"/>
              <w:left w:w="90" w:type="dxa"/>
              <w:bottom w:w="70" w:type="dxa"/>
              <w:right w:w="90" w:type="dxa"/>
            </w:tcMar>
          </w:tcPr>
          <w:p w14:paraId="770AB0BA" w14:textId="77777777" w:rsidR="006B1E66" w:rsidRPr="000F5B8B" w:rsidRDefault="00CC3326">
            <w:pPr>
              <w:rPr>
                <w:lang w:val="pt-BR"/>
              </w:rPr>
            </w:pPr>
            <w:r>
              <w:rPr>
                <w:sz w:val="20"/>
                <w:szCs w:val="20"/>
                <w:lang w:val="pt-BR"/>
              </w:rPr>
              <w:t>Classe de iluminação da via</w:t>
            </w:r>
          </w:p>
        </w:tc>
        <w:tc>
          <w:tcPr>
            <w:tcW w:w="3200" w:type="dxa"/>
            <w:tcMar>
              <w:top w:w="70" w:type="dxa"/>
              <w:left w:w="90" w:type="dxa"/>
              <w:bottom w:w="70" w:type="dxa"/>
              <w:right w:w="90" w:type="dxa"/>
            </w:tcMar>
          </w:tcPr>
          <w:p w14:paraId="702AC548" w14:textId="77777777" w:rsidR="006B1E66" w:rsidRPr="00430DB3" w:rsidRDefault="00CC3326">
            <w:pPr>
              <w:rPr>
                <w:lang w:val="pt-BR"/>
              </w:rPr>
            </w:pPr>
            <w:r w:rsidRPr="00430DB3">
              <w:rPr>
                <w:sz w:val="20"/>
                <w:szCs w:val="20"/>
                <w:lang w:val="pt-BR"/>
              </w:rPr>
              <w:t>Atributo do ponto de luz no banco, atribuído pelos autores (3.8)</w:t>
            </w:r>
          </w:p>
        </w:tc>
        <w:tc>
          <w:tcPr>
            <w:tcW w:w="3771" w:type="dxa"/>
            <w:tcMar>
              <w:top w:w="70" w:type="dxa"/>
              <w:left w:w="90" w:type="dxa"/>
              <w:bottom w:w="70" w:type="dxa"/>
              <w:right w:w="90" w:type="dxa"/>
            </w:tcMar>
          </w:tcPr>
          <w:p w14:paraId="33DF42C8" w14:textId="77777777" w:rsidR="006B1E66" w:rsidRPr="000F5B8B" w:rsidRDefault="00CC3326">
            <w:pPr>
              <w:rPr>
                <w:lang w:val="pt-BR"/>
              </w:rPr>
            </w:pPr>
            <w:r>
              <w:rPr>
                <w:sz w:val="20"/>
                <w:szCs w:val="20"/>
                <w:lang w:val="pt-BR"/>
              </w:rPr>
              <w:t>Determina o piso normativo aplicável e, portanto, o limite inferior da decisão para aquele ponto de luz</w:t>
            </w:r>
          </w:p>
        </w:tc>
      </w:tr>
    </w:tbl>
    <w:p w14:paraId="221567D8" w14:textId="77777777" w:rsidR="006B1E66" w:rsidRPr="000F5B8B" w:rsidRDefault="00CC3326">
      <w:pPr>
        <w:spacing w:before="130" w:after="260"/>
        <w:rPr>
          <w:lang w:val="pt-BR"/>
        </w:rPr>
      </w:pPr>
      <w:r>
        <w:rPr>
          <w:sz w:val="20"/>
          <w:szCs w:val="20"/>
          <w:lang w:val="pt-BR"/>
        </w:rPr>
        <w:t>Fonte: Elaborado pelos autores (2026).</w:t>
      </w:r>
    </w:p>
    <w:p w14:paraId="2A3D8BC8" w14:textId="77777777" w:rsidR="00E01C3A" w:rsidRDefault="00CC3326">
      <w:pPr>
        <w:spacing w:after="120" w:line="360" w:lineRule="auto"/>
        <w:ind w:firstLine="709"/>
        <w:jc w:val="both"/>
        <w:rPr>
          <w:lang w:val="pt-BR"/>
        </w:rPr>
      </w:pPr>
      <w:r>
        <w:rPr>
          <w:lang w:val="pt-BR"/>
        </w:rPr>
        <w:t xml:space="preserve">Definidas as variáveis, restam as partições — os conjuntos linguísticos em que o universo de discurso de cada variável contínua é dividido. As variáveis de movimentação, a observada e a prevista, são particionadas em baixa, média e alta, e as fronteiras entre esses conjuntos são fixadas nos tercis da distribuição observada na série adotada, normalizada por ponto de medição. Na série adotada, as fronteiras resultam em 0,069 e 0,295 do nível normalizado, valores assimétricos que refletem a predominância de períodos de baixa circulação. Os dois valores são únicos e calculados sobre todos os blocos de 15 min do treino, de todos os pontos reunidos; no período noturno, em que o sistema decide, 56 % dos blocos do treino ficam na faixa baixa. Os valores não são arbitrados: derivam do dado e são reproduzíveis por qualquer leitor que aplique o mesmo procedimento à mesma série; a escolha dos tercis como critério é dos autores (5.3). A necessidade do critério decorre de uma lacuna da norma: a ABNT NBR 5101 condiciona a classe ao nível de atividade de pedestres e recomenda reduzir a iluminância nos horários de baixa movimentação (subseção 6.3 da norma), mas não fixa valores numéricos que distingam movimentação baixa, média e alta. Os tercis preenchem essa lacuna, e a normalização compara cada trecho com o seu próprio histórico. O número de conjuntos tampouco é arbitrário: corresponde ao número de classes que a norma admite para um mesmo ponto de luz em iluminação adaptativa — a classe da via e até duas imediatamente inferiores (6.10.2) —, de modo que cada conjunto de movimentação se associa a uma classe normativa. Caso a norma venha a admitir mais degraus, a camada de verificação continua a impor o piso lido da tabela de classes, e a ampliação exige apenas nova versão da base de regras, com partição </w:t>
      </w:r>
      <w:r>
        <w:rPr>
          <w:lang w:val="pt-BR"/>
        </w:rPr>
        <w:lastRenderedPageBreak/>
        <w:t>correspondente. É também coerente com a normalização declarada em 3.6 — aplicados sobre o nível normalizado de cada ponto, os mesmos dois valores acompanham o patamar local de circulação, e o que se transfere da série de Zurique continua sendo a estrutura da distribuição, e não o valor absoluto de contagem. As demais variáveis não demandam esse tratamento: ocorrência reportada é categórica, a faixa horária é fixada pelo relógio e a classe de iluminação é atributo do ponto de luz.</w:t>
      </w:r>
    </w:p>
    <w:p w14:paraId="162847FB" w14:textId="77777777" w:rsidR="00D97550" w:rsidRPr="00C708F0" w:rsidRDefault="00285AB3">
      <w:pPr>
        <w:spacing w:after="120" w:line="360" w:lineRule="auto"/>
        <w:ind w:firstLine="709"/>
        <w:jc w:val="both"/>
        <w:rPr>
          <w:lang w:val="pt-BR"/>
        </w:rPr>
      </w:pPr>
      <w:r>
        <w:rPr>
          <w:lang w:val="pt-BR"/>
        </w:rPr>
        <w:t>A divisão de responsabilidades entre a norma e os tercis é deliberada. A quantidade de luz que cada via pode receber — o máximo e o mínimo admitidos — é determinada pela classe da via, fixada pelo procedimento da ABNT NBR 5101 a partir do tipo de via e do volume de tráfego, e não pelo sistema. Os tercis decidem apenas em que ponto dessa faixa o nível fica a cada momento: na classe da via, uma abaixo ou na mínima. Eles também não comparam ruas entre si: cada trecho é medido contra o próprio padrão de movimento, aprendido nos últimos 28 dias, de modo que uma avenida e uma rua local com a mesma fração do seu movimento habitual recebem o mesmo degrau, cada uma dentro da sua classe. O que é comum a todas as vias é a régua relativa — a suposição de que os mesmos cortes separam bem o movimento baixo, médio e alto de qualquer trecho —, e essa suposição é declarada entre as limitações (5.3).</w:t>
      </w:r>
    </w:p>
    <w:p w14:paraId="225E373C" w14:textId="77777777" w:rsidR="00E01C3A" w:rsidRDefault="00CC3326">
      <w:pPr>
        <w:spacing w:after="120" w:line="360" w:lineRule="auto"/>
        <w:ind w:firstLine="709"/>
        <w:jc w:val="both"/>
        <w:rPr>
          <w:lang w:val="pt-BR"/>
        </w:rPr>
      </w:pPr>
      <w:r>
        <w:rPr>
          <w:lang w:val="pt-BR"/>
        </w:rPr>
        <w:t>As funções de pertinência são trapezoidais. O patamar de pertinência plena cobre o interior de cada tercil e as rampas se estendem sobre a vizinhança das fronteiras, de modo que um valor próximo do limite pertença parcialmente aos dois conjuntos adjacentes — comportamento que é precisamente a razão da escolha registrada em 2.6. A meia largura das rampas é um quarto da largura da faixa mais estreita, 0,017 com os tercis adotados, regra fixada na primeira versão da base. Na versão que primeiro adotou os tercis de Zurique, a rampa ficou com valor fixo de 0,05, herdado da série anterior, e o volume de via vazia passou a cair dentro dela; a regra foi restabelecida depois de observado esse efeito, e a ordem é declarada. Com isso, o requisito de projeto ali assumido a partir de Pickering, Cohen e De Baets (2026) fica cumprido em seus três termos: número de regras inspecionável por leitor humano, forma das funções de pertinência declarada e partição do universo de discurso derivada de critério verificável.</w:t>
      </w:r>
    </w:p>
    <w:p w14:paraId="1379C47A" w14:textId="77777777" w:rsidR="006B1E66" w:rsidRPr="000F5B8B" w:rsidRDefault="00CC3326">
      <w:pPr>
        <w:spacing w:after="120" w:line="360" w:lineRule="auto"/>
        <w:ind w:firstLine="709"/>
        <w:jc w:val="both"/>
        <w:rPr>
          <w:lang w:val="pt-BR"/>
        </w:rPr>
      </w:pPr>
      <w:r>
        <w:rPr>
          <w:lang w:val="pt-BR"/>
        </w:rPr>
        <w:lastRenderedPageBreak/>
        <w:t>A saída é expressa em degraus de classe: zero corresponde à classe da via, um à classe imediatamente inferior e dois à classe mínima admitida para dimerização. Os três conjuntos de saída são simétricos em torno de cada degrau, de modo que uma regra ativada isoladamente produz exatamente a classe correspondente, e a combinação de regras, um degrau intermediário. O degrau é convertido em fração contínua do fluxo pleno por interpolação linear entre as iluminâncias das classes, lidas da tabela de classes (RF09): para a classe P3, os degraus valem 1,0, 0,75 e 0,5 do pleno, isto é, as classes P3, P4 e P5 do Quadro 8, e nenhum desses valores reside no código. Classes com menos degraus disponíveis os repetem, e uma classe não dimerizável permanece sempre no pleno. O piso continua a ser imposto pela camada de verificação, que o lê da mesma tabela e não depende da inferência, o que torna contável, no registro, cada correção que a verificação impõe.</w:t>
      </w:r>
    </w:p>
    <w:p w14:paraId="41734154" w14:textId="77777777" w:rsidR="006B1E66" w:rsidRPr="000F5B8B" w:rsidRDefault="00CC3326">
      <w:pPr>
        <w:spacing w:after="120" w:line="360" w:lineRule="auto"/>
        <w:ind w:firstLine="709"/>
        <w:jc w:val="both"/>
        <w:rPr>
          <w:lang w:val="pt-BR"/>
        </w:rPr>
      </w:pPr>
      <w:r>
        <w:rPr>
          <w:lang w:val="pt-BR"/>
        </w:rPr>
        <w:t>A base de regras é construída em forma linguística e tem duas origens: as prescrições da ABNT NBR 5101 quanto aos casos em que a atenuação é vedada ou limitada, e critérios de projeto dos autores. Nenhuma regra deriva de decisões rotuladas pelos autores, o que evita a circularidade discutida em 2.6.</w:t>
      </w:r>
    </w:p>
    <w:p w14:paraId="7D9E1884" w14:textId="77777777" w:rsidR="00847C0D" w:rsidRPr="00430DB3" w:rsidRDefault="00CC3326">
      <w:pPr>
        <w:spacing w:after="120" w:line="360" w:lineRule="auto"/>
        <w:ind w:firstLine="709"/>
        <w:jc w:val="both"/>
        <w:rPr>
          <w:lang w:val="pt-BR"/>
        </w:rPr>
      </w:pPr>
      <w:r>
        <w:rPr>
          <w:lang w:val="pt-BR"/>
        </w:rPr>
        <w:t xml:space="preserve">O método é o de Mamdani na forma usual: conjunção e implicação pelo mínimo, agregação pelo máximo e defuzificação pelo centroide (MAMDANI; ASSILIAN, 1975). A base vigente tem sete regras. Três mantêm a classe da via: a ocorrência reportada, a movimentação observada alta e a movimentação prevista alta, por antecipação. Quatro descem de classe, e todas exigem ausência de ocorrência: a movimentação observada média conduz a uma classe abaixo; a observada baixa com previsão baixa, à classe mínima; a observada baixa com previsão média, a uma classe abaixo; e a observada baixa no início da noite, a uma classe abaixo, como evidência de apoio. A evidência de risco não é diluída na agregação por uma regra de redução ativa ao mesmo tempo — restrição deliberada de interpretabilidade, na linha de Pickering, Cohen e De Baets (2026). A faixa horária é medida em horas desde as 18 h e dividida em início da noite, madrugada e pré-amanhecer. Se nenhuma regra for ativada, o nível pretendido é o pleno; com a base vigente, isso ocorre apenas quando falta o volume do trecho, porque falta de informação nunca produz atenuação. Qualquer alteração da base gera nova versão, identificada pelo conteúdo do arquivo, e cada decisão registra a versão que a produziu. A base vigente sucede duas versões. A primeira, de oito regras, já decidia pelo volume, mas exprimia a saída em frações fixas do pleno, </w:t>
      </w:r>
      <w:r>
        <w:rPr>
          <w:lang w:val="pt-BR"/>
        </w:rPr>
        <w:lastRenderedPageBreak/>
        <w:t>que não correspondiam a classe alguma. A segunda levava ao pleno qualquer pedestre presente e foi abandonada por ir além da norma: a classe mínima admitida é, ela própria, classe de pedestres, com iluminância vertical mínima destinada ao reconhecimento facial (Quadro 8), de modo que uma pessoa numa via de pouco movimento está atendida nela, e exigir o pleno retirava da atenuação o seu sentido. Depois, a troca da série de treino (3.6) mudou os tercis e a largura das rampas, sem mudar as sete regras. Cada decisão grava ainda as entradas da inferência e o grau com que cada regra foi ativada, o que permite explicá-la regra a regra.</w:t>
      </w:r>
    </w:p>
    <w:p w14:paraId="351F7A76" w14:textId="77777777" w:rsidR="00847C0D" w:rsidRPr="00430DB3" w:rsidRDefault="00CC3326">
      <w:pPr>
        <w:spacing w:after="120" w:line="360" w:lineRule="auto"/>
        <w:ind w:firstLine="709"/>
        <w:jc w:val="both"/>
        <w:rPr>
          <w:lang w:val="pt-BR"/>
        </w:rPr>
      </w:pPr>
      <w:r>
        <w:rPr>
          <w:lang w:val="pt-BR"/>
        </w:rPr>
        <w:t>A multiplicidade que justifica a inferência nebulosa é de variáveis, e não de classes: mesmo numa única classe, o sistema compõe movimentação observada, prevista e faixa horária, e trata a ocorrência reportada como condição que suspende a atenuação. A classe é parâmetro da camada de verificação. A extensão para vias de classe M, ou para pontos de luz que atendem pista e calçada, acrescenta uma segunda medida de demanda — o caso em que a composição de evidências parciais se torna ainda mais necessária — sem alterar o método.</w:t>
      </w:r>
    </w:p>
    <w:p w14:paraId="13A9DA1C" w14:textId="77777777" w:rsidR="002C2A03" w:rsidRPr="00430DB3" w:rsidRDefault="008C03E9">
      <w:pPr>
        <w:spacing w:after="120" w:line="360" w:lineRule="auto"/>
        <w:ind w:firstLine="709"/>
        <w:jc w:val="both"/>
        <w:rPr>
          <w:lang w:val="pt-BR"/>
        </w:rPr>
      </w:pPr>
      <w:r>
        <w:rPr>
          <w:lang w:val="pt-BR"/>
        </w:rPr>
        <w:t>A composição das regras oferece também proteção contra erro de contagem da plataforma. Um volume baixo não basta para levar o nível à classe mínima: se a movimentação prevista para o trecho for alta, a regra de antecipação mantém a classe da via; se for média, o nível permanece uma classe abaixo; só com a previsão também baixa a atenuação se completa. A previsão opera, assim, como segunda evidência, independente da contagem do período, e a atenuação máxima exige que as duas concordem. A precisão da contagem produzida pela plataforma não é avaliada neste trabalho; o que a arquitetura assegura é que um erro dessa contagem resulte, no pior caso, em nível dentro da faixa admitida pela norma, alcançado sob a rampa normativa. Essa função é medida em 3.9, com a contagem falhando deliberadamente, e o Capítulo 4 reporta também o que ocorre quando a previsão vem de uma média sazonal, em lugar do modelo treinado.</w:t>
      </w:r>
    </w:p>
    <w:p w14:paraId="76212475" w14:textId="77777777" w:rsidR="00847C0D" w:rsidRPr="00430DB3" w:rsidRDefault="00CC3326">
      <w:pPr>
        <w:spacing w:after="120" w:line="360" w:lineRule="auto"/>
        <w:ind w:firstLine="709"/>
        <w:jc w:val="both"/>
        <w:rPr>
          <w:lang w:val="pt-BR"/>
        </w:rPr>
      </w:pPr>
      <w:r>
        <w:rPr>
          <w:lang w:val="pt-BR"/>
        </w:rPr>
        <w:t xml:space="preserve">A escolha foi confrontada com a alternativa mais simples: a mesma base, com os mesmos tercis, operando como tabela em degraus, sem pertinência parcial. Na suíte de cenários, as duas empatam em segurança, aderência ao envelope e energia. A diferença aparece quando o volume oscila em torno de uma fronteira: a tabela salta entre classes em degraus inteiros, e a inferência nebulosa responde com ajustes menores e mais frequentes. O trabalho não fundamenta a escolha em economia de </w:t>
      </w:r>
      <w:r>
        <w:rPr>
          <w:lang w:val="pt-BR"/>
        </w:rPr>
        <w:lastRenderedPageBreak/>
        <w:t>energia; fundamenta-a na legibilidade da base, com os números reportados no Capítulo 4. A comparação foi depois repetida em seis cenários construídos só para essa região, com o volume sorteado em torno de cada tercil e critério fixado antes da execução: a inferência nebulosa só seria considerada não substituível se apresentasse, ao mesmo tempo, menor variação total e menos inversões de sentido que a tabela. Não apresentou: reduziu a variação total e os saltos bruscos, e inverteu o sentido mais vezes (4.6). O trabalho declara, por isso, que a pertinência parcial é a forma de expressão e de execução da base de regras, com efeito medido na suavidade da resposta, e não componente cuja retirada degrade a segurança ou o consumo. Um último confronto empregou noites reais com contagem de 15 min, contou apenas as mudanças de nível perceptíveis e incluiu uma tabela com histerese de descida; também nele a inferência nebulosa não superou as tabelas (4.6).</w:t>
      </w:r>
    </w:p>
    <w:p w14:paraId="708096DC" w14:textId="77777777" w:rsidR="006B1E66" w:rsidRPr="000F5B8B" w:rsidRDefault="00CC3326">
      <w:pPr>
        <w:spacing w:after="240" w:line="360" w:lineRule="auto"/>
        <w:ind w:firstLine="709"/>
        <w:jc w:val="both"/>
        <w:rPr>
          <w:lang w:val="pt-BR"/>
        </w:rPr>
      </w:pPr>
      <w:r>
        <w:rPr>
          <w:lang w:val="pt-BR"/>
        </w:rPr>
        <w:t>A inferência é seguida, obrigatoriamente, pela camada de verificação normativa, que implementa as duas restrições rígidas da subseção 2.5: o piso, sobre a decisão antes de sua emissão, e a taxa, no nó, a cada passo da rampa.</w:t>
      </w:r>
    </w:p>
    <w:p w14:paraId="10286797" w14:textId="77777777" w:rsidR="006B1E66" w:rsidRPr="000F5B8B" w:rsidRDefault="00CC3326">
      <w:pPr>
        <w:pStyle w:val="ListParagraph"/>
        <w:numPr>
          <w:ilvl w:val="0"/>
          <w:numId w:val="3"/>
        </w:numPr>
        <w:spacing w:after="120" w:line="360" w:lineRule="auto"/>
        <w:jc w:val="both"/>
        <w:rPr>
          <w:lang w:val="pt-BR"/>
        </w:rPr>
      </w:pPr>
      <w:r>
        <w:rPr>
          <w:lang w:val="pt-BR"/>
        </w:rPr>
        <w:t>Piso de iluminância: o nível emitido nunca é inferior ao correspondente ao piso da classe de dimerização admitida para a classe da via.</w:t>
      </w:r>
    </w:p>
    <w:p w14:paraId="791AD475" w14:textId="77777777" w:rsidR="006B1E66" w:rsidRPr="000F5B8B" w:rsidRDefault="00CC3326">
      <w:pPr>
        <w:pStyle w:val="ListParagraph"/>
        <w:numPr>
          <w:ilvl w:val="0"/>
          <w:numId w:val="3"/>
        </w:numPr>
        <w:spacing w:after="120" w:line="360" w:lineRule="auto"/>
        <w:jc w:val="both"/>
        <w:rPr>
          <w:lang w:val="pt-BR"/>
        </w:rPr>
      </w:pPr>
      <w:r>
        <w:rPr>
          <w:lang w:val="pt-BR"/>
        </w:rPr>
        <w:t>Taxa de variação: a transição entre o nível corrente e o nível decidido é rampeada de modo a não exceder a taxa máxima de decréscimo estabelecida pela norma. O restabelecimento do fluxo não está sujeito a essa limitação, o que é coerente com a função de segurança da iluminação. A rampa é executada pelo nó, a partir do nível que ele de fato aplica, um passo a cada 5 s, com queda de 0,008 do fluxo pleno por passo, a taxa arredondada para baixo, o que respeita por construção o limite de um décimo por minuto. O serviço verifica o piso do nível-alvo e envia, com o comando, o piso e a taxa da classe; o nó aplica a mesma regra de cálculo, com os mesmos arredondamentos, e não desce abaixo do piso recebido, o que torna a verificação de piso dupla, no serviço e no nó.</w:t>
      </w:r>
    </w:p>
    <w:p w14:paraId="15558D15" w14:textId="77777777" w:rsidR="00847C0D" w:rsidRPr="00430DB3" w:rsidRDefault="00CC3326">
      <w:pPr>
        <w:spacing w:after="240" w:line="360" w:lineRule="auto"/>
        <w:ind w:firstLine="709"/>
        <w:jc w:val="both"/>
        <w:rPr>
          <w:lang w:val="pt-BR"/>
        </w:rPr>
      </w:pPr>
      <w:r>
        <w:rPr>
          <w:lang w:val="pt-BR"/>
        </w:rPr>
        <w:t xml:space="preserve">O serviço verifica o piso: o nível-alvo emitido é o maior entre o pretendido e o piso, e registra-se como restrição aplicada o piso, quando houve correção, ou nenhuma. O valor taxa permanece no domínio da restrição para os registros anteriores à arquitetura de 3.5.2, em que o serviço conduzia a rampa. A taxa é aplicada pelo nó, </w:t>
      </w:r>
      <w:r>
        <w:rPr>
          <w:lang w:val="pt-BR"/>
        </w:rPr>
        <w:lastRenderedPageBreak/>
        <w:t>a cada passo, pela mesma regra de cálculo (3.4). A camada é, por construção, não decrescente em relação ao nível pretendido — nunca devolve nível menor que o pedido pela inferência —, e essa propriedade é conferida a cada decisão, e não apenas afirmada. O nível é representado com três casas decimais, do serviço ao banco, e os arredondamentos são sempre no sentido seguro: o piso para cima e a queda admitida para baixo. A taxa, prescrita pela norma de forma geral e não por classe, é gravada como atributo de cada classe, conforme o Quadro 16.</w:t>
      </w:r>
    </w:p>
    <w:p w14:paraId="0E122CC8" w14:textId="77777777" w:rsidR="006B1E66" w:rsidRPr="000F5B8B" w:rsidRDefault="00CC3326">
      <w:pPr>
        <w:spacing w:after="120" w:line="360" w:lineRule="auto"/>
        <w:ind w:firstLine="709"/>
        <w:jc w:val="both"/>
        <w:rPr>
          <w:lang w:val="pt-BR"/>
        </w:rPr>
      </w:pPr>
      <w:r>
        <w:rPr>
          <w:lang w:val="pt-BR"/>
        </w:rPr>
        <w:t>Acrescenta-se uma terceira regra, que não decorre da norma e cuja autoria é declarada: em caso de falha de comunicação ou ausência prolongada de dado, o nó reverte autonomamente ao fluxo pleno, quando vence a validade do último comando sem renovação. A norma fixa a taxa máxima de variação, mas não estabelece requisito de comportamento diante de falha do controle. A reversão segura é decisão de projeto dos autores: entre os dois modos de erro possíveis, o consumo desnecessário é recuperável e a supressão da iluminação em via ocupada não é.</w:t>
      </w:r>
    </w:p>
    <w:p w14:paraId="6A4CB970" w14:textId="77777777" w:rsidR="00847C0D" w:rsidRPr="00430DB3" w:rsidRDefault="00CC3326">
      <w:pPr>
        <w:spacing w:after="120" w:line="360" w:lineRule="auto"/>
        <w:ind w:firstLine="709"/>
        <w:jc w:val="both"/>
        <w:rPr>
          <w:lang w:val="pt-BR"/>
        </w:rPr>
      </w:pPr>
      <w:r>
        <w:rPr>
          <w:lang w:val="pt-BR"/>
        </w:rPr>
        <w:t>A mesma lógica é estendida ao serviço. O volume publicado vale por 15 min, três períodos de publicação; vencido sem renovação, o serviço decide o nível pleno na varredura seguinte e o publica, de modo que a ausência de dado fica registrada como decisão, e não desaparece da auditoria; o comando anterior, cuja validade acompanha a do volume, já terá levado o nó ao pleno. A ocorrência vale até que a plataforma publique o seu encerramento ou até vencer a vigência informada, o que vier primeiro; em cada trecho, prevalece a publicação mais recente de cada tipo. Falta de informação nunca produz atenuação.</w:t>
      </w:r>
    </w:p>
    <w:p w14:paraId="1C72F427" w14:textId="77777777" w:rsidR="006B1E66" w:rsidRPr="000F5B8B" w:rsidRDefault="00CC3326">
      <w:pPr>
        <w:spacing w:after="120" w:line="360" w:lineRule="auto"/>
        <w:ind w:firstLine="709"/>
        <w:jc w:val="both"/>
        <w:rPr>
          <w:lang w:val="pt-BR"/>
        </w:rPr>
      </w:pPr>
      <w:r>
        <w:rPr>
          <w:lang w:val="pt-BR"/>
        </w:rPr>
        <w:t>A separação entre a camada de inferência e a camada de verificação é a principal decisão de projeto do trabalho. A primeira é adaptativa e pode ser alterada, ampliada ou substituída; a segunda é fixa, deriva de norma e opera como invariante de segurança. Essa separação permite afirmar a conformidade do sistema independentemente do comportamento da inferência — propriedade que a avaliação verifica empiricamente. É também o que tornaria a proposta admissível para uma concessionária regulada: o comportamento inteligente pode evoluir, o limite não.</w:t>
      </w:r>
    </w:p>
    <w:p w14:paraId="010D3651" w14:textId="77777777" w:rsidR="00E01C3A" w:rsidRDefault="00CC3326">
      <w:pPr>
        <w:pStyle w:val="Heading2"/>
        <w:spacing w:before="360" w:after="240" w:line="360" w:lineRule="auto"/>
        <w:rPr>
          <w:lang w:val="pt-BR"/>
        </w:rPr>
      </w:pPr>
      <w:bookmarkStart w:id="48" w:name="_Toc242567283"/>
      <w:r>
        <w:rPr>
          <w:lang w:val="pt-BR"/>
        </w:rPr>
        <w:t>3.8 Classe de iluminação adotada</w:t>
      </w:r>
      <w:bookmarkEnd w:id="48"/>
    </w:p>
    <w:p w14:paraId="72E9731A" w14:textId="77777777" w:rsidR="006B1E66" w:rsidRPr="000F5B8B" w:rsidRDefault="00CC3326">
      <w:pPr>
        <w:spacing w:after="120" w:line="360" w:lineRule="auto"/>
        <w:ind w:firstLine="709"/>
        <w:jc w:val="both"/>
        <w:rPr>
          <w:lang w:val="pt-BR"/>
        </w:rPr>
      </w:pPr>
      <w:r>
        <w:rPr>
          <w:lang w:val="pt-BR"/>
        </w:rPr>
        <w:lastRenderedPageBreak/>
        <w:t>A verificação de conformidade exige a fixação prévia de uma classe, determinada pelo procedimento da ABNT NBR 5101 e não arbitrada. Adota-se como cenário de referência a calçada de via urbana local, para a qual os parâmetros normativos assumem os seguintes valores: velocidade baixa, inferior a 30 km/h; volume de tráfego moderado; composição com pedestres e veículos motorizados; presença de veículos estacionados; e luminância de ambiente moderada. A soma dos fatores de ponderação conduz, pela equação normativa de seleção, à classe P3.</w:t>
      </w:r>
    </w:p>
    <w:p w14:paraId="00F196B3" w14:textId="77777777" w:rsidR="006B1E66" w:rsidRPr="000F5B8B" w:rsidRDefault="00CC3326">
      <w:pPr>
        <w:spacing w:after="240" w:line="360" w:lineRule="auto"/>
        <w:ind w:firstLine="709"/>
        <w:jc w:val="both"/>
        <w:rPr>
          <w:lang w:val="pt-BR"/>
        </w:rPr>
      </w:pPr>
      <w:r>
        <w:rPr>
          <w:lang w:val="pt-BR"/>
        </w:rPr>
        <w:t>Fixada a classe P3, a subseção 6.10 da norma delimita a faixa admissível: a dimerização é permitida até no máximo duas classes imediatamente inferiores, o que estabelece a classe P5 como piso. O sistema opera, portanto, entre a iluminância média mantida de 10 lux, correspondente ao fluxo pleno, e a de 5 lux, correspondente à atenuação máxima admitida. O Quadro 8 reproduz os requisitos das classes envolvidas.</w:t>
      </w:r>
    </w:p>
    <w:p w14:paraId="4F2EFF68" w14:textId="7EE0AB9D" w:rsidR="006B1E66" w:rsidRPr="000F5B8B" w:rsidRDefault="00CC3326">
      <w:pPr>
        <w:keepNext/>
        <w:spacing w:before="260" w:after="130"/>
        <w:rPr>
          <w:lang w:val="pt-BR"/>
        </w:rPr>
      </w:pPr>
      <w:bookmarkStart w:id="49" w:name="_Toc24256721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Requisitos das classes de iluminação P pertinentes ao cenário adotado</w:t>
      </w:r>
      <w:bookmarkEnd w:id="4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71"/>
      </w:tblGrid>
      <w:tr w:rsidR="006B1E66" w:rsidRPr="00F96471" w14:paraId="415205D1" w14:textId="77777777">
        <w:trPr>
          <w:tblHeader/>
        </w:trPr>
        <w:tc>
          <w:tcPr>
            <w:tcW w:w="1700" w:type="dxa"/>
            <w:shd w:val="clear" w:color="auto" w:fill="EDEDED"/>
            <w:tcMar>
              <w:top w:w="70" w:type="dxa"/>
              <w:left w:w="90" w:type="dxa"/>
              <w:bottom w:w="70" w:type="dxa"/>
              <w:right w:w="90" w:type="dxa"/>
            </w:tcMar>
          </w:tcPr>
          <w:p w14:paraId="59092354" w14:textId="77777777" w:rsidR="006B1E66" w:rsidRDefault="00CC3326">
            <w:r>
              <w:rPr>
                <w:b/>
                <w:bCs/>
                <w:sz w:val="20"/>
                <w:szCs w:val="20"/>
              </w:rPr>
              <w:t>Classe</w:t>
            </w:r>
          </w:p>
        </w:tc>
        <w:tc>
          <w:tcPr>
            <w:tcW w:w="2500" w:type="dxa"/>
            <w:shd w:val="clear" w:color="auto" w:fill="EDEDED"/>
            <w:tcMar>
              <w:top w:w="70" w:type="dxa"/>
              <w:left w:w="90" w:type="dxa"/>
              <w:bottom w:w="70" w:type="dxa"/>
              <w:right w:w="90" w:type="dxa"/>
            </w:tcMar>
          </w:tcPr>
          <w:p w14:paraId="4E9D3E0F" w14:textId="77777777" w:rsidR="006B1E66" w:rsidRPr="000F5B8B" w:rsidRDefault="00CC3326">
            <w:pPr>
              <w:rPr>
                <w:lang w:val="pt-BR"/>
              </w:rPr>
            </w:pPr>
            <w:r>
              <w:rPr>
                <w:b/>
                <w:bCs/>
                <w:sz w:val="20"/>
                <w:szCs w:val="20"/>
                <w:lang w:val="pt-BR"/>
              </w:rPr>
              <w:t>Iluminância média horizontal mínima mantida (lux)</w:t>
            </w:r>
          </w:p>
        </w:tc>
        <w:tc>
          <w:tcPr>
            <w:tcW w:w="2400" w:type="dxa"/>
            <w:shd w:val="clear" w:color="auto" w:fill="EDEDED"/>
            <w:tcMar>
              <w:top w:w="70" w:type="dxa"/>
              <w:left w:w="90" w:type="dxa"/>
              <w:bottom w:w="70" w:type="dxa"/>
              <w:right w:w="90" w:type="dxa"/>
            </w:tcMar>
          </w:tcPr>
          <w:p w14:paraId="0162988D" w14:textId="77777777" w:rsidR="006B1E66" w:rsidRPr="000F5B8B" w:rsidRDefault="00CC3326">
            <w:pPr>
              <w:rPr>
                <w:lang w:val="pt-BR"/>
              </w:rPr>
            </w:pPr>
            <w:r>
              <w:rPr>
                <w:b/>
                <w:bCs/>
                <w:sz w:val="20"/>
                <w:szCs w:val="20"/>
                <w:lang w:val="pt-BR"/>
              </w:rPr>
              <w:t>Iluminância mínima horizontal mantida (lux)</w:t>
            </w:r>
          </w:p>
        </w:tc>
        <w:tc>
          <w:tcPr>
            <w:tcW w:w="2471" w:type="dxa"/>
            <w:shd w:val="clear" w:color="auto" w:fill="EDEDED"/>
            <w:tcMar>
              <w:top w:w="70" w:type="dxa"/>
              <w:left w:w="90" w:type="dxa"/>
              <w:bottom w:w="70" w:type="dxa"/>
              <w:right w:w="90" w:type="dxa"/>
            </w:tcMar>
          </w:tcPr>
          <w:p w14:paraId="3E82F732" w14:textId="77777777" w:rsidR="006B1E66" w:rsidRPr="000F5B8B" w:rsidRDefault="00CC3326">
            <w:pPr>
              <w:rPr>
                <w:lang w:val="pt-BR"/>
              </w:rPr>
            </w:pPr>
            <w:r>
              <w:rPr>
                <w:b/>
                <w:bCs/>
                <w:sz w:val="20"/>
                <w:szCs w:val="20"/>
                <w:lang w:val="pt-BR"/>
              </w:rPr>
              <w:t>Iluminância vertical mínima mantida (lux)</w:t>
            </w:r>
          </w:p>
        </w:tc>
      </w:tr>
      <w:tr w:rsidR="006B1E66" w14:paraId="7B3F7926" w14:textId="77777777">
        <w:tc>
          <w:tcPr>
            <w:tcW w:w="1700" w:type="dxa"/>
            <w:tcMar>
              <w:top w:w="70" w:type="dxa"/>
              <w:left w:w="90" w:type="dxa"/>
              <w:bottom w:w="70" w:type="dxa"/>
              <w:right w:w="90" w:type="dxa"/>
            </w:tcMar>
          </w:tcPr>
          <w:p w14:paraId="02B60144" w14:textId="77777777" w:rsidR="006B1E66" w:rsidRDefault="00CC3326">
            <w:r>
              <w:rPr>
                <w:sz w:val="20"/>
                <w:szCs w:val="20"/>
              </w:rPr>
              <w:t>P3 (</w:t>
            </w:r>
            <w:proofErr w:type="spellStart"/>
            <w:r>
              <w:rPr>
                <w:sz w:val="20"/>
                <w:szCs w:val="20"/>
              </w:rPr>
              <w:t>fluxo</w:t>
            </w:r>
            <w:proofErr w:type="spellEnd"/>
            <w:r>
              <w:rPr>
                <w:sz w:val="20"/>
                <w:szCs w:val="20"/>
              </w:rPr>
              <w:t xml:space="preserve"> pleno)</w:t>
            </w:r>
          </w:p>
        </w:tc>
        <w:tc>
          <w:tcPr>
            <w:tcW w:w="2500" w:type="dxa"/>
            <w:tcMar>
              <w:top w:w="70" w:type="dxa"/>
              <w:left w:w="90" w:type="dxa"/>
              <w:bottom w:w="70" w:type="dxa"/>
              <w:right w:w="90" w:type="dxa"/>
            </w:tcMar>
          </w:tcPr>
          <w:p w14:paraId="1B5B351E" w14:textId="77777777" w:rsidR="006B1E66" w:rsidRDefault="00CC3326">
            <w:r>
              <w:rPr>
                <w:sz w:val="20"/>
                <w:szCs w:val="20"/>
              </w:rPr>
              <w:t>10</w:t>
            </w:r>
          </w:p>
        </w:tc>
        <w:tc>
          <w:tcPr>
            <w:tcW w:w="2400" w:type="dxa"/>
            <w:tcMar>
              <w:top w:w="70" w:type="dxa"/>
              <w:left w:w="90" w:type="dxa"/>
              <w:bottom w:w="70" w:type="dxa"/>
              <w:right w:w="90" w:type="dxa"/>
            </w:tcMar>
          </w:tcPr>
          <w:p w14:paraId="15118836" w14:textId="77777777" w:rsidR="006B1E66" w:rsidRDefault="00CC3326">
            <w:r>
              <w:rPr>
                <w:sz w:val="20"/>
                <w:szCs w:val="20"/>
              </w:rPr>
              <w:t>2,0</w:t>
            </w:r>
          </w:p>
        </w:tc>
        <w:tc>
          <w:tcPr>
            <w:tcW w:w="2471" w:type="dxa"/>
            <w:tcMar>
              <w:top w:w="70" w:type="dxa"/>
              <w:left w:w="90" w:type="dxa"/>
              <w:bottom w:w="70" w:type="dxa"/>
              <w:right w:w="90" w:type="dxa"/>
            </w:tcMar>
          </w:tcPr>
          <w:p w14:paraId="5CA32E99" w14:textId="77777777" w:rsidR="006B1E66" w:rsidRDefault="00CC3326">
            <w:r>
              <w:rPr>
                <w:sz w:val="20"/>
                <w:szCs w:val="20"/>
              </w:rPr>
              <w:t>3,0</w:t>
            </w:r>
          </w:p>
        </w:tc>
      </w:tr>
      <w:tr w:rsidR="006B1E66" w14:paraId="272DCC87" w14:textId="77777777">
        <w:tc>
          <w:tcPr>
            <w:tcW w:w="1700" w:type="dxa"/>
            <w:tcMar>
              <w:top w:w="70" w:type="dxa"/>
              <w:left w:w="90" w:type="dxa"/>
              <w:bottom w:w="70" w:type="dxa"/>
              <w:right w:w="90" w:type="dxa"/>
            </w:tcMar>
          </w:tcPr>
          <w:p w14:paraId="4D179147" w14:textId="77777777" w:rsidR="006B1E66" w:rsidRDefault="00CC3326">
            <w:r>
              <w:rPr>
                <w:sz w:val="20"/>
                <w:szCs w:val="20"/>
              </w:rPr>
              <w:t>P4 (</w:t>
            </w:r>
            <w:proofErr w:type="spellStart"/>
            <w:r>
              <w:rPr>
                <w:sz w:val="20"/>
                <w:szCs w:val="20"/>
              </w:rPr>
              <w:t>nível</w:t>
            </w:r>
            <w:proofErr w:type="spellEnd"/>
            <w:r>
              <w:rPr>
                <w:sz w:val="20"/>
                <w:szCs w:val="20"/>
              </w:rPr>
              <w:t xml:space="preserve"> </w:t>
            </w:r>
            <w:proofErr w:type="spellStart"/>
            <w:r>
              <w:rPr>
                <w:sz w:val="20"/>
                <w:szCs w:val="20"/>
              </w:rPr>
              <w:t>intermediário</w:t>
            </w:r>
            <w:proofErr w:type="spellEnd"/>
            <w:r>
              <w:rPr>
                <w:sz w:val="20"/>
                <w:szCs w:val="20"/>
              </w:rPr>
              <w:t>)</w:t>
            </w:r>
          </w:p>
        </w:tc>
        <w:tc>
          <w:tcPr>
            <w:tcW w:w="2500" w:type="dxa"/>
            <w:tcMar>
              <w:top w:w="70" w:type="dxa"/>
              <w:left w:w="90" w:type="dxa"/>
              <w:bottom w:w="70" w:type="dxa"/>
              <w:right w:w="90" w:type="dxa"/>
            </w:tcMar>
          </w:tcPr>
          <w:p w14:paraId="1C2D2EFB" w14:textId="77777777" w:rsidR="006B1E66" w:rsidRDefault="00CC3326">
            <w:r>
              <w:rPr>
                <w:sz w:val="20"/>
                <w:szCs w:val="20"/>
              </w:rPr>
              <w:t>7,5</w:t>
            </w:r>
          </w:p>
        </w:tc>
        <w:tc>
          <w:tcPr>
            <w:tcW w:w="2400" w:type="dxa"/>
            <w:tcMar>
              <w:top w:w="70" w:type="dxa"/>
              <w:left w:w="90" w:type="dxa"/>
              <w:bottom w:w="70" w:type="dxa"/>
              <w:right w:w="90" w:type="dxa"/>
            </w:tcMar>
          </w:tcPr>
          <w:p w14:paraId="0C701307" w14:textId="77777777" w:rsidR="006B1E66" w:rsidRDefault="00CC3326">
            <w:r>
              <w:rPr>
                <w:sz w:val="20"/>
                <w:szCs w:val="20"/>
              </w:rPr>
              <w:t>1,5</w:t>
            </w:r>
          </w:p>
        </w:tc>
        <w:tc>
          <w:tcPr>
            <w:tcW w:w="2471" w:type="dxa"/>
            <w:tcMar>
              <w:top w:w="70" w:type="dxa"/>
              <w:left w:w="90" w:type="dxa"/>
              <w:bottom w:w="70" w:type="dxa"/>
              <w:right w:w="90" w:type="dxa"/>
            </w:tcMar>
          </w:tcPr>
          <w:p w14:paraId="42969DBA" w14:textId="77777777" w:rsidR="006B1E66" w:rsidRDefault="00CC3326">
            <w:r>
              <w:rPr>
                <w:sz w:val="20"/>
                <w:szCs w:val="20"/>
              </w:rPr>
              <w:t>2,5</w:t>
            </w:r>
          </w:p>
        </w:tc>
      </w:tr>
      <w:tr w:rsidR="006B1E66" w14:paraId="37C95495" w14:textId="77777777">
        <w:tc>
          <w:tcPr>
            <w:tcW w:w="1700" w:type="dxa"/>
            <w:tcMar>
              <w:top w:w="70" w:type="dxa"/>
              <w:left w:w="90" w:type="dxa"/>
              <w:bottom w:w="70" w:type="dxa"/>
              <w:right w:w="90" w:type="dxa"/>
            </w:tcMar>
          </w:tcPr>
          <w:p w14:paraId="230C165C" w14:textId="77777777" w:rsidR="006B1E66" w:rsidRDefault="00CC3326">
            <w:r>
              <w:rPr>
                <w:sz w:val="20"/>
                <w:szCs w:val="20"/>
              </w:rPr>
              <w:t>P5 (</w:t>
            </w:r>
            <w:proofErr w:type="spellStart"/>
            <w:r>
              <w:rPr>
                <w:sz w:val="20"/>
                <w:szCs w:val="20"/>
              </w:rPr>
              <w:t>piso</w:t>
            </w:r>
            <w:proofErr w:type="spellEnd"/>
            <w:r>
              <w:rPr>
                <w:sz w:val="20"/>
                <w:szCs w:val="20"/>
              </w:rPr>
              <w:t xml:space="preserve"> </w:t>
            </w:r>
            <w:proofErr w:type="spellStart"/>
            <w:r>
              <w:rPr>
                <w:sz w:val="20"/>
                <w:szCs w:val="20"/>
              </w:rPr>
              <w:t>admissível</w:t>
            </w:r>
            <w:proofErr w:type="spellEnd"/>
            <w:r>
              <w:rPr>
                <w:sz w:val="20"/>
                <w:szCs w:val="20"/>
              </w:rPr>
              <w:t>)</w:t>
            </w:r>
          </w:p>
        </w:tc>
        <w:tc>
          <w:tcPr>
            <w:tcW w:w="2500" w:type="dxa"/>
            <w:tcMar>
              <w:top w:w="70" w:type="dxa"/>
              <w:left w:w="90" w:type="dxa"/>
              <w:bottom w:w="70" w:type="dxa"/>
              <w:right w:w="90" w:type="dxa"/>
            </w:tcMar>
          </w:tcPr>
          <w:p w14:paraId="21C28D8F" w14:textId="77777777" w:rsidR="006B1E66" w:rsidRDefault="00CC3326">
            <w:r>
              <w:rPr>
                <w:sz w:val="20"/>
                <w:szCs w:val="20"/>
              </w:rPr>
              <w:t>5,0</w:t>
            </w:r>
          </w:p>
        </w:tc>
        <w:tc>
          <w:tcPr>
            <w:tcW w:w="2400" w:type="dxa"/>
            <w:tcMar>
              <w:top w:w="70" w:type="dxa"/>
              <w:left w:w="90" w:type="dxa"/>
              <w:bottom w:w="70" w:type="dxa"/>
              <w:right w:w="90" w:type="dxa"/>
            </w:tcMar>
          </w:tcPr>
          <w:p w14:paraId="3FBD5B06" w14:textId="77777777" w:rsidR="006B1E66" w:rsidRDefault="00CC3326">
            <w:r>
              <w:rPr>
                <w:sz w:val="20"/>
                <w:szCs w:val="20"/>
              </w:rPr>
              <w:t>1,0</w:t>
            </w:r>
          </w:p>
        </w:tc>
        <w:tc>
          <w:tcPr>
            <w:tcW w:w="2471" w:type="dxa"/>
            <w:tcMar>
              <w:top w:w="70" w:type="dxa"/>
              <w:left w:w="90" w:type="dxa"/>
              <w:bottom w:w="70" w:type="dxa"/>
              <w:right w:w="90" w:type="dxa"/>
            </w:tcMar>
          </w:tcPr>
          <w:p w14:paraId="5E59D83C" w14:textId="77777777" w:rsidR="006B1E66" w:rsidRDefault="00CC3326">
            <w:r>
              <w:rPr>
                <w:sz w:val="20"/>
                <w:szCs w:val="20"/>
              </w:rPr>
              <w:t>1,5</w:t>
            </w:r>
          </w:p>
        </w:tc>
      </w:tr>
      <w:tr w:rsidR="006B1E66" w14:paraId="075DA2BC" w14:textId="77777777">
        <w:tc>
          <w:tcPr>
            <w:tcW w:w="1700" w:type="dxa"/>
            <w:tcMar>
              <w:top w:w="70" w:type="dxa"/>
              <w:left w:w="90" w:type="dxa"/>
              <w:bottom w:w="70" w:type="dxa"/>
              <w:right w:w="90" w:type="dxa"/>
            </w:tcMar>
          </w:tcPr>
          <w:p w14:paraId="41BEA95A" w14:textId="77777777" w:rsidR="006B1E66" w:rsidRDefault="00CC3326">
            <w:r>
              <w:rPr>
                <w:sz w:val="20"/>
                <w:szCs w:val="20"/>
              </w:rPr>
              <w:t>P6 (</w:t>
            </w:r>
            <w:proofErr w:type="spellStart"/>
            <w:r>
              <w:rPr>
                <w:sz w:val="20"/>
                <w:szCs w:val="20"/>
              </w:rPr>
              <w:t>não</w:t>
            </w:r>
            <w:proofErr w:type="spellEnd"/>
            <w:r>
              <w:rPr>
                <w:sz w:val="20"/>
                <w:szCs w:val="20"/>
              </w:rPr>
              <w:t xml:space="preserve"> </w:t>
            </w:r>
            <w:proofErr w:type="spellStart"/>
            <w:r>
              <w:rPr>
                <w:sz w:val="20"/>
                <w:szCs w:val="20"/>
              </w:rPr>
              <w:t>dimerizável</w:t>
            </w:r>
            <w:proofErr w:type="spellEnd"/>
            <w:r>
              <w:rPr>
                <w:sz w:val="20"/>
                <w:szCs w:val="20"/>
              </w:rPr>
              <w:t>)</w:t>
            </w:r>
          </w:p>
        </w:tc>
        <w:tc>
          <w:tcPr>
            <w:tcW w:w="2500" w:type="dxa"/>
            <w:tcMar>
              <w:top w:w="70" w:type="dxa"/>
              <w:left w:w="90" w:type="dxa"/>
              <w:bottom w:w="70" w:type="dxa"/>
              <w:right w:w="90" w:type="dxa"/>
            </w:tcMar>
          </w:tcPr>
          <w:p w14:paraId="4A73B7A3" w14:textId="77777777" w:rsidR="006B1E66" w:rsidRDefault="00CC3326">
            <w:r>
              <w:rPr>
                <w:sz w:val="20"/>
                <w:szCs w:val="20"/>
              </w:rPr>
              <w:t>3,0</w:t>
            </w:r>
          </w:p>
        </w:tc>
        <w:tc>
          <w:tcPr>
            <w:tcW w:w="2400" w:type="dxa"/>
            <w:tcMar>
              <w:top w:w="70" w:type="dxa"/>
              <w:left w:w="90" w:type="dxa"/>
              <w:bottom w:w="70" w:type="dxa"/>
              <w:right w:w="90" w:type="dxa"/>
            </w:tcMar>
          </w:tcPr>
          <w:p w14:paraId="5458CF2A" w14:textId="77777777" w:rsidR="006B1E66" w:rsidRDefault="00CC3326">
            <w:r>
              <w:rPr>
                <w:sz w:val="20"/>
                <w:szCs w:val="20"/>
              </w:rPr>
              <w:t>0,6</w:t>
            </w:r>
          </w:p>
        </w:tc>
        <w:tc>
          <w:tcPr>
            <w:tcW w:w="2471" w:type="dxa"/>
            <w:tcMar>
              <w:top w:w="70" w:type="dxa"/>
              <w:left w:w="90" w:type="dxa"/>
              <w:bottom w:w="70" w:type="dxa"/>
              <w:right w:w="90" w:type="dxa"/>
            </w:tcMar>
          </w:tcPr>
          <w:p w14:paraId="6E106E20" w14:textId="77777777" w:rsidR="006B1E66" w:rsidRDefault="00CC3326">
            <w:r>
              <w:rPr>
                <w:sz w:val="20"/>
                <w:szCs w:val="20"/>
              </w:rPr>
              <w:t>1,0</w:t>
            </w:r>
          </w:p>
        </w:tc>
      </w:tr>
    </w:tbl>
    <w:p w14:paraId="2E38C95C" w14:textId="77777777" w:rsidR="006B1E66" w:rsidRPr="000F5B8B" w:rsidRDefault="00CC3326">
      <w:pPr>
        <w:spacing w:before="130" w:after="260"/>
        <w:rPr>
          <w:lang w:val="pt-BR"/>
        </w:rPr>
      </w:pPr>
      <w:r>
        <w:rPr>
          <w:sz w:val="20"/>
          <w:szCs w:val="20"/>
          <w:lang w:val="pt-BR"/>
        </w:rPr>
        <w:t>Fonte: Adaptado da ABNT NBR 5101 (2024).</w:t>
      </w:r>
    </w:p>
    <w:p w14:paraId="539197B3" w14:textId="77777777" w:rsidR="00E01C3A" w:rsidRDefault="00CC3326">
      <w:pPr>
        <w:pStyle w:val="Heading2"/>
        <w:spacing w:before="360" w:after="240" w:line="360" w:lineRule="auto"/>
        <w:rPr>
          <w:lang w:val="pt-BR"/>
        </w:rPr>
      </w:pPr>
      <w:bookmarkStart w:id="50" w:name="_Toc242567284"/>
      <w:r>
        <w:rPr>
          <w:lang w:val="pt-BR"/>
        </w:rPr>
        <w:t>3.9 Procedimentos e avaliação</w:t>
      </w:r>
      <w:bookmarkEnd w:id="50"/>
    </w:p>
    <w:p w14:paraId="1375A099" w14:textId="77777777" w:rsidR="006B1E66" w:rsidRPr="000F5B8B" w:rsidRDefault="00CC3326">
      <w:pPr>
        <w:spacing w:after="240" w:line="360" w:lineRule="auto"/>
        <w:ind w:firstLine="709"/>
        <w:jc w:val="both"/>
        <w:rPr>
          <w:lang w:val="pt-BR"/>
        </w:rPr>
      </w:pPr>
      <w:r>
        <w:rPr>
          <w:lang w:val="pt-BR"/>
        </w:rPr>
        <w:t>A execução organiza-se em sete etapas. As duas primeiras são de preparação: a caracterização documental da infraestrutura municipal e das fontes de dados abertos, exposta em 2.3 e em 3.5, que produz o objetivo específico a) e alimenta o b); e a construção do sistema descrito em 3.2 e em 3.4, atividade de meio que não produz resultado próprio. As cinco seguintes produzem os resultados que respondem aos demais objetivos específicos.</w:t>
      </w:r>
    </w:p>
    <w:p w14:paraId="229EB6A5" w14:textId="77777777" w:rsidR="006B1E66" w:rsidRDefault="00CC3326">
      <w:pPr>
        <w:pStyle w:val="ListParagraph"/>
        <w:numPr>
          <w:ilvl w:val="0"/>
          <w:numId w:val="2"/>
        </w:numPr>
        <w:spacing w:after="120" w:line="360" w:lineRule="auto"/>
        <w:jc w:val="both"/>
      </w:pPr>
      <w:r>
        <w:rPr>
          <w:lang w:val="pt-BR"/>
        </w:rPr>
        <w:t xml:space="preserve">Etapa 3 — Treinamento e avaliação da camada de previsão. Constrói-se o conjunto de atributos a partir da série de 15 min adotada, treina-se o modelo </w:t>
      </w:r>
      <w:r>
        <w:rPr>
          <w:lang w:val="pt-BR"/>
        </w:rPr>
        <w:lastRenderedPageBreak/>
        <w:t>de reforço de gradiente sobre partição cronológica e afere-se seu erro contra as referências de persistência e de média sazonal. Produz o objetivo específico g).</w:t>
      </w:r>
    </w:p>
    <w:p w14:paraId="3DD1A019" w14:textId="77777777" w:rsidR="006B1E66" w:rsidRDefault="00CC3326">
      <w:pPr>
        <w:pStyle w:val="ListParagraph"/>
        <w:numPr>
          <w:ilvl w:val="0"/>
          <w:numId w:val="2"/>
        </w:numPr>
        <w:spacing w:after="120" w:line="360" w:lineRule="auto"/>
        <w:jc w:val="both"/>
      </w:pPr>
      <w:r>
        <w:rPr>
          <w:lang w:val="pt-BR"/>
        </w:rPr>
        <w:t xml:space="preserve">Etapa 4 — Verificação do invariante de segurança. Submete-se o sistema à suíte de cenários e verifica-se, para cada decisão emitida, se algum dos dois limites normativos foi transgredido. A avaliação é exaustiva e o critério é categórico: nenhuma violação é admitida. Incluem-se cenários adversariais, construídos para induzir a inferência a produzir decisão inadmissível, de modo que a verificação seja submetida a esforço e não apenas exercitada. Os cenários correm em relógio virtual, com passo igual ao da rampa do nó, de 5 s, o que torna a suíte repetível e rápida sem alterar a rampa, que continua limitada a um décimo por minuto; o serviço decide e publica como em operação (3.5.2), e um nó virtual, com a mesma regra do nó físico, produz o nível de cada passo, sobre o qual se contam as violações; cada execução enxerga apenas os eventos que ela própria publicou.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d).</w:t>
      </w:r>
    </w:p>
    <w:p w14:paraId="2DF7B5DA" w14:textId="77777777" w:rsidR="006B1E66" w:rsidRDefault="00CC3326">
      <w:pPr>
        <w:pStyle w:val="ListParagraph"/>
        <w:numPr>
          <w:ilvl w:val="0"/>
          <w:numId w:val="2"/>
        </w:numPr>
        <w:spacing w:after="120" w:line="360" w:lineRule="auto"/>
        <w:jc w:val="both"/>
      </w:pPr>
      <w:r>
        <w:rPr>
          <w:lang w:val="pt-BR"/>
        </w:rPr>
        <w:t xml:space="preserve">Etapa 5 — Medição do percurso físico e verificação do diagnóstico. Para um conjunto de transições de nível, mede-se a latência entre a publicação do dado na interface e a estabilização da iluminância no valor correspondente, reportada como distribuição sobre repetições independentes, com o número de repetições explicitado. A latência medida vai da publicação do evento à chegada da telemetria e inclui, portanto, a leitura de confirmação do sensor, posterior à aplicação do ciclo de trabalho; é, assim, limite superior da grandeza do RNF03. Na mesma bancada verificam-se as funções de diagnóstico descritas em 3.4.5, com a falha do ponto de luz induzida deliberadamente e a divergência entre o nível comandado e o entregue apurada ao longo dos cenários. </w:t>
      </w:r>
      <w:proofErr w:type="spellStart"/>
      <w:r>
        <w:t>Produz</w:t>
      </w:r>
      <w:proofErr w:type="spellEnd"/>
      <w:r>
        <w:t xml:space="preserve"> </w:t>
      </w:r>
      <w:proofErr w:type="spellStart"/>
      <w:r>
        <w:t>os</w:t>
      </w:r>
      <w:proofErr w:type="spellEnd"/>
      <w:r>
        <w:t xml:space="preserve"> </w:t>
      </w:r>
      <w:proofErr w:type="spellStart"/>
      <w:r>
        <w:t>objetivos</w:t>
      </w:r>
      <w:proofErr w:type="spellEnd"/>
      <w:r>
        <w:t xml:space="preserve"> </w:t>
      </w:r>
      <w:proofErr w:type="spellStart"/>
      <w:r>
        <w:t>específicos</w:t>
      </w:r>
      <w:proofErr w:type="spellEnd"/>
      <w:r>
        <w:t xml:space="preserve"> e) e h).</w:t>
      </w:r>
    </w:p>
    <w:p w14:paraId="13082CB6" w14:textId="77777777" w:rsidR="006B1E66" w:rsidRDefault="00CC3326">
      <w:pPr>
        <w:pStyle w:val="ListParagraph"/>
        <w:numPr>
          <w:ilvl w:val="0"/>
          <w:numId w:val="2"/>
        </w:numPr>
        <w:spacing w:after="120" w:line="360" w:lineRule="auto"/>
        <w:jc w:val="both"/>
      </w:pPr>
      <w:r>
        <w:rPr>
          <w:lang w:val="pt-BR"/>
        </w:rPr>
        <w:t xml:space="preserve">Etapa 6 — Avaliação da concordância e especificação da interface. Compara-se a decisão produzida em cada cenário com o envelope esperado, analisando-se as discordâncias. Consolida-se, a partir da interface emulada e do que a análise documental indicou estar disponível </w:t>
      </w:r>
      <w:r>
        <w:rPr>
          <w:lang w:val="pt-BR"/>
        </w:rPr>
        <w:lastRenderedPageBreak/>
        <w:t xml:space="preserve">na plataforma municipal, a especificação de integração. </w:t>
      </w:r>
      <w:proofErr w:type="spellStart"/>
      <w:r>
        <w:t>Produz</w:t>
      </w:r>
      <w:proofErr w:type="spellEnd"/>
      <w:r>
        <w:t xml:space="preserve"> o </w:t>
      </w:r>
      <w:proofErr w:type="spellStart"/>
      <w:r>
        <w:t>objetivo</w:t>
      </w:r>
      <w:proofErr w:type="spellEnd"/>
      <w:r>
        <w:t xml:space="preserve"> </w:t>
      </w:r>
      <w:proofErr w:type="spellStart"/>
      <w:r>
        <w:t>específico</w:t>
      </w:r>
      <w:proofErr w:type="spellEnd"/>
      <w:r>
        <w:t xml:space="preserve"> f).</w:t>
      </w:r>
    </w:p>
    <w:p w14:paraId="3BA804A7" w14:textId="77777777" w:rsidR="00E01C3A" w:rsidRDefault="00CC3326">
      <w:pPr>
        <w:pStyle w:val="ListParagraph"/>
        <w:numPr>
          <w:ilvl w:val="0"/>
          <w:numId w:val="2"/>
        </w:numPr>
        <w:spacing w:after="120" w:line="360" w:lineRule="auto"/>
        <w:jc w:val="both"/>
        <w:rPr>
          <w:lang w:val="pt-BR"/>
        </w:rPr>
      </w:pPr>
      <w:r>
        <w:rPr>
          <w:lang w:val="pt-BR"/>
        </w:rPr>
        <w:t>Etapa 7 — Estimativa de consumo e comparação de regimes. Integra-se a trajetória de ciclo de trabalho registrada em cada cenário, calcula-se a energia estimada para o regime adaptativo e para as duas linhas de base e reporta-se, ao lado de cada valor, a aderência ao envelope esperado, conforme 3.11. Produz o objetivo específico i).</w:t>
      </w:r>
    </w:p>
    <w:p w14:paraId="37C75FE6" w14:textId="77777777" w:rsidR="00847C0D" w:rsidRPr="00430DB3" w:rsidRDefault="00CC3326">
      <w:pPr>
        <w:spacing w:after="120" w:line="360" w:lineRule="auto"/>
        <w:ind w:firstLine="709"/>
        <w:jc w:val="both"/>
        <w:rPr>
          <w:lang w:val="pt-BR"/>
        </w:rPr>
      </w:pPr>
      <w:r>
        <w:rPr>
          <w:lang w:val="pt-BR"/>
        </w:rPr>
        <w:t>Duas execuções complementares da suíte respondem a perguntas que as etapas acima não isolam. Na primeira, a suíte é repetida com a camada de previsão desligada — a inferência recebe o volume observado no lugar da previsão, com a mesma base de regras —, e compara-se a fração da janela de baixa demanda consumida em transição, métrica de H3 (2.10). A janela de baixa demanda é o conjunto de ciclos com o volume observado abaixo do tercil inferior e nenhuma ocorrência. Os ciclos acima da classe mínima nessa janela contam como transição, inclusive os que as regras de apoio mantêm uma classe abaixo, o que pesa contra o modo antecipado, e a métrica é reportada com essa ressalva. Na segunda, a mesma base de regras opera como tabela em degraus, e comparam-se aderência ao envelope, energia e mudanças de nível, para verificar o que a pertinência parcial acrescenta (3.7).</w:t>
      </w:r>
    </w:p>
    <w:p w14:paraId="76B6BD3D" w14:textId="77777777" w:rsidR="001A5FD5" w:rsidRPr="00430DB3" w:rsidRDefault="002D2B91">
      <w:pPr>
        <w:spacing w:after="120" w:line="360" w:lineRule="auto"/>
        <w:ind w:firstLine="709"/>
        <w:jc w:val="both"/>
        <w:rPr>
          <w:lang w:val="pt-BR"/>
        </w:rPr>
      </w:pPr>
      <w:r>
        <w:rPr>
          <w:lang w:val="pt-BR"/>
        </w:rPr>
        <w:t>Uma avaliação adicional pergunta o que o sistema perde sem cada componente de inteligência artificial, e se algo mais simples o substituiria. Os protocolos — cenários, sementes, métricas e regras de leitura — foram fixados e versionados no repositório antes de cada execução, e os resultados são reportados como vieram. Retirar a previsão é operar no modo reativo; retirar a inferência é voltar à programação por horário fixo; substituir o modelo treinado é empregar a média sazonal de 3.6; substituir a pertinência parcial é operar a mesma base como tabela. Os cenários são de três tipos: oito noites reais da série de Zurique, em 15 min, das 18 h às 6 h, no período de teste do modelo, de quatro pontos sorteados, dois entre os mais movimentados à noite e dois entre os menos, cada um com uma noite de dia útil e uma de sábado; dois pares sintéticos em que a contagem cai a zero por duas horas com a via ocupada, um no início da noite e outro na madrugada, comparados com o mesmo cenário sem a falha; e seis cenários com o volume sorteado em torno de cada tercil.</w:t>
      </w:r>
    </w:p>
    <w:p w14:paraId="5B86C053" w14:textId="77777777" w:rsidR="001A5FD5" w:rsidRPr="00430DB3" w:rsidRDefault="002D2B91">
      <w:pPr>
        <w:spacing w:after="120" w:line="360" w:lineRule="auto"/>
        <w:ind w:firstLine="709"/>
        <w:jc w:val="both"/>
        <w:rPr>
          <w:lang w:val="pt-BR"/>
        </w:rPr>
      </w:pPr>
      <w:r>
        <w:rPr>
          <w:lang w:val="pt-BR"/>
        </w:rPr>
        <w:lastRenderedPageBreak/>
        <w:t>Às métricas anteriores acrescentam-se quatro. A primeira é o déficit: os minutos em que o nível fica mais de 0,02 abaixo do que a situação pede — a classe da via, sob ocorrência ou volume alto, e uma classe abaixo, sob volume médio, pelo critério dos tercis de 3.7. A segunda é o acerto da contenção: dos ciclos em que a previsão mantém o nível acima do modo reativo, a fração em que o volume real da hora seguinte saiu da faixa baixa. A terceira é a luz perdida pela falha de contagem, diferença média de nível entre o cenário sem falha e o cenário com falha. A quarta descreve a forma da resposta: variação total do nível, inversões de sentido e subidas de ao menos 0,1 em um passo. A série de Zurique é de 15 min, e nesses cenários o volume de 5 min repete o valor do bloco, limitação que 5.3 registra. A linha de base de horário fixo é avaliada no horário local do ponto de luz. O Apêndice B indica, para cada resultado, o programa, os dados e o comando que o reproduzem.</w:t>
      </w:r>
    </w:p>
    <w:p w14:paraId="5B8D1109" w14:textId="77777777" w:rsidR="00461CFB" w:rsidRPr="00430DB3" w:rsidRDefault="006F13C7">
      <w:pPr>
        <w:spacing w:after="120" w:line="360" w:lineRule="auto"/>
        <w:ind w:firstLine="709"/>
        <w:jc w:val="both"/>
        <w:rPr>
          <w:lang w:val="pt-BR"/>
        </w:rPr>
      </w:pPr>
      <w:r>
        <w:rPr>
          <w:lang w:val="pt-BR"/>
        </w:rPr>
        <w:t>Um último confronto trata só da forma da resposta, com dado real de resolução sub-horária. São oito noites reais da série de 15 min de Zurique (3.6), do ano de teste, de quatro pontos em sorteio próprio, distinto do da avaliação anterior, e três concorrentes com a mesma previsão e as mesmas regras: a inferência nebulosa, a tabela em degraus e uma tabela com histerese de descida, que sobe de faixa no tercil, na hora, e só desce quando o volume cai 0,05 abaixo dele — a correção simples que se aplicaria à tabela. Conta-se o número de passos do ciclo em que o nível emitido varia, em relação ao anterior, ao menos um limiar de percepção. O protocolo fixou dois limiares, de 15 % e de 6 %. Conferidas as fontes depois da execução, só o de 6 % tem apoio direto na literatura: é o valor acima do qual um aumento de iluminância é percebido por observador atento (SHIKAKURA; MORIKAWA; NAKAMURA, 2003). Reporta-se também, como conferência posterior, o de 30 %, que a mesma fonte indica para observador ocupado em tarefa. O estudo foi conduzido em ambiente de escritório, com iluminâncias muito superiores às de uma via; não se localizou valor medido para via pública. O critério, fixado antes da execução, considera a inferência nebulosa não substituível se apresentar ao menos 20 % menos mudanças perceptíveis que a melhor das tabelas, nos dois limiares, sem consumir mais de 2 pontos percentuais de energia além dela e sem mais minutos abaixo do nível pedido. Nesses cenários a previsão é a do modelo em operação, e ela é a mesma para os três concorrentes.</w:t>
      </w:r>
    </w:p>
    <w:p w14:paraId="4DD35ACA" w14:textId="77777777" w:rsidR="006B1E66" w:rsidRPr="000F5B8B" w:rsidRDefault="00CC3326">
      <w:pPr>
        <w:spacing w:after="120" w:line="360" w:lineRule="auto"/>
        <w:ind w:firstLine="709"/>
        <w:jc w:val="both"/>
        <w:rPr>
          <w:lang w:val="pt-BR"/>
        </w:rPr>
      </w:pPr>
      <w:r>
        <w:rPr>
          <w:lang w:val="pt-BR"/>
        </w:rPr>
        <w:lastRenderedPageBreak/>
        <w:t>Cabe explicitar a natureza do envelope de decisão esperado e a limitação que dele decorre. O envelope é o intervalo de níveis considerados aceitáveis para cada cenário, definido pelos autores antes da avaliação e derivado, sempre que possível, das prescrições normativas e da literatura. Onde essa derivação não é possível, o envelope reflete julgamento dos autores, e a avaliação mede, nesses casos, a coerência entre a base de regras e esse julgamento — não a correção da decisão em sentido absoluto. A declaração é necessária porque a alternativa, calar sobre a origem do envelope, apresentaria como validação externa aquilo que é, em parte, consistência interna.</w:t>
      </w:r>
    </w:p>
    <w:p w14:paraId="404ECD07" w14:textId="77777777" w:rsidR="00540256" w:rsidRPr="00430DB3" w:rsidRDefault="002E4A9C">
      <w:pPr>
        <w:spacing w:after="120" w:line="360" w:lineRule="auto"/>
        <w:ind w:firstLine="709"/>
        <w:jc w:val="both"/>
        <w:rPr>
          <w:lang w:val="pt-BR"/>
        </w:rPr>
      </w:pPr>
      <w:r>
        <w:rPr>
          <w:lang w:val="pt-BR"/>
        </w:rPr>
        <w:t>Com a base vigente, os envelopes decorrem das classes associadas às regras — a classe da via com volume alto ou ocorrência, até uma classe abaixo com volume médio, a classe mínima com volume baixo de madrugada, e qualquer nível admissível nas transições sob a rampa normativa —, e são largos nas transições. A aderência verifica, por isso, coerência grosseira entre a decisão e a condição da via, e discrimina pouco entre regimes; é apresentada com essa ressalva.</w:t>
      </w:r>
    </w:p>
    <w:p w14:paraId="2A1C509F" w14:textId="77777777" w:rsidR="006B1E66" w:rsidRPr="000F5B8B" w:rsidRDefault="00CC3326">
      <w:pPr>
        <w:spacing w:after="120" w:line="360" w:lineRule="auto"/>
        <w:ind w:firstLine="709"/>
        <w:jc w:val="both"/>
        <w:rPr>
          <w:lang w:val="pt-BR"/>
        </w:rPr>
      </w:pPr>
      <w:r>
        <w:rPr>
          <w:lang w:val="pt-BR"/>
        </w:rPr>
        <w:t>A verificação do invariante de segurança não padece dessa limitação: seu critério deriva integralmente da norma e é verificável por terceiros que disponham do texto normativo. É por isso que ela constitui o resultado mais robusto do trabalho.</w:t>
      </w:r>
    </w:p>
    <w:p w14:paraId="1B4DBDC1" w14:textId="77777777" w:rsidR="00E01C3A" w:rsidRDefault="00CC3326">
      <w:pPr>
        <w:pStyle w:val="Heading2"/>
        <w:spacing w:before="360" w:after="240" w:line="360" w:lineRule="auto"/>
        <w:rPr>
          <w:lang w:val="pt-BR"/>
        </w:rPr>
      </w:pPr>
      <w:bookmarkStart w:id="51" w:name="_Toc242567285"/>
      <w:r>
        <w:rPr>
          <w:lang w:val="pt-BR"/>
        </w:rPr>
        <w:t>3.10 Tratamento de dados pessoais</w:t>
      </w:r>
      <w:bookmarkEnd w:id="51"/>
    </w:p>
    <w:p w14:paraId="10754E5D" w14:textId="77777777" w:rsidR="006B1E66" w:rsidRDefault="00CC3326">
      <w:pPr>
        <w:spacing w:after="240" w:line="360" w:lineRule="auto"/>
        <w:ind w:firstLine="709"/>
        <w:jc w:val="both"/>
      </w:pPr>
      <w:r>
        <w:rPr>
          <w:lang w:val="pt-BR"/>
        </w:rPr>
        <w:t xml:space="preserve">O sistema não captura, não processa e não armazena imagem, som ou qualquer dado que permita identificar pessoa. </w:t>
      </w:r>
      <w:r>
        <w:t xml:space="preserve">Quatro </w:t>
      </w:r>
      <w:proofErr w:type="spellStart"/>
      <w:r>
        <w:t>características</w:t>
      </w:r>
      <w:proofErr w:type="spellEnd"/>
      <w:r>
        <w:t xml:space="preserve"> do </w:t>
      </w:r>
      <w:proofErr w:type="spellStart"/>
      <w:r>
        <w:t>arranjo</w:t>
      </w:r>
      <w:proofErr w:type="spellEnd"/>
      <w:r>
        <w:t xml:space="preserve"> </w:t>
      </w:r>
      <w:proofErr w:type="spellStart"/>
      <w:r>
        <w:t>asseguram</w:t>
      </w:r>
      <w:proofErr w:type="spellEnd"/>
      <w:r>
        <w:t xml:space="preserve"> </w:t>
      </w:r>
      <w:proofErr w:type="spellStart"/>
      <w:r>
        <w:t>essa</w:t>
      </w:r>
      <w:proofErr w:type="spellEnd"/>
      <w:r>
        <w:t xml:space="preserve"> </w:t>
      </w:r>
      <w:proofErr w:type="spellStart"/>
      <w:r>
        <w:t>condição</w:t>
      </w:r>
      <w:proofErr w:type="spellEnd"/>
      <w:r>
        <w:t>.</w:t>
      </w:r>
    </w:p>
    <w:p w14:paraId="7F4BF091" w14:textId="77777777" w:rsidR="006B1E66" w:rsidRPr="000F5B8B" w:rsidRDefault="00CC3326">
      <w:pPr>
        <w:pStyle w:val="ListParagraph"/>
        <w:numPr>
          <w:ilvl w:val="0"/>
          <w:numId w:val="2"/>
        </w:numPr>
        <w:spacing w:after="120" w:line="360" w:lineRule="auto"/>
        <w:jc w:val="both"/>
        <w:rPr>
          <w:lang w:val="pt-BR"/>
        </w:rPr>
      </w:pPr>
      <w:r>
        <w:rPr>
          <w:lang w:val="pt-BR"/>
        </w:rPr>
        <w:t>A interface de dados urbanos publica apenas descritores agregados do estado da via — média de pessoas presentes no trecho num período, ocorrência reportada —, sem referência a indivíduo: contagem, e não identificação.</w:t>
      </w:r>
    </w:p>
    <w:p w14:paraId="1F58E004" w14:textId="77777777" w:rsidR="006B1E66" w:rsidRPr="000F5B8B" w:rsidRDefault="00CC3326">
      <w:pPr>
        <w:pStyle w:val="ListParagraph"/>
        <w:numPr>
          <w:ilvl w:val="0"/>
          <w:numId w:val="2"/>
        </w:numPr>
        <w:spacing w:after="120" w:line="360" w:lineRule="auto"/>
        <w:jc w:val="both"/>
        <w:rPr>
          <w:lang w:val="pt-BR"/>
        </w:rPr>
      </w:pPr>
      <w:r>
        <w:rPr>
          <w:lang w:val="pt-BR"/>
        </w:rPr>
        <w:t>A série pública de contagem de pedestres empregada no treino e nos cenários é agregada por ponto de contagem e não identifica pessoas.</w:t>
      </w:r>
    </w:p>
    <w:p w14:paraId="2F96BE50" w14:textId="77777777" w:rsidR="006B1E66" w:rsidRPr="000F5B8B" w:rsidRDefault="00CC3326">
      <w:pPr>
        <w:pStyle w:val="ListParagraph"/>
        <w:numPr>
          <w:ilvl w:val="0"/>
          <w:numId w:val="2"/>
        </w:numPr>
        <w:spacing w:after="120" w:line="360" w:lineRule="auto"/>
        <w:jc w:val="both"/>
        <w:rPr>
          <w:lang w:val="pt-BR"/>
        </w:rPr>
      </w:pPr>
      <w:r>
        <w:rPr>
          <w:lang w:val="pt-BR"/>
        </w:rPr>
        <w:t>O nó de demonstração possui um único sensor, de iluminância, que mede luz e não pessoas.</w:t>
      </w:r>
    </w:p>
    <w:p w14:paraId="450FDA21"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Quadro 16 explicita o conteúdo de cada entidade do banco de dados: não há atributo de imagem, de áudio ou de identificação individual, e a ausência é verificável no próprio modelo de dados.</w:t>
      </w:r>
    </w:p>
    <w:p w14:paraId="0C300061" w14:textId="77777777" w:rsidR="006B1E66" w:rsidRPr="000F5B8B" w:rsidRDefault="00CC3326">
      <w:pPr>
        <w:spacing w:after="120" w:line="360" w:lineRule="auto"/>
        <w:ind w:firstLine="709"/>
        <w:jc w:val="both"/>
        <w:rPr>
          <w:lang w:val="pt-BR"/>
        </w:rPr>
      </w:pPr>
      <w:r>
        <w:rPr>
          <w:lang w:val="pt-BR"/>
        </w:rPr>
        <w:t>Registra-se que a plataforma tomada como referência de infraestrutura opera tecnologias de reconhecimento facial e de leitura de placas, que constituem tratamento de dado pessoal sujeito à Lei Geral de Proteção de Dados Pessoais (BRASIL, 2018). O presente trabalho não acessa, não reproduz e não depende dessas funcionalidades: a informação que o sistema consome é a descrição agregada do estado da via. Essa distinção é relevante também para a proposta de integração: o que se propõe consumir é o alerta de evento e a contagem agregada, e não o conteúdo de imagem ou a identificação de pessoas. Uma integração efetiva exigiria tratamento jurídico próprio, registrado entre as limitações.</w:t>
      </w:r>
    </w:p>
    <w:p w14:paraId="288B3B4B" w14:textId="77777777" w:rsidR="006B1E66" w:rsidRPr="000F5B8B" w:rsidRDefault="00CC3326">
      <w:pPr>
        <w:spacing w:after="120" w:line="360" w:lineRule="auto"/>
        <w:ind w:firstLine="709"/>
        <w:jc w:val="both"/>
        <w:rPr>
          <w:lang w:val="pt-BR"/>
        </w:rPr>
      </w:pPr>
      <w:r>
        <w:rPr>
          <w:lang w:val="pt-BR"/>
        </w:rPr>
        <w:t>O risco de desvio de finalidade não é hipotético, e há caso documentado que convém registrar. Em San Diego, nos Estados Unidos, cerca de três mil e trezentos postes receberam sensores e câmeras cuja finalidade principal declarada era coletar dados para a gestão da cidade, e não o policiamento. A partir de agosto de 2018 o departamento de polícia passou a acessar as imagens, chegando a quase quatrocentos acessos até meados de 2020, sob alegação de crimes graves, lista que incluía vandalismo e descarte irregular de resíduos; a reação pública levou a pedidos de moratória e a uma proposta de norma municipal de vigilância, ainda em discussão em meados de 2020 (PERRY, 2020). O episódio é a razão pela qual a fronteira entre dado agregado e dado de identificação, neste trabalho, é requisito de interface e não recomendação de uso.</w:t>
      </w:r>
    </w:p>
    <w:p w14:paraId="006E6C9D" w14:textId="77777777" w:rsidR="006B1E66" w:rsidRPr="000F5B8B" w:rsidRDefault="00CC3326">
      <w:pPr>
        <w:spacing w:after="120" w:line="360" w:lineRule="auto"/>
        <w:ind w:firstLine="709"/>
        <w:jc w:val="both"/>
        <w:rPr>
          <w:lang w:val="pt-BR"/>
        </w:rPr>
      </w:pPr>
      <w:r>
        <w:rPr>
          <w:lang w:val="pt-BR"/>
        </w:rPr>
        <w:t xml:space="preserve">A ressalva merece registro explícito, e não nota de rodapé. A literatura acadêmica que examina a plataforma municipal de videomonitoramento concentra-se justamente sobre o reconhecimento facial e seus efeitos discriminatórios (OLIVEIRA; FAGUNDES; SPOLLE, 2025). Propor que outro serviço municipal consuma dados dessa plataforma sem enfrentar essa crítica seria metodologicamente frágil. A resposta deste trabalho é de projeto, e não de discurso: a especificação de integração produzida como resultado define, como requisito, que a interface publique exclusivamente descritores agregados do estado da via, e que identificadores biométricos, imagens e placas não componham o contrato de dados. A camada de </w:t>
      </w:r>
      <w:r>
        <w:rPr>
          <w:lang w:val="pt-BR"/>
        </w:rPr>
        <w:lastRenderedPageBreak/>
        <w:t>decisão aqui construída não teria como consumi-los ainda que fossem oferecidos, porque suas variáveis de entrada são grandezas de via e não atributos de pessoa.</w:t>
      </w:r>
    </w:p>
    <w:p w14:paraId="274977A3" w14:textId="77777777" w:rsidR="00E01C3A" w:rsidRDefault="00CC3326">
      <w:pPr>
        <w:pStyle w:val="Heading2"/>
        <w:spacing w:before="360" w:after="240" w:line="360" w:lineRule="auto"/>
        <w:rPr>
          <w:lang w:val="pt-BR"/>
        </w:rPr>
      </w:pPr>
      <w:bookmarkStart w:id="52" w:name="_Toc242567286"/>
      <w:r>
        <w:rPr>
          <w:lang w:val="pt-BR"/>
        </w:rPr>
        <w:t>3.11 Estimativa de consumo e linhas de base de comparação</w:t>
      </w:r>
      <w:bookmarkEnd w:id="52"/>
    </w:p>
    <w:p w14:paraId="487F6F53" w14:textId="77777777" w:rsidR="00E01C3A" w:rsidRDefault="00CC3326">
      <w:pPr>
        <w:spacing w:after="120" w:line="360" w:lineRule="auto"/>
        <w:ind w:firstLine="709"/>
        <w:jc w:val="both"/>
        <w:rPr>
          <w:lang w:val="pt-BR"/>
        </w:rPr>
      </w:pPr>
      <w:r>
        <w:rPr>
          <w:lang w:val="pt-BR"/>
        </w:rPr>
        <w:t>A avaliação energética não emprega instrumentação elétrica: emprega o registro que o sistema já produz. A fita de LED adotada declara potência por unidade de comprimento, e o comprimento do segmento é fixado por medição conforme 3.4.2, de modo que a potência a ciclo de trabalho pleno é conhecida. O nível aplicado em cada passo da rampa é registrado pelo nó na sua saída serial, e o ciclo de trabalho correspondente decorre da tabela de calibração; a telemetria, gravada conforme o modelo de dados de 3.13.1, só ocorre quando chega um comando e não cobre os passos intermediários. A energia consumida em um cenário é, então, a soma dos produtos entre a potência plena, o ciclo de trabalho de cada intervalo e a duração desse intervalo.</w:t>
      </w:r>
    </w:p>
    <w:p w14:paraId="5BDE9097" w14:textId="77777777" w:rsidR="00E01C3A" w:rsidRDefault="00CC3326">
      <w:pPr>
        <w:spacing w:after="120" w:line="360" w:lineRule="auto"/>
        <w:ind w:firstLine="709"/>
        <w:jc w:val="both"/>
        <w:rPr>
          <w:lang w:val="pt-BR"/>
        </w:rPr>
      </w:pPr>
      <w:r>
        <w:rPr>
          <w:lang w:val="pt-BR"/>
        </w:rPr>
        <w:t>A hipótese que sustenta o cálculo é a proporcionalidade entre o ciclo de trabalho e a potência média consumida, e ela é adequada ao arranjo adotado: a modulação por largura de pulso chaveia a corrente plena do segmento, de modo que a potência média é o produto da potência em condução pela fração de tempo em que há condução. A mesma proporcionalidade vale, aproximadamente, para o fluxo luminoso, o que oferece verificação cruzada útil — a estimativa derivada do ciclo comandado pode ser confrontada com a derivada da iluminância medida, e a divergência entre as duas é reportada junto ao resultado. A comparação entre as duas estimativas é também exibida em tempo real no painel, calculada pelo mesmo módulo que produz os resultados do Capítulo 4.</w:t>
      </w:r>
    </w:p>
    <w:p w14:paraId="045DD351" w14:textId="77777777" w:rsidR="00E01C3A" w:rsidRDefault="00CC3326">
      <w:pPr>
        <w:spacing w:after="120" w:line="360" w:lineRule="auto"/>
        <w:ind w:firstLine="709"/>
        <w:jc w:val="both"/>
        <w:rPr>
          <w:lang w:val="pt-BR"/>
        </w:rPr>
      </w:pPr>
      <w:r>
        <w:rPr>
          <w:lang w:val="pt-BR"/>
        </w:rPr>
        <w:t xml:space="preserve">A potência do segmento de bancada, da ordem de um watt, não tem significado para quem raciocina em termos do parque municipal. A estimativa é, por isso, expressa também para uma luminária de referência. A projeção é legítima pela propriedade estabelecida em 3.3: a camada de decisão emite um nível adimensional, e a mesma trajetória de níveis que comanda a bancada comandaria uma luminária viária. A luminária de referência não é um modelo comercial — o modelo instalado nas vias de pedestres do município não é informação divulgada. Ela é derivada dos parâmetros que o Caderno de Encargos da concessão impõe a toda luminária do </w:t>
      </w:r>
      <w:r>
        <w:rPr>
          <w:lang w:val="pt-BR"/>
        </w:rPr>
        <w:lastRenderedPageBreak/>
        <w:t>parque (SÃO PAULO, 2015), e adota a menor potência da faixa do Caderno, conforme o Quadro 9.</w:t>
      </w:r>
    </w:p>
    <w:p w14:paraId="1E807177" w14:textId="6B6FEAD7" w:rsidR="00E01C3A" w:rsidRDefault="00CC3326">
      <w:pPr>
        <w:keepNext/>
        <w:spacing w:before="260" w:after="130"/>
        <w:rPr>
          <w:lang w:val="pt-BR"/>
        </w:rPr>
      </w:pPr>
      <w:bookmarkStart w:id="53" w:name="_Toc24256721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Luminária de referência derivada do Caderno de Encargos</w:t>
      </w:r>
      <w:bookmarkEnd w:id="5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800"/>
        <w:gridCol w:w="3971"/>
      </w:tblGrid>
      <w:tr w:rsidR="00E01C3A" w14:paraId="45F76209" w14:textId="77777777">
        <w:trPr>
          <w:tblHeader/>
        </w:trPr>
        <w:tc>
          <w:tcPr>
            <w:tcW w:w="2300" w:type="dxa"/>
            <w:shd w:val="clear" w:color="auto" w:fill="EDEDED"/>
            <w:tcMar>
              <w:top w:w="70" w:type="dxa"/>
              <w:left w:w="90" w:type="dxa"/>
              <w:bottom w:w="70" w:type="dxa"/>
              <w:right w:w="90" w:type="dxa"/>
            </w:tcMar>
          </w:tcPr>
          <w:p w14:paraId="408DAE0F" w14:textId="77777777" w:rsidR="00E01C3A" w:rsidRDefault="00CC3326">
            <w:proofErr w:type="spellStart"/>
            <w:r>
              <w:rPr>
                <w:b/>
                <w:bCs/>
                <w:sz w:val="20"/>
                <w:szCs w:val="20"/>
              </w:rPr>
              <w:t>Parâmetro</w:t>
            </w:r>
            <w:proofErr w:type="spellEnd"/>
          </w:p>
        </w:tc>
        <w:tc>
          <w:tcPr>
            <w:tcW w:w="2800" w:type="dxa"/>
            <w:shd w:val="clear" w:color="auto" w:fill="EDEDED"/>
            <w:tcMar>
              <w:top w:w="70" w:type="dxa"/>
              <w:left w:w="90" w:type="dxa"/>
              <w:bottom w:w="70" w:type="dxa"/>
              <w:right w:w="90" w:type="dxa"/>
            </w:tcMar>
          </w:tcPr>
          <w:p w14:paraId="165B4866" w14:textId="77777777" w:rsidR="00E01C3A" w:rsidRDefault="00CC3326">
            <w:r>
              <w:rPr>
                <w:b/>
                <w:bCs/>
                <w:sz w:val="20"/>
                <w:szCs w:val="20"/>
              </w:rPr>
              <w:t xml:space="preserve">Valor </w:t>
            </w:r>
            <w:proofErr w:type="spellStart"/>
            <w:r>
              <w:rPr>
                <w:b/>
                <w:bCs/>
                <w:sz w:val="20"/>
                <w:szCs w:val="20"/>
              </w:rPr>
              <w:t>adotado</w:t>
            </w:r>
            <w:proofErr w:type="spellEnd"/>
          </w:p>
        </w:tc>
        <w:tc>
          <w:tcPr>
            <w:tcW w:w="3971" w:type="dxa"/>
            <w:shd w:val="clear" w:color="auto" w:fill="EDEDED"/>
            <w:tcMar>
              <w:top w:w="70" w:type="dxa"/>
              <w:left w:w="90" w:type="dxa"/>
              <w:bottom w:w="70" w:type="dxa"/>
              <w:right w:w="90" w:type="dxa"/>
            </w:tcMar>
          </w:tcPr>
          <w:p w14:paraId="46F52774" w14:textId="77777777" w:rsidR="00E01C3A" w:rsidRDefault="00CC3326">
            <w:proofErr w:type="spellStart"/>
            <w:r>
              <w:rPr>
                <w:b/>
                <w:bCs/>
                <w:sz w:val="20"/>
                <w:szCs w:val="20"/>
              </w:rPr>
              <w:t>Origem</w:t>
            </w:r>
            <w:proofErr w:type="spellEnd"/>
          </w:p>
        </w:tc>
      </w:tr>
      <w:tr w:rsidR="00E01C3A" w:rsidRPr="00F96471" w14:paraId="7926D842" w14:textId="77777777">
        <w:tc>
          <w:tcPr>
            <w:tcW w:w="2300" w:type="dxa"/>
            <w:tcMar>
              <w:top w:w="70" w:type="dxa"/>
              <w:left w:w="90" w:type="dxa"/>
              <w:bottom w:w="70" w:type="dxa"/>
              <w:right w:w="90" w:type="dxa"/>
            </w:tcMar>
          </w:tcPr>
          <w:p w14:paraId="3E78C564" w14:textId="77777777" w:rsidR="00E01C3A" w:rsidRDefault="00CC3326">
            <w:proofErr w:type="spellStart"/>
            <w:r>
              <w:rPr>
                <w:sz w:val="20"/>
                <w:szCs w:val="20"/>
              </w:rPr>
              <w:t>Potência</w:t>
            </w:r>
            <w:proofErr w:type="spellEnd"/>
            <w:r>
              <w:rPr>
                <w:sz w:val="20"/>
                <w:szCs w:val="20"/>
              </w:rPr>
              <w:t xml:space="preserve"> nominal</w:t>
            </w:r>
          </w:p>
        </w:tc>
        <w:tc>
          <w:tcPr>
            <w:tcW w:w="2800" w:type="dxa"/>
            <w:tcMar>
              <w:top w:w="70" w:type="dxa"/>
              <w:left w:w="90" w:type="dxa"/>
              <w:bottom w:w="70" w:type="dxa"/>
              <w:right w:w="90" w:type="dxa"/>
            </w:tcMar>
          </w:tcPr>
          <w:p w14:paraId="3A396A2A" w14:textId="77777777" w:rsidR="00E01C3A" w:rsidRDefault="00CC3326">
            <w:r>
              <w:rPr>
                <w:sz w:val="20"/>
                <w:szCs w:val="20"/>
              </w:rPr>
              <w:t>40 W</w:t>
            </w:r>
          </w:p>
        </w:tc>
        <w:tc>
          <w:tcPr>
            <w:tcW w:w="3971" w:type="dxa"/>
            <w:tcMar>
              <w:top w:w="70" w:type="dxa"/>
              <w:left w:w="90" w:type="dxa"/>
              <w:bottom w:w="70" w:type="dxa"/>
              <w:right w:w="90" w:type="dxa"/>
            </w:tcMar>
          </w:tcPr>
          <w:p w14:paraId="47AAA91F" w14:textId="77777777" w:rsidR="00E01C3A" w:rsidRPr="00CE1B46" w:rsidRDefault="00CC3326">
            <w:pPr>
              <w:rPr>
                <w:lang w:val="pt-BR"/>
              </w:rPr>
            </w:pPr>
            <w:r>
              <w:rPr>
                <w:sz w:val="20"/>
                <w:szCs w:val="20"/>
                <w:lang w:val="pt-BR"/>
              </w:rPr>
              <w:t>Limite inferior da faixa de 40 W a 440 W da tabela de distribuição de luz do Caderno, que admite outras potências</w:t>
            </w:r>
          </w:p>
        </w:tc>
      </w:tr>
      <w:tr w:rsidR="00E01C3A" w:rsidRPr="00F96471" w14:paraId="17D611A0" w14:textId="77777777">
        <w:tc>
          <w:tcPr>
            <w:tcW w:w="2300" w:type="dxa"/>
            <w:tcMar>
              <w:top w:w="70" w:type="dxa"/>
              <w:left w:w="90" w:type="dxa"/>
              <w:bottom w:w="70" w:type="dxa"/>
              <w:right w:w="90" w:type="dxa"/>
            </w:tcMar>
          </w:tcPr>
          <w:p w14:paraId="62435F8D" w14:textId="77777777" w:rsidR="00E01C3A" w:rsidRDefault="00CC3326">
            <w:r>
              <w:rPr>
                <w:sz w:val="20"/>
                <w:szCs w:val="20"/>
              </w:rPr>
              <w:t xml:space="preserve">Eficácia </w:t>
            </w:r>
            <w:proofErr w:type="spellStart"/>
            <w:r>
              <w:rPr>
                <w:sz w:val="20"/>
                <w:szCs w:val="20"/>
              </w:rPr>
              <w:t>luminosa</w:t>
            </w:r>
            <w:proofErr w:type="spellEnd"/>
            <w:r>
              <w:rPr>
                <w:sz w:val="20"/>
                <w:szCs w:val="20"/>
              </w:rPr>
              <w:t xml:space="preserve"> e </w:t>
            </w:r>
            <w:proofErr w:type="spellStart"/>
            <w:r>
              <w:rPr>
                <w:sz w:val="20"/>
                <w:szCs w:val="20"/>
              </w:rPr>
              <w:t>fluxo</w:t>
            </w:r>
            <w:proofErr w:type="spellEnd"/>
          </w:p>
        </w:tc>
        <w:tc>
          <w:tcPr>
            <w:tcW w:w="2800" w:type="dxa"/>
            <w:tcMar>
              <w:top w:w="70" w:type="dxa"/>
              <w:left w:w="90" w:type="dxa"/>
              <w:bottom w:w="70" w:type="dxa"/>
              <w:right w:w="90" w:type="dxa"/>
            </w:tcMar>
          </w:tcPr>
          <w:p w14:paraId="4DB57C90" w14:textId="77777777" w:rsidR="00E01C3A" w:rsidRPr="00CE1B46" w:rsidRDefault="00CC3326">
            <w:pPr>
              <w:rPr>
                <w:lang w:val="pt-BR"/>
              </w:rPr>
            </w:pPr>
            <w:r>
              <w:rPr>
                <w:sz w:val="20"/>
                <w:szCs w:val="20"/>
                <w:lang w:val="pt-BR"/>
              </w:rPr>
              <w:t>90 lm/W, o que corresponde a 3.600 lm</w:t>
            </w:r>
          </w:p>
        </w:tc>
        <w:tc>
          <w:tcPr>
            <w:tcW w:w="3971" w:type="dxa"/>
            <w:tcMar>
              <w:top w:w="70" w:type="dxa"/>
              <w:left w:w="90" w:type="dxa"/>
              <w:bottom w:w="70" w:type="dxa"/>
              <w:right w:w="90" w:type="dxa"/>
            </w:tcMar>
          </w:tcPr>
          <w:p w14:paraId="46788012" w14:textId="77777777" w:rsidR="00E01C3A" w:rsidRPr="00CE1B46" w:rsidRDefault="00CC3326">
            <w:pPr>
              <w:rPr>
                <w:lang w:val="pt-BR"/>
              </w:rPr>
            </w:pPr>
            <w:r>
              <w:rPr>
                <w:sz w:val="20"/>
                <w:szCs w:val="20"/>
                <w:lang w:val="pt-BR"/>
              </w:rPr>
              <w:t>Eficácia mínima exigida de toda luminária do parque</w:t>
            </w:r>
          </w:p>
        </w:tc>
      </w:tr>
      <w:tr w:rsidR="00E01C3A" w:rsidRPr="00F96471" w14:paraId="59AA54B8" w14:textId="77777777">
        <w:tc>
          <w:tcPr>
            <w:tcW w:w="2300" w:type="dxa"/>
            <w:tcMar>
              <w:top w:w="70" w:type="dxa"/>
              <w:left w:w="90" w:type="dxa"/>
              <w:bottom w:w="70" w:type="dxa"/>
              <w:right w:w="90" w:type="dxa"/>
            </w:tcMar>
          </w:tcPr>
          <w:p w14:paraId="0A6EEDDC" w14:textId="77777777" w:rsidR="00E01C3A" w:rsidRDefault="00CC3326">
            <w:r>
              <w:rPr>
                <w:sz w:val="20"/>
                <w:szCs w:val="20"/>
              </w:rPr>
              <w:t xml:space="preserve">Interface de </w:t>
            </w:r>
            <w:proofErr w:type="spellStart"/>
            <w:r>
              <w:rPr>
                <w:sz w:val="20"/>
                <w:szCs w:val="20"/>
              </w:rPr>
              <w:t>dimerização</w:t>
            </w:r>
            <w:proofErr w:type="spellEnd"/>
          </w:p>
        </w:tc>
        <w:tc>
          <w:tcPr>
            <w:tcW w:w="2800" w:type="dxa"/>
            <w:tcMar>
              <w:top w:w="70" w:type="dxa"/>
              <w:left w:w="90" w:type="dxa"/>
              <w:bottom w:w="70" w:type="dxa"/>
              <w:right w:w="90" w:type="dxa"/>
            </w:tcMar>
          </w:tcPr>
          <w:p w14:paraId="5CA7D661" w14:textId="77777777" w:rsidR="00E01C3A" w:rsidRPr="00CE1B46" w:rsidRDefault="00CC3326">
            <w:pPr>
              <w:rPr>
                <w:lang w:val="pt-BR"/>
              </w:rPr>
            </w:pPr>
            <w:r>
              <w:rPr>
                <w:sz w:val="20"/>
                <w:szCs w:val="20"/>
                <w:lang w:val="pt-BR"/>
              </w:rPr>
              <w:t>Controle analógico de 0 V a 10 V</w:t>
            </w:r>
          </w:p>
        </w:tc>
        <w:tc>
          <w:tcPr>
            <w:tcW w:w="3971" w:type="dxa"/>
            <w:tcMar>
              <w:top w:w="70" w:type="dxa"/>
              <w:left w:w="90" w:type="dxa"/>
              <w:bottom w:w="70" w:type="dxa"/>
              <w:right w:w="90" w:type="dxa"/>
            </w:tcMar>
          </w:tcPr>
          <w:p w14:paraId="2DD82FB1" w14:textId="77777777" w:rsidR="00E01C3A" w:rsidRPr="00CE1B46" w:rsidRDefault="00CC3326">
            <w:pPr>
              <w:rPr>
                <w:lang w:val="pt-BR"/>
              </w:rPr>
            </w:pPr>
            <w:r>
              <w:rPr>
                <w:sz w:val="20"/>
                <w:szCs w:val="20"/>
                <w:lang w:val="pt-BR"/>
              </w:rPr>
              <w:t>Exigência contratual para o driver</w:t>
            </w:r>
          </w:p>
        </w:tc>
      </w:tr>
      <w:tr w:rsidR="00E01C3A" w14:paraId="3C3D1B26" w14:textId="77777777">
        <w:tc>
          <w:tcPr>
            <w:tcW w:w="2300" w:type="dxa"/>
            <w:tcMar>
              <w:top w:w="70" w:type="dxa"/>
              <w:left w:w="90" w:type="dxa"/>
              <w:bottom w:w="70" w:type="dxa"/>
              <w:right w:w="90" w:type="dxa"/>
            </w:tcMar>
          </w:tcPr>
          <w:p w14:paraId="7680F241" w14:textId="77777777" w:rsidR="00E01C3A" w:rsidRPr="00CE1B46" w:rsidRDefault="00CC3326">
            <w:pPr>
              <w:rPr>
                <w:lang w:val="pt-BR"/>
              </w:rPr>
            </w:pPr>
            <w:r>
              <w:rPr>
                <w:sz w:val="20"/>
                <w:szCs w:val="20"/>
                <w:lang w:val="pt-BR"/>
              </w:rPr>
              <w:t>Relação entre nível comandado e potência</w:t>
            </w:r>
          </w:p>
        </w:tc>
        <w:tc>
          <w:tcPr>
            <w:tcW w:w="2800" w:type="dxa"/>
            <w:tcMar>
              <w:top w:w="70" w:type="dxa"/>
              <w:left w:w="90" w:type="dxa"/>
              <w:bottom w:w="70" w:type="dxa"/>
              <w:right w:w="90" w:type="dxa"/>
            </w:tcMar>
          </w:tcPr>
          <w:p w14:paraId="4BDA9888" w14:textId="77777777" w:rsidR="00E01C3A" w:rsidRDefault="00CC3326">
            <w:proofErr w:type="spellStart"/>
            <w:r>
              <w:rPr>
                <w:sz w:val="20"/>
                <w:szCs w:val="20"/>
              </w:rPr>
              <w:t>Proporcional</w:t>
            </w:r>
            <w:proofErr w:type="spellEnd"/>
          </w:p>
        </w:tc>
        <w:tc>
          <w:tcPr>
            <w:tcW w:w="3971" w:type="dxa"/>
            <w:tcMar>
              <w:top w:w="70" w:type="dxa"/>
              <w:left w:w="90" w:type="dxa"/>
              <w:bottom w:w="70" w:type="dxa"/>
              <w:right w:w="90" w:type="dxa"/>
            </w:tcMar>
          </w:tcPr>
          <w:p w14:paraId="1C1A690F" w14:textId="77777777" w:rsidR="00E01C3A" w:rsidRDefault="00CC3326">
            <w:proofErr w:type="spellStart"/>
            <w:r>
              <w:rPr>
                <w:sz w:val="20"/>
                <w:szCs w:val="20"/>
              </w:rPr>
              <w:t>Hipótese</w:t>
            </w:r>
            <w:proofErr w:type="spellEnd"/>
            <w:r>
              <w:rPr>
                <w:sz w:val="20"/>
                <w:szCs w:val="20"/>
              </w:rPr>
              <w:t xml:space="preserve"> </w:t>
            </w:r>
            <w:proofErr w:type="spellStart"/>
            <w:r>
              <w:rPr>
                <w:sz w:val="20"/>
                <w:szCs w:val="20"/>
              </w:rPr>
              <w:t>adotada</w:t>
            </w:r>
            <w:proofErr w:type="spellEnd"/>
            <w:r>
              <w:rPr>
                <w:sz w:val="20"/>
                <w:szCs w:val="20"/>
              </w:rPr>
              <w:t xml:space="preserve"> </w:t>
            </w:r>
            <w:proofErr w:type="spellStart"/>
            <w:r>
              <w:rPr>
                <w:sz w:val="20"/>
                <w:szCs w:val="20"/>
              </w:rPr>
              <w:t>nesta</w:t>
            </w:r>
            <w:proofErr w:type="spellEnd"/>
            <w:r>
              <w:rPr>
                <w:sz w:val="20"/>
                <w:szCs w:val="20"/>
              </w:rPr>
              <w:t xml:space="preserve"> </w:t>
            </w:r>
            <w:proofErr w:type="spellStart"/>
            <w:r>
              <w:rPr>
                <w:sz w:val="20"/>
                <w:szCs w:val="20"/>
              </w:rPr>
              <w:t>subseção</w:t>
            </w:r>
            <w:proofErr w:type="spellEnd"/>
          </w:p>
        </w:tc>
      </w:tr>
      <w:tr w:rsidR="00E01C3A" w:rsidRPr="00F96471" w14:paraId="2BF95F0E" w14:textId="77777777">
        <w:tc>
          <w:tcPr>
            <w:tcW w:w="2300" w:type="dxa"/>
            <w:tcMar>
              <w:top w:w="70" w:type="dxa"/>
              <w:left w:w="90" w:type="dxa"/>
              <w:bottom w:w="70" w:type="dxa"/>
              <w:right w:w="90" w:type="dxa"/>
            </w:tcMar>
          </w:tcPr>
          <w:p w14:paraId="0F474B36" w14:textId="77777777" w:rsidR="00E01C3A" w:rsidRPr="00CE1B46" w:rsidRDefault="00CC3326">
            <w:pPr>
              <w:rPr>
                <w:lang w:val="pt-BR"/>
              </w:rPr>
            </w:pPr>
            <w:r>
              <w:rPr>
                <w:sz w:val="20"/>
                <w:szCs w:val="20"/>
                <w:lang w:val="pt-BR"/>
              </w:rPr>
              <w:t>Consumo fixo do driver e do controlador de telegestão</w:t>
            </w:r>
          </w:p>
        </w:tc>
        <w:tc>
          <w:tcPr>
            <w:tcW w:w="2800" w:type="dxa"/>
            <w:tcMar>
              <w:top w:w="70" w:type="dxa"/>
              <w:left w:w="90" w:type="dxa"/>
              <w:bottom w:w="70" w:type="dxa"/>
              <w:right w:w="90" w:type="dxa"/>
            </w:tcMar>
          </w:tcPr>
          <w:p w14:paraId="3D1D1841"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considerado</w:t>
            </w:r>
            <w:proofErr w:type="spellEnd"/>
          </w:p>
        </w:tc>
        <w:tc>
          <w:tcPr>
            <w:tcW w:w="3971" w:type="dxa"/>
            <w:tcMar>
              <w:top w:w="70" w:type="dxa"/>
              <w:left w:w="90" w:type="dxa"/>
              <w:bottom w:w="70" w:type="dxa"/>
              <w:right w:w="90" w:type="dxa"/>
            </w:tcMar>
          </w:tcPr>
          <w:p w14:paraId="203853F3" w14:textId="77777777" w:rsidR="00E01C3A" w:rsidRPr="00CE1B46" w:rsidRDefault="00CC3326">
            <w:pPr>
              <w:rPr>
                <w:lang w:val="pt-BR"/>
              </w:rPr>
            </w:pPr>
            <w:r>
              <w:rPr>
                <w:sz w:val="20"/>
                <w:szCs w:val="20"/>
                <w:lang w:val="pt-BR"/>
              </w:rPr>
              <w:t>Declarado como viés na delimitação ao final desta subseção</w:t>
            </w:r>
          </w:p>
        </w:tc>
      </w:tr>
    </w:tbl>
    <w:p w14:paraId="18C06465" w14:textId="77777777" w:rsidR="00E01C3A" w:rsidRDefault="00CC3326">
      <w:pPr>
        <w:spacing w:before="130" w:after="260"/>
        <w:rPr>
          <w:lang w:val="pt-BR"/>
        </w:rPr>
      </w:pPr>
      <w:r>
        <w:rPr>
          <w:sz w:val="20"/>
          <w:szCs w:val="20"/>
          <w:lang w:val="pt-BR"/>
        </w:rPr>
        <w:t>Fonte: Elaborado pelos autores (2026) a partir de São Paulo (2015).</w:t>
      </w:r>
    </w:p>
    <w:p w14:paraId="27D83509" w14:textId="77777777" w:rsidR="00E01C3A" w:rsidRDefault="00CC3326">
      <w:pPr>
        <w:spacing w:after="120" w:line="360" w:lineRule="auto"/>
        <w:ind w:firstLine="709"/>
        <w:jc w:val="both"/>
        <w:rPr>
          <w:lang w:val="pt-BR"/>
        </w:rPr>
      </w:pPr>
      <w:r>
        <w:rPr>
          <w:lang w:val="pt-BR"/>
        </w:rPr>
        <w:t>Com a luminária de referência, a energia não precisa ser inferida da telemetria da bancada: decorre do próprio registro de decisões. Entre duas decisões consecutivas, o nível emitido segue trajetória linear por partes, imposta pela taxa máxima de decréscimo — a elevação é imediata, e a atenuação é rampeada à taxa máxima de um décimo do fluxo pleno por minuto até atingir o novo nível, no qual permanece. A integral dessa trajetória tem forma fechada. Sejam a e b os níveis anterior e novo, expressos como fração do fluxo pleno, P a potência nominal em watts e Δt o intervalo até a decisão seguinte, em minutos. Numa atenuação, a rampa dura d = (a − b)/0,1 minutos, e a energia consumida no intervalo, em watt-hora, é E = P × [(a + b)/2 × d + b × (Δt − d)] / 60. Numa elevação, E = P × b × Δt / 60. Quando a decisão seguinte chega antes do fim da rampa, integra-se apenas o trecho percorrido. Cada decisão registrada produz, assim, um valor de energia, e a energia de um cenário é a soma desses valores. A título de ordem de grandeza, a descida completa de P3 a P5, que a norma obriga a durar ao menos cinco minutos, consome 2,50 Wh na luminária de referência, contra 3,33 Wh no mesmo intervalo em fluxo pleno.</w:t>
      </w:r>
    </w:p>
    <w:p w14:paraId="2C77528B" w14:textId="77777777" w:rsidR="00E01C3A" w:rsidRDefault="00CC3326">
      <w:pPr>
        <w:spacing w:after="120" w:line="360" w:lineRule="auto"/>
        <w:ind w:firstLine="709"/>
        <w:jc w:val="both"/>
        <w:rPr>
          <w:lang w:val="pt-BR"/>
        </w:rPr>
      </w:pPr>
      <w:r>
        <w:rPr>
          <w:lang w:val="pt-BR"/>
        </w:rPr>
        <w:t xml:space="preserve">Duas observações sobre a escolha da potência. A primeira é que ela não altera a conclusão: sob a hipótese de proporcionalidade, a potência nominal multiplica igualmente o consumo do regime adaptativo e o das linhas de base, e cancela-se na razão entre eles. A luminária de referência converte a razão em watt-hora, sem </w:t>
      </w:r>
      <w:r>
        <w:rPr>
          <w:lang w:val="pt-BR"/>
        </w:rPr>
        <w:lastRenderedPageBreak/>
        <w:t>modificá-la. Para que a propriedade seja verificável, e não apenas afirmada, os resultados são reportados também no extremo superior dessa faixa, 440 W, em que os valores absolutos são onze vezes maiores e a razão é idêntica. A segunda é a razão de adotar o extremo inferior: é a escolha conservadora, porque produz os menores valores absolutos de economia e é o caso em que o viés declarado ao final desta subseção pesa mais.</w:t>
      </w:r>
    </w:p>
    <w:p w14:paraId="78A661C7" w14:textId="77777777" w:rsidR="00E01C3A" w:rsidRDefault="00CC3326">
      <w:pPr>
        <w:spacing w:after="120" w:line="360" w:lineRule="auto"/>
        <w:ind w:firstLine="709"/>
        <w:jc w:val="both"/>
        <w:rPr>
          <w:lang w:val="pt-BR"/>
        </w:rPr>
      </w:pPr>
      <w:r>
        <w:rPr>
          <w:lang w:val="pt-BR"/>
        </w:rPr>
        <w:t>A comparação exige referência, e adotam-se duas. A primeira é o fluxo pleno constante ao longo de todo o período de operação, e a segunda, um regime de atenuação por horário fixo, das 0 h às 5 h, janela escolhida pelos autores, que corresponde ao que um sistema de telegestão sem acesso a dados do ambiente pode fazer — e que é, precisamente, a programação agendada prevista no Caderno de Encargos da concessão. A segunda linha de base é a exigente, e é ela que dá sentido à pergunta de pesquisa: se a decisão informada por dados urbanos não se distinguisse de uma programação horária, a informação não estaria fazendo trabalho algum.</w:t>
      </w:r>
    </w:p>
    <w:p w14:paraId="220213D8" w14:textId="77777777" w:rsidR="00540256" w:rsidRPr="00430DB3" w:rsidRDefault="002E4A9C">
      <w:pPr>
        <w:spacing w:after="120" w:line="360" w:lineRule="auto"/>
        <w:ind w:firstLine="709"/>
        <w:jc w:val="both"/>
        <w:rPr>
          <w:lang w:val="pt-BR"/>
        </w:rPr>
      </w:pPr>
      <w:r>
        <w:rPr>
          <w:lang w:val="pt-BR"/>
        </w:rPr>
        <w:t>Uma consequência da base vigente precisa ser declarada antes do resultado. A programação horária atenua às cegas, inclusive com a via ocupada; a decisão informada por dados urbanos só desce de classe com o volume baixo ou médio. Por isso, ela pode consumir mais que a segunda linha de base, e a comparação com ela é de aderência contra energia, e não de economia. É nesses termos que o resultado é reportado.</w:t>
      </w:r>
    </w:p>
    <w:p w14:paraId="44C00562" w14:textId="77777777" w:rsidR="00E01C3A" w:rsidRDefault="00CC3326">
      <w:pPr>
        <w:spacing w:after="120" w:line="360" w:lineRule="auto"/>
        <w:ind w:firstLine="709"/>
        <w:jc w:val="both"/>
        <w:rPr>
          <w:lang w:val="pt-BR"/>
        </w:rPr>
      </w:pPr>
      <w:r>
        <w:rPr>
          <w:lang w:val="pt-BR"/>
        </w:rPr>
        <w:t>Uma advertência metodológica precede o resultado. Consumo, isoladamente, não é critério de mérito em iluminação pública: o regime de menor consumo é o de luz apagada, e qualquer comparação que premie apenas a redução premiará o regime menos seguro. A avaliação é, por isso, conjunta, e reporta dois valores para cada regime — a energia estimada e a aderência da iluminação à demanda observada, medida como a fração dos ciclos em que o nível entregue se situou dentro do envelope esperado do cenário, nos termos de 3.9. O que o trabalho busca estabelecer não é o consumo mínimo, e sim o consumo aderente à condição observada, sem que em nenhum momento os limites da norma sejam transgredidos.</w:t>
      </w:r>
    </w:p>
    <w:p w14:paraId="159B581F" w14:textId="77777777" w:rsidR="00E01C3A" w:rsidRDefault="00CC3326">
      <w:pPr>
        <w:spacing w:after="120" w:line="360" w:lineRule="auto"/>
        <w:ind w:firstLine="709"/>
        <w:jc w:val="both"/>
        <w:rPr>
          <w:lang w:val="pt-BR"/>
        </w:rPr>
      </w:pPr>
      <w:r>
        <w:rPr>
          <w:lang w:val="pt-BR"/>
        </w:rPr>
        <w:t xml:space="preserve">Delimita-se, por fim, o alcance das duas estimativas. A de bancada vale para o arranjo em que a corrente é limitada por resistores integrados ao módulo de luz. A da luminária de referência herda a hipótese de proporcionalidade, e é nela que a hipótese </w:t>
      </w:r>
      <w:r>
        <w:rPr>
          <w:lang w:val="pt-BR"/>
        </w:rPr>
        <w:lastRenderedPageBreak/>
        <w:t>pesa: a eficiência do regulador de corrente de um ponto de luz viário pode variar com o nível de saída, e há ainda uma parcela fixa no próprio regulador e no controlador de telegestão, que não se reduz com a dimerização e que não é aqui quantificada, por não haver valor público para o equipamento instalado. Os dois efeitos, se presentes, atuam no mesmo sentido — a redução de consumo real é menor que a proporcional à redução de fluxo —, e a parcela fixa pesa tanto mais quanto menor a potência nominal. A estimativa é, portanto, um limite superior otimista, e assim é reportada. Não se afirma economia anual, economia em escala de parque nem valor monetário: a suíte de cenários não constitui perfil anual de ocupação do município, e multiplicar seu resultado pelo número de pontos do parque atribuiria à suíte uma representatividade que ela não tem. A quantificação em equipamento viário, com medição elétrica rastreável, figura entre as recomendações de 6.1.</w:t>
      </w:r>
    </w:p>
    <w:p w14:paraId="039056BC" w14:textId="77777777" w:rsidR="00E01C3A" w:rsidRDefault="00CC3326">
      <w:pPr>
        <w:pStyle w:val="Heading2"/>
        <w:pageBreakBefore/>
        <w:spacing w:before="480" w:after="280" w:line="360" w:lineRule="auto"/>
        <w:rPr>
          <w:lang w:val="pt-BR"/>
        </w:rPr>
      </w:pPr>
      <w:bookmarkStart w:id="54" w:name="_Toc242567287"/>
      <w:r>
        <w:rPr>
          <w:lang w:val="pt-BR"/>
        </w:rPr>
        <w:lastRenderedPageBreak/>
        <w:t>3.12 Engenharia de software</w:t>
      </w:r>
      <w:bookmarkEnd w:id="54"/>
    </w:p>
    <w:p w14:paraId="535C29FC" w14:textId="77777777" w:rsidR="00E01C3A" w:rsidRDefault="00CC3326">
      <w:pPr>
        <w:spacing w:after="120" w:line="360" w:lineRule="auto"/>
        <w:ind w:firstLine="709"/>
        <w:jc w:val="both"/>
        <w:rPr>
          <w:lang w:val="pt-BR"/>
        </w:rPr>
      </w:pPr>
      <w:r>
        <w:rPr>
          <w:lang w:val="pt-BR"/>
        </w:rPr>
        <w:t>Esta subseção apresenta o projeto sob a óptica da engenharia de software. A subseção 3.2 justificou as escolhas de projeto no curso da exposição do método; aqui elas são registradas de forma sistemática, com as partes interessadas, o processo de desenvolvimento, os requisitos que o software deve satisfazer, o desenho do sistema, a discriminação dos componentes e das tecnologias adotadas, os contratos das interfaces, os casos de teste e o cronograma; o banco de dados segue à parte, em 3.13. A finalidade é permitir que a implementação seja conduzida — e auditada — a partir desta documentação, sem que o leitor precise reconstituir decisões dispersas no texto.</w:t>
      </w:r>
    </w:p>
    <w:p w14:paraId="11C39186" w14:textId="77777777" w:rsidR="00E01C3A" w:rsidRDefault="00CC3326">
      <w:pPr>
        <w:pStyle w:val="Heading3"/>
        <w:spacing w:before="360" w:after="240" w:line="360" w:lineRule="auto"/>
        <w:rPr>
          <w:lang w:val="pt-BR"/>
        </w:rPr>
      </w:pPr>
      <w:bookmarkStart w:id="55" w:name="_Toc242567288"/>
      <w:r>
        <w:rPr>
          <w:lang w:val="pt-BR"/>
        </w:rPr>
        <w:t>3.12.1 Partes interessadas e elicitação de requisitos</w:t>
      </w:r>
      <w:bookmarkEnd w:id="55"/>
    </w:p>
    <w:p w14:paraId="16B28784" w14:textId="77777777" w:rsidR="00E01C3A" w:rsidRDefault="00CC3326">
      <w:pPr>
        <w:spacing w:after="120" w:line="360" w:lineRule="auto"/>
        <w:ind w:firstLine="709"/>
        <w:jc w:val="both"/>
        <w:rPr>
          <w:lang w:val="pt-BR"/>
        </w:rPr>
      </w:pPr>
      <w:r>
        <w:rPr>
          <w:lang w:val="pt-BR"/>
        </w:rPr>
        <w:t>As partes interessadas foram identificadas a partir dos documentos que regem o serviço de iluminação pública e a plataforma de monitoramento do município. São cinco: o município, titular do serviço, interessado em reduzir o consumo sem comprometer a segurança e sem descumprir o contrato; a concessionária, responsável pela operação da telegestão e aferida pelo indicador de nível de iluminamento do contrato (2.5); o operador da plataforma de monitoramento, cujos dados passam a servir a uma segunda finalidade, sem que trafegue dado pessoal (3.10); o pedestre, destinatário final da luz, a quem interessa iluminação adequada quando há circulação na via; e o organismo normativo, representado pela ABNT NBR 5101, que não é parte em sentido estrito, mas impõe as restrições que o sistema não pode violar.</w:t>
      </w:r>
    </w:p>
    <w:p w14:paraId="5A059184" w14:textId="77777777" w:rsidR="00A13357" w:rsidRPr="002F1978" w:rsidRDefault="00285AB3">
      <w:pPr>
        <w:spacing w:after="120" w:line="360" w:lineRule="auto"/>
        <w:ind w:firstLine="709"/>
        <w:jc w:val="both"/>
        <w:rPr>
          <w:lang w:val="pt-BR"/>
        </w:rPr>
      </w:pPr>
      <w:r>
        <w:rPr>
          <w:lang w:val="pt-BR"/>
        </w:rPr>
        <w:t xml:space="preserve">A elicitação foi exclusivamente documental: não houve entrevista nem consulta a representantes dessas partes. Os requisitos foram extraídos das fontes primárias — o contrato de concessão e seu Caderno de Encargos, o Termo de Referência da plataforma de monitoramento e a norma —, e a coluna de origem do Quadro 10 registra, para cada requisito, a seção do trabalho que o fundamenta. A delimitação seguiu o recorte de 1.7 — pedestres, uma classe de iluminação e um nó de bancada —, e a validação deu-se pela associação de cada requisito a ao menos um caso de teste (Quadro 15), executado conforme 3.12.9. A ausência de validação junto às </w:t>
      </w:r>
      <w:r>
        <w:rPr>
          <w:lang w:val="pt-BR"/>
        </w:rPr>
        <w:lastRenderedPageBreak/>
        <w:t>partes interessadas é uma limitação do trabalho: os requisitos expressam o que os documentos oficiais exigem, e não o que os operadores do serviço confirmariam.</w:t>
      </w:r>
    </w:p>
    <w:p w14:paraId="22AC687F" w14:textId="77777777" w:rsidR="00E01C3A" w:rsidRDefault="00CC3326">
      <w:pPr>
        <w:pStyle w:val="Heading3"/>
        <w:spacing w:before="360" w:after="240" w:line="360" w:lineRule="auto"/>
        <w:rPr>
          <w:lang w:val="pt-BR"/>
        </w:rPr>
      </w:pPr>
      <w:bookmarkStart w:id="56" w:name="_Toc242567289"/>
      <w:r>
        <w:rPr>
          <w:lang w:val="pt-BR"/>
        </w:rPr>
        <w:t>3.12.2 Processo de desenvolvimento e planejamento do projeto</w:t>
      </w:r>
      <w:bookmarkEnd w:id="56"/>
    </w:p>
    <w:p w14:paraId="4B31870F" w14:textId="77777777" w:rsidR="00E01C3A" w:rsidRDefault="00CC3326">
      <w:pPr>
        <w:spacing w:after="120" w:line="360" w:lineRule="auto"/>
        <w:ind w:firstLine="709"/>
        <w:jc w:val="both"/>
        <w:rPr>
          <w:lang w:val="pt-BR"/>
        </w:rPr>
      </w:pPr>
      <w:r>
        <w:rPr>
          <w:lang w:val="pt-BR"/>
        </w:rPr>
        <w:t>O desenvolvimento seguiu processo iterativo e incremental, guiado pela especificação. A escolha decorreu do prazo curto e da equipe pequena: cada parte precisava estar testada antes de servir de base à seguinte, e a especificação já escrita oferecia o critério contra o qual cada incremento era conferido, sem as reuniões e os artefatos de processos mais formais. O texto do trabalho foi escrito antes do código e funcionou como especificação: requisitos, arquitetura e modelo de dados foram fixados no documento, e cada incremento do protótipo foi implementado e testado contra eles antes do seguinte, na ordem banco de dados, camada de verificação, inferência, interface de dados, ciclo de decisão, modelo de previsão, suíte de cenários, painel, firmware do nó e implantação em nuvem. Sempre que a implementação revelou a necessidade de divergir do texto, a decisão foi registrada em arquivo próprio do repositório, com o motivo e a alternativa descartada, e o texto foi revisado na versão seguinte; os critérios de cada avaliação foram fixados em protocolo antes da execução correspondente (Apêndice B). O código foi produzido em programação em par com ferramenta de inteligência artificial, nos termos do Apêndice A.</w:t>
      </w:r>
    </w:p>
    <w:p w14:paraId="461729C2" w14:textId="77777777" w:rsidR="00A13357" w:rsidRPr="002F1978" w:rsidRDefault="00285AB3">
      <w:pPr>
        <w:spacing w:after="120" w:line="360" w:lineRule="auto"/>
        <w:ind w:firstLine="709"/>
        <w:jc w:val="both"/>
        <w:rPr>
          <w:lang w:val="pt-BR"/>
        </w:rPr>
      </w:pPr>
      <w:r>
        <w:rPr>
          <w:lang w:val="pt-BR"/>
        </w:rPr>
        <w:t>A divisão do trabalho acompanhou essa organização: Vitor Oliveira dos Santos ficou responsável pelo desenvolvimento do software e pela montagem do nó de bancada, e Bruno Bonavigo Dacal e Lucas de Araujo Vergara, pela documentação e pelo apoio à pesquisa. O planejamento e o acompanhamento foram feitos no próprio repositório de código, cujo histórico de versões registra a sequência efetiva das atividades, apresentada em 3.12.8; a validação dos requisitos e a definição do protótipo seguiram o descrito em 3.12.1, 3.3 e 3.4.</w:t>
      </w:r>
    </w:p>
    <w:p w14:paraId="01A9D31E" w14:textId="77777777" w:rsidR="00E01C3A" w:rsidRDefault="00CC3326">
      <w:pPr>
        <w:pStyle w:val="Heading3"/>
        <w:spacing w:before="360" w:after="240" w:line="360" w:lineRule="auto"/>
        <w:rPr>
          <w:lang w:val="pt-BR"/>
        </w:rPr>
      </w:pPr>
      <w:bookmarkStart w:id="57" w:name="_Toc242567290"/>
      <w:r>
        <w:rPr>
          <w:lang w:val="pt-BR"/>
        </w:rPr>
        <w:t>3.12.3 Requisitos funcionais</w:t>
      </w:r>
      <w:bookmarkEnd w:id="57"/>
    </w:p>
    <w:p w14:paraId="6B14DEFE" w14:textId="77777777" w:rsidR="00E01C3A" w:rsidRDefault="00CC3326">
      <w:pPr>
        <w:spacing w:after="120" w:line="360" w:lineRule="auto"/>
        <w:ind w:firstLine="709"/>
        <w:jc w:val="both"/>
        <w:rPr>
          <w:lang w:val="pt-BR"/>
        </w:rPr>
      </w:pPr>
      <w:r>
        <w:rPr>
          <w:lang w:val="pt-BR"/>
        </w:rPr>
        <w:t>Os requisitos funcionais, relacionados no Quadro 10, descrevem o que o sistema deve fazer. Cada um remete à subseção que o origina, de modo que nenhuma função apareça sem fundamento no corpo do trabalho.</w:t>
      </w:r>
    </w:p>
    <w:p w14:paraId="1ABB9FDA" w14:textId="55B1DEB4" w:rsidR="00E01C3A" w:rsidRDefault="00CC3326">
      <w:pPr>
        <w:keepNext/>
        <w:spacing w:before="260" w:after="130"/>
        <w:rPr>
          <w:lang w:val="pt-BR"/>
        </w:rPr>
      </w:pPr>
      <w:bookmarkStart w:id="58" w:name="_Toc242567217"/>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Requisitos funcionais</w:t>
      </w:r>
      <w:bookmarkEnd w:id="5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171"/>
        <w:gridCol w:w="2000"/>
      </w:tblGrid>
      <w:tr w:rsidR="00E01C3A" w14:paraId="23B5DC4B" w14:textId="77777777">
        <w:trPr>
          <w:tblHeader/>
        </w:trPr>
        <w:tc>
          <w:tcPr>
            <w:tcW w:w="900" w:type="dxa"/>
            <w:shd w:val="clear" w:color="auto" w:fill="EDEDED"/>
            <w:tcMar>
              <w:top w:w="70" w:type="dxa"/>
              <w:left w:w="90" w:type="dxa"/>
              <w:bottom w:w="70" w:type="dxa"/>
              <w:right w:w="90" w:type="dxa"/>
            </w:tcMar>
          </w:tcPr>
          <w:p w14:paraId="2AF02AAA" w14:textId="77777777" w:rsidR="00E01C3A" w:rsidRDefault="00CC3326">
            <w:r>
              <w:rPr>
                <w:b/>
                <w:bCs/>
                <w:sz w:val="20"/>
                <w:szCs w:val="20"/>
              </w:rPr>
              <w:t>Id</w:t>
            </w:r>
          </w:p>
        </w:tc>
        <w:tc>
          <w:tcPr>
            <w:tcW w:w="6171" w:type="dxa"/>
            <w:shd w:val="clear" w:color="auto" w:fill="EDEDED"/>
            <w:tcMar>
              <w:top w:w="70" w:type="dxa"/>
              <w:left w:w="90" w:type="dxa"/>
              <w:bottom w:w="70" w:type="dxa"/>
              <w:right w:w="90" w:type="dxa"/>
            </w:tcMar>
          </w:tcPr>
          <w:p w14:paraId="5AA185A3" w14:textId="77777777" w:rsidR="00E01C3A" w:rsidRDefault="00CC3326">
            <w:proofErr w:type="spellStart"/>
            <w:r>
              <w:rPr>
                <w:b/>
                <w:bCs/>
                <w:sz w:val="20"/>
                <w:szCs w:val="20"/>
              </w:rPr>
              <w:t>Requisito</w:t>
            </w:r>
            <w:proofErr w:type="spellEnd"/>
          </w:p>
        </w:tc>
        <w:tc>
          <w:tcPr>
            <w:tcW w:w="2000" w:type="dxa"/>
            <w:shd w:val="clear" w:color="auto" w:fill="EDEDED"/>
            <w:tcMar>
              <w:top w:w="70" w:type="dxa"/>
              <w:left w:w="90" w:type="dxa"/>
              <w:bottom w:w="70" w:type="dxa"/>
              <w:right w:w="90" w:type="dxa"/>
            </w:tcMar>
          </w:tcPr>
          <w:p w14:paraId="01909BCE" w14:textId="77777777" w:rsidR="00E01C3A" w:rsidRDefault="00CC3326">
            <w:proofErr w:type="spellStart"/>
            <w:r>
              <w:rPr>
                <w:b/>
                <w:bCs/>
                <w:sz w:val="20"/>
                <w:szCs w:val="20"/>
              </w:rPr>
              <w:t>Origem</w:t>
            </w:r>
            <w:proofErr w:type="spellEnd"/>
          </w:p>
        </w:tc>
      </w:tr>
      <w:tr w:rsidR="00E01C3A" w14:paraId="2A98919E" w14:textId="77777777">
        <w:tc>
          <w:tcPr>
            <w:tcW w:w="900" w:type="dxa"/>
            <w:tcMar>
              <w:top w:w="70" w:type="dxa"/>
              <w:left w:w="90" w:type="dxa"/>
              <w:bottom w:w="70" w:type="dxa"/>
              <w:right w:w="90" w:type="dxa"/>
            </w:tcMar>
          </w:tcPr>
          <w:p w14:paraId="12D0F467" w14:textId="77777777" w:rsidR="00E01C3A" w:rsidRDefault="00CC3326">
            <w:r>
              <w:rPr>
                <w:sz w:val="20"/>
                <w:szCs w:val="20"/>
              </w:rPr>
              <w:t>RF01</w:t>
            </w:r>
          </w:p>
        </w:tc>
        <w:tc>
          <w:tcPr>
            <w:tcW w:w="6171" w:type="dxa"/>
            <w:tcMar>
              <w:top w:w="70" w:type="dxa"/>
              <w:left w:w="90" w:type="dxa"/>
              <w:bottom w:w="70" w:type="dxa"/>
              <w:right w:w="90" w:type="dxa"/>
            </w:tcMar>
          </w:tcPr>
          <w:p w14:paraId="753CD983" w14:textId="77777777" w:rsidR="00E01C3A" w:rsidRPr="00CE1B46" w:rsidRDefault="00CC3326">
            <w:pPr>
              <w:rPr>
                <w:lang w:val="pt-BR"/>
              </w:rPr>
            </w:pPr>
            <w:r>
              <w:rPr>
                <w:sz w:val="20"/>
                <w:szCs w:val="20"/>
                <w:lang w:val="pt-BR"/>
              </w:rPr>
              <w:t>Receber, validar e persistir os eventos publicados na interface de dados urbanos</w:t>
            </w:r>
          </w:p>
        </w:tc>
        <w:tc>
          <w:tcPr>
            <w:tcW w:w="2000" w:type="dxa"/>
            <w:tcMar>
              <w:top w:w="70" w:type="dxa"/>
              <w:left w:w="90" w:type="dxa"/>
              <w:bottom w:w="70" w:type="dxa"/>
              <w:right w:w="90" w:type="dxa"/>
            </w:tcMar>
          </w:tcPr>
          <w:p w14:paraId="3A7160BA" w14:textId="77777777" w:rsidR="00E01C3A" w:rsidRDefault="00CC3326">
            <w:r>
              <w:rPr>
                <w:sz w:val="20"/>
                <w:szCs w:val="20"/>
              </w:rPr>
              <w:t>3.2 e 3.5</w:t>
            </w:r>
          </w:p>
        </w:tc>
      </w:tr>
      <w:tr w:rsidR="00E01C3A" w14:paraId="54EB4E0B" w14:textId="77777777">
        <w:tc>
          <w:tcPr>
            <w:tcW w:w="900" w:type="dxa"/>
            <w:tcMar>
              <w:top w:w="70" w:type="dxa"/>
              <w:left w:w="90" w:type="dxa"/>
              <w:bottom w:w="70" w:type="dxa"/>
              <w:right w:w="90" w:type="dxa"/>
            </w:tcMar>
          </w:tcPr>
          <w:p w14:paraId="3A173044" w14:textId="77777777" w:rsidR="00E01C3A" w:rsidRDefault="00CC3326">
            <w:r>
              <w:rPr>
                <w:sz w:val="20"/>
                <w:szCs w:val="20"/>
              </w:rPr>
              <w:t>RF02</w:t>
            </w:r>
          </w:p>
        </w:tc>
        <w:tc>
          <w:tcPr>
            <w:tcW w:w="6171" w:type="dxa"/>
            <w:tcMar>
              <w:top w:w="70" w:type="dxa"/>
              <w:left w:w="90" w:type="dxa"/>
              <w:bottom w:w="70" w:type="dxa"/>
              <w:right w:w="90" w:type="dxa"/>
            </w:tcMar>
          </w:tcPr>
          <w:p w14:paraId="26A380B0" w14:textId="77777777" w:rsidR="00E01C3A" w:rsidRPr="00CE1B46" w:rsidRDefault="00CC3326">
            <w:pPr>
              <w:rPr>
                <w:lang w:val="pt-BR"/>
              </w:rPr>
            </w:pPr>
            <w:r>
              <w:rPr>
                <w:sz w:val="20"/>
                <w:szCs w:val="20"/>
                <w:lang w:val="pt-BR"/>
              </w:rPr>
              <w:t>Produzir, a cada decisão, estimativa da demanda para o horizonte de curto prazo</w:t>
            </w:r>
          </w:p>
        </w:tc>
        <w:tc>
          <w:tcPr>
            <w:tcW w:w="2000" w:type="dxa"/>
            <w:tcMar>
              <w:top w:w="70" w:type="dxa"/>
              <w:left w:w="90" w:type="dxa"/>
              <w:bottom w:w="70" w:type="dxa"/>
              <w:right w:w="90" w:type="dxa"/>
            </w:tcMar>
          </w:tcPr>
          <w:p w14:paraId="698CAD90" w14:textId="77777777" w:rsidR="00E01C3A" w:rsidRDefault="00CC3326">
            <w:r>
              <w:rPr>
                <w:sz w:val="20"/>
                <w:szCs w:val="20"/>
              </w:rPr>
              <w:t>3.6</w:t>
            </w:r>
          </w:p>
        </w:tc>
      </w:tr>
      <w:tr w:rsidR="00E01C3A" w14:paraId="20377C7D" w14:textId="77777777">
        <w:tc>
          <w:tcPr>
            <w:tcW w:w="900" w:type="dxa"/>
            <w:tcMar>
              <w:top w:w="70" w:type="dxa"/>
              <w:left w:w="90" w:type="dxa"/>
              <w:bottom w:w="70" w:type="dxa"/>
              <w:right w:w="90" w:type="dxa"/>
            </w:tcMar>
          </w:tcPr>
          <w:p w14:paraId="621DE8F1" w14:textId="77777777" w:rsidR="00E01C3A" w:rsidRDefault="00CC3326">
            <w:r>
              <w:rPr>
                <w:sz w:val="20"/>
                <w:szCs w:val="20"/>
              </w:rPr>
              <w:t>RF03</w:t>
            </w:r>
          </w:p>
        </w:tc>
        <w:tc>
          <w:tcPr>
            <w:tcW w:w="6171" w:type="dxa"/>
            <w:tcMar>
              <w:top w:w="70" w:type="dxa"/>
              <w:left w:w="90" w:type="dxa"/>
              <w:bottom w:w="70" w:type="dxa"/>
              <w:right w:w="90" w:type="dxa"/>
            </w:tcMar>
          </w:tcPr>
          <w:p w14:paraId="307E4370" w14:textId="77777777" w:rsidR="00E01C3A" w:rsidRPr="00CE1B46" w:rsidRDefault="00CC3326">
            <w:pPr>
              <w:rPr>
                <w:lang w:val="pt-BR"/>
              </w:rPr>
            </w:pPr>
            <w:r>
              <w:rPr>
                <w:sz w:val="20"/>
                <w:szCs w:val="20"/>
                <w:lang w:val="pt-BR"/>
              </w:rPr>
              <w:t>Determinar o nível pretendido de iluminação por inferência nebulosa, a partir do estado observado e da estimativa</w:t>
            </w:r>
          </w:p>
        </w:tc>
        <w:tc>
          <w:tcPr>
            <w:tcW w:w="2000" w:type="dxa"/>
            <w:tcMar>
              <w:top w:w="70" w:type="dxa"/>
              <w:left w:w="90" w:type="dxa"/>
              <w:bottom w:w="70" w:type="dxa"/>
              <w:right w:w="90" w:type="dxa"/>
            </w:tcMar>
          </w:tcPr>
          <w:p w14:paraId="76EDEA03" w14:textId="77777777" w:rsidR="00E01C3A" w:rsidRDefault="00CC3326">
            <w:r>
              <w:rPr>
                <w:sz w:val="20"/>
                <w:szCs w:val="20"/>
              </w:rPr>
              <w:t>3.7</w:t>
            </w:r>
          </w:p>
        </w:tc>
      </w:tr>
      <w:tr w:rsidR="00E01C3A" w14:paraId="1449518F" w14:textId="77777777">
        <w:tc>
          <w:tcPr>
            <w:tcW w:w="900" w:type="dxa"/>
            <w:tcMar>
              <w:top w:w="70" w:type="dxa"/>
              <w:left w:w="90" w:type="dxa"/>
              <w:bottom w:w="70" w:type="dxa"/>
              <w:right w:w="90" w:type="dxa"/>
            </w:tcMar>
          </w:tcPr>
          <w:p w14:paraId="0BAF8395" w14:textId="77777777" w:rsidR="00E01C3A" w:rsidRDefault="00CC3326">
            <w:r>
              <w:rPr>
                <w:sz w:val="20"/>
                <w:szCs w:val="20"/>
              </w:rPr>
              <w:t>RF04</w:t>
            </w:r>
          </w:p>
        </w:tc>
        <w:tc>
          <w:tcPr>
            <w:tcW w:w="6171" w:type="dxa"/>
            <w:tcMar>
              <w:top w:w="70" w:type="dxa"/>
              <w:left w:w="90" w:type="dxa"/>
              <w:bottom w:w="70" w:type="dxa"/>
              <w:right w:w="90" w:type="dxa"/>
            </w:tcMar>
          </w:tcPr>
          <w:p w14:paraId="67579922" w14:textId="77777777" w:rsidR="00E01C3A" w:rsidRPr="00CE1B46" w:rsidRDefault="00CC3326">
            <w:pPr>
              <w:rPr>
                <w:lang w:val="pt-BR"/>
              </w:rPr>
            </w:pPr>
            <w:r>
              <w:rPr>
                <w:sz w:val="20"/>
                <w:szCs w:val="20"/>
                <w:lang w:val="pt-BR"/>
              </w:rPr>
              <w:t>Confrontar o nível pretendido com as restrições rígidas da ABNT NBR 5101 e corrigi-lo quando necessário</w:t>
            </w:r>
          </w:p>
        </w:tc>
        <w:tc>
          <w:tcPr>
            <w:tcW w:w="2000" w:type="dxa"/>
            <w:tcMar>
              <w:top w:w="70" w:type="dxa"/>
              <w:left w:w="90" w:type="dxa"/>
              <w:bottom w:w="70" w:type="dxa"/>
              <w:right w:w="90" w:type="dxa"/>
            </w:tcMar>
          </w:tcPr>
          <w:p w14:paraId="269A9B6C" w14:textId="77777777" w:rsidR="00E01C3A" w:rsidRDefault="00CC3326">
            <w:r>
              <w:rPr>
                <w:sz w:val="20"/>
                <w:szCs w:val="20"/>
              </w:rPr>
              <w:t>2.5, 3.7 e 3.8</w:t>
            </w:r>
          </w:p>
        </w:tc>
      </w:tr>
      <w:tr w:rsidR="00E01C3A" w14:paraId="45DBAA1B" w14:textId="77777777">
        <w:tc>
          <w:tcPr>
            <w:tcW w:w="900" w:type="dxa"/>
            <w:tcMar>
              <w:top w:w="70" w:type="dxa"/>
              <w:left w:w="90" w:type="dxa"/>
              <w:bottom w:w="70" w:type="dxa"/>
              <w:right w:w="90" w:type="dxa"/>
            </w:tcMar>
          </w:tcPr>
          <w:p w14:paraId="5BCA8DD3" w14:textId="77777777" w:rsidR="00E01C3A" w:rsidRDefault="00CC3326">
            <w:r>
              <w:rPr>
                <w:sz w:val="20"/>
                <w:szCs w:val="20"/>
              </w:rPr>
              <w:t>RF05</w:t>
            </w:r>
          </w:p>
        </w:tc>
        <w:tc>
          <w:tcPr>
            <w:tcW w:w="6171" w:type="dxa"/>
            <w:tcMar>
              <w:top w:w="70" w:type="dxa"/>
              <w:left w:w="90" w:type="dxa"/>
              <w:bottom w:w="70" w:type="dxa"/>
              <w:right w:w="90" w:type="dxa"/>
            </w:tcMar>
          </w:tcPr>
          <w:p w14:paraId="04AFBE4F" w14:textId="77777777" w:rsidR="00E01C3A" w:rsidRPr="00CE1B46" w:rsidRDefault="00CC3326">
            <w:pPr>
              <w:rPr>
                <w:lang w:val="pt-BR"/>
              </w:rPr>
            </w:pPr>
            <w:r>
              <w:rPr>
                <w:sz w:val="20"/>
                <w:szCs w:val="20"/>
                <w:lang w:val="pt-BR"/>
              </w:rPr>
              <w:t>Emitir ao nó o comando resultante e registrar a emissão</w:t>
            </w:r>
          </w:p>
        </w:tc>
        <w:tc>
          <w:tcPr>
            <w:tcW w:w="2000" w:type="dxa"/>
            <w:tcMar>
              <w:top w:w="70" w:type="dxa"/>
              <w:left w:w="90" w:type="dxa"/>
              <w:bottom w:w="70" w:type="dxa"/>
              <w:right w:w="90" w:type="dxa"/>
            </w:tcMar>
          </w:tcPr>
          <w:p w14:paraId="65248A54" w14:textId="77777777" w:rsidR="00E01C3A" w:rsidRDefault="00CC3326">
            <w:r>
              <w:rPr>
                <w:sz w:val="20"/>
                <w:szCs w:val="20"/>
              </w:rPr>
              <w:t>3.12.6.1</w:t>
            </w:r>
          </w:p>
        </w:tc>
      </w:tr>
      <w:tr w:rsidR="00E01C3A" w14:paraId="368417F7" w14:textId="77777777">
        <w:tc>
          <w:tcPr>
            <w:tcW w:w="900" w:type="dxa"/>
            <w:tcMar>
              <w:top w:w="70" w:type="dxa"/>
              <w:left w:w="90" w:type="dxa"/>
              <w:bottom w:w="70" w:type="dxa"/>
              <w:right w:w="90" w:type="dxa"/>
            </w:tcMar>
          </w:tcPr>
          <w:p w14:paraId="1719B5BD" w14:textId="77777777" w:rsidR="00E01C3A" w:rsidRDefault="00CC3326">
            <w:r>
              <w:rPr>
                <w:sz w:val="20"/>
                <w:szCs w:val="20"/>
              </w:rPr>
              <w:t>RF06</w:t>
            </w:r>
          </w:p>
        </w:tc>
        <w:tc>
          <w:tcPr>
            <w:tcW w:w="6171" w:type="dxa"/>
            <w:tcMar>
              <w:top w:w="70" w:type="dxa"/>
              <w:left w:w="90" w:type="dxa"/>
              <w:bottom w:w="70" w:type="dxa"/>
              <w:right w:w="90" w:type="dxa"/>
            </w:tcMar>
          </w:tcPr>
          <w:p w14:paraId="505DC4AA" w14:textId="77777777" w:rsidR="00E01C3A" w:rsidRPr="00CE1B46" w:rsidRDefault="00CC3326">
            <w:pPr>
              <w:rPr>
                <w:lang w:val="pt-BR"/>
              </w:rPr>
            </w:pPr>
            <w:r>
              <w:rPr>
                <w:sz w:val="20"/>
                <w:szCs w:val="20"/>
                <w:lang w:val="pt-BR"/>
              </w:rPr>
              <w:t>Aplicar no nó o ciclo de trabalho comandado e medir a iluminância no plano de medição</w:t>
            </w:r>
          </w:p>
        </w:tc>
        <w:tc>
          <w:tcPr>
            <w:tcW w:w="2000" w:type="dxa"/>
            <w:tcMar>
              <w:top w:w="70" w:type="dxa"/>
              <w:left w:w="90" w:type="dxa"/>
              <w:bottom w:w="70" w:type="dxa"/>
              <w:right w:w="90" w:type="dxa"/>
            </w:tcMar>
          </w:tcPr>
          <w:p w14:paraId="384E7FA8" w14:textId="77777777" w:rsidR="00E01C3A" w:rsidRDefault="00CC3326">
            <w:r>
              <w:rPr>
                <w:sz w:val="20"/>
                <w:szCs w:val="20"/>
              </w:rPr>
              <w:t>3.4</w:t>
            </w:r>
          </w:p>
        </w:tc>
      </w:tr>
      <w:tr w:rsidR="00E01C3A" w14:paraId="324A2591" w14:textId="77777777">
        <w:tc>
          <w:tcPr>
            <w:tcW w:w="900" w:type="dxa"/>
            <w:tcMar>
              <w:top w:w="70" w:type="dxa"/>
              <w:left w:w="90" w:type="dxa"/>
              <w:bottom w:w="70" w:type="dxa"/>
              <w:right w:w="90" w:type="dxa"/>
            </w:tcMar>
          </w:tcPr>
          <w:p w14:paraId="04982099" w14:textId="77777777" w:rsidR="00E01C3A" w:rsidRDefault="00CC3326">
            <w:r>
              <w:rPr>
                <w:sz w:val="20"/>
                <w:szCs w:val="20"/>
              </w:rPr>
              <w:t>RF07</w:t>
            </w:r>
          </w:p>
        </w:tc>
        <w:tc>
          <w:tcPr>
            <w:tcW w:w="6171" w:type="dxa"/>
            <w:tcMar>
              <w:top w:w="70" w:type="dxa"/>
              <w:left w:w="90" w:type="dxa"/>
              <w:bottom w:w="70" w:type="dxa"/>
              <w:right w:w="90" w:type="dxa"/>
            </w:tcMar>
          </w:tcPr>
          <w:p w14:paraId="5B273418" w14:textId="77777777" w:rsidR="00E01C3A" w:rsidRPr="00CE1B46" w:rsidRDefault="00CC3326">
            <w:pPr>
              <w:rPr>
                <w:lang w:val="pt-BR"/>
              </w:rPr>
            </w:pPr>
            <w:r>
              <w:rPr>
                <w:sz w:val="20"/>
                <w:szCs w:val="20"/>
                <w:lang w:val="pt-BR"/>
              </w:rPr>
              <w:t>Registrar a cadeia completa de cada decisão: evento, estimativa, nível pretendido, nível emitido, restrição aplicada, versão da base de regras e telemetria</w:t>
            </w:r>
          </w:p>
        </w:tc>
        <w:tc>
          <w:tcPr>
            <w:tcW w:w="2000" w:type="dxa"/>
            <w:tcMar>
              <w:top w:w="70" w:type="dxa"/>
              <w:left w:w="90" w:type="dxa"/>
              <w:bottom w:w="70" w:type="dxa"/>
              <w:right w:w="90" w:type="dxa"/>
            </w:tcMar>
          </w:tcPr>
          <w:p w14:paraId="0A066480" w14:textId="77777777" w:rsidR="00E01C3A" w:rsidRDefault="00CC3326">
            <w:r>
              <w:rPr>
                <w:sz w:val="20"/>
                <w:szCs w:val="20"/>
              </w:rPr>
              <w:t>3.13.1</w:t>
            </w:r>
          </w:p>
        </w:tc>
      </w:tr>
      <w:tr w:rsidR="00E01C3A" w14:paraId="0B49B811" w14:textId="77777777">
        <w:tc>
          <w:tcPr>
            <w:tcW w:w="900" w:type="dxa"/>
            <w:tcMar>
              <w:top w:w="70" w:type="dxa"/>
              <w:left w:w="90" w:type="dxa"/>
              <w:bottom w:w="70" w:type="dxa"/>
              <w:right w:w="90" w:type="dxa"/>
            </w:tcMar>
          </w:tcPr>
          <w:p w14:paraId="619005D0" w14:textId="77777777" w:rsidR="00E01C3A" w:rsidRDefault="00CC3326">
            <w:r>
              <w:rPr>
                <w:sz w:val="20"/>
                <w:szCs w:val="20"/>
              </w:rPr>
              <w:t>RF08</w:t>
            </w:r>
          </w:p>
        </w:tc>
        <w:tc>
          <w:tcPr>
            <w:tcW w:w="6171" w:type="dxa"/>
            <w:tcMar>
              <w:top w:w="70" w:type="dxa"/>
              <w:left w:w="90" w:type="dxa"/>
              <w:bottom w:w="70" w:type="dxa"/>
              <w:right w:w="90" w:type="dxa"/>
            </w:tcMar>
          </w:tcPr>
          <w:p w14:paraId="6D3BEA1B" w14:textId="77777777" w:rsidR="00E01C3A" w:rsidRPr="00CE1B46" w:rsidRDefault="00CC3326">
            <w:pPr>
              <w:rPr>
                <w:lang w:val="pt-BR"/>
              </w:rPr>
            </w:pPr>
            <w:r>
              <w:rPr>
                <w:sz w:val="20"/>
                <w:szCs w:val="20"/>
                <w:lang w:val="pt-BR"/>
              </w:rPr>
              <w:t>Apresentar em painel, durante a execução, o dado recebido, o nível pretendido, a correção imposta e a iluminância medida</w:t>
            </w:r>
          </w:p>
        </w:tc>
        <w:tc>
          <w:tcPr>
            <w:tcW w:w="2000" w:type="dxa"/>
            <w:tcMar>
              <w:top w:w="70" w:type="dxa"/>
              <w:left w:w="90" w:type="dxa"/>
              <w:bottom w:w="70" w:type="dxa"/>
              <w:right w:w="90" w:type="dxa"/>
            </w:tcMar>
          </w:tcPr>
          <w:p w14:paraId="2E90FD14" w14:textId="77777777" w:rsidR="00E01C3A" w:rsidRDefault="00CC3326">
            <w:r>
              <w:rPr>
                <w:sz w:val="20"/>
                <w:szCs w:val="20"/>
              </w:rPr>
              <w:t>3.12.6.1</w:t>
            </w:r>
          </w:p>
        </w:tc>
      </w:tr>
      <w:tr w:rsidR="00E01C3A" w14:paraId="6553E84B" w14:textId="77777777">
        <w:tc>
          <w:tcPr>
            <w:tcW w:w="900" w:type="dxa"/>
            <w:tcMar>
              <w:top w:w="70" w:type="dxa"/>
              <w:left w:w="90" w:type="dxa"/>
              <w:bottom w:w="70" w:type="dxa"/>
              <w:right w:w="90" w:type="dxa"/>
            </w:tcMar>
          </w:tcPr>
          <w:p w14:paraId="262728D0" w14:textId="77777777" w:rsidR="00E01C3A" w:rsidRDefault="00CC3326">
            <w:r>
              <w:rPr>
                <w:sz w:val="20"/>
                <w:szCs w:val="20"/>
              </w:rPr>
              <w:t>RF09</w:t>
            </w:r>
          </w:p>
        </w:tc>
        <w:tc>
          <w:tcPr>
            <w:tcW w:w="6171" w:type="dxa"/>
            <w:tcMar>
              <w:top w:w="70" w:type="dxa"/>
              <w:left w:w="90" w:type="dxa"/>
              <w:bottom w:w="70" w:type="dxa"/>
              <w:right w:w="90" w:type="dxa"/>
            </w:tcMar>
          </w:tcPr>
          <w:p w14:paraId="475575B9" w14:textId="77777777" w:rsidR="00E01C3A" w:rsidRPr="00CE1B46" w:rsidRDefault="00CC3326">
            <w:pPr>
              <w:rPr>
                <w:lang w:val="pt-BR"/>
              </w:rPr>
            </w:pPr>
            <w:r>
              <w:rPr>
                <w:sz w:val="20"/>
                <w:szCs w:val="20"/>
                <w:lang w:val="pt-BR"/>
              </w:rPr>
              <w:t>Permitir a alteração dos parâmetros normativos e da classe atribuída ao ponto de luz por operação sobre dado, sem alteração de código</w:t>
            </w:r>
          </w:p>
        </w:tc>
        <w:tc>
          <w:tcPr>
            <w:tcW w:w="2000" w:type="dxa"/>
            <w:tcMar>
              <w:top w:w="70" w:type="dxa"/>
              <w:left w:w="90" w:type="dxa"/>
              <w:bottom w:w="70" w:type="dxa"/>
              <w:right w:w="90" w:type="dxa"/>
            </w:tcMar>
          </w:tcPr>
          <w:p w14:paraId="349222F5" w14:textId="77777777" w:rsidR="00E01C3A" w:rsidRDefault="00CC3326">
            <w:r>
              <w:rPr>
                <w:sz w:val="20"/>
                <w:szCs w:val="20"/>
              </w:rPr>
              <w:t>3.13.1</w:t>
            </w:r>
          </w:p>
        </w:tc>
      </w:tr>
      <w:tr w:rsidR="00E01C3A" w14:paraId="42F7567F" w14:textId="77777777">
        <w:tc>
          <w:tcPr>
            <w:tcW w:w="900" w:type="dxa"/>
            <w:tcMar>
              <w:top w:w="70" w:type="dxa"/>
              <w:left w:w="90" w:type="dxa"/>
              <w:bottom w:w="70" w:type="dxa"/>
              <w:right w:w="90" w:type="dxa"/>
            </w:tcMar>
          </w:tcPr>
          <w:p w14:paraId="5F037689" w14:textId="77777777" w:rsidR="00E01C3A" w:rsidRDefault="00CC3326">
            <w:r>
              <w:rPr>
                <w:sz w:val="20"/>
                <w:szCs w:val="20"/>
              </w:rPr>
              <w:t>RF10</w:t>
            </w:r>
          </w:p>
        </w:tc>
        <w:tc>
          <w:tcPr>
            <w:tcW w:w="6171" w:type="dxa"/>
            <w:tcMar>
              <w:top w:w="70" w:type="dxa"/>
              <w:left w:w="90" w:type="dxa"/>
              <w:bottom w:w="70" w:type="dxa"/>
              <w:right w:w="90" w:type="dxa"/>
            </w:tcMar>
          </w:tcPr>
          <w:p w14:paraId="22E75830" w14:textId="77777777" w:rsidR="00E01C3A" w:rsidRPr="00CE1B46" w:rsidRDefault="00CC3326">
            <w:pPr>
              <w:rPr>
                <w:lang w:val="pt-BR"/>
              </w:rPr>
            </w:pPr>
            <w:r>
              <w:rPr>
                <w:sz w:val="20"/>
                <w:szCs w:val="20"/>
                <w:lang w:val="pt-BR"/>
              </w:rPr>
              <w:t>Reproduzir a suíte de cenários com a mesma sequência de eventos, para efeito de comparação entre execuções</w:t>
            </w:r>
          </w:p>
        </w:tc>
        <w:tc>
          <w:tcPr>
            <w:tcW w:w="2000" w:type="dxa"/>
            <w:tcMar>
              <w:top w:w="70" w:type="dxa"/>
              <w:left w:w="90" w:type="dxa"/>
              <w:bottom w:w="70" w:type="dxa"/>
              <w:right w:w="90" w:type="dxa"/>
            </w:tcMar>
          </w:tcPr>
          <w:p w14:paraId="202EEAED" w14:textId="77777777" w:rsidR="00E01C3A" w:rsidRDefault="00CC3326">
            <w:r>
              <w:rPr>
                <w:sz w:val="20"/>
                <w:szCs w:val="20"/>
              </w:rPr>
              <w:t>3.5 e 3.9</w:t>
            </w:r>
          </w:p>
        </w:tc>
      </w:tr>
      <w:tr w:rsidR="00E01C3A" w14:paraId="06B93125" w14:textId="77777777">
        <w:tc>
          <w:tcPr>
            <w:tcW w:w="900" w:type="dxa"/>
            <w:tcMar>
              <w:top w:w="70" w:type="dxa"/>
              <w:left w:w="90" w:type="dxa"/>
              <w:bottom w:w="70" w:type="dxa"/>
              <w:right w:w="90" w:type="dxa"/>
            </w:tcMar>
          </w:tcPr>
          <w:p w14:paraId="25BE1C28" w14:textId="77777777" w:rsidR="00E01C3A" w:rsidRDefault="00CC3326">
            <w:r>
              <w:rPr>
                <w:sz w:val="20"/>
                <w:szCs w:val="20"/>
              </w:rPr>
              <w:t>RF11</w:t>
            </w:r>
          </w:p>
        </w:tc>
        <w:tc>
          <w:tcPr>
            <w:tcW w:w="6171" w:type="dxa"/>
            <w:tcMar>
              <w:top w:w="70" w:type="dxa"/>
              <w:left w:w="90" w:type="dxa"/>
              <w:bottom w:w="70" w:type="dxa"/>
              <w:right w:w="90" w:type="dxa"/>
            </w:tcMar>
          </w:tcPr>
          <w:p w14:paraId="094AF217" w14:textId="77777777" w:rsidR="00E01C3A" w:rsidRPr="00CE1B46" w:rsidRDefault="00CC3326">
            <w:pPr>
              <w:rPr>
                <w:lang w:val="pt-BR"/>
              </w:rPr>
            </w:pPr>
            <w:r>
              <w:rPr>
                <w:sz w:val="20"/>
                <w:szCs w:val="20"/>
                <w:lang w:val="pt-BR"/>
              </w:rPr>
              <w:t>Detectar a falha do ponto de luz e emitir alerta quando a divergência entre o nível emitido e a iluminância medida persistir acima da tolerância declarada</w:t>
            </w:r>
          </w:p>
        </w:tc>
        <w:tc>
          <w:tcPr>
            <w:tcW w:w="2000" w:type="dxa"/>
            <w:tcMar>
              <w:top w:w="70" w:type="dxa"/>
              <w:left w:w="90" w:type="dxa"/>
              <w:bottom w:w="70" w:type="dxa"/>
              <w:right w:w="90" w:type="dxa"/>
            </w:tcMar>
          </w:tcPr>
          <w:p w14:paraId="1B3621BE" w14:textId="77777777" w:rsidR="00E01C3A" w:rsidRDefault="00CC3326">
            <w:r>
              <w:rPr>
                <w:sz w:val="20"/>
                <w:szCs w:val="20"/>
              </w:rPr>
              <w:t>3.4.5</w:t>
            </w:r>
          </w:p>
        </w:tc>
      </w:tr>
      <w:tr w:rsidR="00E01C3A" w14:paraId="31477FD6" w14:textId="77777777">
        <w:tc>
          <w:tcPr>
            <w:tcW w:w="900" w:type="dxa"/>
            <w:tcMar>
              <w:top w:w="70" w:type="dxa"/>
              <w:left w:w="90" w:type="dxa"/>
              <w:bottom w:w="70" w:type="dxa"/>
              <w:right w:w="90" w:type="dxa"/>
            </w:tcMar>
          </w:tcPr>
          <w:p w14:paraId="099F17FC" w14:textId="77777777" w:rsidR="00E01C3A" w:rsidRDefault="00CC3326">
            <w:r>
              <w:rPr>
                <w:sz w:val="20"/>
                <w:szCs w:val="20"/>
              </w:rPr>
              <w:t>RF12</w:t>
            </w:r>
          </w:p>
        </w:tc>
        <w:tc>
          <w:tcPr>
            <w:tcW w:w="6171" w:type="dxa"/>
            <w:tcMar>
              <w:top w:w="70" w:type="dxa"/>
              <w:left w:w="90" w:type="dxa"/>
              <w:bottom w:w="70" w:type="dxa"/>
              <w:right w:w="90" w:type="dxa"/>
            </w:tcMar>
          </w:tcPr>
          <w:p w14:paraId="3767D339" w14:textId="77777777" w:rsidR="00E01C3A" w:rsidRPr="00CE1B46" w:rsidRDefault="00CC3326">
            <w:pPr>
              <w:rPr>
                <w:lang w:val="pt-BR"/>
              </w:rPr>
            </w:pPr>
            <w:r>
              <w:rPr>
                <w:sz w:val="20"/>
                <w:szCs w:val="20"/>
                <w:lang w:val="pt-BR"/>
              </w:rPr>
              <w:t>Estimar o consumo de energia a partir da trajetória de ciclo de trabalho registrada e projetá-lo, a partir do registro de decisões, para a luminária de referência derivada do contrato</w:t>
            </w:r>
          </w:p>
        </w:tc>
        <w:tc>
          <w:tcPr>
            <w:tcW w:w="2000" w:type="dxa"/>
            <w:tcMar>
              <w:top w:w="70" w:type="dxa"/>
              <w:left w:w="90" w:type="dxa"/>
              <w:bottom w:w="70" w:type="dxa"/>
              <w:right w:w="90" w:type="dxa"/>
            </w:tcMar>
          </w:tcPr>
          <w:p w14:paraId="251EFFC9" w14:textId="77777777" w:rsidR="00E01C3A" w:rsidRDefault="00CC3326">
            <w:r>
              <w:rPr>
                <w:sz w:val="20"/>
                <w:szCs w:val="20"/>
              </w:rPr>
              <w:t>3.11</w:t>
            </w:r>
          </w:p>
        </w:tc>
      </w:tr>
    </w:tbl>
    <w:p w14:paraId="1F0008F7" w14:textId="77777777" w:rsidR="00E01C3A" w:rsidRDefault="00CC3326">
      <w:pPr>
        <w:spacing w:before="130" w:after="260"/>
        <w:rPr>
          <w:lang w:val="pt-BR"/>
        </w:rPr>
      </w:pPr>
      <w:r>
        <w:rPr>
          <w:sz w:val="20"/>
          <w:szCs w:val="20"/>
          <w:lang w:val="pt-BR"/>
        </w:rPr>
        <w:t>Fonte: Elaborado pelos autores (2026).</w:t>
      </w:r>
    </w:p>
    <w:p w14:paraId="5F64A580" w14:textId="77777777" w:rsidR="00E01C3A" w:rsidRDefault="00CC3326">
      <w:pPr>
        <w:pStyle w:val="Heading3"/>
        <w:spacing w:before="360" w:after="240" w:line="360" w:lineRule="auto"/>
        <w:rPr>
          <w:lang w:val="pt-BR"/>
        </w:rPr>
      </w:pPr>
      <w:bookmarkStart w:id="59" w:name="_Toc242567291"/>
      <w:r>
        <w:rPr>
          <w:lang w:val="pt-BR"/>
        </w:rPr>
        <w:t>3.12.4 Requisitos não funcionais e critérios de qualidade</w:t>
      </w:r>
      <w:bookmarkEnd w:id="59"/>
    </w:p>
    <w:p w14:paraId="332DFB10" w14:textId="77777777" w:rsidR="00E01C3A" w:rsidRDefault="00CC3326">
      <w:pPr>
        <w:spacing w:after="120" w:line="360" w:lineRule="auto"/>
        <w:ind w:firstLine="709"/>
        <w:jc w:val="both"/>
        <w:rPr>
          <w:lang w:val="pt-BR"/>
        </w:rPr>
      </w:pPr>
      <w:r>
        <w:rPr>
          <w:lang w:val="pt-BR"/>
        </w:rPr>
        <w:t>Os requisitos não funcionais, relacionados no Quadro 11, estão classificados segundo as características de qualidade de produto da norma ISO/IEC 25010 (INTERNATIONAL ORGANIZATION FOR STANDARDIZATION; INTERNATIONAL ELECTROTECHNICAL COMMISSION, 2023) e acompanhados da forma pela qual cada um será verificado. A exigência de declarar a verificação é aqui deliberada: requisito não funcional que não indique como será constatado não é requisito, é intenção.</w:t>
      </w:r>
    </w:p>
    <w:p w14:paraId="06056D4F" w14:textId="11523909" w:rsidR="00E01C3A" w:rsidRDefault="00CC3326">
      <w:pPr>
        <w:keepNext/>
        <w:spacing w:before="260" w:after="130"/>
        <w:rPr>
          <w:lang w:val="pt-BR"/>
        </w:rPr>
      </w:pPr>
      <w:bookmarkStart w:id="60" w:name="_Toc242567218"/>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Requisitos não funcionais</w:t>
      </w:r>
      <w:bookmarkEnd w:id="6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72F7555E" w14:textId="77777777">
        <w:trPr>
          <w:tblHeader/>
        </w:trPr>
        <w:tc>
          <w:tcPr>
            <w:tcW w:w="850" w:type="dxa"/>
            <w:shd w:val="clear" w:color="auto" w:fill="EDEDED"/>
            <w:tcMar>
              <w:top w:w="70" w:type="dxa"/>
              <w:left w:w="90" w:type="dxa"/>
              <w:bottom w:w="70" w:type="dxa"/>
              <w:right w:w="90" w:type="dxa"/>
            </w:tcMar>
          </w:tcPr>
          <w:p w14:paraId="193F10AC" w14:textId="77777777" w:rsidR="00E01C3A" w:rsidRDefault="00CC3326">
            <w:r>
              <w:rPr>
                <w:b/>
                <w:bCs/>
                <w:sz w:val="20"/>
                <w:szCs w:val="20"/>
              </w:rPr>
              <w:t>Id</w:t>
            </w:r>
          </w:p>
        </w:tc>
        <w:tc>
          <w:tcPr>
            <w:tcW w:w="3500" w:type="dxa"/>
            <w:shd w:val="clear" w:color="auto" w:fill="EDEDED"/>
            <w:tcMar>
              <w:top w:w="70" w:type="dxa"/>
              <w:left w:w="90" w:type="dxa"/>
              <w:bottom w:w="70" w:type="dxa"/>
              <w:right w:w="90" w:type="dxa"/>
            </w:tcMar>
          </w:tcPr>
          <w:p w14:paraId="236F46F7" w14:textId="77777777" w:rsidR="00E01C3A" w:rsidRDefault="00CC3326">
            <w:proofErr w:type="spellStart"/>
            <w:r>
              <w:rPr>
                <w:b/>
                <w:bCs/>
                <w:sz w:val="20"/>
                <w:szCs w:val="20"/>
              </w:rPr>
              <w:t>Requisito</w:t>
            </w:r>
            <w:proofErr w:type="spellEnd"/>
          </w:p>
        </w:tc>
        <w:tc>
          <w:tcPr>
            <w:tcW w:w="1750" w:type="dxa"/>
            <w:shd w:val="clear" w:color="auto" w:fill="EDEDED"/>
            <w:tcMar>
              <w:top w:w="70" w:type="dxa"/>
              <w:left w:w="90" w:type="dxa"/>
              <w:bottom w:w="70" w:type="dxa"/>
              <w:right w:w="90" w:type="dxa"/>
            </w:tcMar>
          </w:tcPr>
          <w:p w14:paraId="7F023935" w14:textId="77777777" w:rsidR="00E01C3A" w:rsidRDefault="00CC3326">
            <w:proofErr w:type="spellStart"/>
            <w:r>
              <w:rPr>
                <w:b/>
                <w:bCs/>
                <w:sz w:val="20"/>
                <w:szCs w:val="20"/>
              </w:rPr>
              <w:t>Característica</w:t>
            </w:r>
            <w:proofErr w:type="spellEnd"/>
            <w:r>
              <w:rPr>
                <w:b/>
                <w:bCs/>
                <w:sz w:val="20"/>
                <w:szCs w:val="20"/>
              </w:rPr>
              <w:t xml:space="preserve"> de </w:t>
            </w:r>
            <w:proofErr w:type="spellStart"/>
            <w:r>
              <w:rPr>
                <w:b/>
                <w:bCs/>
                <w:sz w:val="20"/>
                <w:szCs w:val="20"/>
              </w:rPr>
              <w:t>qualidade</w:t>
            </w:r>
            <w:proofErr w:type="spellEnd"/>
          </w:p>
        </w:tc>
        <w:tc>
          <w:tcPr>
            <w:tcW w:w="2971" w:type="dxa"/>
            <w:shd w:val="clear" w:color="auto" w:fill="EDEDED"/>
            <w:tcMar>
              <w:top w:w="70" w:type="dxa"/>
              <w:left w:w="90" w:type="dxa"/>
              <w:bottom w:w="70" w:type="dxa"/>
              <w:right w:w="90" w:type="dxa"/>
            </w:tcMar>
          </w:tcPr>
          <w:p w14:paraId="1359B166" w14:textId="77777777" w:rsidR="00E01C3A" w:rsidRDefault="00CC3326">
            <w:r>
              <w:rPr>
                <w:b/>
                <w:bCs/>
                <w:sz w:val="20"/>
                <w:szCs w:val="20"/>
              </w:rPr>
              <w:t xml:space="preserve">Forma de </w:t>
            </w:r>
            <w:proofErr w:type="spellStart"/>
            <w:r>
              <w:rPr>
                <w:b/>
                <w:bCs/>
                <w:sz w:val="20"/>
                <w:szCs w:val="20"/>
              </w:rPr>
              <w:t>verificação</w:t>
            </w:r>
            <w:proofErr w:type="spellEnd"/>
          </w:p>
        </w:tc>
      </w:tr>
      <w:tr w:rsidR="00E01C3A" w:rsidRPr="00F96471" w14:paraId="17D83322" w14:textId="77777777">
        <w:tc>
          <w:tcPr>
            <w:tcW w:w="850" w:type="dxa"/>
            <w:tcMar>
              <w:top w:w="70" w:type="dxa"/>
              <w:left w:w="90" w:type="dxa"/>
              <w:bottom w:w="70" w:type="dxa"/>
              <w:right w:w="90" w:type="dxa"/>
            </w:tcMar>
          </w:tcPr>
          <w:p w14:paraId="1592E3A6" w14:textId="77777777" w:rsidR="00E01C3A" w:rsidRDefault="00CC3326">
            <w:r>
              <w:rPr>
                <w:sz w:val="20"/>
                <w:szCs w:val="20"/>
              </w:rPr>
              <w:t>RNF01</w:t>
            </w:r>
          </w:p>
        </w:tc>
        <w:tc>
          <w:tcPr>
            <w:tcW w:w="3500" w:type="dxa"/>
            <w:tcMar>
              <w:top w:w="70" w:type="dxa"/>
              <w:left w:w="90" w:type="dxa"/>
              <w:bottom w:w="70" w:type="dxa"/>
              <w:right w:w="90" w:type="dxa"/>
            </w:tcMar>
          </w:tcPr>
          <w:p w14:paraId="3F340B61" w14:textId="77777777" w:rsidR="00E01C3A" w:rsidRPr="00CE1B46" w:rsidRDefault="00CC3326">
            <w:pPr>
              <w:rPr>
                <w:lang w:val="pt-BR"/>
              </w:rPr>
            </w:pPr>
            <w:r>
              <w:rPr>
                <w:sz w:val="20"/>
                <w:szCs w:val="20"/>
                <w:lang w:val="pt-BR"/>
              </w:rPr>
              <w:t>Nenhum comando emitido pode resultar em iluminância inferior ao piso da classe atribuída ao ponto de luz</w:t>
            </w:r>
          </w:p>
        </w:tc>
        <w:tc>
          <w:tcPr>
            <w:tcW w:w="1750" w:type="dxa"/>
            <w:tcMar>
              <w:top w:w="70" w:type="dxa"/>
              <w:left w:w="90" w:type="dxa"/>
              <w:bottom w:w="70" w:type="dxa"/>
              <w:right w:w="90" w:type="dxa"/>
            </w:tcMar>
          </w:tcPr>
          <w:p w14:paraId="4AA56B4B"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4711FB08" w14:textId="77777777" w:rsidR="00E01C3A" w:rsidRPr="00CE1B46" w:rsidRDefault="00CC3326">
            <w:pPr>
              <w:rPr>
                <w:lang w:val="pt-BR"/>
              </w:rPr>
            </w:pPr>
            <w:r>
              <w:rPr>
                <w:sz w:val="20"/>
                <w:szCs w:val="20"/>
                <w:lang w:val="pt-BR"/>
              </w:rPr>
              <w:t>Contagem de violações sobre a suíte de cenários; o valor esperado é zero</w:t>
            </w:r>
          </w:p>
        </w:tc>
      </w:tr>
      <w:tr w:rsidR="00E01C3A" w:rsidRPr="00F96471" w14:paraId="51505A88" w14:textId="77777777">
        <w:tc>
          <w:tcPr>
            <w:tcW w:w="850" w:type="dxa"/>
            <w:tcMar>
              <w:top w:w="70" w:type="dxa"/>
              <w:left w:w="90" w:type="dxa"/>
              <w:bottom w:w="70" w:type="dxa"/>
              <w:right w:w="90" w:type="dxa"/>
            </w:tcMar>
          </w:tcPr>
          <w:p w14:paraId="5C2E4EEE" w14:textId="77777777" w:rsidR="00E01C3A" w:rsidRDefault="00CC3326">
            <w:r>
              <w:rPr>
                <w:sz w:val="20"/>
                <w:szCs w:val="20"/>
              </w:rPr>
              <w:t>RNF02</w:t>
            </w:r>
          </w:p>
        </w:tc>
        <w:tc>
          <w:tcPr>
            <w:tcW w:w="3500" w:type="dxa"/>
            <w:tcMar>
              <w:top w:w="70" w:type="dxa"/>
              <w:left w:w="90" w:type="dxa"/>
              <w:bottom w:w="70" w:type="dxa"/>
              <w:right w:w="90" w:type="dxa"/>
            </w:tcMar>
          </w:tcPr>
          <w:p w14:paraId="7796E769" w14:textId="77777777" w:rsidR="00E01C3A" w:rsidRPr="00CE1B46" w:rsidRDefault="00CC3326">
            <w:pPr>
              <w:rPr>
                <w:lang w:val="pt-BR"/>
              </w:rPr>
            </w:pPr>
            <w:r>
              <w:rPr>
                <w:sz w:val="20"/>
                <w:szCs w:val="20"/>
                <w:lang w:val="pt-BR"/>
              </w:rPr>
              <w:t>A taxa de decréscimo aplicada não pode exceder um décimo da iluminância plena por minuto</w:t>
            </w:r>
          </w:p>
        </w:tc>
        <w:tc>
          <w:tcPr>
            <w:tcW w:w="1750" w:type="dxa"/>
            <w:tcMar>
              <w:top w:w="70" w:type="dxa"/>
              <w:left w:w="90" w:type="dxa"/>
              <w:bottom w:w="70" w:type="dxa"/>
              <w:right w:w="90" w:type="dxa"/>
            </w:tcMar>
          </w:tcPr>
          <w:p w14:paraId="73389702"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(safety)</w:t>
            </w:r>
          </w:p>
        </w:tc>
        <w:tc>
          <w:tcPr>
            <w:tcW w:w="2971" w:type="dxa"/>
            <w:tcMar>
              <w:top w:w="70" w:type="dxa"/>
              <w:left w:w="90" w:type="dxa"/>
              <w:bottom w:w="70" w:type="dxa"/>
              <w:right w:w="90" w:type="dxa"/>
            </w:tcMar>
          </w:tcPr>
          <w:p w14:paraId="5D062F45" w14:textId="77777777" w:rsidR="00E01C3A" w:rsidRPr="00CE1B46" w:rsidRDefault="00CC3326">
            <w:pPr>
              <w:rPr>
                <w:lang w:val="pt-BR"/>
              </w:rPr>
            </w:pPr>
            <w:r>
              <w:rPr>
                <w:sz w:val="20"/>
                <w:szCs w:val="20"/>
                <w:lang w:val="pt-BR"/>
              </w:rPr>
              <w:t>Contagem de violações de taxa no nível do nó virtual, passo a passo, sobre a suíte de cenários; no nó físico, trajetória da rampa registrada pela porta serial</w:t>
            </w:r>
          </w:p>
        </w:tc>
      </w:tr>
      <w:tr w:rsidR="00E01C3A" w:rsidRPr="00F96471" w14:paraId="0EDC2089" w14:textId="77777777">
        <w:tc>
          <w:tcPr>
            <w:tcW w:w="850" w:type="dxa"/>
            <w:tcMar>
              <w:top w:w="70" w:type="dxa"/>
              <w:left w:w="90" w:type="dxa"/>
              <w:bottom w:w="70" w:type="dxa"/>
              <w:right w:w="90" w:type="dxa"/>
            </w:tcMar>
          </w:tcPr>
          <w:p w14:paraId="12AE05E6" w14:textId="77777777" w:rsidR="00E01C3A" w:rsidRDefault="00CC3326">
            <w:r>
              <w:rPr>
                <w:sz w:val="20"/>
                <w:szCs w:val="20"/>
              </w:rPr>
              <w:t>RNF03</w:t>
            </w:r>
          </w:p>
        </w:tc>
        <w:tc>
          <w:tcPr>
            <w:tcW w:w="3500" w:type="dxa"/>
            <w:tcMar>
              <w:top w:w="70" w:type="dxa"/>
              <w:left w:w="90" w:type="dxa"/>
              <w:bottom w:w="70" w:type="dxa"/>
              <w:right w:w="90" w:type="dxa"/>
            </w:tcMar>
          </w:tcPr>
          <w:p w14:paraId="39251103" w14:textId="77777777" w:rsidR="00E01C3A" w:rsidRPr="00CE1B46" w:rsidRDefault="00CC3326">
            <w:pPr>
              <w:rPr>
                <w:lang w:val="pt-BR"/>
              </w:rPr>
            </w:pPr>
            <w:r>
              <w:rPr>
                <w:sz w:val="20"/>
                <w:szCs w:val="20"/>
                <w:lang w:val="pt-BR"/>
              </w:rPr>
              <w:t>O intervalo entre a publicação do evento e a aplicação do ciclo de trabalho no nó não deve exceder 180 s, o prazo de troca de dados entre a central e a luminária exigido no Caderno de Encargos (SÃO PAULO, 2015, item 7.2.1)</w:t>
            </w:r>
          </w:p>
        </w:tc>
        <w:tc>
          <w:tcPr>
            <w:tcW w:w="1750" w:type="dxa"/>
            <w:tcMar>
              <w:top w:w="70" w:type="dxa"/>
              <w:left w:w="90" w:type="dxa"/>
              <w:bottom w:w="70" w:type="dxa"/>
              <w:right w:w="90" w:type="dxa"/>
            </w:tcMar>
          </w:tcPr>
          <w:p w14:paraId="5E0A6C5E" w14:textId="77777777" w:rsidR="00E01C3A" w:rsidRDefault="00CC3326">
            <w:proofErr w:type="spellStart"/>
            <w:r>
              <w:rPr>
                <w:sz w:val="20"/>
                <w:szCs w:val="20"/>
              </w:rPr>
              <w:t>Eficiência</w:t>
            </w:r>
            <w:proofErr w:type="spellEnd"/>
            <w:r>
              <w:rPr>
                <w:sz w:val="20"/>
                <w:szCs w:val="20"/>
              </w:rPr>
              <w:t xml:space="preserve"> de </w:t>
            </w:r>
            <w:proofErr w:type="spellStart"/>
            <w:r>
              <w:rPr>
                <w:sz w:val="20"/>
                <w:szCs w:val="20"/>
              </w:rPr>
              <w:t>desempenho</w:t>
            </w:r>
            <w:proofErr w:type="spellEnd"/>
          </w:p>
        </w:tc>
        <w:tc>
          <w:tcPr>
            <w:tcW w:w="2971" w:type="dxa"/>
            <w:tcMar>
              <w:top w:w="70" w:type="dxa"/>
              <w:left w:w="90" w:type="dxa"/>
              <w:bottom w:w="70" w:type="dxa"/>
              <w:right w:w="90" w:type="dxa"/>
            </w:tcMar>
          </w:tcPr>
          <w:p w14:paraId="50EC288A" w14:textId="77777777" w:rsidR="00E01C3A" w:rsidRPr="00CE1B46" w:rsidRDefault="00CC3326">
            <w:pPr>
              <w:rPr>
                <w:lang w:val="pt-BR"/>
              </w:rPr>
            </w:pPr>
            <w:r>
              <w:rPr>
                <w:sz w:val="20"/>
                <w:szCs w:val="20"/>
                <w:lang w:val="pt-BR"/>
              </w:rPr>
              <w:t>Diferença entre os carimbos de tempo do evento e da telemetria correspondente, ambos tomados no servidor; a medida inclui a leitura de confirmação do sensor</w:t>
            </w:r>
          </w:p>
        </w:tc>
      </w:tr>
      <w:tr w:rsidR="00E01C3A" w:rsidRPr="00F96471" w14:paraId="4F5A3CB8" w14:textId="77777777">
        <w:tc>
          <w:tcPr>
            <w:tcW w:w="850" w:type="dxa"/>
            <w:tcMar>
              <w:top w:w="70" w:type="dxa"/>
              <w:left w:w="90" w:type="dxa"/>
              <w:bottom w:w="70" w:type="dxa"/>
              <w:right w:w="90" w:type="dxa"/>
            </w:tcMar>
          </w:tcPr>
          <w:p w14:paraId="2DD8D88D" w14:textId="77777777" w:rsidR="00E01C3A" w:rsidRDefault="00CC3326">
            <w:r>
              <w:rPr>
                <w:sz w:val="20"/>
                <w:szCs w:val="20"/>
              </w:rPr>
              <w:t>RNF04</w:t>
            </w:r>
          </w:p>
        </w:tc>
        <w:tc>
          <w:tcPr>
            <w:tcW w:w="3500" w:type="dxa"/>
            <w:tcMar>
              <w:top w:w="70" w:type="dxa"/>
              <w:left w:w="90" w:type="dxa"/>
              <w:bottom w:w="70" w:type="dxa"/>
              <w:right w:w="90" w:type="dxa"/>
            </w:tcMar>
          </w:tcPr>
          <w:p w14:paraId="72F85636" w14:textId="77777777" w:rsidR="00E01C3A" w:rsidRPr="00CE1B46" w:rsidRDefault="00CC3326">
            <w:pPr>
              <w:rPr>
                <w:lang w:val="pt-BR"/>
              </w:rPr>
            </w:pPr>
            <w:r>
              <w:rPr>
                <w:sz w:val="20"/>
                <w:szCs w:val="20"/>
                <w:lang w:val="pt-BR"/>
              </w:rPr>
              <w:t>Toda decisão deve ser reconstituível a partir do banco, inclusive quanto à versão da base de regras vigente no momento</w:t>
            </w:r>
          </w:p>
        </w:tc>
        <w:tc>
          <w:tcPr>
            <w:tcW w:w="1750" w:type="dxa"/>
            <w:tcMar>
              <w:top w:w="70" w:type="dxa"/>
              <w:left w:w="90" w:type="dxa"/>
              <w:bottom w:w="70" w:type="dxa"/>
              <w:right w:w="90" w:type="dxa"/>
            </w:tcMar>
          </w:tcPr>
          <w:p w14:paraId="3C105046" w14:textId="77777777" w:rsidR="00E01C3A" w:rsidRDefault="00CC3326">
            <w:proofErr w:type="spellStart"/>
            <w:r>
              <w:rPr>
                <w:sz w:val="20"/>
                <w:szCs w:val="20"/>
              </w:rPr>
              <w:t>Manutenibilidade</w:t>
            </w:r>
            <w:proofErr w:type="spellEnd"/>
          </w:p>
        </w:tc>
        <w:tc>
          <w:tcPr>
            <w:tcW w:w="2971" w:type="dxa"/>
            <w:tcMar>
              <w:top w:w="70" w:type="dxa"/>
              <w:left w:w="90" w:type="dxa"/>
              <w:bottom w:w="70" w:type="dxa"/>
              <w:right w:w="90" w:type="dxa"/>
            </w:tcMar>
          </w:tcPr>
          <w:p w14:paraId="58E4749B" w14:textId="77777777" w:rsidR="00E01C3A" w:rsidRPr="00CE1B46" w:rsidRDefault="00CC3326">
            <w:pPr>
              <w:rPr>
                <w:lang w:val="pt-BR"/>
              </w:rPr>
            </w:pPr>
            <w:r>
              <w:rPr>
                <w:sz w:val="20"/>
                <w:szCs w:val="20"/>
                <w:lang w:val="pt-BR"/>
              </w:rPr>
              <w:t>Reexecução de decisão registrada e comparação com o valor gravado</w:t>
            </w:r>
          </w:p>
        </w:tc>
      </w:tr>
      <w:tr w:rsidR="00E01C3A" w:rsidRPr="00F96471" w14:paraId="254FC97B" w14:textId="77777777">
        <w:tc>
          <w:tcPr>
            <w:tcW w:w="850" w:type="dxa"/>
            <w:tcMar>
              <w:top w:w="70" w:type="dxa"/>
              <w:left w:w="90" w:type="dxa"/>
              <w:bottom w:w="70" w:type="dxa"/>
              <w:right w:w="90" w:type="dxa"/>
            </w:tcMar>
          </w:tcPr>
          <w:p w14:paraId="53D83396" w14:textId="77777777" w:rsidR="00E01C3A" w:rsidRDefault="00CC3326">
            <w:r>
              <w:rPr>
                <w:sz w:val="20"/>
                <w:szCs w:val="20"/>
              </w:rPr>
              <w:t>RNF05</w:t>
            </w:r>
          </w:p>
        </w:tc>
        <w:tc>
          <w:tcPr>
            <w:tcW w:w="3500" w:type="dxa"/>
            <w:tcMar>
              <w:top w:w="70" w:type="dxa"/>
              <w:left w:w="90" w:type="dxa"/>
              <w:bottom w:w="70" w:type="dxa"/>
              <w:right w:w="90" w:type="dxa"/>
            </w:tcMar>
          </w:tcPr>
          <w:p w14:paraId="283FEC0B" w14:textId="77777777" w:rsidR="00E01C3A" w:rsidRPr="00CE1B46" w:rsidRDefault="00CC3326">
            <w:pPr>
              <w:rPr>
                <w:lang w:val="pt-BR"/>
              </w:rPr>
            </w:pPr>
            <w:r>
              <w:rPr>
                <w:sz w:val="20"/>
                <w:szCs w:val="20"/>
                <w:lang w:val="pt-BR"/>
              </w:rPr>
              <w:t>A base de regras deve ser legível em linguagem natural e alterável sem novo treinamento de modelo</w:t>
            </w:r>
          </w:p>
        </w:tc>
        <w:tc>
          <w:tcPr>
            <w:tcW w:w="1750" w:type="dxa"/>
            <w:tcMar>
              <w:top w:w="70" w:type="dxa"/>
              <w:left w:w="90" w:type="dxa"/>
              <w:bottom w:w="70" w:type="dxa"/>
              <w:right w:w="90" w:type="dxa"/>
            </w:tcMar>
          </w:tcPr>
          <w:p w14:paraId="374F20B6" w14:textId="77777777" w:rsidR="00E01C3A" w:rsidRDefault="00CC3326">
            <w:proofErr w:type="spellStart"/>
            <w:r>
              <w:rPr>
                <w:sz w:val="20"/>
                <w:szCs w:val="20"/>
              </w:rPr>
              <w:t>Manutenibilidade</w:t>
            </w:r>
            <w:proofErr w:type="spellEnd"/>
            <w:r>
              <w:rPr>
                <w:sz w:val="20"/>
                <w:szCs w:val="20"/>
              </w:rPr>
              <w:t xml:space="preserve"> (</w:t>
            </w:r>
            <w:proofErr w:type="spellStart"/>
            <w:r>
              <w:rPr>
                <w:sz w:val="20"/>
                <w:szCs w:val="20"/>
              </w:rPr>
              <w:t>modificabilidade</w:t>
            </w:r>
            <w:proofErr w:type="spellEnd"/>
            <w:r>
              <w:rPr>
                <w:sz w:val="20"/>
                <w:szCs w:val="20"/>
              </w:rPr>
              <w:t>)</w:t>
            </w:r>
          </w:p>
        </w:tc>
        <w:tc>
          <w:tcPr>
            <w:tcW w:w="2971" w:type="dxa"/>
            <w:tcMar>
              <w:top w:w="70" w:type="dxa"/>
              <w:left w:w="90" w:type="dxa"/>
              <w:bottom w:w="70" w:type="dxa"/>
              <w:right w:w="90" w:type="dxa"/>
            </w:tcMar>
          </w:tcPr>
          <w:p w14:paraId="71A6C13A" w14:textId="77777777" w:rsidR="00E01C3A" w:rsidRPr="00CE1B46" w:rsidRDefault="00CC3326">
            <w:pPr>
              <w:rPr>
                <w:lang w:val="pt-BR"/>
              </w:rPr>
            </w:pPr>
            <w:r>
              <w:rPr>
                <w:sz w:val="20"/>
                <w:szCs w:val="20"/>
                <w:lang w:val="pt-BR"/>
              </w:rPr>
              <w:t>Inspeção da base e alteração de uma regra, com nova execução da suíte</w:t>
            </w:r>
          </w:p>
        </w:tc>
      </w:tr>
      <w:tr w:rsidR="00E01C3A" w:rsidRPr="00F96471" w14:paraId="6C153D60" w14:textId="77777777">
        <w:tc>
          <w:tcPr>
            <w:tcW w:w="850" w:type="dxa"/>
            <w:tcMar>
              <w:top w:w="70" w:type="dxa"/>
              <w:left w:w="90" w:type="dxa"/>
              <w:bottom w:w="70" w:type="dxa"/>
              <w:right w:w="90" w:type="dxa"/>
            </w:tcMar>
          </w:tcPr>
          <w:p w14:paraId="00F12D75" w14:textId="77777777" w:rsidR="00E01C3A" w:rsidRDefault="00CC3326">
            <w:r>
              <w:rPr>
                <w:sz w:val="20"/>
                <w:szCs w:val="20"/>
              </w:rPr>
              <w:t>RNF06</w:t>
            </w:r>
          </w:p>
        </w:tc>
        <w:tc>
          <w:tcPr>
            <w:tcW w:w="3500" w:type="dxa"/>
            <w:tcMar>
              <w:top w:w="70" w:type="dxa"/>
              <w:left w:w="90" w:type="dxa"/>
              <w:bottom w:w="70" w:type="dxa"/>
              <w:right w:w="90" w:type="dxa"/>
            </w:tcMar>
          </w:tcPr>
          <w:p w14:paraId="3F6996B4" w14:textId="77777777" w:rsidR="00E01C3A" w:rsidRPr="00CE1B46" w:rsidRDefault="00CC3326">
            <w:pPr>
              <w:rPr>
                <w:lang w:val="pt-BR"/>
              </w:rPr>
            </w:pPr>
            <w:r>
              <w:rPr>
                <w:sz w:val="20"/>
                <w:szCs w:val="20"/>
                <w:lang w:val="pt-BR"/>
              </w:rPr>
              <w:t>A comunicação entre o nó e o intermediário deve ocorrer sobre canal cifrado, com credencial própria do dispositivo</w:t>
            </w:r>
          </w:p>
        </w:tc>
        <w:tc>
          <w:tcPr>
            <w:tcW w:w="1750" w:type="dxa"/>
            <w:tcMar>
              <w:top w:w="70" w:type="dxa"/>
              <w:left w:w="90" w:type="dxa"/>
              <w:bottom w:w="70" w:type="dxa"/>
              <w:right w:w="90" w:type="dxa"/>
            </w:tcMar>
          </w:tcPr>
          <w:p w14:paraId="50C74FE2"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095063E7" w14:textId="77777777" w:rsidR="00E01C3A" w:rsidRPr="00CE1B46" w:rsidRDefault="00CC3326">
            <w:pPr>
              <w:rPr>
                <w:lang w:val="pt-BR"/>
              </w:rPr>
            </w:pPr>
            <w:r>
              <w:rPr>
                <w:sz w:val="20"/>
                <w:szCs w:val="20"/>
                <w:lang w:val="pt-BR"/>
              </w:rPr>
              <w:t>Verificação da negociação do canal cifrado e da recusa de conexão sem credencial válida</w:t>
            </w:r>
          </w:p>
        </w:tc>
      </w:tr>
      <w:tr w:rsidR="00E01C3A" w:rsidRPr="00F96471" w14:paraId="58740B77" w14:textId="77777777">
        <w:tc>
          <w:tcPr>
            <w:tcW w:w="850" w:type="dxa"/>
            <w:tcMar>
              <w:top w:w="70" w:type="dxa"/>
              <w:left w:w="90" w:type="dxa"/>
              <w:bottom w:w="70" w:type="dxa"/>
              <w:right w:w="90" w:type="dxa"/>
            </w:tcMar>
          </w:tcPr>
          <w:p w14:paraId="05E08F61" w14:textId="77777777" w:rsidR="00E01C3A" w:rsidRDefault="00CC3326">
            <w:r>
              <w:rPr>
                <w:sz w:val="20"/>
                <w:szCs w:val="20"/>
              </w:rPr>
              <w:t>RNF07</w:t>
            </w:r>
          </w:p>
        </w:tc>
        <w:tc>
          <w:tcPr>
            <w:tcW w:w="3500" w:type="dxa"/>
            <w:tcMar>
              <w:top w:w="70" w:type="dxa"/>
              <w:left w:w="90" w:type="dxa"/>
              <w:bottom w:w="70" w:type="dxa"/>
              <w:right w:w="90" w:type="dxa"/>
            </w:tcMar>
          </w:tcPr>
          <w:p w14:paraId="12E92753" w14:textId="77777777" w:rsidR="00E01C3A" w:rsidRPr="00CE1B46" w:rsidRDefault="00CC3326">
            <w:pPr>
              <w:rPr>
                <w:lang w:val="pt-BR"/>
              </w:rPr>
            </w:pPr>
            <w:r>
              <w:rPr>
                <w:sz w:val="20"/>
                <w:szCs w:val="20"/>
                <w:lang w:val="pt-BR"/>
              </w:rPr>
              <w:t>Vencida a validade do último comando sem renovação, de no máximo 15 min, o nó deve assumir o nível pleno de iluminação</w:t>
            </w:r>
          </w:p>
        </w:tc>
        <w:tc>
          <w:tcPr>
            <w:tcW w:w="1750" w:type="dxa"/>
            <w:tcMar>
              <w:top w:w="70" w:type="dxa"/>
              <w:left w:w="90" w:type="dxa"/>
              <w:bottom w:w="70" w:type="dxa"/>
              <w:right w:w="90" w:type="dxa"/>
            </w:tcMar>
          </w:tcPr>
          <w:p w14:paraId="15965FA4" w14:textId="77777777" w:rsidR="00E01C3A" w:rsidRDefault="00CC3326">
            <w:proofErr w:type="spellStart"/>
            <w:r>
              <w:rPr>
                <w:sz w:val="20"/>
                <w:szCs w:val="20"/>
              </w:rPr>
              <w:t>Segurança</w:t>
            </w:r>
            <w:proofErr w:type="spellEnd"/>
            <w:r>
              <w:rPr>
                <w:sz w:val="20"/>
                <w:szCs w:val="20"/>
              </w:rPr>
              <w:t xml:space="preserve"> </w:t>
            </w:r>
            <w:proofErr w:type="spellStart"/>
            <w:r>
              <w:rPr>
                <w:sz w:val="20"/>
                <w:szCs w:val="20"/>
              </w:rPr>
              <w:t>operacional</w:t>
            </w:r>
            <w:proofErr w:type="spellEnd"/>
            <w:r>
              <w:rPr>
                <w:sz w:val="20"/>
                <w:szCs w:val="20"/>
              </w:rPr>
              <w:t xml:space="preserve"> (fail safe)</w:t>
            </w:r>
          </w:p>
        </w:tc>
        <w:tc>
          <w:tcPr>
            <w:tcW w:w="2971" w:type="dxa"/>
            <w:tcMar>
              <w:top w:w="70" w:type="dxa"/>
              <w:left w:w="90" w:type="dxa"/>
              <w:bottom w:w="70" w:type="dxa"/>
              <w:right w:w="90" w:type="dxa"/>
            </w:tcMar>
          </w:tcPr>
          <w:p w14:paraId="44DFCACE" w14:textId="77777777" w:rsidR="00E01C3A" w:rsidRPr="00CE1B46" w:rsidRDefault="00CC3326">
            <w:pPr>
              <w:rPr>
                <w:lang w:val="pt-BR"/>
              </w:rPr>
            </w:pPr>
            <w:r>
              <w:rPr>
                <w:sz w:val="20"/>
                <w:szCs w:val="20"/>
                <w:lang w:val="pt-BR"/>
              </w:rPr>
              <w:t>Interrupção deliberada do serviço de decisão, com medição do estado assumido pelo nó</w:t>
            </w:r>
          </w:p>
        </w:tc>
      </w:tr>
      <w:tr w:rsidR="00E01C3A" w:rsidRPr="00F96471" w14:paraId="067B78F1" w14:textId="77777777">
        <w:tc>
          <w:tcPr>
            <w:tcW w:w="850" w:type="dxa"/>
            <w:tcMar>
              <w:top w:w="70" w:type="dxa"/>
              <w:left w:w="90" w:type="dxa"/>
              <w:bottom w:w="70" w:type="dxa"/>
              <w:right w:w="90" w:type="dxa"/>
            </w:tcMar>
          </w:tcPr>
          <w:p w14:paraId="76E8AAC5" w14:textId="77777777" w:rsidR="00E01C3A" w:rsidRDefault="00CC3326">
            <w:r>
              <w:rPr>
                <w:sz w:val="20"/>
                <w:szCs w:val="20"/>
              </w:rPr>
              <w:t>RNF08</w:t>
            </w:r>
          </w:p>
        </w:tc>
        <w:tc>
          <w:tcPr>
            <w:tcW w:w="3500" w:type="dxa"/>
            <w:tcMar>
              <w:top w:w="70" w:type="dxa"/>
              <w:left w:w="90" w:type="dxa"/>
              <w:bottom w:w="70" w:type="dxa"/>
              <w:right w:w="90" w:type="dxa"/>
            </w:tcMar>
          </w:tcPr>
          <w:p w14:paraId="56EC3FE6" w14:textId="77777777" w:rsidR="00E01C3A" w:rsidRPr="00CE1B46" w:rsidRDefault="00CC3326">
            <w:pPr>
              <w:rPr>
                <w:lang w:val="pt-BR"/>
              </w:rPr>
            </w:pPr>
            <w:r>
              <w:rPr>
                <w:sz w:val="20"/>
                <w:szCs w:val="20"/>
                <w:lang w:val="pt-BR"/>
              </w:rPr>
              <w:t>Nenhum dado pessoal, imagem ou áudio pode trafegar pelo sistema ou nele ser persistido</w:t>
            </w:r>
          </w:p>
        </w:tc>
        <w:tc>
          <w:tcPr>
            <w:tcW w:w="1750" w:type="dxa"/>
            <w:tcMar>
              <w:top w:w="70" w:type="dxa"/>
              <w:left w:w="90" w:type="dxa"/>
              <w:bottom w:w="70" w:type="dxa"/>
              <w:right w:w="90" w:type="dxa"/>
            </w:tcMar>
          </w:tcPr>
          <w:p w14:paraId="405C4FF8" w14:textId="77777777" w:rsidR="00E01C3A" w:rsidRDefault="00CC3326">
            <w:proofErr w:type="spellStart"/>
            <w:r>
              <w:rPr>
                <w:sz w:val="20"/>
                <w:szCs w:val="20"/>
              </w:rPr>
              <w:t>Segurança</w:t>
            </w:r>
            <w:proofErr w:type="spellEnd"/>
            <w:r>
              <w:rPr>
                <w:sz w:val="20"/>
                <w:szCs w:val="20"/>
              </w:rPr>
              <w:t xml:space="preserve"> da </w:t>
            </w:r>
            <w:proofErr w:type="spellStart"/>
            <w:r>
              <w:rPr>
                <w:sz w:val="20"/>
                <w:szCs w:val="20"/>
              </w:rPr>
              <w:t>informação</w:t>
            </w:r>
            <w:proofErr w:type="spellEnd"/>
          </w:p>
        </w:tc>
        <w:tc>
          <w:tcPr>
            <w:tcW w:w="2971" w:type="dxa"/>
            <w:tcMar>
              <w:top w:w="70" w:type="dxa"/>
              <w:left w:w="90" w:type="dxa"/>
              <w:bottom w:w="70" w:type="dxa"/>
              <w:right w:w="90" w:type="dxa"/>
            </w:tcMar>
          </w:tcPr>
          <w:p w14:paraId="3074A8C6" w14:textId="77777777" w:rsidR="00E01C3A" w:rsidRPr="00CE1B46" w:rsidRDefault="00CC3326">
            <w:pPr>
              <w:rPr>
                <w:lang w:val="pt-BR"/>
              </w:rPr>
            </w:pPr>
            <w:r>
              <w:rPr>
                <w:sz w:val="20"/>
                <w:szCs w:val="20"/>
                <w:lang w:val="pt-BR"/>
              </w:rPr>
              <w:t>Inspeção do modelo de dados de 3.13.2 e das cargas trafegadas, conforme 3.10</w:t>
            </w:r>
          </w:p>
        </w:tc>
      </w:tr>
      <w:tr w:rsidR="00E01C3A" w:rsidRPr="00F96471" w14:paraId="5BB44F65" w14:textId="77777777">
        <w:tc>
          <w:tcPr>
            <w:tcW w:w="850" w:type="dxa"/>
            <w:tcMar>
              <w:top w:w="70" w:type="dxa"/>
              <w:left w:w="90" w:type="dxa"/>
              <w:bottom w:w="70" w:type="dxa"/>
              <w:right w:w="90" w:type="dxa"/>
            </w:tcMar>
          </w:tcPr>
          <w:p w14:paraId="49DB7431" w14:textId="77777777" w:rsidR="00E01C3A" w:rsidRDefault="00CC3326">
            <w:r>
              <w:rPr>
                <w:sz w:val="20"/>
                <w:szCs w:val="20"/>
              </w:rPr>
              <w:t>RNF09</w:t>
            </w:r>
          </w:p>
        </w:tc>
        <w:tc>
          <w:tcPr>
            <w:tcW w:w="3500" w:type="dxa"/>
            <w:tcMar>
              <w:top w:w="70" w:type="dxa"/>
              <w:left w:w="90" w:type="dxa"/>
              <w:bottom w:w="70" w:type="dxa"/>
              <w:right w:w="90" w:type="dxa"/>
            </w:tcMar>
          </w:tcPr>
          <w:p w14:paraId="03054FF3" w14:textId="77777777" w:rsidR="00E01C3A" w:rsidRPr="00CE1B46" w:rsidRDefault="00CC3326">
            <w:pPr>
              <w:rPr>
                <w:lang w:val="pt-BR"/>
              </w:rPr>
            </w:pPr>
            <w:r>
              <w:rPr>
                <w:sz w:val="20"/>
                <w:szCs w:val="20"/>
                <w:lang w:val="pt-BR"/>
              </w:rPr>
              <w:t>A inclusão de novos nós não deve exigir alteração do serviço de decisão</w:t>
            </w:r>
          </w:p>
        </w:tc>
        <w:tc>
          <w:tcPr>
            <w:tcW w:w="1750" w:type="dxa"/>
            <w:tcMar>
              <w:top w:w="70" w:type="dxa"/>
              <w:left w:w="90" w:type="dxa"/>
              <w:bottom w:w="70" w:type="dxa"/>
              <w:right w:w="90" w:type="dxa"/>
            </w:tcMar>
          </w:tcPr>
          <w:p w14:paraId="7DD8D013" w14:textId="77777777" w:rsidR="00E01C3A" w:rsidRDefault="00CC3326">
            <w:proofErr w:type="spellStart"/>
            <w:r>
              <w:rPr>
                <w:sz w:val="20"/>
                <w:szCs w:val="20"/>
              </w:rPr>
              <w:t>Flexibilidade</w:t>
            </w:r>
            <w:proofErr w:type="spellEnd"/>
            <w:r>
              <w:rPr>
                <w:sz w:val="20"/>
                <w:szCs w:val="20"/>
              </w:rPr>
              <w:t xml:space="preserve"> (</w:t>
            </w:r>
            <w:proofErr w:type="spellStart"/>
            <w:r>
              <w:rPr>
                <w:sz w:val="20"/>
                <w:szCs w:val="20"/>
              </w:rPr>
              <w:t>escalabilidade</w:t>
            </w:r>
            <w:proofErr w:type="spellEnd"/>
            <w:r>
              <w:rPr>
                <w:sz w:val="20"/>
                <w:szCs w:val="20"/>
              </w:rPr>
              <w:t>)</w:t>
            </w:r>
          </w:p>
        </w:tc>
        <w:tc>
          <w:tcPr>
            <w:tcW w:w="2971" w:type="dxa"/>
            <w:tcMar>
              <w:top w:w="70" w:type="dxa"/>
              <w:left w:w="90" w:type="dxa"/>
              <w:bottom w:w="70" w:type="dxa"/>
              <w:right w:w="90" w:type="dxa"/>
            </w:tcMar>
          </w:tcPr>
          <w:p w14:paraId="01B36EF5" w14:textId="77777777" w:rsidR="00E01C3A" w:rsidRPr="00CE1B46" w:rsidRDefault="00CC3326">
            <w:pPr>
              <w:rPr>
                <w:lang w:val="pt-BR"/>
              </w:rPr>
            </w:pPr>
            <w:r>
              <w:rPr>
                <w:sz w:val="20"/>
                <w:szCs w:val="20"/>
                <w:lang w:val="pt-BR"/>
              </w:rPr>
              <w:t>Registro de um segundo assinante no intermediário, sem alteração de código do serviço</w:t>
            </w:r>
          </w:p>
        </w:tc>
      </w:tr>
    </w:tbl>
    <w:p w14:paraId="2F56BDD8" w14:textId="77777777" w:rsidR="00E01C3A" w:rsidRDefault="00CC3326">
      <w:pPr>
        <w:spacing w:before="130" w:after="260"/>
        <w:rPr>
          <w:lang w:val="pt-BR"/>
        </w:rPr>
      </w:pPr>
      <w:r>
        <w:rPr>
          <w:sz w:val="20"/>
          <w:szCs w:val="20"/>
          <w:lang w:val="pt-BR"/>
        </w:rPr>
        <w:t>Fonte: Elaborado pelos autores (2026).</w:t>
      </w:r>
    </w:p>
    <w:p w14:paraId="2DBDE462" w14:textId="77777777" w:rsidR="00E01C3A" w:rsidRDefault="00CC3326">
      <w:pPr>
        <w:spacing w:after="120" w:line="360" w:lineRule="auto"/>
        <w:ind w:firstLine="709"/>
        <w:jc w:val="both"/>
        <w:rPr>
          <w:lang w:val="pt-BR"/>
        </w:rPr>
      </w:pPr>
      <w:r>
        <w:rPr>
          <w:lang w:val="pt-BR"/>
        </w:rPr>
        <w:t xml:space="preserve">O RNF07 merece registro em separado, por ser a decisão de projeto que protege o sistema contra a própria falha. A iluminação pública é serviço cuja interrupção tem consequência sobre a segurança da via, e um sistema adaptativo acrescenta um modo de falha que o regime fixo não possui: a possibilidade de o comando não chegar. A regra adotada resolve o caso pelo lado conservador — sem </w:t>
      </w:r>
      <w:r>
        <w:rPr>
          <w:lang w:val="pt-BR"/>
        </w:rPr>
        <w:lastRenderedPageBreak/>
        <w:t>comando, o nó ilumina plenamente. A consequência é que a falha do sistema degrada a operação para o regime convencional, e não para a escuridão. É a mesma lógica que rege a camada de verificação: o benefício da adaptação é condicional, a garantia normativa não é.</w:t>
      </w:r>
    </w:p>
    <w:p w14:paraId="68EF4011" w14:textId="77777777" w:rsidR="00E01C3A" w:rsidRDefault="00CC3326">
      <w:pPr>
        <w:pStyle w:val="Heading3"/>
        <w:spacing w:before="360" w:after="240" w:line="360" w:lineRule="auto"/>
        <w:rPr>
          <w:lang w:val="pt-BR"/>
        </w:rPr>
      </w:pPr>
      <w:bookmarkStart w:id="61" w:name="_Toc242567292"/>
      <w:r>
        <w:rPr>
          <w:lang w:val="pt-BR"/>
        </w:rPr>
        <w:t>3.12.5 Diagrama de casos de uso</w:t>
      </w:r>
      <w:bookmarkEnd w:id="61"/>
    </w:p>
    <w:p w14:paraId="3D79BC6B" w14:textId="77777777" w:rsidR="00E01C3A" w:rsidRDefault="00CC3326">
      <w:pPr>
        <w:spacing w:after="120" w:line="360" w:lineRule="auto"/>
        <w:ind w:firstLine="709"/>
        <w:jc w:val="both"/>
        <w:rPr>
          <w:lang w:val="pt-BR"/>
        </w:rPr>
      </w:pPr>
      <w:r>
        <w:rPr>
          <w:lang w:val="pt-BR"/>
        </w:rPr>
        <w:t>A Figura 3 apresenta o diagrama de casos de uso, derivado dos requisitos funcionais do Quadro 10. Quatro atores interagem com o sistema: a plataforma de monitoramento, que publica o volume ou a ocorrência de um trecho; o operador municipal, que acompanha as decisões no painel, consulta a estimativa de consumo, recebe os alertas do diagnóstico e altera, por operação sobre dado, a classe e os parâmetros normativos; o nó de iluminação, que recebe o comando, aplica o nível, mede a luz e fornece a leitura que alimenta o diagnóstico; e o avaliador, que reproduz a suíte de cenários. A publicação de um evento inclui a decisão do nível, que por sua vez inclui a previsão da demanda, a verificação contra a norma — da qual depende a emissão do comando — e o registro da cadeia.</w:t>
      </w:r>
    </w:p>
    <w:p w14:paraId="023E3276" w14:textId="796E488D" w:rsidR="00A13357" w:rsidRPr="002F1978" w:rsidRDefault="00285AB3">
      <w:pPr>
        <w:keepNext/>
        <w:spacing w:before="130" w:after="60"/>
        <w:jc w:val="center"/>
        <w:rPr>
          <w:lang w:val="pt-BR"/>
        </w:rPr>
      </w:pPr>
      <w:bookmarkStart w:id="62" w:name="_Toc242567231"/>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Diagrama de casos de uso</w:t>
      </w:r>
      <w:bookmarkEnd w:id="62"/>
    </w:p>
    <w:p w14:paraId="27228753" w14:textId="77777777" w:rsidR="00E01C3A" w:rsidRDefault="00CC3326">
      <w:pPr>
        <w:keepNext/>
        <w:spacing w:before="240"/>
        <w:jc w:val="center"/>
        <w:rPr>
          <w:lang w:val="pt-BR"/>
        </w:rPr>
      </w:pPr>
      <w:r>
        <w:rPr>
          <w:noProof/>
          <w:lang w:val="pt-BR"/>
        </w:rPr>
        <w:drawing>
          <wp:inline distT="0" distB="0" distL="0" distR="0" wp14:anchorId="56549F5B" wp14:editId="07724E36">
            <wp:extent cx="5400000" cy="4314315"/>
            <wp:effectExtent l="0" t="0" r="0" b="0"/>
            <wp:docPr id="120"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Figura 3"/>
                    <pic:cNvPicPr/>
                  </pic:nvPicPr>
                  <pic:blipFill>
                    <a:blip r:embed="rId10"/>
                    <a:stretch>
                      <a:fillRect/>
                    </a:stretch>
                  </pic:blipFill>
                  <pic:spPr>
                    <a:xfrm>
                      <a:off x="0" y="0"/>
                      <a:ext cx="5400000" cy="4314315"/>
                    </a:xfrm>
                    <a:prstGeom prst="rect">
                      <a:avLst/>
                    </a:prstGeom>
                  </pic:spPr>
                </pic:pic>
              </a:graphicData>
            </a:graphic>
          </wp:inline>
        </w:drawing>
      </w:r>
    </w:p>
    <w:p w14:paraId="72AE464E" w14:textId="77777777" w:rsidR="00A13357" w:rsidRPr="002F1978" w:rsidRDefault="00285AB3">
      <w:pPr>
        <w:spacing w:after="280"/>
        <w:jc w:val="center"/>
        <w:rPr>
          <w:lang w:val="pt-BR"/>
        </w:rPr>
      </w:pPr>
      <w:r>
        <w:rPr>
          <w:sz w:val="20"/>
          <w:szCs w:val="20"/>
          <w:lang w:val="pt-BR"/>
        </w:rPr>
        <w:t>Fonte: Elaborado pelos autores (2026).</w:t>
      </w:r>
    </w:p>
    <w:p w14:paraId="22CC164C" w14:textId="77777777" w:rsidR="00E01C3A" w:rsidRDefault="00CC3326">
      <w:pPr>
        <w:pStyle w:val="Heading3"/>
        <w:spacing w:before="360" w:after="240" w:line="360" w:lineRule="auto"/>
        <w:rPr>
          <w:lang w:val="pt-BR"/>
        </w:rPr>
      </w:pPr>
      <w:bookmarkStart w:id="63" w:name="_Toc242567293"/>
      <w:r>
        <w:rPr>
          <w:lang w:val="pt-BR"/>
        </w:rPr>
        <w:t>3.12.6 Desenho da arquitetura do sistema</w:t>
      </w:r>
      <w:bookmarkEnd w:id="63"/>
    </w:p>
    <w:p w14:paraId="0A80341C" w14:textId="77777777" w:rsidR="00E01C3A" w:rsidRDefault="00CC3326">
      <w:pPr>
        <w:spacing w:after="120" w:line="360" w:lineRule="auto"/>
        <w:ind w:firstLine="709"/>
        <w:jc w:val="both"/>
        <w:rPr>
          <w:lang w:val="pt-BR"/>
        </w:rPr>
      </w:pPr>
      <w:r>
        <w:rPr>
          <w:lang w:val="pt-BR"/>
        </w:rPr>
        <w:t>A Figura 4 apresenta o sistema em sua totalidade. O fluxo principal percorre quatro estágios encadeados, todos executados em nuvem, e termina em um quinto estágio físico: o evento urbano é publicado na interface de dados, o serviço de decisão produz a estimativa de demanda e submete o estado resultante à inferência nebulosa, a camada de verificação confronta o nível pretendido com o piso da ABNT NBR 5101 e o corrige quando necessário, o intermediário de mensagens entrega o comando já verificado e o nó de iluminação o executa sob a taxa máxima de decréscimo, devolvendo a iluminância medida. Em paralelo corre um segundo percurso, representado em tracejado: cada estágio grava no banco de dados o que recebeu e o que produziu, e é desse registro que o painel de acompanhamento se alimenta.</w:t>
      </w:r>
    </w:p>
    <w:p w14:paraId="735BC91F" w14:textId="0983A164" w:rsidR="00E01C3A" w:rsidRDefault="00CC3326">
      <w:pPr>
        <w:keepNext/>
        <w:spacing w:before="130" w:after="60"/>
        <w:jc w:val="center"/>
        <w:rPr>
          <w:lang w:val="pt-BR"/>
        </w:rPr>
      </w:pPr>
      <w:bookmarkStart w:id="64" w:name="_Toc242567232"/>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Arquitetura do sistema</w:t>
      </w:r>
      <w:bookmarkEnd w:id="64"/>
    </w:p>
    <w:p w14:paraId="233F97E2" w14:textId="77777777" w:rsidR="00E01C3A" w:rsidRDefault="00CC3326">
      <w:pPr>
        <w:keepNext/>
        <w:spacing w:before="240"/>
        <w:jc w:val="center"/>
        <w:rPr>
          <w:lang w:val="pt-BR"/>
        </w:rPr>
      </w:pPr>
      <w:r>
        <w:rPr>
          <w:noProof/>
          <w:lang w:val="pt-BR"/>
        </w:rPr>
        <w:drawing>
          <wp:inline distT="0" distB="0" distL="0" distR="0" wp14:anchorId="56549F5B" wp14:editId="07724E36">
            <wp:extent cx="4700000" cy="5356574"/>
            <wp:effectExtent l="0" t="0" r="0" b="0"/>
            <wp:docPr id="101" name="Figura 1 - Arquitetura do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 1 - Arquitetura do sistema"/>
                    <pic:cNvPicPr/>
                  </pic:nvPicPr>
                  <pic:blipFill>
                    <a:blip r:embed="rId11"/>
                    <a:stretch>
                      <a:fillRect/>
                    </a:stretch>
                  </pic:blipFill>
                  <pic:spPr>
                    <a:xfrm>
                      <a:off x="0" y="0"/>
                      <a:ext cx="4700000" cy="5356574"/>
                    </a:xfrm>
                    <a:prstGeom prst="rect">
                      <a:avLst/>
                    </a:prstGeom>
                  </pic:spPr>
                </pic:pic>
              </a:graphicData>
            </a:graphic>
          </wp:inline>
        </w:drawing>
      </w:r>
    </w:p>
    <w:p w14:paraId="59B2890C" w14:textId="77777777" w:rsidR="00E01C3A" w:rsidRDefault="00CC3326">
      <w:pPr>
        <w:spacing w:after="280"/>
        <w:jc w:val="center"/>
        <w:rPr>
          <w:lang w:val="pt-BR"/>
        </w:rPr>
      </w:pPr>
      <w:r>
        <w:rPr>
          <w:sz w:val="20"/>
          <w:szCs w:val="20"/>
          <w:lang w:val="pt-BR"/>
        </w:rPr>
        <w:t>Fonte: Elaborado pelos autores (2026).</w:t>
      </w:r>
    </w:p>
    <w:p w14:paraId="31408A4B" w14:textId="77777777" w:rsidR="00E01C3A" w:rsidRDefault="00CC3326">
      <w:pPr>
        <w:spacing w:after="120" w:line="360" w:lineRule="auto"/>
        <w:ind w:firstLine="709"/>
        <w:jc w:val="both"/>
        <w:rPr>
          <w:lang w:val="pt-BR"/>
        </w:rPr>
      </w:pPr>
      <w:r>
        <w:rPr>
          <w:lang w:val="pt-BR"/>
        </w:rPr>
        <w:t>Duas propriedades da figura merecem leitura atenta, porque são as que sustentam as afirmações do trabalho. A primeira é que a camada de verificação está no caminho do comando, e não ao lado dele: não existe trajeto pelo qual uma decisão da inferência alcance o nó sem passar pela verificação. A segunda é que o registro de auditoria é alimentado antes e depois da verificação, o que torna a correção observável — sem essa separação, a atuação da camada normativa seria afirmada e não demonstrada.</w:t>
      </w:r>
    </w:p>
    <w:p w14:paraId="14063F88" w14:textId="77777777" w:rsidR="00E01C3A" w:rsidRDefault="00CC3326">
      <w:pPr>
        <w:spacing w:after="120" w:line="360" w:lineRule="auto"/>
        <w:ind w:firstLine="709"/>
        <w:jc w:val="both"/>
        <w:rPr>
          <w:lang w:val="pt-BR"/>
        </w:rPr>
      </w:pPr>
      <w:r>
        <w:rPr>
          <w:lang w:val="pt-BR"/>
        </w:rPr>
        <w:t>O Quadro 12 responde de forma direta às questões de arquitetura que o projeto precisa esclarecer.</w:t>
      </w:r>
    </w:p>
    <w:p w14:paraId="4EC0078B" w14:textId="132356ED" w:rsidR="00E01C3A" w:rsidRDefault="00CC3326">
      <w:pPr>
        <w:keepNext/>
        <w:spacing w:before="260" w:after="130"/>
        <w:rPr>
          <w:lang w:val="pt-BR"/>
        </w:rPr>
      </w:pPr>
      <w:bookmarkStart w:id="65" w:name="_Toc242567219"/>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12</w:t>
      </w:r>
      <w:r w:rsidR="008D0833">
        <w:rPr>
          <w:sz w:val="20"/>
          <w:szCs w:val="20"/>
          <w:lang w:val="pt-BR"/>
        </w:rPr>
        <w:fldChar w:fldCharType="end"/>
      </w:r>
      <w:r>
        <w:rPr>
          <w:sz w:val="20"/>
          <w:szCs w:val="20"/>
          <w:lang w:val="pt-BR"/>
        </w:rPr>
        <w:t xml:space="preserve"> – Decisões de arquitetura</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3100"/>
        <w:gridCol w:w="4221"/>
      </w:tblGrid>
      <w:tr w:rsidR="00E01C3A" w14:paraId="2E597054" w14:textId="77777777">
        <w:trPr>
          <w:tblHeader/>
        </w:trPr>
        <w:tc>
          <w:tcPr>
            <w:tcW w:w="1750" w:type="dxa"/>
            <w:shd w:val="clear" w:color="auto" w:fill="EDEDED"/>
            <w:tcMar>
              <w:top w:w="70" w:type="dxa"/>
              <w:left w:w="90" w:type="dxa"/>
              <w:bottom w:w="70" w:type="dxa"/>
              <w:right w:w="90" w:type="dxa"/>
            </w:tcMar>
          </w:tcPr>
          <w:p w14:paraId="37EE2FBF" w14:textId="77777777" w:rsidR="00E01C3A" w:rsidRDefault="00CC3326">
            <w:proofErr w:type="spellStart"/>
            <w:r>
              <w:rPr>
                <w:b/>
                <w:bCs/>
                <w:sz w:val="20"/>
                <w:szCs w:val="20"/>
              </w:rPr>
              <w:t>Aspecto</w:t>
            </w:r>
            <w:proofErr w:type="spellEnd"/>
          </w:p>
        </w:tc>
        <w:tc>
          <w:tcPr>
            <w:tcW w:w="3100" w:type="dxa"/>
            <w:shd w:val="clear" w:color="auto" w:fill="EDEDED"/>
            <w:tcMar>
              <w:top w:w="70" w:type="dxa"/>
              <w:left w:w="90" w:type="dxa"/>
              <w:bottom w:w="70" w:type="dxa"/>
              <w:right w:w="90" w:type="dxa"/>
            </w:tcMar>
          </w:tcPr>
          <w:p w14:paraId="47AA7A78" w14:textId="77777777" w:rsidR="00E01C3A" w:rsidRDefault="00CC3326">
            <w:proofErr w:type="spellStart"/>
            <w:r>
              <w:rPr>
                <w:b/>
                <w:bCs/>
                <w:sz w:val="20"/>
                <w:szCs w:val="20"/>
              </w:rPr>
              <w:t>Decisão</w:t>
            </w:r>
            <w:proofErr w:type="spellEnd"/>
          </w:p>
        </w:tc>
        <w:tc>
          <w:tcPr>
            <w:tcW w:w="4221" w:type="dxa"/>
            <w:shd w:val="clear" w:color="auto" w:fill="EDEDED"/>
            <w:tcMar>
              <w:top w:w="70" w:type="dxa"/>
              <w:left w:w="90" w:type="dxa"/>
              <w:bottom w:w="70" w:type="dxa"/>
              <w:right w:w="90" w:type="dxa"/>
            </w:tcMar>
          </w:tcPr>
          <w:p w14:paraId="72291D64" w14:textId="77777777" w:rsidR="00E01C3A" w:rsidRDefault="00CC3326">
            <w:proofErr w:type="spellStart"/>
            <w:r>
              <w:rPr>
                <w:b/>
                <w:bCs/>
                <w:sz w:val="20"/>
                <w:szCs w:val="20"/>
              </w:rPr>
              <w:t>Justificativa</w:t>
            </w:r>
            <w:proofErr w:type="spellEnd"/>
          </w:p>
        </w:tc>
      </w:tr>
      <w:tr w:rsidR="00E01C3A" w:rsidRPr="00F96471" w14:paraId="5D55F54D" w14:textId="77777777">
        <w:tc>
          <w:tcPr>
            <w:tcW w:w="1750" w:type="dxa"/>
            <w:tcMar>
              <w:top w:w="70" w:type="dxa"/>
              <w:left w:w="90" w:type="dxa"/>
              <w:bottom w:w="70" w:type="dxa"/>
              <w:right w:w="90" w:type="dxa"/>
            </w:tcMar>
          </w:tcPr>
          <w:p w14:paraId="383708AE" w14:textId="77777777" w:rsidR="00E01C3A" w:rsidRDefault="00CC3326">
            <w:proofErr w:type="spellStart"/>
            <w:r>
              <w:rPr>
                <w:sz w:val="20"/>
                <w:szCs w:val="20"/>
              </w:rPr>
              <w:t>Implantação</w:t>
            </w:r>
            <w:proofErr w:type="spellEnd"/>
            <w:r>
              <w:rPr>
                <w:sz w:val="20"/>
                <w:szCs w:val="20"/>
              </w:rPr>
              <w:t xml:space="preserve"> </w:t>
            </w:r>
            <w:proofErr w:type="spellStart"/>
            <w:r>
              <w:rPr>
                <w:sz w:val="20"/>
                <w:szCs w:val="20"/>
              </w:rPr>
              <w:t>em</w:t>
            </w:r>
            <w:proofErr w:type="spellEnd"/>
            <w:r>
              <w:rPr>
                <w:sz w:val="20"/>
                <w:szCs w:val="20"/>
              </w:rPr>
              <w:t xml:space="preserve"> </w:t>
            </w:r>
            <w:proofErr w:type="spellStart"/>
            <w:r>
              <w:rPr>
                <w:sz w:val="20"/>
                <w:szCs w:val="20"/>
              </w:rPr>
              <w:t>nuvem</w:t>
            </w:r>
            <w:proofErr w:type="spellEnd"/>
          </w:p>
        </w:tc>
        <w:tc>
          <w:tcPr>
            <w:tcW w:w="3100" w:type="dxa"/>
            <w:tcMar>
              <w:top w:w="70" w:type="dxa"/>
              <w:left w:w="90" w:type="dxa"/>
              <w:bottom w:w="70" w:type="dxa"/>
              <w:right w:w="90" w:type="dxa"/>
            </w:tcMar>
          </w:tcPr>
          <w:p w14:paraId="3254BD99" w14:textId="77777777" w:rsidR="00E01C3A" w:rsidRPr="00CE1B46" w:rsidRDefault="00CC3326">
            <w:pPr>
              <w:rPr>
                <w:lang w:val="pt-BR"/>
              </w:rPr>
            </w:pPr>
            <w:r>
              <w:rPr>
                <w:sz w:val="20"/>
                <w:szCs w:val="20"/>
                <w:lang w:val="pt-BR"/>
              </w:rPr>
              <w:t>Sim. Toda a camada de software é implantada em provedor de nuvem, em máquina virtual, com os serviços em contêineres</w:t>
            </w:r>
          </w:p>
        </w:tc>
        <w:tc>
          <w:tcPr>
            <w:tcW w:w="4221" w:type="dxa"/>
            <w:tcMar>
              <w:top w:w="70" w:type="dxa"/>
              <w:left w:w="90" w:type="dxa"/>
              <w:bottom w:w="70" w:type="dxa"/>
              <w:right w:w="90" w:type="dxa"/>
            </w:tcMar>
          </w:tcPr>
          <w:p w14:paraId="77FA6DDF" w14:textId="77777777" w:rsidR="00E01C3A" w:rsidRPr="00CE1B46" w:rsidRDefault="00CC3326">
            <w:pPr>
              <w:rPr>
                <w:lang w:val="pt-BR"/>
              </w:rPr>
            </w:pPr>
            <w:r>
              <w:rPr>
                <w:sz w:val="20"/>
                <w:szCs w:val="20"/>
                <w:lang w:val="pt-BR"/>
              </w:rPr>
              <w:t>O nó precisa ser comandado de fora da rede local em que se encontra; detalhamento em 3.12.6.1</w:t>
            </w:r>
          </w:p>
        </w:tc>
      </w:tr>
      <w:tr w:rsidR="00E01C3A" w:rsidRPr="00F96471" w14:paraId="1298762C" w14:textId="77777777">
        <w:tc>
          <w:tcPr>
            <w:tcW w:w="1750" w:type="dxa"/>
            <w:tcMar>
              <w:top w:w="70" w:type="dxa"/>
              <w:left w:w="90" w:type="dxa"/>
              <w:bottom w:w="70" w:type="dxa"/>
              <w:right w:w="90" w:type="dxa"/>
            </w:tcMar>
          </w:tcPr>
          <w:p w14:paraId="45B07D63" w14:textId="77777777" w:rsidR="00E01C3A" w:rsidRDefault="00CC3326">
            <w:r>
              <w:rPr>
                <w:sz w:val="20"/>
                <w:szCs w:val="20"/>
              </w:rPr>
              <w:t>Back end</w:t>
            </w:r>
          </w:p>
        </w:tc>
        <w:tc>
          <w:tcPr>
            <w:tcW w:w="3100" w:type="dxa"/>
            <w:tcMar>
              <w:top w:w="70" w:type="dxa"/>
              <w:left w:w="90" w:type="dxa"/>
              <w:bottom w:w="70" w:type="dxa"/>
              <w:right w:w="90" w:type="dxa"/>
            </w:tcMar>
          </w:tcPr>
          <w:p w14:paraId="1EC726D1" w14:textId="77777777" w:rsidR="00E01C3A" w:rsidRPr="00CE1B46" w:rsidRDefault="00CC3326">
            <w:pPr>
              <w:rPr>
                <w:lang w:val="pt-BR"/>
              </w:rPr>
            </w:pPr>
            <w:r>
              <w:rPr>
                <w:sz w:val="20"/>
                <w:szCs w:val="20"/>
                <w:lang w:val="pt-BR"/>
              </w:rPr>
              <w:t>Sim. Três serviços distintos: interface de dados urbanos, serviço de decisão — que reúne previsão, inferência e verificação — e intermediário de mensagens</w:t>
            </w:r>
          </w:p>
        </w:tc>
        <w:tc>
          <w:tcPr>
            <w:tcW w:w="4221" w:type="dxa"/>
            <w:tcMar>
              <w:top w:w="70" w:type="dxa"/>
              <w:left w:w="90" w:type="dxa"/>
              <w:bottom w:w="70" w:type="dxa"/>
              <w:right w:w="90" w:type="dxa"/>
            </w:tcMar>
          </w:tcPr>
          <w:p w14:paraId="5928F053" w14:textId="77777777" w:rsidR="00E01C3A" w:rsidRPr="00CE1B46" w:rsidRDefault="00CC3326">
            <w:pPr>
              <w:rPr>
                <w:lang w:val="pt-BR"/>
              </w:rPr>
            </w:pPr>
            <w:r>
              <w:rPr>
                <w:sz w:val="20"/>
                <w:szCs w:val="20"/>
                <w:lang w:val="pt-BR"/>
              </w:rPr>
              <w:t>Concentrar a decisão em serviço mantém o nó simples e permite alterar a base de regras sem regravar o firmware de nenhum nó implantado</w:t>
            </w:r>
          </w:p>
        </w:tc>
      </w:tr>
      <w:tr w:rsidR="00E01C3A" w:rsidRPr="00F96471" w14:paraId="649FF0FC" w14:textId="77777777">
        <w:tc>
          <w:tcPr>
            <w:tcW w:w="1750" w:type="dxa"/>
            <w:tcMar>
              <w:top w:w="70" w:type="dxa"/>
              <w:left w:w="90" w:type="dxa"/>
              <w:bottom w:w="70" w:type="dxa"/>
              <w:right w:w="90" w:type="dxa"/>
            </w:tcMar>
          </w:tcPr>
          <w:p w14:paraId="7DFA3D8A" w14:textId="77777777" w:rsidR="00E01C3A" w:rsidRDefault="00CC3326">
            <w:r>
              <w:rPr>
                <w:sz w:val="20"/>
                <w:szCs w:val="20"/>
              </w:rPr>
              <w:t>Front end</w:t>
            </w:r>
          </w:p>
        </w:tc>
        <w:tc>
          <w:tcPr>
            <w:tcW w:w="3100" w:type="dxa"/>
            <w:tcMar>
              <w:top w:w="70" w:type="dxa"/>
              <w:left w:w="90" w:type="dxa"/>
              <w:bottom w:w="70" w:type="dxa"/>
              <w:right w:w="90" w:type="dxa"/>
            </w:tcMar>
          </w:tcPr>
          <w:p w14:paraId="0417C2E2" w14:textId="77777777" w:rsidR="00E01C3A" w:rsidRPr="00CE1B46" w:rsidRDefault="00CC3326">
            <w:pPr>
              <w:rPr>
                <w:lang w:val="pt-BR"/>
              </w:rPr>
            </w:pPr>
            <w:r>
              <w:rPr>
                <w:sz w:val="20"/>
                <w:szCs w:val="20"/>
                <w:lang w:val="pt-BR"/>
              </w:rPr>
              <w:t>Sim. Painel web estático, publicado em serviço de hospedagem de front end, que consome a interface de programação e apresenta a cadeia completa de cada decisão, com a explicação regra a regra; na demonstração, emula a publicação da plataforma</w:t>
            </w:r>
          </w:p>
        </w:tc>
        <w:tc>
          <w:tcPr>
            <w:tcW w:w="4221" w:type="dxa"/>
            <w:tcMar>
              <w:top w:w="70" w:type="dxa"/>
              <w:left w:w="90" w:type="dxa"/>
              <w:bottom w:w="70" w:type="dxa"/>
              <w:right w:w="90" w:type="dxa"/>
            </w:tcMar>
          </w:tcPr>
          <w:p w14:paraId="1E9C135F" w14:textId="77777777" w:rsidR="00E01C3A" w:rsidRPr="00CE1B46" w:rsidRDefault="00CC3326">
            <w:pPr>
              <w:rPr>
                <w:lang w:val="pt-BR"/>
              </w:rPr>
            </w:pPr>
            <w:r>
              <w:rPr>
                <w:sz w:val="20"/>
                <w:szCs w:val="20"/>
                <w:lang w:val="pt-BR"/>
              </w:rPr>
              <w:t>É a interface pela qual a conformidade normativa se torna observável durante a execução e durante a defesa</w:t>
            </w:r>
          </w:p>
        </w:tc>
      </w:tr>
      <w:tr w:rsidR="00E01C3A" w:rsidRPr="00F96471" w14:paraId="28768B4B" w14:textId="77777777">
        <w:tc>
          <w:tcPr>
            <w:tcW w:w="1750" w:type="dxa"/>
            <w:tcMar>
              <w:top w:w="70" w:type="dxa"/>
              <w:left w:w="90" w:type="dxa"/>
              <w:bottom w:w="70" w:type="dxa"/>
              <w:right w:w="90" w:type="dxa"/>
            </w:tcMar>
          </w:tcPr>
          <w:p w14:paraId="66ECECB4" w14:textId="77777777" w:rsidR="00E01C3A" w:rsidRDefault="00CC3326">
            <w:r>
              <w:rPr>
                <w:sz w:val="20"/>
                <w:szCs w:val="20"/>
              </w:rPr>
              <w:t>Banco de dados</w:t>
            </w:r>
          </w:p>
        </w:tc>
        <w:tc>
          <w:tcPr>
            <w:tcW w:w="3100" w:type="dxa"/>
            <w:tcMar>
              <w:top w:w="70" w:type="dxa"/>
              <w:left w:w="90" w:type="dxa"/>
              <w:bottom w:w="70" w:type="dxa"/>
              <w:right w:w="90" w:type="dxa"/>
            </w:tcMar>
          </w:tcPr>
          <w:p w14:paraId="2A41AA95" w14:textId="77777777" w:rsidR="00E01C3A" w:rsidRPr="00CE1B46" w:rsidRDefault="00CC3326">
            <w:pPr>
              <w:rPr>
                <w:lang w:val="pt-BR"/>
              </w:rPr>
            </w:pPr>
            <w:r>
              <w:rPr>
                <w:sz w:val="20"/>
                <w:szCs w:val="20"/>
                <w:lang w:val="pt-BR"/>
              </w:rPr>
              <w:t>Sim. Banco relacional em contêiner, com as entidades do Quadro 16 e o modelo da Figura 10</w:t>
            </w:r>
          </w:p>
        </w:tc>
        <w:tc>
          <w:tcPr>
            <w:tcW w:w="4221" w:type="dxa"/>
            <w:tcMar>
              <w:top w:w="70" w:type="dxa"/>
              <w:left w:w="90" w:type="dxa"/>
              <w:bottom w:w="70" w:type="dxa"/>
              <w:right w:w="90" w:type="dxa"/>
            </w:tcMar>
          </w:tcPr>
          <w:p w14:paraId="3439CCE7" w14:textId="77777777" w:rsidR="00E01C3A" w:rsidRPr="00CE1B46" w:rsidRDefault="00CC3326">
            <w:pPr>
              <w:rPr>
                <w:lang w:val="pt-BR"/>
              </w:rPr>
            </w:pPr>
            <w:r>
              <w:rPr>
                <w:sz w:val="20"/>
                <w:szCs w:val="20"/>
                <w:lang w:val="pt-BR"/>
              </w:rPr>
              <w:t>A auditabilidade afirmada pelo trabalho é, em termos de projeto, uma propriedade de integridade referencial; justificativa em 3.13.1</w:t>
            </w:r>
          </w:p>
        </w:tc>
      </w:tr>
      <w:tr w:rsidR="00E01C3A" w14:paraId="7AD6ED62" w14:textId="77777777">
        <w:tc>
          <w:tcPr>
            <w:tcW w:w="1750" w:type="dxa"/>
            <w:tcMar>
              <w:top w:w="70" w:type="dxa"/>
              <w:left w:w="90" w:type="dxa"/>
              <w:bottom w:w="70" w:type="dxa"/>
              <w:right w:w="90" w:type="dxa"/>
            </w:tcMar>
          </w:tcPr>
          <w:p w14:paraId="66CA79C3" w14:textId="77777777" w:rsidR="00E01C3A" w:rsidRDefault="00CC3326">
            <w:proofErr w:type="spellStart"/>
            <w:r>
              <w:rPr>
                <w:sz w:val="20"/>
                <w:szCs w:val="20"/>
              </w:rPr>
              <w:t>Aplicativo</w:t>
            </w:r>
            <w:proofErr w:type="spellEnd"/>
            <w:r>
              <w:rPr>
                <w:sz w:val="20"/>
                <w:szCs w:val="20"/>
              </w:rPr>
              <w:t xml:space="preserve"> </w:t>
            </w:r>
            <w:proofErr w:type="spellStart"/>
            <w:r>
              <w:rPr>
                <w:sz w:val="20"/>
                <w:szCs w:val="20"/>
              </w:rPr>
              <w:t>móvel</w:t>
            </w:r>
            <w:proofErr w:type="spellEnd"/>
          </w:p>
        </w:tc>
        <w:tc>
          <w:tcPr>
            <w:tcW w:w="3100" w:type="dxa"/>
            <w:tcMar>
              <w:top w:w="70" w:type="dxa"/>
              <w:left w:w="90" w:type="dxa"/>
              <w:bottom w:w="70" w:type="dxa"/>
              <w:right w:w="90" w:type="dxa"/>
            </w:tcMar>
          </w:tcPr>
          <w:p w14:paraId="00AE0C8E" w14:textId="77777777" w:rsidR="00E01C3A" w:rsidRPr="00CE1B46" w:rsidRDefault="00CC3326">
            <w:pPr>
              <w:rPr>
                <w:lang w:val="pt-BR"/>
              </w:rPr>
            </w:pPr>
            <w:r>
              <w:rPr>
                <w:sz w:val="20"/>
                <w:szCs w:val="20"/>
                <w:lang w:val="pt-BR"/>
              </w:rPr>
              <w:t>Não. O painel é acessível por navegador em dispositivo móvel, mas não há aplicativo nativo</w:t>
            </w:r>
          </w:p>
        </w:tc>
        <w:tc>
          <w:tcPr>
            <w:tcW w:w="4221" w:type="dxa"/>
            <w:tcMar>
              <w:top w:w="70" w:type="dxa"/>
              <w:left w:w="90" w:type="dxa"/>
              <w:bottom w:w="70" w:type="dxa"/>
              <w:right w:w="90" w:type="dxa"/>
            </w:tcMar>
          </w:tcPr>
          <w:p w14:paraId="3024477A" w14:textId="77777777" w:rsidR="00E01C3A" w:rsidRDefault="00CC3326">
            <w:r>
              <w:rPr>
                <w:sz w:val="20"/>
                <w:szCs w:val="20"/>
                <w:lang w:val="pt-BR"/>
              </w:rPr>
              <w:t xml:space="preserve">O destinatário da informação é o operador do sistema de iluminação, e não o cidadão; um aplicativo nativo acrescentaria superfície de desenvolvimento sem acrescentar função verificável. </w:t>
            </w:r>
            <w:proofErr w:type="spellStart"/>
            <w:r>
              <w:rPr>
                <w:sz w:val="20"/>
                <w:szCs w:val="20"/>
              </w:rPr>
              <w:t>Registra</w:t>
            </w:r>
            <w:proofErr w:type="spellEnd"/>
            <w:r>
              <w:rPr>
                <w:sz w:val="20"/>
                <w:szCs w:val="20"/>
              </w:rPr>
              <w:t xml:space="preserve">-se </w:t>
            </w:r>
            <w:proofErr w:type="spellStart"/>
            <w:r>
              <w:rPr>
                <w:sz w:val="20"/>
                <w:szCs w:val="20"/>
              </w:rPr>
              <w:t>como</w:t>
            </w:r>
            <w:proofErr w:type="spellEnd"/>
            <w:r>
              <w:rPr>
                <w:sz w:val="20"/>
                <w:szCs w:val="20"/>
              </w:rPr>
              <w:t xml:space="preserve"> </w:t>
            </w:r>
            <w:proofErr w:type="spellStart"/>
            <w:r>
              <w:rPr>
                <w:sz w:val="20"/>
                <w:szCs w:val="20"/>
              </w:rPr>
              <w:t>decisão</w:t>
            </w:r>
            <w:proofErr w:type="spellEnd"/>
            <w:r>
              <w:rPr>
                <w:sz w:val="20"/>
                <w:szCs w:val="20"/>
              </w:rPr>
              <w:t xml:space="preserve">, e </w:t>
            </w:r>
            <w:proofErr w:type="spellStart"/>
            <w:r>
              <w:rPr>
                <w:sz w:val="20"/>
                <w:szCs w:val="20"/>
              </w:rPr>
              <w:t>não</w:t>
            </w:r>
            <w:proofErr w:type="spellEnd"/>
            <w:r>
              <w:rPr>
                <w:sz w:val="20"/>
                <w:szCs w:val="20"/>
              </w:rPr>
              <w:t xml:space="preserve"> </w:t>
            </w:r>
            <w:proofErr w:type="spellStart"/>
            <w:r>
              <w:rPr>
                <w:sz w:val="20"/>
                <w:szCs w:val="20"/>
              </w:rPr>
              <w:t>como</w:t>
            </w:r>
            <w:proofErr w:type="spellEnd"/>
            <w:r>
              <w:rPr>
                <w:sz w:val="20"/>
                <w:szCs w:val="20"/>
              </w:rPr>
              <w:t xml:space="preserve"> </w:t>
            </w:r>
            <w:proofErr w:type="spellStart"/>
            <w:r>
              <w:rPr>
                <w:sz w:val="20"/>
                <w:szCs w:val="20"/>
              </w:rPr>
              <w:t>omissão</w:t>
            </w:r>
            <w:proofErr w:type="spellEnd"/>
          </w:p>
        </w:tc>
      </w:tr>
      <w:tr w:rsidR="00E01C3A" w:rsidRPr="00F96471" w14:paraId="6865A83D" w14:textId="77777777">
        <w:tc>
          <w:tcPr>
            <w:tcW w:w="1750" w:type="dxa"/>
            <w:tcMar>
              <w:top w:w="70" w:type="dxa"/>
              <w:left w:w="90" w:type="dxa"/>
              <w:bottom w:w="70" w:type="dxa"/>
              <w:right w:w="90" w:type="dxa"/>
            </w:tcMar>
          </w:tcPr>
          <w:p w14:paraId="225DBAAF" w14:textId="77777777" w:rsidR="00E01C3A" w:rsidRDefault="00CC3326">
            <w:r>
              <w:rPr>
                <w:sz w:val="20"/>
                <w:szCs w:val="20"/>
              </w:rPr>
              <w:t xml:space="preserve">Software </w:t>
            </w:r>
            <w:proofErr w:type="spellStart"/>
            <w:r>
              <w:rPr>
                <w:sz w:val="20"/>
                <w:szCs w:val="20"/>
              </w:rPr>
              <w:t>embarcado</w:t>
            </w:r>
            <w:proofErr w:type="spellEnd"/>
          </w:p>
        </w:tc>
        <w:tc>
          <w:tcPr>
            <w:tcW w:w="3100" w:type="dxa"/>
            <w:tcMar>
              <w:top w:w="70" w:type="dxa"/>
              <w:left w:w="90" w:type="dxa"/>
              <w:bottom w:w="70" w:type="dxa"/>
              <w:right w:w="90" w:type="dxa"/>
            </w:tcMar>
          </w:tcPr>
          <w:p w14:paraId="00CF8101" w14:textId="77777777" w:rsidR="00E01C3A" w:rsidRPr="00CE1B46" w:rsidRDefault="00CC3326">
            <w:pPr>
              <w:rPr>
                <w:lang w:val="pt-BR"/>
              </w:rPr>
            </w:pPr>
            <w:r>
              <w:rPr>
                <w:sz w:val="20"/>
                <w:szCs w:val="20"/>
                <w:lang w:val="pt-BR"/>
              </w:rPr>
              <w:t>Sim. Firmware próprio no nó, responsável pela atuação e pela medição</w:t>
            </w:r>
          </w:p>
        </w:tc>
        <w:tc>
          <w:tcPr>
            <w:tcW w:w="4221" w:type="dxa"/>
            <w:tcMar>
              <w:top w:w="70" w:type="dxa"/>
              <w:left w:w="90" w:type="dxa"/>
              <w:bottom w:w="70" w:type="dxa"/>
              <w:right w:w="90" w:type="dxa"/>
            </w:tcMar>
          </w:tcPr>
          <w:p w14:paraId="3394A408" w14:textId="77777777" w:rsidR="00E01C3A" w:rsidRPr="00CE1B46" w:rsidRDefault="00CC3326">
            <w:pPr>
              <w:rPr>
                <w:lang w:val="pt-BR"/>
              </w:rPr>
            </w:pPr>
            <w:r>
              <w:rPr>
                <w:sz w:val="20"/>
                <w:szCs w:val="20"/>
                <w:lang w:val="pt-BR"/>
              </w:rPr>
              <w:t>Medir a iluminância entregue é o que permite confrontar o nível decidido com o nível efetivamente produzido</w:t>
            </w:r>
          </w:p>
        </w:tc>
      </w:tr>
      <w:tr w:rsidR="00E01C3A" w14:paraId="384C66B6" w14:textId="77777777">
        <w:tc>
          <w:tcPr>
            <w:tcW w:w="1750" w:type="dxa"/>
            <w:tcMar>
              <w:top w:w="70" w:type="dxa"/>
              <w:left w:w="90" w:type="dxa"/>
              <w:bottom w:w="70" w:type="dxa"/>
              <w:right w:w="90" w:type="dxa"/>
            </w:tcMar>
          </w:tcPr>
          <w:p w14:paraId="1EF40FA1" w14:textId="77777777" w:rsidR="00E01C3A" w:rsidRPr="00CE1B46" w:rsidRDefault="00CC3326">
            <w:pPr>
              <w:rPr>
                <w:lang w:val="pt-BR"/>
              </w:rPr>
            </w:pPr>
            <w:r>
              <w:rPr>
                <w:sz w:val="20"/>
                <w:szCs w:val="20"/>
                <w:lang w:val="pt-BR"/>
              </w:rPr>
              <w:t>Localização do serviço de decisão</w:t>
            </w:r>
          </w:p>
        </w:tc>
        <w:tc>
          <w:tcPr>
            <w:tcW w:w="3100" w:type="dxa"/>
            <w:tcMar>
              <w:top w:w="70" w:type="dxa"/>
              <w:left w:w="90" w:type="dxa"/>
              <w:bottom w:w="70" w:type="dxa"/>
              <w:right w:w="90" w:type="dxa"/>
            </w:tcMar>
          </w:tcPr>
          <w:p w14:paraId="14085F05" w14:textId="77777777" w:rsidR="00E01C3A" w:rsidRPr="00CE1B46" w:rsidRDefault="00CC3326">
            <w:pPr>
              <w:rPr>
                <w:lang w:val="pt-BR"/>
              </w:rPr>
            </w:pPr>
            <w:r>
              <w:rPr>
                <w:sz w:val="20"/>
                <w:szCs w:val="20"/>
                <w:lang w:val="pt-BR"/>
              </w:rPr>
              <w:t>Serviço municipal autônomo, externo à plataforma de monitoramento e ao sistema de telegestão: consome a interface da primeira e comanda o segundo</w:t>
            </w:r>
          </w:p>
        </w:tc>
        <w:tc>
          <w:tcPr>
            <w:tcW w:w="4221" w:type="dxa"/>
            <w:tcMar>
              <w:top w:w="70" w:type="dxa"/>
              <w:left w:w="90" w:type="dxa"/>
              <w:bottom w:w="70" w:type="dxa"/>
              <w:right w:w="90" w:type="dxa"/>
            </w:tcMar>
          </w:tcPr>
          <w:p w14:paraId="2031F9E4" w14:textId="77777777" w:rsidR="00E01C3A" w:rsidRDefault="00CC3326">
            <w:r>
              <w:rPr>
                <w:sz w:val="20"/>
                <w:szCs w:val="20"/>
                <w:lang w:val="pt-BR"/>
              </w:rPr>
              <w:t xml:space="preserve">Alojá-lo na plataforma converteria integração em extensão e transformaria a garantia arquitetural de proteção de dados de 3.10 em compromisso de política. </w:t>
            </w:r>
            <w:proofErr w:type="spellStart"/>
            <w:r>
              <w:rPr>
                <w:sz w:val="20"/>
                <w:szCs w:val="20"/>
              </w:rPr>
              <w:t>Justificativa</w:t>
            </w:r>
            <w:proofErr w:type="spellEnd"/>
            <w:r>
              <w:rPr>
                <w:sz w:val="20"/>
                <w:szCs w:val="20"/>
              </w:rPr>
              <w:t xml:space="preserve"> completa </w:t>
            </w:r>
            <w:proofErr w:type="spellStart"/>
            <w:r>
              <w:rPr>
                <w:sz w:val="20"/>
                <w:szCs w:val="20"/>
              </w:rPr>
              <w:t>em</w:t>
            </w:r>
            <w:proofErr w:type="spellEnd"/>
            <w:r>
              <w:rPr>
                <w:sz w:val="20"/>
                <w:szCs w:val="20"/>
              </w:rPr>
              <w:t xml:space="preserve"> 3.2</w:t>
            </w:r>
          </w:p>
        </w:tc>
      </w:tr>
    </w:tbl>
    <w:p w14:paraId="660D2783" w14:textId="77777777" w:rsidR="00E01C3A" w:rsidRDefault="00CC3326">
      <w:pPr>
        <w:spacing w:before="130" w:after="260"/>
        <w:rPr>
          <w:lang w:val="pt-BR"/>
        </w:rPr>
      </w:pPr>
      <w:r>
        <w:rPr>
          <w:sz w:val="20"/>
          <w:szCs w:val="20"/>
          <w:lang w:val="pt-BR"/>
        </w:rPr>
        <w:t>Fonte: Elaborado pelos autores (2026).</w:t>
      </w:r>
    </w:p>
    <w:p w14:paraId="21B1ACCD" w14:textId="77777777" w:rsidR="00E01C3A" w:rsidRDefault="00CC3326">
      <w:pPr>
        <w:spacing w:after="120" w:line="360" w:lineRule="auto"/>
        <w:ind w:firstLine="709"/>
        <w:jc w:val="both"/>
        <w:rPr>
          <w:lang w:val="pt-BR"/>
        </w:rPr>
      </w:pPr>
      <w:r>
        <w:rPr>
          <w:lang w:val="pt-BR"/>
        </w:rPr>
        <w:t>O Quadro 13 discrimina os componentes, a tecnologia adotada em cada um e a responsabilidade que lhe cabe.</w:t>
      </w:r>
    </w:p>
    <w:p w14:paraId="383EF0A4" w14:textId="153B1761" w:rsidR="00E01C3A" w:rsidRDefault="00CC3326">
      <w:pPr>
        <w:keepNext/>
        <w:spacing w:before="260" w:after="130"/>
        <w:rPr>
          <w:lang w:val="pt-BR"/>
        </w:rPr>
      </w:pPr>
      <w:bookmarkStart w:id="66" w:name="_Toc242567220"/>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13</w:t>
      </w:r>
      <w:r w:rsidR="008D0833">
        <w:rPr>
          <w:sz w:val="20"/>
          <w:szCs w:val="20"/>
          <w:lang w:val="pt-BR"/>
        </w:rPr>
        <w:fldChar w:fldCharType="end"/>
      </w:r>
      <w:r>
        <w:rPr>
          <w:sz w:val="20"/>
          <w:szCs w:val="20"/>
          <w:lang w:val="pt-BR"/>
        </w:rPr>
        <w:t xml:space="preserve"> – Componentes, tecnologias adotadas e responsabilidades</w:t>
      </w:r>
      <w:bookmarkEnd w:id="6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71"/>
      </w:tblGrid>
      <w:tr w:rsidR="00E01C3A" w14:paraId="1BC407E4" w14:textId="77777777">
        <w:trPr>
          <w:tblHeader/>
        </w:trPr>
        <w:tc>
          <w:tcPr>
            <w:tcW w:w="2300" w:type="dxa"/>
            <w:shd w:val="clear" w:color="auto" w:fill="EDEDED"/>
            <w:tcMar>
              <w:top w:w="70" w:type="dxa"/>
              <w:left w:w="90" w:type="dxa"/>
              <w:bottom w:w="70" w:type="dxa"/>
              <w:right w:w="90" w:type="dxa"/>
            </w:tcMar>
          </w:tcPr>
          <w:p w14:paraId="61A297F2" w14:textId="77777777" w:rsidR="00E01C3A" w:rsidRDefault="00CC3326">
            <w:proofErr w:type="spellStart"/>
            <w:r>
              <w:rPr>
                <w:b/>
                <w:bCs/>
                <w:sz w:val="20"/>
                <w:szCs w:val="20"/>
              </w:rPr>
              <w:t>Componente</w:t>
            </w:r>
            <w:proofErr w:type="spellEnd"/>
          </w:p>
        </w:tc>
        <w:tc>
          <w:tcPr>
            <w:tcW w:w="3000" w:type="dxa"/>
            <w:shd w:val="clear" w:color="auto" w:fill="EDEDED"/>
            <w:tcMar>
              <w:top w:w="70" w:type="dxa"/>
              <w:left w:w="90" w:type="dxa"/>
              <w:bottom w:w="70" w:type="dxa"/>
              <w:right w:w="90" w:type="dxa"/>
            </w:tcMar>
          </w:tcPr>
          <w:p w14:paraId="35AC0CFC" w14:textId="77777777" w:rsidR="00E01C3A" w:rsidRDefault="00CC3326">
            <w:proofErr w:type="spellStart"/>
            <w:r>
              <w:rPr>
                <w:b/>
                <w:bCs/>
                <w:sz w:val="20"/>
                <w:szCs w:val="20"/>
              </w:rPr>
              <w:t>Tecnologia</w:t>
            </w:r>
            <w:proofErr w:type="spellEnd"/>
            <w:r>
              <w:rPr>
                <w:b/>
                <w:bCs/>
                <w:sz w:val="20"/>
                <w:szCs w:val="20"/>
              </w:rPr>
              <w:t xml:space="preserve"> </w:t>
            </w:r>
            <w:proofErr w:type="spellStart"/>
            <w:r>
              <w:rPr>
                <w:b/>
                <w:bCs/>
                <w:sz w:val="20"/>
                <w:szCs w:val="20"/>
              </w:rPr>
              <w:t>adotada</w:t>
            </w:r>
            <w:proofErr w:type="spellEnd"/>
          </w:p>
        </w:tc>
        <w:tc>
          <w:tcPr>
            <w:tcW w:w="3771" w:type="dxa"/>
            <w:shd w:val="clear" w:color="auto" w:fill="EDEDED"/>
            <w:tcMar>
              <w:top w:w="70" w:type="dxa"/>
              <w:left w:w="90" w:type="dxa"/>
              <w:bottom w:w="70" w:type="dxa"/>
              <w:right w:w="90" w:type="dxa"/>
            </w:tcMar>
          </w:tcPr>
          <w:p w14:paraId="247AF2DF" w14:textId="77777777" w:rsidR="00E01C3A" w:rsidRDefault="00CC3326">
            <w:proofErr w:type="spellStart"/>
            <w:r>
              <w:rPr>
                <w:b/>
                <w:bCs/>
                <w:sz w:val="20"/>
                <w:szCs w:val="20"/>
              </w:rPr>
              <w:t>Responsabilidade</w:t>
            </w:r>
            <w:proofErr w:type="spellEnd"/>
          </w:p>
        </w:tc>
      </w:tr>
      <w:tr w:rsidR="00E01C3A" w:rsidRPr="00F96471" w14:paraId="7BE2CCCB" w14:textId="77777777">
        <w:tc>
          <w:tcPr>
            <w:tcW w:w="2300" w:type="dxa"/>
            <w:tcMar>
              <w:top w:w="70" w:type="dxa"/>
              <w:left w:w="90" w:type="dxa"/>
              <w:bottom w:w="70" w:type="dxa"/>
              <w:right w:w="90" w:type="dxa"/>
            </w:tcMar>
          </w:tcPr>
          <w:p w14:paraId="4A6F761E" w14:textId="77777777" w:rsidR="00E01C3A" w:rsidRDefault="00CC3326">
            <w:r>
              <w:rPr>
                <w:sz w:val="20"/>
                <w:szCs w:val="20"/>
              </w:rPr>
              <w:t xml:space="preserve">Interface de dados </w:t>
            </w:r>
            <w:proofErr w:type="spellStart"/>
            <w:r>
              <w:rPr>
                <w:sz w:val="20"/>
                <w:szCs w:val="20"/>
              </w:rPr>
              <w:t>urbanos</w:t>
            </w:r>
            <w:proofErr w:type="spellEnd"/>
          </w:p>
        </w:tc>
        <w:tc>
          <w:tcPr>
            <w:tcW w:w="3000" w:type="dxa"/>
            <w:tcMar>
              <w:top w:w="70" w:type="dxa"/>
              <w:left w:w="90" w:type="dxa"/>
              <w:bottom w:w="70" w:type="dxa"/>
              <w:right w:w="90" w:type="dxa"/>
            </w:tcMar>
          </w:tcPr>
          <w:p w14:paraId="311330E5" w14:textId="77777777" w:rsidR="00E01C3A" w:rsidRDefault="00CC3326">
            <w:r>
              <w:rPr>
                <w:sz w:val="20"/>
                <w:szCs w:val="20"/>
              </w:rPr>
              <w:t xml:space="preserve">Python 3 com framework </w:t>
            </w:r>
            <w:proofErr w:type="spellStart"/>
            <w:r>
              <w:rPr>
                <w:sz w:val="20"/>
                <w:szCs w:val="20"/>
              </w:rPr>
              <w:t>FastAPI</w:t>
            </w:r>
            <w:proofErr w:type="spellEnd"/>
            <w:r>
              <w:rPr>
                <w:sz w:val="20"/>
                <w:szCs w:val="20"/>
              </w:rPr>
              <w:t xml:space="preserve">; interface REST </w:t>
            </w:r>
            <w:proofErr w:type="spellStart"/>
            <w:r>
              <w:rPr>
                <w:sz w:val="20"/>
                <w:szCs w:val="20"/>
              </w:rPr>
              <w:t>sobre</w:t>
            </w:r>
            <w:proofErr w:type="spellEnd"/>
            <w:r>
              <w:rPr>
                <w:sz w:val="20"/>
                <w:szCs w:val="20"/>
              </w:rPr>
              <w:t xml:space="preserve"> HTTP, cargas </w:t>
            </w:r>
            <w:proofErr w:type="spellStart"/>
            <w:r>
              <w:rPr>
                <w:sz w:val="20"/>
                <w:szCs w:val="20"/>
              </w:rPr>
              <w:t>em</w:t>
            </w:r>
            <w:proofErr w:type="spellEnd"/>
            <w:r>
              <w:rPr>
                <w:sz w:val="20"/>
                <w:szCs w:val="20"/>
              </w:rPr>
              <w:t xml:space="preserve"> JSON</w:t>
            </w:r>
          </w:p>
        </w:tc>
        <w:tc>
          <w:tcPr>
            <w:tcW w:w="3771" w:type="dxa"/>
            <w:tcMar>
              <w:top w:w="70" w:type="dxa"/>
              <w:left w:w="90" w:type="dxa"/>
              <w:bottom w:w="70" w:type="dxa"/>
              <w:right w:w="90" w:type="dxa"/>
            </w:tcMar>
          </w:tcPr>
          <w:p w14:paraId="48478C6B" w14:textId="77777777" w:rsidR="00E01C3A" w:rsidRPr="00CE1B46" w:rsidRDefault="00CC3326">
            <w:pPr>
              <w:rPr>
                <w:lang w:val="pt-BR"/>
              </w:rPr>
            </w:pPr>
            <w:r>
              <w:rPr>
                <w:sz w:val="20"/>
                <w:szCs w:val="20"/>
                <w:lang w:val="pt-BR"/>
              </w:rPr>
              <w:t>Receber, validar e disponibilizar os eventos que descrevem o estado da via</w:t>
            </w:r>
          </w:p>
        </w:tc>
      </w:tr>
      <w:tr w:rsidR="00E01C3A" w:rsidRPr="00F96471" w14:paraId="7B98386F" w14:textId="77777777">
        <w:tc>
          <w:tcPr>
            <w:tcW w:w="2300" w:type="dxa"/>
            <w:tcMar>
              <w:top w:w="70" w:type="dxa"/>
              <w:left w:w="90" w:type="dxa"/>
              <w:bottom w:w="70" w:type="dxa"/>
              <w:right w:w="90" w:type="dxa"/>
            </w:tcMar>
          </w:tcPr>
          <w:p w14:paraId="46D7857A"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previsão</w:t>
            </w:r>
            <w:proofErr w:type="spellEnd"/>
          </w:p>
        </w:tc>
        <w:tc>
          <w:tcPr>
            <w:tcW w:w="3000" w:type="dxa"/>
            <w:tcMar>
              <w:top w:w="70" w:type="dxa"/>
              <w:left w:w="90" w:type="dxa"/>
              <w:bottom w:w="70" w:type="dxa"/>
              <w:right w:w="90" w:type="dxa"/>
            </w:tcMar>
          </w:tcPr>
          <w:p w14:paraId="55286B5E" w14:textId="77777777" w:rsidR="00E01C3A" w:rsidRPr="00CE1B46" w:rsidRDefault="00CC3326">
            <w:pPr>
              <w:rPr>
                <w:lang w:val="pt-BR"/>
              </w:rPr>
            </w:pPr>
            <w:r>
              <w:rPr>
                <w:sz w:val="20"/>
                <w:szCs w:val="20"/>
                <w:lang w:val="pt-BR"/>
              </w:rPr>
              <w:t>Python 3 com biblioteca de árvores impulsionadas por gradiente (XGBoost)</w:t>
            </w:r>
          </w:p>
        </w:tc>
        <w:tc>
          <w:tcPr>
            <w:tcW w:w="3771" w:type="dxa"/>
            <w:tcMar>
              <w:top w:w="70" w:type="dxa"/>
              <w:left w:w="90" w:type="dxa"/>
              <w:bottom w:w="70" w:type="dxa"/>
              <w:right w:w="90" w:type="dxa"/>
            </w:tcMar>
          </w:tcPr>
          <w:p w14:paraId="0AABCB05" w14:textId="77777777" w:rsidR="00E01C3A" w:rsidRPr="00CE1B46" w:rsidRDefault="00CC3326">
            <w:pPr>
              <w:rPr>
                <w:lang w:val="pt-BR"/>
              </w:rPr>
            </w:pPr>
            <w:r>
              <w:rPr>
                <w:sz w:val="20"/>
                <w:szCs w:val="20"/>
                <w:lang w:val="pt-BR"/>
              </w:rPr>
              <w:t>Produzir a estimativa de demanda para o horizonte de curto prazo, conforme 3.6</w:t>
            </w:r>
          </w:p>
        </w:tc>
      </w:tr>
      <w:tr w:rsidR="00E01C3A" w:rsidRPr="00F96471" w14:paraId="5A36872F" w14:textId="77777777">
        <w:tc>
          <w:tcPr>
            <w:tcW w:w="2300" w:type="dxa"/>
            <w:tcMar>
              <w:top w:w="70" w:type="dxa"/>
              <w:left w:w="90" w:type="dxa"/>
              <w:bottom w:w="70" w:type="dxa"/>
              <w:right w:w="90" w:type="dxa"/>
            </w:tcMar>
          </w:tcPr>
          <w:p w14:paraId="19B9EE51" w14:textId="77777777" w:rsidR="00E01C3A" w:rsidRDefault="00CC3326">
            <w:proofErr w:type="spellStart"/>
            <w:r>
              <w:rPr>
                <w:sz w:val="20"/>
                <w:szCs w:val="20"/>
              </w:rPr>
              <w:t>Serviço</w:t>
            </w:r>
            <w:proofErr w:type="spellEnd"/>
            <w:r>
              <w:rPr>
                <w:sz w:val="20"/>
                <w:szCs w:val="20"/>
              </w:rPr>
              <w:t xml:space="preserve"> de </w:t>
            </w:r>
            <w:proofErr w:type="spellStart"/>
            <w:r>
              <w:rPr>
                <w:sz w:val="20"/>
                <w:szCs w:val="20"/>
              </w:rPr>
              <w:t>decisão</w:t>
            </w:r>
            <w:proofErr w:type="spellEnd"/>
            <w:r>
              <w:rPr>
                <w:sz w:val="20"/>
                <w:szCs w:val="20"/>
              </w:rPr>
              <w:t xml:space="preserve"> — </w:t>
            </w:r>
            <w:proofErr w:type="spellStart"/>
            <w:r>
              <w:rPr>
                <w:sz w:val="20"/>
                <w:szCs w:val="20"/>
              </w:rPr>
              <w:t>inferência</w:t>
            </w:r>
            <w:proofErr w:type="spellEnd"/>
          </w:p>
        </w:tc>
        <w:tc>
          <w:tcPr>
            <w:tcW w:w="3000" w:type="dxa"/>
            <w:tcMar>
              <w:top w:w="70" w:type="dxa"/>
              <w:left w:w="90" w:type="dxa"/>
              <w:bottom w:w="70" w:type="dxa"/>
              <w:right w:w="90" w:type="dxa"/>
            </w:tcMar>
          </w:tcPr>
          <w:p w14:paraId="0CF853CC" w14:textId="77777777" w:rsidR="00E01C3A" w:rsidRPr="00CE1B46" w:rsidRDefault="00CC3326">
            <w:pPr>
              <w:rPr>
                <w:lang w:val="pt-BR"/>
              </w:rPr>
            </w:pPr>
            <w:r>
              <w:rPr>
                <w:sz w:val="20"/>
                <w:szCs w:val="20"/>
                <w:lang w:val="pt-BR"/>
              </w:rPr>
              <w:t>Python 3 com biblioteca de lógica nebulosa (scikit-fuzzy), método de Mamdani</w:t>
            </w:r>
          </w:p>
        </w:tc>
        <w:tc>
          <w:tcPr>
            <w:tcW w:w="3771" w:type="dxa"/>
            <w:tcMar>
              <w:top w:w="70" w:type="dxa"/>
              <w:left w:w="90" w:type="dxa"/>
              <w:bottom w:w="70" w:type="dxa"/>
              <w:right w:w="90" w:type="dxa"/>
            </w:tcMar>
          </w:tcPr>
          <w:p w14:paraId="2DB37FB1" w14:textId="77777777" w:rsidR="00E01C3A" w:rsidRPr="00CE1B46" w:rsidRDefault="00CC3326">
            <w:pPr>
              <w:rPr>
                <w:lang w:val="pt-BR"/>
              </w:rPr>
            </w:pPr>
            <w:r>
              <w:rPr>
                <w:sz w:val="20"/>
                <w:szCs w:val="20"/>
                <w:lang w:val="pt-BR"/>
              </w:rPr>
              <w:t>Determinar o nível pretendido de iluminação a partir do estado descrito, conforme 3.7</w:t>
            </w:r>
          </w:p>
        </w:tc>
      </w:tr>
      <w:tr w:rsidR="00E01C3A" w:rsidRPr="00F96471" w14:paraId="720928E2" w14:textId="77777777">
        <w:tc>
          <w:tcPr>
            <w:tcW w:w="2300" w:type="dxa"/>
            <w:tcMar>
              <w:top w:w="70" w:type="dxa"/>
              <w:left w:w="90" w:type="dxa"/>
              <w:bottom w:w="70" w:type="dxa"/>
              <w:right w:w="90" w:type="dxa"/>
            </w:tcMar>
          </w:tcPr>
          <w:p w14:paraId="78ED06C3" w14:textId="77777777" w:rsidR="00E01C3A" w:rsidRDefault="00CC3326">
            <w:proofErr w:type="spellStart"/>
            <w:r>
              <w:rPr>
                <w:sz w:val="20"/>
                <w:szCs w:val="20"/>
              </w:rPr>
              <w:t>Camada</w:t>
            </w:r>
            <w:proofErr w:type="spellEnd"/>
            <w:r>
              <w:rPr>
                <w:sz w:val="20"/>
                <w:szCs w:val="20"/>
              </w:rPr>
              <w:t xml:space="preserve"> de </w:t>
            </w:r>
            <w:proofErr w:type="spellStart"/>
            <w:r>
              <w:rPr>
                <w:sz w:val="20"/>
                <w:szCs w:val="20"/>
              </w:rPr>
              <w:t>verificação</w:t>
            </w:r>
            <w:proofErr w:type="spellEnd"/>
            <w:r>
              <w:rPr>
                <w:sz w:val="20"/>
                <w:szCs w:val="20"/>
              </w:rPr>
              <w:t xml:space="preserve"> </w:t>
            </w:r>
            <w:proofErr w:type="spellStart"/>
            <w:r>
              <w:rPr>
                <w:sz w:val="20"/>
                <w:szCs w:val="20"/>
              </w:rPr>
              <w:t>normativa</w:t>
            </w:r>
            <w:proofErr w:type="spellEnd"/>
          </w:p>
        </w:tc>
        <w:tc>
          <w:tcPr>
            <w:tcW w:w="3000" w:type="dxa"/>
            <w:tcMar>
              <w:top w:w="70" w:type="dxa"/>
              <w:left w:w="90" w:type="dxa"/>
              <w:bottom w:w="70" w:type="dxa"/>
              <w:right w:w="90" w:type="dxa"/>
            </w:tcMar>
          </w:tcPr>
          <w:p w14:paraId="38296E3C" w14:textId="77777777" w:rsidR="00E01C3A" w:rsidRPr="00CE1B46" w:rsidRDefault="00CC3326">
            <w:pPr>
              <w:rPr>
                <w:lang w:val="pt-BR"/>
              </w:rPr>
            </w:pPr>
            <w:r>
              <w:rPr>
                <w:sz w:val="20"/>
                <w:szCs w:val="20"/>
                <w:lang w:val="pt-BR"/>
              </w:rPr>
              <w:t>Módulo próprio em Python 3, com critérios lidos da tabela de classes de iluminação</w:t>
            </w:r>
          </w:p>
        </w:tc>
        <w:tc>
          <w:tcPr>
            <w:tcW w:w="3771" w:type="dxa"/>
            <w:tcMar>
              <w:top w:w="70" w:type="dxa"/>
              <w:left w:w="90" w:type="dxa"/>
              <w:bottom w:w="70" w:type="dxa"/>
              <w:right w:w="90" w:type="dxa"/>
            </w:tcMar>
          </w:tcPr>
          <w:p w14:paraId="2876D654" w14:textId="77777777" w:rsidR="00E01C3A" w:rsidRPr="00CE1B46" w:rsidRDefault="00CC3326">
            <w:pPr>
              <w:rPr>
                <w:lang w:val="pt-BR"/>
              </w:rPr>
            </w:pPr>
            <w:r>
              <w:rPr>
                <w:sz w:val="20"/>
                <w:szCs w:val="20"/>
                <w:lang w:val="pt-BR"/>
              </w:rPr>
              <w:t>Confrontar o nível pretendido com o piso, corrigi-lo quando necessário, registrar a correção e enviar ao nó o piso e a taxa da classe</w:t>
            </w:r>
          </w:p>
        </w:tc>
      </w:tr>
      <w:tr w:rsidR="00E01C3A" w:rsidRPr="00F96471" w14:paraId="76C2C3F1" w14:textId="77777777">
        <w:tc>
          <w:tcPr>
            <w:tcW w:w="2300" w:type="dxa"/>
            <w:tcMar>
              <w:top w:w="70" w:type="dxa"/>
              <w:left w:w="90" w:type="dxa"/>
              <w:bottom w:w="70" w:type="dxa"/>
              <w:right w:w="90" w:type="dxa"/>
            </w:tcMar>
          </w:tcPr>
          <w:p w14:paraId="6472542B" w14:textId="77777777" w:rsidR="00E01C3A" w:rsidRDefault="00CC3326">
            <w:proofErr w:type="spellStart"/>
            <w:r>
              <w:rPr>
                <w:sz w:val="20"/>
                <w:szCs w:val="20"/>
              </w:rPr>
              <w:t>Intermediário</w:t>
            </w:r>
            <w:proofErr w:type="spellEnd"/>
            <w:r>
              <w:rPr>
                <w:sz w:val="20"/>
                <w:szCs w:val="20"/>
              </w:rPr>
              <w:t xml:space="preserve"> de </w:t>
            </w:r>
            <w:proofErr w:type="spellStart"/>
            <w:r>
              <w:rPr>
                <w:sz w:val="20"/>
                <w:szCs w:val="20"/>
              </w:rPr>
              <w:t>mensagens</w:t>
            </w:r>
            <w:proofErr w:type="spellEnd"/>
          </w:p>
        </w:tc>
        <w:tc>
          <w:tcPr>
            <w:tcW w:w="3000" w:type="dxa"/>
            <w:tcMar>
              <w:top w:w="70" w:type="dxa"/>
              <w:left w:w="90" w:type="dxa"/>
              <w:bottom w:w="70" w:type="dxa"/>
              <w:right w:w="90" w:type="dxa"/>
            </w:tcMar>
          </w:tcPr>
          <w:p w14:paraId="1113EF62" w14:textId="77777777" w:rsidR="00E01C3A" w:rsidRPr="00CE1B46" w:rsidRDefault="00CC3326">
            <w:pPr>
              <w:rPr>
                <w:lang w:val="pt-BR"/>
              </w:rPr>
            </w:pPr>
            <w:r>
              <w:rPr>
                <w:sz w:val="20"/>
                <w:szCs w:val="20"/>
                <w:lang w:val="pt-BR"/>
              </w:rPr>
              <w:t>Broker MQTT 5.0 sobre canal cifrado, com credencial por dispositivo; o nó conecta em MQTT 3.1.1, versão suportada pelo núcleo do microcontrolador, que oferece tudo o que o sistema usa</w:t>
            </w:r>
          </w:p>
        </w:tc>
        <w:tc>
          <w:tcPr>
            <w:tcW w:w="3771" w:type="dxa"/>
            <w:tcMar>
              <w:top w:w="70" w:type="dxa"/>
              <w:left w:w="90" w:type="dxa"/>
              <w:bottom w:w="70" w:type="dxa"/>
              <w:right w:w="90" w:type="dxa"/>
            </w:tcMar>
          </w:tcPr>
          <w:p w14:paraId="44D33C72" w14:textId="77777777" w:rsidR="00E01C3A" w:rsidRPr="00CE1B46" w:rsidRDefault="00CC3326">
            <w:pPr>
              <w:rPr>
                <w:lang w:val="pt-BR"/>
              </w:rPr>
            </w:pPr>
            <w:r>
              <w:rPr>
                <w:sz w:val="20"/>
                <w:szCs w:val="20"/>
                <w:lang w:val="pt-BR"/>
              </w:rPr>
              <w:t>Desacoplar a emissão do comando de sua execução e receber a telemetria publicada pelo nó</w:t>
            </w:r>
          </w:p>
        </w:tc>
      </w:tr>
      <w:tr w:rsidR="00E01C3A" w:rsidRPr="00F96471" w14:paraId="6CB4C059" w14:textId="77777777">
        <w:tc>
          <w:tcPr>
            <w:tcW w:w="2300" w:type="dxa"/>
            <w:tcMar>
              <w:top w:w="70" w:type="dxa"/>
              <w:left w:w="90" w:type="dxa"/>
              <w:bottom w:w="70" w:type="dxa"/>
              <w:right w:w="90" w:type="dxa"/>
            </w:tcMar>
          </w:tcPr>
          <w:p w14:paraId="28E3EF49" w14:textId="77777777" w:rsidR="00E01C3A" w:rsidRDefault="00CC3326">
            <w:r>
              <w:rPr>
                <w:sz w:val="20"/>
                <w:szCs w:val="20"/>
              </w:rPr>
              <w:t>Banco de dados</w:t>
            </w:r>
          </w:p>
        </w:tc>
        <w:tc>
          <w:tcPr>
            <w:tcW w:w="3000" w:type="dxa"/>
            <w:tcMar>
              <w:top w:w="70" w:type="dxa"/>
              <w:left w:w="90" w:type="dxa"/>
              <w:bottom w:w="70" w:type="dxa"/>
              <w:right w:w="90" w:type="dxa"/>
            </w:tcMar>
          </w:tcPr>
          <w:p w14:paraId="4B5F8B60" w14:textId="77777777" w:rsidR="00E01C3A" w:rsidRDefault="00CC3326">
            <w:r>
              <w:rPr>
                <w:sz w:val="20"/>
                <w:szCs w:val="20"/>
              </w:rPr>
              <w:t xml:space="preserve">PostgreSQL </w:t>
            </w:r>
            <w:proofErr w:type="spellStart"/>
            <w:r>
              <w:rPr>
                <w:sz w:val="20"/>
                <w:szCs w:val="20"/>
              </w:rPr>
              <w:t>em</w:t>
            </w:r>
            <w:proofErr w:type="spellEnd"/>
            <w:r>
              <w:rPr>
                <w:sz w:val="20"/>
                <w:szCs w:val="20"/>
              </w:rPr>
              <w:t xml:space="preserve"> </w:t>
            </w:r>
            <w:proofErr w:type="spellStart"/>
            <w:r>
              <w:rPr>
                <w:sz w:val="20"/>
                <w:szCs w:val="20"/>
              </w:rPr>
              <w:t>contêiner</w:t>
            </w:r>
            <w:proofErr w:type="spellEnd"/>
          </w:p>
        </w:tc>
        <w:tc>
          <w:tcPr>
            <w:tcW w:w="3771" w:type="dxa"/>
            <w:tcMar>
              <w:top w:w="70" w:type="dxa"/>
              <w:left w:w="90" w:type="dxa"/>
              <w:bottom w:w="70" w:type="dxa"/>
              <w:right w:w="90" w:type="dxa"/>
            </w:tcMar>
          </w:tcPr>
          <w:p w14:paraId="2B72C322" w14:textId="77777777" w:rsidR="00E01C3A" w:rsidRPr="00CE1B46" w:rsidRDefault="00CC3326">
            <w:pPr>
              <w:rPr>
                <w:lang w:val="pt-BR"/>
              </w:rPr>
            </w:pPr>
            <w:r>
              <w:rPr>
                <w:sz w:val="20"/>
                <w:szCs w:val="20"/>
                <w:lang w:val="pt-BR"/>
              </w:rPr>
              <w:t>Registrar a cadeia completa de cada decisão</w:t>
            </w:r>
          </w:p>
        </w:tc>
      </w:tr>
      <w:tr w:rsidR="00E01C3A" w:rsidRPr="00F96471" w14:paraId="655EE107" w14:textId="77777777">
        <w:tc>
          <w:tcPr>
            <w:tcW w:w="2300" w:type="dxa"/>
            <w:tcMar>
              <w:top w:w="70" w:type="dxa"/>
              <w:left w:w="90" w:type="dxa"/>
              <w:bottom w:w="70" w:type="dxa"/>
              <w:right w:w="90" w:type="dxa"/>
            </w:tcMar>
          </w:tcPr>
          <w:p w14:paraId="6D43FDBB" w14:textId="77777777" w:rsidR="00E01C3A" w:rsidRDefault="00CC3326">
            <w:proofErr w:type="spellStart"/>
            <w:r>
              <w:rPr>
                <w:sz w:val="20"/>
                <w:szCs w:val="20"/>
              </w:rPr>
              <w:t>Painel</w:t>
            </w:r>
            <w:proofErr w:type="spellEnd"/>
            <w:r>
              <w:rPr>
                <w:sz w:val="20"/>
                <w:szCs w:val="20"/>
              </w:rPr>
              <w:t xml:space="preserve"> de </w:t>
            </w:r>
            <w:proofErr w:type="spellStart"/>
            <w:r>
              <w:rPr>
                <w:sz w:val="20"/>
                <w:szCs w:val="20"/>
              </w:rPr>
              <w:t>acompanhamento</w:t>
            </w:r>
            <w:proofErr w:type="spellEnd"/>
          </w:p>
        </w:tc>
        <w:tc>
          <w:tcPr>
            <w:tcW w:w="3000" w:type="dxa"/>
            <w:tcMar>
              <w:top w:w="70" w:type="dxa"/>
              <w:left w:w="90" w:type="dxa"/>
              <w:bottom w:w="70" w:type="dxa"/>
              <w:right w:w="90" w:type="dxa"/>
            </w:tcMar>
          </w:tcPr>
          <w:p w14:paraId="6469E23F" w14:textId="77777777" w:rsidR="00E01C3A" w:rsidRPr="00430DB3" w:rsidRDefault="00CC3326">
            <w:pPr>
              <w:rPr>
                <w:lang w:val="pt-BR"/>
              </w:rPr>
            </w:pPr>
            <w:r w:rsidRPr="00430DB3">
              <w:rPr>
                <w:sz w:val="20"/>
                <w:szCs w:val="20"/>
                <w:lang w:val="pt-BR"/>
              </w:rPr>
              <w:t>HTML, CSS e JavaScript, com framework React e Tailwind, publicado como aplicação estática e consumindo a interface REST</w:t>
            </w:r>
          </w:p>
        </w:tc>
        <w:tc>
          <w:tcPr>
            <w:tcW w:w="3771" w:type="dxa"/>
            <w:tcMar>
              <w:top w:w="70" w:type="dxa"/>
              <w:left w:w="90" w:type="dxa"/>
              <w:bottom w:w="70" w:type="dxa"/>
              <w:right w:w="90" w:type="dxa"/>
            </w:tcMar>
          </w:tcPr>
          <w:p w14:paraId="4D1979B5" w14:textId="77777777" w:rsidR="00E01C3A" w:rsidRPr="00CE1B46" w:rsidRDefault="00CC3326">
            <w:pPr>
              <w:rPr>
                <w:lang w:val="pt-BR"/>
              </w:rPr>
            </w:pPr>
            <w:r>
              <w:rPr>
                <w:sz w:val="20"/>
                <w:szCs w:val="20"/>
                <w:lang w:val="pt-BR"/>
              </w:rPr>
              <w:t>Exibir o dado recebido, o nível pretendido, a correção imposta e a iluminância medida; explicar cada decisão pelas regras ativadas; na demonstração, publicar volumes e ocorrências de trecho em nome da plataforma emulada</w:t>
            </w:r>
          </w:p>
        </w:tc>
      </w:tr>
      <w:tr w:rsidR="00E01C3A" w:rsidRPr="00F96471" w14:paraId="441BFB01" w14:textId="77777777">
        <w:tc>
          <w:tcPr>
            <w:tcW w:w="2300" w:type="dxa"/>
            <w:tcMar>
              <w:top w:w="70" w:type="dxa"/>
              <w:left w:w="90" w:type="dxa"/>
              <w:bottom w:w="70" w:type="dxa"/>
              <w:right w:w="90" w:type="dxa"/>
            </w:tcMar>
          </w:tcPr>
          <w:p w14:paraId="03EBC64D" w14:textId="77777777" w:rsidR="00E01C3A" w:rsidRDefault="00CC3326">
            <w:r>
              <w:rPr>
                <w:sz w:val="20"/>
                <w:szCs w:val="20"/>
              </w:rPr>
              <w:t xml:space="preserve">Firmware do </w:t>
            </w:r>
            <w:proofErr w:type="spellStart"/>
            <w:r>
              <w:rPr>
                <w:sz w:val="20"/>
                <w:szCs w:val="20"/>
              </w:rPr>
              <w:t>nó</w:t>
            </w:r>
            <w:proofErr w:type="spellEnd"/>
          </w:p>
        </w:tc>
        <w:tc>
          <w:tcPr>
            <w:tcW w:w="3000" w:type="dxa"/>
            <w:tcMar>
              <w:top w:w="70" w:type="dxa"/>
              <w:left w:w="90" w:type="dxa"/>
              <w:bottom w:w="70" w:type="dxa"/>
              <w:right w:w="90" w:type="dxa"/>
            </w:tcMar>
          </w:tcPr>
          <w:p w14:paraId="07233C03" w14:textId="77777777" w:rsidR="00E01C3A" w:rsidRPr="00CE1B46" w:rsidRDefault="00CC3326">
            <w:pPr>
              <w:rPr>
                <w:lang w:val="pt-BR"/>
              </w:rPr>
            </w:pPr>
            <w:r>
              <w:rPr>
                <w:sz w:val="20"/>
                <w:szCs w:val="20"/>
                <w:lang w:val="pt-BR"/>
              </w:rPr>
              <w:t>C++ sobre o núcleo Arduino para ESP32, com cliente MQTT e controle por modulação por largura de pulso</w:t>
            </w:r>
          </w:p>
        </w:tc>
        <w:tc>
          <w:tcPr>
            <w:tcW w:w="3771" w:type="dxa"/>
            <w:tcMar>
              <w:top w:w="70" w:type="dxa"/>
              <w:left w:w="90" w:type="dxa"/>
              <w:bottom w:w="70" w:type="dxa"/>
              <w:right w:w="90" w:type="dxa"/>
            </w:tcMar>
          </w:tcPr>
          <w:p w14:paraId="6DC1EFDE" w14:textId="77777777" w:rsidR="00E01C3A" w:rsidRPr="00CE1B46" w:rsidRDefault="00CC3326">
            <w:pPr>
              <w:rPr>
                <w:lang w:val="pt-BR"/>
              </w:rPr>
            </w:pPr>
            <w:r>
              <w:rPr>
                <w:sz w:val="20"/>
                <w:szCs w:val="20"/>
                <w:lang w:val="pt-BR"/>
              </w:rPr>
              <w:t>Aplicar o ciclo de trabalho comandado e publicar a iluminância lida</w:t>
            </w:r>
          </w:p>
        </w:tc>
      </w:tr>
    </w:tbl>
    <w:p w14:paraId="007929D0" w14:textId="77777777" w:rsidR="00E01C3A" w:rsidRDefault="00CC3326">
      <w:pPr>
        <w:spacing w:before="130" w:after="260"/>
        <w:rPr>
          <w:lang w:val="pt-BR"/>
        </w:rPr>
      </w:pPr>
      <w:r>
        <w:rPr>
          <w:sz w:val="20"/>
          <w:szCs w:val="20"/>
          <w:lang w:val="pt-BR"/>
        </w:rPr>
        <w:t>Fonte: Elaborado pelos autores (2026).</w:t>
      </w:r>
    </w:p>
    <w:p w14:paraId="4345B8E0" w14:textId="77777777" w:rsidR="00E01C3A" w:rsidRDefault="00CC3326">
      <w:pPr>
        <w:spacing w:after="120" w:line="360" w:lineRule="auto"/>
        <w:ind w:firstLine="709"/>
        <w:jc w:val="both"/>
        <w:rPr>
          <w:lang w:val="pt-BR"/>
        </w:rPr>
      </w:pPr>
      <w:r>
        <w:rPr>
          <w:lang w:val="pt-BR"/>
        </w:rPr>
        <w:t>A adoção de uma única linguagem para os três serviços de nuvem é deliberada e tem razão prática: o mesmo ambiente de execução atende à biblioteca de previsão e à de inferência nebulosa, o que dispensa serializar o modelo entre processos distintos e reduz o número de partes a implantar em um trabalho de prazo curto.</w:t>
      </w:r>
    </w:p>
    <w:p w14:paraId="64D23893" w14:textId="77777777" w:rsidR="00E01C3A" w:rsidRDefault="00CC3326">
      <w:pPr>
        <w:pStyle w:val="Heading4"/>
        <w:spacing w:before="320" w:after="200" w:line="360" w:lineRule="auto"/>
        <w:rPr>
          <w:lang w:val="pt-BR"/>
        </w:rPr>
      </w:pPr>
      <w:bookmarkStart w:id="67" w:name="_Toc242567294"/>
      <w:r>
        <w:rPr>
          <w:lang w:val="pt-BR"/>
        </w:rPr>
        <w:t>3.12.6.1 Implantação em nuvem</w:t>
      </w:r>
      <w:bookmarkEnd w:id="67"/>
    </w:p>
    <w:p w14:paraId="6FD1447A" w14:textId="77777777" w:rsidR="006B1E66" w:rsidRDefault="00CC3326">
      <w:pPr>
        <w:spacing w:after="240" w:line="360" w:lineRule="auto"/>
        <w:ind w:firstLine="709"/>
        <w:jc w:val="both"/>
      </w:pPr>
      <w:r>
        <w:rPr>
          <w:lang w:val="pt-BR"/>
        </w:rPr>
        <w:t xml:space="preserve">Os elementos não residem no mesmo lugar. Tudo o que decide, registra e apresenta é implantado como serviço em nuvem, executado em contêineres numa </w:t>
      </w:r>
      <w:r>
        <w:rPr>
          <w:lang w:val="pt-BR"/>
        </w:rPr>
        <w:lastRenderedPageBreak/>
        <w:t xml:space="preserve">máquina virtual em nuvem; a exceção é o painel, aplicação estática publicada à parte. Ao nó cabe executar. </w:t>
      </w:r>
      <w:r>
        <w:t xml:space="preserve">A </w:t>
      </w:r>
      <w:proofErr w:type="spellStart"/>
      <w:r>
        <w:t>repartição</w:t>
      </w:r>
      <w:proofErr w:type="spellEnd"/>
      <w:r>
        <w:t xml:space="preserve"> é a </w:t>
      </w:r>
      <w:proofErr w:type="spellStart"/>
      <w:r>
        <w:t>seguinte</w:t>
      </w:r>
      <w:proofErr w:type="spellEnd"/>
      <w:r>
        <w:t>.</w:t>
      </w:r>
    </w:p>
    <w:p w14:paraId="4A3CFDCC" w14:textId="77777777" w:rsidR="006B1E66" w:rsidRPr="000F5B8B" w:rsidRDefault="00CC3326">
      <w:pPr>
        <w:pStyle w:val="ListParagraph"/>
        <w:numPr>
          <w:ilvl w:val="0"/>
          <w:numId w:val="2"/>
        </w:numPr>
        <w:spacing w:after="120" w:line="360" w:lineRule="auto"/>
        <w:jc w:val="both"/>
        <w:rPr>
          <w:lang w:val="pt-BR"/>
        </w:rPr>
      </w:pPr>
      <w:r>
        <w:rPr>
          <w:lang w:val="pt-BR"/>
        </w:rPr>
        <w:t>Interface de dados urbanos. Serviço sobre protocolo HTTP que expõe uma interface de programação no estilo REST, por onde os eventos que descrevem o estado da via são publicados e consultados. É o componente que emula a plataforma municipal e a única parte da arquitetura que não corresponde a sistema existente, condição registrada entre as limitações.</w:t>
      </w:r>
    </w:p>
    <w:p w14:paraId="20E15028" w14:textId="77777777" w:rsidR="006B1E66" w:rsidRPr="000F5B8B" w:rsidRDefault="00CC3326">
      <w:pPr>
        <w:pStyle w:val="ListParagraph"/>
        <w:numPr>
          <w:ilvl w:val="0"/>
          <w:numId w:val="2"/>
        </w:numPr>
        <w:spacing w:after="120" w:line="360" w:lineRule="auto"/>
        <w:jc w:val="both"/>
        <w:rPr>
          <w:lang w:val="pt-BR"/>
        </w:rPr>
      </w:pPr>
      <w:r>
        <w:rPr>
          <w:lang w:val="pt-BR"/>
        </w:rPr>
        <w:t>Serviço de decisão. Processo que consome os eventos, executa a inferência nebulosa, aplica em seguida a verificação do piso e publica o comando resultante, com o piso e a taxa que o nó aplica. Reage a cada evento no momento em que é gravado, decidindo para os pontos de luz do trecho, publica só quando o nível-alvo muda ou o comando precisa ser renovado, e faz uma varredura a cada minuto dos comandos que estão vencendo e, uma vez por dia, recalcula a régua dos trechos (3.5.2 e 3.6).</w:t>
      </w:r>
    </w:p>
    <w:p w14:paraId="7ECCC839" w14:textId="77777777" w:rsidR="006B1E66" w:rsidRPr="000F5B8B" w:rsidRDefault="00CC3326">
      <w:pPr>
        <w:pStyle w:val="ListParagraph"/>
        <w:numPr>
          <w:ilvl w:val="0"/>
          <w:numId w:val="2"/>
        </w:numPr>
        <w:spacing w:after="120" w:line="360" w:lineRule="auto"/>
        <w:jc w:val="both"/>
        <w:rPr>
          <w:lang w:val="pt-BR"/>
        </w:rPr>
      </w:pPr>
      <w:r>
        <w:rPr>
          <w:lang w:val="pt-BR"/>
        </w:rPr>
        <w:t>Intermediário de mensagens MQTT. Entrega o comando ao nó assinante e recebe, no sentido inverso, a telemetria que o dispositivo publica. O desacoplamento entre quem produz e quem consome a mensagem é a propriedade que permite acrescentar nós sem alterar o serviço de decisão.</w:t>
      </w:r>
    </w:p>
    <w:p w14:paraId="112A2DAB" w14:textId="77777777" w:rsidR="006B1E66" w:rsidRPr="000F5B8B" w:rsidRDefault="00CC3326">
      <w:pPr>
        <w:pStyle w:val="ListParagraph"/>
        <w:numPr>
          <w:ilvl w:val="0"/>
          <w:numId w:val="2"/>
        </w:numPr>
        <w:spacing w:after="120" w:line="360" w:lineRule="auto"/>
        <w:jc w:val="both"/>
        <w:rPr>
          <w:lang w:val="pt-BR"/>
        </w:rPr>
      </w:pPr>
      <w:r>
        <w:rPr>
          <w:lang w:val="pt-BR"/>
        </w:rPr>
        <w:t>Banco de dados em contêiner. Registra a cadeia completa de cada decisão, conforme a subseção 3.13.1.</w:t>
      </w:r>
    </w:p>
    <w:p w14:paraId="1A26AF72" w14:textId="77777777" w:rsidR="006B1E66" w:rsidRPr="000F5B8B" w:rsidRDefault="00CC3326">
      <w:pPr>
        <w:pStyle w:val="ListParagraph"/>
        <w:numPr>
          <w:ilvl w:val="0"/>
          <w:numId w:val="2"/>
        </w:numPr>
        <w:spacing w:after="120" w:line="360" w:lineRule="auto"/>
        <w:jc w:val="both"/>
        <w:rPr>
          <w:lang w:val="pt-BR"/>
        </w:rPr>
      </w:pPr>
      <w:r>
        <w:rPr>
          <w:lang w:val="pt-BR"/>
        </w:rPr>
        <w:t>Painel de acompanhamento. Aplicação web estática, publicada em serviço de hospedagem de front end e não na máquina virtual, que lê o histórico do banco pela interface REST e exibe, lado a lado, o dado recebido, o nível pretendido pela inferência, a correção eventualmente imposta pela camada de verificação e a iluminância medida. É a interface de apresentação do sistema e o que a plateia observa durante a defesa. Para a demonstração, o painel oferece ainda um formulário que publica o volume ou a ocorrência de um trecho como a plataforma os publicaria, com chave própria, distinta da chave de integração, e uma visão que explica cada decisão: as entradas, as regras que dispararam e o grau de cada uma, o degrau de classe resultante, a correção imposta e a luz medida. O formulário emula a plataforma; a decisão continua no serviço.</w:t>
      </w:r>
    </w:p>
    <w:p w14:paraId="59257657" w14:textId="77777777" w:rsidR="006B1E66" w:rsidRPr="000F5B8B" w:rsidRDefault="00CC3326">
      <w:pPr>
        <w:spacing w:after="120" w:line="360" w:lineRule="auto"/>
        <w:ind w:firstLine="709"/>
        <w:jc w:val="both"/>
        <w:rPr>
          <w:lang w:val="pt-BR"/>
        </w:rPr>
      </w:pPr>
      <w:r>
        <w:rPr>
          <w:lang w:val="pt-BR"/>
        </w:rPr>
        <w:lastRenderedPageBreak/>
        <w:t>Ao nó cabe assinar o tópico de comando, ajustar a modulação por largura de pulso e publicar a iluminância lida. A comunicação com o intermediário ocorre sobre canal cifrado, com credencial própria do dispositivo, de modo que a identidade de cada nó seja verificável no lado do serviço. O canal é autenticado por certificado de autoridade certificadora própria, gravado no firmware, e uma regra de acesso vinculada à credencial faz com que cada nó só assine o próprio tópico de comando e só publique a própria telemetria. O serviço de decisão alcança o intermediário pela rede interna da máquina virtual, sem porta exposta, e o banco não é publicado. Na interface REST, a publicação exige chave de acesso; as consultas permanecem abertas, porque o painel apenas lê.</w:t>
      </w:r>
    </w:p>
    <w:p w14:paraId="0D39BDDA" w14:textId="77777777" w:rsidR="006B1E66" w:rsidRPr="000F5B8B" w:rsidRDefault="00CC3326">
      <w:pPr>
        <w:spacing w:after="120" w:line="360" w:lineRule="auto"/>
        <w:ind w:firstLine="709"/>
        <w:jc w:val="both"/>
        <w:rPr>
          <w:lang w:val="pt-BR"/>
        </w:rPr>
      </w:pPr>
      <w:r>
        <w:rPr>
          <w:lang w:val="pt-BR"/>
        </w:rPr>
        <w:t>À razão arquitetural exposta em 3.2 acrescenta-se uma razão de alcance, que é o que especificamente recomenda a nuvem em lugar de uma máquina local: o nó precisa ser comandado de fora da rede em que se encontra, e um serviço acessível pela internet torna a demonstração independente de o dispositivo e o servidor compartilharem a mesma rede local. O porte adotado é o da camada gratuita do provedor, suficiente para um nó e a suíte de cenários. Adota-se máquina virtual, e não plataforma como serviço, porque o serviço de decisão é processo sempre ligado, com conexão contínua ao intermediário de mensagens. O dimensionamento para o parque municipal não é objeto do trabalho; a arquitetura que a operação exigiria é descrita em 3.12.6.4. A implantação é atividade de meio, descrita aqui e não relacionada entre os objetivos específicos, conforme registrado em 1.5.2.</w:t>
      </w:r>
    </w:p>
    <w:p w14:paraId="7B350A4A" w14:textId="77777777" w:rsidR="00E01C3A" w:rsidRDefault="00CC3326">
      <w:pPr>
        <w:pStyle w:val="Heading4"/>
        <w:spacing w:before="320" w:after="200" w:line="360" w:lineRule="auto"/>
        <w:rPr>
          <w:lang w:val="pt-BR"/>
        </w:rPr>
      </w:pPr>
      <w:bookmarkStart w:id="68" w:name="_Toc242567295"/>
      <w:r>
        <w:rPr>
          <w:lang w:val="pt-BR"/>
        </w:rPr>
        <w:t>3.12.6.2 Contratos das interfaces</w:t>
      </w:r>
      <w:bookmarkEnd w:id="68"/>
    </w:p>
    <w:p w14:paraId="3CD8BEA1" w14:textId="77777777" w:rsidR="00E01C3A" w:rsidRDefault="00CC3326">
      <w:pPr>
        <w:spacing w:after="120" w:line="360" w:lineRule="auto"/>
        <w:ind w:firstLine="709"/>
        <w:jc w:val="both"/>
        <w:rPr>
          <w:lang w:val="pt-BR"/>
        </w:rPr>
      </w:pPr>
      <w:r>
        <w:rPr>
          <w:lang w:val="pt-BR"/>
        </w:rPr>
        <w:t>O Quadro 14 especifica as interfaces pelas quais os componentes se comunicam. A interface REST é consumida pelo serviço de decisão e pelo painel; os tópicos MQTT ligam o serviço ao nó.</w:t>
      </w:r>
    </w:p>
    <w:p w14:paraId="6216092B" w14:textId="383F51DD" w:rsidR="00E01C3A" w:rsidRDefault="00CC3326">
      <w:pPr>
        <w:keepNext/>
        <w:spacing w:before="260" w:after="130"/>
        <w:rPr>
          <w:lang w:val="pt-BR"/>
        </w:rPr>
      </w:pPr>
      <w:bookmarkStart w:id="69" w:name="_Toc242567221"/>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14</w:t>
      </w:r>
      <w:r w:rsidR="008D0833">
        <w:rPr>
          <w:sz w:val="20"/>
          <w:szCs w:val="20"/>
          <w:lang w:val="pt-BR"/>
        </w:rPr>
        <w:fldChar w:fldCharType="end"/>
      </w:r>
      <w:r>
        <w:rPr>
          <w:sz w:val="20"/>
          <w:szCs w:val="20"/>
          <w:lang w:val="pt-BR"/>
        </w:rPr>
        <w:t xml:space="preserve"> – Interfaces de comunicação</w:t>
      </w:r>
      <w:bookmarkEnd w:id="6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642"/>
        <w:gridCol w:w="3669"/>
      </w:tblGrid>
      <w:tr w:rsidR="00E01C3A" w14:paraId="310FBBD2" w14:textId="77777777">
        <w:trPr>
          <w:tblHeader/>
        </w:trPr>
        <w:tc>
          <w:tcPr>
            <w:tcW w:w="2600" w:type="dxa"/>
            <w:shd w:val="clear" w:color="auto" w:fill="EDEDED"/>
            <w:tcMar>
              <w:top w:w="70" w:type="dxa"/>
              <w:left w:w="90" w:type="dxa"/>
              <w:bottom w:w="70" w:type="dxa"/>
              <w:right w:w="90" w:type="dxa"/>
            </w:tcMar>
          </w:tcPr>
          <w:p w14:paraId="026A98EE" w14:textId="77777777" w:rsidR="00E01C3A" w:rsidRDefault="00CC3326">
            <w:r>
              <w:rPr>
                <w:b/>
                <w:bCs/>
                <w:sz w:val="20"/>
                <w:szCs w:val="20"/>
              </w:rPr>
              <w:t>Interface</w:t>
            </w:r>
          </w:p>
        </w:tc>
        <w:tc>
          <w:tcPr>
            <w:tcW w:w="2700" w:type="dxa"/>
            <w:shd w:val="clear" w:color="auto" w:fill="EDEDED"/>
            <w:tcMar>
              <w:top w:w="70" w:type="dxa"/>
              <w:left w:w="90" w:type="dxa"/>
              <w:bottom w:w="70" w:type="dxa"/>
              <w:right w:w="90" w:type="dxa"/>
            </w:tcMar>
          </w:tcPr>
          <w:p w14:paraId="4E79A1ED" w14:textId="77777777" w:rsidR="00E01C3A" w:rsidRDefault="00CC3326">
            <w:proofErr w:type="spellStart"/>
            <w:r>
              <w:rPr>
                <w:b/>
                <w:bCs/>
                <w:sz w:val="20"/>
                <w:szCs w:val="20"/>
              </w:rPr>
              <w:t>Operação</w:t>
            </w:r>
            <w:proofErr w:type="spellEnd"/>
          </w:p>
        </w:tc>
        <w:tc>
          <w:tcPr>
            <w:tcW w:w="3771" w:type="dxa"/>
            <w:shd w:val="clear" w:color="auto" w:fill="EDEDED"/>
            <w:tcMar>
              <w:top w:w="70" w:type="dxa"/>
              <w:left w:w="90" w:type="dxa"/>
              <w:bottom w:w="70" w:type="dxa"/>
              <w:right w:w="90" w:type="dxa"/>
            </w:tcMar>
          </w:tcPr>
          <w:p w14:paraId="2B45D52C" w14:textId="77777777" w:rsidR="00E01C3A" w:rsidRDefault="00CC3326">
            <w:proofErr w:type="spellStart"/>
            <w:r>
              <w:rPr>
                <w:b/>
                <w:bCs/>
                <w:sz w:val="20"/>
                <w:szCs w:val="20"/>
              </w:rPr>
              <w:t>Conteúdo</w:t>
            </w:r>
            <w:proofErr w:type="spellEnd"/>
          </w:p>
        </w:tc>
      </w:tr>
      <w:tr w:rsidR="00E01C3A" w:rsidRPr="00F96471" w14:paraId="25100BAE" w14:textId="77777777">
        <w:tc>
          <w:tcPr>
            <w:tcW w:w="2600" w:type="dxa"/>
            <w:tcMar>
              <w:top w:w="70" w:type="dxa"/>
              <w:left w:w="90" w:type="dxa"/>
              <w:bottom w:w="70" w:type="dxa"/>
              <w:right w:w="90" w:type="dxa"/>
            </w:tcMar>
          </w:tcPr>
          <w:p w14:paraId="43A54207" w14:textId="77777777" w:rsidR="00E01C3A" w:rsidRDefault="00CC3326">
            <w:r>
              <w:rPr>
                <w:sz w:val="20"/>
                <w:szCs w:val="20"/>
              </w:rPr>
              <w:t>REST – POST /</w:t>
            </w:r>
            <w:proofErr w:type="spellStart"/>
            <w:r>
              <w:rPr>
                <w:sz w:val="20"/>
                <w:szCs w:val="20"/>
              </w:rPr>
              <w:t>eventos</w:t>
            </w:r>
            <w:proofErr w:type="spellEnd"/>
          </w:p>
        </w:tc>
        <w:tc>
          <w:tcPr>
            <w:tcW w:w="2700" w:type="dxa"/>
            <w:tcMar>
              <w:top w:w="70" w:type="dxa"/>
              <w:left w:w="90" w:type="dxa"/>
              <w:bottom w:w="70" w:type="dxa"/>
              <w:right w:w="90" w:type="dxa"/>
            </w:tcMar>
          </w:tcPr>
          <w:p w14:paraId="35E2DF1C" w14:textId="77777777" w:rsidR="00E01C3A" w:rsidRPr="00430DB3" w:rsidRDefault="00CC3326">
            <w:pPr>
              <w:rPr>
                <w:lang w:val="pt-BR"/>
              </w:rPr>
            </w:pPr>
            <w:r w:rsidRPr="00430DB3">
              <w:rPr>
                <w:sz w:val="20"/>
                <w:szCs w:val="20"/>
                <w:lang w:val="pt-BR"/>
              </w:rPr>
              <w:t>Publicação do volume ou da ocorrência de trechos de via</w:t>
            </w:r>
          </w:p>
        </w:tc>
        <w:tc>
          <w:tcPr>
            <w:tcW w:w="3771" w:type="dxa"/>
            <w:tcMar>
              <w:top w:w="70" w:type="dxa"/>
              <w:left w:w="90" w:type="dxa"/>
              <w:bottom w:w="70" w:type="dxa"/>
              <w:right w:w="90" w:type="dxa"/>
            </w:tcMar>
          </w:tcPr>
          <w:p w14:paraId="5B960378" w14:textId="77777777" w:rsidR="00E01C3A" w:rsidRPr="00CE1B46" w:rsidRDefault="00CC3326">
            <w:pPr>
              <w:rPr>
                <w:lang w:val="pt-BR"/>
              </w:rPr>
            </w:pPr>
            <w:r>
              <w:rPr>
                <w:sz w:val="20"/>
                <w:szCs w:val="20"/>
                <w:lang w:val="pt-BR"/>
              </w:rPr>
              <w:t xml:space="preserve">Um item ou um pacote de até 500 itens. Cada item, de um trecho: volume — média de pessoas presentes na área no período, com o fim e a duração do período, publicado a cada 5 min — ou ocorrência — segurança, trânsito ou encerrada, publicada na hora; trecho pelo código do segmento </w:t>
            </w:r>
            <w:r>
              <w:rPr>
                <w:sz w:val="20"/>
                <w:szCs w:val="20"/>
                <w:lang w:val="pt-BR"/>
              </w:rPr>
              <w:lastRenderedPageBreak/>
              <w:t>de logradouro no cadastro municipal; origem; vigência opcional. Exige chave de acesso; campo fora do contrato ou trecho fora do cadastro recusa o item, e no pacote só ele</w:t>
            </w:r>
          </w:p>
        </w:tc>
      </w:tr>
      <w:tr w:rsidR="00E01C3A" w:rsidRPr="00F96471" w14:paraId="43D98EEE" w14:textId="77777777">
        <w:tc>
          <w:tcPr>
            <w:tcW w:w="2600" w:type="dxa"/>
            <w:tcMar>
              <w:top w:w="70" w:type="dxa"/>
              <w:left w:w="90" w:type="dxa"/>
              <w:bottom w:w="70" w:type="dxa"/>
              <w:right w:w="90" w:type="dxa"/>
            </w:tcMar>
          </w:tcPr>
          <w:p w14:paraId="739CDA10" w14:textId="77777777" w:rsidR="00E01C3A" w:rsidRDefault="00CC3326">
            <w:r>
              <w:rPr>
                <w:sz w:val="20"/>
                <w:szCs w:val="20"/>
              </w:rPr>
              <w:lastRenderedPageBreak/>
              <w:t>REST – GET /</w:t>
            </w:r>
            <w:proofErr w:type="spellStart"/>
            <w:r>
              <w:rPr>
                <w:sz w:val="20"/>
                <w:szCs w:val="20"/>
              </w:rPr>
              <w:t>eventos</w:t>
            </w:r>
            <w:proofErr w:type="spellEnd"/>
          </w:p>
        </w:tc>
        <w:tc>
          <w:tcPr>
            <w:tcW w:w="2700" w:type="dxa"/>
            <w:tcMar>
              <w:top w:w="70" w:type="dxa"/>
              <w:left w:w="90" w:type="dxa"/>
              <w:bottom w:w="70" w:type="dxa"/>
              <w:right w:w="90" w:type="dxa"/>
            </w:tcMar>
          </w:tcPr>
          <w:p w14:paraId="63669F6E" w14:textId="77777777" w:rsidR="00E01C3A" w:rsidRPr="00CE1B46" w:rsidRDefault="00CC3326">
            <w:pPr>
              <w:rPr>
                <w:lang w:val="pt-BR"/>
              </w:rPr>
            </w:pPr>
            <w:r>
              <w:rPr>
                <w:sz w:val="20"/>
                <w:szCs w:val="20"/>
                <w:lang w:val="pt-BR"/>
              </w:rPr>
              <w:t>Consulta dos eventos em intervalo</w:t>
            </w:r>
          </w:p>
        </w:tc>
        <w:tc>
          <w:tcPr>
            <w:tcW w:w="3771" w:type="dxa"/>
            <w:tcMar>
              <w:top w:w="70" w:type="dxa"/>
              <w:left w:w="90" w:type="dxa"/>
              <w:bottom w:w="70" w:type="dxa"/>
              <w:right w:w="90" w:type="dxa"/>
            </w:tcMar>
          </w:tcPr>
          <w:p w14:paraId="72FF3678" w14:textId="77777777" w:rsidR="00E01C3A" w:rsidRPr="00CE1B46" w:rsidRDefault="00CC3326">
            <w:pPr>
              <w:rPr>
                <w:lang w:val="pt-BR"/>
              </w:rPr>
            </w:pPr>
            <w:r>
              <w:rPr>
                <w:sz w:val="20"/>
                <w:szCs w:val="20"/>
                <w:lang w:val="pt-BR"/>
              </w:rPr>
              <w:t>Coleção de publicações, filtrada por carimbo de tempo e por trecho</w:t>
            </w:r>
          </w:p>
        </w:tc>
      </w:tr>
      <w:tr w:rsidR="00E01C3A" w:rsidRPr="00F96471" w14:paraId="16DA9626" w14:textId="77777777">
        <w:tc>
          <w:tcPr>
            <w:tcW w:w="2600" w:type="dxa"/>
            <w:tcMar>
              <w:top w:w="70" w:type="dxa"/>
              <w:left w:w="90" w:type="dxa"/>
              <w:bottom w:w="70" w:type="dxa"/>
              <w:right w:w="90" w:type="dxa"/>
            </w:tcMar>
          </w:tcPr>
          <w:p w14:paraId="0C4D2BB0" w14:textId="77777777" w:rsidR="00E01C3A" w:rsidRDefault="00CC3326">
            <w:r>
              <w:rPr>
                <w:sz w:val="20"/>
                <w:szCs w:val="20"/>
              </w:rPr>
              <w:t>REST – GET /</w:t>
            </w:r>
            <w:proofErr w:type="spellStart"/>
            <w:r>
              <w:rPr>
                <w:sz w:val="20"/>
                <w:szCs w:val="20"/>
              </w:rPr>
              <w:t>decisoes</w:t>
            </w:r>
            <w:proofErr w:type="spellEnd"/>
          </w:p>
        </w:tc>
        <w:tc>
          <w:tcPr>
            <w:tcW w:w="2700" w:type="dxa"/>
            <w:tcMar>
              <w:top w:w="70" w:type="dxa"/>
              <w:left w:w="90" w:type="dxa"/>
              <w:bottom w:w="70" w:type="dxa"/>
              <w:right w:w="90" w:type="dxa"/>
            </w:tcMar>
          </w:tcPr>
          <w:p w14:paraId="0791AFA5" w14:textId="77777777" w:rsidR="00E01C3A" w:rsidRPr="00CE1B46" w:rsidRDefault="00CC3326">
            <w:pPr>
              <w:rPr>
                <w:lang w:val="pt-BR"/>
              </w:rPr>
            </w:pPr>
            <w:r>
              <w:rPr>
                <w:sz w:val="20"/>
                <w:szCs w:val="20"/>
                <w:lang w:val="pt-BR"/>
              </w:rPr>
              <w:t>Consulta do histórico de decisões, usada pelo painel</w:t>
            </w:r>
          </w:p>
        </w:tc>
        <w:tc>
          <w:tcPr>
            <w:tcW w:w="3771" w:type="dxa"/>
            <w:tcMar>
              <w:top w:w="70" w:type="dxa"/>
              <w:left w:w="90" w:type="dxa"/>
              <w:bottom w:w="70" w:type="dxa"/>
              <w:right w:w="90" w:type="dxa"/>
            </w:tcMar>
          </w:tcPr>
          <w:p w14:paraId="7B0C02F6" w14:textId="77777777" w:rsidR="00E01C3A" w:rsidRPr="00CE1B46" w:rsidRDefault="00CC3326">
            <w:pPr>
              <w:rPr>
                <w:lang w:val="pt-BR"/>
              </w:rPr>
            </w:pPr>
            <w:r>
              <w:rPr>
                <w:sz w:val="20"/>
                <w:szCs w:val="20"/>
                <w:lang w:val="pt-BR"/>
              </w:rPr>
              <w:t>Nível pretendido, nível emitido, restrição aplicada e versão da base de regras, com as entradas da inferência, o grau de cada regra ativada e o degrau de classe</w:t>
            </w:r>
          </w:p>
        </w:tc>
      </w:tr>
      <w:tr w:rsidR="00E01C3A" w:rsidRPr="00F96471" w14:paraId="2915CEE2" w14:textId="77777777">
        <w:tc>
          <w:tcPr>
            <w:tcW w:w="2600" w:type="dxa"/>
            <w:tcMar>
              <w:top w:w="70" w:type="dxa"/>
              <w:left w:w="90" w:type="dxa"/>
              <w:bottom w:w="70" w:type="dxa"/>
              <w:right w:w="90" w:type="dxa"/>
            </w:tcMar>
          </w:tcPr>
          <w:p w14:paraId="5ABEF02B" w14:textId="77777777" w:rsidR="00E01C3A" w:rsidRDefault="00CC3326">
            <w:r>
              <w:rPr>
                <w:sz w:val="20"/>
                <w:szCs w:val="20"/>
              </w:rPr>
              <w:t>REST – GET /</w:t>
            </w:r>
            <w:proofErr w:type="spellStart"/>
            <w:r>
              <w:rPr>
                <w:sz w:val="20"/>
                <w:szCs w:val="20"/>
              </w:rPr>
              <w:t>telemetria</w:t>
            </w:r>
            <w:proofErr w:type="spellEnd"/>
          </w:p>
        </w:tc>
        <w:tc>
          <w:tcPr>
            <w:tcW w:w="2700" w:type="dxa"/>
            <w:tcMar>
              <w:top w:w="70" w:type="dxa"/>
              <w:left w:w="90" w:type="dxa"/>
              <w:bottom w:w="70" w:type="dxa"/>
              <w:right w:w="90" w:type="dxa"/>
            </w:tcMar>
          </w:tcPr>
          <w:p w14:paraId="6A107C95" w14:textId="77777777" w:rsidR="00E01C3A" w:rsidRPr="00CE1B46" w:rsidRDefault="00CC3326">
            <w:pPr>
              <w:rPr>
                <w:lang w:val="pt-BR"/>
              </w:rPr>
            </w:pPr>
            <w:r>
              <w:rPr>
                <w:sz w:val="20"/>
                <w:szCs w:val="20"/>
                <w:lang w:val="pt-BR"/>
              </w:rPr>
              <w:t>Consulta das medições devolvidas pelo nó</w:t>
            </w:r>
          </w:p>
        </w:tc>
        <w:tc>
          <w:tcPr>
            <w:tcW w:w="3771" w:type="dxa"/>
            <w:tcMar>
              <w:top w:w="70" w:type="dxa"/>
              <w:left w:w="90" w:type="dxa"/>
              <w:bottom w:w="70" w:type="dxa"/>
              <w:right w:w="90" w:type="dxa"/>
            </w:tcMar>
          </w:tcPr>
          <w:p w14:paraId="15884D9A" w14:textId="77777777" w:rsidR="00E01C3A" w:rsidRPr="00CE1B46" w:rsidRDefault="00CC3326">
            <w:pPr>
              <w:rPr>
                <w:lang w:val="pt-BR"/>
              </w:rPr>
            </w:pPr>
            <w:r>
              <w:rPr>
                <w:sz w:val="20"/>
                <w:szCs w:val="20"/>
                <w:lang w:val="pt-BR"/>
              </w:rPr>
              <w:t>Ciclo de trabalho aplicado, iluminância medida e estado do nó antes do comando, por ponto de luz</w:t>
            </w:r>
          </w:p>
        </w:tc>
      </w:tr>
      <w:tr w:rsidR="00E01C3A" w:rsidRPr="00F96471" w14:paraId="4E443929" w14:textId="77777777">
        <w:tc>
          <w:tcPr>
            <w:tcW w:w="2600" w:type="dxa"/>
            <w:tcMar>
              <w:top w:w="70" w:type="dxa"/>
              <w:left w:w="90" w:type="dxa"/>
              <w:bottom w:w="70" w:type="dxa"/>
              <w:right w:w="90" w:type="dxa"/>
            </w:tcMar>
          </w:tcPr>
          <w:p w14:paraId="44AE87F2" w14:textId="77777777" w:rsidR="00E01C3A" w:rsidRDefault="00CC3326">
            <w:r>
              <w:rPr>
                <w:sz w:val="20"/>
                <w:szCs w:val="20"/>
              </w:rPr>
              <w:t>REST – GET /</w:t>
            </w:r>
            <w:proofErr w:type="spellStart"/>
            <w:r>
              <w:rPr>
                <w:sz w:val="20"/>
                <w:szCs w:val="20"/>
              </w:rPr>
              <w:t>trechos</w:t>
            </w:r>
            <w:proofErr w:type="spellEnd"/>
          </w:p>
        </w:tc>
        <w:tc>
          <w:tcPr>
            <w:tcW w:w="2700" w:type="dxa"/>
            <w:tcMar>
              <w:top w:w="70" w:type="dxa"/>
              <w:left w:w="90" w:type="dxa"/>
              <w:bottom w:w="70" w:type="dxa"/>
              <w:right w:w="90" w:type="dxa"/>
            </w:tcMar>
          </w:tcPr>
          <w:p w14:paraId="76A23291" w14:textId="77777777" w:rsidR="00E01C3A" w:rsidRPr="00CE1B46" w:rsidRDefault="00CC3326">
            <w:r>
              <w:rPr>
                <w:sz w:val="20"/>
                <w:szCs w:val="20"/>
                <w:lang w:val="pt-BR"/>
              </w:rPr>
              <w:t>Consulta do cadastro espacial</w:t>
            </w:r>
          </w:p>
        </w:tc>
        <w:tc>
          <w:tcPr>
            <w:tcW w:w="3771" w:type="dxa"/>
            <w:tcMar>
              <w:top w:w="70" w:type="dxa"/>
              <w:left w:w="90" w:type="dxa"/>
              <w:bottom w:w="70" w:type="dxa"/>
              <w:right w:w="90" w:type="dxa"/>
            </w:tcMar>
          </w:tcPr>
          <w:p w14:paraId="477AD4D8" w14:textId="77777777" w:rsidR="00E01C3A" w:rsidRPr="00430DB3" w:rsidRDefault="00CC3326">
            <w:pPr>
              <w:rPr>
                <w:lang w:val="pt-BR"/>
              </w:rPr>
            </w:pPr>
            <w:r>
              <w:rPr>
                <w:sz w:val="20"/>
                <w:szCs w:val="20"/>
                <w:lang w:val="pt-BR"/>
              </w:rPr>
              <w:t>Trechos de via com logradouro, faixa de numeração e pontos de luz associados: o vocabulário de lugares da integração</w:t>
            </w:r>
          </w:p>
        </w:tc>
      </w:tr>
      <w:tr w:rsidR="00E01C3A" w:rsidRPr="00F96471" w14:paraId="7D49FEB1" w14:textId="77777777">
        <w:tc>
          <w:tcPr>
            <w:tcW w:w="2600" w:type="dxa"/>
            <w:tcMar>
              <w:top w:w="70" w:type="dxa"/>
              <w:left w:w="90" w:type="dxa"/>
              <w:bottom w:w="70" w:type="dxa"/>
              <w:right w:w="90" w:type="dxa"/>
            </w:tcMar>
          </w:tcPr>
          <w:p w14:paraId="2A51B9CE" w14:textId="77777777" w:rsidR="00847C0D" w:rsidRDefault="00CC3326">
            <w:r>
              <w:rPr>
                <w:sz w:val="20"/>
                <w:szCs w:val="20"/>
              </w:rPr>
              <w:t>REST – GET /</w:t>
            </w:r>
            <w:proofErr w:type="spellStart"/>
            <w:r>
              <w:rPr>
                <w:sz w:val="20"/>
                <w:szCs w:val="20"/>
              </w:rPr>
              <w:t>pontos</w:t>
            </w:r>
            <w:proofErr w:type="spellEnd"/>
          </w:p>
        </w:tc>
        <w:tc>
          <w:tcPr>
            <w:tcW w:w="2700" w:type="dxa"/>
            <w:tcMar>
              <w:top w:w="70" w:type="dxa"/>
              <w:left w:w="90" w:type="dxa"/>
              <w:bottom w:w="70" w:type="dxa"/>
              <w:right w:w="90" w:type="dxa"/>
            </w:tcMar>
          </w:tcPr>
          <w:p w14:paraId="1C51DA7F"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0B37F8A1" w14:textId="77777777" w:rsidR="00847C0D" w:rsidRPr="00430DB3" w:rsidRDefault="00CC3326">
            <w:pPr>
              <w:rPr>
                <w:lang w:val="pt-BR"/>
              </w:rPr>
            </w:pPr>
            <w:r>
              <w:rPr>
                <w:sz w:val="20"/>
                <w:szCs w:val="20"/>
                <w:lang w:val="pt-BR"/>
              </w:rPr>
              <w:t>Estado operacional, classe, piso, placa, trechos associados, última decisão e última medição de cada ponto de luz</w:t>
            </w:r>
          </w:p>
        </w:tc>
      </w:tr>
      <w:tr w:rsidR="00E01C3A" w:rsidRPr="00F96471" w14:paraId="4310A699" w14:textId="77777777">
        <w:tc>
          <w:tcPr>
            <w:tcW w:w="2600" w:type="dxa"/>
            <w:tcMar>
              <w:top w:w="70" w:type="dxa"/>
              <w:left w:w="90" w:type="dxa"/>
              <w:bottom w:w="70" w:type="dxa"/>
              <w:right w:w="90" w:type="dxa"/>
            </w:tcMar>
          </w:tcPr>
          <w:p w14:paraId="1ABCD413" w14:textId="77777777" w:rsidR="00847C0D" w:rsidRDefault="00CC3326">
            <w:r>
              <w:rPr>
                <w:sz w:val="20"/>
                <w:szCs w:val="20"/>
              </w:rPr>
              <w:t>REST – GET /</w:t>
            </w:r>
            <w:proofErr w:type="spellStart"/>
            <w:r>
              <w:rPr>
                <w:sz w:val="20"/>
                <w:szCs w:val="20"/>
              </w:rPr>
              <w:t>alertas</w:t>
            </w:r>
            <w:proofErr w:type="spellEnd"/>
          </w:p>
        </w:tc>
        <w:tc>
          <w:tcPr>
            <w:tcW w:w="2700" w:type="dxa"/>
            <w:tcMar>
              <w:top w:w="70" w:type="dxa"/>
              <w:left w:w="90" w:type="dxa"/>
              <w:bottom w:w="70" w:type="dxa"/>
              <w:right w:w="90" w:type="dxa"/>
            </w:tcMar>
          </w:tcPr>
          <w:p w14:paraId="59209579"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5213221D" w14:textId="77777777" w:rsidR="00847C0D" w:rsidRPr="00430DB3" w:rsidRDefault="00CC3326">
            <w:pPr>
              <w:rPr>
                <w:lang w:val="pt-BR"/>
              </w:rPr>
            </w:pPr>
            <w:r>
              <w:rPr>
                <w:sz w:val="20"/>
                <w:szCs w:val="20"/>
                <w:lang w:val="pt-BR"/>
              </w:rPr>
              <w:t>Alertas de diagnóstico abertos (RF11)</w:t>
            </w:r>
          </w:p>
        </w:tc>
      </w:tr>
      <w:tr w:rsidR="00E01C3A" w:rsidRPr="00F96471" w14:paraId="553ADC17" w14:textId="77777777">
        <w:tc>
          <w:tcPr>
            <w:tcW w:w="2600" w:type="dxa"/>
            <w:tcMar>
              <w:top w:w="70" w:type="dxa"/>
              <w:left w:w="90" w:type="dxa"/>
              <w:bottom w:w="70" w:type="dxa"/>
              <w:right w:w="90" w:type="dxa"/>
            </w:tcMar>
          </w:tcPr>
          <w:p w14:paraId="70D42348" w14:textId="77777777" w:rsidR="00847C0D" w:rsidRDefault="00CC3326">
            <w:r>
              <w:rPr>
                <w:sz w:val="20"/>
                <w:szCs w:val="20"/>
              </w:rPr>
              <w:t>REST – GET /</w:t>
            </w:r>
            <w:proofErr w:type="spellStart"/>
            <w:r>
              <w:rPr>
                <w:sz w:val="20"/>
                <w:szCs w:val="20"/>
              </w:rPr>
              <w:t>energia</w:t>
            </w:r>
            <w:proofErr w:type="spellEnd"/>
          </w:p>
        </w:tc>
        <w:tc>
          <w:tcPr>
            <w:tcW w:w="2700" w:type="dxa"/>
            <w:tcMar>
              <w:top w:w="70" w:type="dxa"/>
              <w:left w:w="90" w:type="dxa"/>
              <w:bottom w:w="70" w:type="dxa"/>
              <w:right w:w="90" w:type="dxa"/>
            </w:tcMar>
          </w:tcPr>
          <w:p w14:paraId="155A69FC"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8A0A085" w14:textId="77777777" w:rsidR="00847C0D" w:rsidRPr="00430DB3" w:rsidRDefault="00CC3326">
            <w:pPr>
              <w:rPr>
                <w:lang w:val="pt-BR"/>
              </w:rPr>
            </w:pPr>
            <w:r>
              <w:rPr>
                <w:sz w:val="20"/>
                <w:szCs w:val="20"/>
                <w:lang w:val="pt-BR"/>
              </w:rPr>
              <w:t>Potência e energia da luminária de referência, pela luz medida e pelo comando, ao lado das linhas de base de 3.11</w:t>
            </w:r>
          </w:p>
        </w:tc>
      </w:tr>
      <w:tr w:rsidR="00E01C3A" w:rsidRPr="00F96471" w14:paraId="16AC7CF3" w14:textId="77777777">
        <w:tc>
          <w:tcPr>
            <w:tcW w:w="2600" w:type="dxa"/>
            <w:tcMar>
              <w:top w:w="70" w:type="dxa"/>
              <w:left w:w="90" w:type="dxa"/>
              <w:bottom w:w="70" w:type="dxa"/>
              <w:right w:w="90" w:type="dxa"/>
            </w:tcMar>
          </w:tcPr>
          <w:p w14:paraId="4E1A4D06" w14:textId="77777777" w:rsidR="00847C0D" w:rsidRDefault="00CC3326">
            <w:r>
              <w:rPr>
                <w:sz w:val="20"/>
                <w:szCs w:val="20"/>
              </w:rPr>
              <w:t>REST – POST /</w:t>
            </w:r>
            <w:proofErr w:type="spellStart"/>
            <w:r>
              <w:rPr>
                <w:sz w:val="20"/>
                <w:szCs w:val="20"/>
              </w:rPr>
              <w:t>bancada</w:t>
            </w:r>
            <w:proofErr w:type="spellEnd"/>
            <w:r>
              <w:rPr>
                <w:sz w:val="20"/>
                <w:szCs w:val="20"/>
              </w:rPr>
              <w:t>/</w:t>
            </w:r>
            <w:proofErr w:type="spellStart"/>
            <w:r>
              <w:rPr>
                <w:sz w:val="20"/>
                <w:szCs w:val="20"/>
              </w:rPr>
              <w:t>sessoes</w:t>
            </w:r>
            <w:proofErr w:type="spellEnd"/>
            <w:r>
              <w:rPr>
                <w:sz w:val="20"/>
                <w:szCs w:val="20"/>
              </w:rPr>
              <w:t xml:space="preserve"> e POST /</w:t>
            </w:r>
            <w:proofErr w:type="spellStart"/>
            <w:r>
              <w:rPr>
                <w:sz w:val="20"/>
                <w:szCs w:val="20"/>
              </w:rPr>
              <w:t>bancada</w:t>
            </w:r>
            <w:proofErr w:type="spellEnd"/>
            <w:r>
              <w:rPr>
                <w:sz w:val="20"/>
                <w:szCs w:val="20"/>
              </w:rPr>
              <w:t>/</w:t>
            </w:r>
            <w:proofErr w:type="spellStart"/>
            <w:r>
              <w:rPr>
                <w:sz w:val="20"/>
                <w:szCs w:val="20"/>
              </w:rPr>
              <w:t>calibracoes</w:t>
            </w:r>
            <w:proofErr w:type="spellEnd"/>
          </w:p>
        </w:tc>
        <w:tc>
          <w:tcPr>
            <w:tcW w:w="2700" w:type="dxa"/>
            <w:tcMar>
              <w:top w:w="70" w:type="dxa"/>
              <w:left w:w="90" w:type="dxa"/>
              <w:bottom w:w="70" w:type="dxa"/>
              <w:right w:w="90" w:type="dxa"/>
            </w:tcMar>
          </w:tcPr>
          <w:p w14:paraId="6209C3E2" w14:textId="77777777" w:rsidR="00847C0D" w:rsidRPr="00430DB3" w:rsidRDefault="00CC3326">
            <w:pPr>
              <w:rPr>
                <w:lang w:val="pt-BR"/>
              </w:rPr>
            </w:pPr>
            <w:r>
              <w:rPr>
                <w:sz w:val="20"/>
                <w:szCs w:val="20"/>
                <w:lang w:val="pt-BR"/>
              </w:rPr>
              <w:t>Manutenção do nó de bancada</w:t>
            </w:r>
          </w:p>
        </w:tc>
        <w:tc>
          <w:tcPr>
            <w:tcW w:w="3771" w:type="dxa"/>
            <w:tcMar>
              <w:top w:w="70" w:type="dxa"/>
              <w:left w:w="90" w:type="dxa"/>
              <w:bottom w:w="70" w:type="dxa"/>
              <w:right w:w="90" w:type="dxa"/>
            </w:tcMar>
          </w:tcPr>
          <w:p w14:paraId="2BAC93BD" w14:textId="77777777" w:rsidR="00847C0D" w:rsidRPr="00430DB3" w:rsidRDefault="00CC3326">
            <w:pPr>
              <w:rPr>
                <w:lang w:val="pt-BR"/>
              </w:rPr>
            </w:pPr>
            <w:r>
              <w:rPr>
                <w:sz w:val="20"/>
                <w:szCs w:val="20"/>
                <w:lang w:val="pt-BR"/>
              </w:rPr>
              <w:t>Resultado da conferência ou da calibração: residual, níveis conferidos ou pontos da curva. Aceito só com a chave de acesso privada, e não com a do painel, que é pública</w:t>
            </w:r>
          </w:p>
        </w:tc>
      </w:tr>
      <w:tr w:rsidR="00E01C3A" w:rsidRPr="00F96471" w14:paraId="77740034" w14:textId="77777777">
        <w:tc>
          <w:tcPr>
            <w:tcW w:w="2600" w:type="dxa"/>
            <w:tcMar>
              <w:top w:w="70" w:type="dxa"/>
              <w:left w:w="90" w:type="dxa"/>
              <w:bottom w:w="70" w:type="dxa"/>
              <w:right w:w="90" w:type="dxa"/>
            </w:tcMar>
          </w:tcPr>
          <w:p w14:paraId="72422E19" w14:textId="77777777" w:rsidR="00847C0D" w:rsidRDefault="00CC3326">
            <w:r>
              <w:rPr>
                <w:sz w:val="20"/>
                <w:szCs w:val="20"/>
              </w:rPr>
              <w:t>REST – GET /</w:t>
            </w:r>
            <w:proofErr w:type="spellStart"/>
            <w:r>
              <w:rPr>
                <w:sz w:val="20"/>
                <w:szCs w:val="20"/>
              </w:rPr>
              <w:t>eventos</w:t>
            </w:r>
            <w:proofErr w:type="spellEnd"/>
            <w:r>
              <w:rPr>
                <w:sz w:val="20"/>
                <w:szCs w:val="20"/>
              </w:rPr>
              <w:t>/{id}/</w:t>
            </w:r>
            <w:proofErr w:type="spellStart"/>
            <w:r>
              <w:rPr>
                <w:sz w:val="20"/>
                <w:szCs w:val="20"/>
              </w:rPr>
              <w:t>explicacao</w:t>
            </w:r>
            <w:proofErr w:type="spellEnd"/>
          </w:p>
        </w:tc>
        <w:tc>
          <w:tcPr>
            <w:tcW w:w="2700" w:type="dxa"/>
            <w:tcMar>
              <w:top w:w="70" w:type="dxa"/>
              <w:left w:w="90" w:type="dxa"/>
              <w:bottom w:w="70" w:type="dxa"/>
              <w:right w:w="90" w:type="dxa"/>
            </w:tcMar>
          </w:tcPr>
          <w:p w14:paraId="6FEF5B48" w14:textId="77777777" w:rsidR="00847C0D" w:rsidRPr="00430DB3" w:rsidRDefault="00CC3326">
            <w:pPr>
              <w:rPr>
                <w:lang w:val="pt-BR"/>
              </w:rPr>
            </w:pPr>
            <w:r>
              <w:rPr>
                <w:sz w:val="20"/>
                <w:szCs w:val="20"/>
                <w:lang w:val="pt-BR"/>
              </w:rPr>
              <w:t>Consulta de apresentação, usada pelo painel</w:t>
            </w:r>
          </w:p>
        </w:tc>
        <w:tc>
          <w:tcPr>
            <w:tcW w:w="3771" w:type="dxa"/>
            <w:tcMar>
              <w:top w:w="70" w:type="dxa"/>
              <w:left w:w="90" w:type="dxa"/>
              <w:bottom w:w="70" w:type="dxa"/>
              <w:right w:w="90" w:type="dxa"/>
            </w:tcMar>
          </w:tcPr>
          <w:p w14:paraId="4C8DD011" w14:textId="77777777" w:rsidR="00847C0D" w:rsidRPr="00430DB3" w:rsidRDefault="00CC3326">
            <w:pPr>
              <w:rPr>
                <w:lang w:val="pt-BR"/>
              </w:rPr>
            </w:pPr>
            <w:r>
              <w:rPr>
                <w:sz w:val="20"/>
                <w:szCs w:val="20"/>
                <w:lang w:val="pt-BR"/>
              </w:rPr>
              <w:t>Para uma publicação, a cadeia de cada ponto de luz afetado: entradas, regras ativadas com texto, origem e grau, nível pretendido, restrição e seu motivo, nível emitido e iluminância medida</w:t>
            </w:r>
          </w:p>
        </w:tc>
      </w:tr>
      <w:tr w:rsidR="00E01C3A" w:rsidRPr="00F96471" w14:paraId="527B0214" w14:textId="77777777">
        <w:tc>
          <w:tcPr>
            <w:tcW w:w="2600" w:type="dxa"/>
            <w:tcMar>
              <w:top w:w="70" w:type="dxa"/>
              <w:left w:w="90" w:type="dxa"/>
              <w:bottom w:w="70" w:type="dxa"/>
              <w:right w:w="90" w:type="dxa"/>
            </w:tcMar>
          </w:tcPr>
          <w:p w14:paraId="3838B78A"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comando</w:t>
            </w:r>
            <w:proofErr w:type="spellEnd"/>
          </w:p>
        </w:tc>
        <w:tc>
          <w:tcPr>
            <w:tcW w:w="2700" w:type="dxa"/>
            <w:tcMar>
              <w:top w:w="70" w:type="dxa"/>
              <w:left w:w="90" w:type="dxa"/>
              <w:bottom w:w="70" w:type="dxa"/>
              <w:right w:w="90" w:type="dxa"/>
            </w:tcMar>
          </w:tcPr>
          <w:p w14:paraId="72E5EB4B"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assinado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98084FE" w14:textId="77777777" w:rsidR="00E01C3A" w:rsidRPr="00CE1B46" w:rsidRDefault="00CC3326">
            <w:pPr>
              <w:rPr>
                <w:lang w:val="pt-BR"/>
              </w:rPr>
            </w:pPr>
            <w:r>
              <w:rPr>
                <w:sz w:val="20"/>
                <w:szCs w:val="20"/>
                <w:lang w:val="pt-BR"/>
              </w:rPr>
              <w:t>Nível-alvo, expresso como fração do fluxo pleno, validade em segundos, piso e taxa máxima de decréscimo da classe, e identificador da decisão</w:t>
            </w:r>
          </w:p>
        </w:tc>
      </w:tr>
      <w:tr w:rsidR="00E01C3A" w:rsidRPr="00F96471" w14:paraId="610170B1" w14:textId="77777777">
        <w:tc>
          <w:tcPr>
            <w:tcW w:w="2600" w:type="dxa"/>
            <w:tcMar>
              <w:top w:w="70" w:type="dxa"/>
              <w:left w:w="90" w:type="dxa"/>
              <w:bottom w:w="70" w:type="dxa"/>
              <w:right w:w="90" w:type="dxa"/>
            </w:tcMar>
          </w:tcPr>
          <w:p w14:paraId="540B9234" w14:textId="77777777" w:rsidR="00E01C3A" w:rsidRDefault="00CC3326">
            <w:r>
              <w:rPr>
                <w:sz w:val="20"/>
                <w:szCs w:val="20"/>
              </w:rPr>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telemetria</w:t>
            </w:r>
            <w:proofErr w:type="spellEnd"/>
          </w:p>
        </w:tc>
        <w:tc>
          <w:tcPr>
            <w:tcW w:w="2700" w:type="dxa"/>
            <w:tcMar>
              <w:top w:w="70" w:type="dxa"/>
              <w:left w:w="90" w:type="dxa"/>
              <w:bottom w:w="70" w:type="dxa"/>
              <w:right w:w="90" w:type="dxa"/>
            </w:tcMar>
          </w:tcPr>
          <w:p w14:paraId="5AF4C608" w14:textId="77777777" w:rsidR="00E01C3A" w:rsidRDefault="00CC3326">
            <w:proofErr w:type="spellStart"/>
            <w:r>
              <w:rPr>
                <w:sz w:val="20"/>
                <w:szCs w:val="20"/>
              </w:rPr>
              <w:t>Tópico</w:t>
            </w:r>
            <w:proofErr w:type="spellEnd"/>
            <w:r>
              <w:rPr>
                <w:sz w:val="20"/>
                <w:szCs w:val="20"/>
              </w:rPr>
              <w:t xml:space="preserve"> </w:t>
            </w:r>
            <w:proofErr w:type="spellStart"/>
            <w:r>
              <w:rPr>
                <w:sz w:val="20"/>
                <w:szCs w:val="20"/>
              </w:rPr>
              <w:t>publicado</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nó</w:t>
            </w:r>
            <w:proofErr w:type="spellEnd"/>
          </w:p>
        </w:tc>
        <w:tc>
          <w:tcPr>
            <w:tcW w:w="3771" w:type="dxa"/>
            <w:tcMar>
              <w:top w:w="70" w:type="dxa"/>
              <w:left w:w="90" w:type="dxa"/>
              <w:bottom w:w="70" w:type="dxa"/>
              <w:right w:w="90" w:type="dxa"/>
            </w:tcMar>
          </w:tcPr>
          <w:p w14:paraId="7B5E0562" w14:textId="77777777" w:rsidR="00E01C3A" w:rsidRPr="00CE1B46" w:rsidRDefault="00CC3326">
            <w:pPr>
              <w:rPr>
                <w:lang w:val="pt-BR"/>
              </w:rPr>
            </w:pPr>
            <w:r>
              <w:rPr>
                <w:sz w:val="20"/>
                <w:szCs w:val="20"/>
                <w:lang w:val="pt-BR"/>
              </w:rPr>
              <w:t>Ciclo de trabalho efetivamente aplicado, nível que o nó aplicava ao responder, iluminância medida, nível e última iluminância lida no instante em que o comando chegou, antes de aplicá-lo, e identificador da decisão correspondente</w:t>
            </w:r>
          </w:p>
        </w:tc>
      </w:tr>
      <w:tr w:rsidR="00E01C3A" w:rsidRPr="00F96471" w14:paraId="2D0C788B" w14:textId="77777777">
        <w:tc>
          <w:tcPr>
            <w:tcW w:w="2600" w:type="dxa"/>
            <w:tcMar>
              <w:top w:w="70" w:type="dxa"/>
              <w:left w:w="90" w:type="dxa"/>
              <w:bottom w:w="70" w:type="dxa"/>
              <w:right w:w="90" w:type="dxa"/>
            </w:tcMar>
          </w:tcPr>
          <w:p w14:paraId="0F4D2C51" w14:textId="77777777" w:rsidR="00847C0D" w:rsidRDefault="00CC3326">
            <w:r>
              <w:rPr>
                <w:sz w:val="20"/>
                <w:szCs w:val="20"/>
              </w:rPr>
              <w:lastRenderedPageBreak/>
              <w:t xml:space="preserve">MQTT – </w:t>
            </w:r>
            <w:proofErr w:type="spellStart"/>
            <w:r>
              <w:rPr>
                <w:sz w:val="20"/>
                <w:szCs w:val="20"/>
              </w:rPr>
              <w:t>iluminacao</w:t>
            </w:r>
            <w:proofErr w:type="spellEnd"/>
            <w:r>
              <w:rPr>
                <w:sz w:val="20"/>
                <w:szCs w:val="20"/>
              </w:rPr>
              <w:t>/{</w:t>
            </w:r>
            <w:proofErr w:type="spellStart"/>
            <w:r>
              <w:rPr>
                <w:sz w:val="20"/>
                <w:szCs w:val="20"/>
              </w:rPr>
              <w:t>ponto</w:t>
            </w:r>
            <w:proofErr w:type="spellEnd"/>
            <w:r>
              <w:rPr>
                <w:sz w:val="20"/>
                <w:szCs w:val="20"/>
              </w:rPr>
              <w:t>}/</w:t>
            </w:r>
            <w:proofErr w:type="spellStart"/>
            <w:r>
              <w:rPr>
                <w:sz w:val="20"/>
                <w:szCs w:val="20"/>
              </w:rPr>
              <w:t>estado</w:t>
            </w:r>
            <w:proofErr w:type="spellEnd"/>
          </w:p>
        </w:tc>
        <w:tc>
          <w:tcPr>
            <w:tcW w:w="2700" w:type="dxa"/>
            <w:tcMar>
              <w:top w:w="70" w:type="dxa"/>
              <w:left w:w="90" w:type="dxa"/>
              <w:bottom w:w="70" w:type="dxa"/>
              <w:right w:w="90" w:type="dxa"/>
            </w:tcMar>
          </w:tcPr>
          <w:p w14:paraId="1EA9D620" w14:textId="77777777" w:rsidR="00847C0D" w:rsidRPr="00430DB3" w:rsidRDefault="00CC3326">
            <w:pPr>
              <w:rPr>
                <w:lang w:val="pt-BR"/>
              </w:rPr>
            </w:pPr>
            <w:r w:rsidRPr="00430DB3">
              <w:rPr>
                <w:sz w:val="20"/>
                <w:szCs w:val="20"/>
                <w:lang w:val="pt-BR"/>
              </w:rPr>
              <w:t>Tópico publicado pelo nó, retido</w:t>
            </w:r>
          </w:p>
        </w:tc>
        <w:tc>
          <w:tcPr>
            <w:tcW w:w="3771" w:type="dxa"/>
            <w:tcMar>
              <w:top w:w="70" w:type="dxa"/>
              <w:left w:w="90" w:type="dxa"/>
              <w:bottom w:w="70" w:type="dxa"/>
              <w:right w:w="90" w:type="dxa"/>
            </w:tcMar>
          </w:tcPr>
          <w:p w14:paraId="74885407" w14:textId="77777777" w:rsidR="00847C0D" w:rsidRPr="00430DB3" w:rsidRDefault="00CC3326">
            <w:pPr>
              <w:rPr>
                <w:lang w:val="pt-BR"/>
              </w:rPr>
            </w:pPr>
            <w:r>
              <w:rPr>
                <w:sz w:val="20"/>
                <w:szCs w:val="20"/>
                <w:lang w:val="pt-BR"/>
              </w:rPr>
              <w:t>Presença do nó, com última vontade que indica a desconexão</w:t>
            </w:r>
          </w:p>
        </w:tc>
      </w:tr>
    </w:tbl>
    <w:p w14:paraId="52794AD4" w14:textId="77777777" w:rsidR="00E01C3A" w:rsidRDefault="00CC3326">
      <w:pPr>
        <w:spacing w:before="130" w:after="260"/>
        <w:rPr>
          <w:lang w:val="pt-BR"/>
        </w:rPr>
      </w:pPr>
      <w:r>
        <w:rPr>
          <w:sz w:val="20"/>
          <w:szCs w:val="20"/>
          <w:lang w:val="pt-BR"/>
        </w:rPr>
        <w:t>Fonte: Elaborado pelos autores (2026).</w:t>
      </w:r>
    </w:p>
    <w:p w14:paraId="12389B28" w14:textId="77777777" w:rsidR="00E01C3A" w:rsidRDefault="00CC3326">
      <w:pPr>
        <w:spacing w:after="120" w:line="360" w:lineRule="auto"/>
        <w:ind w:firstLine="709"/>
        <w:jc w:val="both"/>
        <w:rPr>
          <w:lang w:val="pt-BR"/>
        </w:rPr>
      </w:pPr>
      <w:r>
        <w:rPr>
          <w:lang w:val="pt-BR"/>
        </w:rPr>
        <w:t>O identificador da decisão trafega nos dois sentidos, e não por conveniência de implementação: é ele que permite ligar a telemetria à decisão que a originou sem depender de proximidade temporal entre as mensagens. Mensagens podem ser reordenadas ou reentregues, e um vínculo estabelecido por horário seria frágil justamente nos casos em que a auditoria importa. A especificação da interface REST, por sua vez, constitui resultado do trabalho na acepção registrada em 3.2: define o que uma plataforma municipal de monitoramento precisaria publicar para que um sistema de iluminação pudesse consumi-la.</w:t>
      </w:r>
    </w:p>
    <w:p w14:paraId="20A515D7" w14:textId="77777777" w:rsidR="00847C0D" w:rsidRPr="00430DB3" w:rsidRDefault="00CC3326">
      <w:pPr>
        <w:spacing w:after="120" w:line="360" w:lineRule="auto"/>
        <w:ind w:firstLine="709"/>
        <w:jc w:val="both"/>
        <w:rPr>
          <w:lang w:val="pt-BR"/>
        </w:rPr>
      </w:pPr>
      <w:r>
        <w:rPr>
          <w:lang w:val="pt-BR"/>
        </w:rPr>
        <w:t>As consultas de apresentação — pontos, alertas, energia e explicação — servem apenas ao painel e não integram a especificação de integração; a consulta de trechos a integra, por definir os lugares a que as leituras se referem. Comando e telemetria trafegam com qualidade de serviço 1 e sem retenção: um comando retido faria o nó que reconecta aplicar decisão antiga. A eventual reentrega é absorvida pela unicidade do identificador da decisão na telemetria. O tópico de estado é retido e carrega a última vontade do nó, o que permite ao serviço marcar o ponto como sem comunicação. Na implantação, a telemetria levaria a grandeza elétrica reportada pelo controlador de telegestão, em lugar da iluminância, e o serviço continuaria a comparar o medido com o esperado para o nível comandado (3.4.5).</w:t>
      </w:r>
    </w:p>
    <w:p w14:paraId="78439771" w14:textId="77777777" w:rsidR="002A414D" w:rsidRPr="00430DB3" w:rsidRDefault="009172FF">
      <w:pPr>
        <w:pStyle w:val="Heading4"/>
        <w:spacing w:before="320" w:after="200" w:line="360" w:lineRule="auto"/>
        <w:rPr>
          <w:lang w:val="pt-BR"/>
        </w:rPr>
      </w:pPr>
      <w:bookmarkStart w:id="70" w:name="_Toc242567296"/>
      <w:r>
        <w:rPr>
          <w:lang w:val="pt-BR"/>
        </w:rPr>
        <w:t>3.12.6.3 Percurso de uma decisão</w:t>
      </w:r>
      <w:bookmarkEnd w:id="70"/>
    </w:p>
    <w:p w14:paraId="5415CF0C" w14:textId="77777777" w:rsidR="002A414D" w:rsidRPr="00430DB3" w:rsidRDefault="009172FF">
      <w:pPr>
        <w:spacing w:after="120" w:line="360" w:lineRule="auto"/>
        <w:ind w:firstLine="709"/>
        <w:jc w:val="both"/>
        <w:rPr>
          <w:lang w:val="pt-BR"/>
        </w:rPr>
      </w:pPr>
      <w:r>
        <w:rPr>
          <w:lang w:val="pt-BR"/>
        </w:rPr>
        <w:t>A Figura 5 apresenta a sequência de mensagens de uma decisão, do recebimento do dado à exibição no painel. Os números da figura correspondem aos passos descritos em seguida.</w:t>
      </w:r>
    </w:p>
    <w:p w14:paraId="63B4E915" w14:textId="57C97683" w:rsidR="002A414D" w:rsidRPr="00430DB3" w:rsidRDefault="009172FF">
      <w:pPr>
        <w:keepNext/>
        <w:spacing w:before="130" w:after="60"/>
        <w:jc w:val="center"/>
        <w:rPr>
          <w:lang w:val="pt-BR"/>
        </w:rPr>
      </w:pPr>
      <w:bookmarkStart w:id="71" w:name="_Toc242567233"/>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5</w:t>
      </w:r>
      <w:r w:rsidR="008D0833">
        <w:rPr>
          <w:sz w:val="20"/>
          <w:szCs w:val="20"/>
          <w:lang w:val="pt-BR"/>
        </w:rPr>
        <w:fldChar w:fldCharType="end"/>
      </w:r>
      <w:r>
        <w:rPr>
          <w:sz w:val="20"/>
          <w:szCs w:val="20"/>
          <w:lang w:val="pt-BR"/>
        </w:rPr>
        <w:t xml:space="preserve"> – Sequência de mensagens de uma decisão</w:t>
      </w:r>
      <w:bookmarkEnd w:id="71"/>
    </w:p>
    <w:p w14:paraId="2E5EAFC9" w14:textId="77777777" w:rsidR="00E01C3A" w:rsidRDefault="00CC3326">
      <w:pPr>
        <w:keepNext/>
        <w:spacing w:before="240"/>
        <w:jc w:val="center"/>
      </w:pPr>
      <w:r>
        <w:rPr>
          <w:noProof/>
          <w:lang w:val="pt-BR"/>
        </w:rPr>
        <w:drawing>
          <wp:inline distT="0" distB="0" distL="0" distR="0" wp14:anchorId="56549F5B" wp14:editId="07724E36">
            <wp:extent cx="5400000" cy="5349216"/>
            <wp:effectExtent l="0" t="0" r="0" b="0"/>
            <wp:docPr id="103" name="Figura 2 - Sequencia de mensagens de uma decis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ura 2"/>
                    <pic:cNvPicPr/>
                  </pic:nvPicPr>
                  <pic:blipFill>
                    <a:blip r:embed="rId12"/>
                    <a:stretch>
                      <a:fillRect/>
                    </a:stretch>
                  </pic:blipFill>
                  <pic:spPr>
                    <a:xfrm>
                      <a:off x="0" y="0"/>
                      <a:ext cx="5400000" cy="5349216"/>
                    </a:xfrm>
                    <a:prstGeom prst="rect">
                      <a:avLst/>
                    </a:prstGeom>
                  </pic:spPr>
                </pic:pic>
              </a:graphicData>
            </a:graphic>
          </wp:inline>
        </w:drawing>
      </w:r>
    </w:p>
    <w:p w14:paraId="018A6DBE" w14:textId="77777777" w:rsidR="002A414D" w:rsidRPr="00430DB3" w:rsidRDefault="009172FF">
      <w:pPr>
        <w:spacing w:after="280"/>
        <w:jc w:val="center"/>
        <w:rPr>
          <w:lang w:val="pt-BR"/>
        </w:rPr>
      </w:pPr>
      <w:r>
        <w:rPr>
          <w:sz w:val="20"/>
          <w:szCs w:val="20"/>
          <w:lang w:val="pt-BR"/>
        </w:rPr>
        <w:t>Fonte: Elaborado pelos autores (2026).</w:t>
      </w:r>
    </w:p>
    <w:p w14:paraId="36A0BC95" w14:textId="77777777" w:rsidR="002A414D" w:rsidRPr="00430DB3" w:rsidRDefault="009172FF">
      <w:pPr>
        <w:spacing w:after="120" w:line="360" w:lineRule="auto"/>
        <w:ind w:firstLine="709"/>
        <w:jc w:val="both"/>
        <w:rPr>
          <w:lang w:val="pt-BR"/>
        </w:rPr>
      </w:pPr>
      <w:r>
        <w:rPr>
          <w:lang w:val="pt-BR"/>
        </w:rPr>
        <w:t>(1) Publicação. A plataforma envia à interface, por POST /eventos, o volume de um trecho — a média de pessoas presentes na área nos últimos 5 min — ou uma ocorrência.</w:t>
      </w:r>
    </w:p>
    <w:p w14:paraId="4F6F8090" w14:textId="77777777" w:rsidR="002A414D" w:rsidRPr="00430DB3" w:rsidRDefault="009172FF">
      <w:pPr>
        <w:spacing w:after="120" w:line="360" w:lineRule="auto"/>
        <w:ind w:firstLine="709"/>
        <w:jc w:val="both"/>
        <w:rPr>
          <w:lang w:val="pt-BR"/>
        </w:rPr>
      </w:pPr>
      <w:r>
        <w:rPr>
          <w:lang w:val="pt-BR"/>
        </w:rPr>
        <w:t>(2) Validação e gravação. A interface recusa o que foge ao vocabulário especificado e grava o evento no banco, que avisa o serviço de decisão; o serviço não espera o ciclo seguinte para reagir.</w:t>
      </w:r>
    </w:p>
    <w:p w14:paraId="03A3F0DA" w14:textId="77777777" w:rsidR="002A414D" w:rsidRPr="00430DB3" w:rsidRDefault="009172FF">
      <w:pPr>
        <w:spacing w:after="120" w:line="360" w:lineRule="auto"/>
        <w:ind w:firstLine="709"/>
        <w:jc w:val="both"/>
        <w:rPr>
          <w:lang w:val="pt-BR"/>
        </w:rPr>
      </w:pPr>
      <w:r>
        <w:rPr>
          <w:lang w:val="pt-BR"/>
        </w:rPr>
        <w:t>(3) Leitura do estado. Para cada ponto de luz associado ao trecho (3.5.2), o serviço lê os volumes vigentes dos trechos do ponto, as ocorrências abertas, a classe da via e o histórico de volumes.</w:t>
      </w:r>
    </w:p>
    <w:p w14:paraId="435B9B2F" w14:textId="77777777" w:rsidR="002A414D" w:rsidRPr="00430DB3" w:rsidRDefault="009172FF">
      <w:pPr>
        <w:spacing w:after="120" w:line="360" w:lineRule="auto"/>
        <w:ind w:firstLine="709"/>
        <w:jc w:val="both"/>
        <w:rPr>
          <w:lang w:val="pt-BR"/>
        </w:rPr>
      </w:pPr>
      <w:r>
        <w:rPr>
          <w:lang w:val="pt-BR"/>
        </w:rPr>
        <w:lastRenderedPageBreak/>
        <w:t>(4) Decisão. O volume, dividido pela referência do trecho, torna-se o nível observado; a camada de previsão estima o nível da próxima hora (3.6); a inferência nebulosa combina os dois, a ocorrência e a faixa horária e produz o nível pretendido (3.7); a camada de verificação aplica o piso e produz o nível-alvo emitido.</w:t>
      </w:r>
    </w:p>
    <w:p w14:paraId="2C5D388F" w14:textId="77777777" w:rsidR="002A414D" w:rsidRPr="00430DB3" w:rsidRDefault="009172FF">
      <w:pPr>
        <w:spacing w:after="120" w:line="360" w:lineRule="auto"/>
        <w:ind w:firstLine="709"/>
        <w:jc w:val="both"/>
        <w:rPr>
          <w:lang w:val="pt-BR"/>
        </w:rPr>
      </w:pPr>
      <w:r>
        <w:rPr>
          <w:lang w:val="pt-BR"/>
        </w:rPr>
        <w:t>(5) Registro. A decisão é gravada com as entradas, o grau de cada regra, os dois níveis, a restrição aplicada e as versões da base de regras e do modelo, e é ligada aos eventos em que se apoiou.</w:t>
      </w:r>
    </w:p>
    <w:p w14:paraId="0F4FA1AA" w14:textId="77777777" w:rsidR="002A414D" w:rsidRPr="00430DB3" w:rsidRDefault="009172FF">
      <w:pPr>
        <w:spacing w:after="120" w:line="360" w:lineRule="auto"/>
        <w:ind w:firstLine="709"/>
        <w:jc w:val="both"/>
        <w:rPr>
          <w:lang w:val="pt-BR"/>
        </w:rPr>
      </w:pPr>
      <w:r>
        <w:rPr>
          <w:lang w:val="pt-BR"/>
        </w:rPr>
        <w:t>(6) Comando. O serviço publica, no tópico do ponto de luz, o nível-alvo, a validade, o piso, a taxa e o identificador da decisão, se o alvo mudou ou se o comando anterior está para vencer.</w:t>
      </w:r>
    </w:p>
    <w:p w14:paraId="7CF9B6D1" w14:textId="77777777" w:rsidR="002A414D" w:rsidRPr="00430DB3" w:rsidRDefault="009172FF">
      <w:pPr>
        <w:spacing w:after="120" w:line="360" w:lineRule="auto"/>
        <w:ind w:firstLine="709"/>
        <w:jc w:val="both"/>
        <w:rPr>
          <w:lang w:val="pt-BR"/>
        </w:rPr>
      </w:pPr>
      <w:r>
        <w:rPr>
          <w:lang w:val="pt-BR"/>
        </w:rPr>
        <w:t>(7) Atuação e medição. O nó sobe ao alvo na hora, ou desce até ele em rampa, converte cada nível em ciclo de trabalho pela tabela de calibração, aplica-o e lê a iluminância.</w:t>
      </w:r>
    </w:p>
    <w:p w14:paraId="12E77BBF" w14:textId="77777777" w:rsidR="002A414D" w:rsidRPr="00430DB3" w:rsidRDefault="009172FF">
      <w:pPr>
        <w:spacing w:after="120" w:line="360" w:lineRule="auto"/>
        <w:ind w:firstLine="709"/>
        <w:jc w:val="both"/>
        <w:rPr>
          <w:lang w:val="pt-BR"/>
        </w:rPr>
      </w:pPr>
      <w:r>
        <w:rPr>
          <w:lang w:val="pt-BR"/>
        </w:rPr>
        <w:t>(8) Telemetria. O nó publica o ciclo de trabalho aplicado, a iluminância medida, o estado em que estava quando o comando chegou — nível e última iluminância lida — e o identificador da decisão.</w:t>
      </w:r>
    </w:p>
    <w:p w14:paraId="5582FFC3" w14:textId="77777777" w:rsidR="002A414D" w:rsidRPr="00430DB3" w:rsidRDefault="009172FF">
      <w:pPr>
        <w:spacing w:after="120" w:line="360" w:lineRule="auto"/>
        <w:ind w:firstLine="709"/>
        <w:jc w:val="both"/>
        <w:rPr>
          <w:lang w:val="pt-BR"/>
        </w:rPr>
      </w:pPr>
      <w:r>
        <w:rPr>
          <w:lang w:val="pt-BR"/>
        </w:rPr>
        <w:t>(9) Conferência. O serviço grava a leitura e confronta a iluminância entregue com a esperada para o nível comandado (3.4.5).</w:t>
      </w:r>
    </w:p>
    <w:p w14:paraId="1D9AD095" w14:textId="77777777" w:rsidR="002A414D" w:rsidRPr="00430DB3" w:rsidRDefault="009172FF">
      <w:pPr>
        <w:spacing w:after="120" w:line="360" w:lineRule="auto"/>
        <w:ind w:firstLine="709"/>
        <w:jc w:val="both"/>
        <w:rPr>
          <w:lang w:val="pt-BR"/>
        </w:rPr>
      </w:pPr>
      <w:r>
        <w:rPr>
          <w:lang w:val="pt-BR"/>
        </w:rPr>
        <w:t>(10) Apresentação. O painel consulta a interface e exibe a cadeia completa, com a explicação regra a regra.</w:t>
      </w:r>
    </w:p>
    <w:p w14:paraId="57409774" w14:textId="77777777" w:rsidR="002A414D" w:rsidRPr="00430DB3" w:rsidRDefault="009172FF">
      <w:pPr>
        <w:spacing w:after="120" w:line="360" w:lineRule="auto"/>
        <w:ind w:firstLine="709"/>
        <w:jc w:val="both"/>
        <w:rPr>
          <w:lang w:val="pt-BR"/>
        </w:rPr>
      </w:pPr>
      <w:r>
        <w:rPr>
          <w:lang w:val="pt-BR"/>
        </w:rPr>
        <w:t>Sem evento novo, o serviço não volta a decidir até que o comando esteja para vencer; a rampa de descida corre no nó, e é o vencimento do comando, e não a falta de mensagens, que leva o nó ao pleno.</w:t>
      </w:r>
    </w:p>
    <w:p w14:paraId="63FF273D" w14:textId="77777777" w:rsidR="002A414D" w:rsidRPr="00430DB3" w:rsidRDefault="009172FF">
      <w:pPr>
        <w:spacing w:after="120" w:line="360" w:lineRule="auto"/>
        <w:ind w:firstLine="709"/>
        <w:jc w:val="both"/>
        <w:rPr>
          <w:lang w:val="pt-BR"/>
        </w:rPr>
      </w:pPr>
      <w:r>
        <w:rPr>
          <w:lang w:val="pt-BR"/>
        </w:rPr>
        <w:t>Um exemplo registrado na bancada, com o nó físico e a arquitetura vigente, ilustra o percurso. Na sessão de 10 de outubro de 2026, à 0 h 27 min, foi publicado, para cada um dos três trechos associados ao ponto de luz da bancada, o volume nulo — nenhuma pessoa, em média, no período de 5 min. Para o trecho 20159, da Rua Antonio Viana:</w:t>
      </w:r>
    </w:p>
    <w:p w14:paraId="4E9130CB" w14:textId="77777777" w:rsidR="002A414D" w:rsidRPr="00430DB3" w:rsidRDefault="009172FF">
      <w:pPr>
        <w:spacing w:after="120" w:line="360" w:lineRule="auto"/>
        <w:ind w:firstLine="709"/>
        <w:jc w:val="both"/>
        <w:rPr>
          <w:lang w:val="pt-BR"/>
        </w:rPr>
      </w:pPr>
      <w:r>
        <w:rPr>
          <w:lang w:val="pt-BR"/>
        </w:rPr>
        <w:t>{"tipo": "volume", "ocorrido_em": "2026-10-10T00:27:31-03:00", "pessoas_media": 0, "periodo_s": 300, "trecho": 20159, "origem": "bancada-ct18"}</w:t>
      </w:r>
    </w:p>
    <w:p w14:paraId="3309A939" w14:textId="77777777" w:rsidR="002A414D" w:rsidRPr="00430DB3" w:rsidRDefault="009172FF">
      <w:pPr>
        <w:spacing w:after="120" w:line="360" w:lineRule="auto"/>
        <w:ind w:firstLine="709"/>
        <w:jc w:val="both"/>
        <w:rPr>
          <w:lang w:val="pt-BR"/>
        </w:rPr>
      </w:pPr>
      <w:r>
        <w:rPr>
          <w:lang w:val="pt-BR"/>
        </w:rPr>
        <w:lastRenderedPageBreak/>
        <w:t>O ponto de luz da bancada corresponde ao poste de placa IP0412418, de classe P3, ligado aos trechos 20159, 21198 e 22661. Com volume nulo nos três, o nível observado foi 0, e a previsão para a próxima hora também. Sem ocorrência aberta, a inferência ativou com grau 1,0 apenas a regra de movimentação observada baixa e prevista baixa, o que resultou no degrau 2 e no nível pretendido de 0,500, a classe mínima (P5). O nível pretendido já respeitava o piso, e a camada de verificação não aplicou restrição: o nível emitido foi 0,500. A decisão foi gravada ligada aos três eventos e, como o alvo mudou, o comando publicado foi:</w:t>
      </w:r>
    </w:p>
    <w:p w14:paraId="14ADC281" w14:textId="77777777" w:rsidR="002A414D" w:rsidRPr="00430DB3" w:rsidRDefault="009172FF">
      <w:pPr>
        <w:spacing w:after="120" w:line="360" w:lineRule="auto"/>
        <w:ind w:firstLine="709"/>
        <w:jc w:val="both"/>
        <w:rPr>
          <w:lang w:val="pt-BR"/>
        </w:rPr>
      </w:pPr>
      <w:r>
        <w:rPr>
          <w:lang w:val="pt-BR"/>
        </w:rPr>
        <w:t>{"decisao_id": "92b2a978-202b-42c9-94e8-0959453e2352", "nivel": 0.5, "validade_s": 887, "piso": 0.5, "taxa_min": 0.1}</w:t>
      </w:r>
    </w:p>
    <w:p w14:paraId="690B9DB0" w14:textId="77777777" w:rsidR="00372878" w:rsidRPr="00430DB3" w:rsidRDefault="00285AB3">
      <w:pPr>
        <w:spacing w:after="120" w:line="360" w:lineRule="auto"/>
        <w:ind w:firstLine="709"/>
        <w:jc w:val="both"/>
        <w:rPr>
          <w:lang w:val="pt-BR"/>
        </w:rPr>
      </w:pPr>
      <w:r>
        <w:rPr>
          <w:lang w:val="pt-BR"/>
        </w:rPr>
        <w:t>O nó estava no pleno e passou a descer em rampa: a cada 5 s, reduziu o nível em 0,008, o que corresponde à taxa de 0,1 do pleno por minuto, e chegou a 0,500 às 0 h 33 min 01 s, 5 min 15 s após o comando. Ao receber o comando, antes do primeiro passo, respondeu com a telemetria:</w:t>
      </w:r>
    </w:p>
    <w:p w14:paraId="7DAD4612" w14:textId="77777777" w:rsidR="002A414D" w:rsidRPr="00430DB3" w:rsidRDefault="009172FF">
      <w:pPr>
        <w:spacing w:after="120" w:line="360" w:lineRule="auto"/>
        <w:ind w:firstLine="709"/>
        <w:jc w:val="both"/>
        <w:rPr>
          <w:lang w:val="pt-BR"/>
        </w:rPr>
      </w:pPr>
      <w:r>
        <w:rPr>
          <w:lang w:val="pt-BR"/>
        </w:rPr>
        <w:t>{"decisao_id": "92b2a978-202b-42c9-94e8-0959453e2352", "duty": 0.6562, "lux": 10.07, "nivel": 1.0}</w:t>
      </w:r>
    </w:p>
    <w:p w14:paraId="7B661845" w14:textId="77777777" w:rsidR="002A414D" w:rsidRPr="00430DB3" w:rsidRDefault="009172FF">
      <w:pPr>
        <w:spacing w:after="120" w:line="360" w:lineRule="auto"/>
        <w:ind w:firstLine="709"/>
        <w:jc w:val="both"/>
        <w:rPr>
          <w:lang w:val="pt-BR"/>
        </w:rPr>
      </w:pPr>
      <w:r>
        <w:rPr>
          <w:lang w:val="pt-BR"/>
        </w:rPr>
        <w:t>A leitura corresponde ao início da rampa, ainda no pleno: o nó só mede e publica ao receber um comando, e os passos seguintes ficam registrados na sua saída serial. Sem evento novo, o serviço não renovou o comando, que venceu 887 s depois, às 0 h 42 min 33 s, e o nó voltou ao pleno, como exige o caso de teste CT18 (3.12.9). O exemplo é anterior à inclusão, na telemetria, do estado do nó antes do comando (3.13.2), e por isso a carga acima não o traz. A latência medida no nó de bancada é apresentada em 4.3.</w:t>
      </w:r>
    </w:p>
    <w:p w14:paraId="16BE1976" w14:textId="77777777" w:rsidR="00044D5A" w:rsidRPr="008C0B6A" w:rsidRDefault="00285AB3">
      <w:pPr>
        <w:spacing w:after="120" w:line="360" w:lineRule="auto"/>
        <w:ind w:firstLine="709"/>
        <w:jc w:val="both"/>
        <w:rPr>
          <w:lang w:val="pt-BR"/>
        </w:rPr>
      </w:pPr>
      <w:r>
        <w:rPr>
          <w:lang w:val="pt-BR"/>
        </w:rPr>
        <w:t xml:space="preserve">As Figuras 6 e 7 mostram o passo (10) no painel de acompanhamento, com dados do ambiente implantado em 10 de outubro de 2026. Na visão de monitoramento (Figura 6), os cartões percorrem a cadeia de uma decisão — o volume recebido, o nível pretendido pela inferência, o nível emitido depois da verificação e a luz entregue, com o estado do nó antes do comando —, e o gráfico traz a trajetória dos níveis contra o piso da classe. Na visão de decisões explicadas (Figura 7), cada publicação recebida abre a explicação regra a regra: no exemplo, o volume nulo nos três trechos ativou as regras R5 e R7, e o nível pretendido de 0,625 foi emitido sem correção; como </w:t>
      </w:r>
      <w:r>
        <w:rPr>
          <w:lang w:val="pt-BR"/>
        </w:rPr>
        <w:lastRenderedPageBreak/>
        <w:t>o alvo não mudou em relação à decisão anterior, não houve comando, e por isso a luz entregue aparece sem medição.</w:t>
      </w:r>
    </w:p>
    <w:p w14:paraId="15E38A3A" w14:textId="2B61D29B" w:rsidR="00044D5A" w:rsidRPr="008C0B6A" w:rsidRDefault="00285AB3">
      <w:pPr>
        <w:keepNext/>
        <w:spacing w:before="130" w:after="60"/>
        <w:jc w:val="center"/>
        <w:rPr>
          <w:lang w:val="pt-BR"/>
        </w:rPr>
      </w:pPr>
      <w:bookmarkStart w:id="72" w:name="_Toc242567234"/>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6</w:t>
      </w:r>
      <w:r w:rsidR="008D0833">
        <w:rPr>
          <w:sz w:val="20"/>
          <w:szCs w:val="20"/>
          <w:lang w:val="pt-BR"/>
        </w:rPr>
        <w:fldChar w:fldCharType="end"/>
      </w:r>
      <w:r>
        <w:rPr>
          <w:sz w:val="20"/>
          <w:szCs w:val="20"/>
          <w:lang w:val="pt-BR"/>
        </w:rPr>
        <w:t xml:space="preserve"> – Painel de acompanhamento: visão de monitoramento</w:t>
      </w:r>
      <w:bookmarkEnd w:id="72"/>
    </w:p>
    <w:p w14:paraId="553A9C0D" w14:textId="77777777" w:rsidR="00E01C3A" w:rsidRDefault="00CC3326">
      <w:pPr>
        <w:spacing w:before="240"/>
        <w:jc w:val="center"/>
        <w:rPr>
          <w:lang w:val="pt-BR"/>
        </w:rPr>
      </w:pPr>
      <w:r>
        <w:rPr>
          <w:noProof/>
          <w:lang w:val="pt-BR"/>
        </w:rPr>
        <w:drawing>
          <wp:inline distT="0" distB="0" distL="0" distR="0" wp14:anchorId="56549F5B" wp14:editId="07724E36">
            <wp:extent cx="5760000" cy="2536688"/>
            <wp:effectExtent l="0" t="0" r="0" b="0"/>
            <wp:docPr id="107"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Figura 5"/>
                    <pic:cNvPicPr/>
                  </pic:nvPicPr>
                  <pic:blipFill>
                    <a:blip r:embed="rId13"/>
                    <a:stretch>
                      <a:fillRect/>
                    </a:stretch>
                  </pic:blipFill>
                  <pic:spPr>
                    <a:xfrm>
                      <a:off x="0" y="0"/>
                      <a:ext cx="5760000" cy="2536688"/>
                    </a:xfrm>
                    <a:prstGeom prst="rect">
                      <a:avLst/>
                    </a:prstGeom>
                  </pic:spPr>
                </pic:pic>
              </a:graphicData>
            </a:graphic>
          </wp:inline>
        </w:drawing>
      </w:r>
    </w:p>
    <w:p w14:paraId="4481756A" w14:textId="77777777" w:rsidR="00044D5A" w:rsidRPr="008C0B6A" w:rsidRDefault="00285AB3">
      <w:pPr>
        <w:spacing w:after="280"/>
        <w:jc w:val="center"/>
        <w:rPr>
          <w:lang w:val="pt-BR"/>
        </w:rPr>
      </w:pPr>
      <w:r>
        <w:rPr>
          <w:sz w:val="20"/>
          <w:szCs w:val="20"/>
          <w:lang w:val="pt-BR"/>
        </w:rPr>
        <w:t>Fonte: Elaborado pelos autores (2026).</w:t>
      </w:r>
    </w:p>
    <w:p w14:paraId="3582436B" w14:textId="78426B93" w:rsidR="00044D5A" w:rsidRPr="008C0B6A" w:rsidRDefault="00285AB3">
      <w:pPr>
        <w:keepNext/>
        <w:spacing w:before="130" w:after="60"/>
        <w:jc w:val="center"/>
        <w:rPr>
          <w:lang w:val="pt-BR"/>
        </w:rPr>
      </w:pPr>
      <w:bookmarkStart w:id="73" w:name="_Toc242567235"/>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7</w:t>
      </w:r>
      <w:r w:rsidR="008D0833">
        <w:rPr>
          <w:sz w:val="20"/>
          <w:szCs w:val="20"/>
          <w:lang w:val="pt-BR"/>
        </w:rPr>
        <w:fldChar w:fldCharType="end"/>
      </w:r>
      <w:r>
        <w:rPr>
          <w:sz w:val="20"/>
          <w:szCs w:val="20"/>
          <w:lang w:val="pt-BR"/>
        </w:rPr>
        <w:t xml:space="preserve"> – Painel de acompanhamento: decisão explicada regra a regra</w:t>
      </w:r>
      <w:bookmarkEnd w:id="73"/>
    </w:p>
    <w:p w14:paraId="61612687" w14:textId="77777777" w:rsidR="00E01C3A" w:rsidRDefault="00CC3326">
      <w:pPr>
        <w:spacing w:before="240"/>
        <w:jc w:val="center"/>
        <w:rPr>
          <w:lang w:val="pt-BR"/>
        </w:rPr>
      </w:pPr>
      <w:r>
        <w:rPr>
          <w:noProof/>
          <w:lang w:val="pt-BR"/>
        </w:rPr>
        <w:drawing>
          <wp:inline distT="0" distB="0" distL="0" distR="0" wp14:anchorId="56549F5B" wp14:editId="07724E36">
            <wp:extent cx="5760000" cy="2288741"/>
            <wp:effectExtent l="0" t="0" r="0" b="0"/>
            <wp:docPr id="108"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Figura 6"/>
                    <pic:cNvPicPr/>
                  </pic:nvPicPr>
                  <pic:blipFill>
                    <a:blip r:embed="rId14"/>
                    <a:stretch>
                      <a:fillRect/>
                    </a:stretch>
                  </pic:blipFill>
                  <pic:spPr>
                    <a:xfrm>
                      <a:off x="0" y="0"/>
                      <a:ext cx="5760000" cy="2288741"/>
                    </a:xfrm>
                    <a:prstGeom prst="rect">
                      <a:avLst/>
                    </a:prstGeom>
                  </pic:spPr>
                </pic:pic>
              </a:graphicData>
            </a:graphic>
          </wp:inline>
        </w:drawing>
      </w:r>
    </w:p>
    <w:p w14:paraId="670FEDE5" w14:textId="77777777" w:rsidR="00044D5A" w:rsidRPr="008C0B6A" w:rsidRDefault="00285AB3">
      <w:pPr>
        <w:spacing w:after="280"/>
        <w:jc w:val="center"/>
        <w:rPr>
          <w:lang w:val="pt-BR"/>
        </w:rPr>
      </w:pPr>
      <w:r>
        <w:rPr>
          <w:sz w:val="20"/>
          <w:szCs w:val="20"/>
          <w:lang w:val="pt-BR"/>
        </w:rPr>
        <w:t>Fonte: Elaborado pelos autores (2026).</w:t>
      </w:r>
    </w:p>
    <w:p w14:paraId="692656C3" w14:textId="77777777" w:rsidR="00A13357" w:rsidRPr="002F1978" w:rsidRDefault="00285AB3">
      <w:pPr>
        <w:spacing w:after="120" w:line="360" w:lineRule="auto"/>
        <w:ind w:firstLine="709"/>
        <w:jc w:val="both"/>
        <w:rPr>
          <w:lang w:val="pt-BR"/>
        </w:rPr>
      </w:pPr>
      <w:r>
        <w:rPr>
          <w:lang w:val="pt-BR"/>
        </w:rPr>
        <w:t xml:space="preserve">As Figuras 8 e 9 completam a visão de monitoramento. O cartão de consumo (Figura 8) projeta, para a luminária de referência de 40 W (Quadro 9), a potência derivada da iluminância medida contra a do fluxo pleno, com a ressalva, exibida no próprio painel, de que se trata de estimativa e não de medição elétrica (3.11); na janela de 30 min da captura, que inclui os ensaios descritos nesta seção, o ponto consumiu 82,5 % do pleno. O registro de decisões (Figura 9) lista, para cada decisão, os níveis pretendido e emitido, a correção aplicada e a iluminância da telemetria correspondente, ao lado do diagnóstico do ponto e das publicações recebidas; as </w:t>
      </w:r>
      <w:r>
        <w:rPr>
          <w:lang w:val="pt-BR"/>
        </w:rPr>
        <w:lastRenderedPageBreak/>
        <w:t>linhas sem iluminância são as decisões que mantiveram o alvo e, por isso, não geraram comando.</w:t>
      </w:r>
    </w:p>
    <w:p w14:paraId="7EDB583E" w14:textId="3B00B64B" w:rsidR="00A13357" w:rsidRPr="002F1978" w:rsidRDefault="00285AB3">
      <w:pPr>
        <w:keepNext/>
        <w:spacing w:before="130" w:after="60"/>
        <w:jc w:val="center"/>
        <w:rPr>
          <w:lang w:val="pt-BR"/>
        </w:rPr>
      </w:pPr>
      <w:bookmarkStart w:id="74" w:name="_Toc242567236"/>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8</w:t>
      </w:r>
      <w:r w:rsidR="008D0833">
        <w:rPr>
          <w:sz w:val="20"/>
          <w:szCs w:val="20"/>
          <w:lang w:val="pt-BR"/>
        </w:rPr>
        <w:fldChar w:fldCharType="end"/>
      </w:r>
      <w:r>
        <w:rPr>
          <w:sz w:val="20"/>
          <w:szCs w:val="20"/>
          <w:lang w:val="pt-BR"/>
        </w:rPr>
        <w:t xml:space="preserve"> – Painel de acompanhamento: consumo estimado</w:t>
      </w:r>
      <w:bookmarkEnd w:id="74"/>
    </w:p>
    <w:p w14:paraId="3FD547D2" w14:textId="77777777" w:rsidR="00E01C3A" w:rsidRDefault="00CC3326">
      <w:pPr>
        <w:spacing w:before="240"/>
        <w:jc w:val="center"/>
        <w:rPr>
          <w:lang w:val="pt-BR"/>
        </w:rPr>
      </w:pPr>
      <w:r>
        <w:rPr>
          <w:noProof/>
          <w:lang w:val="pt-BR"/>
        </w:rPr>
        <w:drawing>
          <wp:inline distT="0" distB="0" distL="0" distR="0" wp14:anchorId="56549F5B" wp14:editId="07724E36">
            <wp:extent cx="5760000" cy="1873846"/>
            <wp:effectExtent l="0" t="0" r="0" b="0"/>
            <wp:docPr id="109"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Figura 7"/>
                    <pic:cNvPicPr/>
                  </pic:nvPicPr>
                  <pic:blipFill>
                    <a:blip r:embed="rId15"/>
                    <a:stretch>
                      <a:fillRect/>
                    </a:stretch>
                  </pic:blipFill>
                  <pic:spPr>
                    <a:xfrm>
                      <a:off x="0" y="0"/>
                      <a:ext cx="5760000" cy="1873846"/>
                    </a:xfrm>
                    <a:prstGeom prst="rect">
                      <a:avLst/>
                    </a:prstGeom>
                  </pic:spPr>
                </pic:pic>
              </a:graphicData>
            </a:graphic>
          </wp:inline>
        </w:drawing>
      </w:r>
    </w:p>
    <w:p w14:paraId="74312285" w14:textId="77777777" w:rsidR="00A13357" w:rsidRPr="002F1978" w:rsidRDefault="00285AB3">
      <w:pPr>
        <w:spacing w:after="280"/>
        <w:jc w:val="center"/>
        <w:rPr>
          <w:lang w:val="pt-BR"/>
        </w:rPr>
      </w:pPr>
      <w:r>
        <w:rPr>
          <w:sz w:val="20"/>
          <w:szCs w:val="20"/>
          <w:lang w:val="pt-BR"/>
        </w:rPr>
        <w:t>Fonte: Elaborado pelos autores (2026).</w:t>
      </w:r>
    </w:p>
    <w:p w14:paraId="1C06435A" w14:textId="58C7F429" w:rsidR="00A13357" w:rsidRPr="002F1978" w:rsidRDefault="00285AB3">
      <w:pPr>
        <w:keepNext/>
        <w:spacing w:before="130" w:after="60"/>
        <w:jc w:val="center"/>
        <w:rPr>
          <w:lang w:val="pt-BR"/>
        </w:rPr>
      </w:pPr>
      <w:bookmarkStart w:id="75" w:name="_Toc242567237"/>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9</w:t>
      </w:r>
      <w:r w:rsidR="008D0833">
        <w:rPr>
          <w:sz w:val="20"/>
          <w:szCs w:val="20"/>
          <w:lang w:val="pt-BR"/>
        </w:rPr>
        <w:fldChar w:fldCharType="end"/>
      </w:r>
      <w:r>
        <w:rPr>
          <w:sz w:val="20"/>
          <w:szCs w:val="20"/>
          <w:lang w:val="pt-BR"/>
        </w:rPr>
        <w:t xml:space="preserve"> – Painel de acompanhamento: registro de decisões, diagnóstico e publicações</w:t>
      </w:r>
      <w:bookmarkEnd w:id="75"/>
    </w:p>
    <w:p w14:paraId="37529110" w14:textId="77777777" w:rsidR="00E01C3A" w:rsidRDefault="00CC3326">
      <w:pPr>
        <w:spacing w:before="240"/>
        <w:jc w:val="center"/>
        <w:rPr>
          <w:lang w:val="pt-BR"/>
        </w:rPr>
      </w:pPr>
      <w:r>
        <w:rPr>
          <w:noProof/>
          <w:lang w:val="pt-BR"/>
        </w:rPr>
        <w:drawing>
          <wp:inline distT="0" distB="0" distL="0" distR="0" wp14:anchorId="56549F5B" wp14:editId="07724E36">
            <wp:extent cx="5760000" cy="2344615"/>
            <wp:effectExtent l="0" t="0" r="0" b="0"/>
            <wp:docPr id="110"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Figura 8"/>
                    <pic:cNvPicPr/>
                  </pic:nvPicPr>
                  <pic:blipFill>
                    <a:blip r:embed="rId16"/>
                    <a:stretch>
                      <a:fillRect/>
                    </a:stretch>
                  </pic:blipFill>
                  <pic:spPr>
                    <a:xfrm>
                      <a:off x="0" y="0"/>
                      <a:ext cx="5760000" cy="2344615"/>
                    </a:xfrm>
                    <a:prstGeom prst="rect">
                      <a:avLst/>
                    </a:prstGeom>
                  </pic:spPr>
                </pic:pic>
              </a:graphicData>
            </a:graphic>
          </wp:inline>
        </w:drawing>
      </w:r>
    </w:p>
    <w:p w14:paraId="7593E395" w14:textId="77777777" w:rsidR="00A13357" w:rsidRPr="002F1978" w:rsidRDefault="00285AB3">
      <w:pPr>
        <w:spacing w:after="280"/>
        <w:jc w:val="center"/>
        <w:rPr>
          <w:lang w:val="pt-BR"/>
        </w:rPr>
      </w:pPr>
      <w:r>
        <w:rPr>
          <w:sz w:val="20"/>
          <w:szCs w:val="20"/>
          <w:lang w:val="pt-BR"/>
        </w:rPr>
        <w:t>Fonte: Elaborado pelos autores (2026).</w:t>
      </w:r>
    </w:p>
    <w:p w14:paraId="458EC3FD" w14:textId="77777777" w:rsidR="001A3925" w:rsidRPr="007D5100" w:rsidRDefault="00000000">
      <w:pPr>
        <w:pStyle w:val="Heading4"/>
        <w:spacing w:before="320" w:after="200" w:line="360" w:lineRule="auto"/>
        <w:rPr>
          <w:lang w:val="pt-BR"/>
        </w:rPr>
      </w:pPr>
      <w:bookmarkStart w:id="76" w:name="_Toc242567297"/>
      <w:r>
        <w:rPr>
          <w:lang w:val="pt-BR"/>
        </w:rPr>
        <w:t>3.12.6.4 Arquitetura de referência para operação em escala</w:t>
      </w:r>
      <w:bookmarkEnd w:id="76"/>
    </w:p>
    <w:p w14:paraId="11019A4E" w14:textId="77777777" w:rsidR="001A3925" w:rsidRPr="007D5100" w:rsidRDefault="00000000">
      <w:pPr>
        <w:spacing w:after="120" w:line="360" w:lineRule="auto"/>
        <w:ind w:firstLine="709"/>
        <w:jc w:val="both"/>
        <w:rPr>
          <w:lang w:val="pt-BR"/>
        </w:rPr>
      </w:pPr>
      <w:r>
        <w:rPr>
          <w:lang w:val="pt-BR"/>
        </w:rPr>
        <w:t xml:space="preserve">A implantação descrita em 3.12.6.1 atende à demonstração, e não à operação. Todos os serviços de nuvem residem em uma única máquina virtual da camada gratuita do provedor, cada um em um único contêiner, ao lado do banco de dados e do intermediário de mensagens, e o painel é publicado à parte, em serviço de hospedagem de aplicações estáticas. A escolha decorreu do custo: a equipe não dispunha de orçamento para infraestrutura paga, e o porte bastava para um nó físico, um nó simulado e a suíte de cenários. Esta subseção descreve, como proposta dos autores, sem implantação nem ensaio, a arquitetura que a operação sobre o parque municipal exigiria. As fronteiras funcionais de 3.2 permanecem as mesmas — a </w:t>
      </w:r>
      <w:r>
        <w:rPr>
          <w:lang w:val="pt-BR"/>
        </w:rPr>
        <w:lastRenderedPageBreak/>
        <w:t>decisão como serviço municipal autônomo, a verificação normativa no caminho do comando e o registro auditável de cada decisão —, e mudam a distribuição, a redundância e o transporte.</w:t>
      </w:r>
    </w:p>
    <w:p w14:paraId="05894A34" w14:textId="77777777" w:rsidR="001A3925" w:rsidRPr="007D5100" w:rsidRDefault="00000000">
      <w:pPr>
        <w:spacing w:after="120" w:line="360" w:lineRule="auto"/>
        <w:ind w:firstLine="709"/>
        <w:jc w:val="both"/>
        <w:rPr>
          <w:lang w:val="pt-BR"/>
        </w:rPr>
      </w:pPr>
      <w:r>
        <w:rPr>
          <w:lang w:val="pt-BR"/>
        </w:rPr>
        <w:t xml:space="preserve">Quatro exigências distinguem a operação da demonstração. A primeira é de escala: com mais de seiscentos mil pontos de luz, </w:t>
      </w:r>
      <w:del w:id="880000" w:author="Vitor Oliveira" w:date="2026-10-18T12:00:00Z">
        <w:r>
          <w:rPr>
            <w:lang w:val="pt-BR"/>
          </w:rPr>
          <w:delText xml:space="preserve">a ordem de grandeza estimada em 3.5.2 é de cerca de 170 publicações por segundo na entrada e de cerca de mil comandos por segundo na saída, em regime,</w:delText>
        </w:r>
      </w:del>
      <w:ins w:id="880001" w:author="Vitor Oliveira" w:date="2026-10-18T12:00:00Z">
        <w:r>
          <w:rPr>
            <w:lang w:val="pt-BR"/>
          </w:rPr>
          <w:t xml:space="preserve">a ordem de grandeza estimada em 3.5.2 é de cerca de 170 publicações por segundo na entrada, com a cobertura atual de cerca de 50 mil câmeras, e de cerca de 730 com câmera em todos os 218.768 trechos do cadastro; como cada trecho está associado, no recorte do Jardim Helena, a cerca de cinco postes, decidir poste a poste daria da ordem de 850 e de 3.700 decisões por segundo, respectivamente, e a renovação da validade, cerca de mil comandos por segundo, permanentemente,</w:t>
        </w:r>
      </w:ins>
      <w:r>
        <w:rPr>
          <w:lang w:val="pt-BR"/>
        </w:rPr>
        <w:t xml:space="preserve"> com picos quando muitos pontos mudam de alvo ao mesmo tempo, como na retomada da comunicação após uma falha. A segunda é de disponibilidade: a parada do serviço não compromete a segurança, </w:t>
      </w:r>
      <w:del w:id="880043" w:author="Vitor Oliveira" w:date="2026-10-18T12:00:00Z">
        <w:r>
          <w:rPr>
            <w:lang w:val="pt-BR"/>
          </w:rPr>
          <w:delText xml:space="preserve">porque o controlador volta ao pleno no vencimento da validade do comando (RNF07),</w:delText>
        </w:r>
      </w:del>
      <w:ins w:id="880044" w:author="Vitor Oliveira" w:date="2026-10-18T12:00:00Z">
        <w:r>
          <w:rPr>
            <w:lang w:val="pt-BR"/>
          </w:rPr>
          <w:t xml:space="preserve">porque o ponto volta ao pleno no vencimento da validade do comando (RNF07), ou, em campo, à agenda residente do controlador,</w:t>
        </w:r>
      </w:ins>
      <w:r>
        <w:rPr>
          <w:lang w:val="pt-BR"/>
        </w:rPr>
        <w:t xml:space="preserve"> mas suspende a adaptação e, com ela, a economia, de modo que nenhum componente pode constituir ponto único de falha. A terceira é de integração: no parque, o comando não segue por MQTT até o ponto de luz, e sim pela interface do sistema central de telegestão da concessionária (3.5.2). A quarta é de governança: o sistema passa a operar serviço público, com acesso de operadores, alteração de parâmetros normativos e obrigação de auditoria.</w:t>
      </w:r>
    </w:p>
    <w:p>
      <w:pPr>
        <w:spacing w:after="120" w:line="360" w:lineRule="auto"/>
        <w:ind w:firstLine="709"/>
        <w:jc w:val="both"/>
        <w:rPr>
          <w:ins w:id="880002" w:author="Vitor Oliveira" w:date="2026-10-18T12:00:00Z"/>
        </w:rPr>
      </w:pPr>
      <w:ins w:id="880003" w:author="Vitor Oliveira" w:date="2026-10-18T12:00:00Z">
        <w:r>
          <w:rPr>
            <w:lang w:val="pt-BR"/>
          </w:rPr>
          <w:t xml:space="preserve">A unidade de decisão passa a ser o grupo de controle: o conjunto de pontos de luz associados exatamente aos mesmos trechos de via (3.5.2). Cada ponto pertence a um único grupo, e todos os pontos de um grupo recebem o mesmo nível, decidido pela mesma regra de cada ponto — o maior volume entre os trechos do grupo e ocorrência se qualquer deles a reportar. Como pontos com os mesmos trechos já recebem, poste a poste, exatamente a mesma decisão, o agrupamento não altera nenhum nível emitido: elimina apenas o cálculo repetido. A decisão de um grupo lê somente os seus trechos, e nunca o nível de outro grupo, de modo que o efeito de uma publicação não se propaga além dos pontos associados ao trecho publicado. No recorte do Jardim Helena, os 34 postes associados formam 17 grupos, de um a quatro postes. Onde a telegestão só admitir comando por circuito, o grupo pode ser o circuito, com perda de granularidade e de economia, o compromisso já registrado em 3.3.</w:t>
        </w:r>
      </w:ins>
    </w:p>
    <w:p w14:paraId="7EF05247" w14:textId="77777777" w:rsidR="001A3925" w:rsidRPr="007D5100" w:rsidRDefault="00000000">
      <w:pPr>
        <w:spacing w:after="120" w:line="360" w:lineRule="auto"/>
        <w:ind w:firstLine="709"/>
        <w:jc w:val="both"/>
        <w:rPr>
          <w:lang w:val="pt-BR"/>
        </w:rPr>
      </w:pPr>
      <w:r>
        <w:rPr>
          <w:lang w:val="pt-BR"/>
        </w:rPr>
        <w:t>Atendidas essas exigências, a arquitetura de referência compõe-se dos seguintes elementos.</w:t>
      </w:r>
    </w:p>
    <w:p w14:paraId="64916022" w14:textId="77777777" w:rsidR="001A3925" w:rsidRPr="007D5100" w:rsidRDefault="00000000">
      <w:pPr>
        <w:pStyle w:val="ListParagraph"/>
        <w:numPr>
          <w:ilvl w:val="0"/>
          <w:numId w:val="2"/>
        </w:numPr>
        <w:spacing w:after="120" w:line="360" w:lineRule="auto"/>
        <w:jc w:val="both"/>
        <w:rPr>
          <w:lang w:val="pt-BR"/>
        </w:rPr>
      </w:pPr>
      <w:r>
        <w:rPr>
          <w:lang w:val="pt-BR"/>
        </w:rPr>
        <w:t xml:space="preserve">Entrada de eventos. Um portal de interface de programação, como o Kong Gateway, recebe as publicações da plataforma de monitoramento, autentica a plataforma por certificado de cliente, em lugar de chave compartilhada, limita a taxa de envio e valida cada item contra a especificação do Quadro 18. Os itens aceitos são gravados em um registro distribuído e durável de eventos — o Apache Kafka, ou serviço gerenciado compatível —, particionado pelo código do trecho, que substitui a notificação do banco de dados usada no protótipo: a partição por trecho preserva a ordem das publicações de cada trecho, </w:t>
      </w:r>
      <w:del w:id="880004" w:author="Vitor Oliveira" w:date="2026-10-18T12:00:00Z">
        <w:r>
          <w:rPr>
            <w:lang w:val="pt-BR"/>
          </w:rPr>
          <w:delText xml:space="preserve">e o registro retém os eventos enquanto a decisão estiver indisponível ou atrasada, sem perdê-los.</w:delText>
        </w:r>
      </w:del>
      <w:ins w:id="880005" w:author="Vitor Oliveira" w:date="2026-10-18T12:00:00Z">
        <w:r>
          <w:rPr>
            <w:lang w:val="pt-BR"/>
          </w:rPr>
          <w:t xml:space="preserve">e o registro retém os eventos enquanto a decisão estiver indisponível ou atrasada, sem perdê-los. Um segundo estágio, particionado pelo grupo de controle, recebe os avisos de reavaliação gerados por trecho, de modo que cada grupo tenha uma única réplica responsável e duas réplicas nunca decidam o mesmo grupo ao mesmo tempo. Os eventos são ordenados pela hora em que ocorreram, e não pela de chegada, e o que chega já vencido é descartado.</w:t>
        </w:r>
      </w:ins>
    </w:p>
    <w:p w14:paraId="3821D962" w14:textId="77777777" w:rsidR="001A3925" w:rsidRPr="007D5100" w:rsidRDefault="00000000">
      <w:pPr>
        <w:pStyle w:val="ListParagraph"/>
        <w:numPr>
          <w:ilvl w:val="0"/>
          <w:numId w:val="2"/>
        </w:numPr>
        <w:spacing w:after="120" w:line="360" w:lineRule="auto"/>
        <w:jc w:val="both"/>
        <w:rPr>
          <w:lang w:val="pt-BR"/>
        </w:rPr>
      </w:pPr>
      <w:r>
        <w:rPr>
          <w:lang w:val="pt-BR"/>
        </w:rPr>
        <w:t xml:space="preserve">Serviço de decisão replicado. O serviço é executado em várias réplicas sem estado próprio, cada uma responsável por um subconjunto das partições, </w:t>
      </w:r>
      <w:del w:id="880006" w:author="Vitor Oliveira" w:date="2026-10-18T12:00:00Z">
        <w:r>
          <w:rPr>
            <w:lang w:val="pt-BR"/>
          </w:rPr>
          <w:delText xml:space="preserve">e o número de réplicas acompanha a carga.</w:delText>
        </w:r>
      </w:del>
      <w:ins w:id="880007" w:author="Vitor Oliveira" w:date="2026-10-18T12:00:00Z">
        <w:r>
          <w:rPr>
            <w:lang w:val="pt-BR"/>
          </w:rPr>
          <w:t xml:space="preserve">e o número de réplicas acompanha o atraso da fila. Cada grupo é decidido uma vez por janela curta, que agrega as publicações de seus trechos no mesmo período; a ocorrência não espera a janela. Com cerca de dois postes por grupo, como no recorte, e uma decisão por grupo a cada 5 min, a cobertura total cai para a ordem de mil decisões por segundo.</w:t>
        </w:r>
      </w:ins>
      <w:r>
        <w:rPr>
          <w:lang w:val="pt-BR"/>
        </w:rPr>
        <w:t xml:space="preserve"> O estado de que a decisão precisa — último comando de cada ponto, ocorrências vigentes e régua de </w:t>
      </w:r>
      <w:r>
        <w:rPr>
          <w:lang w:val="pt-BR"/>
        </w:rPr>
        <w:lastRenderedPageBreak/>
        <w:t>cada trecho — fica em armazenamento compartilhado de baixa latência, como o Redis, e a varredura dos comandos que estão vencendo é repartida pelas mesmas partições. A camada de verificação normativa permanece no mesmo processo da decisão, no caminho do comando, e é repetida no adaptador de telegestão, que recusa todo comando abaixo do piso da classe do ponto: a segunda verificação não depende da primeira e protege contra defeito em uma réplica.</w:t>
      </w:r>
    </w:p>
    <w:p w14:paraId="059D6710" w14:textId="77777777" w:rsidR="001A3925" w:rsidRPr="007D5100" w:rsidRDefault="00000000">
      <w:pPr>
        <w:pStyle w:val="ListParagraph"/>
        <w:numPr>
          <w:ilvl w:val="0"/>
          <w:numId w:val="2"/>
        </w:numPr>
        <w:spacing w:after="120" w:line="360" w:lineRule="auto"/>
        <w:jc w:val="both"/>
        <w:rPr>
          <w:lang w:val="pt-BR"/>
        </w:rPr>
      </w:pPr>
      <w:r>
        <w:rPr>
          <w:lang w:val="pt-BR"/>
        </w:rPr>
        <w:t xml:space="preserve">Previsão fora do caminho do comando. O treino do modelo é processo periódico, separado da decisão, que lê o histórico de volumes, avalia o modelo novo contra as referências de 3.6 e o registra com versão, em registro de modelos como o do MLflow. </w:t>
      </w:r>
      <w:del w:id="880008" w:author="Vitor Oliveira" w:date="2026-10-18T12:00:00Z">
        <w:r>
          <w:rPr>
            <w:lang w:val="pt-BR"/>
          </w:rPr>
          <w:delText xml:space="preserve">As réplicas carregam apenas versões aprovadas,</w:delText>
        </w:r>
      </w:del>
      <w:ins w:id="880009" w:author="Vitor Oliveira" w:date="2026-10-18T12:00:00Z">
        <w:r>
          <w:rPr>
            <w:lang w:val="pt-BR"/>
          </w:rPr>
          <w:t xml:space="preserve">A previsão em operação é calculada por trecho, uma vez a cada bloco de 15 min e em lote — da ordem de 250 previsões por segundo na cobertura total, em lugar de uma por decisão —, e guardada no armazenamento compartilhado; o nível previsto do grupo é o maior entre os de seus trechos, o que difere ligeiramente do protótipo, que prevê sobre a série do maior nível. As réplicas carregam apenas versões aprovadas,</w:t>
        </w:r>
      </w:ins>
      <w:r>
        <w:rPr>
          <w:lang w:val="pt-BR"/>
        </w:rPr>
        <w:t xml:space="preserve"> e cada decisão grava a versão usada, como já faz o protótipo (RNF04). A base de regras segue o mesmo percurso de versão e aprovação.</w:t>
      </w:r>
    </w:p>
    <w:p w14:paraId="028777DB" w14:textId="77777777" w:rsidR="001A3925" w:rsidRDefault="00000000">
      <w:pPr>
        <w:pStyle w:val="ListParagraph"/>
        <w:numPr>
          <w:ilvl w:val="0"/>
          <w:numId w:val="2"/>
        </w:numPr>
        <w:spacing w:after="120" w:line="360" w:lineRule="auto"/>
        <w:jc w:val="both"/>
      </w:pPr>
      <w:r>
        <w:rPr>
          <w:lang w:val="pt-BR"/>
        </w:rPr>
        <w:t xml:space="preserve">Adaptador de telegestão. Traduz o comando — ponto de luz, nível adimensional, validade e identificador da decisão — para a interface do sistema central de gestão, como a especificada pelo protocolo TALQ (3.5.2), agrupando comandos por grupo de luminárias onde o comando for coletivo. Reenvia o que falhar, sem duplicar efeito, porque o identificador da decisão torna cada comando idempotente, e devolve ao registro a grandeza elétrica reportada pelo controlador, que substitui a iluminância no diagnóstico (3.4.5). </w:t>
      </w:r>
      <w:del w:id="880010" w:author="Vitor Oliveira" w:date="2026-10-18T12:00:00Z">
        <w:r>
          <w:rPr>
            <w:lang w:val="pt-BR"/>
          </w:rPr>
          <w:delText xml:space="preserve">O MQTT permanece como meio de bancada.</w:delText>
        </w:r>
      </w:del>
      <w:ins w:id="880011" w:author="Vitor Oliveira" w:date="2026-10-18T12:00:00Z">
        <w:r>
          <w:rPr>
            <w:lang w:val="pt-BR"/>
          </w:rPr>
          <w:t xml:space="preserve">O comando é enviado por grupo, onde a telegestão o admitir, e só quando o nível muda, e não para renovar a validade de cada luminária: as redes de campo de telegestão, de baixa taxa, têm capacidade limitada de mensagens em direção ao ponto de luz. A proteção contra a perda da central passa, em campo, à agenda residente que o Caderno de Encargos já exige do controlador (3.5.2), com validade longa e sinal de vida enviado por grupo ou por concentrador, e não por luminária; sem a central, o ponto volta à agenda ou ao pleno. Depois de uma falha, a retomada é escalonada, com limite de taxa e prioridade para os pontos com ocorrência, e os pontos permanecem no pleno até receberem o novo nível. O MQTT permanece como meio de bancada.</w:t>
        </w:r>
      </w:ins>
    </w:p>
    <w:p w14:paraId="220DB206" w14:textId="77777777" w:rsidR="001A3925" w:rsidRPr="007D5100" w:rsidRDefault="00000000">
      <w:pPr>
        <w:pStyle w:val="ListParagraph"/>
        <w:numPr>
          <w:ilvl w:val="0"/>
          <w:numId w:val="2"/>
        </w:numPr>
        <w:spacing w:after="120" w:line="360" w:lineRule="auto"/>
        <w:jc w:val="both"/>
        <w:rPr>
          <w:lang w:val="pt-BR"/>
        </w:rPr>
      </w:pPr>
      <w:r>
        <w:rPr>
          <w:lang w:val="pt-BR"/>
        </w:rPr>
        <w:t xml:space="preserve">Dados em dois níveis. </w:t>
      </w:r>
      <w:del w:id="880039" w:author="Vitor Oliveira" w:date="2026-10-18T12:00:00Z">
        <w:r>
          <w:rPr>
            <w:lang w:val="pt-BR"/>
          </w:rPr>
          <w:delText xml:space="preserve">Cadastro, classes de iluminação, versões e decisões ficam</w:delText>
        </w:r>
      </w:del>
      <w:ins w:id="880040" w:author="Vitor Oliveira" w:date="2026-10-18T12:00:00Z">
        <w:r>
          <w:rPr>
            <w:lang w:val="pt-BR"/>
          </w:rPr>
          <w:t xml:space="preserve">Cadastro, classes de iluminação e versões ficam</w:t>
        </w:r>
      </w:ins>
      <w:r>
        <w:rPr>
          <w:lang w:val="pt-BR"/>
        </w:rPr>
        <w:t xml:space="preserve"> em PostgreSQL gerenciado — o mesmo banco do protótipo, oferecido como serviço pelo provedor —, com réplica em outra zona de disponibilidade, cópia de segurança automática e restauração a qualquer instante. </w:t>
      </w:r>
      <w:del w:id="880012" w:author="Vitor Oliveira" w:date="2026-10-18T12:00:00Z">
        <w:r>
          <w:rPr>
            <w:lang w:val="pt-BR"/>
          </w:rPr>
          <w:delText xml:space="preserve">Eventos e telemetria, que crescem com o número de pontos e com o tempo, ficam em armazenamento orientado a série temporal,</w:delText>
        </w:r>
      </w:del>
      <w:ins w:id="880013" w:author="Vitor Oliveira" w:date="2026-10-18T12:00:00Z">
        <w:r>
          <w:rPr>
            <w:lang w:val="pt-BR"/>
          </w:rPr>
          <w:t xml:space="preserve">Eventos, decisões e telemetria, que crescem com o número de pontos e com o tempo, ficam em armazenamento orientado a série temporal,</w:t>
        </w:r>
      </w:ins>
      <w:r>
        <w:rPr>
          <w:lang w:val="pt-BR"/>
        </w:rPr>
        <w:t xml:space="preserve"> como a extensão TimescaleDB do PostgreSQL, particionado por tempo e com política de retenção, como recomenda 6.1. </w:t>
      </w:r>
      <w:del w:id="880014" w:author="Vitor Oliveira" w:date="2026-10-18T12:00:00Z">
        <w:r>
          <w:rPr>
            <w:lang w:val="pt-BR"/>
          </w:rPr>
          <w:delText xml:space="preserve">As consultas do painel são atendidas por réplica de leitura, sem concorrer com a decisão.</w:delText>
        </w:r>
      </w:del>
      <w:ins w:id="880015" w:author="Vitor Oliveira" w:date="2026-10-18T12:00:00Z">
        <w:r>
          <w:rPr>
            <w:lang w:val="pt-BR"/>
          </w:rPr>
          <w:t xml:space="preserve">Da decisão, grava-se completa a que muda o nível ou gera comando, com as entradas e o grau de cada regra, e da que mantém o alvo, um resumo; esta continua reconstituível pelos eventos e pela versão da base de regras (RNF04). Na cobertura total, decidir e gravar tudo poste a poste produziria centenas de gigabytes por dia. Os dados recentes ficam em armazenamento quente, e os antigos, em arquivo de menor custo. As consultas do painel são atendidas por réplica de leitura, sem concorrer com a decisão.</w:t>
        </w:r>
      </w:ins>
    </w:p>
    <w:p w14:paraId="02736322" w14:textId="77777777" w:rsidR="001A3925" w:rsidRPr="007D5100" w:rsidRDefault="00000000">
      <w:pPr>
        <w:pStyle w:val="ListParagraph"/>
        <w:numPr>
          <w:ilvl w:val="0"/>
          <w:numId w:val="2"/>
        </w:numPr>
        <w:spacing w:after="120" w:line="360" w:lineRule="auto"/>
        <w:jc w:val="both"/>
        <w:rPr>
          <w:lang w:val="pt-BR"/>
        </w:rPr>
      </w:pPr>
      <w:r>
        <w:rPr>
          <w:lang w:val="pt-BR"/>
        </w:rPr>
        <w:t xml:space="preserve">Painel com acesso controlado. O painel deixa de publicar com chave embutida: o operador municipal autentica-se pelo provedor de identidade </w:t>
      </w:r>
      <w:r>
        <w:rPr>
          <w:lang w:val="pt-BR"/>
        </w:rPr>
        <w:lastRenderedPageBreak/>
        <w:t>do município, por OpenID Connect, ou por servidor de identidade como o Keycloak, com perfis distintos para consulta, para alteração de parâmetros normativos e para publicação manual, e toda alteração fica registrada.</w:t>
      </w:r>
    </w:p>
    <w:p w14:paraId="1FAEB664" w14:textId="77777777" w:rsidR="001A3925" w:rsidRPr="007D5100" w:rsidRDefault="00000000">
      <w:pPr>
        <w:pStyle w:val="ListParagraph"/>
        <w:numPr>
          <w:ilvl w:val="0"/>
          <w:numId w:val="2"/>
        </w:numPr>
        <w:spacing w:after="120" w:line="360" w:lineRule="auto"/>
        <w:jc w:val="both"/>
        <w:rPr>
          <w:lang w:val="pt-BR"/>
        </w:rPr>
      </w:pPr>
      <w:r>
        <w:rPr>
          <w:lang w:val="pt-BR"/>
        </w:rPr>
        <w:t xml:space="preserve">Operação. Os serviços são executados em Kubernetes, plataforma de orquestração de contêineres, distribuída em mais de uma zona de disponibilidade, que substitui contêineres com falha e redistribui a carga. Credenciais ficam em cofre de segredos, como o HashiCorp Vault ou o serviço equivalente do provedor, e não em arquivo da máquina. Métricas, registros e alertas, coletados com OpenTelemetry e exibidos em Prometheus e Grafana, cobrem o percurso inteiro, e o identificador da decisão, que já atravessa evento, decisão, comando e telemetria, serve de identificador de correlação para rastrear cada decisão de ponta a ponta. A hospedagem pode ser em nuvem contratada ou em centro de dados do município, </w:t>
      </w:r>
      <w:del w:id="880016" w:author="Vitor Oliveira" w:date="2026-10-18T12:00:00Z">
        <w:r>
          <w:rPr>
            <w:lang w:val="pt-BR"/>
          </w:rPr>
          <w:delText xml:space="preserve">decisão de contratação que não altera a arquitetura.</w:delText>
        </w:r>
      </w:del>
      <w:ins w:id="880017" w:author="Vitor Oliveira" w:date="2026-10-18T12:00:00Z">
        <w:r>
          <w:rPr>
            <w:lang w:val="pt-BR"/>
          </w:rPr>
          <w:t xml:space="preserve">decisão de contratação que não altera a arquitetura. As cópias de segurança são replicadas em outra região, com tempo de recuperação e perda máxima de dados declarados em contrato.</w:t>
        </w:r>
      </w:ins>
    </w:p>
    <w:p>
      <w:pPr>
        <w:spacing w:after="120" w:line="360" w:lineRule="auto"/>
        <w:ind w:firstLine="709"/>
        <w:jc w:val="both"/>
        <w:rPr>
          <w:ins w:id="880018" w:author="Vitor Oliveira" w:date="2026-10-18T12:00:00Z"/>
        </w:rPr>
      </w:pPr>
      <w:ins w:id="880019" w:author="Vitor Oliveira" w:date="2026-10-18T12:00:00Z">
        <w:r>
          <w:rPr>
            <w:lang w:val="pt-BR"/>
          </w:rPr>
          <w:t xml:space="preserve">Para além de um município, a arquitetura organiza-se em células. Cada município, ou região metropolitana, opera a sua cópia completa — entrada, decisão, dados e adaptador para a central da sua concessionária —, e só a base de regras, a tabela de classes da norma e os modelos de previsão vêm de um registro comum e versionado. Não há sistema central único: o país, com cerca de 22 milhões de pontos de luz (ABCIP, 2024a), cerca de 33 vezes o parque paulistano, somaria da ordem de dezenas de milhares de decisões por segundo, repartidas entre células das quais a maior é a de São Paulo, e a falha de uma célula leva apenas os seus pontos à agenda ou ao pleno. Os valores desta subseção são ordem de grandeza, calculada, e não resultado de teste de carga.</w:t>
        </w:r>
      </w:ins>
    </w:p>
    <w:p w14:paraId="0C97E629" w14:textId="77777777" w:rsidR="001A3925" w:rsidRPr="007D5100" w:rsidRDefault="00000000">
      <w:pPr>
        <w:spacing w:after="120" w:line="360" w:lineRule="auto"/>
        <w:ind w:firstLine="709"/>
        <w:jc w:val="both"/>
        <w:rPr>
          <w:lang w:val="pt-BR"/>
        </w:rPr>
      </w:pPr>
      <w:r>
        <w:rPr>
          <w:lang w:val="pt-BR"/>
        </w:rPr>
        <w:t xml:space="preserve">Dois traços da arquitetura de referência decorrem do que o protótipo já estabeleceu, e não de acréscimo. O primeiro é que a degradação é segura por construção: se a entrada, a decisão ou o adaptador atrasarem, </w:t>
      </w:r>
      <w:del w:id="880041" w:author="Vitor Oliveira" w:date="2026-10-18T12:00:00Z">
        <w:r>
          <w:rPr>
            <w:lang w:val="pt-BR"/>
          </w:rPr>
          <w:delText xml:space="preserve">o controlador mantém o último comando até o vencimento da validade e então volta ao pleno,</w:delText>
        </w:r>
      </w:del>
      <w:ins w:id="880042" w:author="Vitor Oliveira" w:date="2026-10-18T12:00:00Z">
        <w:r>
          <w:rPr>
            <w:lang w:val="pt-BR"/>
          </w:rPr>
          <w:t xml:space="preserve">o ponto mantém o último comando até o vencimento da validade e então volta ao pleno, na bancada, ou à agenda residente, em campo,</w:t>
        </w:r>
      </w:ins>
      <w:r>
        <w:rPr>
          <w:lang w:val="pt-BR"/>
        </w:rPr>
        <w:t xml:space="preserve"> de modo que a consequência de uma falha é luz a mais, e não a menos. O segundo é que nenhum contrato de 3.12.6.2 muda de significado: os campos do evento, do comando e da telemetria são os mesmos, e muda apenas quem os transporta. Os produtos citados são exemplos de código aberto, com equivalentes gerenciados nos principais provedores de nuvem, e não escolha definitiva; servem de base para estimar o custo da operação. A arquitetura não foi implantada nem ensaiada. Seu custo foi estimado no Apêndice D, pela lista pública de preços da Amazon Web Services: </w:t>
      </w:r>
      <w:del w:id="880020" w:author="Vitor Oliveira" w:date="2026-10-18T12:00:00Z">
        <w:r>
          <w:rPr>
            <w:lang w:val="pt-BR"/>
          </w:rPr>
          <w:delText xml:space="preserve">cerca de US$ 3 mil por mês para a infraestrutura de produção,</w:delText>
        </w:r>
      </w:del>
      <w:ins w:id="880021" w:author="Vitor Oliveira" w:date="2026-10-18T12:00:00Z">
        <w:r>
          <w:rPr>
            <w:lang w:val="pt-BR"/>
          </w:rPr>
          <w:t xml:space="preserve">cerca de US$ 3 mil por mês para a infraestrutura de produção de São Paulo,</w:t>
        </w:r>
      </w:ins>
      <w:r>
        <w:rPr>
          <w:lang w:val="pt-BR"/>
        </w:rPr>
        <w:t xml:space="preserve"> com dimensionamento dos autores e sem teste de carga; a lacuna figura entre as limitações (5.3) e entre as recomendações (6.1).</w:t>
      </w:r>
    </w:p>
    <w:p w14:paraId="3A65767B" w14:textId="77777777" w:rsidR="00E01C3A" w:rsidRDefault="00CC3326">
      <w:pPr>
        <w:pStyle w:val="Heading3"/>
        <w:spacing w:before="360" w:after="240" w:line="360" w:lineRule="auto"/>
        <w:rPr>
          <w:lang w:val="pt-BR"/>
        </w:rPr>
      </w:pPr>
      <w:bookmarkStart w:id="77" w:name="_Toc242567298"/>
      <w:r>
        <w:rPr>
          <w:lang w:val="pt-BR"/>
        </w:rPr>
        <w:t>3.12.7 Especificação dos casos de teste</w:t>
      </w:r>
      <w:bookmarkEnd w:id="77"/>
    </w:p>
    <w:p w14:paraId="617F2060" w14:textId="77777777" w:rsidR="00E01C3A" w:rsidRDefault="00CC3326">
      <w:pPr>
        <w:spacing w:after="120" w:line="360" w:lineRule="auto"/>
        <w:ind w:firstLine="709"/>
        <w:jc w:val="both"/>
        <w:rPr>
          <w:lang w:val="pt-BR"/>
        </w:rPr>
      </w:pPr>
      <w:r w:rsidRPr="008C0B6A">
        <w:rPr>
          <w:lang w:val="pt-BR"/>
        </w:rPr>
        <w:t>O Quadro 15 especifica os casos de teste. Os casos CT01 a CT14 são automatizados e executados a cada alteração do código; os demais exigem o nó físico ou o ambiente implantado e compõem as etapas de 3.9.</w:t>
      </w:r>
    </w:p>
    <w:p w14:paraId="6509FEF4" w14:textId="6796D7F1" w:rsidR="00847C0D" w:rsidRDefault="00CC3326">
      <w:pPr>
        <w:keepNext/>
        <w:spacing w:before="260" w:after="130"/>
      </w:pPr>
      <w:bookmarkStart w:id="78" w:name="_Toc242567222"/>
      <w:r>
        <w:rPr>
          <w:sz w:val="20"/>
          <w:szCs w:val="20"/>
          <w:lang w:val="pt-BR"/>
        </w:rPr>
        <w:lastRenderedPageBreak/>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15</w:t>
      </w:r>
      <w:r w:rsidR="008D0833">
        <w:rPr>
          <w:sz w:val="20"/>
          <w:szCs w:val="20"/>
          <w:lang w:val="pt-BR"/>
        </w:rPr>
        <w:fldChar w:fldCharType="end"/>
      </w:r>
      <w:r>
        <w:rPr>
          <w:sz w:val="20"/>
          <w:szCs w:val="20"/>
          <w:lang w:val="pt-BR"/>
        </w:rPr>
        <w:t xml:space="preserve"> – Casos de teste</w:t>
      </w:r>
      <w:bookmarkEnd w:id="7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3500"/>
        <w:gridCol w:w="1750"/>
        <w:gridCol w:w="2971"/>
      </w:tblGrid>
      <w:tr w:rsidR="00E01C3A" w14:paraId="5F831EAA" w14:textId="77777777">
        <w:trPr>
          <w:tblHeader/>
        </w:trPr>
        <w:tc>
          <w:tcPr>
            <w:tcW w:w="850" w:type="dxa"/>
            <w:shd w:val="clear" w:color="auto" w:fill="EDEDED"/>
            <w:tcMar>
              <w:top w:w="70" w:type="dxa"/>
              <w:left w:w="90" w:type="dxa"/>
              <w:bottom w:w="70" w:type="dxa"/>
              <w:right w:w="90" w:type="dxa"/>
            </w:tcMar>
          </w:tcPr>
          <w:p w14:paraId="4B86CF0D" w14:textId="77777777" w:rsidR="00847C0D" w:rsidRDefault="00CC3326">
            <w:r>
              <w:rPr>
                <w:sz w:val="20"/>
                <w:szCs w:val="20"/>
              </w:rPr>
              <w:t>Id</w:t>
            </w:r>
          </w:p>
        </w:tc>
        <w:tc>
          <w:tcPr>
            <w:tcW w:w="3500" w:type="dxa"/>
            <w:shd w:val="clear" w:color="auto" w:fill="EDEDED"/>
            <w:tcMar>
              <w:top w:w="70" w:type="dxa"/>
              <w:left w:w="90" w:type="dxa"/>
              <w:bottom w:w="70" w:type="dxa"/>
              <w:right w:w="90" w:type="dxa"/>
            </w:tcMar>
          </w:tcPr>
          <w:p w14:paraId="0DC1FB98" w14:textId="77777777" w:rsidR="00847C0D" w:rsidRDefault="00CC3326">
            <w:proofErr w:type="spellStart"/>
            <w:r>
              <w:rPr>
                <w:sz w:val="20"/>
                <w:szCs w:val="20"/>
              </w:rPr>
              <w:t>Requisito</w:t>
            </w:r>
            <w:proofErr w:type="spellEnd"/>
          </w:p>
        </w:tc>
        <w:tc>
          <w:tcPr>
            <w:tcW w:w="1750" w:type="dxa"/>
            <w:shd w:val="clear" w:color="auto" w:fill="EDEDED"/>
            <w:tcMar>
              <w:top w:w="70" w:type="dxa"/>
              <w:left w:w="90" w:type="dxa"/>
              <w:bottom w:w="70" w:type="dxa"/>
              <w:right w:w="90" w:type="dxa"/>
            </w:tcMar>
          </w:tcPr>
          <w:p w14:paraId="65DDAFD6" w14:textId="77777777" w:rsidR="00847C0D" w:rsidRDefault="00CC3326">
            <w:r>
              <w:rPr>
                <w:sz w:val="20"/>
                <w:szCs w:val="20"/>
              </w:rPr>
              <w:t xml:space="preserve">Entrada e </w:t>
            </w:r>
            <w:proofErr w:type="spellStart"/>
            <w:r>
              <w:rPr>
                <w:sz w:val="20"/>
                <w:szCs w:val="20"/>
              </w:rPr>
              <w:t>pré-condição</w:t>
            </w:r>
            <w:proofErr w:type="spellEnd"/>
          </w:p>
        </w:tc>
        <w:tc>
          <w:tcPr>
            <w:tcW w:w="2971" w:type="dxa"/>
            <w:shd w:val="clear" w:color="auto" w:fill="EDEDED"/>
            <w:tcMar>
              <w:top w:w="70" w:type="dxa"/>
              <w:left w:w="90" w:type="dxa"/>
              <w:bottom w:w="70" w:type="dxa"/>
              <w:right w:w="90" w:type="dxa"/>
            </w:tcMar>
          </w:tcPr>
          <w:p w14:paraId="04AF98BC" w14:textId="77777777" w:rsidR="00847C0D" w:rsidRDefault="00CC3326">
            <w:proofErr w:type="spellStart"/>
            <w:r>
              <w:rPr>
                <w:sz w:val="20"/>
                <w:szCs w:val="20"/>
              </w:rPr>
              <w:t>Resultado</w:t>
            </w:r>
            <w:proofErr w:type="spellEnd"/>
            <w:r>
              <w:rPr>
                <w:sz w:val="20"/>
                <w:szCs w:val="20"/>
              </w:rPr>
              <w:t xml:space="preserve"> </w:t>
            </w:r>
            <w:proofErr w:type="spellStart"/>
            <w:r>
              <w:rPr>
                <w:sz w:val="20"/>
                <w:szCs w:val="20"/>
              </w:rPr>
              <w:t>esperado</w:t>
            </w:r>
            <w:proofErr w:type="spellEnd"/>
          </w:p>
        </w:tc>
      </w:tr>
      <w:tr w:rsidR="00E01C3A" w:rsidRPr="00F96471" w14:paraId="02826AB5" w14:textId="77777777">
        <w:tc>
          <w:tcPr>
            <w:tcW w:w="850" w:type="dxa"/>
            <w:tcMar>
              <w:top w:w="70" w:type="dxa"/>
              <w:left w:w="90" w:type="dxa"/>
              <w:bottom w:w="70" w:type="dxa"/>
              <w:right w:w="90" w:type="dxa"/>
            </w:tcMar>
          </w:tcPr>
          <w:p w14:paraId="443C4CB4" w14:textId="77777777" w:rsidR="00847C0D" w:rsidRDefault="00CC3326">
            <w:r>
              <w:rPr>
                <w:sz w:val="20"/>
                <w:szCs w:val="20"/>
              </w:rPr>
              <w:t>CT01</w:t>
            </w:r>
          </w:p>
        </w:tc>
        <w:tc>
          <w:tcPr>
            <w:tcW w:w="3500" w:type="dxa"/>
            <w:tcMar>
              <w:top w:w="70" w:type="dxa"/>
              <w:left w:w="90" w:type="dxa"/>
              <w:bottom w:w="70" w:type="dxa"/>
              <w:right w:w="90" w:type="dxa"/>
            </w:tcMar>
          </w:tcPr>
          <w:p w14:paraId="58577346" w14:textId="77777777" w:rsidR="00847C0D" w:rsidRDefault="00CC3326">
            <w:r>
              <w:rPr>
                <w:sz w:val="20"/>
                <w:szCs w:val="20"/>
                <w:lang w:val="pt-BR"/>
              </w:rPr>
              <w:t>RF01, RNF08</w:t>
            </w:r>
          </w:p>
        </w:tc>
        <w:tc>
          <w:tcPr>
            <w:tcW w:w="1750" w:type="dxa"/>
            <w:tcMar>
              <w:top w:w="70" w:type="dxa"/>
              <w:left w:w="90" w:type="dxa"/>
              <w:bottom w:w="70" w:type="dxa"/>
              <w:right w:w="90" w:type="dxa"/>
            </w:tcMar>
          </w:tcPr>
          <w:p w14:paraId="2DEE3520" w14:textId="77777777" w:rsidR="00847C0D" w:rsidRPr="00430DB3" w:rsidRDefault="00CC3326">
            <w:pPr>
              <w:rPr>
                <w:lang w:val="pt-BR"/>
              </w:rPr>
            </w:pPr>
            <w:r w:rsidRPr="00430DB3">
              <w:rPr>
                <w:sz w:val="20"/>
                <w:szCs w:val="20"/>
                <w:lang w:val="pt-BR"/>
              </w:rPr>
              <w:t>Publicação com campo fora do contrato, média negativa, volume com ocorrência, trecho fora do cadastro, pacote com item inválido ou sem chave de acesso</w:t>
            </w:r>
          </w:p>
        </w:tc>
        <w:tc>
          <w:tcPr>
            <w:tcW w:w="2971" w:type="dxa"/>
            <w:tcMar>
              <w:top w:w="70" w:type="dxa"/>
              <w:left w:w="90" w:type="dxa"/>
              <w:bottom w:w="70" w:type="dxa"/>
              <w:right w:w="90" w:type="dxa"/>
            </w:tcMar>
          </w:tcPr>
          <w:p w14:paraId="2678C74C" w14:textId="77777777" w:rsidR="00847C0D" w:rsidRPr="00430DB3" w:rsidRDefault="00CC3326">
            <w:pPr>
              <w:rPr>
                <w:lang w:val="pt-BR"/>
              </w:rPr>
            </w:pPr>
            <w:r>
              <w:rPr>
                <w:sz w:val="20"/>
                <w:szCs w:val="20"/>
                <w:lang w:val="pt-BR"/>
              </w:rPr>
              <w:t>Recusa com erro de validação ou de autenticação; no pacote, só o item inválido é recusado e os demais são gravados</w:t>
            </w:r>
          </w:p>
        </w:tc>
      </w:tr>
      <w:tr w:rsidR="00E01C3A" w:rsidRPr="00F96471" w14:paraId="756DF60B" w14:textId="77777777">
        <w:tc>
          <w:tcPr>
            <w:tcW w:w="850" w:type="dxa"/>
            <w:tcMar>
              <w:top w:w="70" w:type="dxa"/>
              <w:left w:w="90" w:type="dxa"/>
              <w:bottom w:w="70" w:type="dxa"/>
              <w:right w:w="90" w:type="dxa"/>
            </w:tcMar>
          </w:tcPr>
          <w:p w14:paraId="604448CA" w14:textId="77777777" w:rsidR="00847C0D" w:rsidRDefault="00CC3326">
            <w:r>
              <w:rPr>
                <w:sz w:val="20"/>
                <w:szCs w:val="20"/>
              </w:rPr>
              <w:t>CT02</w:t>
            </w:r>
          </w:p>
        </w:tc>
        <w:tc>
          <w:tcPr>
            <w:tcW w:w="3500" w:type="dxa"/>
            <w:tcMar>
              <w:top w:w="70" w:type="dxa"/>
              <w:left w:w="90" w:type="dxa"/>
              <w:bottom w:w="70" w:type="dxa"/>
              <w:right w:w="90" w:type="dxa"/>
            </w:tcMar>
          </w:tcPr>
          <w:p w14:paraId="36A95F94" w14:textId="77777777" w:rsidR="00847C0D" w:rsidRDefault="00CC3326">
            <w:r>
              <w:rPr>
                <w:sz w:val="20"/>
                <w:szCs w:val="20"/>
                <w:lang w:val="pt-BR"/>
              </w:rPr>
              <w:t>RF02</w:t>
            </w:r>
          </w:p>
        </w:tc>
        <w:tc>
          <w:tcPr>
            <w:tcW w:w="1750" w:type="dxa"/>
            <w:tcMar>
              <w:top w:w="70" w:type="dxa"/>
              <w:left w:w="90" w:type="dxa"/>
              <w:bottom w:w="70" w:type="dxa"/>
              <w:right w:w="90" w:type="dxa"/>
            </w:tcMar>
          </w:tcPr>
          <w:p w14:paraId="1AC4745B" w14:textId="77777777" w:rsidR="00847C0D" w:rsidRPr="00430DB3" w:rsidRDefault="00CC3326">
            <w:pPr>
              <w:rPr>
                <w:lang w:val="pt-BR"/>
              </w:rPr>
            </w:pPr>
            <w:r w:rsidRPr="00430DB3">
              <w:rPr>
                <w:sz w:val="20"/>
                <w:szCs w:val="20"/>
                <w:lang w:val="pt-BR"/>
              </w:rPr>
              <w:t>Histórico de volumes do trecho; histórico incompleto</w:t>
            </w:r>
          </w:p>
        </w:tc>
        <w:tc>
          <w:tcPr>
            <w:tcW w:w="2971" w:type="dxa"/>
            <w:tcMar>
              <w:top w:w="70" w:type="dxa"/>
              <w:left w:w="90" w:type="dxa"/>
              <w:bottom w:w="70" w:type="dxa"/>
              <w:right w:w="90" w:type="dxa"/>
            </w:tcMar>
          </w:tcPr>
          <w:p w14:paraId="7DB07463" w14:textId="77777777" w:rsidR="00847C0D" w:rsidRPr="00430DB3" w:rsidRDefault="00CC3326">
            <w:pPr>
              <w:rPr>
                <w:lang w:val="pt-BR"/>
              </w:rPr>
            </w:pPr>
            <w:r>
              <w:rPr>
                <w:sz w:val="20"/>
                <w:szCs w:val="20"/>
                <w:lang w:val="pt-BR"/>
              </w:rPr>
              <w:t>Previsão entre 0 e 1 que acompanha o patamar do histórico; sem histórico, persistência</w:t>
            </w:r>
          </w:p>
        </w:tc>
      </w:tr>
      <w:tr w:rsidR="00E01C3A" w:rsidRPr="00F96471" w14:paraId="41721329" w14:textId="77777777">
        <w:tc>
          <w:tcPr>
            <w:tcW w:w="850" w:type="dxa"/>
            <w:tcMar>
              <w:top w:w="70" w:type="dxa"/>
              <w:left w:w="90" w:type="dxa"/>
              <w:bottom w:w="70" w:type="dxa"/>
              <w:right w:w="90" w:type="dxa"/>
            </w:tcMar>
          </w:tcPr>
          <w:p w14:paraId="1684FC69" w14:textId="77777777" w:rsidR="00847C0D" w:rsidRDefault="00CC3326">
            <w:r>
              <w:rPr>
                <w:sz w:val="20"/>
                <w:szCs w:val="20"/>
              </w:rPr>
              <w:t>CT03</w:t>
            </w:r>
          </w:p>
        </w:tc>
        <w:tc>
          <w:tcPr>
            <w:tcW w:w="3500" w:type="dxa"/>
            <w:tcMar>
              <w:top w:w="70" w:type="dxa"/>
              <w:left w:w="90" w:type="dxa"/>
              <w:bottom w:w="70" w:type="dxa"/>
              <w:right w:w="90" w:type="dxa"/>
            </w:tcMar>
          </w:tcPr>
          <w:p w14:paraId="06D3F7BA" w14:textId="77777777" w:rsidR="00847C0D" w:rsidRDefault="00CC3326">
            <w:r>
              <w:rPr>
                <w:sz w:val="20"/>
                <w:szCs w:val="20"/>
                <w:lang w:val="pt-BR"/>
              </w:rPr>
              <w:t>RF03, RNF05</w:t>
            </w:r>
          </w:p>
        </w:tc>
        <w:tc>
          <w:tcPr>
            <w:tcW w:w="1750" w:type="dxa"/>
            <w:tcMar>
              <w:top w:w="70" w:type="dxa"/>
              <w:left w:w="90" w:type="dxa"/>
              <w:bottom w:w="70" w:type="dxa"/>
              <w:right w:w="90" w:type="dxa"/>
            </w:tcMar>
          </w:tcPr>
          <w:p w14:paraId="0CD35B29" w14:textId="77777777" w:rsidR="00847C0D" w:rsidRPr="00430DB3" w:rsidRDefault="00CC3326">
            <w:pPr>
              <w:rPr>
                <w:lang w:val="pt-BR"/>
              </w:rPr>
            </w:pPr>
            <w:r w:rsidRPr="00430DB3">
              <w:rPr>
                <w:sz w:val="20"/>
                <w:szCs w:val="20"/>
                <w:lang w:val="pt-BR"/>
              </w:rPr>
              <w:t>Base de regras vigente; varredura do espaço de entrada</w:t>
            </w:r>
          </w:p>
        </w:tc>
        <w:tc>
          <w:tcPr>
            <w:tcW w:w="2971" w:type="dxa"/>
            <w:tcMar>
              <w:top w:w="70" w:type="dxa"/>
              <w:left w:w="90" w:type="dxa"/>
              <w:bottom w:w="70" w:type="dxa"/>
              <w:right w:w="90" w:type="dxa"/>
            </w:tcMar>
          </w:tcPr>
          <w:p w14:paraId="235CFD67" w14:textId="77777777" w:rsidR="00847C0D" w:rsidRPr="00430DB3" w:rsidRDefault="00CC3326">
            <w:pPr>
              <w:rPr>
                <w:lang w:val="pt-BR"/>
              </w:rPr>
            </w:pPr>
            <w:r>
              <w:rPr>
                <w:sz w:val="20"/>
                <w:szCs w:val="20"/>
                <w:lang w:val="pt-BR"/>
              </w:rPr>
              <w:t>Sete regras, todas com origem declarada e legíveis em linguagem natural; nenhuma regra que desça de classe sem ausência de ocorrência; saída em três degraus de classe</w:t>
            </w:r>
          </w:p>
        </w:tc>
      </w:tr>
      <w:tr w:rsidR="00E01C3A" w:rsidRPr="00F96471" w14:paraId="5E127DEF" w14:textId="77777777">
        <w:tc>
          <w:tcPr>
            <w:tcW w:w="850" w:type="dxa"/>
            <w:tcMar>
              <w:top w:w="70" w:type="dxa"/>
              <w:left w:w="90" w:type="dxa"/>
              <w:bottom w:w="70" w:type="dxa"/>
              <w:right w:w="90" w:type="dxa"/>
            </w:tcMar>
          </w:tcPr>
          <w:p w14:paraId="5055F551" w14:textId="77777777" w:rsidR="00847C0D" w:rsidRDefault="00CC3326">
            <w:r>
              <w:rPr>
                <w:sz w:val="20"/>
                <w:szCs w:val="20"/>
              </w:rPr>
              <w:t>CT04</w:t>
            </w:r>
          </w:p>
        </w:tc>
        <w:tc>
          <w:tcPr>
            <w:tcW w:w="3500" w:type="dxa"/>
            <w:tcMar>
              <w:top w:w="70" w:type="dxa"/>
              <w:left w:w="90" w:type="dxa"/>
              <w:bottom w:w="70" w:type="dxa"/>
              <w:right w:w="90" w:type="dxa"/>
            </w:tcMar>
          </w:tcPr>
          <w:p w14:paraId="0CB11413" w14:textId="77777777" w:rsidR="00847C0D" w:rsidRDefault="00CC3326">
            <w:r>
              <w:rPr>
                <w:sz w:val="20"/>
                <w:szCs w:val="20"/>
                <w:lang w:val="pt-BR"/>
              </w:rPr>
              <w:t>RF03</w:t>
            </w:r>
          </w:p>
        </w:tc>
        <w:tc>
          <w:tcPr>
            <w:tcW w:w="1750" w:type="dxa"/>
            <w:tcMar>
              <w:top w:w="70" w:type="dxa"/>
              <w:left w:w="90" w:type="dxa"/>
              <w:bottom w:w="70" w:type="dxa"/>
              <w:right w:w="90" w:type="dxa"/>
            </w:tcMar>
          </w:tcPr>
          <w:p w14:paraId="005BC2BF" w14:textId="77777777" w:rsidR="00847C0D" w:rsidRPr="00430DB3" w:rsidRDefault="00CC3326">
            <w:pPr>
              <w:rPr>
                <w:lang w:val="pt-BR"/>
              </w:rPr>
            </w:pPr>
            <w:r w:rsidRPr="00430DB3">
              <w:rPr>
                <w:sz w:val="20"/>
                <w:szCs w:val="20"/>
                <w:lang w:val="pt-BR"/>
              </w:rPr>
              <w:t>Ocorrência reportada com volume baixo ou médio, na madrugada e no início da noite</w:t>
            </w:r>
          </w:p>
        </w:tc>
        <w:tc>
          <w:tcPr>
            <w:tcW w:w="2971" w:type="dxa"/>
            <w:tcMar>
              <w:top w:w="70" w:type="dxa"/>
              <w:left w:w="90" w:type="dxa"/>
              <w:bottom w:w="70" w:type="dxa"/>
              <w:right w:w="90" w:type="dxa"/>
            </w:tcMar>
          </w:tcPr>
          <w:p w14:paraId="5B4AC272" w14:textId="77777777" w:rsidR="00847C0D" w:rsidRPr="00430DB3" w:rsidRDefault="00CC3326">
            <w:pPr>
              <w:rPr>
                <w:lang w:val="pt-BR"/>
              </w:rPr>
            </w:pPr>
            <w:r>
              <w:rPr>
                <w:sz w:val="20"/>
                <w:szCs w:val="20"/>
                <w:lang w:val="pt-BR"/>
              </w:rPr>
              <w:t>Nível pretendido igual ao da classe da via: a evidência de risco não é diluída</w:t>
            </w:r>
          </w:p>
        </w:tc>
      </w:tr>
      <w:tr w:rsidR="00E01C3A" w:rsidRPr="00F96471" w14:paraId="0BC2CB35" w14:textId="77777777">
        <w:tc>
          <w:tcPr>
            <w:tcW w:w="850" w:type="dxa"/>
            <w:tcMar>
              <w:top w:w="70" w:type="dxa"/>
              <w:left w:w="90" w:type="dxa"/>
              <w:bottom w:w="70" w:type="dxa"/>
              <w:right w:w="90" w:type="dxa"/>
            </w:tcMar>
          </w:tcPr>
          <w:p w14:paraId="06761EFB" w14:textId="77777777" w:rsidR="00847C0D" w:rsidRDefault="00CC3326">
            <w:r>
              <w:rPr>
                <w:sz w:val="20"/>
                <w:szCs w:val="20"/>
              </w:rPr>
              <w:t>CT05</w:t>
            </w:r>
          </w:p>
        </w:tc>
        <w:tc>
          <w:tcPr>
            <w:tcW w:w="3500" w:type="dxa"/>
            <w:tcMar>
              <w:top w:w="70" w:type="dxa"/>
              <w:left w:w="90" w:type="dxa"/>
              <w:bottom w:w="70" w:type="dxa"/>
              <w:right w:w="90" w:type="dxa"/>
            </w:tcMar>
          </w:tcPr>
          <w:p w14:paraId="7C8F3EE6" w14:textId="77777777" w:rsidR="00847C0D" w:rsidRDefault="00CC3326">
            <w:r>
              <w:rPr>
                <w:sz w:val="20"/>
                <w:szCs w:val="20"/>
                <w:lang w:val="pt-BR"/>
              </w:rPr>
              <w:t>RF04, RNF01, RNF02</w:t>
            </w:r>
          </w:p>
        </w:tc>
        <w:tc>
          <w:tcPr>
            <w:tcW w:w="1750" w:type="dxa"/>
            <w:tcMar>
              <w:top w:w="70" w:type="dxa"/>
              <w:left w:w="90" w:type="dxa"/>
              <w:bottom w:w="70" w:type="dxa"/>
              <w:right w:w="90" w:type="dxa"/>
            </w:tcMar>
          </w:tcPr>
          <w:p w14:paraId="1E6CF4D8" w14:textId="77777777" w:rsidR="00847C0D" w:rsidRPr="00430DB3" w:rsidRDefault="00CC3326">
            <w:pPr>
              <w:rPr>
                <w:lang w:val="pt-BR"/>
              </w:rPr>
            </w:pPr>
            <w:r w:rsidRPr="00430DB3">
              <w:rPr>
                <w:sz w:val="20"/>
                <w:szCs w:val="20"/>
                <w:lang w:val="pt-BR"/>
              </w:rPr>
              <w:t>Cem mil combinações aleatórias de nível pretendido, nível anterior e intervalo</w:t>
            </w:r>
          </w:p>
        </w:tc>
        <w:tc>
          <w:tcPr>
            <w:tcW w:w="2971" w:type="dxa"/>
            <w:tcMar>
              <w:top w:w="70" w:type="dxa"/>
              <w:left w:w="90" w:type="dxa"/>
              <w:bottom w:w="70" w:type="dxa"/>
              <w:right w:w="90" w:type="dxa"/>
            </w:tcMar>
          </w:tcPr>
          <w:p w14:paraId="54F9BC8A" w14:textId="77777777" w:rsidR="00847C0D" w:rsidRPr="00430DB3" w:rsidRDefault="00CC3326">
            <w:pPr>
              <w:rPr>
                <w:lang w:val="pt-BR"/>
              </w:rPr>
            </w:pPr>
            <w:r>
              <w:rPr>
                <w:sz w:val="20"/>
                <w:szCs w:val="20"/>
                <w:lang w:val="pt-BR"/>
              </w:rPr>
              <w:t>Zero violações de piso e de taxa; nível emitido nunca inferior ao pretendido</w:t>
            </w:r>
          </w:p>
        </w:tc>
      </w:tr>
      <w:tr w:rsidR="00E01C3A" w:rsidRPr="00F96471" w14:paraId="09E67A79" w14:textId="77777777">
        <w:tc>
          <w:tcPr>
            <w:tcW w:w="850" w:type="dxa"/>
            <w:tcMar>
              <w:top w:w="70" w:type="dxa"/>
              <w:left w:w="90" w:type="dxa"/>
              <w:bottom w:w="70" w:type="dxa"/>
              <w:right w:w="90" w:type="dxa"/>
            </w:tcMar>
          </w:tcPr>
          <w:p w14:paraId="4AFA7842" w14:textId="77777777" w:rsidR="00847C0D" w:rsidRDefault="00CC3326">
            <w:r>
              <w:rPr>
                <w:sz w:val="20"/>
                <w:szCs w:val="20"/>
              </w:rPr>
              <w:t>CT06</w:t>
            </w:r>
          </w:p>
        </w:tc>
        <w:tc>
          <w:tcPr>
            <w:tcW w:w="3500" w:type="dxa"/>
            <w:tcMar>
              <w:top w:w="70" w:type="dxa"/>
              <w:left w:w="90" w:type="dxa"/>
              <w:bottom w:w="70" w:type="dxa"/>
              <w:right w:w="90" w:type="dxa"/>
            </w:tcMar>
          </w:tcPr>
          <w:p w14:paraId="05E46B2D" w14:textId="77777777" w:rsidR="00847C0D" w:rsidRDefault="00CC3326">
            <w:r>
              <w:rPr>
                <w:sz w:val="20"/>
                <w:szCs w:val="20"/>
                <w:lang w:val="pt-BR"/>
              </w:rPr>
              <w:t>RNF02</w:t>
            </w:r>
          </w:p>
        </w:tc>
        <w:tc>
          <w:tcPr>
            <w:tcW w:w="1750" w:type="dxa"/>
            <w:tcMar>
              <w:top w:w="70" w:type="dxa"/>
              <w:left w:w="90" w:type="dxa"/>
              <w:bottom w:w="70" w:type="dxa"/>
              <w:right w:w="90" w:type="dxa"/>
            </w:tcMar>
          </w:tcPr>
          <w:p w14:paraId="26F03FBE" w14:textId="77777777" w:rsidR="00847C0D" w:rsidRPr="00430DB3" w:rsidRDefault="00CC3326">
            <w:pPr>
              <w:rPr>
                <w:lang w:val="pt-BR"/>
              </w:rPr>
            </w:pPr>
            <w:r w:rsidRPr="00430DB3">
              <w:rPr>
                <w:sz w:val="20"/>
                <w:szCs w:val="20"/>
                <w:lang w:val="pt-BR"/>
              </w:rPr>
              <w:t>Volume baixo com previsão baixa, a partir do pleno</w:t>
            </w:r>
          </w:p>
        </w:tc>
        <w:tc>
          <w:tcPr>
            <w:tcW w:w="2971" w:type="dxa"/>
            <w:tcMar>
              <w:top w:w="70" w:type="dxa"/>
              <w:left w:w="90" w:type="dxa"/>
              <w:bottom w:w="70" w:type="dxa"/>
              <w:right w:w="90" w:type="dxa"/>
            </w:tcMar>
          </w:tcPr>
          <w:p w14:paraId="69CA1DCF" w14:textId="77777777" w:rsidR="00847C0D" w:rsidRPr="00430DB3" w:rsidRDefault="00CC3326">
            <w:pPr>
              <w:rPr>
                <w:lang w:val="pt-BR"/>
              </w:rPr>
            </w:pPr>
            <w:r>
              <w:rPr>
                <w:sz w:val="20"/>
                <w:szCs w:val="20"/>
                <w:lang w:val="pt-BR"/>
              </w:rPr>
              <w:t>Descida até o piso em no mínimo cinco minutos</w:t>
            </w:r>
          </w:p>
        </w:tc>
      </w:tr>
      <w:tr w:rsidR="00E01C3A" w:rsidRPr="00F96471" w14:paraId="0F27A911" w14:textId="77777777">
        <w:tc>
          <w:tcPr>
            <w:tcW w:w="850" w:type="dxa"/>
            <w:tcMar>
              <w:top w:w="70" w:type="dxa"/>
              <w:left w:w="90" w:type="dxa"/>
              <w:bottom w:w="70" w:type="dxa"/>
              <w:right w:w="90" w:type="dxa"/>
            </w:tcMar>
          </w:tcPr>
          <w:p w14:paraId="69F5397D" w14:textId="77777777" w:rsidR="00847C0D" w:rsidRDefault="00CC3326">
            <w:r>
              <w:rPr>
                <w:sz w:val="20"/>
                <w:szCs w:val="20"/>
              </w:rPr>
              <w:t>CT07</w:t>
            </w:r>
          </w:p>
        </w:tc>
        <w:tc>
          <w:tcPr>
            <w:tcW w:w="3500" w:type="dxa"/>
            <w:tcMar>
              <w:top w:w="70" w:type="dxa"/>
              <w:left w:w="90" w:type="dxa"/>
              <w:bottom w:w="70" w:type="dxa"/>
              <w:right w:w="90" w:type="dxa"/>
            </w:tcMar>
          </w:tcPr>
          <w:p w14:paraId="7FAB5FD3" w14:textId="77777777" w:rsidR="00847C0D" w:rsidRDefault="00CC3326">
            <w:r>
              <w:rPr>
                <w:sz w:val="20"/>
                <w:szCs w:val="20"/>
                <w:lang w:val="pt-BR"/>
              </w:rPr>
              <w:t>RNF02, RNF07</w:t>
            </w:r>
          </w:p>
        </w:tc>
        <w:tc>
          <w:tcPr>
            <w:tcW w:w="1750" w:type="dxa"/>
            <w:tcMar>
              <w:top w:w="70" w:type="dxa"/>
              <w:left w:w="90" w:type="dxa"/>
              <w:bottom w:w="70" w:type="dxa"/>
              <w:right w:w="90" w:type="dxa"/>
            </w:tcMar>
          </w:tcPr>
          <w:p w14:paraId="6C8825AC" w14:textId="77777777" w:rsidR="00847C0D" w:rsidRDefault="00CC3326">
            <w:proofErr w:type="spellStart"/>
            <w:r>
              <w:rPr>
                <w:sz w:val="20"/>
                <w:szCs w:val="20"/>
              </w:rPr>
              <w:t>Comando</w:t>
            </w:r>
            <w:proofErr w:type="spellEnd"/>
            <w:r>
              <w:rPr>
                <w:sz w:val="20"/>
                <w:szCs w:val="20"/>
              </w:rPr>
              <w:t xml:space="preserve"> </w:t>
            </w:r>
            <w:proofErr w:type="spellStart"/>
            <w:r>
              <w:rPr>
                <w:sz w:val="20"/>
                <w:szCs w:val="20"/>
              </w:rPr>
              <w:t>vencido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renovação</w:t>
            </w:r>
            <w:proofErr w:type="spellEnd"/>
          </w:p>
        </w:tc>
        <w:tc>
          <w:tcPr>
            <w:tcW w:w="2971" w:type="dxa"/>
            <w:tcMar>
              <w:top w:w="70" w:type="dxa"/>
              <w:left w:w="90" w:type="dxa"/>
              <w:bottom w:w="70" w:type="dxa"/>
              <w:right w:w="90" w:type="dxa"/>
            </w:tcMar>
          </w:tcPr>
          <w:p w14:paraId="3E1A39C9" w14:textId="77777777" w:rsidR="00847C0D" w:rsidRPr="00430DB3" w:rsidRDefault="00CC3326">
            <w:pPr>
              <w:rPr>
                <w:lang w:val="pt-BR"/>
              </w:rPr>
            </w:pPr>
            <w:r>
              <w:rPr>
                <w:sz w:val="20"/>
                <w:szCs w:val="20"/>
                <w:lang w:val="pt-BR"/>
              </w:rPr>
              <w:t>Nó no pleno; a rampa seguinte parte do pleno, e não do último nível aplicado</w:t>
            </w:r>
          </w:p>
        </w:tc>
      </w:tr>
      <w:tr w:rsidR="00E01C3A" w:rsidRPr="00F96471" w14:paraId="65060980" w14:textId="77777777">
        <w:tc>
          <w:tcPr>
            <w:tcW w:w="850" w:type="dxa"/>
            <w:tcMar>
              <w:top w:w="70" w:type="dxa"/>
              <w:left w:w="90" w:type="dxa"/>
              <w:bottom w:w="70" w:type="dxa"/>
              <w:right w:w="90" w:type="dxa"/>
            </w:tcMar>
          </w:tcPr>
          <w:p w14:paraId="7F8DAADE" w14:textId="77777777" w:rsidR="00847C0D" w:rsidRDefault="00CC3326">
            <w:r>
              <w:rPr>
                <w:sz w:val="20"/>
                <w:szCs w:val="20"/>
              </w:rPr>
              <w:t>CT08</w:t>
            </w:r>
          </w:p>
        </w:tc>
        <w:tc>
          <w:tcPr>
            <w:tcW w:w="3500" w:type="dxa"/>
            <w:tcMar>
              <w:top w:w="70" w:type="dxa"/>
              <w:left w:w="90" w:type="dxa"/>
              <w:bottom w:w="70" w:type="dxa"/>
              <w:right w:w="90" w:type="dxa"/>
            </w:tcMar>
          </w:tcPr>
          <w:p w14:paraId="78E1019A" w14:textId="77777777" w:rsidR="00847C0D" w:rsidRDefault="00CC3326">
            <w:r>
              <w:rPr>
                <w:sz w:val="20"/>
                <w:szCs w:val="20"/>
                <w:lang w:val="pt-BR"/>
              </w:rPr>
              <w:t>RF07, RNF04</w:t>
            </w:r>
          </w:p>
        </w:tc>
        <w:tc>
          <w:tcPr>
            <w:tcW w:w="1750" w:type="dxa"/>
            <w:tcMar>
              <w:top w:w="70" w:type="dxa"/>
              <w:left w:w="90" w:type="dxa"/>
              <w:bottom w:w="70" w:type="dxa"/>
              <w:right w:w="90" w:type="dxa"/>
            </w:tcMar>
          </w:tcPr>
          <w:p w14:paraId="6B0773FE" w14:textId="77777777" w:rsidR="00847C0D" w:rsidRPr="00430DB3" w:rsidRDefault="00CC3326">
            <w:pPr>
              <w:rPr>
                <w:lang w:val="pt-BR"/>
              </w:rPr>
            </w:pPr>
            <w:r w:rsidRPr="00430DB3">
              <w:rPr>
                <w:sz w:val="20"/>
                <w:szCs w:val="20"/>
                <w:lang w:val="pt-BR"/>
              </w:rPr>
              <w:t>Decisão com eventos, previsão e base de regras; arquivo de regras alterado sem nova versão</w:t>
            </w:r>
          </w:p>
        </w:tc>
        <w:tc>
          <w:tcPr>
            <w:tcW w:w="2971" w:type="dxa"/>
            <w:tcMar>
              <w:top w:w="70" w:type="dxa"/>
              <w:left w:w="90" w:type="dxa"/>
              <w:bottom w:w="70" w:type="dxa"/>
              <w:right w:w="90" w:type="dxa"/>
            </w:tcMar>
          </w:tcPr>
          <w:p w14:paraId="17F9CBA4" w14:textId="77777777" w:rsidR="00847C0D" w:rsidRPr="00430DB3" w:rsidRDefault="00CC3326">
            <w:pPr>
              <w:rPr>
                <w:lang w:val="pt-BR"/>
              </w:rPr>
            </w:pPr>
            <w:r>
              <w:rPr>
                <w:sz w:val="20"/>
                <w:szCs w:val="20"/>
                <w:lang w:val="pt-BR"/>
              </w:rPr>
              <w:t>Cadeia completa gravada, com versões da base e do modelo; serviço recusa operar com hash divergente</w:t>
            </w:r>
          </w:p>
        </w:tc>
      </w:tr>
      <w:tr w:rsidR="00E01C3A" w:rsidRPr="00F96471" w14:paraId="7E45DDA9" w14:textId="77777777">
        <w:tc>
          <w:tcPr>
            <w:tcW w:w="850" w:type="dxa"/>
            <w:tcMar>
              <w:top w:w="70" w:type="dxa"/>
              <w:left w:w="90" w:type="dxa"/>
              <w:bottom w:w="70" w:type="dxa"/>
              <w:right w:w="90" w:type="dxa"/>
            </w:tcMar>
          </w:tcPr>
          <w:p w14:paraId="33A752CF" w14:textId="77777777" w:rsidR="00847C0D" w:rsidRDefault="00CC3326">
            <w:r>
              <w:rPr>
                <w:sz w:val="20"/>
                <w:szCs w:val="20"/>
              </w:rPr>
              <w:t>CT09</w:t>
            </w:r>
          </w:p>
        </w:tc>
        <w:tc>
          <w:tcPr>
            <w:tcW w:w="3500" w:type="dxa"/>
            <w:tcMar>
              <w:top w:w="70" w:type="dxa"/>
              <w:left w:w="90" w:type="dxa"/>
              <w:bottom w:w="70" w:type="dxa"/>
              <w:right w:w="90" w:type="dxa"/>
            </w:tcMar>
          </w:tcPr>
          <w:p w14:paraId="3520AAD6" w14:textId="77777777" w:rsidR="00847C0D" w:rsidRDefault="00CC3326">
            <w:r>
              <w:rPr>
                <w:sz w:val="20"/>
                <w:szCs w:val="20"/>
                <w:lang w:val="pt-BR"/>
              </w:rPr>
              <w:t>RF07</w:t>
            </w:r>
          </w:p>
        </w:tc>
        <w:tc>
          <w:tcPr>
            <w:tcW w:w="1750" w:type="dxa"/>
            <w:tcMar>
              <w:top w:w="70" w:type="dxa"/>
              <w:left w:w="90" w:type="dxa"/>
              <w:bottom w:w="70" w:type="dxa"/>
              <w:right w:w="90" w:type="dxa"/>
            </w:tcMar>
          </w:tcPr>
          <w:p w14:paraId="4146B333" w14:textId="77777777" w:rsidR="00847C0D" w:rsidRPr="00430DB3" w:rsidRDefault="00CC3326">
            <w:pPr>
              <w:rPr>
                <w:lang w:val="pt-BR"/>
              </w:rPr>
            </w:pPr>
            <w:r w:rsidRPr="00430DB3">
              <w:rPr>
                <w:sz w:val="20"/>
                <w:szCs w:val="20"/>
                <w:lang w:val="pt-BR"/>
              </w:rPr>
              <w:t>Segunda telemetria para a mesma decisão; telemetria malformada</w:t>
            </w:r>
          </w:p>
        </w:tc>
        <w:tc>
          <w:tcPr>
            <w:tcW w:w="2971" w:type="dxa"/>
            <w:tcMar>
              <w:top w:w="70" w:type="dxa"/>
              <w:left w:w="90" w:type="dxa"/>
              <w:bottom w:w="70" w:type="dxa"/>
              <w:right w:w="90" w:type="dxa"/>
            </w:tcMar>
          </w:tcPr>
          <w:p w14:paraId="5055951A" w14:textId="77777777" w:rsidR="00847C0D" w:rsidRPr="00430DB3" w:rsidRDefault="00CC3326">
            <w:pPr>
              <w:rPr>
                <w:lang w:val="pt-BR"/>
              </w:rPr>
            </w:pPr>
            <w:r>
              <w:rPr>
                <w:sz w:val="20"/>
                <w:szCs w:val="20"/>
                <w:lang w:val="pt-BR"/>
              </w:rPr>
              <w:t>Uma única telemetria por decisão; mensagem malformada descartada</w:t>
            </w:r>
          </w:p>
        </w:tc>
      </w:tr>
      <w:tr w:rsidR="00E01C3A" w:rsidRPr="00F96471" w14:paraId="2CB15F11" w14:textId="77777777">
        <w:tc>
          <w:tcPr>
            <w:tcW w:w="850" w:type="dxa"/>
            <w:tcMar>
              <w:top w:w="70" w:type="dxa"/>
              <w:left w:w="90" w:type="dxa"/>
              <w:bottom w:w="70" w:type="dxa"/>
              <w:right w:w="90" w:type="dxa"/>
            </w:tcMar>
          </w:tcPr>
          <w:p w14:paraId="595586B7" w14:textId="77777777" w:rsidR="00847C0D" w:rsidRDefault="00CC3326">
            <w:r>
              <w:rPr>
                <w:sz w:val="20"/>
                <w:szCs w:val="20"/>
              </w:rPr>
              <w:lastRenderedPageBreak/>
              <w:t>CT10</w:t>
            </w:r>
          </w:p>
        </w:tc>
        <w:tc>
          <w:tcPr>
            <w:tcW w:w="3500" w:type="dxa"/>
            <w:tcMar>
              <w:top w:w="70" w:type="dxa"/>
              <w:left w:w="90" w:type="dxa"/>
              <w:bottom w:w="70" w:type="dxa"/>
              <w:right w:w="90" w:type="dxa"/>
            </w:tcMar>
          </w:tcPr>
          <w:p w14:paraId="411E1118" w14:textId="77777777" w:rsidR="00847C0D" w:rsidRDefault="00CC3326">
            <w:r>
              <w:rPr>
                <w:sz w:val="20"/>
                <w:szCs w:val="20"/>
                <w:lang w:val="pt-BR"/>
              </w:rPr>
              <w:t>RF09</w:t>
            </w:r>
          </w:p>
        </w:tc>
        <w:tc>
          <w:tcPr>
            <w:tcW w:w="1750" w:type="dxa"/>
            <w:tcMar>
              <w:top w:w="70" w:type="dxa"/>
              <w:left w:w="90" w:type="dxa"/>
              <w:bottom w:w="70" w:type="dxa"/>
              <w:right w:w="90" w:type="dxa"/>
            </w:tcMar>
          </w:tcPr>
          <w:p w14:paraId="39828DCD" w14:textId="77777777" w:rsidR="00847C0D" w:rsidRPr="00430DB3" w:rsidRDefault="00CC3326">
            <w:pPr>
              <w:rPr>
                <w:lang w:val="pt-BR"/>
              </w:rPr>
            </w:pPr>
            <w:r w:rsidRPr="00430DB3">
              <w:rPr>
                <w:sz w:val="20"/>
                <w:szCs w:val="20"/>
                <w:lang w:val="pt-BR"/>
              </w:rPr>
              <w:t>Classe lida da tabela; classe não dimerizável; classes P3 e P4</w:t>
            </w:r>
          </w:p>
        </w:tc>
        <w:tc>
          <w:tcPr>
            <w:tcW w:w="2971" w:type="dxa"/>
            <w:tcMar>
              <w:top w:w="70" w:type="dxa"/>
              <w:left w:w="90" w:type="dxa"/>
              <w:bottom w:w="70" w:type="dxa"/>
              <w:right w:w="90" w:type="dxa"/>
            </w:tcMar>
          </w:tcPr>
          <w:p w14:paraId="6086C145" w14:textId="77777777" w:rsidR="00847C0D" w:rsidRPr="00430DB3" w:rsidRDefault="00CC3326">
            <w:pPr>
              <w:rPr>
                <w:lang w:val="pt-BR"/>
              </w:rPr>
            </w:pPr>
            <w:r>
              <w:rPr>
                <w:sz w:val="20"/>
                <w:szCs w:val="20"/>
                <w:lang w:val="pt-BR"/>
              </w:rPr>
              <w:t>Critério de P3 igual ao da tabela; piso pleno para classe não dimerizável; degraus P3, P4 e P5 e P4, P5 e P6 lidos da tabela</w:t>
            </w:r>
          </w:p>
        </w:tc>
      </w:tr>
      <w:tr w:rsidR="00E01C3A" w:rsidRPr="00F96471" w14:paraId="11E14E5D" w14:textId="77777777">
        <w:tc>
          <w:tcPr>
            <w:tcW w:w="850" w:type="dxa"/>
            <w:tcMar>
              <w:top w:w="70" w:type="dxa"/>
              <w:left w:w="90" w:type="dxa"/>
              <w:bottom w:w="70" w:type="dxa"/>
              <w:right w:w="90" w:type="dxa"/>
            </w:tcMar>
          </w:tcPr>
          <w:p w14:paraId="2B98D157" w14:textId="77777777" w:rsidR="00847C0D" w:rsidRDefault="00CC3326">
            <w:r>
              <w:rPr>
                <w:sz w:val="20"/>
                <w:szCs w:val="20"/>
              </w:rPr>
              <w:t>CT11</w:t>
            </w:r>
          </w:p>
        </w:tc>
        <w:tc>
          <w:tcPr>
            <w:tcW w:w="3500" w:type="dxa"/>
            <w:tcMar>
              <w:top w:w="70" w:type="dxa"/>
              <w:left w:w="90" w:type="dxa"/>
              <w:bottom w:w="70" w:type="dxa"/>
              <w:right w:w="90" w:type="dxa"/>
            </w:tcMar>
          </w:tcPr>
          <w:p w14:paraId="20A3B8FF" w14:textId="77777777" w:rsidR="00847C0D" w:rsidRDefault="00CC3326">
            <w:r>
              <w:rPr>
                <w:sz w:val="20"/>
                <w:szCs w:val="20"/>
                <w:lang w:val="pt-BR"/>
              </w:rPr>
              <w:t>RF10</w:t>
            </w:r>
          </w:p>
        </w:tc>
        <w:tc>
          <w:tcPr>
            <w:tcW w:w="1750" w:type="dxa"/>
            <w:tcMar>
              <w:top w:w="70" w:type="dxa"/>
              <w:left w:w="90" w:type="dxa"/>
              <w:bottom w:w="70" w:type="dxa"/>
              <w:right w:w="90" w:type="dxa"/>
            </w:tcMar>
          </w:tcPr>
          <w:p w14:paraId="43FCBF91" w14:textId="77777777" w:rsidR="00847C0D" w:rsidRPr="00430DB3" w:rsidRDefault="00CC3326">
            <w:pPr>
              <w:rPr>
                <w:lang w:val="pt-BR"/>
              </w:rPr>
            </w:pPr>
            <w:r w:rsidRPr="00430DB3">
              <w:rPr>
                <w:sz w:val="20"/>
                <w:szCs w:val="20"/>
                <w:lang w:val="pt-BR"/>
              </w:rPr>
              <w:t>Mesma suíte executada duas vezes</w:t>
            </w:r>
          </w:p>
        </w:tc>
        <w:tc>
          <w:tcPr>
            <w:tcW w:w="2971" w:type="dxa"/>
            <w:tcMar>
              <w:top w:w="70" w:type="dxa"/>
              <w:left w:w="90" w:type="dxa"/>
              <w:bottom w:w="70" w:type="dxa"/>
              <w:right w:w="90" w:type="dxa"/>
            </w:tcMar>
          </w:tcPr>
          <w:p w14:paraId="524DE89A" w14:textId="77777777" w:rsidR="00847C0D" w:rsidRPr="00430DB3" w:rsidRDefault="00CC3326">
            <w:pPr>
              <w:rPr>
                <w:lang w:val="pt-BR"/>
              </w:rPr>
            </w:pPr>
            <w:r>
              <w:rPr>
                <w:sz w:val="20"/>
                <w:szCs w:val="20"/>
                <w:lang w:val="pt-BR"/>
              </w:rPr>
              <w:t>Cada execução enxerga só os próprios eventos; resultados idênticos</w:t>
            </w:r>
          </w:p>
        </w:tc>
      </w:tr>
      <w:tr w:rsidR="00E01C3A" w:rsidRPr="00F96471" w14:paraId="28FE1567" w14:textId="77777777">
        <w:tc>
          <w:tcPr>
            <w:tcW w:w="850" w:type="dxa"/>
            <w:tcMar>
              <w:top w:w="70" w:type="dxa"/>
              <w:left w:w="90" w:type="dxa"/>
              <w:bottom w:w="70" w:type="dxa"/>
              <w:right w:w="90" w:type="dxa"/>
            </w:tcMar>
          </w:tcPr>
          <w:p w14:paraId="0B880747" w14:textId="77777777" w:rsidR="00847C0D" w:rsidRDefault="00CC3326">
            <w:r>
              <w:rPr>
                <w:sz w:val="20"/>
                <w:szCs w:val="20"/>
              </w:rPr>
              <w:t>CT12</w:t>
            </w:r>
          </w:p>
        </w:tc>
        <w:tc>
          <w:tcPr>
            <w:tcW w:w="3500" w:type="dxa"/>
            <w:tcMar>
              <w:top w:w="70" w:type="dxa"/>
              <w:left w:w="90" w:type="dxa"/>
              <w:bottom w:w="70" w:type="dxa"/>
              <w:right w:w="90" w:type="dxa"/>
            </w:tcMar>
          </w:tcPr>
          <w:p w14:paraId="7C8BD8D3" w14:textId="77777777" w:rsidR="00847C0D" w:rsidRDefault="00CC3326">
            <w:r>
              <w:rPr>
                <w:sz w:val="20"/>
                <w:szCs w:val="20"/>
                <w:lang w:val="pt-BR"/>
              </w:rPr>
              <w:t>RF11</w:t>
            </w:r>
          </w:p>
        </w:tc>
        <w:tc>
          <w:tcPr>
            <w:tcW w:w="1750" w:type="dxa"/>
            <w:tcMar>
              <w:top w:w="70" w:type="dxa"/>
              <w:left w:w="90" w:type="dxa"/>
              <w:bottom w:w="70" w:type="dxa"/>
              <w:right w:w="90" w:type="dxa"/>
            </w:tcMar>
          </w:tcPr>
          <w:p w14:paraId="1C0A1309" w14:textId="77777777" w:rsidR="00847C0D" w:rsidRPr="00430DB3" w:rsidRDefault="00CC3326">
            <w:pPr>
              <w:rPr>
                <w:lang w:val="pt-BR"/>
              </w:rPr>
            </w:pPr>
            <w:r w:rsidRPr="00430DB3">
              <w:rPr>
                <w:sz w:val="20"/>
                <w:szCs w:val="20"/>
                <w:lang w:val="pt-BR"/>
              </w:rPr>
              <w:t>Leituras na residual com comando não nulo; divergência persistente; leitura isolada fora da tolerância</w:t>
            </w:r>
          </w:p>
        </w:tc>
        <w:tc>
          <w:tcPr>
            <w:tcW w:w="2971" w:type="dxa"/>
            <w:tcMar>
              <w:top w:w="70" w:type="dxa"/>
              <w:left w:w="90" w:type="dxa"/>
              <w:bottom w:w="70" w:type="dxa"/>
              <w:right w:w="90" w:type="dxa"/>
            </w:tcMar>
          </w:tcPr>
          <w:p w14:paraId="498907D3" w14:textId="77777777" w:rsidR="00847C0D" w:rsidRPr="00430DB3" w:rsidRDefault="00CC3326">
            <w:pPr>
              <w:rPr>
                <w:lang w:val="pt-BR"/>
              </w:rPr>
            </w:pPr>
            <w:r>
              <w:rPr>
                <w:sz w:val="20"/>
                <w:szCs w:val="20"/>
                <w:lang w:val="pt-BR"/>
              </w:rPr>
              <w:t>Falha total após três ciclos; perda de controle após doze; leitura isolada não alerta; tolerância nunca abaixo da resolução</w:t>
            </w:r>
          </w:p>
        </w:tc>
      </w:tr>
      <w:tr w:rsidR="00E01C3A" w:rsidRPr="00F96471" w14:paraId="50322F71" w14:textId="77777777">
        <w:tc>
          <w:tcPr>
            <w:tcW w:w="850" w:type="dxa"/>
            <w:tcMar>
              <w:top w:w="70" w:type="dxa"/>
              <w:left w:w="90" w:type="dxa"/>
              <w:bottom w:w="70" w:type="dxa"/>
              <w:right w:w="90" w:type="dxa"/>
            </w:tcMar>
          </w:tcPr>
          <w:p w14:paraId="3687CB8A" w14:textId="77777777" w:rsidR="00847C0D" w:rsidRDefault="00CC3326">
            <w:r>
              <w:rPr>
                <w:sz w:val="20"/>
                <w:szCs w:val="20"/>
              </w:rPr>
              <w:t>CT13</w:t>
            </w:r>
          </w:p>
        </w:tc>
        <w:tc>
          <w:tcPr>
            <w:tcW w:w="3500" w:type="dxa"/>
            <w:tcMar>
              <w:top w:w="70" w:type="dxa"/>
              <w:left w:w="90" w:type="dxa"/>
              <w:bottom w:w="70" w:type="dxa"/>
              <w:right w:w="90" w:type="dxa"/>
            </w:tcMar>
          </w:tcPr>
          <w:p w14:paraId="12982CAD" w14:textId="77777777" w:rsidR="00847C0D" w:rsidRDefault="00CC3326">
            <w:r>
              <w:rPr>
                <w:sz w:val="20"/>
                <w:szCs w:val="20"/>
                <w:lang w:val="pt-BR"/>
              </w:rPr>
              <w:t>RF12</w:t>
            </w:r>
          </w:p>
        </w:tc>
        <w:tc>
          <w:tcPr>
            <w:tcW w:w="1750" w:type="dxa"/>
            <w:tcMar>
              <w:top w:w="70" w:type="dxa"/>
              <w:left w:w="90" w:type="dxa"/>
              <w:bottom w:w="70" w:type="dxa"/>
              <w:right w:w="90" w:type="dxa"/>
            </w:tcMar>
          </w:tcPr>
          <w:p w14:paraId="72F69D85" w14:textId="77777777" w:rsidR="00847C0D" w:rsidRPr="00430DB3" w:rsidRDefault="00CC3326">
            <w:pPr>
              <w:rPr>
                <w:lang w:val="pt-BR"/>
              </w:rPr>
            </w:pPr>
            <w:r w:rsidRPr="00430DB3">
              <w:rPr>
                <w:sz w:val="20"/>
                <w:szCs w:val="20"/>
                <w:lang w:val="pt-BR"/>
              </w:rPr>
              <w:t>Descida de P3 a P5 em cinco minutos, a 40 W e a 440 W</w:t>
            </w:r>
          </w:p>
        </w:tc>
        <w:tc>
          <w:tcPr>
            <w:tcW w:w="2971" w:type="dxa"/>
            <w:tcMar>
              <w:top w:w="70" w:type="dxa"/>
              <w:left w:w="90" w:type="dxa"/>
              <w:bottom w:w="70" w:type="dxa"/>
              <w:right w:w="90" w:type="dxa"/>
            </w:tcMar>
          </w:tcPr>
          <w:p w14:paraId="7A05EBC0" w14:textId="77777777" w:rsidR="00847C0D" w:rsidRPr="00430DB3" w:rsidRDefault="00CC3326">
            <w:pPr>
              <w:rPr>
                <w:lang w:val="pt-BR"/>
              </w:rPr>
            </w:pPr>
            <w:r>
              <w:rPr>
                <w:sz w:val="20"/>
                <w:szCs w:val="20"/>
                <w:lang w:val="pt-BR"/>
              </w:rPr>
              <w:t>2,50 Wh a 40 W; razão entre regimes independente da potência</w:t>
            </w:r>
          </w:p>
        </w:tc>
      </w:tr>
      <w:tr w:rsidR="00E01C3A" w:rsidRPr="00F96471" w14:paraId="1F53A90A" w14:textId="77777777">
        <w:tc>
          <w:tcPr>
            <w:tcW w:w="850" w:type="dxa"/>
            <w:tcMar>
              <w:top w:w="70" w:type="dxa"/>
              <w:left w:w="90" w:type="dxa"/>
              <w:bottom w:w="70" w:type="dxa"/>
              <w:right w:w="90" w:type="dxa"/>
            </w:tcMar>
          </w:tcPr>
          <w:p w14:paraId="3052E448" w14:textId="77777777" w:rsidR="00847C0D" w:rsidRDefault="00CC3326">
            <w:r>
              <w:rPr>
                <w:sz w:val="20"/>
                <w:szCs w:val="20"/>
              </w:rPr>
              <w:t>CT14</w:t>
            </w:r>
          </w:p>
        </w:tc>
        <w:tc>
          <w:tcPr>
            <w:tcW w:w="3500" w:type="dxa"/>
            <w:tcMar>
              <w:top w:w="70" w:type="dxa"/>
              <w:left w:w="90" w:type="dxa"/>
              <w:bottom w:w="70" w:type="dxa"/>
              <w:right w:w="90" w:type="dxa"/>
            </w:tcMar>
          </w:tcPr>
          <w:p w14:paraId="770C7D03" w14:textId="77777777" w:rsidR="00847C0D" w:rsidRDefault="00CC3326">
            <w:r>
              <w:rPr>
                <w:sz w:val="20"/>
                <w:szCs w:val="20"/>
                <w:lang w:val="pt-BR"/>
              </w:rPr>
              <w:t>RF08</w:t>
            </w:r>
          </w:p>
        </w:tc>
        <w:tc>
          <w:tcPr>
            <w:tcW w:w="1750" w:type="dxa"/>
            <w:tcMar>
              <w:top w:w="70" w:type="dxa"/>
              <w:left w:w="90" w:type="dxa"/>
              <w:bottom w:w="70" w:type="dxa"/>
              <w:right w:w="90" w:type="dxa"/>
            </w:tcMar>
          </w:tcPr>
          <w:p w14:paraId="3524DAA5" w14:textId="77777777" w:rsidR="00847C0D" w:rsidRPr="00430DB3" w:rsidRDefault="00CC3326">
            <w:pPr>
              <w:rPr>
                <w:lang w:val="pt-BR"/>
              </w:rPr>
            </w:pPr>
            <w:r w:rsidRPr="00430DB3">
              <w:rPr>
                <w:sz w:val="20"/>
                <w:szCs w:val="20"/>
                <w:lang w:val="pt-BR"/>
              </w:rPr>
              <w:t>Consultas de decisões, pontos, trechos, alertas, energia e explicação de uma leitura</w:t>
            </w:r>
          </w:p>
        </w:tc>
        <w:tc>
          <w:tcPr>
            <w:tcW w:w="2971" w:type="dxa"/>
            <w:tcMar>
              <w:top w:w="70" w:type="dxa"/>
              <w:left w:w="90" w:type="dxa"/>
              <w:bottom w:w="70" w:type="dxa"/>
              <w:right w:w="90" w:type="dxa"/>
            </w:tcMar>
          </w:tcPr>
          <w:p w14:paraId="61E4BDD6" w14:textId="77777777" w:rsidR="00847C0D" w:rsidRPr="00430DB3" w:rsidRDefault="00CC3326">
            <w:pPr>
              <w:rPr>
                <w:lang w:val="pt-BR"/>
              </w:rPr>
            </w:pPr>
            <w:r>
              <w:rPr>
                <w:sz w:val="20"/>
                <w:szCs w:val="20"/>
                <w:lang w:val="pt-BR"/>
              </w:rPr>
              <w:t>Cadeia de auditoria com as regras ativadas, estado do ponto, trechos associados e alertas abertos; cabeçalhos para a origem do painel</w:t>
            </w:r>
          </w:p>
        </w:tc>
      </w:tr>
      <w:tr w:rsidR="00E01C3A" w:rsidRPr="00F96471" w14:paraId="462D56CA" w14:textId="77777777">
        <w:tc>
          <w:tcPr>
            <w:tcW w:w="850" w:type="dxa"/>
            <w:tcMar>
              <w:top w:w="70" w:type="dxa"/>
              <w:left w:w="90" w:type="dxa"/>
              <w:bottom w:w="70" w:type="dxa"/>
              <w:right w:w="90" w:type="dxa"/>
            </w:tcMar>
          </w:tcPr>
          <w:p w14:paraId="6788A67E" w14:textId="77777777" w:rsidR="00847C0D" w:rsidRDefault="00CC3326">
            <w:r>
              <w:rPr>
                <w:sz w:val="20"/>
                <w:szCs w:val="20"/>
              </w:rPr>
              <w:t>CT15</w:t>
            </w:r>
          </w:p>
        </w:tc>
        <w:tc>
          <w:tcPr>
            <w:tcW w:w="3500" w:type="dxa"/>
            <w:tcMar>
              <w:top w:w="70" w:type="dxa"/>
              <w:left w:w="90" w:type="dxa"/>
              <w:bottom w:w="70" w:type="dxa"/>
              <w:right w:w="90" w:type="dxa"/>
            </w:tcMar>
          </w:tcPr>
          <w:p w14:paraId="00682304" w14:textId="77777777" w:rsidR="00847C0D" w:rsidRDefault="00CC3326">
            <w:r>
              <w:rPr>
                <w:sz w:val="20"/>
                <w:szCs w:val="20"/>
                <w:lang w:val="pt-BR"/>
              </w:rPr>
              <w:t>RF05, RF06</w:t>
            </w:r>
          </w:p>
        </w:tc>
        <w:tc>
          <w:tcPr>
            <w:tcW w:w="1750" w:type="dxa"/>
            <w:tcMar>
              <w:top w:w="70" w:type="dxa"/>
              <w:left w:w="90" w:type="dxa"/>
              <w:bottom w:w="70" w:type="dxa"/>
              <w:right w:w="90" w:type="dxa"/>
            </w:tcMar>
          </w:tcPr>
          <w:p w14:paraId="361411DE" w14:textId="77777777" w:rsidR="00847C0D" w:rsidRPr="00430DB3" w:rsidRDefault="00CC3326">
            <w:pPr>
              <w:rPr>
                <w:lang w:val="pt-BR"/>
              </w:rPr>
            </w:pPr>
            <w:r w:rsidRPr="00430DB3">
              <w:rPr>
                <w:sz w:val="20"/>
                <w:szCs w:val="20"/>
                <w:lang w:val="pt-BR"/>
              </w:rPr>
              <w:t>Nó na bancada, fluxo completo com evento publicado</w:t>
            </w:r>
          </w:p>
        </w:tc>
        <w:tc>
          <w:tcPr>
            <w:tcW w:w="2971" w:type="dxa"/>
            <w:tcMar>
              <w:top w:w="70" w:type="dxa"/>
              <w:left w:w="90" w:type="dxa"/>
              <w:bottom w:w="70" w:type="dxa"/>
              <w:right w:w="90" w:type="dxa"/>
            </w:tcMar>
          </w:tcPr>
          <w:p w14:paraId="3AFE3B15" w14:textId="77777777" w:rsidR="00847C0D" w:rsidRPr="00430DB3" w:rsidRDefault="00CC3326">
            <w:pPr>
              <w:rPr>
                <w:lang w:val="pt-BR"/>
              </w:rPr>
            </w:pPr>
            <w:r>
              <w:rPr>
                <w:sz w:val="20"/>
                <w:szCs w:val="20"/>
                <w:lang w:val="pt-BR"/>
              </w:rPr>
              <w:t>Ciclo de trabalho aplicado e iluminância medida correspondentes ao nível emitido</w:t>
            </w:r>
          </w:p>
        </w:tc>
      </w:tr>
      <w:tr w:rsidR="00E01C3A" w:rsidRPr="00F96471" w14:paraId="61E0C3A9" w14:textId="77777777">
        <w:tc>
          <w:tcPr>
            <w:tcW w:w="850" w:type="dxa"/>
            <w:tcMar>
              <w:top w:w="70" w:type="dxa"/>
              <w:left w:w="90" w:type="dxa"/>
              <w:bottom w:w="70" w:type="dxa"/>
              <w:right w:w="90" w:type="dxa"/>
            </w:tcMar>
          </w:tcPr>
          <w:p w14:paraId="54676C22" w14:textId="77777777" w:rsidR="00847C0D" w:rsidRDefault="00CC3326">
            <w:r>
              <w:rPr>
                <w:sz w:val="20"/>
                <w:szCs w:val="20"/>
              </w:rPr>
              <w:t>CT16</w:t>
            </w:r>
          </w:p>
        </w:tc>
        <w:tc>
          <w:tcPr>
            <w:tcW w:w="3500" w:type="dxa"/>
            <w:tcMar>
              <w:top w:w="70" w:type="dxa"/>
              <w:left w:w="90" w:type="dxa"/>
              <w:bottom w:w="70" w:type="dxa"/>
              <w:right w:w="90" w:type="dxa"/>
            </w:tcMar>
          </w:tcPr>
          <w:p w14:paraId="1EAC2BA5" w14:textId="77777777" w:rsidR="00847C0D" w:rsidRDefault="00CC3326">
            <w:r>
              <w:rPr>
                <w:sz w:val="20"/>
                <w:szCs w:val="20"/>
                <w:lang w:val="pt-BR"/>
              </w:rPr>
              <w:t>RF11</w:t>
            </w:r>
          </w:p>
        </w:tc>
        <w:tc>
          <w:tcPr>
            <w:tcW w:w="1750" w:type="dxa"/>
            <w:tcMar>
              <w:top w:w="70" w:type="dxa"/>
              <w:left w:w="90" w:type="dxa"/>
              <w:bottom w:w="70" w:type="dxa"/>
              <w:right w:w="90" w:type="dxa"/>
            </w:tcMar>
          </w:tcPr>
          <w:p w14:paraId="4E1323DF" w14:textId="77777777" w:rsidR="00847C0D" w:rsidRPr="00430DB3" w:rsidRDefault="00CC3326">
            <w:pPr>
              <w:rPr>
                <w:lang w:val="pt-BR"/>
              </w:rPr>
            </w:pPr>
            <w:r w:rsidRPr="00430DB3">
              <w:rPr>
                <w:sz w:val="20"/>
                <w:szCs w:val="20"/>
                <w:lang w:val="pt-BR"/>
              </w:rPr>
              <w:t>Ramo de 12 V desligado com comando não nulo</w:t>
            </w:r>
          </w:p>
        </w:tc>
        <w:tc>
          <w:tcPr>
            <w:tcW w:w="2971" w:type="dxa"/>
            <w:tcMar>
              <w:top w:w="70" w:type="dxa"/>
              <w:left w:w="90" w:type="dxa"/>
              <w:bottom w:w="70" w:type="dxa"/>
              <w:right w:w="90" w:type="dxa"/>
            </w:tcMar>
          </w:tcPr>
          <w:p w14:paraId="4F53EE10" w14:textId="77777777" w:rsidR="00847C0D" w:rsidRPr="00430DB3" w:rsidRDefault="00CC3326">
            <w:pPr>
              <w:rPr>
                <w:lang w:val="pt-BR"/>
              </w:rPr>
            </w:pPr>
            <w:r>
              <w:rPr>
                <w:sz w:val="20"/>
                <w:szCs w:val="20"/>
                <w:lang w:val="pt-BR"/>
              </w:rPr>
              <w:t>Alerta de falha total aberto e encerrado ao religar</w:t>
            </w:r>
          </w:p>
        </w:tc>
      </w:tr>
      <w:tr w:rsidR="00E01C3A" w:rsidRPr="00F96471" w14:paraId="410283FC" w14:textId="77777777">
        <w:tc>
          <w:tcPr>
            <w:tcW w:w="850" w:type="dxa"/>
            <w:tcMar>
              <w:top w:w="70" w:type="dxa"/>
              <w:left w:w="90" w:type="dxa"/>
              <w:bottom w:w="70" w:type="dxa"/>
              <w:right w:w="90" w:type="dxa"/>
            </w:tcMar>
          </w:tcPr>
          <w:p w14:paraId="06BF2129" w14:textId="77777777" w:rsidR="00847C0D" w:rsidRDefault="00CC3326">
            <w:r>
              <w:rPr>
                <w:sz w:val="20"/>
                <w:szCs w:val="20"/>
              </w:rPr>
              <w:t>CT17</w:t>
            </w:r>
          </w:p>
        </w:tc>
        <w:tc>
          <w:tcPr>
            <w:tcW w:w="3500" w:type="dxa"/>
            <w:tcMar>
              <w:top w:w="70" w:type="dxa"/>
              <w:left w:w="90" w:type="dxa"/>
              <w:bottom w:w="70" w:type="dxa"/>
              <w:right w:w="90" w:type="dxa"/>
            </w:tcMar>
          </w:tcPr>
          <w:p w14:paraId="6D67D18C" w14:textId="77777777" w:rsidR="00847C0D" w:rsidRDefault="00CC3326">
            <w:r>
              <w:rPr>
                <w:sz w:val="20"/>
                <w:szCs w:val="20"/>
                <w:lang w:val="pt-BR"/>
              </w:rPr>
              <w:t>RNF03</w:t>
            </w:r>
          </w:p>
        </w:tc>
        <w:tc>
          <w:tcPr>
            <w:tcW w:w="1750" w:type="dxa"/>
            <w:tcMar>
              <w:top w:w="70" w:type="dxa"/>
              <w:left w:w="90" w:type="dxa"/>
              <w:bottom w:w="70" w:type="dxa"/>
              <w:right w:w="90" w:type="dxa"/>
            </w:tcMar>
          </w:tcPr>
          <w:p w14:paraId="42DED5C8" w14:textId="77777777" w:rsidR="00847C0D" w:rsidRPr="00430DB3" w:rsidRDefault="00CC3326">
            <w:pPr>
              <w:rPr>
                <w:lang w:val="pt-BR"/>
              </w:rPr>
            </w:pPr>
            <w:r w:rsidRPr="00430DB3">
              <w:rPr>
                <w:sz w:val="20"/>
                <w:szCs w:val="20"/>
                <w:lang w:val="pt-BR"/>
              </w:rPr>
              <w:t>Evento publicado, com repetições independentes</w:t>
            </w:r>
          </w:p>
        </w:tc>
        <w:tc>
          <w:tcPr>
            <w:tcW w:w="2971" w:type="dxa"/>
            <w:tcMar>
              <w:top w:w="70" w:type="dxa"/>
              <w:left w:w="90" w:type="dxa"/>
              <w:bottom w:w="70" w:type="dxa"/>
              <w:right w:w="90" w:type="dxa"/>
            </w:tcMar>
          </w:tcPr>
          <w:p w14:paraId="79BC1F1D" w14:textId="77777777" w:rsidR="00847C0D" w:rsidRPr="00430DB3" w:rsidRDefault="00CC3326">
            <w:pPr>
              <w:rPr>
                <w:lang w:val="pt-BR"/>
              </w:rPr>
            </w:pPr>
            <w:r>
              <w:rPr>
                <w:sz w:val="20"/>
                <w:szCs w:val="20"/>
                <w:lang w:val="pt-BR"/>
              </w:rPr>
              <w:t>Latência inferior a 180 s em todas as repetições</w:t>
            </w:r>
          </w:p>
        </w:tc>
      </w:tr>
      <w:tr w:rsidR="00E01C3A" w:rsidRPr="00F96471" w14:paraId="353BC460" w14:textId="77777777">
        <w:tc>
          <w:tcPr>
            <w:tcW w:w="850" w:type="dxa"/>
            <w:tcMar>
              <w:top w:w="70" w:type="dxa"/>
              <w:left w:w="90" w:type="dxa"/>
              <w:bottom w:w="70" w:type="dxa"/>
              <w:right w:w="90" w:type="dxa"/>
            </w:tcMar>
          </w:tcPr>
          <w:p w14:paraId="188E3C7B" w14:textId="77777777" w:rsidR="00847C0D" w:rsidRDefault="00CC3326">
            <w:r>
              <w:rPr>
                <w:sz w:val="20"/>
                <w:szCs w:val="20"/>
              </w:rPr>
              <w:t>CT18</w:t>
            </w:r>
          </w:p>
        </w:tc>
        <w:tc>
          <w:tcPr>
            <w:tcW w:w="3500" w:type="dxa"/>
            <w:tcMar>
              <w:top w:w="70" w:type="dxa"/>
              <w:left w:w="90" w:type="dxa"/>
              <w:bottom w:w="70" w:type="dxa"/>
              <w:right w:w="90" w:type="dxa"/>
            </w:tcMar>
          </w:tcPr>
          <w:p w14:paraId="23B2FDAC" w14:textId="77777777" w:rsidR="00847C0D" w:rsidRDefault="00CC3326">
            <w:r>
              <w:rPr>
                <w:sz w:val="20"/>
                <w:szCs w:val="20"/>
                <w:lang w:val="pt-BR"/>
              </w:rPr>
              <w:t>RNF07</w:t>
            </w:r>
          </w:p>
        </w:tc>
        <w:tc>
          <w:tcPr>
            <w:tcW w:w="1750" w:type="dxa"/>
            <w:tcMar>
              <w:top w:w="70" w:type="dxa"/>
              <w:left w:w="90" w:type="dxa"/>
              <w:bottom w:w="70" w:type="dxa"/>
              <w:right w:w="90" w:type="dxa"/>
            </w:tcMar>
          </w:tcPr>
          <w:p w14:paraId="24BA71CC" w14:textId="77777777" w:rsidR="00847C0D" w:rsidRPr="00430DB3" w:rsidRDefault="00CC3326">
            <w:pPr>
              <w:rPr>
                <w:lang w:val="pt-BR"/>
              </w:rPr>
            </w:pPr>
            <w:r w:rsidRPr="00430DB3">
              <w:rPr>
                <w:sz w:val="20"/>
                <w:szCs w:val="20"/>
                <w:lang w:val="pt-BR"/>
              </w:rPr>
              <w:t>Serviço interrompido com o nó no piso</w:t>
            </w:r>
          </w:p>
        </w:tc>
        <w:tc>
          <w:tcPr>
            <w:tcW w:w="2971" w:type="dxa"/>
            <w:tcMar>
              <w:top w:w="70" w:type="dxa"/>
              <w:left w:w="90" w:type="dxa"/>
              <w:bottom w:w="70" w:type="dxa"/>
              <w:right w:w="90" w:type="dxa"/>
            </w:tcMar>
          </w:tcPr>
          <w:p w14:paraId="1FAC6F6F" w14:textId="77777777" w:rsidR="00847C0D" w:rsidRPr="00430DB3" w:rsidRDefault="00CC3326">
            <w:pPr>
              <w:rPr>
                <w:lang w:val="pt-BR"/>
              </w:rPr>
            </w:pPr>
            <w:r>
              <w:rPr>
                <w:sz w:val="20"/>
                <w:szCs w:val="20"/>
                <w:lang w:val="pt-BR"/>
              </w:rPr>
              <w:t>Nó no pleno ao vencer a validade do último comando, medido pelo sensor</w:t>
            </w:r>
          </w:p>
        </w:tc>
      </w:tr>
      <w:tr w:rsidR="00E01C3A" w:rsidRPr="00F96471" w14:paraId="50E3F46F" w14:textId="77777777">
        <w:tc>
          <w:tcPr>
            <w:tcW w:w="850" w:type="dxa"/>
            <w:tcMar>
              <w:top w:w="70" w:type="dxa"/>
              <w:left w:w="90" w:type="dxa"/>
              <w:bottom w:w="70" w:type="dxa"/>
              <w:right w:w="90" w:type="dxa"/>
            </w:tcMar>
          </w:tcPr>
          <w:p w14:paraId="50E9628D" w14:textId="77777777" w:rsidR="00847C0D" w:rsidRDefault="00CC3326">
            <w:r>
              <w:rPr>
                <w:sz w:val="20"/>
                <w:szCs w:val="20"/>
              </w:rPr>
              <w:t>CT19</w:t>
            </w:r>
          </w:p>
        </w:tc>
        <w:tc>
          <w:tcPr>
            <w:tcW w:w="3500" w:type="dxa"/>
            <w:tcMar>
              <w:top w:w="70" w:type="dxa"/>
              <w:left w:w="90" w:type="dxa"/>
              <w:bottom w:w="70" w:type="dxa"/>
              <w:right w:w="90" w:type="dxa"/>
            </w:tcMar>
          </w:tcPr>
          <w:p w14:paraId="2476A699" w14:textId="77777777" w:rsidR="00847C0D" w:rsidRDefault="00CC3326">
            <w:r>
              <w:rPr>
                <w:sz w:val="20"/>
                <w:szCs w:val="20"/>
                <w:lang w:val="pt-BR"/>
              </w:rPr>
              <w:t>RNF06</w:t>
            </w:r>
          </w:p>
        </w:tc>
        <w:tc>
          <w:tcPr>
            <w:tcW w:w="1750" w:type="dxa"/>
            <w:tcMar>
              <w:top w:w="70" w:type="dxa"/>
              <w:left w:w="90" w:type="dxa"/>
              <w:bottom w:w="70" w:type="dxa"/>
              <w:right w:w="90" w:type="dxa"/>
            </w:tcMar>
          </w:tcPr>
          <w:p w14:paraId="76E1FA38" w14:textId="77777777" w:rsidR="00847C0D" w:rsidRPr="00430DB3" w:rsidRDefault="00CC3326">
            <w:pPr>
              <w:rPr>
                <w:lang w:val="pt-BR"/>
              </w:rPr>
            </w:pPr>
            <w:r w:rsidRPr="00430DB3">
              <w:rPr>
                <w:sz w:val="20"/>
                <w:szCs w:val="20"/>
                <w:lang w:val="pt-BR"/>
              </w:rPr>
              <w:t>Conexão ao intermediário sem credencial e com credencial</w:t>
            </w:r>
          </w:p>
        </w:tc>
        <w:tc>
          <w:tcPr>
            <w:tcW w:w="2971" w:type="dxa"/>
            <w:tcMar>
              <w:top w:w="70" w:type="dxa"/>
              <w:left w:w="90" w:type="dxa"/>
              <w:bottom w:w="70" w:type="dxa"/>
              <w:right w:w="90" w:type="dxa"/>
            </w:tcMar>
          </w:tcPr>
          <w:p w14:paraId="564930DA" w14:textId="77777777" w:rsidR="00847C0D" w:rsidRPr="00430DB3" w:rsidRDefault="00CC3326">
            <w:pPr>
              <w:rPr>
                <w:lang w:val="pt-BR"/>
              </w:rPr>
            </w:pPr>
            <w:r>
              <w:rPr>
                <w:sz w:val="20"/>
                <w:szCs w:val="20"/>
                <w:lang w:val="pt-BR"/>
              </w:rPr>
              <w:t>Recusa sem credencial; canal cifrado negociado com credencial</w:t>
            </w:r>
          </w:p>
        </w:tc>
      </w:tr>
      <w:tr w:rsidR="00E01C3A" w:rsidRPr="00F96471" w14:paraId="3A445316" w14:textId="77777777">
        <w:tc>
          <w:tcPr>
            <w:tcW w:w="850" w:type="dxa"/>
            <w:tcMar>
              <w:top w:w="70" w:type="dxa"/>
              <w:left w:w="90" w:type="dxa"/>
              <w:bottom w:w="70" w:type="dxa"/>
              <w:right w:w="90" w:type="dxa"/>
            </w:tcMar>
          </w:tcPr>
          <w:p w14:paraId="54252CFA" w14:textId="77777777" w:rsidR="00847C0D" w:rsidRDefault="00CC3326">
            <w:r>
              <w:rPr>
                <w:sz w:val="20"/>
                <w:szCs w:val="20"/>
              </w:rPr>
              <w:t>CT20</w:t>
            </w:r>
          </w:p>
        </w:tc>
        <w:tc>
          <w:tcPr>
            <w:tcW w:w="3500" w:type="dxa"/>
            <w:tcMar>
              <w:top w:w="70" w:type="dxa"/>
              <w:left w:w="90" w:type="dxa"/>
              <w:bottom w:w="70" w:type="dxa"/>
              <w:right w:w="90" w:type="dxa"/>
            </w:tcMar>
          </w:tcPr>
          <w:p w14:paraId="313B46D1" w14:textId="77777777" w:rsidR="00847C0D" w:rsidRDefault="00CC3326">
            <w:r>
              <w:rPr>
                <w:sz w:val="20"/>
                <w:szCs w:val="20"/>
                <w:lang w:val="pt-BR"/>
              </w:rPr>
              <w:t>RNF09</w:t>
            </w:r>
          </w:p>
        </w:tc>
        <w:tc>
          <w:tcPr>
            <w:tcW w:w="1750" w:type="dxa"/>
            <w:tcMar>
              <w:top w:w="70" w:type="dxa"/>
              <w:left w:w="90" w:type="dxa"/>
              <w:bottom w:w="70" w:type="dxa"/>
              <w:right w:w="90" w:type="dxa"/>
            </w:tcMar>
          </w:tcPr>
          <w:p w14:paraId="4A188B27" w14:textId="77777777" w:rsidR="00847C0D" w:rsidRPr="00430DB3" w:rsidRDefault="00CC3326">
            <w:pPr>
              <w:rPr>
                <w:lang w:val="pt-BR"/>
              </w:rPr>
            </w:pPr>
            <w:r w:rsidRPr="00430DB3">
              <w:rPr>
                <w:sz w:val="20"/>
                <w:szCs w:val="20"/>
                <w:lang w:val="pt-BR"/>
              </w:rPr>
              <w:t>Segundo ponto de luz cadastrado, com segundo assinante</w:t>
            </w:r>
          </w:p>
        </w:tc>
        <w:tc>
          <w:tcPr>
            <w:tcW w:w="2971" w:type="dxa"/>
            <w:tcMar>
              <w:top w:w="70" w:type="dxa"/>
              <w:left w:w="90" w:type="dxa"/>
              <w:bottom w:w="70" w:type="dxa"/>
              <w:right w:w="90" w:type="dxa"/>
            </w:tcMar>
          </w:tcPr>
          <w:p w14:paraId="2A9F3F18" w14:textId="77777777" w:rsidR="00847C0D" w:rsidRPr="00430DB3" w:rsidRDefault="00CC3326">
            <w:pPr>
              <w:rPr>
                <w:lang w:val="pt-BR"/>
              </w:rPr>
            </w:pPr>
            <w:r>
              <w:rPr>
                <w:sz w:val="20"/>
                <w:szCs w:val="20"/>
                <w:lang w:val="pt-BR"/>
              </w:rPr>
              <w:t>Comandado sem alteração do código do serviço</w:t>
            </w:r>
          </w:p>
        </w:tc>
      </w:tr>
    </w:tbl>
    <w:p w14:paraId="6A3444E3" w14:textId="77777777" w:rsidR="00847C0D" w:rsidRPr="00430DB3" w:rsidRDefault="00CC3326">
      <w:pPr>
        <w:spacing w:before="130" w:after="260"/>
        <w:rPr>
          <w:lang w:val="pt-BR"/>
        </w:rPr>
      </w:pPr>
      <w:r>
        <w:rPr>
          <w:sz w:val="20"/>
          <w:szCs w:val="20"/>
          <w:lang w:val="pt-BR"/>
        </w:rPr>
        <w:t>Fonte: Elaborado pelos autores (2026).</w:t>
      </w:r>
    </w:p>
    <w:p w14:paraId="7243A6C2" w14:textId="77777777" w:rsidR="00E01C3A" w:rsidRDefault="00CC3326">
      <w:pPr>
        <w:pStyle w:val="Heading3"/>
        <w:spacing w:before="360" w:after="240" w:line="360" w:lineRule="auto"/>
        <w:rPr>
          <w:lang w:val="pt-BR"/>
        </w:rPr>
      </w:pPr>
      <w:bookmarkStart w:id="79" w:name="_Toc242567299"/>
      <w:r>
        <w:rPr>
          <w:lang w:val="pt-BR"/>
        </w:rPr>
        <w:lastRenderedPageBreak/>
        <w:t>3.12.8 Cronograma de atividades</w:t>
      </w:r>
      <w:bookmarkEnd w:id="79"/>
    </w:p>
    <w:p w14:paraId="286148B4" w14:textId="77777777" w:rsidR="00E01C3A" w:rsidRDefault="00CC3326">
      <w:pPr>
        <w:spacing w:after="120" w:line="360" w:lineRule="auto"/>
        <w:ind w:firstLine="709"/>
        <w:jc w:val="both"/>
        <w:rPr>
          <w:lang w:val="pt-BR"/>
        </w:rPr>
      </w:pPr>
      <w:r>
        <w:rPr>
          <w:lang w:val="pt-BR"/>
        </w:rPr>
        <w:t>O cronograma efetivamente seguido é o registrado no histórico de versões do repositório (Apêndice B), iniciado com o trabalho, que resultou da transição de um tema anterior. As atividades distribuíram-se nas seguintes fases, em 2026:</w:t>
      </w:r>
    </w:p>
    <w:p w14:paraId="372EEE58" w14:textId="77777777" w:rsidR="00A13357" w:rsidRPr="002F1978" w:rsidRDefault="00285AB3">
      <w:pPr>
        <w:pStyle w:val="ListParagraph"/>
        <w:numPr>
          <w:ilvl w:val="0"/>
          <w:numId w:val="2"/>
        </w:numPr>
        <w:spacing w:after="120" w:line="360" w:lineRule="auto"/>
        <w:jc w:val="both"/>
        <w:rPr>
          <w:lang w:val="pt-BR"/>
        </w:rPr>
      </w:pPr>
      <w:r>
        <w:rPr>
          <w:lang w:val="pt-BR"/>
        </w:rPr>
        <w:t>16 de agosto a 13 de setembro: transição de tema e pesquisa documental, encerrada com o pré-projeto do tema atual.</w:t>
      </w:r>
    </w:p>
    <w:p w14:paraId="1E7A6E5A" w14:textId="77777777" w:rsidR="00A13357" w:rsidRPr="002F1978" w:rsidRDefault="00285AB3">
      <w:pPr>
        <w:pStyle w:val="ListParagraph"/>
        <w:numPr>
          <w:ilvl w:val="0"/>
          <w:numId w:val="2"/>
        </w:numPr>
        <w:spacing w:after="120" w:line="360" w:lineRule="auto"/>
        <w:jc w:val="both"/>
        <w:rPr>
          <w:lang w:val="pt-BR"/>
        </w:rPr>
      </w:pPr>
      <w:r>
        <w:rPr>
          <w:lang w:val="pt-BR"/>
        </w:rPr>
        <w:t>15 a 21 de setembro: especificação no texto do trabalho e primeiros incrementos — banco de dados, camada de verificação normativa com a suíte do invariante de segurança, inferência nebulosa, interface de dados urbanos e ciclo de decisão.</w:t>
      </w:r>
    </w:p>
    <w:p w14:paraId="59E83801" w14:textId="77777777" w:rsidR="00A13357" w:rsidRPr="002F1978" w:rsidRDefault="00285AB3">
      <w:pPr>
        <w:pStyle w:val="ListParagraph"/>
        <w:numPr>
          <w:ilvl w:val="0"/>
          <w:numId w:val="2"/>
        </w:numPr>
        <w:spacing w:after="120" w:line="360" w:lineRule="auto"/>
        <w:jc w:val="both"/>
        <w:rPr>
          <w:lang w:val="pt-BR"/>
        </w:rPr>
      </w:pPr>
      <w:r>
        <w:rPr>
          <w:lang w:val="pt-BR"/>
        </w:rPr>
        <w:t>22 a 27 de setembro: modelo de previsão, suíte de cenários, diagnóstico, estimativa de energia, painel, firmware do nó, implantação em máquina virtual e identificação espacial.</w:t>
      </w:r>
    </w:p>
    <w:p w14:paraId="3CB958E1" w14:textId="77777777" w:rsidR="00A13357" w:rsidRPr="002F1978" w:rsidRDefault="00285AB3">
      <w:pPr>
        <w:pStyle w:val="ListParagraph"/>
        <w:numPr>
          <w:ilvl w:val="0"/>
          <w:numId w:val="2"/>
        </w:numPr>
        <w:spacing w:after="120" w:line="360" w:lineRule="auto"/>
        <w:jc w:val="both"/>
        <w:rPr>
          <w:lang w:val="pt-BR"/>
        </w:rPr>
      </w:pPr>
      <w:r>
        <w:rPr>
          <w:lang w:val="pt-BR"/>
        </w:rPr>
        <w:t>29 de setembro a 1º de outubro: decisão por volume de 5 min com saída em degraus de classe e avaliação dos componentes de inteligência artificial, com protocolos fixados antes de cada execução.</w:t>
      </w:r>
    </w:p>
    <w:p w14:paraId="2D937366" w14:textId="77777777" w:rsidR="00A13357" w:rsidRPr="002F1978" w:rsidRDefault="00285AB3">
      <w:pPr>
        <w:pStyle w:val="ListParagraph"/>
        <w:numPr>
          <w:ilvl w:val="0"/>
          <w:numId w:val="2"/>
        </w:numPr>
        <w:spacing w:after="120" w:line="360" w:lineRule="auto"/>
        <w:jc w:val="both"/>
        <w:rPr>
          <w:lang w:val="pt-BR"/>
        </w:rPr>
      </w:pPr>
      <w:r>
        <w:rPr>
          <w:lang w:val="pt-BR"/>
        </w:rPr>
        <w:t>3 a 5 de outubro: conferência da calibração e primeira sessão de bancada dos casos CT15 a CT20.</w:t>
      </w:r>
    </w:p>
    <w:p w14:paraId="0CBEEAB9" w14:textId="77777777" w:rsidR="00A13357" w:rsidRPr="002F1978" w:rsidRDefault="00285AB3">
      <w:pPr>
        <w:pStyle w:val="ListParagraph"/>
        <w:numPr>
          <w:ilvl w:val="0"/>
          <w:numId w:val="2"/>
        </w:numPr>
        <w:spacing w:after="120" w:line="360" w:lineRule="auto"/>
        <w:jc w:val="both"/>
        <w:rPr>
          <w:lang w:val="pt-BR"/>
        </w:rPr>
      </w:pPr>
      <w:r>
        <w:rPr>
          <w:lang w:val="pt-BR"/>
        </w:rPr>
        <w:t>6 a 9 de outubro: comparação de modelos, troca da série de treino para Zurique, base de regras vigente, arquitetura de implantação e teste de sensibilidade da régua.</w:t>
      </w:r>
    </w:p>
    <w:p w14:paraId="133F6672" w14:textId="77777777" w:rsidR="00A13357" w:rsidRPr="002F1978" w:rsidRDefault="00285AB3">
      <w:pPr>
        <w:pStyle w:val="ListParagraph"/>
        <w:numPr>
          <w:ilvl w:val="0"/>
          <w:numId w:val="2"/>
        </w:numPr>
        <w:spacing w:after="120" w:line="360" w:lineRule="auto"/>
        <w:jc w:val="both"/>
        <w:rPr>
          <w:lang w:val="pt-BR"/>
        </w:rPr>
      </w:pPr>
      <w:r>
        <w:rPr>
          <w:lang w:val="pt-BR"/>
        </w:rPr>
        <w:t>10 de outubro: caixa nova da bancada, sessão final dos casos CT15 a CT20, estado do nó antes do comando na telemetria e consolidação dos resultados no texto.</w:t>
      </w:r>
    </w:p>
    <w:p w14:paraId="0249CF7A" w14:textId="77777777" w:rsidR="00E01C3A" w:rsidRDefault="00CC3326">
      <w:pPr>
        <w:pStyle w:val="Heading3"/>
        <w:spacing w:before="360" w:after="240" w:line="360" w:lineRule="auto"/>
        <w:rPr>
          <w:lang w:val="pt-BR"/>
        </w:rPr>
      </w:pPr>
      <w:bookmarkStart w:id="80" w:name="_Toc242567300"/>
      <w:r>
        <w:rPr>
          <w:lang w:val="pt-BR"/>
        </w:rPr>
        <w:t>3.12.9 Resultado da execução dos casos de teste</w:t>
      </w:r>
      <w:bookmarkEnd w:id="80"/>
    </w:p>
    <w:p w14:paraId="64A9274D" w14:textId="77777777" w:rsidR="00E01C3A" w:rsidRDefault="00CC3326">
      <w:pPr>
        <w:spacing w:after="120" w:line="360" w:lineRule="auto"/>
        <w:ind w:firstLine="709"/>
        <w:jc w:val="both"/>
        <w:rPr>
          <w:lang w:val="pt-BR"/>
        </w:rPr>
      </w:pPr>
      <w:r>
        <w:rPr>
          <w:lang w:val="pt-BR"/>
        </w:rPr>
        <w:t xml:space="preserve">Os casos automatizados, CT01 a CT14, foram satisfeitos na execução de 10 de outubro de 2026, com os 262 testes automatizados aprovados. Os casos CT15 a CT20 foram executados em 10 de outubro de 2026, na caixa atual (Quadro 4), com a arquitetura de 3.5.2 e o firmware correspondente gravado no nó, ligado ao ambiente implantado e calibrado no início da sessão (3.4.4); o registro de cada caso está no </w:t>
      </w:r>
      <w:r>
        <w:rPr>
          <w:lang w:val="pt-BR"/>
        </w:rPr>
        <w:lastRenderedPageBreak/>
        <w:t>repositório (Apêndice B). Os seis foram satisfeitos. No CT15, a iluminância medida ficou 0,7 % acima do valor esperado para o nível aplicado, dentro da tolerância de 3,4 %. No CT16, o alerta de falha total foi aberto após três leituras com a fonte da fita desligada e encerrado ao religá-la. No CT17, as trinta repetições ficaram abaixo de 1,5 s, contra o limite de 180 s. No CT18, o nó assumiu o nível pleno no instante em que venceu a validade do último comando, e o sensor registrou o pleno 2,3 s depois. No CT19, a conexão ao intermediário foi recusada sem credencial e com senha incorreta, e aceita com a credencial do nó, sobre canal TLS 1.3. No CT20, um segundo ponto de luz foi comandado sem alteração nem reinício do serviço de decisão, por meio do nó simulado, cuja iluminância é sintética. Uma sessão anterior, de 4 e 5 de outubro, na primeira caixa e com o failsafe de 15 s sem comando, está registrada no repositório e não compõe estes resultados; nela, o CT18 não foi satisfeito nos termos então fixados, porque o sensor registrou o pleno 17,3 s após o último comando, contra o limite de 15 s.</w:t>
      </w:r>
    </w:p>
    <w:p w14:paraId="4855A6B7" w14:textId="77777777" w:rsidR="00044D5A" w:rsidRPr="008C0B6A" w:rsidRDefault="00285AB3">
      <w:pPr>
        <w:spacing w:after="120" w:line="360" w:lineRule="auto"/>
        <w:ind w:firstLine="709"/>
        <w:jc w:val="both"/>
        <w:rPr>
          <w:lang w:val="pt-BR"/>
        </w:rPr>
      </w:pPr>
      <w:r>
        <w:rPr>
          <w:lang w:val="pt-BR"/>
        </w:rPr>
        <w:t>Depois da sessão, a telemetria passou a levar também o estado do nó no instante em que o comando chega, antes de aplicá-lo (3.13.2), e a mudança foi verificada no mesmo dia, com o mesmo nó, depois de nova conferência e recalibração (sessão 115), exigidas porque a caixa havia sido deslocada. Publicado volume nulo nos três trechos do ponto, a decisão emitiu 0,625: o ensaio foi feito à tarde, quando o relógio do serviço trata o horário como início da noite, e a regra desse horário, que pede uma classe abaixo, ativou junto com a de movimentação baixa, o que resultou no degrau 1,5. Concluída a rampa, uma ocorrência de segurança levou o nível ao pleno, e a telemetria dessa decisão registrou o nível 1,000 e 9,96 lux, junto do estado anterior, de 0,625 e 6,23 lux, 0,3 % abaixo do esperado: o ponto em que a rampa terminou, que antes só ficava na saída serial do nó, ficou registrado no banco.</w:t>
      </w:r>
    </w:p>
    <w:p w14:paraId="18E9A0FC" w14:textId="77777777" w:rsidR="00E01C3A" w:rsidRDefault="00CC3326">
      <w:pPr>
        <w:pStyle w:val="Heading2"/>
        <w:spacing w:before="360" w:after="240" w:line="360" w:lineRule="auto"/>
        <w:rPr>
          <w:lang w:val="pt-BR"/>
        </w:rPr>
      </w:pPr>
      <w:bookmarkStart w:id="81" w:name="_Toc242567301"/>
      <w:r>
        <w:rPr>
          <w:lang w:val="pt-BR"/>
        </w:rPr>
        <w:t>3.13 Banco de dados</w:t>
      </w:r>
      <w:bookmarkEnd w:id="81"/>
    </w:p>
    <w:p w14:paraId="55D1A99B" w14:textId="77777777" w:rsidR="00E01C3A" w:rsidRDefault="00CC3326">
      <w:pPr>
        <w:pStyle w:val="Heading3"/>
        <w:spacing w:before="320" w:after="200" w:line="360" w:lineRule="auto"/>
        <w:rPr>
          <w:lang w:val="pt-BR"/>
        </w:rPr>
      </w:pPr>
      <w:bookmarkStart w:id="82" w:name="_Toc242567302"/>
      <w:r>
        <w:rPr>
          <w:lang w:val="pt-BR"/>
        </w:rPr>
        <w:t>3.13.1 Modelo conceitual e justificativa da escolha</w:t>
      </w:r>
      <w:bookmarkEnd w:id="82"/>
    </w:p>
    <w:p w14:paraId="676472C7" w14:textId="77777777" w:rsidR="006B1E66" w:rsidRPr="000F5B8B" w:rsidRDefault="00CC3326">
      <w:pPr>
        <w:spacing w:after="120" w:line="360" w:lineRule="auto"/>
        <w:ind w:firstLine="709"/>
        <w:jc w:val="both"/>
        <w:rPr>
          <w:lang w:val="pt-BR"/>
        </w:rPr>
      </w:pPr>
      <w:r>
        <w:rPr>
          <w:lang w:val="pt-BR"/>
        </w:rPr>
        <w:t xml:space="preserve">A arquitetura inclui um banco de dados, e a razão não é de armazenamento, mas de verificação. O trabalho afirma que toda decisão do sistema é inspecionável e que a conformidade normativa pode ser comprovada decisão a decisão. As duas afirmações só se sustentam se existir registro durável do que entrou, do que a </w:t>
      </w:r>
      <w:r>
        <w:rPr>
          <w:lang w:val="pt-BR"/>
        </w:rPr>
        <w:lastRenderedPageBreak/>
        <w:t>inferência pretendeu, do que a camada de verificação corrigiu e do que o nó efetivamente entregou. O banco é onde essa cadeia fica gravada.</w:t>
      </w:r>
    </w:p>
    <w:p w14:paraId="13942379" w14:textId="77777777" w:rsidR="006B1E66" w:rsidRPr="000F5B8B" w:rsidRDefault="00CC3326">
      <w:pPr>
        <w:spacing w:after="120" w:line="360" w:lineRule="auto"/>
        <w:ind w:firstLine="709"/>
        <w:jc w:val="both"/>
        <w:rPr>
          <w:lang w:val="pt-BR"/>
        </w:rPr>
      </w:pPr>
      <w:r>
        <w:rPr>
          <w:lang w:val="pt-BR"/>
        </w:rPr>
        <w:t>Adota-se modelo relacional, e a escolha decorre da natureza dos dados. O critério normativo aplicável a uma decisão depende da classe de iluminação da via em que o ponto de luz se encontra; reconstruir, para qualquer decisão passada, qual piso vigorava é uma operação de junção entre entidades, e não de varredura de documentos. A integridade referencial é, neste caso, o próprio mecanismo de auditoria: uma decisão que não se ligue a um ponto de luz, a uma classe e a uma versão da base de regras é registro sem sentido, e o modelo relacional o impede por construção. O volume envolvido na avaliação em bancada é pequeno, e nenhuma característica de escala justificaria abrir mão dessa garantia.</w:t>
      </w:r>
    </w:p>
    <w:p w14:paraId="35219101" w14:textId="77777777" w:rsidR="006B1E66" w:rsidRPr="000F5B8B" w:rsidRDefault="00CC3326">
      <w:pPr>
        <w:spacing w:after="240" w:line="360" w:lineRule="auto"/>
        <w:ind w:firstLine="709"/>
        <w:jc w:val="both"/>
        <w:rPr>
          <w:lang w:val="pt-BR"/>
        </w:rPr>
      </w:pPr>
      <w:r>
        <w:rPr>
          <w:lang w:val="pt-BR"/>
        </w:rPr>
        <w:t>Uma decisão de modelagem merece destaque: os parâmetros normativos não residem no código, e sim em tabela. As iluminâncias mínimas, a classe mínima de dimerização admitida e a taxa máxima de decréscimo são atributos da entidade que representa a classe de iluminação, populados a partir da ABNT NBR 5101. A camada de verificação lê seu critério do banco. A consequência prática é que corrigir a classe atribuída a uma via, ou atualizar um valor após revisão da norma, torna-se operação de dado e não de software — propriedade coerente com a separação entre a camada adaptativa e a camada fixa, defendida em 3.7.</w:t>
      </w:r>
    </w:p>
    <w:p w14:paraId="63C4A81B" w14:textId="77777777" w:rsidR="00E01C3A" w:rsidRDefault="00CC3326">
      <w:pPr>
        <w:spacing w:after="120" w:line="360" w:lineRule="auto"/>
        <w:ind w:firstLine="709"/>
        <w:jc w:val="both"/>
        <w:rPr>
          <w:lang w:val="pt-BR"/>
        </w:rPr>
      </w:pPr>
      <w:r>
        <w:rPr>
          <w:lang w:val="pt-BR"/>
        </w:rPr>
        <w:t>O Quadro 16 discrimina as entidades do banco de dados e a função de cada uma no sistema.</w:t>
      </w:r>
    </w:p>
    <w:p w14:paraId="0A71FE5C" w14:textId="0C7DA0FF" w:rsidR="006B1E66" w:rsidRPr="000F5B8B" w:rsidRDefault="00CC3326">
      <w:pPr>
        <w:keepNext/>
        <w:spacing w:before="260" w:after="130"/>
        <w:rPr>
          <w:lang w:val="pt-BR"/>
        </w:rPr>
      </w:pPr>
      <w:bookmarkStart w:id="83" w:name="_Toc242567223"/>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16</w:t>
      </w:r>
      <w:r w:rsidR="008D0833">
        <w:rPr>
          <w:sz w:val="20"/>
          <w:szCs w:val="20"/>
          <w:lang w:val="pt-BR"/>
        </w:rPr>
        <w:fldChar w:fldCharType="end"/>
      </w:r>
      <w:r>
        <w:rPr>
          <w:sz w:val="20"/>
          <w:szCs w:val="20"/>
          <w:lang w:val="pt-BR"/>
        </w:rPr>
        <w:t xml:space="preserve"> – Entidades do banco de dados e sua função no sistema</w:t>
      </w:r>
      <w:bookmarkEnd w:id="8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67"/>
        <w:gridCol w:w="3589"/>
      </w:tblGrid>
      <w:tr w:rsidR="006B1E66" w14:paraId="5BD0B882" w14:textId="77777777">
        <w:trPr>
          <w:tblHeader/>
        </w:trPr>
        <w:tc>
          <w:tcPr>
            <w:tcW w:w="2100" w:type="dxa"/>
            <w:shd w:val="clear" w:color="auto" w:fill="EDEDED"/>
            <w:tcMar>
              <w:top w:w="70" w:type="dxa"/>
              <w:left w:w="90" w:type="dxa"/>
              <w:bottom w:w="70" w:type="dxa"/>
              <w:right w:w="90" w:type="dxa"/>
            </w:tcMar>
          </w:tcPr>
          <w:p w14:paraId="5237CE23" w14:textId="77777777" w:rsidR="006B1E66" w:rsidRDefault="00CC3326">
            <w:proofErr w:type="spellStart"/>
            <w:r>
              <w:rPr>
                <w:b/>
                <w:bCs/>
                <w:sz w:val="20"/>
                <w:szCs w:val="20"/>
              </w:rPr>
              <w:t>Entidade</w:t>
            </w:r>
            <w:proofErr w:type="spellEnd"/>
          </w:p>
        </w:tc>
        <w:tc>
          <w:tcPr>
            <w:tcW w:w="3200" w:type="dxa"/>
            <w:shd w:val="clear" w:color="auto" w:fill="EDEDED"/>
            <w:tcMar>
              <w:top w:w="70" w:type="dxa"/>
              <w:left w:w="90" w:type="dxa"/>
              <w:bottom w:w="70" w:type="dxa"/>
              <w:right w:w="90" w:type="dxa"/>
            </w:tcMar>
          </w:tcPr>
          <w:p w14:paraId="41EBEFD4" w14:textId="77777777" w:rsidR="006B1E66" w:rsidRDefault="00CC3326">
            <w:proofErr w:type="spellStart"/>
            <w:r>
              <w:rPr>
                <w:b/>
                <w:bCs/>
                <w:sz w:val="20"/>
                <w:szCs w:val="20"/>
              </w:rPr>
              <w:t>Atributos</w:t>
            </w:r>
            <w:proofErr w:type="spellEnd"/>
            <w:r>
              <w:rPr>
                <w:b/>
                <w:bCs/>
                <w:sz w:val="20"/>
                <w:szCs w:val="20"/>
              </w:rPr>
              <w:t xml:space="preserve"> </w:t>
            </w:r>
            <w:proofErr w:type="spellStart"/>
            <w:r>
              <w:rPr>
                <w:b/>
                <w:bCs/>
                <w:sz w:val="20"/>
                <w:szCs w:val="20"/>
              </w:rPr>
              <w:t>principais</w:t>
            </w:r>
            <w:proofErr w:type="spellEnd"/>
          </w:p>
        </w:tc>
        <w:tc>
          <w:tcPr>
            <w:tcW w:w="3771" w:type="dxa"/>
            <w:shd w:val="clear" w:color="auto" w:fill="EDEDED"/>
            <w:tcMar>
              <w:top w:w="70" w:type="dxa"/>
              <w:left w:w="90" w:type="dxa"/>
              <w:bottom w:w="70" w:type="dxa"/>
              <w:right w:w="90" w:type="dxa"/>
            </w:tcMar>
          </w:tcPr>
          <w:p w14:paraId="135C6D10" w14:textId="77777777" w:rsidR="006B1E66" w:rsidRDefault="00CC3326">
            <w:proofErr w:type="spellStart"/>
            <w:r>
              <w:rPr>
                <w:b/>
                <w:bCs/>
                <w:sz w:val="20"/>
                <w:szCs w:val="20"/>
              </w:rPr>
              <w:t>Função</w:t>
            </w:r>
            <w:proofErr w:type="spellEnd"/>
            <w:r>
              <w:rPr>
                <w:b/>
                <w:bCs/>
                <w:sz w:val="20"/>
                <w:szCs w:val="20"/>
              </w:rPr>
              <w:t xml:space="preserve"> no </w:t>
            </w:r>
            <w:proofErr w:type="spellStart"/>
            <w:r>
              <w:rPr>
                <w:b/>
                <w:bCs/>
                <w:sz w:val="20"/>
                <w:szCs w:val="20"/>
              </w:rPr>
              <w:t>sistema</w:t>
            </w:r>
            <w:proofErr w:type="spellEnd"/>
          </w:p>
        </w:tc>
      </w:tr>
      <w:tr w:rsidR="006B1E66" w:rsidRPr="00F96471" w14:paraId="11D776BE" w14:textId="77777777">
        <w:tc>
          <w:tcPr>
            <w:tcW w:w="2100" w:type="dxa"/>
            <w:tcMar>
              <w:top w:w="70" w:type="dxa"/>
              <w:left w:w="90" w:type="dxa"/>
              <w:bottom w:w="70" w:type="dxa"/>
              <w:right w:w="90" w:type="dxa"/>
            </w:tcMar>
          </w:tcPr>
          <w:p w14:paraId="714327D1" w14:textId="77777777" w:rsidR="006B1E66"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385B7FE7" w14:textId="77777777" w:rsidR="006B1E66" w:rsidRPr="000F5B8B" w:rsidRDefault="00CC3326">
            <w:pPr>
              <w:rPr>
                <w:lang w:val="pt-BR"/>
              </w:rPr>
            </w:pPr>
            <w:r>
              <w:rPr>
                <w:sz w:val="20"/>
                <w:szCs w:val="20"/>
                <w:lang w:val="pt-BR"/>
              </w:rPr>
              <w:t>Código da classe; iluminância mínima; iluminância mínima admitida em dimerização; classe mínima admitida; taxa máxima de decréscimo</w:t>
            </w:r>
          </w:p>
        </w:tc>
        <w:tc>
          <w:tcPr>
            <w:tcW w:w="3771" w:type="dxa"/>
            <w:tcMar>
              <w:top w:w="70" w:type="dxa"/>
              <w:left w:w="90" w:type="dxa"/>
              <w:bottom w:w="70" w:type="dxa"/>
              <w:right w:w="90" w:type="dxa"/>
            </w:tcMar>
          </w:tcPr>
          <w:p w14:paraId="294687E0" w14:textId="77777777" w:rsidR="006B1E66" w:rsidRPr="000F5B8B" w:rsidRDefault="00CC3326">
            <w:pPr>
              <w:rPr>
                <w:lang w:val="pt-BR"/>
              </w:rPr>
            </w:pPr>
            <w:r>
              <w:rPr>
                <w:sz w:val="20"/>
                <w:szCs w:val="20"/>
                <w:lang w:val="pt-BR"/>
              </w:rPr>
              <w:t>Tabela de referência normativa, populada a partir da ABNT NBR 5101. Fornece o critério externo que a camada de verificação consulta a cada decisão</w:t>
            </w:r>
          </w:p>
        </w:tc>
      </w:tr>
      <w:tr w:rsidR="006B1E66" w:rsidRPr="00F96471" w14:paraId="1A91D630" w14:textId="77777777">
        <w:tc>
          <w:tcPr>
            <w:tcW w:w="2100" w:type="dxa"/>
            <w:tcMar>
              <w:top w:w="70" w:type="dxa"/>
              <w:left w:w="90" w:type="dxa"/>
              <w:bottom w:w="70" w:type="dxa"/>
              <w:right w:w="90" w:type="dxa"/>
            </w:tcMar>
          </w:tcPr>
          <w:p w14:paraId="11F30CC0" w14:textId="77777777" w:rsidR="006B1E66"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343CDE4B" w14:textId="77777777" w:rsidR="006B1E66" w:rsidRPr="000F5B8B" w:rsidRDefault="00CC3326">
            <w:pPr>
              <w:rPr>
                <w:lang w:val="pt-BR"/>
              </w:rPr>
            </w:pPr>
            <w:r>
              <w:rPr>
                <w:sz w:val="20"/>
                <w:szCs w:val="20"/>
                <w:lang w:val="pt-BR"/>
              </w:rPr>
              <w:t>Identificador; placa do cadastro municipal; coordenadas geográficas e planas; logradouro; classe de iluminação; estado operacional; potência plena do segmento</w:t>
            </w:r>
          </w:p>
        </w:tc>
        <w:tc>
          <w:tcPr>
            <w:tcW w:w="3771" w:type="dxa"/>
            <w:tcMar>
              <w:top w:w="70" w:type="dxa"/>
              <w:left w:w="90" w:type="dxa"/>
              <w:bottom w:w="70" w:type="dxa"/>
              <w:right w:w="90" w:type="dxa"/>
            </w:tcMar>
          </w:tcPr>
          <w:p w14:paraId="1E28B419" w14:textId="77777777" w:rsidR="006B1E66" w:rsidRPr="000F5B8B" w:rsidRDefault="00CC3326">
            <w:pPr>
              <w:rPr>
                <w:lang w:val="pt-BR"/>
              </w:rPr>
            </w:pPr>
            <w:r>
              <w:rPr>
                <w:sz w:val="20"/>
                <w:szCs w:val="20"/>
                <w:lang w:val="pt-BR"/>
              </w:rPr>
              <w:t>Representa a luminária. Na avaliação, dois registros — o nó de bancada e um ponto simulado —, cada um representando um poste real do cadastro; o modelo é o do parque</w:t>
            </w:r>
          </w:p>
        </w:tc>
      </w:tr>
      <w:tr w:rsidR="006B1E66" w:rsidRPr="00F96471" w14:paraId="5EF3CD99" w14:textId="77777777">
        <w:tc>
          <w:tcPr>
            <w:tcW w:w="2100" w:type="dxa"/>
            <w:tcMar>
              <w:top w:w="70" w:type="dxa"/>
              <w:left w:w="90" w:type="dxa"/>
              <w:bottom w:w="70" w:type="dxa"/>
              <w:right w:w="90" w:type="dxa"/>
            </w:tcMar>
          </w:tcPr>
          <w:p w14:paraId="67D29E44" w14:textId="77777777" w:rsidR="006B1E66"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160E84B3" w14:textId="77777777" w:rsidR="006B1E66" w:rsidRPr="00430DB3" w:rsidRDefault="00CC3326">
            <w:pPr>
              <w:rPr>
                <w:lang w:val="pt-BR"/>
              </w:rPr>
            </w:pPr>
            <w:r>
              <w:rPr>
                <w:sz w:val="20"/>
                <w:szCs w:val="20"/>
                <w:lang w:val="pt-BR"/>
              </w:rPr>
              <w:t xml:space="preserve">Código do segmento no cadastro municipal; código, tipo e nome do logradouro; faixa de </w:t>
            </w:r>
            <w:r>
              <w:rPr>
                <w:sz w:val="20"/>
                <w:szCs w:val="20"/>
                <w:lang w:val="pt-BR"/>
              </w:rPr>
              <w:lastRenderedPageBreak/>
              <w:t>numeração; geometria; referência de pessoas inicial e régua aprendida, com a data do cálculo</w:t>
            </w:r>
          </w:p>
        </w:tc>
        <w:tc>
          <w:tcPr>
            <w:tcW w:w="3771" w:type="dxa"/>
            <w:tcMar>
              <w:top w:w="70" w:type="dxa"/>
              <w:left w:w="90" w:type="dxa"/>
              <w:bottom w:w="70" w:type="dxa"/>
              <w:right w:w="90" w:type="dxa"/>
            </w:tcMar>
          </w:tcPr>
          <w:p w14:paraId="46059361" w14:textId="77777777" w:rsidR="006B1E66" w:rsidRPr="00430DB3" w:rsidRDefault="00CC3326">
            <w:pPr>
              <w:rPr>
                <w:lang w:val="pt-BR"/>
              </w:rPr>
            </w:pPr>
            <w:r>
              <w:rPr>
                <w:sz w:val="20"/>
                <w:szCs w:val="20"/>
                <w:lang w:val="pt-BR"/>
              </w:rPr>
              <w:lastRenderedPageBreak/>
              <w:t>Unidade espacial das publicações (3.5.2). A referência normaliza a série da previsão como no treino (3.6)</w:t>
            </w:r>
          </w:p>
        </w:tc>
      </w:tr>
      <w:tr w:rsidR="006B1E66" w:rsidRPr="00F96471" w14:paraId="1FB1DF5F" w14:textId="77777777">
        <w:tc>
          <w:tcPr>
            <w:tcW w:w="2100" w:type="dxa"/>
            <w:tcMar>
              <w:top w:w="70" w:type="dxa"/>
              <w:left w:w="90" w:type="dxa"/>
              <w:bottom w:w="70" w:type="dxa"/>
              <w:right w:w="90" w:type="dxa"/>
            </w:tcMar>
          </w:tcPr>
          <w:p w14:paraId="4A234CDC" w14:textId="77777777" w:rsidR="006B1E66"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47486B70" w14:textId="77777777" w:rsidR="006B1E66" w:rsidRPr="00430DB3" w:rsidRDefault="00CC3326">
            <w:pPr>
              <w:rPr>
                <w:lang w:val="pt-BR"/>
              </w:rPr>
            </w:pPr>
            <w:r>
              <w:rPr>
                <w:sz w:val="20"/>
                <w:szCs w:val="20"/>
                <w:lang w:val="pt-BR"/>
              </w:rPr>
              <w:t>Trecho; ponto de luz; distância; critério; instante da associação</w:t>
            </w:r>
          </w:p>
        </w:tc>
        <w:tc>
          <w:tcPr>
            <w:tcW w:w="3771" w:type="dxa"/>
            <w:tcMar>
              <w:top w:w="70" w:type="dxa"/>
              <w:left w:w="90" w:type="dxa"/>
              <w:bottom w:w="70" w:type="dxa"/>
              <w:right w:w="90" w:type="dxa"/>
            </w:tcMar>
          </w:tcPr>
          <w:p w14:paraId="404E8785" w14:textId="77777777" w:rsidR="006B1E66" w:rsidRPr="00430DB3" w:rsidRDefault="00CC3326">
            <w:pPr>
              <w:rPr>
                <w:lang w:val="pt-BR"/>
              </w:rPr>
            </w:pPr>
            <w:r>
              <w:rPr>
                <w:sz w:val="20"/>
                <w:szCs w:val="20"/>
                <w:lang w:val="pt-BR"/>
              </w:rPr>
              <w:t>Associa trechos a pontos de luz, na relação de muitos para muitos, com a regra que produziu cada associação (3.5.2)</w:t>
            </w:r>
          </w:p>
        </w:tc>
      </w:tr>
      <w:tr w:rsidR="006B1E66" w:rsidRPr="00F96471" w14:paraId="7DDFEB7F" w14:textId="77777777">
        <w:tc>
          <w:tcPr>
            <w:tcW w:w="2100" w:type="dxa"/>
            <w:tcMar>
              <w:top w:w="70" w:type="dxa"/>
              <w:left w:w="90" w:type="dxa"/>
              <w:bottom w:w="70" w:type="dxa"/>
              <w:right w:w="90" w:type="dxa"/>
            </w:tcMar>
          </w:tcPr>
          <w:p w14:paraId="05D30220" w14:textId="77777777" w:rsidR="006B1E66"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054B76" w14:textId="77777777" w:rsidR="006B1E66" w:rsidRPr="000F5B8B" w:rsidRDefault="00CC3326">
            <w:pPr>
              <w:rPr>
                <w:lang w:val="pt-BR"/>
              </w:rPr>
            </w:pPr>
            <w:r>
              <w:rPr>
                <w:sz w:val="20"/>
                <w:szCs w:val="20"/>
                <w:lang w:val="pt-BR"/>
              </w:rPr>
              <w:t>Carimbo de tempo; tipo; média de pessoas e duração do período; ocorrência; trecho; origem; vigência</w:t>
            </w:r>
          </w:p>
        </w:tc>
        <w:tc>
          <w:tcPr>
            <w:tcW w:w="3771" w:type="dxa"/>
            <w:tcMar>
              <w:top w:w="70" w:type="dxa"/>
              <w:left w:w="90" w:type="dxa"/>
              <w:bottom w:w="70" w:type="dxa"/>
              <w:right w:w="90" w:type="dxa"/>
            </w:tcMar>
          </w:tcPr>
          <w:p w14:paraId="652CAC6E" w14:textId="77777777" w:rsidR="006B1E66" w:rsidRPr="000F5B8B" w:rsidRDefault="00CC3326">
            <w:pPr>
              <w:rPr>
                <w:lang w:val="pt-BR"/>
              </w:rPr>
            </w:pPr>
            <w:r>
              <w:rPr>
                <w:sz w:val="20"/>
                <w:szCs w:val="20"/>
                <w:lang w:val="pt-BR"/>
              </w:rPr>
              <w:t>Registra cada publicação recebida da interface de dados urbanos: volume de movimentação do trecho e ocorrência reportada</w:t>
            </w:r>
          </w:p>
        </w:tc>
      </w:tr>
      <w:tr w:rsidR="006B1E66" w:rsidRPr="00F96471" w14:paraId="195F0B85" w14:textId="77777777">
        <w:tc>
          <w:tcPr>
            <w:tcW w:w="2100" w:type="dxa"/>
            <w:tcMar>
              <w:top w:w="70" w:type="dxa"/>
              <w:left w:w="90" w:type="dxa"/>
              <w:bottom w:w="70" w:type="dxa"/>
              <w:right w:w="90" w:type="dxa"/>
            </w:tcMar>
          </w:tcPr>
          <w:p w14:paraId="125A6ACA" w14:textId="77777777" w:rsidR="006B1E66"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31BF8068" w14:textId="77777777" w:rsidR="006B1E66" w:rsidRPr="000F5B8B" w:rsidRDefault="00CC3326">
            <w:pPr>
              <w:rPr>
                <w:lang w:val="pt-BR"/>
              </w:rPr>
            </w:pPr>
            <w:r>
              <w:rPr>
                <w:sz w:val="20"/>
                <w:szCs w:val="20"/>
                <w:lang w:val="pt-BR"/>
              </w:rPr>
              <w:t>Identificador; data de vigência; quantidade de regras; resumo das alterações; hash do arquivo de regras</w:t>
            </w:r>
          </w:p>
        </w:tc>
        <w:tc>
          <w:tcPr>
            <w:tcW w:w="3771" w:type="dxa"/>
            <w:tcMar>
              <w:top w:w="70" w:type="dxa"/>
              <w:left w:w="90" w:type="dxa"/>
              <w:bottom w:w="70" w:type="dxa"/>
              <w:right w:w="90" w:type="dxa"/>
            </w:tcMar>
          </w:tcPr>
          <w:p w14:paraId="1AADD207" w14:textId="77777777" w:rsidR="006B1E66" w:rsidRPr="000F5B8B" w:rsidRDefault="00CC3326">
            <w:pPr>
              <w:rPr>
                <w:lang w:val="pt-BR"/>
              </w:rPr>
            </w:pPr>
            <w:r>
              <w:rPr>
                <w:sz w:val="20"/>
                <w:szCs w:val="20"/>
                <w:lang w:val="pt-BR"/>
              </w:rPr>
              <w:t>Atribui cada decisão à versão da base que a produziu. É a condição para reproduzir qualquer resultado após uma alteração de regras</w:t>
            </w:r>
          </w:p>
        </w:tc>
      </w:tr>
      <w:tr w:rsidR="006B1E66" w:rsidRPr="00F96471" w14:paraId="53A73308" w14:textId="77777777">
        <w:tc>
          <w:tcPr>
            <w:tcW w:w="2100" w:type="dxa"/>
            <w:tcMar>
              <w:top w:w="70" w:type="dxa"/>
              <w:left w:w="90" w:type="dxa"/>
              <w:bottom w:w="70" w:type="dxa"/>
              <w:right w:w="90" w:type="dxa"/>
            </w:tcMar>
          </w:tcPr>
          <w:p w14:paraId="6E49B0E6" w14:textId="77777777" w:rsidR="006B1E66" w:rsidRDefault="00CC3326">
            <w:proofErr w:type="spellStart"/>
            <w:r>
              <w:rPr>
                <w:sz w:val="20"/>
                <w:szCs w:val="20"/>
              </w:rPr>
              <w:t>decisao</w:t>
            </w:r>
            <w:proofErr w:type="spellEnd"/>
          </w:p>
        </w:tc>
        <w:tc>
          <w:tcPr>
            <w:tcW w:w="3200" w:type="dxa"/>
            <w:tcMar>
              <w:top w:w="70" w:type="dxa"/>
              <w:left w:w="90" w:type="dxa"/>
              <w:bottom w:w="70" w:type="dxa"/>
              <w:right w:w="90" w:type="dxa"/>
            </w:tcMar>
          </w:tcPr>
          <w:p w14:paraId="1C14619E" w14:textId="77777777" w:rsidR="006B1E66" w:rsidRPr="000F5B8B" w:rsidRDefault="00CC3326">
            <w:pPr>
              <w:rPr>
                <w:lang w:val="pt-BR"/>
              </w:rPr>
            </w:pPr>
            <w:r>
              <w:rPr>
                <w:sz w:val="20"/>
                <w:szCs w:val="20"/>
                <w:lang w:val="pt-BR"/>
              </w:rPr>
              <w:t>Carimbo de tempo; ponto de luz; nível pretendido pela inferência; nível emitido; restrição que motivou a correção — nenhuma, piso ou taxa; versão da base de regras; versão do modelo de previsão; classe vigente; previsão de movimentação; nível anterior; instante de publicação; validade do comando; execução de cenário; entradas da inferência, grau de ativação de cada regra e degrau de classe</w:t>
            </w:r>
          </w:p>
        </w:tc>
        <w:tc>
          <w:tcPr>
            <w:tcW w:w="3771" w:type="dxa"/>
            <w:tcMar>
              <w:top w:w="70" w:type="dxa"/>
              <w:left w:w="90" w:type="dxa"/>
              <w:bottom w:w="70" w:type="dxa"/>
              <w:right w:w="90" w:type="dxa"/>
            </w:tcMar>
          </w:tcPr>
          <w:p w14:paraId="54F199D4" w14:textId="77777777" w:rsidR="006B1E66" w:rsidRPr="000F5B8B" w:rsidRDefault="00CC3326">
            <w:pPr>
              <w:rPr>
                <w:lang w:val="pt-BR"/>
              </w:rPr>
            </w:pPr>
            <w:r>
              <w:rPr>
                <w:sz w:val="20"/>
                <w:szCs w:val="20"/>
                <w:lang w:val="pt-BR"/>
              </w:rPr>
              <w:t>Núcleo do registro de auditoria. Separar o nível pretendido do nível emitido é o que torna mensurável a atuação da camada de verificação</w:t>
            </w:r>
          </w:p>
        </w:tc>
      </w:tr>
      <w:tr w:rsidR="006B1E66" w:rsidRPr="00F96471" w14:paraId="59A9806E" w14:textId="77777777">
        <w:tc>
          <w:tcPr>
            <w:tcW w:w="2100" w:type="dxa"/>
            <w:tcMar>
              <w:top w:w="70" w:type="dxa"/>
              <w:left w:w="90" w:type="dxa"/>
              <w:bottom w:w="70" w:type="dxa"/>
              <w:right w:w="90" w:type="dxa"/>
            </w:tcMar>
          </w:tcPr>
          <w:p w14:paraId="505D8BA7" w14:textId="77777777" w:rsidR="006B1E66"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FC36607" w14:textId="77777777" w:rsidR="006B1E66" w:rsidRPr="000F5B8B" w:rsidRDefault="00CC3326">
            <w:pPr>
              <w:rPr>
                <w:lang w:val="pt-BR"/>
              </w:rPr>
            </w:pPr>
            <w:r>
              <w:rPr>
                <w:sz w:val="20"/>
                <w:szCs w:val="20"/>
                <w:lang w:val="pt-BR"/>
              </w:rPr>
              <w:t>Carimbo de tempo; ponto de luz; decisão correspondente; ciclo de trabalho aplicado; iluminância medida; nível que o nó aplicava ao responder; nível e iluminância antes do comando; sessão de medição</w:t>
            </w:r>
          </w:p>
        </w:tc>
        <w:tc>
          <w:tcPr>
            <w:tcW w:w="3771" w:type="dxa"/>
            <w:tcMar>
              <w:top w:w="70" w:type="dxa"/>
              <w:left w:w="90" w:type="dxa"/>
              <w:bottom w:w="70" w:type="dxa"/>
              <w:right w:w="90" w:type="dxa"/>
            </w:tcMar>
          </w:tcPr>
          <w:p w14:paraId="762DE4A5" w14:textId="77777777" w:rsidR="006B1E66" w:rsidRPr="000F5B8B" w:rsidRDefault="00CC3326">
            <w:pPr>
              <w:rPr>
                <w:lang w:val="pt-BR"/>
              </w:rPr>
            </w:pPr>
            <w:r>
              <w:rPr>
                <w:sz w:val="20"/>
                <w:szCs w:val="20"/>
                <w:lang w:val="pt-BR"/>
              </w:rPr>
              <w:t>Registra o que o nó entregou. Confrontada com a decisão correspondente, produz a latência do percurso e a diferença entre nível decidido e nível medido</w:t>
            </w:r>
          </w:p>
        </w:tc>
      </w:tr>
      <w:tr w:rsidR="006B1E66" w:rsidRPr="00F96471" w14:paraId="1E184962" w14:textId="77777777">
        <w:tc>
          <w:tcPr>
            <w:tcW w:w="2100" w:type="dxa"/>
            <w:tcMar>
              <w:top w:w="70" w:type="dxa"/>
              <w:left w:w="90" w:type="dxa"/>
              <w:bottom w:w="70" w:type="dxa"/>
              <w:right w:w="90" w:type="dxa"/>
            </w:tcMar>
          </w:tcPr>
          <w:p w14:paraId="56B0EAC7"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5C2BC6EF" w14:textId="77777777" w:rsidR="00847C0D" w:rsidRPr="00430DB3" w:rsidRDefault="00CC3326">
            <w:pPr>
              <w:rPr>
                <w:lang w:val="pt-BR"/>
              </w:rPr>
            </w:pPr>
            <w:r>
              <w:rPr>
                <w:sz w:val="20"/>
                <w:szCs w:val="20"/>
                <w:lang w:val="pt-BR"/>
              </w:rPr>
              <w:t>Identificador; algoritmo; data de extração da série; erro absoluto médio e raiz do erro quadrático médio</w:t>
            </w:r>
          </w:p>
        </w:tc>
        <w:tc>
          <w:tcPr>
            <w:tcW w:w="3771" w:type="dxa"/>
            <w:tcMar>
              <w:top w:w="70" w:type="dxa"/>
              <w:left w:w="90" w:type="dxa"/>
              <w:bottom w:w="70" w:type="dxa"/>
              <w:right w:w="90" w:type="dxa"/>
            </w:tcMar>
          </w:tcPr>
          <w:p w14:paraId="167B9538" w14:textId="77777777" w:rsidR="00847C0D" w:rsidRPr="00430DB3" w:rsidRDefault="00CC3326">
            <w:pPr>
              <w:rPr>
                <w:lang w:val="pt-BR"/>
              </w:rPr>
            </w:pPr>
            <w:r>
              <w:rPr>
                <w:sz w:val="20"/>
                <w:szCs w:val="20"/>
                <w:lang w:val="pt-BR"/>
              </w:rPr>
              <w:t>Atribui cada decisão à versão da previsão que a alimentou, condição do RNF04 ao lado da versão da base de regras</w:t>
            </w:r>
          </w:p>
        </w:tc>
      </w:tr>
      <w:tr w:rsidR="006B1E66" w:rsidRPr="00F96471" w14:paraId="5D111CB1" w14:textId="77777777">
        <w:tc>
          <w:tcPr>
            <w:tcW w:w="2100" w:type="dxa"/>
            <w:tcMar>
              <w:top w:w="70" w:type="dxa"/>
              <w:left w:w="90" w:type="dxa"/>
              <w:bottom w:w="70" w:type="dxa"/>
              <w:right w:w="90" w:type="dxa"/>
            </w:tcMar>
          </w:tcPr>
          <w:p w14:paraId="24C3E562"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0A439D99" w14:textId="77777777" w:rsidR="00847C0D" w:rsidRPr="00430DB3" w:rsidRDefault="00CC3326">
            <w:pPr>
              <w:rPr>
                <w:lang w:val="pt-BR"/>
              </w:rPr>
            </w:pPr>
            <w:r>
              <w:rPr>
                <w:sz w:val="20"/>
                <w:szCs w:val="20"/>
                <w:lang w:val="pt-BR"/>
              </w:rPr>
              <w:t>Identificador; cenário; regime; modo de previsão; início e fim</w:t>
            </w:r>
          </w:p>
        </w:tc>
        <w:tc>
          <w:tcPr>
            <w:tcW w:w="3771" w:type="dxa"/>
            <w:tcMar>
              <w:top w:w="70" w:type="dxa"/>
              <w:left w:w="90" w:type="dxa"/>
              <w:bottom w:w="70" w:type="dxa"/>
              <w:right w:w="90" w:type="dxa"/>
            </w:tcMar>
          </w:tcPr>
          <w:p w14:paraId="5F01A483" w14:textId="77777777" w:rsidR="00847C0D" w:rsidRPr="00430DB3" w:rsidRDefault="00CC3326">
            <w:pPr>
              <w:rPr>
                <w:lang w:val="pt-BR"/>
              </w:rPr>
            </w:pPr>
            <w:r>
              <w:rPr>
                <w:sz w:val="20"/>
                <w:szCs w:val="20"/>
                <w:lang w:val="pt-BR"/>
              </w:rPr>
              <w:t>Separa as execuções da suíte e os regimes e modos comparados em 3.9 e 3.11</w:t>
            </w:r>
          </w:p>
        </w:tc>
      </w:tr>
      <w:tr w:rsidR="006B1E66" w:rsidRPr="00F96471" w14:paraId="0271D18F" w14:textId="77777777">
        <w:tc>
          <w:tcPr>
            <w:tcW w:w="2100" w:type="dxa"/>
            <w:tcMar>
              <w:top w:w="70" w:type="dxa"/>
              <w:left w:w="90" w:type="dxa"/>
              <w:bottom w:w="70" w:type="dxa"/>
              <w:right w:w="90" w:type="dxa"/>
            </w:tcMar>
          </w:tcPr>
          <w:p w14:paraId="748689BD"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685F16E3" w14:textId="77777777" w:rsidR="00847C0D" w:rsidRPr="00430DB3" w:rsidRDefault="00CC3326">
            <w:pPr>
              <w:rPr>
                <w:lang w:val="pt-BR"/>
              </w:rPr>
            </w:pPr>
            <w:r>
              <w:rPr>
                <w:sz w:val="20"/>
                <w:szCs w:val="20"/>
                <w:lang w:val="pt-BR"/>
              </w:rPr>
              <w:t>Identificador; ponto de luz; iluminância residual; indicador de descarte</w:t>
            </w:r>
          </w:p>
        </w:tc>
        <w:tc>
          <w:tcPr>
            <w:tcW w:w="3771" w:type="dxa"/>
            <w:tcMar>
              <w:top w:w="70" w:type="dxa"/>
              <w:left w:w="90" w:type="dxa"/>
              <w:bottom w:w="70" w:type="dxa"/>
              <w:right w:w="90" w:type="dxa"/>
            </w:tcMar>
          </w:tcPr>
          <w:p w14:paraId="22FDECCA" w14:textId="77777777" w:rsidR="00847C0D" w:rsidRPr="00430DB3" w:rsidRDefault="00CC3326">
            <w:pPr>
              <w:rPr>
                <w:lang w:val="pt-BR"/>
              </w:rPr>
            </w:pPr>
            <w:r>
              <w:rPr>
                <w:sz w:val="20"/>
                <w:szCs w:val="20"/>
                <w:lang w:val="pt-BR"/>
              </w:rPr>
              <w:t>Registra a residual de cada sessão e a regra de descarte de 3.4.3</w:t>
            </w:r>
          </w:p>
        </w:tc>
      </w:tr>
      <w:tr w:rsidR="006B1E66" w:rsidRPr="00F96471" w14:paraId="76822914" w14:textId="77777777">
        <w:tc>
          <w:tcPr>
            <w:tcW w:w="2100" w:type="dxa"/>
            <w:tcMar>
              <w:top w:w="70" w:type="dxa"/>
              <w:left w:w="90" w:type="dxa"/>
              <w:bottom w:w="70" w:type="dxa"/>
              <w:right w:w="90" w:type="dxa"/>
            </w:tcMar>
          </w:tcPr>
          <w:p w14:paraId="63811C0F"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6B1E65BB" w14:textId="77777777" w:rsidR="00847C0D" w:rsidRPr="00430DB3" w:rsidRDefault="00CC3326">
            <w:pPr>
              <w:rPr>
                <w:lang w:val="pt-BR"/>
              </w:rPr>
            </w:pPr>
            <w:r>
              <w:rPr>
                <w:sz w:val="20"/>
                <w:szCs w:val="20"/>
                <w:lang w:val="pt-BR"/>
              </w:rPr>
              <w:t>Sessão; série; ciclo de trabalho; iluminância medida</w:t>
            </w:r>
          </w:p>
        </w:tc>
        <w:tc>
          <w:tcPr>
            <w:tcW w:w="3771" w:type="dxa"/>
            <w:tcMar>
              <w:top w:w="70" w:type="dxa"/>
              <w:left w:w="90" w:type="dxa"/>
              <w:bottom w:w="70" w:type="dxa"/>
              <w:right w:w="90" w:type="dxa"/>
            </w:tcMar>
          </w:tcPr>
          <w:p w14:paraId="0831B890" w14:textId="77777777" w:rsidR="00847C0D" w:rsidRPr="00430DB3" w:rsidRDefault="00CC3326">
            <w:pPr>
              <w:rPr>
                <w:lang w:val="pt-BR"/>
              </w:rPr>
            </w:pPr>
            <w:r>
              <w:rPr>
                <w:sz w:val="20"/>
                <w:szCs w:val="20"/>
                <w:lang w:val="pt-BR"/>
              </w:rPr>
              <w:t>Guarda a varredura de 3.4.4, origem da tabela do nó e da tolerância do diagnóstico</w:t>
            </w:r>
          </w:p>
        </w:tc>
      </w:tr>
      <w:tr w:rsidR="006B1E66" w:rsidRPr="00F96471" w14:paraId="1C128E06" w14:textId="77777777">
        <w:tc>
          <w:tcPr>
            <w:tcW w:w="2100" w:type="dxa"/>
            <w:tcMar>
              <w:top w:w="70" w:type="dxa"/>
              <w:left w:w="90" w:type="dxa"/>
              <w:bottom w:w="70" w:type="dxa"/>
              <w:right w:w="90" w:type="dxa"/>
            </w:tcMar>
          </w:tcPr>
          <w:p w14:paraId="7A6ECA04" w14:textId="77777777" w:rsidR="00847C0D" w:rsidRDefault="00CC3326">
            <w:proofErr w:type="spellStart"/>
            <w:r>
              <w:rPr>
                <w:sz w:val="20"/>
                <w:szCs w:val="20"/>
              </w:rPr>
              <w:lastRenderedPageBreak/>
              <w:t>alerta_diagnostico</w:t>
            </w:r>
            <w:proofErr w:type="spellEnd"/>
          </w:p>
        </w:tc>
        <w:tc>
          <w:tcPr>
            <w:tcW w:w="3200" w:type="dxa"/>
            <w:tcMar>
              <w:top w:w="70" w:type="dxa"/>
              <w:left w:w="90" w:type="dxa"/>
              <w:bottom w:w="70" w:type="dxa"/>
              <w:right w:w="90" w:type="dxa"/>
            </w:tcMar>
          </w:tcPr>
          <w:p w14:paraId="0748EF12" w14:textId="77777777" w:rsidR="00847C0D" w:rsidRPr="00430DB3" w:rsidRDefault="00CC3326">
            <w:pPr>
              <w:rPr>
                <w:lang w:val="pt-BR"/>
              </w:rPr>
            </w:pPr>
            <w:r>
              <w:rPr>
                <w:sz w:val="20"/>
                <w:szCs w:val="20"/>
                <w:lang w:val="pt-BR"/>
              </w:rPr>
              <w:t>Ponto de luz; tipo; razão; tolerância; abertura e encerramento</w:t>
            </w:r>
          </w:p>
        </w:tc>
        <w:tc>
          <w:tcPr>
            <w:tcW w:w="3771" w:type="dxa"/>
            <w:tcMar>
              <w:top w:w="70" w:type="dxa"/>
              <w:left w:w="90" w:type="dxa"/>
              <w:bottom w:w="70" w:type="dxa"/>
              <w:right w:w="90" w:type="dxa"/>
            </w:tcMar>
          </w:tcPr>
          <w:p w14:paraId="14084382" w14:textId="77777777" w:rsidR="00847C0D" w:rsidRPr="00430DB3" w:rsidRDefault="00CC3326">
            <w:pPr>
              <w:rPr>
                <w:lang w:val="pt-BR"/>
              </w:rPr>
            </w:pPr>
            <w:r>
              <w:rPr>
                <w:sz w:val="20"/>
                <w:szCs w:val="20"/>
                <w:lang w:val="pt-BR"/>
              </w:rPr>
              <w:t>Registra os alertas de falha total e de perda de controle (RF11)</w:t>
            </w:r>
          </w:p>
        </w:tc>
      </w:tr>
      <w:tr w:rsidR="006B1E66" w:rsidRPr="00F96471" w14:paraId="4F7C449C" w14:textId="77777777">
        <w:tc>
          <w:tcPr>
            <w:tcW w:w="2100" w:type="dxa"/>
            <w:tcMar>
              <w:top w:w="70" w:type="dxa"/>
              <w:left w:w="90" w:type="dxa"/>
              <w:bottom w:w="70" w:type="dxa"/>
              <w:right w:w="90" w:type="dxa"/>
            </w:tcMar>
          </w:tcPr>
          <w:p w14:paraId="0EDF2DB6"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22E95511" w14:textId="77777777" w:rsidR="00847C0D" w:rsidRPr="00430DB3" w:rsidRDefault="00CC3326">
            <w:pPr>
              <w:rPr>
                <w:lang w:val="pt-BR"/>
              </w:rPr>
            </w:pPr>
            <w:r>
              <w:rPr>
                <w:sz w:val="20"/>
                <w:szCs w:val="20"/>
                <w:lang w:val="pt-BR"/>
              </w:rPr>
              <w:t>Código; potência nominal; eficácia; interface de dimerização</w:t>
            </w:r>
          </w:p>
        </w:tc>
        <w:tc>
          <w:tcPr>
            <w:tcW w:w="3771" w:type="dxa"/>
            <w:tcMar>
              <w:top w:w="70" w:type="dxa"/>
              <w:left w:w="90" w:type="dxa"/>
              <w:bottom w:w="70" w:type="dxa"/>
              <w:right w:w="90" w:type="dxa"/>
            </w:tcMar>
          </w:tcPr>
          <w:p w14:paraId="6C713E9F" w14:textId="77777777" w:rsidR="00847C0D" w:rsidRPr="00430DB3" w:rsidRDefault="00CC3326">
            <w:pPr>
              <w:rPr>
                <w:lang w:val="pt-BR"/>
              </w:rPr>
            </w:pPr>
            <w:r>
              <w:rPr>
                <w:sz w:val="20"/>
                <w:szCs w:val="20"/>
                <w:lang w:val="pt-BR"/>
              </w:rPr>
              <w:t>Luminárias do Quadro 9, lidas pela estimativa de energia</w:t>
            </w:r>
          </w:p>
        </w:tc>
      </w:tr>
    </w:tbl>
    <w:p w14:paraId="6D60EF68" w14:textId="77777777" w:rsidR="006B1E66" w:rsidRPr="000F5B8B" w:rsidRDefault="00CC3326">
      <w:pPr>
        <w:spacing w:before="130" w:after="260"/>
        <w:rPr>
          <w:lang w:val="pt-BR"/>
        </w:rPr>
      </w:pPr>
      <w:r>
        <w:rPr>
          <w:sz w:val="20"/>
          <w:szCs w:val="20"/>
          <w:lang w:val="pt-BR"/>
        </w:rPr>
        <w:t>Fonte: Elaborado pelos autores (2026).</w:t>
      </w:r>
    </w:p>
    <w:p w14:paraId="3ACD67B6" w14:textId="77777777" w:rsidR="006B1E66" w:rsidRPr="000F5B8B" w:rsidRDefault="00CC3326">
      <w:pPr>
        <w:spacing w:after="120" w:line="360" w:lineRule="auto"/>
        <w:ind w:firstLine="709"/>
        <w:jc w:val="both"/>
        <w:rPr>
          <w:lang w:val="pt-BR"/>
        </w:rPr>
      </w:pPr>
      <w:r>
        <w:rPr>
          <w:lang w:val="pt-BR"/>
        </w:rPr>
        <w:t>A separação entre as entidades de decisão e de telemetria é deliberada: a primeira registra o que o sistema determinou, a segunda o que o mundo devolveu. Mantê-las distintas e ligadas por chave estrangeira é o que permite medir a divergência entre uma coisa e outra, que figura entre os resultados de 4.3.</w:t>
      </w:r>
    </w:p>
    <w:p w14:paraId="75107F90" w14:textId="77777777" w:rsidR="006B1E66" w:rsidRPr="000F5B8B" w:rsidRDefault="00CC3326">
      <w:pPr>
        <w:spacing w:after="120" w:line="360" w:lineRule="auto"/>
        <w:ind w:firstLine="709"/>
        <w:jc w:val="both"/>
        <w:rPr>
          <w:lang w:val="pt-BR"/>
        </w:rPr>
      </w:pPr>
      <w:r>
        <w:rPr>
          <w:lang w:val="pt-BR"/>
        </w:rPr>
        <w:t>Registre-se o que o modelo não resolve. As entidades de evento urbano e de telemetria crescem continuamente e, em escala municipal, exigiriam particionamento por tempo, política de retenção e provavelmente armazenamento orientado a série temporal. A avaliação aqui conduzida opera sobre um nó e sobre cenários de duração conhecida, condição em que o modelo relacional é adequado sem qualificação. O tratamento do crescimento em escala de parque figura entre as recomendações de 6.1.</w:t>
      </w:r>
    </w:p>
    <w:p w14:paraId="14FABE56" w14:textId="77777777" w:rsidR="00E01C3A" w:rsidRDefault="00CC3326">
      <w:pPr>
        <w:pStyle w:val="Heading3"/>
        <w:spacing w:before="320" w:after="200" w:line="360" w:lineRule="auto"/>
        <w:rPr>
          <w:lang w:val="pt-BR"/>
        </w:rPr>
      </w:pPr>
      <w:bookmarkStart w:id="84" w:name="_Toc242567303"/>
      <w:r>
        <w:rPr>
          <w:lang w:val="pt-BR"/>
        </w:rPr>
        <w:t>3.13.2 Modelo lógico: diagrama entidade-relacionamento</w:t>
      </w:r>
      <w:bookmarkEnd w:id="84"/>
    </w:p>
    <w:p w14:paraId="7264A901" w14:textId="77777777" w:rsidR="00E01C3A" w:rsidRDefault="00CC3326">
      <w:pPr>
        <w:spacing w:after="120" w:line="360" w:lineRule="auto"/>
        <w:ind w:firstLine="709"/>
        <w:jc w:val="both"/>
        <w:rPr>
          <w:lang w:val="pt-BR"/>
        </w:rPr>
      </w:pPr>
      <w:r>
        <w:rPr>
          <w:lang w:val="pt-BR"/>
        </w:rPr>
        <w:t>A Figura 10 apresenta o modelo de dados em nível de relacionamento. A justificativa da escolha pelo modelo relacional e a função de cada entidade estão registradas em 3.13.1 e no Quadro 16; o que a figura acrescenta são as cardinalidades e uma entidade que aquele quadro não discrimina.</w:t>
      </w:r>
    </w:p>
    <w:p w14:paraId="1AB47B4F" w14:textId="0968CBB4" w:rsidR="00E01C3A" w:rsidRDefault="00CC3326">
      <w:pPr>
        <w:keepNext/>
        <w:spacing w:before="130" w:after="60"/>
        <w:jc w:val="center"/>
        <w:rPr>
          <w:lang w:val="pt-BR"/>
        </w:rPr>
      </w:pPr>
      <w:bookmarkStart w:id="85" w:name="_Toc242567238"/>
      <w:r>
        <w:rPr>
          <w:sz w:val="20"/>
          <w:szCs w:val="20"/>
          <w:lang w:val="pt-BR"/>
        </w:rPr>
        <w:lastRenderedPageBreak/>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10</w:t>
      </w:r>
      <w:r w:rsidR="008D0833">
        <w:rPr>
          <w:sz w:val="20"/>
          <w:szCs w:val="20"/>
          <w:lang w:val="pt-BR"/>
        </w:rPr>
        <w:fldChar w:fldCharType="end"/>
      </w:r>
      <w:r>
        <w:rPr>
          <w:sz w:val="20"/>
          <w:szCs w:val="20"/>
          <w:lang w:val="pt-BR"/>
        </w:rPr>
        <w:t xml:space="preserve"> – Diagrama entidade-relacionamento do banco de dados</w:t>
      </w:r>
      <w:bookmarkEnd w:id="85"/>
    </w:p>
    <w:p w14:paraId="18EB4790" w14:textId="77777777" w:rsidR="00E01C3A" w:rsidRDefault="00CC3326">
      <w:pPr>
        <w:keepNext/>
        <w:spacing w:before="240"/>
        <w:jc w:val="center"/>
        <w:rPr>
          <w:lang w:val="pt-BR"/>
        </w:rPr>
      </w:pPr>
      <w:r>
        <w:rPr>
          <w:noProof/>
          <w:lang w:val="pt-BR"/>
        </w:rPr>
        <w:drawing>
          <wp:inline distT="0" distB="0" distL="0" distR="0" wp14:anchorId="472F3386" wp14:editId="78D88793">
            <wp:extent cx="5400000" cy="5035955"/>
            <wp:effectExtent l="0" t="0" r="0" b="0"/>
            <wp:docPr id="102" name="Figura 2 - Diagrama entidade-relacion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ura 2 - Diagrama entidade-relacionamento"/>
                    <pic:cNvPicPr/>
                  </pic:nvPicPr>
                  <pic:blipFill>
                    <a:blip r:embed="rId17"/>
                    <a:stretch>
                      <a:fillRect/>
                    </a:stretch>
                  </pic:blipFill>
                  <pic:spPr>
                    <a:xfrm>
                      <a:off x="0" y="0"/>
                      <a:ext cx="5400000" cy="5035955"/>
                    </a:xfrm>
                    <a:prstGeom prst="rect">
                      <a:avLst/>
                    </a:prstGeom>
                  </pic:spPr>
                </pic:pic>
              </a:graphicData>
            </a:graphic>
          </wp:inline>
        </w:drawing>
      </w:r>
    </w:p>
    <w:p w14:paraId="15252C31" w14:textId="77777777" w:rsidR="00E01C3A" w:rsidRDefault="00CC3326">
      <w:pPr>
        <w:spacing w:after="280"/>
        <w:jc w:val="center"/>
        <w:rPr>
          <w:lang w:val="pt-BR"/>
        </w:rPr>
      </w:pPr>
      <w:r>
        <w:rPr>
          <w:sz w:val="20"/>
          <w:szCs w:val="20"/>
          <w:lang w:val="pt-BR"/>
        </w:rPr>
        <w:t>Fonte: Elaborado pelos autores (2026).</w:t>
      </w:r>
    </w:p>
    <w:p w14:paraId="4E1D1536" w14:textId="77777777" w:rsidR="00E01C3A" w:rsidRDefault="00CC3326">
      <w:pPr>
        <w:spacing w:after="120" w:line="360" w:lineRule="auto"/>
        <w:ind w:firstLine="709"/>
        <w:jc w:val="both"/>
        <w:rPr>
          <w:lang w:val="pt-BR"/>
        </w:rPr>
      </w:pPr>
      <w:r>
        <w:rPr>
          <w:lang w:val="pt-BR"/>
        </w:rPr>
        <w:t>A entidade associativa que liga decisão e evento urbano resolve uma relação de muitos para muitos e não é formalidade de modelagem: uma decisão é produzida a partir de um conjunto de eventos, e o mesmo evento pode sustentar decisões sucessivas enquanto permanecer vigente. Sem ela, o registro permitiria afirmar qual foi a decisão e quando, mas não sobre qual informação ela se apoiou — e é precisamente essa a pergunta que uma auditoria faria. Com ela, a cadeia fica completa: evento, estimativa, nível pretendido, restrição aplicada, nível emitido e medição.</w:t>
      </w:r>
    </w:p>
    <w:p w14:paraId="4CC3A869" w14:textId="77777777" w:rsidR="00E01C3A" w:rsidRDefault="00CC3326">
      <w:pPr>
        <w:spacing w:after="120" w:line="360" w:lineRule="auto"/>
        <w:ind w:firstLine="709"/>
        <w:jc w:val="both"/>
        <w:rPr>
          <w:lang w:val="pt-BR"/>
        </w:rPr>
      </w:pPr>
      <w:r>
        <w:rPr>
          <w:lang w:val="pt-BR"/>
        </w:rPr>
        <w:t xml:space="preserve">Duas cardinalidades merecem nota. A relação entre decisão e telemetria é de um para no máximo um: cada comando emitido produz uma leitura de confirmação, e a decisão que mantém o alvo e não gera comando não tem telemetria; leituras periódicas do sensor que não correspondam a comando não constituem telemetria de </w:t>
      </w:r>
      <w:r>
        <w:rPr>
          <w:lang w:val="pt-BR"/>
        </w:rPr>
        <w:lastRenderedPageBreak/>
        <w:t>decisão e não são registradas nessa entidade. Como a leitura é feita logo depois de aplicado o comando, a telemetria registra também o estado do nó no instante em que o comando chegou: é por ela que o ponto em que terminou a rampa anterior — o piso, por exemplo — fica no banco, ainda que só com o comando seguinte. A relação entre classe de iluminação e ponto de luz, por sua vez, é o que permite recuperar por junção o critério normativo aplicável a qualquer decisão passada, mesmo após reclassificação da via — desde que a reclassificação seja registrada como dado novo, e não como alteração do registro existente. Para que a garantia não dependa dessa disciplina, a decisão carrega também a classe vigente no momento em que foi tomada: a junção com a classe serve para recuperar os limites daquela classe, e não para descobrir qual classe valia.</w:t>
      </w:r>
    </w:p>
    <w:p w14:paraId="09209E49" w14:textId="77777777" w:rsidR="00847C0D" w:rsidRPr="00430DB3" w:rsidRDefault="00CC3326">
      <w:pPr>
        <w:spacing w:after="120" w:line="360" w:lineRule="auto"/>
        <w:ind w:firstLine="709"/>
        <w:jc w:val="both"/>
        <w:rPr>
          <w:lang w:val="pt-BR"/>
        </w:rPr>
      </w:pPr>
      <w:r>
        <w:rPr>
          <w:lang w:val="pt-BR"/>
        </w:rPr>
        <w:t>A cadeia de auditoria é exposta também como visão do banco, que reúne, para cada decisão, o piso vigente, a razão entre a iluminância entregue, descontada a residual da sessão, e a esperada para o nível emitido, e a latência do evento à telemetria, calculada apenas com relógios do servidor. A visão não acrescenta dado; permite que os resultados sejam extraídos por consulta única e conferível.</w:t>
      </w:r>
    </w:p>
    <w:p w14:paraId="43651DB4" w14:textId="77777777" w:rsidR="00E01C3A" w:rsidRDefault="00CC3326">
      <w:pPr>
        <w:pStyle w:val="Heading3"/>
        <w:spacing w:before="320" w:after="200" w:line="360" w:lineRule="auto"/>
        <w:rPr>
          <w:lang w:val="pt-BR"/>
        </w:rPr>
      </w:pPr>
      <w:bookmarkStart w:id="86" w:name="_Toc242567304"/>
      <w:r>
        <w:rPr>
          <w:lang w:val="pt-BR"/>
        </w:rPr>
        <w:t>3.13.3 Modelo físico: tabelas, domínios e restrições</w:t>
      </w:r>
      <w:bookmarkEnd w:id="86"/>
    </w:p>
    <w:p w14:paraId="19314B4C" w14:textId="77777777" w:rsidR="00E01C3A" w:rsidRDefault="00CC3326">
      <w:pPr>
        <w:spacing w:after="120" w:line="360" w:lineRule="auto"/>
        <w:ind w:firstLine="709"/>
        <w:jc w:val="both"/>
        <w:rPr>
          <w:lang w:val="pt-BR"/>
        </w:rPr>
      </w:pPr>
      <w:r>
        <w:rPr>
          <w:lang w:val="pt-BR"/>
        </w:rPr>
        <w:t>O Quadro 17 detalha as tabelas do esquema implementado em PostgreSQL. Níveis de iluminação são decimais de três casas entre 0 e 1; iluminâncias, decimais em lux; instantes, carimbos de tempo com fuso horário; e os vocabulários fechados são restrições de verificação do próprio banco.</w:t>
      </w:r>
    </w:p>
    <w:p w14:paraId="13227256" w14:textId="404FAC27" w:rsidR="00847C0D" w:rsidRPr="00430DB3" w:rsidRDefault="00CC3326">
      <w:pPr>
        <w:keepNext/>
        <w:spacing w:before="260" w:after="130"/>
        <w:rPr>
          <w:lang w:val="pt-BR"/>
        </w:rPr>
      </w:pPr>
      <w:bookmarkStart w:id="87" w:name="_Toc242567224"/>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17</w:t>
      </w:r>
      <w:r w:rsidR="008D0833">
        <w:rPr>
          <w:sz w:val="20"/>
          <w:szCs w:val="20"/>
          <w:lang w:val="pt-BR"/>
        </w:rPr>
        <w:fldChar w:fldCharType="end"/>
      </w:r>
      <w:r>
        <w:rPr>
          <w:sz w:val="20"/>
          <w:szCs w:val="20"/>
          <w:lang w:val="pt-BR"/>
        </w:rPr>
        <w:t xml:space="preserve"> – Tabelas do banco de dados: atributos, domínios, restrições e uso</w:t>
      </w:r>
      <w:bookmarkEnd w:id="8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5"/>
        <w:gridCol w:w="3070"/>
        <w:gridCol w:w="3586"/>
      </w:tblGrid>
      <w:tr w:rsidR="006B1E66" w14:paraId="309C9AC5" w14:textId="77777777">
        <w:trPr>
          <w:tblHeader/>
        </w:trPr>
        <w:tc>
          <w:tcPr>
            <w:tcW w:w="2100" w:type="dxa"/>
            <w:shd w:val="clear" w:color="auto" w:fill="EDEDED"/>
            <w:tcMar>
              <w:top w:w="70" w:type="dxa"/>
              <w:left w:w="90" w:type="dxa"/>
              <w:bottom w:w="70" w:type="dxa"/>
              <w:right w:w="90" w:type="dxa"/>
            </w:tcMar>
          </w:tcPr>
          <w:p w14:paraId="2B890AE9" w14:textId="77777777" w:rsidR="00847C0D" w:rsidRDefault="00CC3326">
            <w:proofErr w:type="spellStart"/>
            <w:r>
              <w:rPr>
                <w:sz w:val="20"/>
                <w:szCs w:val="20"/>
              </w:rPr>
              <w:t>Tabela</w:t>
            </w:r>
            <w:proofErr w:type="spellEnd"/>
          </w:p>
        </w:tc>
        <w:tc>
          <w:tcPr>
            <w:tcW w:w="3200" w:type="dxa"/>
            <w:shd w:val="clear" w:color="auto" w:fill="EDEDED"/>
            <w:tcMar>
              <w:top w:w="70" w:type="dxa"/>
              <w:left w:w="90" w:type="dxa"/>
              <w:bottom w:w="70" w:type="dxa"/>
              <w:right w:w="90" w:type="dxa"/>
            </w:tcMar>
          </w:tcPr>
          <w:p w14:paraId="437452ED" w14:textId="77777777" w:rsidR="00847C0D" w:rsidRDefault="00CC3326">
            <w:proofErr w:type="spellStart"/>
            <w:r>
              <w:rPr>
                <w:sz w:val="20"/>
                <w:szCs w:val="20"/>
              </w:rPr>
              <w:t>Atributos</w:t>
            </w:r>
            <w:proofErr w:type="spellEnd"/>
            <w:r>
              <w:rPr>
                <w:sz w:val="20"/>
                <w:szCs w:val="20"/>
              </w:rPr>
              <w:t xml:space="preserve">, </w:t>
            </w:r>
            <w:proofErr w:type="spellStart"/>
            <w:r>
              <w:rPr>
                <w:sz w:val="20"/>
                <w:szCs w:val="20"/>
              </w:rPr>
              <w:t>domínios</w:t>
            </w:r>
            <w:proofErr w:type="spellEnd"/>
            <w:r>
              <w:rPr>
                <w:sz w:val="20"/>
                <w:szCs w:val="20"/>
              </w:rPr>
              <w:t xml:space="preserve"> e </w:t>
            </w:r>
            <w:proofErr w:type="spellStart"/>
            <w:r>
              <w:rPr>
                <w:sz w:val="20"/>
                <w:szCs w:val="20"/>
              </w:rPr>
              <w:t>restrições</w:t>
            </w:r>
            <w:proofErr w:type="spellEnd"/>
          </w:p>
        </w:tc>
        <w:tc>
          <w:tcPr>
            <w:tcW w:w="3771" w:type="dxa"/>
            <w:shd w:val="clear" w:color="auto" w:fill="EDEDED"/>
            <w:tcMar>
              <w:top w:w="70" w:type="dxa"/>
              <w:left w:w="90" w:type="dxa"/>
              <w:bottom w:w="70" w:type="dxa"/>
              <w:right w:w="90" w:type="dxa"/>
            </w:tcMar>
          </w:tcPr>
          <w:p w14:paraId="609E3679" w14:textId="77777777" w:rsidR="00847C0D" w:rsidRDefault="00CC3326">
            <w:r>
              <w:rPr>
                <w:sz w:val="20"/>
                <w:szCs w:val="20"/>
              </w:rPr>
              <w:t xml:space="preserve">Uso </w:t>
            </w:r>
            <w:proofErr w:type="spellStart"/>
            <w:r>
              <w:rPr>
                <w:sz w:val="20"/>
                <w:szCs w:val="20"/>
              </w:rPr>
              <w:t>pelo</w:t>
            </w:r>
            <w:proofErr w:type="spellEnd"/>
            <w:r>
              <w:rPr>
                <w:sz w:val="20"/>
                <w:szCs w:val="20"/>
              </w:rPr>
              <w:t xml:space="preserve"> </w:t>
            </w:r>
            <w:proofErr w:type="spellStart"/>
            <w:r>
              <w:rPr>
                <w:sz w:val="20"/>
                <w:szCs w:val="20"/>
              </w:rPr>
              <w:t>sistema</w:t>
            </w:r>
            <w:proofErr w:type="spellEnd"/>
          </w:p>
        </w:tc>
      </w:tr>
      <w:tr w:rsidR="006B1E66" w:rsidRPr="00F96471" w14:paraId="67B9F90B" w14:textId="77777777">
        <w:tc>
          <w:tcPr>
            <w:tcW w:w="2100" w:type="dxa"/>
            <w:tcMar>
              <w:top w:w="70" w:type="dxa"/>
              <w:left w:w="90" w:type="dxa"/>
              <w:bottom w:w="70" w:type="dxa"/>
              <w:right w:w="90" w:type="dxa"/>
            </w:tcMar>
          </w:tcPr>
          <w:p w14:paraId="02EA571B" w14:textId="77777777" w:rsidR="00847C0D" w:rsidRDefault="00CC3326">
            <w:proofErr w:type="spellStart"/>
            <w:r>
              <w:rPr>
                <w:sz w:val="20"/>
                <w:szCs w:val="20"/>
              </w:rPr>
              <w:t>classe_iluminacao</w:t>
            </w:r>
            <w:proofErr w:type="spellEnd"/>
          </w:p>
        </w:tc>
        <w:tc>
          <w:tcPr>
            <w:tcW w:w="3200" w:type="dxa"/>
            <w:tcMar>
              <w:top w:w="70" w:type="dxa"/>
              <w:left w:w="90" w:type="dxa"/>
              <w:bottom w:w="70" w:type="dxa"/>
              <w:right w:w="90" w:type="dxa"/>
            </w:tcMar>
          </w:tcPr>
          <w:p w14:paraId="731C4A9F" w14:textId="77777777" w:rsidR="00847C0D" w:rsidRPr="00430DB3" w:rsidRDefault="00CC3326">
            <w:pPr>
              <w:rPr>
                <w:lang w:val="pt-BR"/>
              </w:rPr>
            </w:pPr>
            <w:r>
              <w:rPr>
                <w:sz w:val="20"/>
                <w:szCs w:val="20"/>
                <w:lang w:val="pt-BR"/>
              </w:rPr>
              <w:t>Código (chave); descrição; iluminâncias média, mínima e vertical mínimas, positivas; classe mínima de dimerização, chave estrangeira para a própria tabela, nula quando não dimerizável; taxa máxima de decréscimo, entre 0 e 1 por minuto; fonte normativa</w:t>
            </w:r>
          </w:p>
        </w:tc>
        <w:tc>
          <w:tcPr>
            <w:tcW w:w="3771" w:type="dxa"/>
            <w:tcMar>
              <w:top w:w="70" w:type="dxa"/>
              <w:left w:w="90" w:type="dxa"/>
              <w:bottom w:w="70" w:type="dxa"/>
              <w:right w:w="90" w:type="dxa"/>
            </w:tcMar>
          </w:tcPr>
          <w:p w14:paraId="1F67AF3A" w14:textId="77777777" w:rsidR="00847C0D" w:rsidRPr="00430DB3" w:rsidRDefault="00CC3326">
            <w:pPr>
              <w:rPr>
                <w:lang w:val="pt-BR"/>
              </w:rPr>
            </w:pPr>
            <w:r>
              <w:rPr>
                <w:sz w:val="20"/>
                <w:szCs w:val="20"/>
                <w:lang w:val="pt-BR"/>
              </w:rPr>
              <w:t>Critério lido pela camada de verificação a cada decisão; carga inicial com as classes P3 a P6 do Quadro 8</w:t>
            </w:r>
          </w:p>
        </w:tc>
      </w:tr>
      <w:tr w:rsidR="006B1E66" w:rsidRPr="00F96471" w14:paraId="7DD18F5F" w14:textId="77777777">
        <w:tc>
          <w:tcPr>
            <w:tcW w:w="2100" w:type="dxa"/>
            <w:tcMar>
              <w:top w:w="70" w:type="dxa"/>
              <w:left w:w="90" w:type="dxa"/>
              <w:bottom w:w="70" w:type="dxa"/>
              <w:right w:w="90" w:type="dxa"/>
            </w:tcMar>
          </w:tcPr>
          <w:p w14:paraId="649404F1" w14:textId="77777777" w:rsidR="00847C0D" w:rsidRDefault="00CC3326">
            <w:proofErr w:type="spellStart"/>
            <w:r>
              <w:rPr>
                <w:sz w:val="20"/>
                <w:szCs w:val="20"/>
              </w:rPr>
              <w:t>ponto_de_luz</w:t>
            </w:r>
            <w:proofErr w:type="spellEnd"/>
          </w:p>
        </w:tc>
        <w:tc>
          <w:tcPr>
            <w:tcW w:w="3200" w:type="dxa"/>
            <w:tcMar>
              <w:top w:w="70" w:type="dxa"/>
              <w:left w:w="90" w:type="dxa"/>
              <w:bottom w:w="70" w:type="dxa"/>
              <w:right w:w="90" w:type="dxa"/>
            </w:tcMar>
          </w:tcPr>
          <w:p w14:paraId="1D8E8B9D" w14:textId="77777777" w:rsidR="00847C0D" w:rsidRPr="00430DB3" w:rsidRDefault="00CC3326">
            <w:pPr>
              <w:rPr>
                <w:lang w:val="pt-BR"/>
              </w:rPr>
            </w:pPr>
            <w:r>
              <w:rPr>
                <w:sz w:val="20"/>
                <w:szCs w:val="20"/>
                <w:lang w:val="pt-BR"/>
              </w:rPr>
              <w:t xml:space="preserve">Identificador; código único; placa do cadastro, única; logradouro; coordenadas geográficas e planas; classe, chave estrangeira; estado </w:t>
            </w:r>
            <w:r>
              <w:rPr>
                <w:sz w:val="20"/>
                <w:szCs w:val="20"/>
                <w:lang w:val="pt-BR"/>
              </w:rPr>
              <w:lastRenderedPageBreak/>
              <w:t>operacional em {operante, falha, manutenção, sem comunicação}; potência plena do segmento, positiva</w:t>
            </w:r>
          </w:p>
        </w:tc>
        <w:tc>
          <w:tcPr>
            <w:tcW w:w="3771" w:type="dxa"/>
            <w:tcMar>
              <w:top w:w="70" w:type="dxa"/>
              <w:left w:w="90" w:type="dxa"/>
              <w:bottom w:w="70" w:type="dxa"/>
              <w:right w:w="90" w:type="dxa"/>
            </w:tcMar>
          </w:tcPr>
          <w:p w14:paraId="008EB565" w14:textId="77777777" w:rsidR="00847C0D" w:rsidRPr="00430DB3" w:rsidRDefault="00CC3326">
            <w:pPr>
              <w:rPr>
                <w:lang w:val="pt-BR"/>
              </w:rPr>
            </w:pPr>
            <w:r>
              <w:rPr>
                <w:sz w:val="20"/>
                <w:szCs w:val="20"/>
                <w:lang w:val="pt-BR"/>
              </w:rPr>
              <w:lastRenderedPageBreak/>
              <w:t>Ponto comandado; o estado é atualizado pela presença do nó e pelo diagnóstico</w:t>
            </w:r>
          </w:p>
        </w:tc>
      </w:tr>
      <w:tr w:rsidR="006B1E66" w:rsidRPr="00F96471" w14:paraId="542A1A76" w14:textId="77777777">
        <w:tc>
          <w:tcPr>
            <w:tcW w:w="2100" w:type="dxa"/>
            <w:tcMar>
              <w:top w:w="70" w:type="dxa"/>
              <w:left w:w="90" w:type="dxa"/>
              <w:bottom w:w="70" w:type="dxa"/>
              <w:right w:w="90" w:type="dxa"/>
            </w:tcMar>
          </w:tcPr>
          <w:p w14:paraId="6B762BBE" w14:textId="77777777" w:rsidR="00847C0D" w:rsidRDefault="00CC3326">
            <w:proofErr w:type="spellStart"/>
            <w:r>
              <w:rPr>
                <w:sz w:val="20"/>
                <w:szCs w:val="20"/>
              </w:rPr>
              <w:t>trecho_via</w:t>
            </w:r>
            <w:proofErr w:type="spellEnd"/>
          </w:p>
        </w:tc>
        <w:tc>
          <w:tcPr>
            <w:tcW w:w="3200" w:type="dxa"/>
            <w:tcMar>
              <w:top w:w="70" w:type="dxa"/>
              <w:left w:w="90" w:type="dxa"/>
              <w:bottom w:w="70" w:type="dxa"/>
              <w:right w:w="90" w:type="dxa"/>
            </w:tcMar>
          </w:tcPr>
          <w:p w14:paraId="2F79038C" w14:textId="77777777" w:rsidR="00847C0D" w:rsidRPr="00430DB3" w:rsidRDefault="00CC3326">
            <w:pPr>
              <w:rPr>
                <w:lang w:val="pt-BR"/>
              </w:rPr>
            </w:pPr>
            <w:r>
              <w:rPr>
                <w:sz w:val="20"/>
                <w:szCs w:val="20"/>
                <w:lang w:val="pt-BR"/>
              </w:rPr>
              <w:t>Código do segmento no cadastro municipal (chave); código, tipo e nome do logradouro; numeração inicial e final; geometria em coordenadas planas; fonte e data de extração; referência de pessoas inicial, positiva; régua aprendida, positiva, e instante do cálculo</w:t>
            </w:r>
          </w:p>
        </w:tc>
        <w:tc>
          <w:tcPr>
            <w:tcW w:w="3771" w:type="dxa"/>
            <w:tcMar>
              <w:top w:w="70" w:type="dxa"/>
              <w:left w:w="90" w:type="dxa"/>
              <w:bottom w:w="70" w:type="dxa"/>
              <w:right w:w="90" w:type="dxa"/>
            </w:tcMar>
          </w:tcPr>
          <w:p w14:paraId="5089DE83" w14:textId="77777777" w:rsidR="00847C0D" w:rsidRPr="00430DB3" w:rsidRDefault="00CC3326">
            <w:pPr>
              <w:rPr>
                <w:lang w:val="pt-BR"/>
              </w:rPr>
            </w:pPr>
            <w:r>
              <w:rPr>
                <w:sz w:val="20"/>
                <w:szCs w:val="20"/>
                <w:lang w:val="pt-BR"/>
              </w:rPr>
              <w:t>Lugar a que cada publicação se refere; carga inicial com o recorte real do cadastro</w:t>
            </w:r>
          </w:p>
        </w:tc>
      </w:tr>
      <w:tr w:rsidR="006B1E66" w:rsidRPr="00F96471" w14:paraId="167E9E30" w14:textId="77777777">
        <w:tc>
          <w:tcPr>
            <w:tcW w:w="2100" w:type="dxa"/>
            <w:tcMar>
              <w:top w:w="70" w:type="dxa"/>
              <w:left w:w="90" w:type="dxa"/>
              <w:bottom w:w="70" w:type="dxa"/>
              <w:right w:w="90" w:type="dxa"/>
            </w:tcMar>
          </w:tcPr>
          <w:p w14:paraId="6E45F6A8" w14:textId="77777777" w:rsidR="00847C0D" w:rsidRDefault="00CC3326">
            <w:proofErr w:type="spellStart"/>
            <w:r>
              <w:rPr>
                <w:sz w:val="20"/>
                <w:szCs w:val="20"/>
              </w:rPr>
              <w:t>trecho_ponto</w:t>
            </w:r>
            <w:proofErr w:type="spellEnd"/>
          </w:p>
        </w:tc>
        <w:tc>
          <w:tcPr>
            <w:tcW w:w="3200" w:type="dxa"/>
            <w:tcMar>
              <w:top w:w="70" w:type="dxa"/>
              <w:left w:w="90" w:type="dxa"/>
              <w:bottom w:w="70" w:type="dxa"/>
              <w:right w:w="90" w:type="dxa"/>
            </w:tcMar>
          </w:tcPr>
          <w:p w14:paraId="0D148A6A" w14:textId="77777777" w:rsidR="00847C0D" w:rsidRPr="00430DB3" w:rsidRDefault="00CC3326">
            <w:pPr>
              <w:rPr>
                <w:lang w:val="pt-BR"/>
              </w:rPr>
            </w:pPr>
            <w:r>
              <w:rPr>
                <w:sz w:val="20"/>
                <w:szCs w:val="20"/>
                <w:lang w:val="pt-BR"/>
              </w:rPr>
              <w:t>Trecho e ponto de luz, chave composta e chaves estrangeiras; distância, não negativa; critério; instante da associação</w:t>
            </w:r>
          </w:p>
        </w:tc>
        <w:tc>
          <w:tcPr>
            <w:tcW w:w="3771" w:type="dxa"/>
            <w:tcMar>
              <w:top w:w="70" w:type="dxa"/>
              <w:left w:w="90" w:type="dxa"/>
              <w:bottom w:w="70" w:type="dxa"/>
              <w:right w:w="90" w:type="dxa"/>
            </w:tcMar>
          </w:tcPr>
          <w:p w14:paraId="680EAFE4" w14:textId="77777777" w:rsidR="00847C0D" w:rsidRPr="00430DB3" w:rsidRDefault="00CC3326">
            <w:pPr>
              <w:rPr>
                <w:lang w:val="pt-BR"/>
              </w:rPr>
            </w:pPr>
            <w:r>
              <w:rPr>
                <w:sz w:val="20"/>
                <w:szCs w:val="20"/>
                <w:lang w:val="pt-BR"/>
              </w:rPr>
              <w:t>Pontos de luz afetados por uma leitura e trechos que cada ponto enxerga</w:t>
            </w:r>
          </w:p>
        </w:tc>
      </w:tr>
      <w:tr w:rsidR="006B1E66" w:rsidRPr="00F96471" w14:paraId="003D1F7C" w14:textId="77777777">
        <w:tc>
          <w:tcPr>
            <w:tcW w:w="2100" w:type="dxa"/>
            <w:tcMar>
              <w:top w:w="70" w:type="dxa"/>
              <w:left w:w="90" w:type="dxa"/>
              <w:bottom w:w="70" w:type="dxa"/>
              <w:right w:w="90" w:type="dxa"/>
            </w:tcMar>
          </w:tcPr>
          <w:p w14:paraId="1287618B" w14:textId="77777777" w:rsidR="00847C0D" w:rsidRDefault="00CC3326">
            <w:proofErr w:type="spellStart"/>
            <w:r>
              <w:rPr>
                <w:sz w:val="20"/>
                <w:szCs w:val="20"/>
              </w:rPr>
              <w:t>luminaria_referencia</w:t>
            </w:r>
            <w:proofErr w:type="spellEnd"/>
          </w:p>
        </w:tc>
        <w:tc>
          <w:tcPr>
            <w:tcW w:w="3200" w:type="dxa"/>
            <w:tcMar>
              <w:top w:w="70" w:type="dxa"/>
              <w:left w:w="90" w:type="dxa"/>
              <w:bottom w:w="70" w:type="dxa"/>
              <w:right w:w="90" w:type="dxa"/>
            </w:tcMar>
          </w:tcPr>
          <w:p w14:paraId="6EB5DD9F" w14:textId="77777777" w:rsidR="00847C0D" w:rsidRPr="00430DB3" w:rsidRDefault="00CC3326">
            <w:pPr>
              <w:rPr>
                <w:lang w:val="pt-BR"/>
              </w:rPr>
            </w:pPr>
            <w:r>
              <w:rPr>
                <w:sz w:val="20"/>
                <w:szCs w:val="20"/>
                <w:lang w:val="pt-BR"/>
              </w:rPr>
              <w:t>Código (chave); potência nominal e eficácia, positivas; interface de dimerização; origem</w:t>
            </w:r>
          </w:p>
        </w:tc>
        <w:tc>
          <w:tcPr>
            <w:tcW w:w="3771" w:type="dxa"/>
            <w:tcMar>
              <w:top w:w="70" w:type="dxa"/>
              <w:left w:w="90" w:type="dxa"/>
              <w:bottom w:w="70" w:type="dxa"/>
              <w:right w:w="90" w:type="dxa"/>
            </w:tcMar>
          </w:tcPr>
          <w:p w14:paraId="52040B94" w14:textId="77777777" w:rsidR="00847C0D" w:rsidRPr="00430DB3" w:rsidRDefault="00CC3326">
            <w:pPr>
              <w:rPr>
                <w:lang w:val="pt-BR"/>
              </w:rPr>
            </w:pPr>
            <w:r>
              <w:rPr>
                <w:sz w:val="20"/>
                <w:szCs w:val="20"/>
                <w:lang w:val="pt-BR"/>
              </w:rPr>
              <w:t>Luminárias de 40 W e 440 W do Quadro 9, lidas pela estimativa de energia</w:t>
            </w:r>
          </w:p>
        </w:tc>
      </w:tr>
      <w:tr w:rsidR="006B1E66" w:rsidRPr="00F96471" w14:paraId="236E45EB" w14:textId="77777777">
        <w:tc>
          <w:tcPr>
            <w:tcW w:w="2100" w:type="dxa"/>
            <w:tcMar>
              <w:top w:w="70" w:type="dxa"/>
              <w:left w:w="90" w:type="dxa"/>
              <w:bottom w:w="70" w:type="dxa"/>
              <w:right w:w="90" w:type="dxa"/>
            </w:tcMar>
          </w:tcPr>
          <w:p w14:paraId="43ED8F0B" w14:textId="77777777" w:rsidR="00847C0D" w:rsidRDefault="00CC3326">
            <w:proofErr w:type="spellStart"/>
            <w:r>
              <w:rPr>
                <w:sz w:val="20"/>
                <w:szCs w:val="20"/>
              </w:rPr>
              <w:t>evento_urbano</w:t>
            </w:r>
            <w:proofErr w:type="spellEnd"/>
          </w:p>
        </w:tc>
        <w:tc>
          <w:tcPr>
            <w:tcW w:w="3200" w:type="dxa"/>
            <w:tcMar>
              <w:top w:w="70" w:type="dxa"/>
              <w:left w:w="90" w:type="dxa"/>
              <w:bottom w:w="70" w:type="dxa"/>
              <w:right w:w="90" w:type="dxa"/>
            </w:tcMar>
          </w:tcPr>
          <w:p w14:paraId="0B957F47" w14:textId="77777777" w:rsidR="00847C0D" w:rsidRPr="00430DB3" w:rsidRDefault="00CC3326">
            <w:pPr>
              <w:rPr>
                <w:lang w:val="pt-BR"/>
              </w:rPr>
            </w:pPr>
            <w:r>
              <w:rPr>
                <w:sz w:val="20"/>
                <w:szCs w:val="20"/>
                <w:lang w:val="pt-BR"/>
              </w:rPr>
              <w:t>Identificador; instantes de ocorrência e de recebimento; tipo em {volume, ocorrência}; média de pessoas, não negativa, e duração do período, de 1 s a 1 h, presentes só no volume; ocorrência em {segurança, trânsito, encerrada}, presente só na ocorrência; abrangência em {via, quadra, bairro, município}, com padrão via e sem uso pelo serviço; origem; trecho, chave estrangeira obrigatória; vigência não anterior à ocorrência</w:t>
            </w:r>
          </w:p>
        </w:tc>
        <w:tc>
          <w:tcPr>
            <w:tcW w:w="3771" w:type="dxa"/>
            <w:tcMar>
              <w:top w:w="70" w:type="dxa"/>
              <w:left w:w="90" w:type="dxa"/>
              <w:bottom w:w="70" w:type="dxa"/>
              <w:right w:w="90" w:type="dxa"/>
            </w:tcMar>
          </w:tcPr>
          <w:p w14:paraId="01408656" w14:textId="77777777" w:rsidR="00847C0D" w:rsidRPr="00430DB3" w:rsidRDefault="00CC3326">
            <w:pPr>
              <w:rPr>
                <w:lang w:val="pt-BR"/>
              </w:rPr>
            </w:pPr>
            <w:r>
              <w:rPr>
                <w:sz w:val="20"/>
                <w:szCs w:val="20"/>
                <w:lang w:val="pt-BR"/>
              </w:rPr>
              <w:t>Publicação do trecho pela interface; cada inserção notifica o serviço de decisão, que decide na hora (RNF03)</w:t>
            </w:r>
          </w:p>
        </w:tc>
      </w:tr>
      <w:tr w:rsidR="006B1E66" w:rsidRPr="00F96471" w14:paraId="2747D4F9" w14:textId="77777777">
        <w:tc>
          <w:tcPr>
            <w:tcW w:w="2100" w:type="dxa"/>
            <w:tcMar>
              <w:top w:w="70" w:type="dxa"/>
              <w:left w:w="90" w:type="dxa"/>
              <w:bottom w:w="70" w:type="dxa"/>
              <w:right w:w="90" w:type="dxa"/>
            </w:tcMar>
          </w:tcPr>
          <w:p w14:paraId="587D1672" w14:textId="77777777" w:rsidR="00847C0D" w:rsidRDefault="00CC3326">
            <w:proofErr w:type="spellStart"/>
            <w:r>
              <w:rPr>
                <w:sz w:val="20"/>
                <w:szCs w:val="20"/>
              </w:rPr>
              <w:t>versao_base_regras</w:t>
            </w:r>
            <w:proofErr w:type="spellEnd"/>
          </w:p>
        </w:tc>
        <w:tc>
          <w:tcPr>
            <w:tcW w:w="3200" w:type="dxa"/>
            <w:tcMar>
              <w:top w:w="70" w:type="dxa"/>
              <w:left w:w="90" w:type="dxa"/>
              <w:bottom w:w="70" w:type="dxa"/>
              <w:right w:w="90" w:type="dxa"/>
            </w:tcMar>
          </w:tcPr>
          <w:p w14:paraId="51D30318" w14:textId="77777777" w:rsidR="00847C0D" w:rsidRPr="00430DB3" w:rsidRDefault="00CC3326">
            <w:pPr>
              <w:rPr>
                <w:lang w:val="pt-BR"/>
              </w:rPr>
            </w:pPr>
            <w:r>
              <w:rPr>
                <w:sz w:val="20"/>
                <w:szCs w:val="20"/>
                <w:lang w:val="pt-BR"/>
              </w:rPr>
              <w:t>Identificador; rótulo único; vigência; quantidade de regras, positiva; resumo; hash do arquivo de regras</w:t>
            </w:r>
          </w:p>
        </w:tc>
        <w:tc>
          <w:tcPr>
            <w:tcW w:w="3771" w:type="dxa"/>
            <w:tcMar>
              <w:top w:w="70" w:type="dxa"/>
              <w:left w:w="90" w:type="dxa"/>
              <w:bottom w:w="70" w:type="dxa"/>
              <w:right w:w="90" w:type="dxa"/>
            </w:tcMar>
          </w:tcPr>
          <w:p w14:paraId="272A92A0" w14:textId="77777777" w:rsidR="00847C0D" w:rsidRPr="00430DB3" w:rsidRDefault="00CC3326">
            <w:pPr>
              <w:rPr>
                <w:lang w:val="pt-BR"/>
              </w:rPr>
            </w:pPr>
            <w:r>
              <w:rPr>
                <w:sz w:val="20"/>
                <w:szCs w:val="20"/>
                <w:lang w:val="pt-BR"/>
              </w:rPr>
              <w:t>O serviço confere o hash ao iniciar e recusa operar com arquivo alterado sem nova versão (RNF04)</w:t>
            </w:r>
          </w:p>
        </w:tc>
      </w:tr>
      <w:tr w:rsidR="006B1E66" w:rsidRPr="00F96471" w14:paraId="6349F212" w14:textId="77777777">
        <w:tc>
          <w:tcPr>
            <w:tcW w:w="2100" w:type="dxa"/>
            <w:tcMar>
              <w:top w:w="70" w:type="dxa"/>
              <w:left w:w="90" w:type="dxa"/>
              <w:bottom w:w="70" w:type="dxa"/>
              <w:right w:w="90" w:type="dxa"/>
            </w:tcMar>
          </w:tcPr>
          <w:p w14:paraId="09C22DED" w14:textId="77777777" w:rsidR="00847C0D" w:rsidRDefault="00CC3326">
            <w:proofErr w:type="spellStart"/>
            <w:r>
              <w:rPr>
                <w:sz w:val="20"/>
                <w:szCs w:val="20"/>
              </w:rPr>
              <w:t>versao_modelo_previsao</w:t>
            </w:r>
            <w:proofErr w:type="spellEnd"/>
          </w:p>
        </w:tc>
        <w:tc>
          <w:tcPr>
            <w:tcW w:w="3200" w:type="dxa"/>
            <w:tcMar>
              <w:top w:w="70" w:type="dxa"/>
              <w:left w:w="90" w:type="dxa"/>
              <w:bottom w:w="70" w:type="dxa"/>
              <w:right w:w="90" w:type="dxa"/>
            </w:tcMar>
          </w:tcPr>
          <w:p w14:paraId="79688BED" w14:textId="77777777" w:rsidR="00847C0D" w:rsidRPr="00430DB3" w:rsidRDefault="00CC3326">
            <w:pPr>
              <w:rPr>
                <w:lang w:val="pt-BR"/>
              </w:rPr>
            </w:pPr>
            <w:r>
              <w:rPr>
                <w:sz w:val="20"/>
                <w:szCs w:val="20"/>
                <w:lang w:val="pt-BR"/>
              </w:rPr>
              <w:t>Identificador; rótulo único; algoritmo em {persistência, média sazonal, XGBoost}; data de extração da série; data de treino; erros; hash</w:t>
            </w:r>
          </w:p>
        </w:tc>
        <w:tc>
          <w:tcPr>
            <w:tcW w:w="3771" w:type="dxa"/>
            <w:tcMar>
              <w:top w:w="70" w:type="dxa"/>
              <w:left w:w="90" w:type="dxa"/>
              <w:bottom w:w="70" w:type="dxa"/>
              <w:right w:w="90" w:type="dxa"/>
            </w:tcMar>
          </w:tcPr>
          <w:p w14:paraId="3ACCF118" w14:textId="77777777" w:rsidR="00847C0D" w:rsidRPr="00430DB3" w:rsidRDefault="00CC3326">
            <w:pPr>
              <w:rPr>
                <w:lang w:val="pt-BR"/>
              </w:rPr>
            </w:pPr>
            <w:r>
              <w:rPr>
                <w:sz w:val="20"/>
                <w:szCs w:val="20"/>
                <w:lang w:val="pt-BR"/>
              </w:rPr>
              <w:t>Versão da previsão que alimentou cada decisão (RNF04)</w:t>
            </w:r>
          </w:p>
        </w:tc>
      </w:tr>
      <w:tr w:rsidR="006B1E66" w:rsidRPr="00F96471" w14:paraId="6DD90D06" w14:textId="77777777">
        <w:tc>
          <w:tcPr>
            <w:tcW w:w="2100" w:type="dxa"/>
            <w:tcMar>
              <w:top w:w="70" w:type="dxa"/>
              <w:left w:w="90" w:type="dxa"/>
              <w:bottom w:w="70" w:type="dxa"/>
              <w:right w:w="90" w:type="dxa"/>
            </w:tcMar>
          </w:tcPr>
          <w:p w14:paraId="26D879E7" w14:textId="77777777" w:rsidR="00847C0D" w:rsidRDefault="00CC3326">
            <w:proofErr w:type="spellStart"/>
            <w:r>
              <w:rPr>
                <w:sz w:val="20"/>
                <w:szCs w:val="20"/>
              </w:rPr>
              <w:t>execucao_cenario</w:t>
            </w:r>
            <w:proofErr w:type="spellEnd"/>
          </w:p>
        </w:tc>
        <w:tc>
          <w:tcPr>
            <w:tcW w:w="3200" w:type="dxa"/>
            <w:tcMar>
              <w:top w:w="70" w:type="dxa"/>
              <w:left w:w="90" w:type="dxa"/>
              <w:bottom w:w="70" w:type="dxa"/>
              <w:right w:w="90" w:type="dxa"/>
            </w:tcMar>
          </w:tcPr>
          <w:p w14:paraId="59C952D5" w14:textId="77777777" w:rsidR="00847C0D" w:rsidRPr="00430DB3" w:rsidRDefault="00CC3326">
            <w:pPr>
              <w:rPr>
                <w:lang w:val="pt-BR"/>
              </w:rPr>
            </w:pPr>
            <w:r>
              <w:rPr>
                <w:sz w:val="20"/>
                <w:szCs w:val="20"/>
                <w:lang w:val="pt-BR"/>
              </w:rPr>
              <w:t>Identificador; cenário; regime em {adaptativo, pleno constante, horário fixo}; modo em {antecipado, reativo}; início e fim, fim não anterior ao início; observação</w:t>
            </w:r>
          </w:p>
        </w:tc>
        <w:tc>
          <w:tcPr>
            <w:tcW w:w="3771" w:type="dxa"/>
            <w:tcMar>
              <w:top w:w="70" w:type="dxa"/>
              <w:left w:w="90" w:type="dxa"/>
              <w:bottom w:w="70" w:type="dxa"/>
              <w:right w:w="90" w:type="dxa"/>
            </w:tcMar>
          </w:tcPr>
          <w:p w14:paraId="1B7B8CE6" w14:textId="77777777" w:rsidR="00847C0D" w:rsidRPr="00430DB3" w:rsidRDefault="00CC3326">
            <w:pPr>
              <w:rPr>
                <w:lang w:val="pt-BR"/>
              </w:rPr>
            </w:pPr>
            <w:r>
              <w:rPr>
                <w:sz w:val="20"/>
                <w:szCs w:val="20"/>
                <w:lang w:val="pt-BR"/>
              </w:rPr>
              <w:t>Separa as execuções da suíte (RF10) e os modos comparados para H3</w:t>
            </w:r>
          </w:p>
        </w:tc>
      </w:tr>
      <w:tr w:rsidR="006B1E66" w:rsidRPr="00F96471" w14:paraId="34276588" w14:textId="77777777">
        <w:tc>
          <w:tcPr>
            <w:tcW w:w="2100" w:type="dxa"/>
            <w:tcMar>
              <w:top w:w="70" w:type="dxa"/>
              <w:left w:w="90" w:type="dxa"/>
              <w:bottom w:w="70" w:type="dxa"/>
              <w:right w:w="90" w:type="dxa"/>
            </w:tcMar>
          </w:tcPr>
          <w:p w14:paraId="3AD5853C" w14:textId="77777777" w:rsidR="00847C0D" w:rsidRDefault="00CC3326">
            <w:proofErr w:type="spellStart"/>
            <w:r>
              <w:rPr>
                <w:sz w:val="20"/>
                <w:szCs w:val="20"/>
              </w:rPr>
              <w:lastRenderedPageBreak/>
              <w:t>decisao</w:t>
            </w:r>
            <w:proofErr w:type="spellEnd"/>
          </w:p>
        </w:tc>
        <w:tc>
          <w:tcPr>
            <w:tcW w:w="3200" w:type="dxa"/>
            <w:tcMar>
              <w:top w:w="70" w:type="dxa"/>
              <w:left w:w="90" w:type="dxa"/>
              <w:bottom w:w="70" w:type="dxa"/>
              <w:right w:w="90" w:type="dxa"/>
            </w:tcMar>
          </w:tcPr>
          <w:p w14:paraId="2C65118F" w14:textId="77777777" w:rsidR="00847C0D" w:rsidRPr="00430DB3" w:rsidRDefault="00CC3326">
            <w:pPr>
              <w:rPr>
                <w:lang w:val="pt-BR"/>
              </w:rPr>
            </w:pPr>
            <w:r>
              <w:rPr>
                <w:sz w:val="20"/>
                <w:szCs w:val="20"/>
                <w:lang w:val="pt-BR"/>
              </w:rPr>
              <w:t>Identificador universal único; instante; ponto, versões da base e do modelo, execução e classe vigente, chaves estrangeiras; previsão; níveis pretendido, emitido e anterior; restrição em {nenhuma, piso, taxa}, nenhuma se e somente se o emitido for igual ao pretendido; instante de publicação; validade do comando, positiva; entradas da inferência e ativações das regras, em JSON</w:t>
            </w:r>
          </w:p>
        </w:tc>
        <w:tc>
          <w:tcPr>
            <w:tcW w:w="3771" w:type="dxa"/>
            <w:tcMar>
              <w:top w:w="70" w:type="dxa"/>
              <w:left w:w="90" w:type="dxa"/>
              <w:bottom w:w="70" w:type="dxa"/>
              <w:right w:w="90" w:type="dxa"/>
            </w:tcMar>
          </w:tcPr>
          <w:p w14:paraId="3C5F6EB8" w14:textId="77777777" w:rsidR="00847C0D" w:rsidRPr="00430DB3" w:rsidRDefault="00CC3326">
            <w:pPr>
              <w:rPr>
                <w:lang w:val="pt-BR"/>
              </w:rPr>
            </w:pPr>
            <w:r>
              <w:rPr>
                <w:sz w:val="20"/>
                <w:szCs w:val="20"/>
                <w:lang w:val="pt-BR"/>
              </w:rPr>
              <w:t>Núcleo do registro de auditoria</w:t>
            </w:r>
          </w:p>
        </w:tc>
      </w:tr>
      <w:tr w:rsidR="006B1E66" w:rsidRPr="00F96471" w14:paraId="1E704098" w14:textId="77777777">
        <w:tc>
          <w:tcPr>
            <w:tcW w:w="2100" w:type="dxa"/>
            <w:tcMar>
              <w:top w:w="70" w:type="dxa"/>
              <w:left w:w="90" w:type="dxa"/>
              <w:bottom w:w="70" w:type="dxa"/>
              <w:right w:w="90" w:type="dxa"/>
            </w:tcMar>
          </w:tcPr>
          <w:p w14:paraId="666EE054" w14:textId="77777777" w:rsidR="00847C0D" w:rsidRDefault="00CC3326">
            <w:proofErr w:type="spellStart"/>
            <w:r>
              <w:rPr>
                <w:sz w:val="20"/>
                <w:szCs w:val="20"/>
              </w:rPr>
              <w:t>decisao_evento</w:t>
            </w:r>
            <w:proofErr w:type="spellEnd"/>
          </w:p>
        </w:tc>
        <w:tc>
          <w:tcPr>
            <w:tcW w:w="3200" w:type="dxa"/>
            <w:tcMar>
              <w:top w:w="70" w:type="dxa"/>
              <w:left w:w="90" w:type="dxa"/>
              <w:bottom w:w="70" w:type="dxa"/>
              <w:right w:w="90" w:type="dxa"/>
            </w:tcMar>
          </w:tcPr>
          <w:p w14:paraId="46A0F31F" w14:textId="77777777" w:rsidR="00847C0D" w:rsidRPr="00430DB3" w:rsidRDefault="00CC3326">
            <w:pPr>
              <w:rPr>
                <w:lang w:val="pt-BR"/>
              </w:rPr>
            </w:pPr>
            <w:r>
              <w:rPr>
                <w:sz w:val="20"/>
                <w:szCs w:val="20"/>
                <w:lang w:val="pt-BR"/>
              </w:rPr>
              <w:t>Decisão e evento, chave composta; excluída com a decisão</w:t>
            </w:r>
          </w:p>
        </w:tc>
        <w:tc>
          <w:tcPr>
            <w:tcW w:w="3771" w:type="dxa"/>
            <w:tcMar>
              <w:top w:w="70" w:type="dxa"/>
              <w:left w:w="90" w:type="dxa"/>
              <w:bottom w:w="70" w:type="dxa"/>
              <w:right w:w="90" w:type="dxa"/>
            </w:tcMar>
          </w:tcPr>
          <w:p w14:paraId="279BC8BA" w14:textId="77777777" w:rsidR="00847C0D" w:rsidRPr="00430DB3" w:rsidRDefault="00CC3326">
            <w:pPr>
              <w:rPr>
                <w:lang w:val="pt-BR"/>
              </w:rPr>
            </w:pPr>
            <w:r>
              <w:rPr>
                <w:sz w:val="20"/>
                <w:szCs w:val="20"/>
                <w:lang w:val="pt-BR"/>
              </w:rPr>
              <w:t>Eventos em que cada decisão se apoiou, na relação de muitos para muitos</w:t>
            </w:r>
          </w:p>
        </w:tc>
      </w:tr>
      <w:tr w:rsidR="006B1E66" w:rsidRPr="00F96471" w14:paraId="13B498CE" w14:textId="77777777">
        <w:tc>
          <w:tcPr>
            <w:tcW w:w="2100" w:type="dxa"/>
            <w:tcMar>
              <w:top w:w="70" w:type="dxa"/>
              <w:left w:w="90" w:type="dxa"/>
              <w:bottom w:w="70" w:type="dxa"/>
              <w:right w:w="90" w:type="dxa"/>
            </w:tcMar>
          </w:tcPr>
          <w:p w14:paraId="536AC376" w14:textId="77777777" w:rsidR="00847C0D" w:rsidRDefault="00CC3326">
            <w:proofErr w:type="spellStart"/>
            <w:r>
              <w:rPr>
                <w:sz w:val="20"/>
                <w:szCs w:val="20"/>
              </w:rPr>
              <w:t>sessao_medicao</w:t>
            </w:r>
            <w:proofErr w:type="spellEnd"/>
          </w:p>
        </w:tc>
        <w:tc>
          <w:tcPr>
            <w:tcW w:w="3200" w:type="dxa"/>
            <w:tcMar>
              <w:top w:w="70" w:type="dxa"/>
              <w:left w:w="90" w:type="dxa"/>
              <w:bottom w:w="70" w:type="dxa"/>
              <w:right w:w="90" w:type="dxa"/>
            </w:tcMar>
          </w:tcPr>
          <w:p w14:paraId="41D96134" w14:textId="77777777" w:rsidR="00847C0D" w:rsidRPr="00430DB3" w:rsidRDefault="00CC3326">
            <w:pPr>
              <w:rPr>
                <w:lang w:val="pt-BR"/>
              </w:rPr>
            </w:pPr>
            <w:r>
              <w:rPr>
                <w:sz w:val="20"/>
                <w:szCs w:val="20"/>
                <w:lang w:val="pt-BR"/>
              </w:rPr>
              <w:t>Identificador; ponto; início e fim; iluminâncias residual e da classe; indicador de descarte calculado pelo próprio banco, verdadeiro quando a residual passa de 5 % da classe</w:t>
            </w:r>
          </w:p>
        </w:tc>
        <w:tc>
          <w:tcPr>
            <w:tcW w:w="3771" w:type="dxa"/>
            <w:tcMar>
              <w:top w:w="70" w:type="dxa"/>
              <w:left w:w="90" w:type="dxa"/>
              <w:bottom w:w="70" w:type="dxa"/>
              <w:right w:w="90" w:type="dxa"/>
            </w:tcMar>
          </w:tcPr>
          <w:p w14:paraId="4B72F1D7" w14:textId="77777777" w:rsidR="00847C0D" w:rsidRPr="00430DB3" w:rsidRDefault="00CC3326">
            <w:pPr>
              <w:rPr>
                <w:lang w:val="pt-BR"/>
              </w:rPr>
            </w:pPr>
            <w:r>
              <w:rPr>
                <w:sz w:val="20"/>
                <w:szCs w:val="20"/>
                <w:lang w:val="pt-BR"/>
              </w:rPr>
              <w:t>Residual subtraída das leituras e regra de descarte de 3.4.3</w:t>
            </w:r>
          </w:p>
        </w:tc>
      </w:tr>
      <w:tr w:rsidR="006B1E66" w:rsidRPr="00F96471" w14:paraId="4A787403" w14:textId="77777777">
        <w:tc>
          <w:tcPr>
            <w:tcW w:w="2100" w:type="dxa"/>
            <w:tcMar>
              <w:top w:w="70" w:type="dxa"/>
              <w:left w:w="90" w:type="dxa"/>
              <w:bottom w:w="70" w:type="dxa"/>
              <w:right w:w="90" w:type="dxa"/>
            </w:tcMar>
          </w:tcPr>
          <w:p w14:paraId="1256C632" w14:textId="77777777" w:rsidR="00847C0D" w:rsidRDefault="00CC3326">
            <w:proofErr w:type="spellStart"/>
            <w:r>
              <w:rPr>
                <w:sz w:val="20"/>
                <w:szCs w:val="20"/>
              </w:rPr>
              <w:t>telemetria</w:t>
            </w:r>
            <w:proofErr w:type="spellEnd"/>
          </w:p>
        </w:tc>
        <w:tc>
          <w:tcPr>
            <w:tcW w:w="3200" w:type="dxa"/>
            <w:tcMar>
              <w:top w:w="70" w:type="dxa"/>
              <w:left w:w="90" w:type="dxa"/>
              <w:bottom w:w="70" w:type="dxa"/>
              <w:right w:w="90" w:type="dxa"/>
            </w:tcMar>
          </w:tcPr>
          <w:p w14:paraId="25FE17D9" w14:textId="77777777" w:rsidR="00847C0D" w:rsidRPr="00430DB3" w:rsidRDefault="00CC3326">
            <w:pPr>
              <w:rPr>
                <w:lang w:val="pt-BR"/>
              </w:rPr>
            </w:pPr>
            <w:r>
              <w:rPr>
                <w:sz w:val="20"/>
                <w:szCs w:val="20"/>
                <w:lang w:val="pt-BR"/>
              </w:rPr>
              <w:t>Identificador; decisão, única; ponto; sessão; instantes de medição e de recebimento; ciclo de trabalho entre 0 e 1; iluminância não negativa; nível aplicado entre 0 e 1; nível antes do comando entre 0 e 1 e iluminância antes do comando não negativa, ambos opcionais</w:t>
            </w:r>
          </w:p>
        </w:tc>
        <w:tc>
          <w:tcPr>
            <w:tcW w:w="3771" w:type="dxa"/>
            <w:tcMar>
              <w:top w:w="70" w:type="dxa"/>
              <w:left w:w="90" w:type="dxa"/>
              <w:bottom w:w="70" w:type="dxa"/>
              <w:right w:w="90" w:type="dxa"/>
            </w:tcMar>
          </w:tcPr>
          <w:p w14:paraId="1FE5B5B4" w14:textId="77777777" w:rsidR="00847C0D" w:rsidRPr="00430DB3" w:rsidRDefault="00CC3326">
            <w:pPr>
              <w:rPr>
                <w:lang w:val="pt-BR"/>
              </w:rPr>
            </w:pPr>
            <w:r>
              <w:rPr>
                <w:sz w:val="20"/>
                <w:szCs w:val="20"/>
                <w:lang w:val="pt-BR"/>
              </w:rPr>
              <w:t>Confirmação de cada decisão publicada, na proporção de uma para uma</w:t>
            </w:r>
          </w:p>
        </w:tc>
      </w:tr>
      <w:tr w:rsidR="006B1E66" w:rsidRPr="00F96471" w14:paraId="7B1F4F32" w14:textId="77777777">
        <w:tc>
          <w:tcPr>
            <w:tcW w:w="2100" w:type="dxa"/>
            <w:tcMar>
              <w:top w:w="70" w:type="dxa"/>
              <w:left w:w="90" w:type="dxa"/>
              <w:bottom w:w="70" w:type="dxa"/>
              <w:right w:w="90" w:type="dxa"/>
            </w:tcMar>
          </w:tcPr>
          <w:p w14:paraId="0A0764B8" w14:textId="77777777" w:rsidR="00847C0D" w:rsidRDefault="00CC3326">
            <w:proofErr w:type="spellStart"/>
            <w:r>
              <w:rPr>
                <w:sz w:val="20"/>
                <w:szCs w:val="20"/>
              </w:rPr>
              <w:t>calibracao</w:t>
            </w:r>
            <w:proofErr w:type="spellEnd"/>
          </w:p>
        </w:tc>
        <w:tc>
          <w:tcPr>
            <w:tcW w:w="3200" w:type="dxa"/>
            <w:tcMar>
              <w:top w:w="70" w:type="dxa"/>
              <w:left w:w="90" w:type="dxa"/>
              <w:bottom w:w="70" w:type="dxa"/>
              <w:right w:w="90" w:type="dxa"/>
            </w:tcMar>
          </w:tcPr>
          <w:p w14:paraId="58AFA136" w14:textId="77777777" w:rsidR="00847C0D" w:rsidRPr="00430DB3" w:rsidRDefault="00CC3326">
            <w:pPr>
              <w:rPr>
                <w:lang w:val="pt-BR"/>
              </w:rPr>
            </w:pPr>
            <w:r>
              <w:rPr>
                <w:sz w:val="20"/>
                <w:szCs w:val="20"/>
                <w:lang w:val="pt-BR"/>
              </w:rPr>
              <w:t>Identificador; sessão; série; ciclo de trabalho; iluminância; instante; único por sessão, série e ciclo de trabalho</w:t>
            </w:r>
          </w:p>
        </w:tc>
        <w:tc>
          <w:tcPr>
            <w:tcW w:w="3771" w:type="dxa"/>
            <w:tcMar>
              <w:top w:w="70" w:type="dxa"/>
              <w:left w:w="90" w:type="dxa"/>
              <w:bottom w:w="70" w:type="dxa"/>
              <w:right w:w="90" w:type="dxa"/>
            </w:tcMar>
          </w:tcPr>
          <w:p w14:paraId="64C88190" w14:textId="77777777" w:rsidR="00847C0D" w:rsidRPr="00430DB3" w:rsidRDefault="00CC3326">
            <w:pPr>
              <w:rPr>
                <w:lang w:val="pt-BR"/>
              </w:rPr>
            </w:pPr>
            <w:r>
              <w:rPr>
                <w:sz w:val="20"/>
                <w:szCs w:val="20"/>
                <w:lang w:val="pt-BR"/>
              </w:rPr>
              <w:t>Varredura de 3.4.4; origem da tabela do firmware e da tolerância do diagnóstico</w:t>
            </w:r>
          </w:p>
        </w:tc>
      </w:tr>
      <w:tr w:rsidR="006B1E66" w:rsidRPr="00F96471" w14:paraId="426DA856" w14:textId="77777777">
        <w:tc>
          <w:tcPr>
            <w:tcW w:w="2100" w:type="dxa"/>
            <w:tcMar>
              <w:top w:w="70" w:type="dxa"/>
              <w:left w:w="90" w:type="dxa"/>
              <w:bottom w:w="70" w:type="dxa"/>
              <w:right w:w="90" w:type="dxa"/>
            </w:tcMar>
          </w:tcPr>
          <w:p w14:paraId="7B2E21DA" w14:textId="77777777" w:rsidR="00847C0D" w:rsidRDefault="00CC3326">
            <w:proofErr w:type="spellStart"/>
            <w:r>
              <w:rPr>
                <w:sz w:val="20"/>
                <w:szCs w:val="20"/>
              </w:rPr>
              <w:t>alerta_diagnostico</w:t>
            </w:r>
            <w:proofErr w:type="spellEnd"/>
          </w:p>
        </w:tc>
        <w:tc>
          <w:tcPr>
            <w:tcW w:w="3200" w:type="dxa"/>
            <w:tcMar>
              <w:top w:w="70" w:type="dxa"/>
              <w:left w:w="90" w:type="dxa"/>
              <w:bottom w:w="70" w:type="dxa"/>
              <w:right w:w="90" w:type="dxa"/>
            </w:tcMar>
          </w:tcPr>
          <w:p w14:paraId="33D5AF98" w14:textId="77777777" w:rsidR="00847C0D" w:rsidRPr="00430DB3" w:rsidRDefault="00CC3326">
            <w:pPr>
              <w:rPr>
                <w:lang w:val="pt-BR"/>
              </w:rPr>
            </w:pPr>
            <w:r>
              <w:rPr>
                <w:sz w:val="20"/>
                <w:szCs w:val="20"/>
                <w:lang w:val="pt-BR"/>
              </w:rPr>
              <w:t>Identificador; ponto; decisão; tipo em {falha total, perda de controle}; razão; tolerância; ciclos; abertura e encerramento</w:t>
            </w:r>
          </w:p>
        </w:tc>
        <w:tc>
          <w:tcPr>
            <w:tcW w:w="3771" w:type="dxa"/>
            <w:tcMar>
              <w:top w:w="70" w:type="dxa"/>
              <w:left w:w="90" w:type="dxa"/>
              <w:bottom w:w="70" w:type="dxa"/>
              <w:right w:w="90" w:type="dxa"/>
            </w:tcMar>
          </w:tcPr>
          <w:p w14:paraId="27BE1663" w14:textId="77777777" w:rsidR="00847C0D" w:rsidRPr="00430DB3" w:rsidRDefault="00CC3326">
            <w:pPr>
              <w:rPr>
                <w:lang w:val="pt-BR"/>
              </w:rPr>
            </w:pPr>
            <w:r>
              <w:rPr>
                <w:sz w:val="20"/>
                <w:szCs w:val="20"/>
                <w:lang w:val="pt-BR"/>
              </w:rPr>
              <w:t>Alertas do RF11, abertos e encerrados pelo serviço</w:t>
            </w:r>
          </w:p>
        </w:tc>
      </w:tr>
    </w:tbl>
    <w:p w14:paraId="03DFB2F4" w14:textId="77777777" w:rsidR="00847C0D" w:rsidRPr="00430DB3" w:rsidRDefault="00CC3326">
      <w:pPr>
        <w:spacing w:before="130" w:after="260"/>
        <w:rPr>
          <w:lang w:val="pt-BR"/>
        </w:rPr>
      </w:pPr>
      <w:r>
        <w:rPr>
          <w:sz w:val="20"/>
          <w:szCs w:val="20"/>
          <w:lang w:val="pt-BR"/>
        </w:rPr>
        <w:t>Fonte: Elaborado pelos autores (2026).</w:t>
      </w:r>
    </w:p>
    <w:p w14:paraId="37E0E799" w14:textId="77777777" w:rsidR="00847C0D" w:rsidRPr="00430DB3" w:rsidRDefault="00CC3326">
      <w:pPr>
        <w:spacing w:after="120" w:line="360" w:lineRule="auto"/>
        <w:ind w:firstLine="709"/>
        <w:jc w:val="both"/>
        <w:rPr>
          <w:lang w:val="pt-BR"/>
        </w:rPr>
      </w:pPr>
      <w:r>
        <w:rPr>
          <w:lang w:val="pt-BR"/>
        </w:rPr>
        <w:t>Completam o esquema os índices por ponto e instante nas tabelas que crescem com a operação, o gatilho que notifica o serviço a cada evento inserido e a visão de auditoria descrita em 3.13.2. O esquema é criado por um único arquivo de definição, versionado junto ao código, e as alterações posteriores, por arquivos de migração numerados, de modo que o banco de qualquer execução possa ser reconstituído.</w:t>
      </w:r>
    </w:p>
    <w:p w14:paraId="4A21B1D2" w14:textId="77777777" w:rsidR="00847C0D" w:rsidRPr="00430DB3" w:rsidRDefault="00847C0D">
      <w:pPr>
        <w:keepNext/>
        <w:spacing w:before="260" w:after="130"/>
        <w:rPr>
          <w:lang w:val="pt-BR"/>
        </w:rPr>
      </w:pPr>
    </w:p>
    <w:p w14:paraId="09AFABF2" w14:textId="77777777" w:rsidR="00E01C3A" w:rsidRDefault="00CC3326">
      <w:pPr>
        <w:pStyle w:val="Heading1"/>
        <w:pageBreakBefore/>
        <w:spacing w:before="480" w:after="280" w:line="360" w:lineRule="auto"/>
        <w:rPr>
          <w:lang w:val="pt-BR"/>
        </w:rPr>
      </w:pPr>
      <w:bookmarkStart w:id="88" w:name="_Toc242567305"/>
      <w:r>
        <w:rPr>
          <w:lang w:val="pt-BR"/>
        </w:rPr>
        <w:lastRenderedPageBreak/>
        <w:t>4 RESULTADOS</w:t>
      </w:r>
      <w:bookmarkEnd w:id="88"/>
    </w:p>
    <w:p w14:paraId="3364108C" w14:textId="77777777" w:rsidR="00E01C3A" w:rsidRDefault="00CC3326">
      <w:pPr>
        <w:spacing w:after="120" w:line="360" w:lineRule="auto"/>
        <w:ind w:firstLine="709"/>
        <w:jc w:val="both"/>
        <w:rPr>
          <w:lang w:val="pt-BR"/>
        </w:rPr>
      </w:pPr>
      <w:r>
        <w:rPr>
          <w:lang w:val="pt-BR"/>
        </w:rPr>
        <w:t>Os resultados são apresentados na ordem das etapas 3 a 7 de 3.9, sem discussão, que fica para o Capítulo 5. O produto principal é o protótipo integrado descrito em 3.12, que executa em tempo real o percurso completo — publicação do volume ou da ocorrência, previsão, inferência, verificação normativa, comando ao nó e medição da iluminância —, com cada etapa exibida no painel. A base de regras vigente e as funções de pertinência adotadas, com a origem de cada regra, estão em 3.7; a suíte de cenários, em 3.5.1, com o envelope de cada caso na Tabela 1; e os produtos dos objetivos específicos a) e b), em 2.3 e em 3.7.</w:t>
      </w:r>
    </w:p>
    <w:p w14:paraId="20DB9617" w14:textId="77777777" w:rsidR="00E01C3A" w:rsidRDefault="00CC3326">
      <w:pPr>
        <w:pStyle w:val="Heading2"/>
        <w:spacing w:before="360" w:after="240" w:line="360" w:lineRule="auto"/>
        <w:rPr>
          <w:lang w:val="pt-BR"/>
        </w:rPr>
      </w:pPr>
      <w:bookmarkStart w:id="89" w:name="_Toc242567306"/>
      <w:r>
        <w:rPr>
          <w:lang w:val="pt-BR"/>
        </w:rPr>
        <w:t>4.1 Camada de previsão</w:t>
      </w:r>
      <w:bookmarkEnd w:id="89"/>
    </w:p>
    <w:p w14:paraId="2319B1EB" w14:textId="77777777" w:rsidR="00E01C3A" w:rsidRDefault="00CC3326">
      <w:pPr>
        <w:spacing w:after="120" w:line="360" w:lineRule="auto"/>
        <w:ind w:firstLine="709"/>
        <w:jc w:val="both"/>
        <w:rPr>
          <w:lang w:val="pt-BR"/>
        </w:rPr>
      </w:pPr>
      <w:r>
        <w:rPr>
          <w:lang w:val="pt-BR"/>
        </w:rPr>
        <w:t>Na partição de teste da série de Zurique, o ano de 2019, com 404.211 blocos de 15 min de 12 pontos, o modelo de reforço de gradiente apresentou erro absoluto médio de 0,042 e raiz do erro quadrático médio de 0,067, em nível normalizado. A média sazonal apresentou 0,069 e 0,114; a persistência, 0,076 e 0,122; e o valor do mesmo horário na semana anterior, 0,071 e 0,128. O modelo supera as três referências, com erro absoluto médio 40 % menor que o da média sazonal, e menor em todos os 12 pontos. Os tercis da distribuição do nível, que fixam as partições de 3.7, resultaram em 0,0693 e 0,2946.</w:t>
      </w:r>
    </w:p>
    <w:p w14:paraId="2BCB5BBD" w14:textId="77777777" w:rsidR="00372878" w:rsidRPr="00430DB3" w:rsidRDefault="00285AB3">
      <w:pPr>
        <w:spacing w:after="120" w:line="360" w:lineRule="auto"/>
        <w:ind w:firstLine="709"/>
        <w:jc w:val="both"/>
        <w:rPr>
          <w:lang w:val="pt-BR"/>
        </w:rPr>
      </w:pPr>
      <w:r>
        <w:rPr>
          <w:lang w:val="pt-BR"/>
        </w:rPr>
        <w:t>Na mesma partição, a regressão linear apresentou erro absoluto médio de 0,063 e a floresta aleatória, de 0,043. Pela regra registrada antes do treino, o modelo de reforço de gradiente é superior às duas: o erro é 34 % menor que o da regressão linear, e menor em todos os 12 pontos, e 3,0 % menor que o da floresta aleatória, e menor em 11 dos 12 pontos. À noite, o modelo acerta a faixa de movimentação — baixa, média ou alta, a grandeza lida pelas regras — em 91,4 % dos blocos, contra 91,2 % da floresta aleatória, 87,4 % da regressão linear, 87,2 % do mesmo horário na semana anterior e 84,3 % da média sazonal. Pelo critério de 3.6, o modelo não é substituível pelas referências simples: supera a melhor delas, a semana anterior, em 4,2 pontos percentuais no acerto da faixa e em 0,055 na medida F1 da previsão de saída da faixa baixa, de 0,638 contra 0,583. O treino levou 118 s, contra 63 s da floresta aleatória.</w:t>
      </w:r>
    </w:p>
    <w:p w14:paraId="338B338F" w14:textId="77777777" w:rsidR="001A5FD5" w:rsidRPr="00430DB3" w:rsidRDefault="002D2B91">
      <w:pPr>
        <w:spacing w:after="120" w:line="360" w:lineRule="auto"/>
        <w:ind w:firstLine="709"/>
        <w:jc w:val="both"/>
        <w:rPr>
          <w:lang w:val="pt-BR"/>
        </w:rPr>
      </w:pPr>
      <w:r>
        <w:rPr>
          <w:lang w:val="pt-BR"/>
        </w:rPr>
        <w:lastRenderedPageBreak/>
        <w:t>Com a série horária de Melbourne, empregada antes da troca (3.6), o modelo havia apresentado erro absoluto médio de 0,047, contra 0,057 da média sazonal, e era equivalente à floresta aleatória, com diferença de 0,5 %. O experimento que motivou a troca, com 14 pontos de Zurique, 12 deles com dados no ano de teste, está na Tabela 4, em 4.6: na resolução de 15 min, o modelo supera a melhor referência simples pelas margens fixadas; com os mesmos dados somados por hora, não.</w:t>
      </w:r>
    </w:p>
    <w:p w14:paraId="7E45BCE0" w14:textId="77777777" w:rsidR="00E01C3A" w:rsidRDefault="00CC3326">
      <w:pPr>
        <w:pStyle w:val="Heading2"/>
        <w:spacing w:before="360" w:after="240" w:line="360" w:lineRule="auto"/>
        <w:rPr>
          <w:lang w:val="pt-BR"/>
        </w:rPr>
      </w:pPr>
      <w:bookmarkStart w:id="90" w:name="_Toc242567307"/>
      <w:r>
        <w:rPr>
          <w:lang w:val="pt-BR"/>
        </w:rPr>
        <w:t>4.2 Invariante de segurança</w:t>
      </w:r>
      <w:bookmarkEnd w:id="90"/>
    </w:p>
    <w:p w14:paraId="546BEBF6" w14:textId="77777777" w:rsidR="00E01C3A" w:rsidRDefault="00CC3326">
      <w:pPr>
        <w:spacing w:after="120" w:line="360" w:lineRule="auto"/>
        <w:ind w:firstLine="709"/>
        <w:jc w:val="both"/>
        <w:rPr>
          <w:lang w:val="pt-BR"/>
        </w:rPr>
      </w:pPr>
      <w:r>
        <w:rPr>
          <w:lang w:val="pt-BR"/>
        </w:rPr>
        <w:t>Na suíte de nove cenários, três deles adversariais, o nível do nó foi verificado em 13.440 passos de 5 s em cada um dos quatro modos de execução — com e sem a previsão e, em cada caso, com a inferência nebulosa ou com a tabela em degraus —, num total de 53.760. Não houve violação do piso nem da taxa em nenhum deles. No modo em operação, o serviço decidiu 324 vezes e publicou 175 comandos, cerca de 1,3 % dos passos; a camada de verificação nunca corrigiu o alvo pelo piso, e a rampa do nó conteve a descida em 541 passos, aqueles em que o nível aplicado ainda estava acima do alvo. No cenário adversarial de alternância entre vazio e cheio a cada minuto, a rampa atuou em 348 dos 720 passos. As execuções da avaliação dos componentes (4.6) somam outros 613.440 passos, igualmente sem violação, o que eleva a 667.200 o total de passos verificados.</w:t>
      </w:r>
    </w:p>
    <w:p w14:paraId="4B482FAE" w14:textId="77777777" w:rsidR="00E01C3A" w:rsidRDefault="00CC3326">
      <w:pPr>
        <w:pStyle w:val="Heading2"/>
        <w:spacing w:before="360" w:after="240" w:line="360" w:lineRule="auto"/>
        <w:rPr>
          <w:lang w:val="pt-BR"/>
        </w:rPr>
      </w:pPr>
      <w:bookmarkStart w:id="91" w:name="_Toc242567308"/>
      <w:r>
        <w:rPr>
          <w:lang w:val="pt-BR"/>
        </w:rPr>
        <w:t>4.3 Latência do percurso e funções de diagnóstico</w:t>
      </w:r>
      <w:bookmarkEnd w:id="91"/>
    </w:p>
    <w:p w14:paraId="2B5A14F5" w14:textId="77777777" w:rsidR="00E01C3A" w:rsidRDefault="00CC3326">
      <w:pPr>
        <w:spacing w:after="120" w:line="360" w:lineRule="auto"/>
        <w:ind w:firstLine="709"/>
        <w:jc w:val="both"/>
        <w:rPr>
          <w:lang w:val="pt-BR"/>
        </w:rPr>
      </w:pPr>
      <w:r>
        <w:rPr>
          <w:lang w:val="pt-BR"/>
        </w:rPr>
        <w:t>A latência foi medida da gravação do evento no serviço à chegada, ao mesmo serviço, da telemetria correspondente, de modo que os dois instantes provêm do mesmo relógio. Ela inclui a leitura do sensor no nó, de até cerca de 1,3 s, e constitui, por isso, limite superior do intervalo até a aplicação do ciclo de trabalho, que é o que o RNF03 especifica. Como o serviço só publica quando o nível-alvo muda, cada repetição abriu uma ocorrência, que eleva o alvo ao pleno, e a encerrou depois da medição, com o volume do trecho mantido baixo. Em trinta repetições independentes, espaçadas de 20 s, a latência variou de 1,03 s a 1,47 s, com mediana de 1,25 s e percentil 95 de 1,44 s; a decisão foi registrada em até 8 ms após o evento, e todas as repetições tiveram telemetria.</w:t>
      </w:r>
    </w:p>
    <w:p w14:paraId="39E2C050" w14:textId="77777777" w:rsidR="00372878" w:rsidRPr="00430DB3" w:rsidRDefault="00285AB3">
      <w:pPr>
        <w:spacing w:after="120" w:line="360" w:lineRule="auto"/>
        <w:ind w:firstLine="709"/>
        <w:jc w:val="both"/>
        <w:rPr>
          <w:lang w:val="pt-BR"/>
        </w:rPr>
      </w:pPr>
      <w:r>
        <w:rPr>
          <w:lang w:val="pt-BR"/>
        </w:rPr>
        <w:lastRenderedPageBreak/>
        <w:t>A medição exigiu duas execuções, ambas registradas. Na primeira, a ocorrência curta publicada antes das repetições para medir a diferença entre os relógios venceu pelo prazo e, sem evento que o reconhecesse, manteve o alvo no pleno; a primeira repetição não mudou o alvo nem gerou comando, e a execução foi interrompida. É a limitação declarada em 5.3 para a ocorrência encerrada por prazo, e o procedimento passou a publicar o encerramento explícito. A diferença entre os relógios, de 1,3 s, foi corrigida nos instantes publicados: o serviço desconsidera publicação com instante posterior ao do seu relógio, e a resposta imediata pressupõe relógios sincronizados entre a plataforma e o serviço.</w:t>
      </w:r>
    </w:p>
    <w:p w14:paraId="4AF89793" w14:textId="77777777" w:rsidR="00372878" w:rsidRPr="00430DB3" w:rsidRDefault="00285AB3">
      <w:pPr>
        <w:spacing w:after="120" w:line="360" w:lineRule="auto"/>
        <w:ind w:firstLine="709"/>
        <w:jc w:val="both"/>
        <w:rPr>
          <w:lang w:val="pt-BR"/>
        </w:rPr>
      </w:pPr>
      <w:r>
        <w:rPr>
          <w:lang w:val="pt-BR"/>
        </w:rPr>
        <w:t>A calibração da caixa atual, no início da sessão, mediu residual nula e teto de 1,57 vez o valor da classe, com a tolerância do diagnóstico em 3,4 %, decorrente da resolução do sensor sobre o piso, nos termos de 3.4.5, por ser maior que três vezes a dispersão entre séries. A falha induzida — a fonte da fita retirada da tomada com o nó energizado pela porta USB — produziu iluminância nula com o nível aplicado no pleno e abriu o alerta de falha total após três leituras consecutivas. Como o nó só mede ao receber comando, os comandos foram provocados a cada 10 s, alternando a abertura e o encerramento de uma ocorrência; religada a fonte, o alerta foi encerrado 30 s após a abertura. A única falha induzida foi detectada.</w:t>
      </w:r>
    </w:p>
    <w:p w14:paraId="3DDBCC6D" w14:textId="77777777" w:rsidR="00372878" w:rsidRPr="00430DB3" w:rsidRDefault="00285AB3">
      <w:pPr>
        <w:spacing w:after="120" w:line="360" w:lineRule="auto"/>
        <w:ind w:firstLine="709"/>
        <w:jc w:val="both"/>
        <w:rPr>
          <w:lang w:val="pt-BR"/>
        </w:rPr>
      </w:pPr>
      <w:r>
        <w:rPr>
          <w:lang w:val="pt-BR"/>
        </w:rPr>
        <w:t>No ensaio do failsafe, o nó recebeu o nível-alvo do piso com validade de 887 s e desceu de 1,000 a 0,500 em 5,25 min, em passos de 0,008 a cada 5 s, à taxa admitida. O serviço de decisão foi então interrompido, e nenhum volume foi publicado. O nó aplicou o nível pleno no instante em que a validade venceu, contada no seu relógio a partir do recebimento, e o sensor registrou 9,96 lux 2,3 s depois; a primeira leitura após a troca, de 4,98 lux, ainda correspondia à conversão iniciada antes dela. Retomado o serviço, o comando seguinte foi recebido em menos de um minuto. O ensaio expôs também um efeito da arquitetura: ao reiniciar, o nó assume o pleno e só recebe comando quando o alvo muda ou na renovação, de modo que permanece no pleno por até cerca de 10 min.</w:t>
      </w:r>
    </w:p>
    <w:p w14:paraId="343E4C43" w14:textId="77777777" w:rsidR="00E01C3A" w:rsidRDefault="00CC3326">
      <w:pPr>
        <w:pStyle w:val="Heading2"/>
        <w:spacing w:before="360" w:after="240" w:line="360" w:lineRule="auto"/>
        <w:rPr>
          <w:lang w:val="pt-BR"/>
        </w:rPr>
      </w:pPr>
      <w:bookmarkStart w:id="92" w:name="_Toc242567309"/>
      <w:r>
        <w:rPr>
          <w:lang w:val="pt-BR"/>
        </w:rPr>
        <w:t>4.4 Concordância com o envelope esperado e especificação da interface</w:t>
      </w:r>
      <w:bookmarkEnd w:id="92"/>
    </w:p>
    <w:p w14:paraId="550077F0" w14:textId="77777777" w:rsidR="002C2A03" w:rsidRPr="00430DB3" w:rsidRDefault="008C03E9">
      <w:pPr>
        <w:spacing w:after="120" w:line="360" w:lineRule="auto"/>
        <w:ind w:firstLine="709"/>
        <w:jc w:val="both"/>
        <w:rPr>
          <w:lang w:val="pt-BR"/>
        </w:rPr>
      </w:pPr>
      <w:r>
        <w:rPr>
          <w:lang w:val="pt-BR"/>
        </w:rPr>
        <w:t xml:space="preserve">O Quadro 18 consolida a especificação da interface de integração: o que a plataforma municipal de monitoramento precisaria publicar para que um sistema de </w:t>
      </w:r>
      <w:r>
        <w:rPr>
          <w:lang w:val="pt-BR"/>
        </w:rPr>
        <w:lastRenderedPageBreak/>
        <w:t>iluminação pudesse consumi-la, onde, quando e como, com a justificativa de cada requisito.</w:t>
      </w:r>
    </w:p>
    <w:p w14:paraId="0E06049D" w14:textId="5ACE01D7" w:rsidR="002C2A03" w:rsidRPr="00430DB3" w:rsidRDefault="008C03E9">
      <w:pPr>
        <w:keepNext/>
        <w:spacing w:before="260" w:after="130"/>
        <w:rPr>
          <w:lang w:val="pt-BR"/>
        </w:rPr>
      </w:pPr>
      <w:bookmarkStart w:id="93" w:name="_Toc242567225"/>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18</w:t>
      </w:r>
      <w:r w:rsidR="008D0833">
        <w:rPr>
          <w:sz w:val="20"/>
          <w:szCs w:val="20"/>
          <w:lang w:val="pt-BR"/>
        </w:rPr>
        <w:fldChar w:fldCharType="end"/>
      </w:r>
      <w:r>
        <w:rPr>
          <w:sz w:val="20"/>
          <w:szCs w:val="20"/>
          <w:lang w:val="pt-BR"/>
        </w:rPr>
        <w:t xml:space="preserve"> – Especificação da interface de integração</w:t>
      </w:r>
      <w:bookmarkEnd w:id="9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1E47A7E2" w14:textId="77777777">
        <w:trPr>
          <w:tblHeader/>
        </w:trPr>
        <w:tc>
          <w:tcPr>
            <w:tcW w:w="2600" w:type="dxa"/>
            <w:shd w:val="clear" w:color="auto" w:fill="EDEDED"/>
            <w:tcMar>
              <w:top w:w="70" w:type="dxa"/>
              <w:left w:w="90" w:type="dxa"/>
              <w:bottom w:w="70" w:type="dxa"/>
              <w:right w:w="90" w:type="dxa"/>
            </w:tcMar>
          </w:tcPr>
          <w:p w14:paraId="17EBA705" w14:textId="77777777" w:rsidR="00E01C3A" w:rsidRDefault="00CC3326">
            <w:proofErr w:type="spellStart"/>
            <w:r>
              <w:rPr>
                <w:b/>
                <w:bCs/>
                <w:sz w:val="20"/>
                <w:szCs w:val="20"/>
              </w:rPr>
              <w:t>Aspecto</w:t>
            </w:r>
            <w:proofErr w:type="spellEnd"/>
          </w:p>
        </w:tc>
        <w:tc>
          <w:tcPr>
            <w:tcW w:w="2700" w:type="dxa"/>
            <w:shd w:val="clear" w:color="auto" w:fill="EDEDED"/>
            <w:tcMar>
              <w:top w:w="70" w:type="dxa"/>
              <w:left w:w="90" w:type="dxa"/>
              <w:bottom w:w="70" w:type="dxa"/>
              <w:right w:w="90" w:type="dxa"/>
            </w:tcMar>
          </w:tcPr>
          <w:p w14:paraId="46733632" w14:textId="77777777" w:rsidR="00E01C3A" w:rsidRDefault="00CC3326">
            <w:proofErr w:type="spellStart"/>
            <w:r>
              <w:rPr>
                <w:b/>
                <w:bCs/>
                <w:sz w:val="20"/>
                <w:szCs w:val="20"/>
              </w:rPr>
              <w:t>Requisito</w:t>
            </w:r>
            <w:proofErr w:type="spellEnd"/>
            <w:r>
              <w:rPr>
                <w:b/>
                <w:bCs/>
                <w:sz w:val="20"/>
                <w:szCs w:val="20"/>
              </w:rPr>
              <w:t xml:space="preserve"> à </w:t>
            </w:r>
            <w:proofErr w:type="spellStart"/>
            <w:r>
              <w:rPr>
                <w:b/>
                <w:bCs/>
                <w:sz w:val="20"/>
                <w:szCs w:val="20"/>
              </w:rPr>
              <w:t>plataforma</w:t>
            </w:r>
            <w:proofErr w:type="spellEnd"/>
          </w:p>
        </w:tc>
        <w:tc>
          <w:tcPr>
            <w:tcW w:w="3771" w:type="dxa"/>
            <w:shd w:val="clear" w:color="auto" w:fill="EDEDED"/>
            <w:tcMar>
              <w:top w:w="70" w:type="dxa"/>
              <w:left w:w="90" w:type="dxa"/>
              <w:bottom w:w="70" w:type="dxa"/>
              <w:right w:w="90" w:type="dxa"/>
            </w:tcMar>
          </w:tcPr>
          <w:p w14:paraId="4CF2EBAA" w14:textId="77777777" w:rsidR="00E01C3A" w:rsidRDefault="00CC3326">
            <w:proofErr w:type="spellStart"/>
            <w:r>
              <w:rPr>
                <w:b/>
                <w:bCs/>
                <w:sz w:val="20"/>
                <w:szCs w:val="20"/>
              </w:rPr>
              <w:t>Justificativa</w:t>
            </w:r>
            <w:proofErr w:type="spellEnd"/>
          </w:p>
        </w:tc>
      </w:tr>
      <w:tr w:rsidR="00E01C3A" w:rsidRPr="00F96471" w14:paraId="75805ED7" w14:textId="77777777">
        <w:tc>
          <w:tcPr>
            <w:tcW w:w="2600" w:type="dxa"/>
            <w:tcMar>
              <w:top w:w="70" w:type="dxa"/>
              <w:left w:w="90" w:type="dxa"/>
              <w:bottom w:w="70" w:type="dxa"/>
              <w:right w:w="90" w:type="dxa"/>
            </w:tcMar>
          </w:tcPr>
          <w:p w14:paraId="3E005BBF"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volume</w:t>
            </w:r>
          </w:p>
        </w:tc>
        <w:tc>
          <w:tcPr>
            <w:tcW w:w="2700" w:type="dxa"/>
            <w:tcMar>
              <w:top w:w="70" w:type="dxa"/>
              <w:left w:w="90" w:type="dxa"/>
              <w:bottom w:w="70" w:type="dxa"/>
              <w:right w:w="90" w:type="dxa"/>
            </w:tcMar>
          </w:tcPr>
          <w:p w14:paraId="2ECC95A4" w14:textId="77777777" w:rsidR="00E01C3A" w:rsidRPr="00430DB3" w:rsidRDefault="00CC3326">
            <w:pPr>
              <w:rPr>
                <w:lang w:val="pt-BR"/>
              </w:rPr>
            </w:pPr>
            <w:r w:rsidRPr="00430DB3">
              <w:rPr>
                <w:sz w:val="20"/>
                <w:szCs w:val="20"/>
                <w:lang w:val="pt-BR"/>
              </w:rPr>
              <w:t>Média de pessoas presentes na área do trecho no período, a partir da contagem por área; ocupação, e não soma de passagens</w:t>
            </w:r>
          </w:p>
        </w:tc>
        <w:tc>
          <w:tcPr>
            <w:tcW w:w="3771" w:type="dxa"/>
            <w:tcMar>
              <w:top w:w="70" w:type="dxa"/>
              <w:left w:w="90" w:type="dxa"/>
              <w:bottom w:w="70" w:type="dxa"/>
              <w:right w:w="90" w:type="dxa"/>
            </w:tcMar>
          </w:tcPr>
          <w:p w14:paraId="79957397" w14:textId="77777777" w:rsidR="00E01C3A" w:rsidRPr="00430DB3" w:rsidRDefault="00CC3326">
            <w:pPr>
              <w:rPr>
                <w:lang w:val="pt-BR"/>
              </w:rPr>
            </w:pPr>
            <w:r>
              <w:rPr>
                <w:sz w:val="20"/>
                <w:szCs w:val="20"/>
                <w:lang w:val="pt-BR"/>
              </w:rPr>
              <w:t>Não conta duas vezes quem entra e sai da imagem; o dado de origem já é exigido no termo de referência da plataforma (2.3)</w:t>
            </w:r>
          </w:p>
        </w:tc>
      </w:tr>
      <w:tr w:rsidR="00E01C3A" w:rsidRPr="00F96471" w14:paraId="68663B72" w14:textId="77777777">
        <w:tc>
          <w:tcPr>
            <w:tcW w:w="2600" w:type="dxa"/>
            <w:tcMar>
              <w:top w:w="70" w:type="dxa"/>
              <w:left w:w="90" w:type="dxa"/>
              <w:bottom w:w="70" w:type="dxa"/>
              <w:right w:w="90" w:type="dxa"/>
            </w:tcMar>
          </w:tcPr>
          <w:p w14:paraId="58C34907" w14:textId="77777777" w:rsidR="00E01C3A" w:rsidRDefault="00CC3326">
            <w:r>
              <w:rPr>
                <w:sz w:val="20"/>
                <w:szCs w:val="20"/>
              </w:rPr>
              <w:t xml:space="preserve">O </w:t>
            </w:r>
            <w:proofErr w:type="spellStart"/>
            <w:r>
              <w:rPr>
                <w:sz w:val="20"/>
                <w:szCs w:val="20"/>
              </w:rPr>
              <w:t>que</w:t>
            </w:r>
            <w:proofErr w:type="spellEnd"/>
            <w:r>
              <w:rPr>
                <w:sz w:val="20"/>
                <w:szCs w:val="20"/>
              </w:rPr>
              <w:t xml:space="preserve"> </w:t>
            </w:r>
            <w:proofErr w:type="spellStart"/>
            <w:r>
              <w:rPr>
                <w:sz w:val="20"/>
                <w:szCs w:val="20"/>
              </w:rPr>
              <w:t>publicar</w:t>
            </w:r>
            <w:proofErr w:type="spellEnd"/>
            <w:r>
              <w:rPr>
                <w:sz w:val="20"/>
                <w:szCs w:val="20"/>
              </w:rPr>
              <w:t xml:space="preserve">: </w:t>
            </w:r>
            <w:proofErr w:type="spellStart"/>
            <w:r>
              <w:rPr>
                <w:sz w:val="20"/>
                <w:szCs w:val="20"/>
              </w:rPr>
              <w:t>ocorrência</w:t>
            </w:r>
            <w:proofErr w:type="spellEnd"/>
          </w:p>
        </w:tc>
        <w:tc>
          <w:tcPr>
            <w:tcW w:w="2700" w:type="dxa"/>
            <w:tcMar>
              <w:top w:w="70" w:type="dxa"/>
              <w:left w:w="90" w:type="dxa"/>
              <w:bottom w:w="70" w:type="dxa"/>
              <w:right w:w="90" w:type="dxa"/>
            </w:tcMar>
          </w:tcPr>
          <w:p w14:paraId="56D5732C" w14:textId="77777777" w:rsidR="00E01C3A" w:rsidRPr="00430DB3" w:rsidRDefault="00CC3326">
            <w:pPr>
              <w:rPr>
                <w:lang w:val="pt-BR"/>
              </w:rPr>
            </w:pPr>
            <w:r w:rsidRPr="00430DB3">
              <w:rPr>
                <w:sz w:val="20"/>
                <w:szCs w:val="20"/>
                <w:lang w:val="pt-BR"/>
              </w:rPr>
              <w:t>Segurança ou trânsito, e o seu encerramento; sem imagem, identificação de pessoa ou placa</w:t>
            </w:r>
          </w:p>
        </w:tc>
        <w:tc>
          <w:tcPr>
            <w:tcW w:w="3771" w:type="dxa"/>
            <w:tcMar>
              <w:top w:w="70" w:type="dxa"/>
              <w:left w:w="90" w:type="dxa"/>
              <w:bottom w:w="70" w:type="dxa"/>
              <w:right w:w="90" w:type="dxa"/>
            </w:tcMar>
          </w:tcPr>
          <w:p w14:paraId="55B052D3" w14:textId="77777777" w:rsidR="00E01C3A" w:rsidRPr="00430DB3" w:rsidRDefault="00CC3326">
            <w:pPr>
              <w:rPr>
                <w:lang w:val="pt-BR"/>
              </w:rPr>
            </w:pPr>
            <w:r>
              <w:rPr>
                <w:sz w:val="20"/>
                <w:szCs w:val="20"/>
                <w:lang w:val="pt-BR"/>
              </w:rPr>
              <w:t>A ocorrência leva à classe da via na hora; nenhum dado pessoal compõe o contrato (3.10, RNF08)</w:t>
            </w:r>
          </w:p>
        </w:tc>
      </w:tr>
      <w:tr w:rsidR="00E01C3A" w:rsidRPr="00F96471" w14:paraId="704234E0" w14:textId="77777777">
        <w:tc>
          <w:tcPr>
            <w:tcW w:w="2600" w:type="dxa"/>
            <w:tcMar>
              <w:top w:w="70" w:type="dxa"/>
              <w:left w:w="90" w:type="dxa"/>
              <w:bottom w:w="70" w:type="dxa"/>
              <w:right w:w="90" w:type="dxa"/>
            </w:tcMar>
          </w:tcPr>
          <w:p w14:paraId="3503799A" w14:textId="77777777" w:rsidR="00E01C3A" w:rsidRDefault="00CC3326">
            <w:r>
              <w:rPr>
                <w:sz w:val="20"/>
                <w:szCs w:val="20"/>
              </w:rPr>
              <w:t>Onde</w:t>
            </w:r>
          </w:p>
        </w:tc>
        <w:tc>
          <w:tcPr>
            <w:tcW w:w="2700" w:type="dxa"/>
            <w:tcMar>
              <w:top w:w="70" w:type="dxa"/>
              <w:left w:w="90" w:type="dxa"/>
              <w:bottom w:w="70" w:type="dxa"/>
              <w:right w:w="90" w:type="dxa"/>
            </w:tcMar>
          </w:tcPr>
          <w:p w14:paraId="615CE614" w14:textId="77777777" w:rsidR="00E01C3A" w:rsidRPr="00430DB3" w:rsidRDefault="00CC3326">
            <w:pPr>
              <w:rPr>
                <w:lang w:val="pt-BR"/>
              </w:rPr>
            </w:pPr>
            <w:r w:rsidRPr="00430DB3">
              <w:rPr>
                <w:sz w:val="20"/>
                <w:szCs w:val="20"/>
                <w:lang w:val="pt-BR"/>
              </w:rPr>
              <w:t>Código do segmento de logradouro no cadastro municipal (GeoSampa)</w:t>
            </w:r>
          </w:p>
        </w:tc>
        <w:tc>
          <w:tcPr>
            <w:tcW w:w="3771" w:type="dxa"/>
            <w:tcMar>
              <w:top w:w="70" w:type="dxa"/>
              <w:left w:w="90" w:type="dxa"/>
              <w:bottom w:w="70" w:type="dxa"/>
              <w:right w:w="90" w:type="dxa"/>
            </w:tcMar>
          </w:tcPr>
          <w:p w14:paraId="43F38500" w14:textId="77777777" w:rsidR="00E01C3A" w:rsidRPr="00430DB3" w:rsidRDefault="00CC3326">
            <w:pPr>
              <w:rPr>
                <w:lang w:val="pt-BR"/>
              </w:rPr>
            </w:pPr>
            <w:r>
              <w:rPr>
                <w:sz w:val="20"/>
                <w:szCs w:val="20"/>
                <w:lang w:val="pt-BR"/>
              </w:rPr>
              <w:t>Base cartográfica oficial, já exigida da plataforma; liga a câmera ao ponto de luz (3.5.2)</w:t>
            </w:r>
          </w:p>
        </w:tc>
      </w:tr>
      <w:tr w:rsidR="00E01C3A" w:rsidRPr="00F96471" w14:paraId="4C2684AC" w14:textId="77777777">
        <w:tc>
          <w:tcPr>
            <w:tcW w:w="2600" w:type="dxa"/>
            <w:tcMar>
              <w:top w:w="70" w:type="dxa"/>
              <w:left w:w="90" w:type="dxa"/>
              <w:bottom w:w="70" w:type="dxa"/>
              <w:right w:w="90" w:type="dxa"/>
            </w:tcMar>
          </w:tcPr>
          <w:p w14:paraId="36F37A73" w14:textId="77777777" w:rsidR="00E01C3A" w:rsidRDefault="00CC3326">
            <w:r>
              <w:rPr>
                <w:sz w:val="20"/>
                <w:szCs w:val="20"/>
              </w:rPr>
              <w:t>Quando</w:t>
            </w:r>
          </w:p>
        </w:tc>
        <w:tc>
          <w:tcPr>
            <w:tcW w:w="2700" w:type="dxa"/>
            <w:tcMar>
              <w:top w:w="70" w:type="dxa"/>
              <w:left w:w="90" w:type="dxa"/>
              <w:bottom w:w="70" w:type="dxa"/>
              <w:right w:w="90" w:type="dxa"/>
            </w:tcMar>
          </w:tcPr>
          <w:p w14:paraId="35AD5808" w14:textId="77777777" w:rsidR="00E01C3A" w:rsidRPr="00430DB3" w:rsidRDefault="00CC3326">
            <w:pPr>
              <w:rPr>
                <w:lang w:val="pt-BR"/>
              </w:rPr>
            </w:pPr>
            <w:r w:rsidRPr="00430DB3">
              <w:rPr>
                <w:sz w:val="20"/>
                <w:szCs w:val="20"/>
                <w:lang w:val="pt-BR"/>
              </w:rPr>
              <w:t>Volume a cada 5 min por trecho, válido por 15 min; ocorrência na hora, válida até o encerramento ou 15 min</w:t>
            </w:r>
          </w:p>
        </w:tc>
        <w:tc>
          <w:tcPr>
            <w:tcW w:w="3771" w:type="dxa"/>
            <w:tcMar>
              <w:top w:w="70" w:type="dxa"/>
              <w:left w:w="90" w:type="dxa"/>
              <w:bottom w:w="70" w:type="dxa"/>
              <w:right w:w="90" w:type="dxa"/>
            </w:tcMar>
          </w:tcPr>
          <w:p w14:paraId="561704F8" w14:textId="77777777" w:rsidR="00E01C3A" w:rsidRPr="00430DB3" w:rsidRDefault="00CC3326">
            <w:pPr>
              <w:rPr>
                <w:lang w:val="pt-BR"/>
              </w:rPr>
            </w:pPr>
            <w:r>
              <w:rPr>
                <w:sz w:val="20"/>
                <w:szCs w:val="20"/>
                <w:lang w:val="pt-BR"/>
              </w:rPr>
              <w:t>5 min é o tempo mínimo de descida do pleno ao piso (6.10.2); 15 min tolera duas publicações perdidas; sem publicação, o pleno</w:t>
            </w:r>
          </w:p>
        </w:tc>
      </w:tr>
      <w:tr w:rsidR="00E01C3A" w:rsidRPr="00F96471" w14:paraId="0A2F466C" w14:textId="77777777">
        <w:tc>
          <w:tcPr>
            <w:tcW w:w="2600" w:type="dxa"/>
            <w:tcMar>
              <w:top w:w="70" w:type="dxa"/>
              <w:left w:w="90" w:type="dxa"/>
              <w:bottom w:w="70" w:type="dxa"/>
              <w:right w:w="90" w:type="dxa"/>
            </w:tcMar>
          </w:tcPr>
          <w:p w14:paraId="7CBC8782" w14:textId="77777777" w:rsidR="00E01C3A" w:rsidRDefault="00CC3326">
            <w:r>
              <w:rPr>
                <w:sz w:val="20"/>
                <w:szCs w:val="20"/>
              </w:rPr>
              <w:t>Como</w:t>
            </w:r>
          </w:p>
        </w:tc>
        <w:tc>
          <w:tcPr>
            <w:tcW w:w="2700" w:type="dxa"/>
            <w:tcMar>
              <w:top w:w="70" w:type="dxa"/>
              <w:left w:w="90" w:type="dxa"/>
              <w:bottom w:w="70" w:type="dxa"/>
              <w:right w:w="90" w:type="dxa"/>
            </w:tcMar>
          </w:tcPr>
          <w:p w14:paraId="67A77BF0" w14:textId="77777777" w:rsidR="00E01C3A" w:rsidRPr="00430DB3" w:rsidRDefault="00CC3326">
            <w:pPr>
              <w:rPr>
                <w:lang w:val="pt-BR"/>
              </w:rPr>
            </w:pPr>
            <w:r w:rsidRPr="00430DB3">
              <w:rPr>
                <w:sz w:val="20"/>
                <w:szCs w:val="20"/>
                <w:lang w:val="pt-BR"/>
              </w:rPr>
              <w:t>Um trecho por mensagem ou pacote de até 500 trechos; envios distribuídos no período; chave de acesso</w:t>
            </w:r>
          </w:p>
        </w:tc>
        <w:tc>
          <w:tcPr>
            <w:tcW w:w="3771" w:type="dxa"/>
            <w:tcMar>
              <w:top w:w="70" w:type="dxa"/>
              <w:left w:w="90" w:type="dxa"/>
              <w:bottom w:w="70" w:type="dxa"/>
              <w:right w:w="90" w:type="dxa"/>
            </w:tcMar>
          </w:tcPr>
          <w:p w14:paraId="1F4A8DD1" w14:textId="77777777" w:rsidR="00E01C3A" w:rsidRPr="00430DB3" w:rsidRDefault="00CC3326">
            <w:pPr>
              <w:rPr>
                <w:lang w:val="pt-BR"/>
              </w:rPr>
            </w:pPr>
            <w:r>
              <w:rPr>
                <w:sz w:val="20"/>
                <w:szCs w:val="20"/>
                <w:lang w:val="pt-BR"/>
              </w:rPr>
              <w:t>Cerca de 170 mensagens por segundo para 50 mil câmeras, sem picos</w:t>
            </w:r>
          </w:p>
        </w:tc>
      </w:tr>
      <w:tr w:rsidR="00E01C3A" w:rsidRPr="00F96471" w14:paraId="609BB645" w14:textId="77777777">
        <w:tc>
          <w:tcPr>
            <w:tcW w:w="2600" w:type="dxa"/>
            <w:tcMar>
              <w:top w:w="70" w:type="dxa"/>
              <w:left w:w="90" w:type="dxa"/>
              <w:bottom w:w="70" w:type="dxa"/>
              <w:right w:w="90" w:type="dxa"/>
            </w:tcMar>
          </w:tcPr>
          <w:p w14:paraId="52AD5940" w14:textId="77777777" w:rsidR="00E01C3A" w:rsidRDefault="00CC3326">
            <w:r>
              <w:rPr>
                <w:sz w:val="20"/>
                <w:szCs w:val="20"/>
              </w:rPr>
              <w:t>Falha</w:t>
            </w:r>
          </w:p>
        </w:tc>
        <w:tc>
          <w:tcPr>
            <w:tcW w:w="2700" w:type="dxa"/>
            <w:tcMar>
              <w:top w:w="70" w:type="dxa"/>
              <w:left w:w="90" w:type="dxa"/>
              <w:bottom w:w="70" w:type="dxa"/>
              <w:right w:w="90" w:type="dxa"/>
            </w:tcMar>
          </w:tcPr>
          <w:p w14:paraId="5F45D90B" w14:textId="77777777" w:rsidR="00E01C3A" w:rsidRPr="00430DB3" w:rsidRDefault="00CC3326">
            <w:pPr>
              <w:rPr>
                <w:lang w:val="pt-BR"/>
              </w:rPr>
            </w:pPr>
            <w:r w:rsidRPr="00430DB3">
              <w:rPr>
                <w:sz w:val="20"/>
                <w:szCs w:val="20"/>
                <w:lang w:val="pt-BR"/>
              </w:rPr>
              <w:t>Item inválido recusado sozinho, com o motivo; os demais itens do pacote são gravados</w:t>
            </w:r>
          </w:p>
        </w:tc>
        <w:tc>
          <w:tcPr>
            <w:tcW w:w="3771" w:type="dxa"/>
            <w:tcMar>
              <w:top w:w="70" w:type="dxa"/>
              <w:left w:w="90" w:type="dxa"/>
              <w:bottom w:w="70" w:type="dxa"/>
              <w:right w:w="90" w:type="dxa"/>
            </w:tcMar>
          </w:tcPr>
          <w:p w14:paraId="15A47150" w14:textId="77777777" w:rsidR="00E01C3A" w:rsidRPr="00430DB3" w:rsidRDefault="00CC3326">
            <w:pPr>
              <w:rPr>
                <w:lang w:val="pt-BR"/>
              </w:rPr>
            </w:pPr>
            <w:r>
              <w:rPr>
                <w:sz w:val="20"/>
                <w:szCs w:val="20"/>
                <w:lang w:val="pt-BR"/>
              </w:rPr>
              <w:t>Um erro não derruba a publicação de uma região; falta de dado nunca produz atenuação (3.7)</w:t>
            </w:r>
          </w:p>
        </w:tc>
      </w:tr>
    </w:tbl>
    <w:p w14:paraId="50AC5559" w14:textId="77777777" w:rsidR="002C2A03" w:rsidRPr="00430DB3" w:rsidRDefault="008C03E9">
      <w:pPr>
        <w:spacing w:before="130" w:after="260"/>
        <w:rPr>
          <w:lang w:val="pt-BR"/>
        </w:rPr>
      </w:pPr>
      <w:r>
        <w:rPr>
          <w:sz w:val="20"/>
          <w:szCs w:val="20"/>
          <w:lang w:val="pt-BR"/>
        </w:rPr>
        <w:t>Fonte: Elaborado pelos autores (2026).</w:t>
      </w:r>
    </w:p>
    <w:p w14:paraId="7E5320D4" w14:textId="77777777" w:rsidR="00E01C3A" w:rsidRDefault="00CC3326">
      <w:pPr>
        <w:spacing w:after="120" w:line="360" w:lineRule="auto"/>
        <w:ind w:firstLine="709"/>
        <w:jc w:val="both"/>
        <w:rPr>
          <w:lang w:val="pt-BR"/>
        </w:rPr>
      </w:pPr>
      <w:r>
        <w:rPr>
          <w:lang w:val="pt-BR"/>
        </w:rPr>
        <w:t>A Tabela 1 apresenta, para cada cenário da suíte, o envelope esperado, o número de decisões e a aderência — a fração dos ciclos em que o nível ficou dentro do envelope — do regime adaptativo e das duas linhas de base de 3.11.</w:t>
      </w:r>
    </w:p>
    <w:p w14:paraId="561F5BA0" w14:textId="6FFE8EB1" w:rsidR="004A7735" w:rsidRPr="00430DB3" w:rsidRDefault="007F0308">
      <w:pPr>
        <w:keepNext/>
        <w:spacing w:before="260" w:after="130"/>
        <w:rPr>
          <w:lang w:val="pt-BR"/>
        </w:rPr>
      </w:pPr>
      <w:bookmarkStart w:id="94" w:name="_Toc242567240"/>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1</w:t>
      </w:r>
      <w:r w:rsidR="008D0833">
        <w:rPr>
          <w:sz w:val="20"/>
          <w:szCs w:val="20"/>
          <w:lang w:val="pt-BR"/>
        </w:rPr>
        <w:fldChar w:fldCharType="end"/>
      </w:r>
      <w:r>
        <w:rPr>
          <w:sz w:val="20"/>
          <w:szCs w:val="20"/>
          <w:lang w:val="pt-BR"/>
        </w:rPr>
        <w:t xml:space="preserve"> – Envelope esperado e aderência por cenário</w:t>
      </w:r>
      <w:bookmarkEnd w:id="9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47901A63" w14:textId="77777777">
        <w:trPr>
          <w:tblHeader/>
        </w:trPr>
        <w:tc>
          <w:tcPr>
            <w:tcW w:w="2600" w:type="dxa"/>
            <w:shd w:val="clear" w:color="auto" w:fill="EDEDED"/>
            <w:tcMar>
              <w:top w:w="70" w:type="dxa"/>
              <w:left w:w="90" w:type="dxa"/>
              <w:bottom w:w="70" w:type="dxa"/>
              <w:right w:w="90" w:type="dxa"/>
            </w:tcMar>
          </w:tcPr>
          <w:p w14:paraId="0C0AF7A6" w14:textId="77777777" w:rsidR="00E01C3A" w:rsidRDefault="00CC3326">
            <w:proofErr w:type="spellStart"/>
            <w:r>
              <w:rPr>
                <w:b/>
                <w:bCs/>
                <w:sz w:val="20"/>
                <w:szCs w:val="20"/>
              </w:rPr>
              <w:t>Cenário</w:t>
            </w:r>
            <w:proofErr w:type="spellEnd"/>
          </w:p>
        </w:tc>
        <w:tc>
          <w:tcPr>
            <w:tcW w:w="2700" w:type="dxa"/>
            <w:shd w:val="clear" w:color="auto" w:fill="EDEDED"/>
            <w:tcMar>
              <w:top w:w="70" w:type="dxa"/>
              <w:left w:w="90" w:type="dxa"/>
              <w:bottom w:w="70" w:type="dxa"/>
              <w:right w:w="90" w:type="dxa"/>
            </w:tcMar>
          </w:tcPr>
          <w:p w14:paraId="1BCB4BB6" w14:textId="77777777" w:rsidR="00E01C3A" w:rsidRDefault="00CC3326">
            <w:r>
              <w:rPr>
                <w:b/>
                <w:bCs/>
                <w:sz w:val="20"/>
                <w:szCs w:val="20"/>
              </w:rPr>
              <w:t xml:space="preserve">Envelope </w:t>
            </w:r>
            <w:proofErr w:type="spellStart"/>
            <w:r>
              <w:rPr>
                <w:b/>
                <w:bCs/>
                <w:sz w:val="20"/>
                <w:szCs w:val="20"/>
              </w:rPr>
              <w:t>esperado</w:t>
            </w:r>
            <w:proofErr w:type="spellEnd"/>
          </w:p>
        </w:tc>
        <w:tc>
          <w:tcPr>
            <w:tcW w:w="3771" w:type="dxa"/>
            <w:shd w:val="clear" w:color="auto" w:fill="EDEDED"/>
            <w:tcMar>
              <w:top w:w="70" w:type="dxa"/>
              <w:left w:w="90" w:type="dxa"/>
              <w:bottom w:w="70" w:type="dxa"/>
              <w:right w:w="90" w:type="dxa"/>
            </w:tcMar>
          </w:tcPr>
          <w:p w14:paraId="612445A1" w14:textId="77777777" w:rsidR="00E01C3A" w:rsidRPr="00430DB3" w:rsidRDefault="00CC3326">
            <w:pPr>
              <w:rPr>
                <w:lang w:val="pt-BR"/>
              </w:rPr>
            </w:pPr>
            <w:r w:rsidRPr="00430DB3">
              <w:rPr>
                <w:b/>
                <w:bCs/>
                <w:sz w:val="20"/>
                <w:szCs w:val="20"/>
                <w:lang w:val="pt-BR"/>
              </w:rPr>
              <w:t>Decisões e aderência (adaptativo; fluxo pleno; horário fixo)</w:t>
            </w:r>
          </w:p>
        </w:tc>
      </w:tr>
      <w:tr w:rsidR="00E01C3A" w:rsidRPr="00CE1B46" w14:paraId="2A4B3330" w14:textId="77777777">
        <w:tc>
          <w:tcPr>
            <w:tcW w:w="2600" w:type="dxa"/>
            <w:tcMar>
              <w:top w:w="70" w:type="dxa"/>
              <w:left w:w="90" w:type="dxa"/>
              <w:bottom w:w="70" w:type="dxa"/>
              <w:right w:w="90" w:type="dxa"/>
            </w:tcMar>
          </w:tcPr>
          <w:p w14:paraId="7E512D31" w14:textId="77777777" w:rsidR="00E01C3A" w:rsidRPr="00430DB3" w:rsidRDefault="00CC3326">
            <w:pPr>
              <w:rPr>
                <w:lang w:val="pt-BR"/>
              </w:rPr>
            </w:pPr>
            <w:r w:rsidRPr="00430DB3">
              <w:rPr>
                <w:sz w:val="20"/>
                <w:szCs w:val="20"/>
                <w:lang w:val="pt-BR"/>
              </w:rPr>
              <w:t>Noite típica (8 h, a partir das 18 h)</w:t>
            </w:r>
          </w:p>
        </w:tc>
        <w:tc>
          <w:tcPr>
            <w:tcW w:w="2700" w:type="dxa"/>
            <w:tcMar>
              <w:top w:w="70" w:type="dxa"/>
              <w:left w:w="90" w:type="dxa"/>
              <w:bottom w:w="70" w:type="dxa"/>
              <w:right w:w="90" w:type="dxa"/>
            </w:tcMar>
          </w:tcPr>
          <w:p w14:paraId="0B3F99DB" w14:textId="77777777" w:rsidR="00E01C3A" w:rsidRPr="00430DB3" w:rsidRDefault="00CC3326">
            <w:pPr>
              <w:rPr>
                <w:lang w:val="pt-BR"/>
              </w:rPr>
            </w:pPr>
            <w:r w:rsidRPr="00430DB3">
              <w:rPr>
                <w:sz w:val="20"/>
                <w:szCs w:val="20"/>
                <w:lang w:val="pt-BR"/>
              </w:rPr>
              <w:t>Classe da via ou uma abaixo no início; transição sob a rampa; entre a classe mínima e uma abaixo no vale; retomada ao amanhecer</w:t>
            </w:r>
          </w:p>
        </w:tc>
        <w:tc>
          <w:tcPr>
            <w:tcW w:w="3771" w:type="dxa"/>
            <w:tcMar>
              <w:top w:w="70" w:type="dxa"/>
              <w:left w:w="90" w:type="dxa"/>
              <w:bottom w:w="70" w:type="dxa"/>
              <w:right w:w="90" w:type="dxa"/>
            </w:tcMar>
          </w:tcPr>
          <w:p w14:paraId="21FE0D26" w14:textId="77777777" w:rsidR="00E01C3A" w:rsidRPr="00CE1B46" w:rsidRDefault="00CC3326">
            <w:r>
              <w:rPr>
                <w:sz w:val="20"/>
                <w:szCs w:val="20"/>
                <w:lang w:val="pt-BR"/>
              </w:rPr>
              <w:t>5.760; 100 %; 68,8 %; 68,8 %</w:t>
            </w:r>
          </w:p>
        </w:tc>
      </w:tr>
      <w:tr w:rsidR="00E01C3A" w:rsidRPr="00CE1B46" w14:paraId="4721B76E" w14:textId="77777777">
        <w:tc>
          <w:tcPr>
            <w:tcW w:w="2600" w:type="dxa"/>
            <w:tcMar>
              <w:top w:w="70" w:type="dxa"/>
              <w:left w:w="90" w:type="dxa"/>
              <w:bottom w:w="70" w:type="dxa"/>
              <w:right w:w="90" w:type="dxa"/>
            </w:tcMar>
          </w:tcPr>
          <w:p w14:paraId="21F77DC0" w14:textId="77777777" w:rsidR="00E01C3A" w:rsidRDefault="00CC3326">
            <w:proofErr w:type="spellStart"/>
            <w:r>
              <w:rPr>
                <w:sz w:val="20"/>
                <w:szCs w:val="20"/>
              </w:rPr>
              <w:lastRenderedPageBreak/>
              <w:t>Madrugada</w:t>
            </w:r>
            <w:proofErr w:type="spellEnd"/>
            <w:r>
              <w:rPr>
                <w:sz w:val="20"/>
                <w:szCs w:val="20"/>
              </w:rPr>
              <w:t xml:space="preserve"> </w:t>
            </w:r>
            <w:proofErr w:type="spellStart"/>
            <w:r>
              <w:rPr>
                <w:sz w:val="20"/>
                <w:szCs w:val="20"/>
              </w:rPr>
              <w:t>ociosa</w:t>
            </w:r>
            <w:proofErr w:type="spellEnd"/>
            <w:r>
              <w:rPr>
                <w:sz w:val="20"/>
                <w:szCs w:val="20"/>
              </w:rPr>
              <w:t xml:space="preserve"> (2 h)</w:t>
            </w:r>
          </w:p>
        </w:tc>
        <w:tc>
          <w:tcPr>
            <w:tcW w:w="2700" w:type="dxa"/>
            <w:tcMar>
              <w:top w:w="70" w:type="dxa"/>
              <w:left w:w="90" w:type="dxa"/>
              <w:bottom w:w="70" w:type="dxa"/>
              <w:right w:w="90" w:type="dxa"/>
            </w:tcMar>
          </w:tcPr>
          <w:p w14:paraId="2E9FE2E7" w14:textId="77777777" w:rsidR="00E01C3A" w:rsidRPr="00430DB3" w:rsidRDefault="00CC3326">
            <w:pPr>
              <w:rPr>
                <w:lang w:val="pt-BR"/>
              </w:rPr>
            </w:pPr>
            <w:r w:rsidRPr="00430DB3">
              <w:rPr>
                <w:sz w:val="20"/>
                <w:szCs w:val="20"/>
                <w:lang w:val="pt-BR"/>
              </w:rPr>
              <w:t>Classe mínima, após a descida inicial</w:t>
            </w:r>
          </w:p>
        </w:tc>
        <w:tc>
          <w:tcPr>
            <w:tcW w:w="3771" w:type="dxa"/>
            <w:tcMar>
              <w:top w:w="70" w:type="dxa"/>
              <w:left w:w="90" w:type="dxa"/>
              <w:bottom w:w="70" w:type="dxa"/>
              <w:right w:w="90" w:type="dxa"/>
            </w:tcMar>
          </w:tcPr>
          <w:p w14:paraId="46D07B94" w14:textId="77777777" w:rsidR="00E01C3A" w:rsidRPr="00CE1B46" w:rsidRDefault="00CC3326">
            <w:r>
              <w:rPr>
                <w:sz w:val="20"/>
                <w:szCs w:val="20"/>
                <w:lang w:val="pt-BR"/>
              </w:rPr>
              <w:t>1.440; 95,8 %; 8,3 %; 100 %</w:t>
            </w:r>
          </w:p>
        </w:tc>
      </w:tr>
      <w:tr w:rsidR="00E01C3A" w:rsidRPr="00CE1B46" w14:paraId="351C014D" w14:textId="77777777">
        <w:tc>
          <w:tcPr>
            <w:tcW w:w="2600" w:type="dxa"/>
            <w:tcMar>
              <w:top w:w="70" w:type="dxa"/>
              <w:left w:w="90" w:type="dxa"/>
              <w:bottom w:w="70" w:type="dxa"/>
              <w:right w:w="90" w:type="dxa"/>
            </w:tcMar>
          </w:tcPr>
          <w:p w14:paraId="7386C88E" w14:textId="77777777" w:rsidR="00E01C3A" w:rsidRPr="00430DB3" w:rsidRDefault="00CC3326">
            <w:pPr>
              <w:rPr>
                <w:lang w:val="pt-BR"/>
              </w:rPr>
            </w:pPr>
            <w:r w:rsidRPr="00430DB3">
              <w:rPr>
                <w:sz w:val="20"/>
                <w:szCs w:val="20"/>
                <w:lang w:val="pt-BR"/>
              </w:rPr>
              <w:t>Fluxo intenso de madrugada (1 h)</w:t>
            </w:r>
          </w:p>
        </w:tc>
        <w:tc>
          <w:tcPr>
            <w:tcW w:w="2700" w:type="dxa"/>
            <w:tcMar>
              <w:top w:w="70" w:type="dxa"/>
              <w:left w:w="90" w:type="dxa"/>
              <w:bottom w:w="70" w:type="dxa"/>
              <w:right w:w="90" w:type="dxa"/>
            </w:tcMar>
          </w:tcPr>
          <w:p w14:paraId="14C8E860" w14:textId="77777777" w:rsidR="00E01C3A" w:rsidRDefault="00CC3326">
            <w:r>
              <w:rPr>
                <w:sz w:val="20"/>
                <w:szCs w:val="20"/>
              </w:rPr>
              <w:t>Classe da via</w:t>
            </w:r>
          </w:p>
        </w:tc>
        <w:tc>
          <w:tcPr>
            <w:tcW w:w="3771" w:type="dxa"/>
            <w:tcMar>
              <w:top w:w="70" w:type="dxa"/>
              <w:left w:w="90" w:type="dxa"/>
              <w:bottom w:w="70" w:type="dxa"/>
              <w:right w:w="90" w:type="dxa"/>
            </w:tcMar>
          </w:tcPr>
          <w:p w14:paraId="7A8756DB" w14:textId="77777777" w:rsidR="00E01C3A" w:rsidRPr="00CE1B46" w:rsidRDefault="00CC3326">
            <w:r>
              <w:rPr>
                <w:sz w:val="20"/>
                <w:szCs w:val="20"/>
                <w:lang w:val="pt-BR"/>
              </w:rPr>
              <w:t>720; 100 %; 100 %; 8,3 %</w:t>
            </w:r>
          </w:p>
        </w:tc>
      </w:tr>
      <w:tr w:rsidR="00E01C3A" w:rsidRPr="00CE1B46" w14:paraId="6FCAE415" w14:textId="77777777">
        <w:tc>
          <w:tcPr>
            <w:tcW w:w="2600" w:type="dxa"/>
            <w:tcMar>
              <w:top w:w="70" w:type="dxa"/>
              <w:left w:w="90" w:type="dxa"/>
              <w:bottom w:w="70" w:type="dxa"/>
              <w:right w:w="90" w:type="dxa"/>
            </w:tcMar>
          </w:tcPr>
          <w:p w14:paraId="0E6AB6A0" w14:textId="77777777" w:rsidR="00E01C3A" w:rsidRPr="00430DB3" w:rsidRDefault="00CC3326">
            <w:pPr>
              <w:rPr>
                <w:lang w:val="pt-BR"/>
              </w:rPr>
            </w:pPr>
            <w:r w:rsidRPr="00430DB3">
              <w:rPr>
                <w:sz w:val="20"/>
                <w:szCs w:val="20"/>
                <w:lang w:val="pt-BR"/>
              </w:rPr>
              <w:t>Ocorrência na madrugada (1 h 30 min)</w:t>
            </w:r>
          </w:p>
        </w:tc>
        <w:tc>
          <w:tcPr>
            <w:tcW w:w="2700" w:type="dxa"/>
            <w:tcMar>
              <w:top w:w="70" w:type="dxa"/>
              <w:left w:w="90" w:type="dxa"/>
              <w:bottom w:w="70" w:type="dxa"/>
              <w:right w:w="90" w:type="dxa"/>
            </w:tcMar>
          </w:tcPr>
          <w:p w14:paraId="2EECCED3" w14:textId="77777777" w:rsidR="00E01C3A" w:rsidRPr="00430DB3" w:rsidRDefault="00CC3326">
            <w:pPr>
              <w:rPr>
                <w:lang w:val="pt-BR"/>
              </w:rPr>
            </w:pPr>
            <w:r w:rsidRPr="00430DB3">
              <w:rPr>
                <w:sz w:val="20"/>
                <w:szCs w:val="20"/>
                <w:lang w:val="pt-BR"/>
              </w:rPr>
              <w:t>Classe mínima; classe da via durante a ocorrência; descida sob a rampa após o encerramento</w:t>
            </w:r>
          </w:p>
        </w:tc>
        <w:tc>
          <w:tcPr>
            <w:tcW w:w="3771" w:type="dxa"/>
            <w:tcMar>
              <w:top w:w="70" w:type="dxa"/>
              <w:left w:w="90" w:type="dxa"/>
              <w:bottom w:w="70" w:type="dxa"/>
              <w:right w:w="90" w:type="dxa"/>
            </w:tcMar>
          </w:tcPr>
          <w:p w14:paraId="4DC73F0E" w14:textId="77777777" w:rsidR="00E01C3A" w:rsidRPr="00CE1B46" w:rsidRDefault="00CC3326">
            <w:r>
              <w:rPr>
                <w:sz w:val="20"/>
                <w:szCs w:val="20"/>
                <w:lang w:val="pt-BR"/>
              </w:rPr>
              <w:t>1.080; 83,3 %; 66,7 %; 61,8 %</w:t>
            </w:r>
          </w:p>
        </w:tc>
      </w:tr>
      <w:tr w:rsidR="00E01C3A" w:rsidRPr="00CE1B46" w14:paraId="4024BAD2" w14:textId="77777777">
        <w:tc>
          <w:tcPr>
            <w:tcW w:w="2600" w:type="dxa"/>
            <w:tcMar>
              <w:top w:w="70" w:type="dxa"/>
              <w:left w:w="90" w:type="dxa"/>
              <w:bottom w:w="70" w:type="dxa"/>
              <w:right w:w="90" w:type="dxa"/>
            </w:tcMar>
          </w:tcPr>
          <w:p w14:paraId="559CFE53" w14:textId="77777777" w:rsidR="00E01C3A" w:rsidRPr="00430DB3" w:rsidRDefault="00CC3326">
            <w:pPr>
              <w:rPr>
                <w:lang w:val="pt-BR"/>
              </w:rPr>
            </w:pPr>
            <w:r w:rsidRPr="00430DB3">
              <w:rPr>
                <w:sz w:val="20"/>
                <w:szCs w:val="20"/>
                <w:lang w:val="pt-BR"/>
              </w:rPr>
              <w:t>Saída de evento (1 h 30 min)</w:t>
            </w:r>
          </w:p>
        </w:tc>
        <w:tc>
          <w:tcPr>
            <w:tcW w:w="2700" w:type="dxa"/>
            <w:tcMar>
              <w:top w:w="70" w:type="dxa"/>
              <w:left w:w="90" w:type="dxa"/>
              <w:bottom w:w="70" w:type="dxa"/>
              <w:right w:w="90" w:type="dxa"/>
            </w:tcMar>
          </w:tcPr>
          <w:p w14:paraId="02D5AA5F" w14:textId="77777777" w:rsidR="00E01C3A" w:rsidRPr="00430DB3" w:rsidRDefault="00CC3326">
            <w:pPr>
              <w:rPr>
                <w:lang w:val="pt-BR"/>
              </w:rPr>
            </w:pPr>
            <w:r w:rsidRPr="00430DB3">
              <w:rPr>
                <w:sz w:val="20"/>
                <w:szCs w:val="20"/>
                <w:lang w:val="pt-BR"/>
              </w:rPr>
              <w:t>Até uma classe abaixo com a via calma; classe da via com o fluxo; descida sob a rampa</w:t>
            </w:r>
          </w:p>
        </w:tc>
        <w:tc>
          <w:tcPr>
            <w:tcW w:w="3771" w:type="dxa"/>
            <w:tcMar>
              <w:top w:w="70" w:type="dxa"/>
              <w:left w:w="90" w:type="dxa"/>
              <w:bottom w:w="70" w:type="dxa"/>
              <w:right w:w="90" w:type="dxa"/>
            </w:tcMar>
          </w:tcPr>
          <w:p w14:paraId="59F5A76C" w14:textId="77777777" w:rsidR="00E01C3A" w:rsidRPr="00CE1B46" w:rsidRDefault="00CC3326">
            <w:r>
              <w:rPr>
                <w:sz w:val="20"/>
                <w:szCs w:val="20"/>
                <w:lang w:val="pt-BR"/>
              </w:rPr>
              <w:t>1.080; 100 %; 66,7 %; 66,7 %</w:t>
            </w:r>
          </w:p>
        </w:tc>
      </w:tr>
      <w:tr w:rsidR="00E01C3A" w:rsidRPr="00CE1B46" w14:paraId="5FAEDCAB" w14:textId="77777777">
        <w:tc>
          <w:tcPr>
            <w:tcW w:w="2600" w:type="dxa"/>
            <w:tcMar>
              <w:top w:w="70" w:type="dxa"/>
              <w:left w:w="90" w:type="dxa"/>
              <w:bottom w:w="70" w:type="dxa"/>
              <w:right w:w="90" w:type="dxa"/>
            </w:tcMar>
          </w:tcPr>
          <w:p w14:paraId="5C1FD9F0" w14:textId="77777777" w:rsidR="00E01C3A" w:rsidRDefault="00CC3326">
            <w:proofErr w:type="spellStart"/>
            <w:r>
              <w:rPr>
                <w:sz w:val="20"/>
                <w:szCs w:val="20"/>
              </w:rPr>
              <w:t>Ruído</w:t>
            </w:r>
            <w:proofErr w:type="spellEnd"/>
            <w:r>
              <w:rPr>
                <w:sz w:val="20"/>
                <w:szCs w:val="20"/>
              </w:rPr>
              <w:t xml:space="preserve"> </w:t>
            </w:r>
            <w:proofErr w:type="spellStart"/>
            <w:r>
              <w:rPr>
                <w:sz w:val="20"/>
                <w:szCs w:val="20"/>
              </w:rPr>
              <w:t>na</w:t>
            </w:r>
            <w:proofErr w:type="spellEnd"/>
            <w:r>
              <w:rPr>
                <w:sz w:val="20"/>
                <w:szCs w:val="20"/>
              </w:rPr>
              <w:t xml:space="preserve"> </w:t>
            </w:r>
            <w:proofErr w:type="spellStart"/>
            <w:r>
              <w:rPr>
                <w:sz w:val="20"/>
                <w:szCs w:val="20"/>
              </w:rPr>
              <w:t>fronteira</w:t>
            </w:r>
            <w:proofErr w:type="spellEnd"/>
            <w:r>
              <w:rPr>
                <w:sz w:val="20"/>
                <w:szCs w:val="20"/>
              </w:rPr>
              <w:t xml:space="preserve"> (2 h)</w:t>
            </w:r>
          </w:p>
        </w:tc>
        <w:tc>
          <w:tcPr>
            <w:tcW w:w="2700" w:type="dxa"/>
            <w:tcMar>
              <w:top w:w="70" w:type="dxa"/>
              <w:left w:w="90" w:type="dxa"/>
              <w:bottom w:w="70" w:type="dxa"/>
              <w:right w:w="90" w:type="dxa"/>
            </w:tcMar>
          </w:tcPr>
          <w:p w14:paraId="4CF8A93F" w14:textId="77777777" w:rsidR="00E01C3A" w:rsidRPr="00430DB3" w:rsidRDefault="00CC3326">
            <w:pPr>
              <w:rPr>
                <w:lang w:val="pt-BR"/>
              </w:rPr>
            </w:pPr>
            <w:r w:rsidRPr="00430DB3">
              <w:rPr>
                <w:sz w:val="20"/>
                <w:szCs w:val="20"/>
                <w:lang w:val="pt-BR"/>
              </w:rPr>
              <w:t>Entre a classe mínima e uma classe abaixo</w:t>
            </w:r>
          </w:p>
        </w:tc>
        <w:tc>
          <w:tcPr>
            <w:tcW w:w="3771" w:type="dxa"/>
            <w:tcMar>
              <w:top w:w="70" w:type="dxa"/>
              <w:left w:w="90" w:type="dxa"/>
              <w:bottom w:w="70" w:type="dxa"/>
              <w:right w:w="90" w:type="dxa"/>
            </w:tcMar>
          </w:tcPr>
          <w:p w14:paraId="7A81C6A7" w14:textId="77777777" w:rsidR="00E01C3A" w:rsidRPr="00CE1B46" w:rsidRDefault="00CC3326">
            <w:r>
              <w:rPr>
                <w:sz w:val="20"/>
                <w:szCs w:val="20"/>
                <w:lang w:val="pt-BR"/>
              </w:rPr>
              <w:t>1.440; 100 %; 0 %; 98,0 %</w:t>
            </w:r>
          </w:p>
        </w:tc>
      </w:tr>
      <w:tr w:rsidR="00E01C3A" w:rsidRPr="00CE1B46" w14:paraId="39203592" w14:textId="77777777">
        <w:tc>
          <w:tcPr>
            <w:tcW w:w="2600" w:type="dxa"/>
            <w:tcMar>
              <w:top w:w="70" w:type="dxa"/>
              <w:left w:w="90" w:type="dxa"/>
              <w:bottom w:w="70" w:type="dxa"/>
              <w:right w:w="90" w:type="dxa"/>
            </w:tcMar>
          </w:tcPr>
          <w:p w14:paraId="52546A74" w14:textId="77777777" w:rsidR="00E01C3A" w:rsidRPr="00430DB3" w:rsidRDefault="00CC3326">
            <w:pPr>
              <w:rPr>
                <w:lang w:val="pt-BR"/>
              </w:rPr>
            </w:pPr>
            <w:r w:rsidRPr="00430DB3">
              <w:rPr>
                <w:sz w:val="20"/>
                <w:szCs w:val="20"/>
                <w:lang w:val="pt-BR"/>
              </w:rPr>
              <w:t>Adversarial: alternância a cada minuto (1 h)</w:t>
            </w:r>
          </w:p>
        </w:tc>
        <w:tc>
          <w:tcPr>
            <w:tcW w:w="2700" w:type="dxa"/>
            <w:tcMar>
              <w:top w:w="70" w:type="dxa"/>
              <w:left w:w="90" w:type="dxa"/>
              <w:bottom w:w="70" w:type="dxa"/>
              <w:right w:w="90" w:type="dxa"/>
            </w:tcMar>
          </w:tcPr>
          <w:p w14:paraId="0B84D848" w14:textId="77777777" w:rsidR="00E01C3A" w:rsidRPr="00430DB3" w:rsidRDefault="00CC3326">
            <w:pPr>
              <w:rPr>
                <w:lang w:val="pt-BR"/>
              </w:rPr>
            </w:pPr>
            <w:r w:rsidRPr="00430DB3">
              <w:rPr>
                <w:sz w:val="20"/>
                <w:szCs w:val="20"/>
                <w:lang w:val="pt-BR"/>
              </w:rPr>
              <w:t>Qualquer nível admissível; o que se verifica é o invariante</w:t>
            </w:r>
          </w:p>
        </w:tc>
        <w:tc>
          <w:tcPr>
            <w:tcW w:w="3771" w:type="dxa"/>
            <w:tcMar>
              <w:top w:w="70" w:type="dxa"/>
              <w:left w:w="90" w:type="dxa"/>
              <w:bottom w:w="70" w:type="dxa"/>
              <w:right w:w="90" w:type="dxa"/>
            </w:tcMar>
          </w:tcPr>
          <w:p w14:paraId="026A0A77" w14:textId="77777777" w:rsidR="00E01C3A" w:rsidRPr="00CE1B46" w:rsidRDefault="00CC3326">
            <w:r>
              <w:rPr>
                <w:sz w:val="20"/>
                <w:szCs w:val="20"/>
                <w:lang w:val="pt-BR"/>
              </w:rPr>
              <w:t>720; 100 %; 100 %; 100 %</w:t>
            </w:r>
          </w:p>
        </w:tc>
      </w:tr>
      <w:tr w:rsidR="00E01C3A" w:rsidRPr="00CE1B46" w14:paraId="5D70F867" w14:textId="77777777">
        <w:tc>
          <w:tcPr>
            <w:tcW w:w="2600" w:type="dxa"/>
            <w:tcMar>
              <w:top w:w="70" w:type="dxa"/>
              <w:left w:w="90" w:type="dxa"/>
              <w:bottom w:w="70" w:type="dxa"/>
              <w:right w:w="90" w:type="dxa"/>
            </w:tcMar>
          </w:tcPr>
          <w:p w14:paraId="23B400AE" w14:textId="77777777" w:rsidR="00E01C3A" w:rsidRPr="00430DB3" w:rsidRDefault="00CC3326">
            <w:pPr>
              <w:rPr>
                <w:lang w:val="pt-BR"/>
              </w:rPr>
            </w:pPr>
            <w:r w:rsidRPr="00430DB3">
              <w:rPr>
                <w:sz w:val="20"/>
                <w:szCs w:val="20"/>
                <w:lang w:val="pt-BR"/>
              </w:rPr>
              <w:t>Adversarial: volume nulo declarado (40 min)</w:t>
            </w:r>
          </w:p>
        </w:tc>
        <w:tc>
          <w:tcPr>
            <w:tcW w:w="2700" w:type="dxa"/>
            <w:tcMar>
              <w:top w:w="70" w:type="dxa"/>
              <w:left w:w="90" w:type="dxa"/>
              <w:bottom w:w="70" w:type="dxa"/>
              <w:right w:w="90" w:type="dxa"/>
            </w:tcMar>
          </w:tcPr>
          <w:p w14:paraId="4B8AC723" w14:textId="77777777" w:rsidR="00E01C3A" w:rsidRDefault="00CC3326">
            <w:r>
              <w:rPr>
                <w:sz w:val="20"/>
                <w:szCs w:val="20"/>
              </w:rPr>
              <w:t xml:space="preserve">Classe </w:t>
            </w:r>
            <w:proofErr w:type="spellStart"/>
            <w:r>
              <w:rPr>
                <w:sz w:val="20"/>
                <w:szCs w:val="20"/>
              </w:rPr>
              <w:t>mínima</w:t>
            </w:r>
            <w:proofErr w:type="spellEnd"/>
            <w:r>
              <w:rPr>
                <w:sz w:val="20"/>
                <w:szCs w:val="20"/>
              </w:rPr>
              <w:t xml:space="preserve">, </w:t>
            </w:r>
            <w:proofErr w:type="spellStart"/>
            <w:r>
              <w:rPr>
                <w:sz w:val="20"/>
                <w:szCs w:val="20"/>
              </w:rPr>
              <w:t>nunca</w:t>
            </w:r>
            <w:proofErr w:type="spellEnd"/>
            <w:r>
              <w:rPr>
                <w:sz w:val="20"/>
                <w:szCs w:val="20"/>
              </w:rPr>
              <w:t xml:space="preserve"> </w:t>
            </w:r>
            <w:proofErr w:type="spellStart"/>
            <w:r>
              <w:rPr>
                <w:sz w:val="20"/>
                <w:szCs w:val="20"/>
              </w:rPr>
              <w:t>abaixo</w:t>
            </w:r>
            <w:proofErr w:type="spellEnd"/>
          </w:p>
        </w:tc>
        <w:tc>
          <w:tcPr>
            <w:tcW w:w="3771" w:type="dxa"/>
            <w:tcMar>
              <w:top w:w="70" w:type="dxa"/>
              <w:left w:w="90" w:type="dxa"/>
              <w:bottom w:w="70" w:type="dxa"/>
              <w:right w:w="90" w:type="dxa"/>
            </w:tcMar>
          </w:tcPr>
          <w:p w14:paraId="26065ED6" w14:textId="77777777" w:rsidR="00E01C3A" w:rsidRPr="00CE1B46" w:rsidRDefault="00CC3326">
            <w:r>
              <w:rPr>
                <w:sz w:val="20"/>
                <w:szCs w:val="20"/>
                <w:lang w:val="pt-BR"/>
              </w:rPr>
              <w:t>480; 100 %; 25,0 %; 100 %</w:t>
            </w:r>
          </w:p>
        </w:tc>
      </w:tr>
      <w:tr w:rsidR="00E01C3A" w:rsidRPr="00CE1B46" w14:paraId="29BBF05D" w14:textId="77777777">
        <w:tc>
          <w:tcPr>
            <w:tcW w:w="2600" w:type="dxa"/>
            <w:tcMar>
              <w:top w:w="70" w:type="dxa"/>
              <w:left w:w="90" w:type="dxa"/>
              <w:bottom w:w="70" w:type="dxa"/>
              <w:right w:w="90" w:type="dxa"/>
            </w:tcMar>
          </w:tcPr>
          <w:p w14:paraId="51F67E41" w14:textId="77777777" w:rsidR="00E01C3A" w:rsidRPr="00430DB3" w:rsidRDefault="00CC3326">
            <w:pPr>
              <w:rPr>
                <w:lang w:val="pt-BR"/>
              </w:rPr>
            </w:pPr>
            <w:r w:rsidRPr="00430DB3">
              <w:rPr>
                <w:sz w:val="20"/>
                <w:szCs w:val="20"/>
                <w:lang w:val="pt-BR"/>
              </w:rPr>
              <w:t>Adversarial: silêncio da plataforma (1 h)</w:t>
            </w:r>
          </w:p>
        </w:tc>
        <w:tc>
          <w:tcPr>
            <w:tcW w:w="2700" w:type="dxa"/>
            <w:tcMar>
              <w:top w:w="70" w:type="dxa"/>
              <w:left w:w="90" w:type="dxa"/>
              <w:bottom w:w="70" w:type="dxa"/>
              <w:right w:w="90" w:type="dxa"/>
            </w:tcMar>
          </w:tcPr>
          <w:p w14:paraId="78566099" w14:textId="77777777" w:rsidR="00E01C3A" w:rsidRPr="00430DB3" w:rsidRDefault="00CC3326">
            <w:pPr>
              <w:rPr>
                <w:lang w:val="pt-BR"/>
              </w:rPr>
            </w:pPr>
            <w:r w:rsidRPr="00430DB3">
              <w:rPr>
                <w:sz w:val="20"/>
                <w:szCs w:val="20"/>
                <w:lang w:val="pt-BR"/>
              </w:rPr>
              <w:t>Fluxo pleno depois de vencido o último volume</w:t>
            </w:r>
          </w:p>
        </w:tc>
        <w:tc>
          <w:tcPr>
            <w:tcW w:w="3771" w:type="dxa"/>
            <w:tcMar>
              <w:top w:w="70" w:type="dxa"/>
              <w:left w:w="90" w:type="dxa"/>
              <w:bottom w:w="70" w:type="dxa"/>
              <w:right w:w="90" w:type="dxa"/>
            </w:tcMar>
          </w:tcPr>
          <w:p w14:paraId="24C4B762" w14:textId="77777777" w:rsidR="00E01C3A" w:rsidRPr="00CE1B46" w:rsidRDefault="00CC3326">
            <w:r>
              <w:rPr>
                <w:sz w:val="20"/>
                <w:szCs w:val="20"/>
                <w:lang w:val="pt-BR"/>
              </w:rPr>
              <w:t>720; 100 %; 100 %; 33,3 %</w:t>
            </w:r>
          </w:p>
        </w:tc>
      </w:tr>
      <w:tr w:rsidR="00E01C3A" w:rsidRPr="00CE1B46" w14:paraId="46DBEF10" w14:textId="77777777">
        <w:tc>
          <w:tcPr>
            <w:tcW w:w="2600" w:type="dxa"/>
            <w:tcMar>
              <w:top w:w="70" w:type="dxa"/>
              <w:left w:w="90" w:type="dxa"/>
              <w:bottom w:w="70" w:type="dxa"/>
              <w:right w:w="90" w:type="dxa"/>
            </w:tcMar>
          </w:tcPr>
          <w:p w14:paraId="2A00D762" w14:textId="77777777" w:rsidR="00E01C3A" w:rsidRDefault="00CC3326">
            <w:proofErr w:type="spellStart"/>
            <w:r>
              <w:rPr>
                <w:sz w:val="20"/>
                <w:szCs w:val="20"/>
              </w:rPr>
              <w:t>Suíte</w:t>
            </w:r>
            <w:proofErr w:type="spellEnd"/>
          </w:p>
        </w:tc>
        <w:tc>
          <w:tcPr>
            <w:tcW w:w="2700" w:type="dxa"/>
            <w:tcMar>
              <w:top w:w="70" w:type="dxa"/>
              <w:left w:w="90" w:type="dxa"/>
              <w:bottom w:w="70" w:type="dxa"/>
              <w:right w:w="90" w:type="dxa"/>
            </w:tcMar>
          </w:tcPr>
          <w:p w14:paraId="7D539BE5" w14:textId="77777777" w:rsidR="00E01C3A" w:rsidRDefault="00CC3326">
            <w:r>
              <w:rPr>
                <w:sz w:val="20"/>
                <w:szCs w:val="20"/>
              </w:rPr>
              <w:t>—</w:t>
            </w:r>
          </w:p>
        </w:tc>
        <w:tc>
          <w:tcPr>
            <w:tcW w:w="3771" w:type="dxa"/>
            <w:tcMar>
              <w:top w:w="70" w:type="dxa"/>
              <w:left w:w="90" w:type="dxa"/>
              <w:bottom w:w="70" w:type="dxa"/>
              <w:right w:w="90" w:type="dxa"/>
            </w:tcMar>
          </w:tcPr>
          <w:p w14:paraId="0B90A378" w14:textId="77777777" w:rsidR="00E01C3A" w:rsidRPr="00CE1B46" w:rsidRDefault="00CC3326">
            <w:r>
              <w:rPr>
                <w:sz w:val="20"/>
                <w:szCs w:val="20"/>
                <w:lang w:val="pt-BR"/>
              </w:rPr>
              <w:t>13.440; 98,2 %; 58,0 %; 72,2 %</w:t>
            </w:r>
          </w:p>
        </w:tc>
      </w:tr>
    </w:tbl>
    <w:p w14:paraId="7E6F02B0" w14:textId="77777777" w:rsidR="004A7735" w:rsidRDefault="007F0308">
      <w:pPr>
        <w:spacing w:before="130" w:after="260"/>
      </w:pPr>
      <w:r>
        <w:rPr>
          <w:sz w:val="20"/>
          <w:szCs w:val="20"/>
          <w:lang w:val="pt-BR"/>
        </w:rPr>
        <w:t>Fonte: Elaborado pelos autores (2026).</w:t>
      </w:r>
    </w:p>
    <w:p w14:paraId="03C71DE4" w14:textId="77777777" w:rsidR="004A7735" w:rsidRPr="00430DB3" w:rsidRDefault="007F0308">
      <w:pPr>
        <w:spacing w:after="120" w:line="360" w:lineRule="auto"/>
        <w:ind w:firstLine="709"/>
        <w:jc w:val="both"/>
        <w:rPr>
          <w:lang w:val="pt-BR"/>
        </w:rPr>
      </w:pPr>
      <w:r>
        <w:rPr>
          <w:lang w:val="pt-BR"/>
        </w:rPr>
        <w:t>O regime adaptativo permaneceu dentro do envelope em 98,2 % dos passos no modo em operação e em todos os passos nos outros três modos. As discordâncias são dos dois cenários de madrugada, no início: o nível ficou em 0,556, 0,006 acima do máximo de 0,55 do envelope, por 5 min na madrugada ociosa e por 15 min na ocorrência na madrugada, com o volume de via vazia junto à rampa da faixa baixa. O fluxo pleno constante fica fora do envelope sempre que o cenário espera atenuação, e o horário fixo, sempre que o cenário espera a classe da via dentro da janela de atenuação ou atenuação fora dela.</w:t>
      </w:r>
    </w:p>
    <w:p w14:paraId="08D2625D" w14:textId="77777777" w:rsidR="00E01C3A" w:rsidRDefault="00CC3326">
      <w:pPr>
        <w:pStyle w:val="Heading2"/>
        <w:spacing w:before="360" w:after="240" w:line="360" w:lineRule="auto"/>
        <w:rPr>
          <w:lang w:val="pt-BR"/>
        </w:rPr>
      </w:pPr>
      <w:bookmarkStart w:id="95" w:name="_Toc242567310"/>
      <w:r>
        <w:rPr>
          <w:lang w:val="pt-BR"/>
        </w:rPr>
        <w:t>4.5 Estimativa de consumo de energia</w:t>
      </w:r>
      <w:bookmarkEnd w:id="95"/>
    </w:p>
    <w:p w14:paraId="0A14358C" w14:textId="77777777" w:rsidR="00E01C3A" w:rsidRDefault="00CC3326">
      <w:pPr>
        <w:spacing w:after="120" w:line="360" w:lineRule="auto"/>
        <w:ind w:firstLine="709"/>
        <w:jc w:val="both"/>
        <w:rPr>
          <w:lang w:val="pt-BR"/>
        </w:rPr>
      </w:pPr>
      <w:r>
        <w:rPr>
          <w:lang w:val="pt-BR"/>
        </w:rPr>
        <w:t>A Tabela 2 apresenta a energia estimada na luminária de referência do Quadro 9, somada sobre a suíte de cenários, ao lado da aderência ao envelope de cada regime. Os valores decorrem do registro de decisões, pela fórmula de 3.11, e não constituem medição elétrica.</w:t>
      </w:r>
    </w:p>
    <w:p w14:paraId="4456F255" w14:textId="6EDF27C5" w:rsidR="004A7735" w:rsidRPr="00430DB3" w:rsidRDefault="007F0308">
      <w:pPr>
        <w:keepNext/>
        <w:spacing w:before="260" w:after="130"/>
        <w:rPr>
          <w:lang w:val="pt-BR"/>
        </w:rPr>
      </w:pPr>
      <w:bookmarkStart w:id="96" w:name="_Toc242567241"/>
      <w:r>
        <w:rPr>
          <w:sz w:val="20"/>
          <w:szCs w:val="20"/>
          <w:lang w:val="pt-BR"/>
        </w:rPr>
        <w:lastRenderedPageBreak/>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2</w:t>
      </w:r>
      <w:r w:rsidR="008D0833">
        <w:rPr>
          <w:sz w:val="20"/>
          <w:szCs w:val="20"/>
          <w:lang w:val="pt-BR"/>
        </w:rPr>
        <w:fldChar w:fldCharType="end"/>
      </w:r>
      <w:r>
        <w:rPr>
          <w:sz w:val="20"/>
          <w:szCs w:val="20"/>
          <w:lang w:val="pt-BR"/>
        </w:rPr>
        <w:t xml:space="preserve"> – Energia estimada na luminária de referência e aderência ao envelope, por regime</w:t>
      </w:r>
      <w:bookmarkEnd w:id="9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147AF4AC" w14:textId="77777777">
        <w:trPr>
          <w:tblHeader/>
        </w:trPr>
        <w:tc>
          <w:tcPr>
            <w:tcW w:w="2600" w:type="dxa"/>
            <w:shd w:val="clear" w:color="auto" w:fill="EDEDED"/>
            <w:tcMar>
              <w:top w:w="70" w:type="dxa"/>
              <w:left w:w="90" w:type="dxa"/>
              <w:bottom w:w="70" w:type="dxa"/>
              <w:right w:w="90" w:type="dxa"/>
            </w:tcMar>
          </w:tcPr>
          <w:p w14:paraId="569B82BD" w14:textId="77777777" w:rsidR="00E01C3A" w:rsidRDefault="00CC3326">
            <w:r>
              <w:rPr>
                <w:b/>
                <w:bCs/>
                <w:sz w:val="20"/>
                <w:szCs w:val="20"/>
              </w:rPr>
              <w:t>Regime</w:t>
            </w:r>
          </w:p>
        </w:tc>
        <w:tc>
          <w:tcPr>
            <w:tcW w:w="2700" w:type="dxa"/>
            <w:shd w:val="clear" w:color="auto" w:fill="EDEDED"/>
            <w:tcMar>
              <w:top w:w="70" w:type="dxa"/>
              <w:left w:w="90" w:type="dxa"/>
              <w:bottom w:w="70" w:type="dxa"/>
              <w:right w:w="90" w:type="dxa"/>
            </w:tcMar>
          </w:tcPr>
          <w:p w14:paraId="26F38107" w14:textId="77777777" w:rsidR="00E01C3A" w:rsidRPr="00430DB3" w:rsidRDefault="00CC3326">
            <w:pPr>
              <w:rPr>
                <w:lang w:val="pt-BR"/>
              </w:rPr>
            </w:pPr>
            <w:r w:rsidRPr="00430DB3">
              <w:rPr>
                <w:b/>
                <w:bCs/>
                <w:sz w:val="20"/>
                <w:szCs w:val="20"/>
                <w:lang w:val="pt-BR"/>
              </w:rPr>
              <w:t>Energia na suíte, a 40 W e a 440 W</w:t>
            </w:r>
          </w:p>
        </w:tc>
        <w:tc>
          <w:tcPr>
            <w:tcW w:w="3771" w:type="dxa"/>
            <w:shd w:val="clear" w:color="auto" w:fill="EDEDED"/>
            <w:tcMar>
              <w:top w:w="70" w:type="dxa"/>
              <w:left w:w="90" w:type="dxa"/>
              <w:bottom w:w="70" w:type="dxa"/>
              <w:right w:w="90" w:type="dxa"/>
            </w:tcMar>
          </w:tcPr>
          <w:p w14:paraId="66A9A063" w14:textId="77777777" w:rsidR="00E01C3A" w:rsidRPr="00430DB3" w:rsidRDefault="00CC3326">
            <w:pPr>
              <w:rPr>
                <w:lang w:val="pt-BR"/>
              </w:rPr>
            </w:pPr>
            <w:r w:rsidRPr="00430DB3">
              <w:rPr>
                <w:b/>
                <w:bCs/>
                <w:sz w:val="20"/>
                <w:szCs w:val="20"/>
                <w:lang w:val="pt-BR"/>
              </w:rPr>
              <w:t>Relação com as linhas de base e aderência ao envelope</w:t>
            </w:r>
          </w:p>
        </w:tc>
      </w:tr>
      <w:tr w:rsidR="00E01C3A" w:rsidRPr="00F96471" w14:paraId="3011C16D" w14:textId="77777777">
        <w:tc>
          <w:tcPr>
            <w:tcW w:w="2600" w:type="dxa"/>
            <w:tcMar>
              <w:top w:w="70" w:type="dxa"/>
              <w:left w:w="90" w:type="dxa"/>
              <w:bottom w:w="70" w:type="dxa"/>
              <w:right w:w="90" w:type="dxa"/>
            </w:tcMar>
          </w:tcPr>
          <w:p w14:paraId="4C0923E1" w14:textId="77777777" w:rsidR="00E01C3A" w:rsidRDefault="00CC3326">
            <w:proofErr w:type="spellStart"/>
            <w:r>
              <w:rPr>
                <w:sz w:val="20"/>
                <w:szCs w:val="20"/>
              </w:rPr>
              <w:t>Fluxo</w:t>
            </w:r>
            <w:proofErr w:type="spellEnd"/>
            <w:r>
              <w:rPr>
                <w:sz w:val="20"/>
                <w:szCs w:val="20"/>
              </w:rPr>
              <w:t xml:space="preserve"> pleno </w:t>
            </w:r>
            <w:proofErr w:type="spellStart"/>
            <w:r>
              <w:rPr>
                <w:sz w:val="20"/>
                <w:szCs w:val="20"/>
              </w:rPr>
              <w:t>constante</w:t>
            </w:r>
            <w:proofErr w:type="spellEnd"/>
          </w:p>
        </w:tc>
        <w:tc>
          <w:tcPr>
            <w:tcW w:w="2700" w:type="dxa"/>
            <w:tcMar>
              <w:top w:w="70" w:type="dxa"/>
              <w:left w:w="90" w:type="dxa"/>
              <w:bottom w:w="70" w:type="dxa"/>
              <w:right w:w="90" w:type="dxa"/>
            </w:tcMar>
          </w:tcPr>
          <w:p w14:paraId="15B24DD3" w14:textId="77777777" w:rsidR="00E01C3A" w:rsidRDefault="00CC3326">
            <w:r>
              <w:rPr>
                <w:sz w:val="20"/>
                <w:szCs w:val="20"/>
              </w:rPr>
              <w:t xml:space="preserve">746,7 </w:t>
            </w:r>
            <w:proofErr w:type="spellStart"/>
            <w:r>
              <w:rPr>
                <w:sz w:val="20"/>
                <w:szCs w:val="20"/>
              </w:rPr>
              <w:t>Wh</w:t>
            </w:r>
            <w:proofErr w:type="spellEnd"/>
            <w:r>
              <w:rPr>
                <w:sz w:val="20"/>
                <w:szCs w:val="20"/>
              </w:rPr>
              <w:t xml:space="preserve">; 8.213,3 </w:t>
            </w:r>
            <w:proofErr w:type="spellStart"/>
            <w:r>
              <w:rPr>
                <w:sz w:val="20"/>
                <w:szCs w:val="20"/>
              </w:rPr>
              <w:t>Wh</w:t>
            </w:r>
            <w:proofErr w:type="spellEnd"/>
          </w:p>
        </w:tc>
        <w:tc>
          <w:tcPr>
            <w:tcW w:w="3771" w:type="dxa"/>
            <w:tcMar>
              <w:top w:w="70" w:type="dxa"/>
              <w:left w:w="90" w:type="dxa"/>
              <w:bottom w:w="70" w:type="dxa"/>
              <w:right w:w="90" w:type="dxa"/>
            </w:tcMar>
          </w:tcPr>
          <w:p w14:paraId="74605E62" w14:textId="77777777" w:rsidR="00E01C3A" w:rsidRPr="00430DB3" w:rsidRDefault="00CC3326">
            <w:pPr>
              <w:rPr>
                <w:lang w:val="pt-BR"/>
              </w:rPr>
            </w:pPr>
            <w:r>
              <w:rPr>
                <w:sz w:val="20"/>
                <w:szCs w:val="20"/>
                <w:lang w:val="pt-BR"/>
              </w:rPr>
              <w:t>Linha de base; aderência de 58,0 %</w:t>
            </w:r>
          </w:p>
        </w:tc>
      </w:tr>
      <w:tr w:rsidR="00E01C3A" w:rsidRPr="00CE1B46" w14:paraId="751139B6" w14:textId="77777777">
        <w:tc>
          <w:tcPr>
            <w:tcW w:w="2600" w:type="dxa"/>
            <w:tcMar>
              <w:top w:w="70" w:type="dxa"/>
              <w:left w:w="90" w:type="dxa"/>
              <w:bottom w:w="70" w:type="dxa"/>
              <w:right w:w="90" w:type="dxa"/>
            </w:tcMar>
          </w:tcPr>
          <w:p w14:paraId="343634C3" w14:textId="77777777" w:rsidR="00E01C3A" w:rsidRPr="00430DB3" w:rsidRDefault="00CC3326">
            <w:pPr>
              <w:rPr>
                <w:lang w:val="pt-BR"/>
              </w:rPr>
            </w:pPr>
            <w:r w:rsidRPr="00430DB3">
              <w:rPr>
                <w:sz w:val="20"/>
                <w:szCs w:val="20"/>
                <w:lang w:val="pt-BR"/>
              </w:rPr>
              <w:t>Atenuação por horário fixo, das 0 h às 5 h</w:t>
            </w:r>
          </w:p>
        </w:tc>
        <w:tc>
          <w:tcPr>
            <w:tcW w:w="2700" w:type="dxa"/>
            <w:tcMar>
              <w:top w:w="70" w:type="dxa"/>
              <w:left w:w="90" w:type="dxa"/>
              <w:bottom w:w="70" w:type="dxa"/>
              <w:right w:w="90" w:type="dxa"/>
            </w:tcMar>
          </w:tcPr>
          <w:p w14:paraId="1E92DF3B" w14:textId="77777777" w:rsidR="00E01C3A" w:rsidRDefault="00CC3326">
            <w:r>
              <w:rPr>
                <w:sz w:val="20"/>
                <w:szCs w:val="20"/>
              </w:rPr>
              <w:t xml:space="preserve">530,0 </w:t>
            </w:r>
            <w:proofErr w:type="spellStart"/>
            <w:r>
              <w:rPr>
                <w:sz w:val="20"/>
                <w:szCs w:val="20"/>
              </w:rPr>
              <w:t>Wh</w:t>
            </w:r>
            <w:proofErr w:type="spellEnd"/>
            <w:r>
              <w:rPr>
                <w:sz w:val="20"/>
                <w:szCs w:val="20"/>
              </w:rPr>
              <w:t xml:space="preserve">; 5.830,0 </w:t>
            </w:r>
            <w:proofErr w:type="spellStart"/>
            <w:r>
              <w:rPr>
                <w:sz w:val="20"/>
                <w:szCs w:val="20"/>
              </w:rPr>
              <w:t>Wh</w:t>
            </w:r>
            <w:proofErr w:type="spellEnd"/>
          </w:p>
        </w:tc>
        <w:tc>
          <w:tcPr>
            <w:tcW w:w="3771" w:type="dxa"/>
            <w:tcMar>
              <w:top w:w="70" w:type="dxa"/>
              <w:left w:w="90" w:type="dxa"/>
              <w:bottom w:w="70" w:type="dxa"/>
              <w:right w:w="90" w:type="dxa"/>
            </w:tcMar>
          </w:tcPr>
          <w:p w14:paraId="038A8B5E" w14:textId="77777777" w:rsidR="00E01C3A" w:rsidRPr="00CE1B46" w:rsidRDefault="00CC3326">
            <w:r>
              <w:rPr>
                <w:sz w:val="20"/>
                <w:szCs w:val="20"/>
                <w:lang w:val="pt-BR"/>
              </w:rPr>
              <w:t>71,0 % do pleno; aderência de 72,2 %</w:t>
            </w:r>
          </w:p>
        </w:tc>
      </w:tr>
      <w:tr w:rsidR="00E01C3A" w:rsidRPr="00F96471" w14:paraId="52E7F8C8" w14:textId="77777777">
        <w:tc>
          <w:tcPr>
            <w:tcW w:w="2600" w:type="dxa"/>
            <w:tcMar>
              <w:top w:w="70" w:type="dxa"/>
              <w:left w:w="90" w:type="dxa"/>
              <w:bottom w:w="70" w:type="dxa"/>
              <w:right w:w="90" w:type="dxa"/>
            </w:tcMar>
          </w:tcPr>
          <w:p w14:paraId="30DFED89" w14:textId="77777777" w:rsidR="00E01C3A" w:rsidRPr="00430DB3" w:rsidRDefault="00CC3326">
            <w:pPr>
              <w:rPr>
                <w:lang w:val="pt-BR"/>
              </w:rPr>
            </w:pPr>
            <w:r w:rsidRPr="00430DB3">
              <w:rPr>
                <w:sz w:val="20"/>
                <w:szCs w:val="20"/>
                <w:lang w:val="pt-BR"/>
              </w:rPr>
              <w:t>Adaptativo, com previsão (modo em operação)</w:t>
            </w:r>
          </w:p>
        </w:tc>
        <w:tc>
          <w:tcPr>
            <w:tcW w:w="2700" w:type="dxa"/>
            <w:tcMar>
              <w:top w:w="70" w:type="dxa"/>
              <w:left w:w="90" w:type="dxa"/>
              <w:bottom w:w="70" w:type="dxa"/>
              <w:right w:w="90" w:type="dxa"/>
            </w:tcMar>
          </w:tcPr>
          <w:p w14:paraId="19A86256" w14:textId="77777777" w:rsidR="00E01C3A" w:rsidRDefault="00CC3326">
            <w:r>
              <w:rPr>
                <w:sz w:val="20"/>
                <w:szCs w:val="20"/>
              </w:rPr>
              <w:t xml:space="preserve">565,3 </w:t>
            </w:r>
            <w:proofErr w:type="spellStart"/>
            <w:r>
              <w:rPr>
                <w:sz w:val="20"/>
                <w:szCs w:val="20"/>
              </w:rPr>
              <w:t>Wh</w:t>
            </w:r>
            <w:proofErr w:type="spellEnd"/>
            <w:r>
              <w:rPr>
                <w:sz w:val="20"/>
                <w:szCs w:val="20"/>
              </w:rPr>
              <w:t xml:space="preserve">; 6.218,4 </w:t>
            </w:r>
            <w:proofErr w:type="spellStart"/>
            <w:r>
              <w:rPr>
                <w:sz w:val="20"/>
                <w:szCs w:val="20"/>
              </w:rPr>
              <w:t>Wh</w:t>
            </w:r>
            <w:proofErr w:type="spellEnd"/>
          </w:p>
        </w:tc>
        <w:tc>
          <w:tcPr>
            <w:tcW w:w="3771" w:type="dxa"/>
            <w:tcMar>
              <w:top w:w="70" w:type="dxa"/>
              <w:left w:w="90" w:type="dxa"/>
              <w:bottom w:w="70" w:type="dxa"/>
              <w:right w:w="90" w:type="dxa"/>
            </w:tcMar>
          </w:tcPr>
          <w:p w14:paraId="6BD12E3E" w14:textId="77777777" w:rsidR="00E01C3A" w:rsidRPr="00430DB3" w:rsidRDefault="00CC3326">
            <w:pPr>
              <w:rPr>
                <w:lang w:val="pt-BR"/>
              </w:rPr>
            </w:pPr>
            <w:r>
              <w:rPr>
                <w:sz w:val="20"/>
                <w:szCs w:val="20"/>
                <w:lang w:val="pt-BR"/>
              </w:rPr>
              <w:t>75,7 % do pleno e 106,7 % do horário fixo; aderência de 98,2 %</w:t>
            </w:r>
          </w:p>
        </w:tc>
      </w:tr>
      <w:tr w:rsidR="00E01C3A" w:rsidRPr="00F96471" w14:paraId="50FADFA3" w14:textId="77777777">
        <w:tc>
          <w:tcPr>
            <w:tcW w:w="2600" w:type="dxa"/>
            <w:tcMar>
              <w:top w:w="70" w:type="dxa"/>
              <w:left w:w="90" w:type="dxa"/>
              <w:bottom w:w="70" w:type="dxa"/>
              <w:right w:w="90" w:type="dxa"/>
            </w:tcMar>
          </w:tcPr>
          <w:p w14:paraId="283FFF07" w14:textId="77777777" w:rsidR="00E01C3A" w:rsidRDefault="00CC3326">
            <w:proofErr w:type="spellStart"/>
            <w:r>
              <w:rPr>
                <w:sz w:val="20"/>
                <w:szCs w:val="20"/>
              </w:rPr>
              <w:t>Adaptativo</w:t>
            </w:r>
            <w:proofErr w:type="spellEnd"/>
            <w:r>
              <w:rPr>
                <w:sz w:val="20"/>
                <w:szCs w:val="20"/>
              </w:rPr>
              <w:t xml:space="preserve">, </w:t>
            </w:r>
            <w:proofErr w:type="spellStart"/>
            <w:r>
              <w:rPr>
                <w:sz w:val="20"/>
                <w:szCs w:val="20"/>
              </w:rPr>
              <w:t>sem</w:t>
            </w:r>
            <w:proofErr w:type="spellEnd"/>
            <w:r>
              <w:rPr>
                <w:sz w:val="20"/>
                <w:szCs w:val="20"/>
              </w:rPr>
              <w:t xml:space="preserve"> </w:t>
            </w:r>
            <w:proofErr w:type="spellStart"/>
            <w:r>
              <w:rPr>
                <w:sz w:val="20"/>
                <w:szCs w:val="20"/>
              </w:rPr>
              <w:t>previsão</w:t>
            </w:r>
            <w:proofErr w:type="spellEnd"/>
          </w:p>
        </w:tc>
        <w:tc>
          <w:tcPr>
            <w:tcW w:w="2700" w:type="dxa"/>
            <w:tcMar>
              <w:top w:w="70" w:type="dxa"/>
              <w:left w:w="90" w:type="dxa"/>
              <w:bottom w:w="70" w:type="dxa"/>
              <w:right w:w="90" w:type="dxa"/>
            </w:tcMar>
          </w:tcPr>
          <w:p w14:paraId="3A277860" w14:textId="77777777" w:rsidR="00E01C3A" w:rsidRDefault="00CC3326">
            <w:r>
              <w:rPr>
                <w:sz w:val="20"/>
                <w:szCs w:val="20"/>
              </w:rPr>
              <w:t xml:space="preserve">556,7 </w:t>
            </w:r>
            <w:proofErr w:type="spellStart"/>
            <w:r>
              <w:rPr>
                <w:sz w:val="20"/>
                <w:szCs w:val="20"/>
              </w:rPr>
              <w:t>Wh</w:t>
            </w:r>
            <w:proofErr w:type="spellEnd"/>
            <w:r>
              <w:rPr>
                <w:sz w:val="20"/>
                <w:szCs w:val="20"/>
              </w:rPr>
              <w:t xml:space="preserve">; 6.123,8 </w:t>
            </w:r>
            <w:proofErr w:type="spellStart"/>
            <w:r>
              <w:rPr>
                <w:sz w:val="20"/>
                <w:szCs w:val="20"/>
              </w:rPr>
              <w:t>Wh</w:t>
            </w:r>
            <w:proofErr w:type="spellEnd"/>
          </w:p>
        </w:tc>
        <w:tc>
          <w:tcPr>
            <w:tcW w:w="3771" w:type="dxa"/>
            <w:tcMar>
              <w:top w:w="70" w:type="dxa"/>
              <w:left w:w="90" w:type="dxa"/>
              <w:bottom w:w="70" w:type="dxa"/>
              <w:right w:w="90" w:type="dxa"/>
            </w:tcMar>
          </w:tcPr>
          <w:p w14:paraId="1741C3A2" w14:textId="77777777" w:rsidR="00E01C3A" w:rsidRPr="00430DB3" w:rsidRDefault="00CC3326">
            <w:pPr>
              <w:rPr>
                <w:lang w:val="pt-BR"/>
              </w:rPr>
            </w:pPr>
            <w:r>
              <w:rPr>
                <w:sz w:val="20"/>
                <w:szCs w:val="20"/>
                <w:lang w:val="pt-BR"/>
              </w:rPr>
              <w:t>74,6 % do pleno e 105,0 % do horário fixo; aderência de 100 %</w:t>
            </w:r>
          </w:p>
        </w:tc>
      </w:tr>
      <w:tr w:rsidR="00E01C3A" w:rsidRPr="00F96471" w14:paraId="4DD2AFC1" w14:textId="77777777">
        <w:tc>
          <w:tcPr>
            <w:tcW w:w="2600" w:type="dxa"/>
            <w:tcMar>
              <w:top w:w="70" w:type="dxa"/>
              <w:left w:w="90" w:type="dxa"/>
              <w:bottom w:w="70" w:type="dxa"/>
              <w:right w:w="90" w:type="dxa"/>
            </w:tcMar>
          </w:tcPr>
          <w:p w14:paraId="43625C7D" w14:textId="77777777" w:rsidR="00E01C3A" w:rsidRPr="00430DB3" w:rsidRDefault="00CC3326">
            <w:pPr>
              <w:rPr>
                <w:lang w:val="pt-BR"/>
              </w:rPr>
            </w:pPr>
            <w:r w:rsidRPr="00430DB3">
              <w:rPr>
                <w:sz w:val="20"/>
                <w:szCs w:val="20"/>
                <w:lang w:val="pt-BR"/>
              </w:rPr>
              <w:t>Adaptativo, com tabela em degraus e previsão</w:t>
            </w:r>
          </w:p>
        </w:tc>
        <w:tc>
          <w:tcPr>
            <w:tcW w:w="2700" w:type="dxa"/>
            <w:tcMar>
              <w:top w:w="70" w:type="dxa"/>
              <w:left w:w="90" w:type="dxa"/>
              <w:bottom w:w="70" w:type="dxa"/>
              <w:right w:w="90" w:type="dxa"/>
            </w:tcMar>
          </w:tcPr>
          <w:p w14:paraId="2F82ECF2" w14:textId="77777777" w:rsidR="00E01C3A" w:rsidRDefault="00CC3326">
            <w:r>
              <w:rPr>
                <w:sz w:val="20"/>
                <w:szCs w:val="20"/>
              </w:rPr>
              <w:t xml:space="preserve">568,5 </w:t>
            </w:r>
            <w:proofErr w:type="spellStart"/>
            <w:r>
              <w:rPr>
                <w:sz w:val="20"/>
                <w:szCs w:val="20"/>
              </w:rPr>
              <w:t>Wh</w:t>
            </w:r>
            <w:proofErr w:type="spellEnd"/>
            <w:r>
              <w:rPr>
                <w:sz w:val="20"/>
                <w:szCs w:val="20"/>
              </w:rPr>
              <w:t xml:space="preserve">; 6.253,3 </w:t>
            </w:r>
            <w:proofErr w:type="spellStart"/>
            <w:r>
              <w:rPr>
                <w:sz w:val="20"/>
                <w:szCs w:val="20"/>
              </w:rPr>
              <w:t>Wh</w:t>
            </w:r>
            <w:proofErr w:type="spellEnd"/>
          </w:p>
        </w:tc>
        <w:tc>
          <w:tcPr>
            <w:tcW w:w="3771" w:type="dxa"/>
            <w:tcMar>
              <w:top w:w="70" w:type="dxa"/>
              <w:left w:w="90" w:type="dxa"/>
              <w:bottom w:w="70" w:type="dxa"/>
              <w:right w:w="90" w:type="dxa"/>
            </w:tcMar>
          </w:tcPr>
          <w:p w14:paraId="4CC8C8F8" w14:textId="77777777" w:rsidR="00E01C3A" w:rsidRPr="00430DB3" w:rsidRDefault="00CC3326">
            <w:pPr>
              <w:rPr>
                <w:lang w:val="pt-BR"/>
              </w:rPr>
            </w:pPr>
            <w:r>
              <w:rPr>
                <w:sz w:val="20"/>
                <w:szCs w:val="20"/>
                <w:lang w:val="pt-BR"/>
              </w:rPr>
              <w:t>76,1 % do pleno e 107,3 % do horário fixo; aderência de 100 %</w:t>
            </w:r>
          </w:p>
        </w:tc>
      </w:tr>
    </w:tbl>
    <w:p w14:paraId="26AD5AE7" w14:textId="77777777" w:rsidR="004A7735" w:rsidRPr="00430DB3" w:rsidRDefault="007F0308">
      <w:pPr>
        <w:spacing w:before="130" w:after="260"/>
        <w:rPr>
          <w:lang w:val="pt-BR"/>
        </w:rPr>
      </w:pPr>
      <w:r>
        <w:rPr>
          <w:sz w:val="20"/>
          <w:szCs w:val="20"/>
          <w:lang w:val="pt-BR"/>
        </w:rPr>
        <w:t>Fonte: Elaborado pelos autores (2026).</w:t>
      </w:r>
    </w:p>
    <w:p w14:paraId="638516F3" w14:textId="77777777" w:rsidR="004A7735" w:rsidRPr="00430DB3" w:rsidRDefault="007F0308">
      <w:pPr>
        <w:spacing w:after="120" w:line="360" w:lineRule="auto"/>
        <w:ind w:firstLine="709"/>
        <w:jc w:val="both"/>
        <w:rPr>
          <w:lang w:val="pt-BR"/>
        </w:rPr>
      </w:pPr>
      <w:r>
        <w:rPr>
          <w:lang w:val="pt-BR"/>
        </w:rPr>
        <w:t>A razão entre os regimes é idêntica nas duas potências, como previsto em 3.11. Na suíte, o regime adaptativo consome 24,3 % menos que o fluxo pleno e 6,7 % mais que o horário fixo, com aderência de 98,2 %, contra 72,2 % do horário fixo. Nas oito noites reais de Zurique da avaliação de 4.6, o regime adaptativo consome 62,4 % do fluxo pleno e 78,6 % do horário fixo. Os valores valem para os cenários avaliados e para a luminária de referência; não se afirma economia anual, em escala de parque, nem valor monetário.</w:t>
      </w:r>
    </w:p>
    <w:p w14:paraId="03CE499D" w14:textId="77777777" w:rsidR="004A7735" w:rsidRPr="00430DB3" w:rsidRDefault="007F0308">
      <w:pPr>
        <w:spacing w:after="120" w:line="360" w:lineRule="auto"/>
        <w:ind w:firstLine="709"/>
        <w:jc w:val="both"/>
        <w:rPr>
          <w:lang w:val="pt-BR"/>
        </w:rPr>
      </w:pPr>
      <w:r>
        <w:rPr>
          <w:lang w:val="pt-BR"/>
        </w:rPr>
        <w:t>Na bancada, a energia foi integrada sobre a trajetória da descida ao piso do ensaio de failsafe, registrada pelo nó: 64 passos em 5,25 min, convertidos em ciclo de trabalho pela tabela de calibração, com o segmento de fita de 6 cm, de potência plena de 0,86 W pela especificação de 14,4 W/m. A descida consumiu 37,7 mWh, 75,9 % do consumo no pleno da classe no mesmo intervalo, proporção próxima da obtida pela fórmula fechada de 3.11 para a rampa de P3 a P5, de 75 %. Não há, nesta sessão, estimativa derivada da iluminância medida: o nó só mede ao receber comando, e a rampa não é acompanhada de leituras; na sessão anterior, com leitura a cada passo, as duas estimativas divergiram 1,3 %.</w:t>
      </w:r>
    </w:p>
    <w:p w14:paraId="1BEABDA4" w14:textId="77777777" w:rsidR="001A5FD5" w:rsidRPr="00430DB3" w:rsidRDefault="002D2B91">
      <w:pPr>
        <w:pStyle w:val="Heading2"/>
        <w:spacing w:before="360" w:after="240" w:line="360" w:lineRule="auto"/>
        <w:rPr>
          <w:lang w:val="pt-BR"/>
        </w:rPr>
      </w:pPr>
      <w:bookmarkStart w:id="97" w:name="_Toc242567311"/>
      <w:r>
        <w:rPr>
          <w:lang w:val="pt-BR"/>
        </w:rPr>
        <w:t>4.6 Avaliação dos componentes de inteligência artificial</w:t>
      </w:r>
      <w:bookmarkEnd w:id="97"/>
    </w:p>
    <w:p w14:paraId="1779F97F" w14:textId="77777777" w:rsidR="001A5FD5" w:rsidRPr="00430DB3" w:rsidRDefault="002D2B91">
      <w:pPr>
        <w:spacing w:after="120" w:line="360" w:lineRule="auto"/>
        <w:ind w:firstLine="709"/>
        <w:jc w:val="both"/>
        <w:rPr>
          <w:lang w:val="pt-BR"/>
        </w:rPr>
      </w:pPr>
      <w:r>
        <w:rPr>
          <w:lang w:val="pt-BR"/>
        </w:rPr>
        <w:t xml:space="preserve">Apresentam-se os resultados da avaliação descrita em 3.9 e do experimento complementar de 3.6. Em todas as execuções, o número de violações do piso e da taxa foi zero. A Tabela 3 reúne o que se mediu ao retirar ou substituir cada </w:t>
      </w:r>
      <w:r>
        <w:rPr>
          <w:lang w:val="pt-BR"/>
        </w:rPr>
        <w:lastRenderedPageBreak/>
        <w:t>componente no sistema; onde há dois valores, o primeiro é o do componente e o segundo, o da alternativa.</w:t>
      </w:r>
    </w:p>
    <w:p w14:paraId="3D654A77" w14:textId="1E462B78" w:rsidR="001A5FD5" w:rsidRPr="00430DB3" w:rsidRDefault="002D2B91">
      <w:pPr>
        <w:keepNext/>
        <w:spacing w:before="260" w:after="130"/>
        <w:rPr>
          <w:lang w:val="pt-BR"/>
        </w:rPr>
      </w:pPr>
      <w:bookmarkStart w:id="98" w:name="_Toc242567242"/>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3</w:t>
      </w:r>
      <w:r w:rsidR="008D0833">
        <w:rPr>
          <w:sz w:val="20"/>
          <w:szCs w:val="20"/>
          <w:lang w:val="pt-BR"/>
        </w:rPr>
        <w:fldChar w:fldCharType="end"/>
      </w:r>
      <w:r>
        <w:rPr>
          <w:sz w:val="20"/>
          <w:szCs w:val="20"/>
          <w:lang w:val="pt-BR"/>
        </w:rPr>
        <w:t xml:space="preserve"> – Retirada e substituição dos componentes de inteligência artificial no sistema</w:t>
      </w:r>
      <w:bookmarkEnd w:id="9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14:paraId="7F6827EA" w14:textId="77777777">
        <w:trPr>
          <w:tblHeader/>
        </w:trPr>
        <w:tc>
          <w:tcPr>
            <w:tcW w:w="2600" w:type="dxa"/>
            <w:shd w:val="clear" w:color="auto" w:fill="EDEDED"/>
            <w:tcMar>
              <w:top w:w="70" w:type="dxa"/>
              <w:left w:w="90" w:type="dxa"/>
              <w:bottom w:w="70" w:type="dxa"/>
              <w:right w:w="90" w:type="dxa"/>
            </w:tcMar>
          </w:tcPr>
          <w:p w14:paraId="71E67C16" w14:textId="77777777" w:rsidR="00E01C3A" w:rsidRDefault="00CC3326">
            <w:proofErr w:type="spellStart"/>
            <w:r>
              <w:rPr>
                <w:b/>
                <w:bCs/>
                <w:sz w:val="20"/>
                <w:szCs w:val="20"/>
              </w:rPr>
              <w:t>Comparação</w:t>
            </w:r>
            <w:proofErr w:type="spellEnd"/>
          </w:p>
        </w:tc>
        <w:tc>
          <w:tcPr>
            <w:tcW w:w="2700" w:type="dxa"/>
            <w:shd w:val="clear" w:color="auto" w:fill="EDEDED"/>
            <w:tcMar>
              <w:top w:w="70" w:type="dxa"/>
              <w:left w:w="90" w:type="dxa"/>
              <w:bottom w:w="70" w:type="dxa"/>
              <w:right w:w="90" w:type="dxa"/>
            </w:tcMar>
          </w:tcPr>
          <w:p w14:paraId="3233556C" w14:textId="77777777" w:rsidR="00E01C3A" w:rsidRDefault="00CC3326">
            <w:proofErr w:type="spellStart"/>
            <w:r>
              <w:rPr>
                <w:b/>
                <w:bCs/>
                <w:sz w:val="20"/>
                <w:szCs w:val="20"/>
              </w:rPr>
              <w:t>Cenários</w:t>
            </w:r>
            <w:proofErr w:type="spellEnd"/>
          </w:p>
        </w:tc>
        <w:tc>
          <w:tcPr>
            <w:tcW w:w="3771" w:type="dxa"/>
            <w:shd w:val="clear" w:color="auto" w:fill="EDEDED"/>
            <w:tcMar>
              <w:top w:w="70" w:type="dxa"/>
              <w:left w:w="90" w:type="dxa"/>
              <w:bottom w:w="70" w:type="dxa"/>
              <w:right w:w="90" w:type="dxa"/>
            </w:tcMar>
          </w:tcPr>
          <w:p w14:paraId="7660ECC5" w14:textId="77777777" w:rsidR="00E01C3A" w:rsidRDefault="00CC3326">
            <w:proofErr w:type="spellStart"/>
            <w:r>
              <w:rPr>
                <w:b/>
                <w:bCs/>
                <w:sz w:val="20"/>
                <w:szCs w:val="20"/>
              </w:rPr>
              <w:t>Resultado</w:t>
            </w:r>
            <w:proofErr w:type="spellEnd"/>
          </w:p>
        </w:tc>
      </w:tr>
      <w:tr w:rsidR="00E01C3A" w:rsidRPr="00F96471" w14:paraId="30250F86" w14:textId="77777777">
        <w:tc>
          <w:tcPr>
            <w:tcW w:w="2600" w:type="dxa"/>
            <w:tcMar>
              <w:top w:w="70" w:type="dxa"/>
              <w:left w:w="90" w:type="dxa"/>
              <w:bottom w:w="70" w:type="dxa"/>
              <w:right w:w="90" w:type="dxa"/>
            </w:tcMar>
          </w:tcPr>
          <w:p w14:paraId="59D04101" w14:textId="77777777" w:rsidR="00E01C3A" w:rsidRPr="00430DB3" w:rsidRDefault="00CC3326">
            <w:pPr>
              <w:rPr>
                <w:lang w:val="pt-BR"/>
              </w:rPr>
            </w:pPr>
            <w:r w:rsidRPr="00430DB3">
              <w:rPr>
                <w:sz w:val="20"/>
                <w:szCs w:val="20"/>
                <w:lang w:val="pt-BR"/>
              </w:rPr>
              <w:t>Inferência por regras × programação por horário fixo</w:t>
            </w:r>
          </w:p>
        </w:tc>
        <w:tc>
          <w:tcPr>
            <w:tcW w:w="2700" w:type="dxa"/>
            <w:tcMar>
              <w:top w:w="70" w:type="dxa"/>
              <w:left w:w="90" w:type="dxa"/>
              <w:bottom w:w="70" w:type="dxa"/>
              <w:right w:w="90" w:type="dxa"/>
            </w:tcMar>
          </w:tcPr>
          <w:p w14:paraId="255AAD17" w14:textId="77777777" w:rsidR="00E01C3A" w:rsidRPr="00430DB3" w:rsidRDefault="00CC3326">
            <w:pPr>
              <w:rPr>
                <w:lang w:val="pt-BR"/>
              </w:rPr>
            </w:pPr>
            <w:r w:rsidRPr="00430DB3">
              <w:rPr>
                <w:sz w:val="20"/>
                <w:szCs w:val="20"/>
                <w:lang w:val="pt-BR"/>
              </w:rPr>
              <w:t>Suíte de cenários e oito noites reais</w:t>
            </w:r>
          </w:p>
        </w:tc>
        <w:tc>
          <w:tcPr>
            <w:tcW w:w="3771" w:type="dxa"/>
            <w:tcMar>
              <w:top w:w="70" w:type="dxa"/>
              <w:left w:w="90" w:type="dxa"/>
              <w:bottom w:w="70" w:type="dxa"/>
              <w:right w:w="90" w:type="dxa"/>
            </w:tcMar>
          </w:tcPr>
          <w:p w14:paraId="22AF0A26" w14:textId="77777777" w:rsidR="00E01C3A" w:rsidRPr="00430DB3" w:rsidRDefault="00CC3326">
            <w:pPr>
              <w:rPr>
                <w:lang w:val="pt-BR"/>
              </w:rPr>
            </w:pPr>
            <w:r>
              <w:rPr>
                <w:sz w:val="20"/>
                <w:szCs w:val="20"/>
                <w:lang w:val="pt-BR"/>
              </w:rPr>
              <w:t>Horário fixo abaixo do nível pedido em 349 min dos 625 min com exigência na suíte (343 deles por 2 lux ou mais) e em 87 min dos 1.935 min das noites reais (85 por 2 lux ou mais), com déficit médio de 3,7 lux e de 2,5 lux; sob ocorrência aberta, 30 min na classe mínima. Sistema adaptativo abaixo em 97 min e em 195 min, com déficit médio de 0,8 lux e nenhum minuto 2 lux abaixo. Energia do adaptativo: 106,7 % do horário fixo na suíte e 78,6 % nas noites reais</w:t>
            </w:r>
          </w:p>
        </w:tc>
      </w:tr>
      <w:tr w:rsidR="00E01C3A" w:rsidRPr="00CE1B46" w14:paraId="7A99C311" w14:textId="77777777">
        <w:tc>
          <w:tcPr>
            <w:tcW w:w="2600" w:type="dxa"/>
            <w:tcMar>
              <w:top w:w="70" w:type="dxa"/>
              <w:left w:w="90" w:type="dxa"/>
              <w:bottom w:w="70" w:type="dxa"/>
              <w:right w:w="90" w:type="dxa"/>
            </w:tcMar>
          </w:tcPr>
          <w:p w14:paraId="18D1589B" w14:textId="77777777" w:rsidR="00E01C3A" w:rsidRDefault="00CC3326">
            <w:proofErr w:type="spellStart"/>
            <w:r>
              <w:rPr>
                <w:sz w:val="20"/>
                <w:szCs w:val="20"/>
              </w:rPr>
              <w:t>Previsão</w:t>
            </w:r>
            <w:proofErr w:type="spellEnd"/>
            <w:r>
              <w:rPr>
                <w:sz w:val="20"/>
                <w:szCs w:val="20"/>
              </w:rPr>
              <w:t xml:space="preserve"> × modo </w:t>
            </w:r>
            <w:proofErr w:type="spellStart"/>
            <w:r>
              <w:rPr>
                <w:sz w:val="20"/>
                <w:szCs w:val="20"/>
              </w:rPr>
              <w:t>reativo</w:t>
            </w:r>
            <w:proofErr w:type="spellEnd"/>
          </w:p>
        </w:tc>
        <w:tc>
          <w:tcPr>
            <w:tcW w:w="2700" w:type="dxa"/>
            <w:tcMar>
              <w:top w:w="70" w:type="dxa"/>
              <w:left w:w="90" w:type="dxa"/>
              <w:bottom w:w="70" w:type="dxa"/>
              <w:right w:w="90" w:type="dxa"/>
            </w:tcMar>
          </w:tcPr>
          <w:p w14:paraId="3240EC61"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7FB9164F" w14:textId="77777777" w:rsidR="00E01C3A" w:rsidRPr="00CE1B46" w:rsidRDefault="00CC3326">
            <w:r>
              <w:rPr>
                <w:sz w:val="20"/>
                <w:szCs w:val="20"/>
                <w:lang w:val="pt-BR"/>
              </w:rPr>
              <w:t>Energia de 62,4 % e 61,2 % do pleno; janela de baixa demanda em transição de 27,9 % e 23,3 %; atraso médio até a classe mínima de 45,9 min e 44,9 min. Acerto da contenção de 70,7 %, contra 7,8 % de reter sempre</w:t>
            </w:r>
          </w:p>
        </w:tc>
      </w:tr>
      <w:tr w:rsidR="00E01C3A" w:rsidRPr="00F96471" w14:paraId="1D01706F" w14:textId="77777777">
        <w:tc>
          <w:tcPr>
            <w:tcW w:w="2600" w:type="dxa"/>
            <w:tcMar>
              <w:top w:w="70" w:type="dxa"/>
              <w:left w:w="90" w:type="dxa"/>
              <w:bottom w:w="70" w:type="dxa"/>
              <w:right w:w="90" w:type="dxa"/>
            </w:tcMar>
          </w:tcPr>
          <w:p w14:paraId="77DD5271" w14:textId="77777777" w:rsidR="00E01C3A" w:rsidRPr="00430DB3" w:rsidRDefault="00CC3326">
            <w:pPr>
              <w:rPr>
                <w:lang w:val="pt-BR"/>
              </w:rPr>
            </w:pPr>
            <w:r w:rsidRPr="00430DB3">
              <w:rPr>
                <w:sz w:val="20"/>
                <w:szCs w:val="20"/>
                <w:lang w:val="pt-BR"/>
              </w:rPr>
              <w:t>Previsão × modo reativo, com falha de contagem</w:t>
            </w:r>
          </w:p>
        </w:tc>
        <w:tc>
          <w:tcPr>
            <w:tcW w:w="2700" w:type="dxa"/>
            <w:tcMar>
              <w:top w:w="70" w:type="dxa"/>
              <w:left w:w="90" w:type="dxa"/>
              <w:bottom w:w="70" w:type="dxa"/>
              <w:right w:w="90" w:type="dxa"/>
            </w:tcMar>
          </w:tcPr>
          <w:p w14:paraId="00B0AF38" w14:textId="77777777" w:rsidR="00E01C3A" w:rsidRPr="00430DB3" w:rsidRDefault="00CC3326">
            <w:pPr>
              <w:rPr>
                <w:lang w:val="pt-BR"/>
              </w:rPr>
            </w:pPr>
            <w:r w:rsidRPr="00430DB3">
              <w:rPr>
                <w:sz w:val="20"/>
                <w:szCs w:val="20"/>
                <w:lang w:val="pt-BR"/>
              </w:rPr>
              <w:t>Pares com a contagem em zero por 2 h</w:t>
            </w:r>
          </w:p>
        </w:tc>
        <w:tc>
          <w:tcPr>
            <w:tcW w:w="3771" w:type="dxa"/>
            <w:tcMar>
              <w:top w:w="70" w:type="dxa"/>
              <w:left w:w="90" w:type="dxa"/>
              <w:bottom w:w="70" w:type="dxa"/>
              <w:right w:w="90" w:type="dxa"/>
            </w:tcMar>
          </w:tcPr>
          <w:p w14:paraId="153E95B1" w14:textId="77777777" w:rsidR="00E01C3A" w:rsidRPr="00430DB3" w:rsidRDefault="00CC3326">
            <w:pPr>
              <w:rPr>
                <w:lang w:val="pt-BR"/>
              </w:rPr>
            </w:pPr>
            <w:r>
              <w:rPr>
                <w:sz w:val="20"/>
                <w:szCs w:val="20"/>
                <w:lang w:val="pt-BR"/>
              </w:rPr>
              <w:t>Início da noite: luz perdida média de 0,318 e 0,343 do pleno, ao custo de 2,3 Wh na luminária de referência quando a via está de fato vazia. Madrugada: 0,184 e 0,191, com 104,7 min e 118,2 min na classe mínima indevidamente</w:t>
            </w:r>
          </w:p>
        </w:tc>
      </w:tr>
      <w:tr w:rsidR="00E01C3A" w:rsidRPr="00F96471" w14:paraId="742944FD" w14:textId="77777777">
        <w:tc>
          <w:tcPr>
            <w:tcW w:w="2600" w:type="dxa"/>
            <w:tcMar>
              <w:top w:w="70" w:type="dxa"/>
              <w:left w:w="90" w:type="dxa"/>
              <w:bottom w:w="70" w:type="dxa"/>
              <w:right w:w="90" w:type="dxa"/>
            </w:tcMar>
          </w:tcPr>
          <w:p w14:paraId="5B431C17" w14:textId="77777777" w:rsidR="00E01C3A" w:rsidRDefault="00CC3326">
            <w:r>
              <w:rPr>
                <w:sz w:val="20"/>
                <w:szCs w:val="20"/>
              </w:rPr>
              <w:t xml:space="preserve">Modelo </w:t>
            </w:r>
            <w:proofErr w:type="spellStart"/>
            <w:r>
              <w:rPr>
                <w:sz w:val="20"/>
                <w:szCs w:val="20"/>
              </w:rPr>
              <w:t>treinado</w:t>
            </w:r>
            <w:proofErr w:type="spellEnd"/>
            <w:r>
              <w:rPr>
                <w:sz w:val="20"/>
                <w:szCs w:val="20"/>
              </w:rPr>
              <w:t xml:space="preserve"> × </w:t>
            </w:r>
            <w:proofErr w:type="spellStart"/>
            <w:r>
              <w:rPr>
                <w:sz w:val="20"/>
                <w:szCs w:val="20"/>
              </w:rPr>
              <w:t>média</w:t>
            </w:r>
            <w:proofErr w:type="spellEnd"/>
            <w:r>
              <w:rPr>
                <w:sz w:val="20"/>
                <w:szCs w:val="20"/>
              </w:rPr>
              <w:t xml:space="preserve"> </w:t>
            </w:r>
            <w:proofErr w:type="spellStart"/>
            <w:r>
              <w:rPr>
                <w:sz w:val="20"/>
                <w:szCs w:val="20"/>
              </w:rPr>
              <w:t>sazonal</w:t>
            </w:r>
            <w:proofErr w:type="spellEnd"/>
          </w:p>
        </w:tc>
        <w:tc>
          <w:tcPr>
            <w:tcW w:w="2700" w:type="dxa"/>
            <w:tcMar>
              <w:top w:w="70" w:type="dxa"/>
              <w:left w:w="90" w:type="dxa"/>
              <w:bottom w:w="70" w:type="dxa"/>
              <w:right w:w="90" w:type="dxa"/>
            </w:tcMar>
          </w:tcPr>
          <w:p w14:paraId="389984AC" w14:textId="77777777" w:rsidR="00E01C3A" w:rsidRPr="00430DB3" w:rsidRDefault="00CC3326">
            <w:pPr>
              <w:rPr>
                <w:lang w:val="pt-BR"/>
              </w:rPr>
            </w:pPr>
            <w:r w:rsidRPr="00430DB3">
              <w:rPr>
                <w:sz w:val="20"/>
                <w:szCs w:val="20"/>
                <w:lang w:val="pt-BR"/>
              </w:rPr>
              <w:t>Oito noites reais e pares com falha de contagem</w:t>
            </w:r>
          </w:p>
        </w:tc>
        <w:tc>
          <w:tcPr>
            <w:tcW w:w="3771" w:type="dxa"/>
            <w:tcMar>
              <w:top w:w="70" w:type="dxa"/>
              <w:left w:w="90" w:type="dxa"/>
              <w:bottom w:w="70" w:type="dxa"/>
              <w:right w:w="90" w:type="dxa"/>
            </w:tcMar>
          </w:tcPr>
          <w:p w14:paraId="74838243" w14:textId="77777777" w:rsidR="00E01C3A" w:rsidRPr="00430DB3" w:rsidRDefault="00CC3326">
            <w:pPr>
              <w:rPr>
                <w:lang w:val="pt-BR"/>
              </w:rPr>
            </w:pPr>
            <w:r>
              <w:rPr>
                <w:sz w:val="20"/>
                <w:szCs w:val="20"/>
                <w:lang w:val="pt-BR"/>
              </w:rPr>
              <w:t>Energia de 78,6 % e 79,9 % do horário fixo; abaixo do nível pedido, com margem de 0,02, 195 min e 150 min, nenhum deles 2 lux abaixo; janela em transição de 27,9 % e 31,8 %; acerto da contenção de 70,7 % e 62,4 %. Com falha de contagem, luz perdida de 0,318 e 0,109 no início da noite e de 0,184 e zero na madrugada; nesses pares o histórico sintético repete a semana, e a média sazonal acerta por construção</w:t>
            </w:r>
          </w:p>
        </w:tc>
      </w:tr>
      <w:tr w:rsidR="00E01C3A" w:rsidRPr="00F96471" w14:paraId="08D3D76F" w14:textId="77777777">
        <w:tc>
          <w:tcPr>
            <w:tcW w:w="2600" w:type="dxa"/>
            <w:tcMar>
              <w:top w:w="70" w:type="dxa"/>
              <w:left w:w="90" w:type="dxa"/>
              <w:bottom w:w="70" w:type="dxa"/>
              <w:right w:w="90" w:type="dxa"/>
            </w:tcMar>
          </w:tcPr>
          <w:p w14:paraId="6E489977"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7234584C" w14:textId="77777777" w:rsidR="00E01C3A" w:rsidRDefault="00CC3326">
            <w:proofErr w:type="spellStart"/>
            <w:r>
              <w:rPr>
                <w:sz w:val="20"/>
                <w:szCs w:val="20"/>
              </w:rPr>
              <w:t>Oito</w:t>
            </w:r>
            <w:proofErr w:type="spellEnd"/>
            <w:r>
              <w:rPr>
                <w:sz w:val="20"/>
                <w:szCs w:val="20"/>
              </w:rPr>
              <w:t xml:space="preserve"> </w:t>
            </w:r>
            <w:proofErr w:type="spellStart"/>
            <w:r>
              <w:rPr>
                <w:sz w:val="20"/>
                <w:szCs w:val="20"/>
              </w:rPr>
              <w:t>noites</w:t>
            </w:r>
            <w:proofErr w:type="spellEnd"/>
            <w:r>
              <w:rPr>
                <w:sz w:val="20"/>
                <w:szCs w:val="20"/>
              </w:rPr>
              <w:t xml:space="preserve"> reais</w:t>
            </w:r>
          </w:p>
        </w:tc>
        <w:tc>
          <w:tcPr>
            <w:tcW w:w="3771" w:type="dxa"/>
            <w:tcMar>
              <w:top w:w="70" w:type="dxa"/>
              <w:left w:w="90" w:type="dxa"/>
              <w:bottom w:w="70" w:type="dxa"/>
              <w:right w:w="90" w:type="dxa"/>
            </w:tcMar>
          </w:tcPr>
          <w:p w14:paraId="5D2C555E" w14:textId="77777777" w:rsidR="00E01C3A" w:rsidRPr="00430DB3" w:rsidRDefault="00CC3326">
            <w:pPr>
              <w:rPr>
                <w:lang w:val="pt-BR"/>
              </w:rPr>
            </w:pPr>
            <w:r>
              <w:rPr>
                <w:sz w:val="20"/>
                <w:szCs w:val="20"/>
                <w:lang w:val="pt-BR"/>
              </w:rPr>
              <w:t>Energia de 62,4 % e 62,7 % do pleno; variação total do nível de 10,27 e 8,63; inversões de sentido, 58 e 20; janela em transição de 27,9 % e 22,3 %</w:t>
            </w:r>
          </w:p>
        </w:tc>
      </w:tr>
      <w:tr w:rsidR="00E01C3A" w:rsidRPr="00F96471" w14:paraId="1E8011FC" w14:textId="77777777">
        <w:tc>
          <w:tcPr>
            <w:tcW w:w="2600" w:type="dxa"/>
            <w:tcMar>
              <w:top w:w="70" w:type="dxa"/>
              <w:left w:w="90" w:type="dxa"/>
              <w:bottom w:w="70" w:type="dxa"/>
              <w:right w:w="90" w:type="dxa"/>
            </w:tcMar>
          </w:tcPr>
          <w:p w14:paraId="41FC8076" w14:textId="77777777" w:rsidR="00E01C3A" w:rsidRPr="00430DB3" w:rsidRDefault="00CC3326">
            <w:pPr>
              <w:rPr>
                <w:lang w:val="pt-BR"/>
              </w:rPr>
            </w:pPr>
            <w:r w:rsidRPr="00430DB3">
              <w:rPr>
                <w:sz w:val="20"/>
                <w:szCs w:val="20"/>
                <w:lang w:val="pt-BR"/>
              </w:rPr>
              <w:t>Inferência nebulosa × tabela em degraus</w:t>
            </w:r>
          </w:p>
        </w:tc>
        <w:tc>
          <w:tcPr>
            <w:tcW w:w="2700" w:type="dxa"/>
            <w:tcMar>
              <w:top w:w="70" w:type="dxa"/>
              <w:left w:w="90" w:type="dxa"/>
              <w:bottom w:w="70" w:type="dxa"/>
              <w:right w:w="90" w:type="dxa"/>
            </w:tcMar>
          </w:tcPr>
          <w:p w14:paraId="0ED8FF1E" w14:textId="77777777" w:rsidR="00E01C3A" w:rsidRPr="00430DB3" w:rsidRDefault="00CC3326">
            <w:pPr>
              <w:rPr>
                <w:lang w:val="pt-BR"/>
              </w:rPr>
            </w:pPr>
            <w:r w:rsidRPr="00430DB3">
              <w:rPr>
                <w:sz w:val="20"/>
                <w:szCs w:val="20"/>
                <w:lang w:val="pt-BR"/>
              </w:rPr>
              <w:t>Seis cenários de ruído nos tercis</w:t>
            </w:r>
          </w:p>
        </w:tc>
        <w:tc>
          <w:tcPr>
            <w:tcW w:w="3771" w:type="dxa"/>
            <w:tcMar>
              <w:top w:w="70" w:type="dxa"/>
              <w:left w:w="90" w:type="dxa"/>
              <w:bottom w:w="70" w:type="dxa"/>
              <w:right w:w="90" w:type="dxa"/>
            </w:tcMar>
          </w:tcPr>
          <w:p w14:paraId="35BFE9FB" w14:textId="77777777" w:rsidR="00E01C3A" w:rsidRPr="00430DB3" w:rsidRDefault="00CC3326">
            <w:pPr>
              <w:rPr>
                <w:lang w:val="pt-BR"/>
              </w:rPr>
            </w:pPr>
            <w:r>
              <w:rPr>
                <w:sz w:val="20"/>
                <w:szCs w:val="20"/>
                <w:lang w:val="pt-BR"/>
              </w:rPr>
              <w:t>Variação total do nível de 17,4 e 19,6; subidas bruscas, 43 e 44; inversões de sentido, 140 e 86; energia de 79,3 % e 79,2 % do pleno</w:t>
            </w:r>
          </w:p>
        </w:tc>
      </w:tr>
      <w:tr w:rsidR="00E01C3A" w:rsidRPr="00F96471" w14:paraId="2DC0DE27" w14:textId="77777777">
        <w:tc>
          <w:tcPr>
            <w:tcW w:w="2600" w:type="dxa"/>
            <w:tcMar>
              <w:top w:w="70" w:type="dxa"/>
              <w:left w:w="90" w:type="dxa"/>
              <w:bottom w:w="70" w:type="dxa"/>
              <w:right w:w="90" w:type="dxa"/>
            </w:tcMar>
          </w:tcPr>
          <w:p w14:paraId="323EB52F" w14:textId="77777777" w:rsidR="00E01C3A" w:rsidRPr="00430DB3" w:rsidRDefault="00CC3326">
            <w:pPr>
              <w:rPr>
                <w:lang w:val="pt-BR"/>
              </w:rPr>
            </w:pPr>
            <w:r w:rsidRPr="00430DB3">
              <w:rPr>
                <w:sz w:val="20"/>
                <w:szCs w:val="20"/>
                <w:lang w:val="pt-BR"/>
              </w:rPr>
              <w:t>Inferência nebulosa × tabela em degraus × tabela com histerese de descida</w:t>
            </w:r>
          </w:p>
        </w:tc>
        <w:tc>
          <w:tcPr>
            <w:tcW w:w="2700" w:type="dxa"/>
            <w:tcMar>
              <w:top w:w="70" w:type="dxa"/>
              <w:left w:w="90" w:type="dxa"/>
              <w:bottom w:w="70" w:type="dxa"/>
              <w:right w:w="90" w:type="dxa"/>
            </w:tcMar>
          </w:tcPr>
          <w:p w14:paraId="2AB98E3D" w14:textId="77777777" w:rsidR="00E01C3A" w:rsidRPr="00430DB3" w:rsidRDefault="00CC3326">
            <w:pPr>
              <w:rPr>
                <w:lang w:val="pt-BR"/>
              </w:rPr>
            </w:pPr>
            <w:r w:rsidRPr="00430DB3">
              <w:rPr>
                <w:sz w:val="20"/>
                <w:szCs w:val="20"/>
                <w:lang w:val="pt-BR"/>
              </w:rPr>
              <w:t>Oito noites reais de Zurique, em 15 min, de sorteio próprio</w:t>
            </w:r>
          </w:p>
        </w:tc>
        <w:tc>
          <w:tcPr>
            <w:tcW w:w="3771" w:type="dxa"/>
            <w:tcMar>
              <w:top w:w="70" w:type="dxa"/>
              <w:left w:w="90" w:type="dxa"/>
              <w:bottom w:w="70" w:type="dxa"/>
              <w:right w:w="90" w:type="dxa"/>
            </w:tcMar>
          </w:tcPr>
          <w:p w14:paraId="2B927C8C" w14:textId="77777777" w:rsidR="00E01C3A" w:rsidRPr="00430DB3" w:rsidRDefault="00CC3326">
            <w:pPr>
              <w:rPr>
                <w:lang w:val="pt-BR"/>
              </w:rPr>
            </w:pPr>
            <w:r>
              <w:rPr>
                <w:sz w:val="20"/>
                <w:szCs w:val="20"/>
                <w:lang w:val="pt-BR"/>
              </w:rPr>
              <w:t xml:space="preserve">Mudanças perceptíveis de ao menos 6 %: 20, 13 e 9; de ao menos 15 %: 12, 13 e 9; inversões de sentido: 32, 21 e 13; energia de 63,4 %, 63,5 % e 65,4 % </w:t>
            </w:r>
            <w:r>
              <w:rPr>
                <w:sz w:val="20"/>
                <w:szCs w:val="20"/>
                <w:lang w:val="pt-BR"/>
              </w:rPr>
              <w:lastRenderedPageBreak/>
              <w:t>do pleno; nenhum minuto 2 lux abaixo do nível pedido nos três; atraso médio até a classe mínima de 48,0 min, 37,6 min e 25,7 min</w:t>
            </w:r>
          </w:p>
        </w:tc>
      </w:tr>
    </w:tbl>
    <w:p w14:paraId="5B174918" w14:textId="77777777" w:rsidR="001A5FD5" w:rsidRPr="00430DB3" w:rsidRDefault="002D2B91">
      <w:pPr>
        <w:spacing w:before="130" w:after="260"/>
        <w:rPr>
          <w:lang w:val="pt-BR"/>
        </w:rPr>
      </w:pPr>
      <w:r>
        <w:rPr>
          <w:sz w:val="20"/>
          <w:szCs w:val="20"/>
          <w:lang w:val="pt-BR"/>
        </w:rPr>
        <w:lastRenderedPageBreak/>
        <w:t>Fonte: Elaborado pelos autores (2026).</w:t>
      </w:r>
    </w:p>
    <w:p w14:paraId="275C1023" w14:textId="77777777" w:rsidR="001A5FD5" w:rsidRPr="00430DB3" w:rsidRDefault="002D2B91">
      <w:pPr>
        <w:spacing w:after="120" w:line="360" w:lineRule="auto"/>
        <w:ind w:firstLine="709"/>
        <w:jc w:val="both"/>
        <w:rPr>
          <w:lang w:val="pt-BR"/>
        </w:rPr>
      </w:pPr>
      <w:r>
        <w:rPr>
          <w:lang w:val="pt-BR"/>
        </w:rPr>
        <w:t>Pelas regras de leitura fixadas antes das execuções, as comparações da Tabela 3 resultam no seguinte. Com a programação por horário fixo no lugar da inferência por regras, a via ficou abaixo do nível pedido por centenas de minutos, inclusive sob ocorrência. Sem a previsão, a luz perdida com a contagem falhando no início da noite foi de 0,343 do pleno, contra 0,318 com ela, e de 0,191 contra 0,184 na madrugada. Pelo critério, o modelo treinado não é substituível pela média sazonal no sistema: quando retém o nível acima do modo reativo, acerta a saída da faixa baixa em 70,7 % dos casos, contra 62,4 % da média sazonal, e consome menos energia, com mais minutos ligeiramente abaixo do nível pedido, 195 contra 150, todos a menos de 2 lux. Pelo critério, a pertinência parcial é substituível: nos cenários de ruído, a inferência nebulosa inverteu o sentido mais vezes que a tabela, 140 contra 86, e, nas noites de 15 min, a tabela com histerese de descida teve menos mudanças perceptíveis que ela nos dois limiares, 9 contra 20 a 6 % e 9 contra 12 a 15 %, com a mesma ausência de minutos 2 lux abaixo. A 15 %, a inferência nebulosa teve uma mudança a menos que a tabela sem histerese, 12 contra 13, diferença abaixo da vantagem de 20 % exigida pelo critério.</w:t>
      </w:r>
    </w:p>
    <w:p w14:paraId="11E3D035" w14:textId="77777777" w:rsidR="001A5FD5" w:rsidRPr="00430DB3" w:rsidRDefault="002D2B91">
      <w:pPr>
        <w:spacing w:after="120" w:line="360" w:lineRule="auto"/>
        <w:ind w:firstLine="709"/>
        <w:jc w:val="both"/>
        <w:rPr>
          <w:lang w:val="pt-BR"/>
        </w:rPr>
      </w:pPr>
      <w:r>
        <w:rPr>
          <w:lang w:val="pt-BR"/>
        </w:rPr>
        <w:t>A Tabela 4 apresenta o experimento que motivou a troca da série (3.6), no período noturno do ano de teste, com protocolo e modelos próprios, anteriores ao modelo em operação. A melhor referência simples foi, nas duas resoluções, o valor do mesmo horário na semana anterior.</w:t>
      </w:r>
    </w:p>
    <w:p w14:paraId="6BB72B49" w14:textId="4A2180FE" w:rsidR="001A5FD5" w:rsidRPr="00430DB3" w:rsidRDefault="002D2B91">
      <w:pPr>
        <w:keepNext/>
        <w:spacing w:before="260" w:after="130"/>
        <w:rPr>
          <w:lang w:val="pt-BR"/>
        </w:rPr>
      </w:pPr>
      <w:bookmarkStart w:id="99" w:name="_Toc242567243"/>
      <w:r>
        <w:rPr>
          <w:sz w:val="20"/>
          <w:szCs w:val="20"/>
          <w:lang w:val="pt-BR"/>
        </w:rPr>
        <w:t xml:space="preserve">Tabela </w:t>
      </w:r>
      <w:r w:rsidR="008D0833">
        <w:rPr>
          <w:sz w:val="20"/>
          <w:szCs w:val="20"/>
          <w:lang w:val="pt-BR"/>
        </w:rPr>
        <w:fldChar w:fldCharType="begin"/>
      </w:r>
      <w:r w:rsidR="008D0833">
        <w:rPr>
          <w:sz w:val="20"/>
          <w:szCs w:val="20"/>
          <w:lang w:val="pt-BR"/>
        </w:rPr>
        <w:instrText xml:space="preserve"> SEQ Tabela \* ARABIC </w:instrText>
      </w:r>
      <w:r w:rsidR="008D0833">
        <w:rPr>
          <w:sz w:val="20"/>
          <w:szCs w:val="20"/>
          <w:lang w:val="pt-BR"/>
        </w:rPr>
        <w:fldChar w:fldCharType="separate"/>
      </w:r>
      <w:r w:rsidR="00F96471">
        <w:rPr>
          <w:noProof/>
          <w:sz w:val="20"/>
          <w:szCs w:val="20"/>
          <w:lang w:val="pt-BR"/>
        </w:rPr>
        <w:t>4</w:t>
      </w:r>
      <w:r w:rsidR="008D0833">
        <w:rPr>
          <w:sz w:val="20"/>
          <w:szCs w:val="20"/>
          <w:lang w:val="pt-BR"/>
        </w:rPr>
        <w:fldChar w:fldCharType="end"/>
      </w:r>
      <w:r>
        <w:rPr>
          <w:sz w:val="20"/>
          <w:szCs w:val="20"/>
          <w:lang w:val="pt-BR"/>
        </w:rPr>
        <w:t xml:space="preserve"> – Previsão com série de 15 min e com a mesma série somada por hora (Zurique, período noturno)</w:t>
      </w:r>
      <w:bookmarkEnd w:id="9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700"/>
        <w:gridCol w:w="3771"/>
      </w:tblGrid>
      <w:tr w:rsidR="00E01C3A" w:rsidRPr="00F96471" w14:paraId="00D677BF" w14:textId="77777777">
        <w:trPr>
          <w:tblHeader/>
        </w:trPr>
        <w:tc>
          <w:tcPr>
            <w:tcW w:w="2600" w:type="dxa"/>
            <w:shd w:val="clear" w:color="auto" w:fill="EDEDED"/>
            <w:tcMar>
              <w:top w:w="70" w:type="dxa"/>
              <w:left w:w="90" w:type="dxa"/>
              <w:bottom w:w="70" w:type="dxa"/>
              <w:right w:w="90" w:type="dxa"/>
            </w:tcMar>
          </w:tcPr>
          <w:p w14:paraId="6D048BE6" w14:textId="77777777" w:rsidR="00E01C3A" w:rsidRDefault="00CC3326">
            <w:proofErr w:type="spellStart"/>
            <w:r>
              <w:rPr>
                <w:b/>
                <w:bCs/>
                <w:sz w:val="20"/>
                <w:szCs w:val="20"/>
              </w:rPr>
              <w:t>Medida</w:t>
            </w:r>
            <w:proofErr w:type="spellEnd"/>
          </w:p>
        </w:tc>
        <w:tc>
          <w:tcPr>
            <w:tcW w:w="2700" w:type="dxa"/>
            <w:shd w:val="clear" w:color="auto" w:fill="EDEDED"/>
            <w:tcMar>
              <w:top w:w="70" w:type="dxa"/>
              <w:left w:w="90" w:type="dxa"/>
              <w:bottom w:w="70" w:type="dxa"/>
              <w:right w:w="90" w:type="dxa"/>
            </w:tcMar>
          </w:tcPr>
          <w:p w14:paraId="6277E479" w14:textId="77777777" w:rsidR="00E01C3A" w:rsidRPr="00430DB3" w:rsidRDefault="00CC3326">
            <w:pPr>
              <w:rPr>
                <w:lang w:val="pt-BR"/>
              </w:rPr>
            </w:pPr>
            <w:r w:rsidRPr="00430DB3">
              <w:rPr>
                <w:b/>
                <w:bCs/>
                <w:sz w:val="20"/>
                <w:szCs w:val="20"/>
                <w:lang w:val="pt-BR"/>
              </w:rPr>
              <w:t>15 min: modelo × melhor referência simples</w:t>
            </w:r>
          </w:p>
        </w:tc>
        <w:tc>
          <w:tcPr>
            <w:tcW w:w="3771" w:type="dxa"/>
            <w:shd w:val="clear" w:color="auto" w:fill="EDEDED"/>
            <w:tcMar>
              <w:top w:w="70" w:type="dxa"/>
              <w:left w:w="90" w:type="dxa"/>
              <w:bottom w:w="70" w:type="dxa"/>
              <w:right w:w="90" w:type="dxa"/>
            </w:tcMar>
          </w:tcPr>
          <w:p w14:paraId="2C84E1C8" w14:textId="77777777" w:rsidR="00E01C3A" w:rsidRPr="00430DB3" w:rsidRDefault="00CC3326">
            <w:pPr>
              <w:rPr>
                <w:lang w:val="pt-BR"/>
              </w:rPr>
            </w:pPr>
            <w:r w:rsidRPr="00430DB3">
              <w:rPr>
                <w:b/>
                <w:bCs/>
                <w:sz w:val="20"/>
                <w:szCs w:val="20"/>
                <w:lang w:val="pt-BR"/>
              </w:rPr>
              <w:t>1 hora: modelo × melhor referência simples</w:t>
            </w:r>
          </w:p>
        </w:tc>
      </w:tr>
      <w:tr w:rsidR="00E01C3A" w:rsidRPr="00CE1B46" w14:paraId="0728AAA0" w14:textId="77777777">
        <w:tc>
          <w:tcPr>
            <w:tcW w:w="2600" w:type="dxa"/>
            <w:tcMar>
              <w:top w:w="70" w:type="dxa"/>
              <w:left w:w="90" w:type="dxa"/>
              <w:bottom w:w="70" w:type="dxa"/>
              <w:right w:w="90" w:type="dxa"/>
            </w:tcMar>
          </w:tcPr>
          <w:p w14:paraId="3EBC95CE" w14:textId="77777777" w:rsidR="00E01C3A" w:rsidRDefault="00CC3326">
            <w:r>
              <w:rPr>
                <w:sz w:val="20"/>
                <w:szCs w:val="20"/>
              </w:rPr>
              <w:t xml:space="preserve">Erro </w:t>
            </w:r>
            <w:proofErr w:type="spellStart"/>
            <w:r>
              <w:rPr>
                <w:sz w:val="20"/>
                <w:szCs w:val="20"/>
              </w:rPr>
              <w:t>absoluto</w:t>
            </w:r>
            <w:proofErr w:type="spellEnd"/>
            <w:r>
              <w:rPr>
                <w:sz w:val="20"/>
                <w:szCs w:val="20"/>
              </w:rPr>
              <w:t xml:space="preserve"> </w:t>
            </w:r>
            <w:proofErr w:type="spellStart"/>
            <w:r>
              <w:rPr>
                <w:sz w:val="20"/>
                <w:szCs w:val="20"/>
              </w:rPr>
              <w:t>médio</w:t>
            </w:r>
            <w:proofErr w:type="spellEnd"/>
          </w:p>
        </w:tc>
        <w:tc>
          <w:tcPr>
            <w:tcW w:w="2700" w:type="dxa"/>
            <w:tcMar>
              <w:top w:w="70" w:type="dxa"/>
              <w:left w:w="90" w:type="dxa"/>
              <w:bottom w:w="70" w:type="dxa"/>
              <w:right w:w="90" w:type="dxa"/>
            </w:tcMar>
          </w:tcPr>
          <w:p w14:paraId="63CBDB3F" w14:textId="77777777" w:rsidR="00E01C3A" w:rsidRDefault="00CC3326">
            <w:r>
              <w:rPr>
                <w:sz w:val="20"/>
                <w:szCs w:val="20"/>
              </w:rPr>
              <w:t>0,023 × 0,035</w:t>
            </w:r>
          </w:p>
        </w:tc>
        <w:tc>
          <w:tcPr>
            <w:tcW w:w="3771" w:type="dxa"/>
            <w:tcMar>
              <w:top w:w="70" w:type="dxa"/>
              <w:left w:w="90" w:type="dxa"/>
              <w:bottom w:w="70" w:type="dxa"/>
              <w:right w:w="90" w:type="dxa"/>
            </w:tcMar>
          </w:tcPr>
          <w:p w14:paraId="1EA6FC45" w14:textId="77777777" w:rsidR="00E01C3A" w:rsidRPr="00CE1B46" w:rsidRDefault="00CC3326">
            <w:r>
              <w:rPr>
                <w:sz w:val="20"/>
                <w:szCs w:val="20"/>
                <w:lang w:val="pt-BR"/>
              </w:rPr>
              <w:t>0,028 × 0,035</w:t>
            </w:r>
          </w:p>
        </w:tc>
      </w:tr>
      <w:tr w:rsidR="00E01C3A" w:rsidRPr="00CE1B46" w14:paraId="5C4A9A11" w14:textId="77777777">
        <w:tc>
          <w:tcPr>
            <w:tcW w:w="2600" w:type="dxa"/>
            <w:tcMar>
              <w:top w:w="70" w:type="dxa"/>
              <w:left w:w="90" w:type="dxa"/>
              <w:bottom w:w="70" w:type="dxa"/>
              <w:right w:w="90" w:type="dxa"/>
            </w:tcMar>
          </w:tcPr>
          <w:p w14:paraId="3E268182" w14:textId="77777777" w:rsidR="00E01C3A" w:rsidRDefault="00CC3326">
            <w:proofErr w:type="spellStart"/>
            <w:r>
              <w:rPr>
                <w:sz w:val="20"/>
                <w:szCs w:val="20"/>
              </w:rPr>
              <w:t>Acerto</w:t>
            </w:r>
            <w:proofErr w:type="spellEnd"/>
            <w:r>
              <w:rPr>
                <w:sz w:val="20"/>
                <w:szCs w:val="20"/>
              </w:rPr>
              <w:t xml:space="preserve"> da </w:t>
            </w:r>
            <w:proofErr w:type="spellStart"/>
            <w:r>
              <w:rPr>
                <w:sz w:val="20"/>
                <w:szCs w:val="20"/>
              </w:rPr>
              <w:t>faixa</w:t>
            </w:r>
            <w:proofErr w:type="spellEnd"/>
          </w:p>
        </w:tc>
        <w:tc>
          <w:tcPr>
            <w:tcW w:w="2700" w:type="dxa"/>
            <w:tcMar>
              <w:top w:w="70" w:type="dxa"/>
              <w:left w:w="90" w:type="dxa"/>
              <w:bottom w:w="70" w:type="dxa"/>
              <w:right w:w="90" w:type="dxa"/>
            </w:tcMar>
          </w:tcPr>
          <w:p w14:paraId="664339B5" w14:textId="77777777" w:rsidR="00E01C3A" w:rsidRDefault="00CC3326">
            <w:r>
              <w:rPr>
                <w:sz w:val="20"/>
                <w:szCs w:val="20"/>
              </w:rPr>
              <w:t xml:space="preserve">91,4 % × 87,3 % (4,0 </w:t>
            </w:r>
            <w:proofErr w:type="spellStart"/>
            <w:r>
              <w:rPr>
                <w:sz w:val="20"/>
                <w:szCs w:val="20"/>
              </w:rPr>
              <w:t>pontos</w:t>
            </w:r>
            <w:proofErr w:type="spellEnd"/>
            <w:r>
              <w:rPr>
                <w:sz w:val="20"/>
                <w:szCs w:val="20"/>
              </w:rPr>
              <w:t xml:space="preserve"> </w:t>
            </w:r>
            <w:proofErr w:type="spellStart"/>
            <w:r>
              <w:rPr>
                <w:sz w:val="20"/>
                <w:szCs w:val="20"/>
              </w:rPr>
              <w:t>percentuais</w:t>
            </w:r>
            <w:proofErr w:type="spellEnd"/>
            <w:r>
              <w:rPr>
                <w:sz w:val="20"/>
                <w:szCs w:val="20"/>
              </w:rPr>
              <w:t xml:space="preserve">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3C09BAA8" w14:textId="77777777" w:rsidR="00E01C3A" w:rsidRPr="00CE1B46" w:rsidRDefault="00CC3326">
            <w:r>
              <w:rPr>
                <w:sz w:val="20"/>
                <w:szCs w:val="20"/>
                <w:lang w:val="pt-BR"/>
              </w:rPr>
              <w:t>89,6 % × 87,8 % (1,8 ponto percentual a mais)</w:t>
            </w:r>
          </w:p>
        </w:tc>
      </w:tr>
      <w:tr w:rsidR="00E01C3A" w:rsidRPr="00CE1B46" w14:paraId="5A2A4BA9" w14:textId="77777777">
        <w:tc>
          <w:tcPr>
            <w:tcW w:w="2600" w:type="dxa"/>
            <w:tcMar>
              <w:top w:w="70" w:type="dxa"/>
              <w:left w:w="90" w:type="dxa"/>
              <w:bottom w:w="70" w:type="dxa"/>
              <w:right w:w="90" w:type="dxa"/>
            </w:tcMar>
          </w:tcPr>
          <w:p w14:paraId="3505729E" w14:textId="77777777" w:rsidR="00E01C3A" w:rsidRPr="00430DB3" w:rsidRDefault="00CC3326">
            <w:pPr>
              <w:rPr>
                <w:lang w:val="pt-BR"/>
              </w:rPr>
            </w:pPr>
            <w:r w:rsidRPr="00430DB3">
              <w:rPr>
                <w:sz w:val="20"/>
                <w:szCs w:val="20"/>
                <w:lang w:val="pt-BR"/>
              </w:rPr>
              <w:t>Medida F1 da previsão de saída da faixa baixa</w:t>
            </w:r>
          </w:p>
        </w:tc>
        <w:tc>
          <w:tcPr>
            <w:tcW w:w="2700" w:type="dxa"/>
            <w:tcMar>
              <w:top w:w="70" w:type="dxa"/>
              <w:left w:w="90" w:type="dxa"/>
              <w:bottom w:w="70" w:type="dxa"/>
              <w:right w:w="90" w:type="dxa"/>
            </w:tcMar>
          </w:tcPr>
          <w:p w14:paraId="2D0AD537" w14:textId="77777777" w:rsidR="00E01C3A" w:rsidRDefault="00CC3326">
            <w:r>
              <w:rPr>
                <w:sz w:val="20"/>
                <w:szCs w:val="20"/>
              </w:rPr>
              <w:t xml:space="preserve">0,625 × 0,581 (0,044 a </w:t>
            </w:r>
            <w:proofErr w:type="spellStart"/>
            <w:r>
              <w:rPr>
                <w:sz w:val="20"/>
                <w:szCs w:val="20"/>
              </w:rPr>
              <w:t>mais</w:t>
            </w:r>
            <w:proofErr w:type="spellEnd"/>
            <w:r>
              <w:rPr>
                <w:sz w:val="20"/>
                <w:szCs w:val="20"/>
              </w:rPr>
              <w:t>)</w:t>
            </w:r>
          </w:p>
        </w:tc>
        <w:tc>
          <w:tcPr>
            <w:tcW w:w="3771" w:type="dxa"/>
            <w:tcMar>
              <w:top w:w="70" w:type="dxa"/>
              <w:left w:w="90" w:type="dxa"/>
              <w:bottom w:w="70" w:type="dxa"/>
              <w:right w:w="90" w:type="dxa"/>
            </w:tcMar>
          </w:tcPr>
          <w:p w14:paraId="13A27334" w14:textId="77777777" w:rsidR="00E01C3A" w:rsidRPr="00CE1B46" w:rsidRDefault="00CC3326">
            <w:r>
              <w:rPr>
                <w:sz w:val="20"/>
                <w:szCs w:val="20"/>
                <w:lang w:val="pt-BR"/>
              </w:rPr>
              <w:t>0,728 × 0,721 (0,007 a mais)</w:t>
            </w:r>
          </w:p>
        </w:tc>
      </w:tr>
      <w:tr w:rsidR="00E01C3A" w:rsidRPr="00CE1B46" w14:paraId="16466D70" w14:textId="77777777">
        <w:tc>
          <w:tcPr>
            <w:tcW w:w="2600" w:type="dxa"/>
            <w:tcMar>
              <w:top w:w="70" w:type="dxa"/>
              <w:left w:w="90" w:type="dxa"/>
              <w:bottom w:w="70" w:type="dxa"/>
              <w:right w:w="90" w:type="dxa"/>
            </w:tcMar>
          </w:tcPr>
          <w:p w14:paraId="23A56DF5" w14:textId="77777777" w:rsidR="00E01C3A" w:rsidRDefault="00CC3326">
            <w:proofErr w:type="spellStart"/>
            <w:r>
              <w:rPr>
                <w:sz w:val="20"/>
                <w:szCs w:val="20"/>
              </w:rPr>
              <w:t>Leitura</w:t>
            </w:r>
            <w:proofErr w:type="spellEnd"/>
            <w:r>
              <w:rPr>
                <w:sz w:val="20"/>
                <w:szCs w:val="20"/>
              </w:rPr>
              <w:t xml:space="preserve"> </w:t>
            </w:r>
            <w:proofErr w:type="spellStart"/>
            <w:r>
              <w:rPr>
                <w:sz w:val="20"/>
                <w:szCs w:val="20"/>
              </w:rPr>
              <w:t>pelo</w:t>
            </w:r>
            <w:proofErr w:type="spellEnd"/>
            <w:r>
              <w:rPr>
                <w:sz w:val="20"/>
                <w:szCs w:val="20"/>
              </w:rPr>
              <w:t xml:space="preserve"> </w:t>
            </w:r>
            <w:proofErr w:type="spellStart"/>
            <w:r>
              <w:rPr>
                <w:sz w:val="20"/>
                <w:szCs w:val="20"/>
              </w:rPr>
              <w:t>critério</w:t>
            </w:r>
            <w:proofErr w:type="spellEnd"/>
            <w:r>
              <w:rPr>
                <w:sz w:val="20"/>
                <w:szCs w:val="20"/>
              </w:rPr>
              <w:t xml:space="preserve"> </w:t>
            </w:r>
            <w:proofErr w:type="spellStart"/>
            <w:r>
              <w:rPr>
                <w:sz w:val="20"/>
                <w:szCs w:val="20"/>
              </w:rPr>
              <w:t>fixado</w:t>
            </w:r>
            <w:proofErr w:type="spellEnd"/>
          </w:p>
        </w:tc>
        <w:tc>
          <w:tcPr>
            <w:tcW w:w="2700" w:type="dxa"/>
            <w:tcMar>
              <w:top w:w="70" w:type="dxa"/>
              <w:left w:w="90" w:type="dxa"/>
              <w:bottom w:w="70" w:type="dxa"/>
              <w:right w:w="90" w:type="dxa"/>
            </w:tcMar>
          </w:tcPr>
          <w:p w14:paraId="1C78287F" w14:textId="77777777" w:rsidR="00E01C3A" w:rsidRDefault="00CC3326">
            <w:proofErr w:type="spellStart"/>
            <w:r>
              <w:rPr>
                <w:sz w:val="20"/>
                <w:szCs w:val="20"/>
              </w:rPr>
              <w:t>Não</w:t>
            </w:r>
            <w:proofErr w:type="spellEnd"/>
            <w:r>
              <w:rPr>
                <w:sz w:val="20"/>
                <w:szCs w:val="20"/>
              </w:rPr>
              <w:t xml:space="preserve"> </w:t>
            </w:r>
            <w:proofErr w:type="spellStart"/>
            <w:r>
              <w:rPr>
                <w:sz w:val="20"/>
                <w:szCs w:val="20"/>
              </w:rPr>
              <w:t>substituível</w:t>
            </w:r>
            <w:proofErr w:type="spellEnd"/>
          </w:p>
        </w:tc>
        <w:tc>
          <w:tcPr>
            <w:tcW w:w="3771" w:type="dxa"/>
            <w:tcMar>
              <w:top w:w="70" w:type="dxa"/>
              <w:left w:w="90" w:type="dxa"/>
              <w:bottom w:w="70" w:type="dxa"/>
              <w:right w:w="90" w:type="dxa"/>
            </w:tcMar>
          </w:tcPr>
          <w:p w14:paraId="48B65778" w14:textId="77777777" w:rsidR="00E01C3A" w:rsidRPr="00CE1B46" w:rsidRDefault="00CC3326">
            <w:r>
              <w:rPr>
                <w:sz w:val="20"/>
                <w:szCs w:val="20"/>
                <w:lang w:val="pt-BR"/>
              </w:rPr>
              <w:t>Substituível</w:t>
            </w:r>
          </w:p>
        </w:tc>
      </w:tr>
    </w:tbl>
    <w:p w14:paraId="26E1292C" w14:textId="77777777" w:rsidR="001A5FD5" w:rsidRDefault="002D2B91">
      <w:pPr>
        <w:spacing w:before="130" w:after="260"/>
      </w:pPr>
      <w:r>
        <w:rPr>
          <w:sz w:val="20"/>
          <w:szCs w:val="20"/>
          <w:lang w:val="pt-BR"/>
        </w:rPr>
        <w:lastRenderedPageBreak/>
        <w:t>Fonte: Elaborado pelos autores (2026).</w:t>
      </w:r>
    </w:p>
    <w:p w14:paraId="26F53B67" w14:textId="77777777" w:rsidR="001A5FD5" w:rsidRPr="00430DB3" w:rsidRDefault="002D2B91">
      <w:pPr>
        <w:spacing w:after="120" w:line="360" w:lineRule="auto"/>
        <w:ind w:firstLine="709"/>
        <w:jc w:val="both"/>
        <w:rPr>
          <w:lang w:val="pt-BR"/>
        </w:rPr>
      </w:pPr>
      <w:r>
        <w:rPr>
          <w:lang w:val="pt-BR"/>
        </w:rPr>
        <w:t>Três conferências posteriores ao protocolo, e por isso reportadas à parte, verificaram se o ganho em 15 min se sustenta. Por ponto, o modelo supera a melhor de cinco referências no acerto da faixa em 11 dos 12 pontos e na medida F1 em 8. Duas referências sem treino mais elaboradas — a semana anterior corrigida pela última hora e a média entre a semana anterior e a última hora — elevaram o melhor acerto de faixa simples a 87,8 %, e a vantagem do modelo ficou em 3,6 pontos percentuais; na resolução horária, a primeira delas superou o modelo na medida F1, com 0,776 contra 0,733. O intervalo de 95 % da diferença de acerto da faixa, obtido por reamostragem de dias, vai de 3,3 a 3,8 pontos percentuais em 15 min. O modelo erra a faixa em cerca de 9 % dos casos, e a melhor referência, em cerca de 13 %.</w:t>
      </w:r>
    </w:p>
    <w:p w14:paraId="28F49DA9" w14:textId="77777777" w:rsidR="00E01C3A" w:rsidRDefault="00CC3326">
      <w:pPr>
        <w:pStyle w:val="Heading1"/>
        <w:pageBreakBefore/>
        <w:spacing w:before="480" w:after="280" w:line="360" w:lineRule="auto"/>
        <w:rPr>
          <w:lang w:val="pt-BR"/>
        </w:rPr>
      </w:pPr>
      <w:bookmarkStart w:id="100" w:name="_Toc242567312"/>
      <w:r>
        <w:rPr>
          <w:lang w:val="pt-BR"/>
        </w:rPr>
        <w:lastRenderedPageBreak/>
        <w:t>5 ANÁLISE DOS RESULTADOS</w:t>
      </w:r>
      <w:bookmarkEnd w:id="100"/>
    </w:p>
    <w:p w14:paraId="4B511B8F" w14:textId="77777777" w:rsidR="00E01C3A" w:rsidRDefault="00CC3326">
      <w:pPr>
        <w:pStyle w:val="Heading2"/>
        <w:spacing w:before="360" w:after="240" w:line="360" w:lineRule="auto"/>
        <w:rPr>
          <w:lang w:val="pt-BR"/>
        </w:rPr>
      </w:pPr>
      <w:bookmarkStart w:id="101" w:name="_Toc242567313"/>
      <w:r>
        <w:rPr>
          <w:lang w:val="pt-BR"/>
        </w:rPr>
        <w:t>5.1 Avaliação das hipóteses</w:t>
      </w:r>
      <w:bookmarkEnd w:id="101"/>
    </w:p>
    <w:p w14:paraId="019B1B83" w14:textId="77777777" w:rsidR="00E01C3A" w:rsidRDefault="00CC3326">
      <w:pPr>
        <w:spacing w:after="120" w:line="360" w:lineRule="auto"/>
        <w:ind w:firstLine="709"/>
        <w:jc w:val="both"/>
        <w:rPr>
          <w:lang w:val="pt-BR"/>
        </w:rPr>
      </w:pPr>
      <w:r>
        <w:rPr>
          <w:lang w:val="pt-BR"/>
        </w:rPr>
        <w:t>A hipótese H1 é aceita, com ressalva. Sem recorrer à previsão, o regime adaptativo permaneceu dentro do envelope esperado em todos os passos da suíte, e, com a previsão, em 98,2 % deles, contra 58,0 % do fluxo pleno constante e 72,2 % do horário fixo (4.4). A ressalva é dupla. Os envelopes são largos nas transições e, onde não derivam da norma, refletem julgamento dos autores (3.9), de modo que a concordância mede coerência com esse julgamento, e não com um padrão externo. E a mesma base de regras, operada como tabela em degraus, alcança concordância equivalente (4.6): a hipótese confirma-se para a decisão por regras sobre variáveis urbanas, sem demonstrar que a pertinência parcial seja necessária a ela.</w:t>
      </w:r>
    </w:p>
    <w:p w14:paraId="367B2CE8" w14:textId="77777777" w:rsidR="00A13357" w:rsidRPr="002F1978" w:rsidRDefault="00285AB3">
      <w:pPr>
        <w:spacing w:after="120" w:line="360" w:lineRule="auto"/>
        <w:ind w:firstLine="709"/>
        <w:jc w:val="both"/>
        <w:rPr>
          <w:lang w:val="pt-BR"/>
        </w:rPr>
      </w:pPr>
      <w:r>
        <w:rPr>
          <w:lang w:val="pt-BR"/>
        </w:rPr>
        <w:t>A hipótese H2 é aceita. Em 667.200 passos verificados — a suíte de cenários nos quatro modos de execução e as execuções da avaliação dos componentes —, não houve violação do piso nem da taxa (4.2), e, na bancada, a descida ao piso respeitou a taxa e o vencimento da validade levou o nó ao pleno (4.3). A garantia é estrutural, por estar no caminho do comando, e não estatística; vale, porém, para o ambiente avaliado, em simulação e em bancada, e reparte-se entre a central, que verifica o piso, e o nó, que impõe a taxa.</w:t>
      </w:r>
    </w:p>
    <w:p w14:paraId="2E76A297" w14:textId="77777777" w:rsidR="00A13357" w:rsidRPr="002F1978" w:rsidRDefault="00285AB3">
      <w:pPr>
        <w:spacing w:after="120" w:line="360" w:lineRule="auto"/>
        <w:ind w:firstLine="709"/>
        <w:jc w:val="both"/>
        <w:rPr>
          <w:lang w:val="pt-BR"/>
        </w:rPr>
      </w:pPr>
      <w:r>
        <w:rPr>
          <w:lang w:val="pt-BR"/>
        </w:rPr>
        <w:t>A hipótese H3 é rejeitada. Nas oito noites reais, a fração da janela de baixa demanda consumida em transição foi de 27,9 % com a previsão e de 23,3 % no modo reativo (4.6): a antecipação não reduziu o tempo em transição, e o aumentou. A previsão mostrou utilidade de outra natureza — a de segunda evidência contra a contagem: quando retém o nível acima do modo reativo, acerta a saída da faixa baixa em 70,7 % dos casos, e reduz a luz perdida quando a contagem falha no início da noite.</w:t>
      </w:r>
    </w:p>
    <w:p w14:paraId="184845C9" w14:textId="77777777" w:rsidR="00E01C3A" w:rsidRDefault="00CC3326">
      <w:pPr>
        <w:pStyle w:val="Heading2"/>
        <w:spacing w:before="360" w:after="240" w:line="360" w:lineRule="auto"/>
        <w:rPr>
          <w:lang w:val="pt-BR"/>
        </w:rPr>
      </w:pPr>
      <w:bookmarkStart w:id="102" w:name="_Toc242567314"/>
      <w:r>
        <w:rPr>
          <w:lang w:val="pt-BR"/>
        </w:rPr>
        <w:t>5.2 Discussão dos resultados e comparação com a literatura</w:t>
      </w:r>
      <w:bookmarkEnd w:id="102"/>
    </w:p>
    <w:p w14:paraId="27A9FC13" w14:textId="77777777" w:rsidR="00E01C3A" w:rsidRDefault="00CC3326">
      <w:pPr>
        <w:spacing w:after="120" w:line="360" w:lineRule="auto"/>
        <w:ind w:firstLine="709"/>
        <w:jc w:val="both"/>
        <w:rPr>
          <w:lang w:val="pt-BR"/>
        </w:rPr>
      </w:pPr>
      <w:r>
        <w:rPr>
          <w:lang w:val="pt-BR"/>
        </w:rPr>
        <w:t xml:space="preserve">Quatro padrões atravessam os resultados. O primeiro é a estabilidade do invariante de segurança: em nenhuma das execuções, em nenhum modo e em nenhum cenário adversarial, o nível do nó violou o piso ou a taxa, o que é coerente </w:t>
      </w:r>
      <w:r>
        <w:rPr>
          <w:lang w:val="pt-BR"/>
        </w:rPr>
        <w:lastRenderedPageBreak/>
        <w:t>com a natureza da garantia, que não depende da qualidade da inferência nem da previsão.</w:t>
      </w:r>
    </w:p>
    <w:p w14:paraId="3F382664" w14:textId="77777777" w:rsidR="00A13357" w:rsidRPr="002F1978" w:rsidRDefault="00285AB3">
      <w:pPr>
        <w:spacing w:after="120" w:line="360" w:lineRule="auto"/>
        <w:ind w:firstLine="709"/>
        <w:jc w:val="both"/>
        <w:rPr>
          <w:lang w:val="pt-BR"/>
        </w:rPr>
      </w:pPr>
      <w:r>
        <w:rPr>
          <w:lang w:val="pt-BR"/>
        </w:rPr>
        <w:t>O segundo é que o regime adaptativo troca energia por luz onde ela é exigida. Na suíte, consome 24,3 % menos que o fluxo pleno, mas 6,7 % mais que o horário fixo; em compensação, permanece no envelope em 98,2 % dos passos, contra 72,2 % do horário fixo, e nunca deixa a via 2 lux ou mais abaixo do nível pedido, enquanto o horário fixo o faz por centenas de minutos, inclusive sob ocorrência (4.5 e 4.6). Nas noites reais, em que a circulação acompanha o padrão de uma via real e não cenários concebidos para exigir resposta, o regime adaptativo consome 78,6 % do horário fixo. A economia sobre a programação horária, portanto, depende do padrão de uso da via; a vantagem em luz adequada, não.</w:t>
      </w:r>
    </w:p>
    <w:p w14:paraId="68259AB9" w14:textId="77777777" w:rsidR="00A13357" w:rsidRPr="002F1978" w:rsidRDefault="00285AB3">
      <w:pPr>
        <w:spacing w:after="120" w:line="360" w:lineRule="auto"/>
        <w:ind w:firstLine="709"/>
        <w:jc w:val="both"/>
        <w:rPr>
          <w:lang w:val="pt-BR"/>
        </w:rPr>
      </w:pPr>
      <w:r>
        <w:rPr>
          <w:lang w:val="pt-BR"/>
        </w:rPr>
        <w:t>O terceiro é que o desempenho decorre das regras, e não da pertinência parcial. A tabela em degraus iguala a inferência nebulosa em energia e, com histerese de descida, produz menos mudanças perceptíveis de nível (4.6). O quarto é que a previsão só se distingue das referências simples com dado de resolução fina: com a série de 15 min, supera a melhor delas em 4,0 pontos percentuais no acerto da faixa; somada por hora, não (Tabela 4).</w:t>
      </w:r>
    </w:p>
    <w:p w14:paraId="05ADA798" w14:textId="77777777" w:rsidR="00A13357" w:rsidRPr="002F1978" w:rsidRDefault="00285AB3">
      <w:pPr>
        <w:spacing w:after="120" w:line="360" w:lineRule="auto"/>
        <w:ind w:firstLine="709"/>
        <w:jc w:val="both"/>
        <w:rPr>
          <w:lang w:val="pt-BR"/>
        </w:rPr>
      </w:pPr>
      <w:r>
        <w:rPr>
          <w:lang w:val="pt-BR"/>
        </w:rPr>
        <w:t>Quatro anomalias foram registradas. Nos dois cenários de madrugada, o nível ficou 0,006 acima do máximo do envelope por 5 min e por 15 min, efeito da rampa da faixa baixa com via vazia, e não de falha da decisão (4.4). A primeira execução da medição de latência foi interrompida porque uma ocorrência encerrada por prazo manteve o alvo no pleno, comportamento previsto e declarado em 5.3 (4.3). O nó reiniciado permanece no pleno por até cerca de 10 min, até receber comando, o que é seguro, mas atrasa a atenuação (4.3). E a hipótese H3 teve resultado contrário ao esperado, como discutido em 5.1.</w:t>
      </w:r>
    </w:p>
    <w:p w14:paraId="72031369" w14:textId="77777777" w:rsidR="00A13357" w:rsidRPr="002F1978" w:rsidRDefault="00285AB3">
      <w:pPr>
        <w:spacing w:after="120" w:line="360" w:lineRule="auto"/>
        <w:ind w:firstLine="709"/>
        <w:jc w:val="both"/>
        <w:rPr>
          <w:lang w:val="pt-BR"/>
        </w:rPr>
      </w:pPr>
      <w:r>
        <w:rPr>
          <w:lang w:val="pt-BR"/>
        </w:rPr>
        <w:t xml:space="preserve">Em relação à literatura, os resultados convergem com o relato de implantação de Pasolini et al. (2024), em que regras fixas, sem inferência nebulosa nem aprendizado de máquina, comutam as classes de iluminação em parques reais: aqui também a tabela em degraus substituiu a pertinência parcial. A economia obtida sobre o fluxo pleno, de 24,3 % na suíte e de 37,6 % nas noites reais, é da mesma ordem da estimada por Buyukkinaci et al. (2019) para via de Istambul, de cerca de 40 %, com a ressalva de que aquele estudo trata de vias veiculares e de outra norma. O custo em luz da atenuação por horário fixo é o que se esperaria de parques telegeridos que </w:t>
      </w:r>
      <w:r>
        <w:rPr>
          <w:lang w:val="pt-BR"/>
        </w:rPr>
        <w:lastRenderedPageBreak/>
        <w:t>operam por calendário, como o de Sheffield (DIZON; PRANGGONO, 2022). A equivalência entre a inferência nebulosa e a tabela é coerente com a observação de que a interpretabilidade não decorre da simples adoção de modelo nebuloso (PICKERING; COHEN; DE BAETS, 2026; RUDIN, 2019). Diante do trabalho mais próximo (NOGUEIRA, 2024), a diferença confirmada é de premissa: a decisão foi comandada por dado que o município já produz, e não por sensoriamento próprio a implantar. O arranjo que a revisão não localizou (2.9) — dado de plataforma existente, decisão, verificação normativa e atuação — foi demonstrado de ponta a ponta, em bancada e com dados emulados.</w:t>
      </w:r>
    </w:p>
    <w:p w14:paraId="7B0C8EE3" w14:textId="77777777" w:rsidR="00E01C3A" w:rsidRDefault="00CC3326">
      <w:pPr>
        <w:pStyle w:val="Heading2"/>
        <w:spacing w:before="360" w:after="240" w:line="360" w:lineRule="auto"/>
        <w:rPr>
          <w:lang w:val="pt-BR"/>
        </w:rPr>
      </w:pPr>
      <w:bookmarkStart w:id="103" w:name="_Toc242567315"/>
      <w:r>
        <w:rPr>
          <w:lang w:val="pt-BR"/>
        </w:rPr>
        <w:t>5.3 Exatidão, confiabilidade e limitações</w:t>
      </w:r>
      <w:bookmarkEnd w:id="103"/>
    </w:p>
    <w:p w14:paraId="2BD2A276" w14:textId="77777777" w:rsidR="00E01C3A" w:rsidRDefault="00CC3326">
      <w:pPr>
        <w:spacing w:after="120" w:line="360" w:lineRule="auto"/>
        <w:ind w:firstLine="709"/>
        <w:jc w:val="both"/>
        <w:rPr>
          <w:lang w:val="pt-BR"/>
        </w:rPr>
      </w:pPr>
      <w:r>
        <w:rPr>
          <w:lang w:val="pt-BR"/>
        </w:rPr>
        <w:t>As limitações a seguir incidem de modo desigual sobre os resultados do Capítulo 4. O invariante de segurança (4.2) não depende de nenhuma delas: seu critério é integralmente normativo e foi verificado em todas as decisões. A concordância com o envelope (4.4) e o déficit em relação ao nível pedido (4.6) dependem de critérios dos autores — os envelopes e a associação dos tercis às classes. A estimativa de energia (4.5) depende da hipótese de proporcionalidade e da luminária de referência. Os resultados da previsão (4.1 e 4.6) dependem de série de outra cidade. E os de bancada (4.3) valem para o arranjo em escala reduzida.</w:t>
      </w:r>
    </w:p>
    <w:p w14:paraId="4AAF566B" w14:textId="77777777" w:rsidR="006B1E66" w:rsidRPr="000F5B8B" w:rsidRDefault="00CC3326">
      <w:pPr>
        <w:spacing w:after="240" w:line="360" w:lineRule="auto"/>
        <w:ind w:firstLine="709"/>
        <w:jc w:val="both"/>
        <w:rPr>
          <w:lang w:val="pt-BR"/>
        </w:rPr>
      </w:pPr>
      <w:r>
        <w:rPr>
          <w:lang w:val="pt-BR"/>
        </w:rPr>
        <w:t>Os resultados devem ser interpretados à luz das seguintes limitações, decorrentes de restrições de escopo assumidas deliberadamente.</w:t>
      </w:r>
    </w:p>
    <w:p w14:paraId="439320A3" w14:textId="77777777" w:rsidR="006B1E66" w:rsidRPr="000F5B8B" w:rsidRDefault="00CC3326">
      <w:pPr>
        <w:pStyle w:val="ListParagraph"/>
        <w:numPr>
          <w:ilvl w:val="0"/>
          <w:numId w:val="2"/>
        </w:numPr>
        <w:spacing w:after="120" w:line="360" w:lineRule="auto"/>
        <w:jc w:val="both"/>
        <w:rPr>
          <w:lang w:val="pt-BR"/>
        </w:rPr>
      </w:pPr>
      <w:r>
        <w:rPr>
          <w:lang w:val="pt-BR"/>
        </w:rPr>
        <w:t>Não há integração efetiva com o Smart Sampa nem com o sistema de telegestão da concessionária, pela razão e nos termos delimitados em 3.5.</w:t>
      </w:r>
    </w:p>
    <w:p w14:paraId="7E57D7EA" w14:textId="77777777" w:rsidR="00A13357" w:rsidRPr="002F1978" w:rsidRDefault="00285AB3">
      <w:pPr>
        <w:pStyle w:val="ListParagraph"/>
        <w:numPr>
          <w:ilvl w:val="0"/>
          <w:numId w:val="2"/>
        </w:numPr>
        <w:spacing w:after="120" w:line="360" w:lineRule="auto"/>
        <w:jc w:val="both"/>
        <w:rPr>
          <w:lang w:val="pt-BR"/>
        </w:rPr>
      </w:pPr>
      <w:r>
        <w:rPr>
          <w:lang w:val="pt-BR"/>
        </w:rPr>
        <w:t>Os requisitos foram elicitados apenas de fontes documentais (3.12.1), sem entrevista nem validação junto ao município, à concessionária ou ao operador da plataforma de monitoramento: expressam o que os documentos oficiais exigem, e não o que esses operadores confirmariam.</w:t>
      </w:r>
    </w:p>
    <w:p w14:paraId="0B032FE3" w14:textId="77777777" w:rsidR="006B1E66" w:rsidRPr="000F5B8B" w:rsidRDefault="00CC3326">
      <w:pPr>
        <w:pStyle w:val="ListParagraph"/>
        <w:numPr>
          <w:ilvl w:val="0"/>
          <w:numId w:val="2"/>
        </w:numPr>
        <w:spacing w:after="120" w:line="360" w:lineRule="auto"/>
        <w:jc w:val="both"/>
        <w:rPr>
          <w:lang w:val="pt-BR"/>
        </w:rPr>
      </w:pPr>
      <w:r>
        <w:rPr>
          <w:lang w:val="pt-BR"/>
        </w:rPr>
        <w:t>O envelope de decisão esperado é definido pelos autores onde não deriva de prescrição normativa, com a consequência exposta em 3.9. A verificação do invariante de segurança não padece dessa limitação, por ter critério integralmente externo.</w:t>
      </w:r>
    </w:p>
    <w:p w14:paraId="1450BEF4"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 protótipo é um nó único, em escala reduzida e em baixa tensão de corrente contínua, não reproduzindo a potência, a altura de montagem nem a geometria fotométrica de uma luminária viária real. O que se transpõe é a arquitetura e o procedimento, não os valores medidos.</w:t>
      </w:r>
    </w:p>
    <w:p w14:paraId="78BA65E9" w14:textId="77777777" w:rsidR="006B1E66" w:rsidRPr="000F5B8B" w:rsidRDefault="00CC3326">
      <w:pPr>
        <w:pStyle w:val="ListParagraph"/>
        <w:numPr>
          <w:ilvl w:val="0"/>
          <w:numId w:val="2"/>
        </w:numPr>
        <w:spacing w:after="120" w:line="360" w:lineRule="auto"/>
        <w:jc w:val="both"/>
        <w:rPr>
          <w:lang w:val="pt-BR"/>
        </w:rPr>
      </w:pPr>
      <w:r>
        <w:rPr>
          <w:lang w:val="pt-BR"/>
        </w:rPr>
        <w:t>A bancada não realiza verificação fotométrica normativa, e as condições que a norma exigiria para aferir uma instalação estão discriminadas na abertura de 3.4.2. A medição realizada indica a correspondência entre o nível decidido e o nível entregue; não certifica conformidade fotométrica de instalação. A campanha de verificação sobre ponto de luz efetivamente instalado figura entre as recomendações de 6.1.</w:t>
      </w:r>
    </w:p>
    <w:p w14:paraId="21E4A298" w14:textId="77777777" w:rsidR="00EB23B3" w:rsidRPr="00430DB3" w:rsidRDefault="00355771">
      <w:pPr>
        <w:pStyle w:val="ListParagraph"/>
        <w:numPr>
          <w:ilvl w:val="0"/>
          <w:numId w:val="2"/>
        </w:numPr>
        <w:spacing w:after="120" w:line="360" w:lineRule="auto"/>
        <w:jc w:val="both"/>
        <w:rPr>
          <w:lang w:val="pt-BR"/>
        </w:rPr>
      </w:pPr>
      <w:r>
        <w:rPr>
          <w:lang w:val="pt-BR"/>
        </w:rPr>
        <w:t>O diagnóstico foi demonstrado com sensor de iluminância, que o ponto de luz de campo não possui. No parque, a conferência da execução apoiar-se-ia na telemetria elétrica do controlador, que confirma o consumo, e não a luz que chega à via: sujeira, obstrução e depreciação do fluxo não seriam detectadas por ela (3.4.5). A transposição do diagnóstico para a grandeza elétrica não foi ensaiada.</w:t>
      </w:r>
    </w:p>
    <w:p w14:paraId="5B3E59F0" w14:textId="77777777" w:rsidR="006B1E66" w:rsidRPr="00430DB3" w:rsidRDefault="00CC3326">
      <w:pPr>
        <w:pStyle w:val="ListParagraph"/>
        <w:numPr>
          <w:ilvl w:val="0"/>
          <w:numId w:val="2"/>
        </w:numPr>
        <w:spacing w:after="120" w:line="360" w:lineRule="auto"/>
        <w:jc w:val="both"/>
        <w:rPr>
          <w:lang w:val="pt-BR"/>
        </w:rPr>
      </w:pPr>
      <w:r>
        <w:rPr>
          <w:lang w:val="pt-BR"/>
        </w:rPr>
        <w:t xml:space="preserve">Considera-se uma única classe de via, derivada de um conjunto declarado de valores para os parâmetros de seleção da norma. </w:t>
      </w:r>
      <w:r w:rsidRPr="00430DB3">
        <w:rPr>
          <w:lang w:val="pt-BR"/>
        </w:rPr>
        <w:t>Conjuntos distintos conduzem a classes e faixas admissíveis distintas. Em campo, um mesmo ponto de luz pode iluminar a pista e a calçada, áreas de classes distintas; o piso aplicável seria o da classe mais exigente entre as atendidas, e a movimentação teria de considerar pedestres e veículos.</w:t>
      </w:r>
    </w:p>
    <w:p w14:paraId="020D394A" w14:textId="77777777" w:rsidR="00540256" w:rsidRPr="00430DB3" w:rsidRDefault="002E4A9C">
      <w:pPr>
        <w:pStyle w:val="ListParagraph"/>
        <w:numPr>
          <w:ilvl w:val="0"/>
          <w:numId w:val="2"/>
        </w:numPr>
        <w:spacing w:after="120" w:line="360" w:lineRule="auto"/>
        <w:jc w:val="both"/>
        <w:rPr>
          <w:lang w:val="pt-BR"/>
        </w:rPr>
      </w:pPr>
      <w:r>
        <w:rPr>
          <w:lang w:val="pt-BR"/>
        </w:rPr>
        <w:t>A recomendação da subseção 6.10 da ABNT NBR 5101 de não dimerizar sob nevoeiro, neblina ou chuva não é verificada pelo sistema. Trata-se de recomendação, e não de proibição, e sua verificação dependeria de uma fonte meteorológica que não integra os descritores produzidos pela plataforma de monitoramento. Caso a integração prevista no termo de referência da plataforma seja disponibilizada, a condição pode ser incorporada como terceira restrição da camada de verificação, sem alteração da inferência, pela separação entre as camadas adaptativa e fixa descrita em 3.7.</w:t>
      </w:r>
    </w:p>
    <w:p w14:paraId="505B6AFA" w14:textId="77777777" w:rsidR="006B1E66" w:rsidRPr="000F5B8B" w:rsidRDefault="00CC3326">
      <w:pPr>
        <w:pStyle w:val="ListParagraph"/>
        <w:numPr>
          <w:ilvl w:val="0"/>
          <w:numId w:val="2"/>
        </w:numPr>
        <w:spacing w:after="120" w:line="360" w:lineRule="auto"/>
        <w:jc w:val="both"/>
        <w:rPr>
          <w:lang w:val="pt-BR"/>
        </w:rPr>
      </w:pPr>
      <w:r>
        <w:rPr>
          <w:lang w:val="pt-BR"/>
        </w:rPr>
        <w:lastRenderedPageBreak/>
        <w:t>Os sensores da bancada não têm calibração rastreável a padrão metrológico e a cadeia de medição é única, sem verificação cruzada contra instrumento de referência. O trabalho afirma repetibilidade, monotonicidade e consistência interna da escala, e não exatidão absoluta em iluminância, nos termos de 3.4.4.</w:t>
      </w:r>
    </w:p>
    <w:p w14:paraId="5E23E145" w14:textId="77777777" w:rsidR="006B1E66" w:rsidRPr="000F5B8B" w:rsidRDefault="00CC3326">
      <w:pPr>
        <w:pStyle w:val="ListParagraph"/>
        <w:numPr>
          <w:ilvl w:val="0"/>
          <w:numId w:val="2"/>
        </w:numPr>
        <w:spacing w:after="120" w:line="360" w:lineRule="auto"/>
        <w:jc w:val="both"/>
        <w:rPr>
          <w:lang w:val="pt-BR"/>
        </w:rPr>
      </w:pPr>
      <w:r>
        <w:rPr>
          <w:lang w:val="pt-BR"/>
        </w:rPr>
        <w:t>O enlace de rádio do nó é Wi-Fi, e não uma das tecnologias de longo alcance e baixo consumo também admitidas para telegestão. Duas observações delimitam a divergência. O Caderno de Encargos da concessão não especifica tecnologia de enlace: exige comunicação bidirecional e comando isolado ou em grupo, requisitos de função que independem do meio. E o guia setorial de especificação técnica relaciona o Wi-Fi entre as tecnologias admitidas para telegestão, ao lado de 6LoWPAN, Zigbee, LoRaWAN, NB-IoT e redes em malha (ASSOCIAÇÃO BRASILEIRA DAS CONCESSIONÁRIAS DE ILUMINAÇÃO PÚBLICA, 2024b). A divergência é, portanto, de escolha de meio, e não de requisito contratual ou de conformidade setorial; a caracterização do enlace em condições de campo permanece fora do escopo.</w:t>
      </w:r>
    </w:p>
    <w:p w14:paraId="21860CDA" w14:textId="77777777" w:rsidR="006B1E66" w:rsidRPr="000F5B8B" w:rsidRDefault="00CC3326">
      <w:pPr>
        <w:pStyle w:val="ListParagraph"/>
        <w:numPr>
          <w:ilvl w:val="0"/>
          <w:numId w:val="2"/>
        </w:numPr>
        <w:spacing w:after="120" w:line="360" w:lineRule="auto"/>
        <w:jc w:val="both"/>
        <w:rPr>
          <w:lang w:val="pt-BR"/>
        </w:rPr>
      </w:pPr>
      <w:r>
        <w:rPr>
          <w:lang w:val="pt-BR"/>
        </w:rPr>
        <w:t>O acionamento é feito por modulação de largura de pulso sobre fita de LED com resistores de limitação integrados, e não por regulador de corrente constante, por decisão dos autores. A corrente do segmento varia com a tensão da fonte, e a estabilidade do fluxo fica condicionada à da fonte adotada.</w:t>
      </w:r>
    </w:p>
    <w:p w14:paraId="2EA7D98B" w14:textId="77777777" w:rsidR="006B1E66" w:rsidRPr="000F5B8B" w:rsidRDefault="00CC3326">
      <w:pPr>
        <w:pStyle w:val="ListParagraph"/>
        <w:numPr>
          <w:ilvl w:val="0"/>
          <w:numId w:val="2"/>
        </w:numPr>
        <w:spacing w:after="120" w:line="360" w:lineRule="auto"/>
        <w:jc w:val="both"/>
        <w:rPr>
          <w:lang w:val="pt-BR"/>
        </w:rPr>
      </w:pPr>
      <w:r>
        <w:rPr>
          <w:lang w:val="pt-BR"/>
        </w:rPr>
        <w:t>O aprendizado limita-se à camada de previsão: a base de regras permanece fixa e não é ajustada pela operação. Seu ajuste automático, por sistemas neuro-nebulosos ou por aprendizado por reforço, reintroduziria a circularidade recusada em 2.6 e figura entre as recomendações de 6.1.</w:t>
      </w:r>
    </w:p>
    <w:p w14:paraId="785174DF" w14:textId="77777777" w:rsidR="006B1E66" w:rsidRPr="000F5B8B" w:rsidRDefault="00CC3326">
      <w:pPr>
        <w:pStyle w:val="ListParagraph"/>
        <w:numPr>
          <w:ilvl w:val="0"/>
          <w:numId w:val="2"/>
        </w:numPr>
        <w:spacing w:after="120" w:line="360" w:lineRule="auto"/>
        <w:jc w:val="both"/>
        <w:rPr>
          <w:lang w:val="pt-BR"/>
        </w:rPr>
      </w:pPr>
      <w:r>
        <w:rPr>
          <w:lang w:val="pt-BR"/>
        </w:rPr>
        <w:t>O modelo de previsão é treinado sobre série de contagem de pedestres de outra cidade, pela razão documentada em 3.6. Demonstra-se o procedimento, e não o desempenho que o modelo teria sobre uma via paulistana, que depende de retreinamento sobre dados locais.</w:t>
      </w:r>
    </w:p>
    <w:p w14:paraId="67FD84DF" w14:textId="77777777" w:rsidR="00E01C3A" w:rsidRDefault="00CC3326">
      <w:pPr>
        <w:pStyle w:val="ListParagraph"/>
        <w:numPr>
          <w:ilvl w:val="0"/>
          <w:numId w:val="2"/>
        </w:numPr>
        <w:spacing w:after="120" w:line="360" w:lineRule="auto"/>
        <w:jc w:val="both"/>
        <w:rPr>
          <w:lang w:val="pt-BR"/>
        </w:rPr>
      </w:pPr>
      <w:r>
        <w:rPr>
          <w:lang w:val="pt-BR"/>
        </w:rPr>
        <w:t xml:space="preserve">O consumo de energia é estimado, e não medido. A estimativa deriva da potência declarada do módulo de luz e da trajetória de ciclo de trabalho </w:t>
      </w:r>
      <w:r>
        <w:rPr>
          <w:lang w:val="pt-BR"/>
        </w:rPr>
        <w:lastRenderedPageBreak/>
        <w:t>registrada, supõe proporcionalidade entre ciclo e potência e despreza a eficiência variável do regulador de corrente e o consumo fixo do módulo de telegestão — hipóteses que a tornam um limite superior otimista quando transposta a equipamento viário, nos termos de 3.11. A projeção para o parque adota luminária de referência derivada dos parâmetros contratuais, e não modelo comercial identificado, informação que não é divulgada. Não se afirma economia anual, em escala de parque, nem valor monetário. A quantificação com medição elétrica rastreável figura entre as recomendações de 6.1.</w:t>
      </w:r>
    </w:p>
    <w:p w14:paraId="03DF5494" w14:textId="77777777" w:rsidR="00E01C3A" w:rsidRDefault="00CC3326">
      <w:pPr>
        <w:pStyle w:val="ListParagraph"/>
        <w:numPr>
          <w:ilvl w:val="0"/>
          <w:numId w:val="2"/>
        </w:numPr>
        <w:spacing w:after="120" w:line="360" w:lineRule="auto"/>
        <w:jc w:val="both"/>
        <w:rPr>
          <w:lang w:val="pt-BR"/>
        </w:rPr>
      </w:pPr>
      <w:r>
        <w:rPr>
          <w:lang w:val="pt-BR"/>
        </w:rPr>
        <w:t>A depreciação do fluxo luminoso não é demonstrada, por constituir fenômeno de milhares de horas de operação, incompatível com o prazo de execução. A arquitetura habilita sua estimativa empírica, nos termos de 3.4.5, que figura entre as recomendações de 6.1.</w:t>
      </w:r>
    </w:p>
    <w:p w14:paraId="29BC6505" w14:textId="77777777" w:rsidR="006B1E66" w:rsidRPr="000F5B8B" w:rsidRDefault="00CC3326">
      <w:pPr>
        <w:pStyle w:val="ListParagraph"/>
        <w:numPr>
          <w:ilvl w:val="0"/>
          <w:numId w:val="2"/>
        </w:numPr>
        <w:spacing w:after="120" w:line="360" w:lineRule="auto"/>
        <w:jc w:val="both"/>
        <w:rPr>
          <w:lang w:val="pt-BR"/>
        </w:rPr>
      </w:pPr>
      <w:r>
        <w:rPr>
          <w:lang w:val="pt-BR"/>
        </w:rPr>
        <w:t>Cada ponto de luz é decidido isoladamente: não se contempla o controle coordenado de múltiplas luminárias em rede, em que o nível de um ponto considera o dos vizinhos.</w:t>
      </w:r>
    </w:p>
    <w:p w14:paraId="3B7C2D95" w14:textId="77777777" w:rsidR="00E0106C" w:rsidRPr="00430DB3" w:rsidRDefault="00B442AC">
      <w:pPr>
        <w:pStyle w:val="ListParagraph"/>
        <w:numPr>
          <w:ilvl w:val="0"/>
          <w:numId w:val="2"/>
        </w:numPr>
        <w:spacing w:after="120" w:line="360" w:lineRule="auto"/>
        <w:jc w:val="both"/>
        <w:rPr>
          <w:lang w:val="pt-BR"/>
        </w:rPr>
      </w:pPr>
      <w:r>
        <w:rPr>
          <w:lang w:val="pt-BR"/>
        </w:rPr>
        <w:t>Uma integração efetiva com plataforma que opere reconhecimento facial exigiria tratamento jurídico próprio quanto à proteção de dados pessoais, não abordado aqui. O que o trabalho assegura é que a camada de decisão não consome imagem nem identificador (3.10).</w:t>
      </w:r>
    </w:p>
    <w:p w14:paraId="25ED92E2" w14:textId="77777777" w:rsidR="00540256" w:rsidRPr="00430DB3" w:rsidRDefault="002E4A9C">
      <w:pPr>
        <w:pStyle w:val="ListParagraph"/>
        <w:numPr>
          <w:ilvl w:val="0"/>
          <w:numId w:val="2"/>
        </w:numPr>
        <w:spacing w:after="120" w:line="360" w:lineRule="auto"/>
        <w:jc w:val="both"/>
        <w:rPr>
          <w:lang w:val="pt-BR"/>
        </w:rPr>
      </w:pPr>
      <w:r>
        <w:rPr>
          <w:lang w:val="pt-BR"/>
        </w:rPr>
        <w:t>A associação entre trecho de via e ponto de luz adota raio de 25 m, parâmetro declarado e não derivado de norma. Com os segmentos curtos do cadastro municipal, muitos postes servem a três ou mais trechos, o que é conservador para a segurança e reduz a atenuação; outro raio produziria outra associação.</w:t>
      </w:r>
    </w:p>
    <w:p w14:paraId="2628B534" w14:textId="77777777" w:rsidR="00540256" w:rsidRPr="00430DB3" w:rsidRDefault="002E4A9C">
      <w:pPr>
        <w:pStyle w:val="ListParagraph"/>
        <w:numPr>
          <w:ilvl w:val="0"/>
          <w:numId w:val="2"/>
        </w:numPr>
        <w:spacing w:after="120" w:line="360" w:lineRule="auto"/>
        <w:jc w:val="both"/>
        <w:rPr>
          <w:lang w:val="pt-BR"/>
        </w:rPr>
      </w:pPr>
      <w:r>
        <w:rPr>
          <w:lang w:val="pt-BR"/>
        </w:rPr>
        <w:t>O cadastro municipal tem ruído — placas duplicadas, postes distantes de qualquer trecho, endereços em texto livre —, e a associação foi verificada sobre um único recorte, de 16 trechos e 36 postes. A qualidade do cadastro em escala de parque não foi avaliada.</w:t>
      </w:r>
    </w:p>
    <w:p w14:paraId="02BC6236" w14:textId="77777777" w:rsidR="00732706" w:rsidRPr="00430DB3" w:rsidRDefault="0098583F">
      <w:pPr>
        <w:pStyle w:val="ListParagraph"/>
        <w:numPr>
          <w:ilvl w:val="0"/>
          <w:numId w:val="2"/>
        </w:numPr>
        <w:spacing w:after="120" w:line="360" w:lineRule="auto"/>
        <w:jc w:val="both"/>
        <w:rPr>
          <w:lang w:val="pt-BR"/>
        </w:rPr>
      </w:pPr>
      <w:r>
        <w:rPr>
          <w:lang w:val="pt-BR"/>
        </w:rPr>
        <w:t xml:space="preserve">A associação entre cada câmera e os trechos que ela observa é atribuída à plataforma e não foi construída nem verificada. Uma câmera que cubra mais de um trecho, ou apenas parte de um, afeta o volume publicado para </w:t>
      </w:r>
      <w:r>
        <w:rPr>
          <w:lang w:val="pt-BR"/>
        </w:rPr>
        <w:lastRenderedPageBreak/>
        <w:t>ele; o tratamento desses casos figura na especificação de integração como requisito à plataforma, e não como resultado medido.</w:t>
      </w:r>
    </w:p>
    <w:p w14:paraId="10106EB0" w14:textId="77777777" w:rsidR="00540256" w:rsidRPr="00430DB3" w:rsidRDefault="002E4A9C">
      <w:pPr>
        <w:pStyle w:val="ListParagraph"/>
        <w:numPr>
          <w:ilvl w:val="0"/>
          <w:numId w:val="2"/>
        </w:numPr>
        <w:spacing w:after="120" w:line="360" w:lineRule="auto"/>
        <w:jc w:val="both"/>
        <w:rPr>
          <w:lang w:val="pt-BR"/>
        </w:rPr>
      </w:pPr>
      <w:r>
        <w:rPr>
          <w:lang w:val="pt-BR"/>
        </w:rPr>
        <w:t>Até acumular sete dias de volumes, a referência que normaliza a série de previsão de cada trecho é um valor inicial arbitrado, de cinco pessoas; nesse período, a previsão opera sobre escala não aprendida.</w:t>
      </w:r>
    </w:p>
    <w:p w14:paraId="61730AD6" w14:textId="77777777" w:rsidR="00540256" w:rsidRPr="00430DB3" w:rsidRDefault="002E4A9C">
      <w:pPr>
        <w:pStyle w:val="ListParagraph"/>
        <w:numPr>
          <w:ilvl w:val="0"/>
          <w:numId w:val="2"/>
        </w:numPr>
        <w:spacing w:after="120" w:line="360" w:lineRule="auto"/>
        <w:jc w:val="both"/>
        <w:rPr>
          <w:lang w:val="pt-BR"/>
        </w:rPr>
      </w:pPr>
      <w:r>
        <w:rPr>
          <w:lang w:val="pt-BR"/>
        </w:rPr>
        <w:t>Na demonstração, a chave com que o painel publica está embutida na aplicação estática e é, portanto, pública: qualquer visitante pode publicar volumes e ocorrências. O pior caso é luz a mais, porque a verificação normativa independe da origem da publicação. A chave é distinta da de integração e é revogada após a defesa.</w:t>
      </w:r>
    </w:p>
    <w:p w14:paraId="1573ADBA" w14:textId="77777777" w:rsidR="002C2A03" w:rsidRPr="00430DB3" w:rsidRDefault="008C03E9">
      <w:pPr>
        <w:pStyle w:val="ListParagraph"/>
        <w:numPr>
          <w:ilvl w:val="0"/>
          <w:numId w:val="2"/>
        </w:numPr>
        <w:spacing w:after="120" w:line="360" w:lineRule="auto"/>
        <w:jc w:val="both"/>
        <w:rPr>
          <w:lang w:val="pt-BR"/>
        </w:rPr>
      </w:pPr>
      <w:r>
        <w:rPr>
          <w:lang w:val="pt-BR"/>
        </w:rPr>
        <w:t>A ABNT NBR 5101 não fixa valores numéricos que distingam movimentação baixa, média e alta. A associação dos tercis da distribuição de cada trecho à classe da via, à classe imediatamente inferior e à classe mínima é critério dos autores, declarado e reproduzível, e não prescrição normativa.</w:t>
      </w:r>
    </w:p>
    <w:p w14:paraId="11DC8753" w14:textId="77777777" w:rsidR="00372878" w:rsidRPr="00430DB3" w:rsidRDefault="00285AB3">
      <w:pPr>
        <w:pStyle w:val="ListParagraph"/>
        <w:numPr>
          <w:ilvl w:val="0"/>
          <w:numId w:val="2"/>
        </w:numPr>
        <w:spacing w:after="120" w:line="360" w:lineRule="auto"/>
        <w:jc w:val="both"/>
        <w:rPr>
          <w:lang w:val="pt-BR"/>
        </w:rPr>
      </w:pPr>
      <w:r>
        <w:rPr>
          <w:lang w:val="pt-BR"/>
        </w:rPr>
        <w:t>A régua que normaliza o volume de cada trecho é o percentil 99 de 28 dias, valor escolhido pelos autores. O teste de sensibilidade que mostra que a faixa de movimentação pouco muda com outro percentil alto (3.6) foi feito depois da escolha.</w:t>
      </w:r>
    </w:p>
    <w:p w14:paraId="54402AF5" w14:textId="77777777" w:rsidR="002C2A03" w:rsidRPr="00430DB3" w:rsidRDefault="008C03E9">
      <w:pPr>
        <w:pStyle w:val="ListParagraph"/>
        <w:numPr>
          <w:ilvl w:val="0"/>
          <w:numId w:val="2"/>
        </w:numPr>
        <w:spacing w:after="120" w:line="360" w:lineRule="auto"/>
        <w:jc w:val="both"/>
        <w:rPr>
          <w:lang w:val="pt-BR"/>
        </w:rPr>
      </w:pPr>
      <w:r>
        <w:rPr>
          <w:lang w:val="pt-BR"/>
        </w:rPr>
        <w:t>A base de regras foi dimensionada para os três degraus que a norma admite para um ponto de luz (6.10.2). Norma que admita outro número de degraus exige nova versão da base, com partição correspondente; classes sem degrau disponível, como as não dimerizáveis, não têm adaptação.</w:t>
      </w:r>
    </w:p>
    <w:p w14:paraId="3CBCCE7F" w14:textId="77777777" w:rsidR="002C2A03" w:rsidRPr="00430DB3" w:rsidRDefault="008C03E9">
      <w:pPr>
        <w:pStyle w:val="ListParagraph"/>
        <w:numPr>
          <w:ilvl w:val="0"/>
          <w:numId w:val="2"/>
        </w:numPr>
        <w:spacing w:after="120" w:line="360" w:lineRule="auto"/>
        <w:jc w:val="both"/>
        <w:rPr>
          <w:lang w:val="pt-BR"/>
        </w:rPr>
      </w:pPr>
      <w:r>
        <w:rPr>
          <w:lang w:val="pt-BR"/>
        </w:rPr>
        <w:t>Com a publicação do volume a cada 5 min, um aumento súbito de movimentação só pesa na decisão na publicação seguinte; apenas a ocorrência é publicada na hora.</w:t>
      </w:r>
    </w:p>
    <w:p w14:paraId="324AC1A5" w14:textId="77777777" w:rsidR="002C2A03" w:rsidRPr="00430DB3" w:rsidRDefault="008C03E9">
      <w:pPr>
        <w:pStyle w:val="ListParagraph"/>
        <w:numPr>
          <w:ilvl w:val="0"/>
          <w:numId w:val="2"/>
        </w:numPr>
        <w:spacing w:after="120" w:line="360" w:lineRule="auto"/>
        <w:jc w:val="both"/>
        <w:rPr>
          <w:lang w:val="pt-BR"/>
        </w:rPr>
      </w:pPr>
      <w:r>
        <w:rPr>
          <w:lang w:val="pt-BR"/>
        </w:rPr>
        <w:t>O sistema não detecta sozinho a degradação da contagem pela plataforma — câmera obstruída, chuva ou defeito. A previsão atua como segunda evidência, e o pior caso permanece dentro da faixa admitida pela norma (3.7).</w:t>
      </w:r>
    </w:p>
    <w:p w14:paraId="78F392CE" w14:textId="77777777" w:rsidR="002C2A03" w:rsidRPr="00430DB3" w:rsidRDefault="008C03E9">
      <w:pPr>
        <w:pStyle w:val="ListParagraph"/>
        <w:numPr>
          <w:ilvl w:val="0"/>
          <w:numId w:val="2"/>
        </w:numPr>
        <w:spacing w:after="120" w:line="360" w:lineRule="auto"/>
        <w:jc w:val="both"/>
        <w:rPr>
          <w:lang w:val="pt-BR"/>
        </w:rPr>
      </w:pPr>
      <w:r>
        <w:rPr>
          <w:lang w:val="pt-BR"/>
        </w:rPr>
        <w:lastRenderedPageBreak/>
        <w:t>Não houve teste de carga na escala do parque: a estimativa de cerca de 170 publicações por segundo para 50 mil câmeras é cálculo, e não medição.</w:t>
      </w:r>
    </w:p>
    <w:p w14:paraId="3353EE0F" w14:textId="77777777" w:rsidR="001A3925" w:rsidRPr="007D5100" w:rsidRDefault="00000000">
      <w:pPr>
        <w:pStyle w:val="ListParagraph"/>
        <w:numPr>
          <w:ilvl w:val="0"/>
          <w:numId w:val="2"/>
        </w:numPr>
        <w:spacing w:after="120" w:line="360" w:lineRule="auto"/>
        <w:jc w:val="both"/>
        <w:rPr>
          <w:lang w:val="pt-BR"/>
        </w:rPr>
      </w:pPr>
      <w:r>
        <w:rPr>
          <w:lang w:val="pt-BR"/>
        </w:rPr>
        <w:t>A implantação adotada — uma única máquina virtual da camada gratuita de um provedor de nuvem, com todos os serviços em contêineres de instância única, e o painel em serviço de hospedagem à parte — foi escolhida pelo custo, por não dispor a equipe de orçamento para infraestrutura paga, e não representa a arquitetura de operação. Ela tem ponto único de falha: a parada da máquina suspende ao mesmo tempo a recepção de eventos, a decisão e o registro, e só o nó, que volta ao pleno no vencimento da validade, preserva a condição segura. Não há redundância nem réplica do banco de dados, as cópias de segurança são manuais, e não houve teste de falha nem de recuperação. A arquitetura distribuída que a operação exigiria é descrita em 3.12.6.4, como proposta não implantada nem ensaiada.</w:t>
      </w:r>
    </w:p>
    <w:p>
      <w:pPr>
        <w:pStyle w:val="ListParagraph"/>
        <w:numPr>
          <w:ilvl w:val="0"/>
          <w:numId w:val="2"/>
        </w:numPr>
        <w:spacing w:after="120" w:line="360" w:lineRule="auto"/>
        <w:jc w:val="both"/>
        <w:rPr>
          <w:ins w:id="880022" w:author="Vitor Oliveira" w:date="2026-10-18T12:00:00Z"/>
        </w:rPr>
      </w:pPr>
      <w:ins w:id="880023" w:author="Vitor Oliveira" w:date="2026-10-18T12:00:00Z">
        <w:r>
          <w:rPr>
            <w:lang w:val="pt-BR"/>
          </w:rPr>
          <w:t xml:space="preserve">A arquitetura de referência de 3.12.6.4 apoia-se em capacidades da telegestão que o contrato exige, mas cuja implantação não é pública: o comando por grupo, a agenda residente no controlador e a capacidade de mensagens da central e da rede de campo da concessionária. Nenhuma foi avaliada. A proteção de campo proposta — agenda residente com sinal de vida por grupo — difere da validade por comando ensaiada na bancada (RNF07) e não foi ensaiada. Onde o grupo for o circuito, e não o conjunto de trechos, todos os pontos do circuito ficam no nível do mais exigente, com perda de economia não quantificada.</w:t>
        </w:r>
      </w:ins>
    </w:p>
    <w:p w14:paraId="35E08DCA" w14:textId="77777777" w:rsidR="00372878" w:rsidRPr="00430DB3" w:rsidRDefault="00285AB3">
      <w:pPr>
        <w:pStyle w:val="ListParagraph"/>
        <w:numPr>
          <w:ilvl w:val="0"/>
          <w:numId w:val="2"/>
        </w:numPr>
        <w:spacing w:after="120" w:line="360" w:lineRule="auto"/>
        <w:jc w:val="both"/>
        <w:rPr>
          <w:lang w:val="pt-BR"/>
        </w:rPr>
      </w:pPr>
      <w:r>
        <w:rPr>
          <w:lang w:val="pt-BR"/>
        </w:rPr>
        <w:t>A arquitetura de comando por mudança, com rampa e validade no nó (3.5.2), segue o que o Caderno de Encargos exige, e não o que foi implantado no parque, que não é conhecido. O firmware correspondente foi ensaiado em uma única sessão de bancada (3.12.9 e 4.3). Com comandos espaçados, o diagnóstico recebe menos leituras e o alerta de perda de controle demora mais a abrir; e uma ocorrência que termina pelo prazo, sem publicação de encerramento, só é reconhecida na decisão seguinte, o que mantém a luz no pleno por mais tempo, pelo lado seguro. Pela mesma razão, um nó que reinicia permanece no pleno até o alvo mudar ou o comando ser renovado, por até cerca de 10 min, também pelo lado seguro.</w:t>
      </w:r>
    </w:p>
    <w:p w14:paraId="02AC5E25" w14:textId="77777777" w:rsidR="001A5FD5" w:rsidRPr="00430DB3" w:rsidRDefault="002D2B91">
      <w:pPr>
        <w:pStyle w:val="ListParagraph"/>
        <w:numPr>
          <w:ilvl w:val="0"/>
          <w:numId w:val="2"/>
        </w:numPr>
        <w:spacing w:after="120" w:line="360" w:lineRule="auto"/>
        <w:jc w:val="both"/>
        <w:rPr>
          <w:lang w:val="pt-BR"/>
        </w:rPr>
      </w:pPr>
      <w:r>
        <w:rPr>
          <w:lang w:val="pt-BR"/>
        </w:rPr>
        <w:t>Com a série horária de Melbourne, o modelo de previsão não se mostrou insubstituível no sistema: a média sazonal do próprio ponto o igualava. A troca para a série de 15 min de Zurique foi decidida depois desse resultado, com o apoio de um experimento de protocolo prévio (3.6), e é declarada como tal. O modelo foi, ademais, treinado para reduzir o erro médio, e não para acertar a faixa que as regras leem.</w:t>
      </w:r>
    </w:p>
    <w:p w14:paraId="29A46A2A" w14:textId="77777777" w:rsidR="001A5FD5" w:rsidRPr="00430DB3" w:rsidRDefault="002D2B91">
      <w:pPr>
        <w:pStyle w:val="ListParagraph"/>
        <w:numPr>
          <w:ilvl w:val="0"/>
          <w:numId w:val="2"/>
        </w:numPr>
        <w:spacing w:after="120" w:line="360" w:lineRule="auto"/>
        <w:jc w:val="both"/>
        <w:rPr>
          <w:lang w:val="pt-BR"/>
        </w:rPr>
      </w:pPr>
      <w:r>
        <w:rPr>
          <w:lang w:val="pt-BR"/>
        </w:rPr>
        <w:t xml:space="preserve">O experimento com a série de 15 min de Zurique mede a qualidade da previsão, e não o efeito sobre o nível de iluminação no ciclo completo de </w:t>
      </w:r>
      <w:r>
        <w:rPr>
          <w:lang w:val="pt-BR"/>
        </w:rPr>
        <w:lastRenderedPageBreak/>
        <w:t>decisão. Abrange 14 pontos de uma cidade, de 2016 a 2019, sem atributo de feriado, e os limiares do critério de leitura são dos autores.</w:t>
      </w:r>
    </w:p>
    <w:p w14:paraId="238993FF" w14:textId="77777777" w:rsidR="001A5FD5" w:rsidRPr="00430DB3" w:rsidRDefault="002D2B91">
      <w:pPr>
        <w:pStyle w:val="ListParagraph"/>
        <w:numPr>
          <w:ilvl w:val="0"/>
          <w:numId w:val="2"/>
        </w:numPr>
        <w:spacing w:after="120" w:line="360" w:lineRule="auto"/>
        <w:jc w:val="both"/>
        <w:rPr>
          <w:lang w:val="pt-BR"/>
        </w:rPr>
      </w:pPr>
      <w:r>
        <w:rPr>
          <w:lang w:val="pt-BR"/>
        </w:rPr>
        <w:t>A pertinência parcial da inferência nebulosa não se mostrou insubstituível: a mesma base, operada como tabela, iguala-a em segurança e em energia. O que se mediu a seu favor foi a forma da resposta junto às fronteiras, com menor variação total e menos saltos, ao lado de mais inversões de pequena amplitude, cujo efeito sobre a percepção não foi avaliado. Com contagem real de 15 min, produziu mais mudanças perceptíveis que a tabela com histerese de descida; os limiares de percepção empregados provêm de estudos em escritório, e não em via pública.</w:t>
      </w:r>
    </w:p>
    <w:p w14:paraId="6FFF53BB" w14:textId="77777777" w:rsidR="001A5FD5" w:rsidRPr="00430DB3" w:rsidRDefault="002D2B91">
      <w:pPr>
        <w:pStyle w:val="ListParagraph"/>
        <w:numPr>
          <w:ilvl w:val="0"/>
          <w:numId w:val="2"/>
        </w:numPr>
        <w:spacing w:after="120" w:line="360" w:lineRule="auto"/>
        <w:jc w:val="both"/>
        <w:rPr>
          <w:lang w:val="pt-BR"/>
        </w:rPr>
      </w:pPr>
      <w:r>
        <w:rPr>
          <w:lang w:val="pt-BR"/>
        </w:rPr>
        <w:t>A avaliação dos componentes apoia-se em oito noites reais de uma série de 15 min, em que o volume de 5 min repete o valor do bloco, e em pares sintéticos de falha de contagem. O déficit em relação ao nível pedido adota o critério dos tercis, que é dos autores. Uma série de contagem por minuto, que permitiria avaliar o período de 5 min da interface, está sendo reunida a partir da publicação diária de Melbourne, e não compõe os resultados desta versão.</w:t>
      </w:r>
    </w:p>
    <w:p w14:paraId="313C32AF" w14:textId="77777777" w:rsidR="00461CFB" w:rsidRPr="00430DB3" w:rsidRDefault="006F13C7">
      <w:pPr>
        <w:pStyle w:val="ListParagraph"/>
        <w:numPr>
          <w:ilvl w:val="0"/>
          <w:numId w:val="2"/>
        </w:numPr>
        <w:spacing w:after="120" w:line="360" w:lineRule="auto"/>
        <w:jc w:val="both"/>
        <w:rPr>
          <w:lang w:val="pt-BR"/>
        </w:rPr>
      </w:pPr>
      <w:r>
        <w:rPr>
          <w:lang w:val="pt-BR"/>
        </w:rPr>
        <w:t>A plataforma de monitoramento não cobre todas as vias iluminadas. Em trecho sem câmera não há volume publicado, e o ponto de luz permanece no fluxo pleno (3.7): não há risco, mas tampouco adaptação. O alcance da proposta fica limitado à área coberta, que não foi levantada.</w:t>
      </w:r>
    </w:p>
    <w:p w14:paraId="6D711FE4" w14:textId="77777777" w:rsidR="00372878" w:rsidRPr="00430DB3" w:rsidRDefault="00285AB3">
      <w:pPr>
        <w:pStyle w:val="ListParagraph"/>
        <w:numPr>
          <w:ilvl w:val="0"/>
          <w:numId w:val="2"/>
        </w:numPr>
        <w:spacing w:after="120" w:line="360" w:lineRule="auto"/>
        <w:jc w:val="both"/>
        <w:rPr>
          <w:lang w:val="pt-BR"/>
        </w:rPr>
      </w:pPr>
      <w:r>
        <w:rPr>
          <w:lang w:val="pt-BR"/>
        </w:rPr>
        <w:t>O indicador contratual de nível mínimo de iluminância média (2.5) confronta a iluminância medida em campo com o mínimo da via ou calçada. O Caderno de Encargos é de 2015, anterior à revisão da norma que disciplina a iluminação adaptativa, e não se localizou disposição contratual que defina contra qual classe se afere um ponto de luz em regime de dimerização. Aferido contra a classe da via, um ponto atenuado até a classe mínima entregaria cerca de metade do mínimo e seria contado como não atendido. A adoção em campo depende, portanto, de ajuste contratual ou regulatório sobre esse ponto, não tratado aqui.</w:t>
      </w:r>
    </w:p>
    <w:p w14:paraId="27E15023" w14:textId="77777777" w:rsidR="00E01C3A" w:rsidRDefault="00CC3326">
      <w:pPr>
        <w:pStyle w:val="Heading2"/>
        <w:spacing w:before="360" w:after="240" w:line="360" w:lineRule="auto"/>
        <w:rPr>
          <w:lang w:val="pt-BR"/>
        </w:rPr>
      </w:pPr>
      <w:bookmarkStart w:id="104" w:name="_Toc242567316"/>
      <w:r>
        <w:rPr>
          <w:lang w:val="pt-BR"/>
        </w:rPr>
        <w:t>5.4 Implicações dos resultados</w:t>
      </w:r>
      <w:bookmarkEnd w:id="104"/>
    </w:p>
    <w:p w14:paraId="09CC0E2F" w14:textId="77777777" w:rsidR="00E01C3A" w:rsidRDefault="00CC3326">
      <w:pPr>
        <w:spacing w:after="120" w:line="360" w:lineRule="auto"/>
        <w:ind w:firstLine="709"/>
        <w:jc w:val="both"/>
        <w:rPr>
          <w:lang w:val="pt-BR"/>
        </w:rPr>
      </w:pPr>
      <w:r>
        <w:rPr>
          <w:lang w:val="pt-BR"/>
        </w:rPr>
        <w:lastRenderedPageBreak/>
        <w:t>Para o município, a principal implicação é que a integração não depende de equipamento novo. A capacidade de comandar cada luminária já está contratada, com a interface de dimerização especificada (2.3), e a plataforma de monitoramento já produz o dado de origem; o que falta é a publicação descrita no Quadro 18 e uma camada de decisão que a consuma. Duas providências precederiam qualquer implantação: o ajuste do indicador contratual de nível de iluminamento, que hoje não diz contra qual classe se afere um ponto dimerizado (5.3), e o tratamento jurídico de proteção de dados exigido pela integração com plataforma que opera reconhecimento facial (3.10).</w:t>
      </w:r>
    </w:p>
    <w:p w14:paraId="7448CEC7" w14:textId="77777777" w:rsidR="00A13357" w:rsidRPr="002F1978" w:rsidRDefault="00285AB3">
      <w:pPr>
        <w:spacing w:after="120" w:line="360" w:lineRule="auto"/>
        <w:ind w:firstLine="709"/>
        <w:jc w:val="both"/>
        <w:rPr>
          <w:lang w:val="pt-BR"/>
        </w:rPr>
      </w:pPr>
      <w:r>
        <w:rPr>
          <w:lang w:val="pt-BR"/>
        </w:rPr>
        <w:t>Os resultados também delimitam o que a proposta pode prometer. A economia de energia ante o fluxo pleno constante foi obtida em todas as avaliações — 24,3 % na suíte de cenários, 37,6 % nas noites reais e 24,1 % na descida medida em bancada —, sem violação da norma e sem deixar a via abaixo do nível que a situação pede. Ante a programação por horário fixo, a economia depende do padrão de uso da via, e o ganho consistente é a luz adequada à situação, que a programação horária não assegura. A previsão só se justifica se a plataforma publicar séries de resolução fina, de 5 a 15 min. E a separação entre a decisão e a verificação normativa, que sustentou a garantia em todas as execuções, pode ser exigida em especificação de contratação, independentemente da técnica de decisão adotada.</w:t>
      </w:r>
    </w:p>
    <w:p w14:paraId="2831A0DB" w14:textId="77777777" w:rsidR="00A13357" w:rsidRPr="002F1978" w:rsidRDefault="00285AB3">
      <w:pPr>
        <w:spacing w:after="120" w:line="360" w:lineRule="auto"/>
        <w:ind w:firstLine="709"/>
        <w:jc w:val="both"/>
        <w:rPr>
          <w:lang w:val="pt-BR"/>
        </w:rPr>
      </w:pPr>
      <w:r>
        <w:rPr>
          <w:lang w:val="pt-BR"/>
        </w:rPr>
        <w:t>Para a área, o trabalho indica que o padrão em que a inteligência artificial propõe e uma camada de regras normativas verifica antes da atuação permite empregar técnicas adaptativas em infraestrutura urbana crítica sem depender da qualidade da inferência para a segurança, e que esse padrão é transponível a outros serviços municipais que atuam sobre o espaço público.</w:t>
      </w:r>
    </w:p>
    <w:p w14:paraId="12F4AF14" w14:textId="77777777" w:rsidR="00783485" w:rsidRPr="00F96471" w:rsidRDefault="00000000">
      <w:pPr>
        <w:spacing w:after="120" w:line="360" w:lineRule="auto"/>
        <w:ind w:firstLine="709"/>
        <w:jc w:val="both"/>
        <w:rPr>
          <w:lang w:val="pt-BR"/>
        </w:rPr>
      </w:pPr>
      <w:r>
        <w:rPr>
          <w:lang w:val="pt-BR"/>
        </w:rPr>
        <w:t>Os desdobramentos mais diretos destes resultados são o retreinamento da previsão com série do próprio município, a avaliação no período de 5 min da interface e a integração efetiva com a plataforma de monitoramento e com o sistema de telegestão; esses e os demais trabalhos em sequência são relacionados em 6.1.</w:t>
      </w:r>
    </w:p>
    <w:p w14:paraId="4FED4A9C" w14:textId="77777777" w:rsidR="00E01C3A" w:rsidRDefault="00CC3326">
      <w:pPr>
        <w:pStyle w:val="Heading1"/>
        <w:pageBreakBefore/>
        <w:spacing w:before="480" w:after="280" w:line="360" w:lineRule="auto"/>
        <w:rPr>
          <w:lang w:val="pt-BR"/>
        </w:rPr>
      </w:pPr>
      <w:bookmarkStart w:id="105" w:name="_Toc242567317"/>
      <w:r>
        <w:rPr>
          <w:lang w:val="pt-BR"/>
        </w:rPr>
        <w:lastRenderedPageBreak/>
        <w:t>6 CONCLUSÕES</w:t>
      </w:r>
      <w:bookmarkEnd w:id="105"/>
    </w:p>
    <w:p w14:paraId="5D54334A" w14:textId="77777777" w:rsidR="00E01C3A" w:rsidRDefault="00CC3326">
      <w:pPr>
        <w:spacing w:after="120" w:line="360" w:lineRule="auto"/>
        <w:ind w:firstLine="709"/>
        <w:jc w:val="both"/>
        <w:rPr>
          <w:lang w:val="pt-BR"/>
        </w:rPr>
      </w:pPr>
      <w:r>
        <w:rPr>
          <w:lang w:val="pt-BR"/>
        </w:rPr>
        <w:t>O objetivo geral foi atingido em pequena escala, para a classe de iluminação de pedestres adotada no trabalho (P3, com atenuação até P5): dados urbanos simulados a partir do que a plataforma de monitoramento já é obrigada a produzir foram transformados por inteligência artificial em decisões de iluminação executadas por um nó físico, sem nenhuma violação da ABNT NBR 5101 em 667.200 passos verificados e com latência de 1,03 s a 1,47 s, ainda sem integração efetiva com a plataforma. Os objetivos específicos foram atingidos: a infraestrutura municipal foi caracterizada, as variáveis e suas faixas foram especificadas, a base de regras foi construída com origem declarada, a interface de integração foi especificada, a previsão superou as referências de persistência e de média sazonal, o diagnóstico detectou a falha induzida, o nó voltou ao pleno sem comando e o consumo foi estimado sem medição elétrica. As hipóteses H1 e H2 foram aceitas e H3 foi rejeitada, pois a antecipação pela previsão aumentou o tempo em transição em vez de reduzi-lo. Ante o fluxo pleno, o sistema economizou 24,3 % na suíte de cenários e 37,6 % nas noites reais de Zurique; ante o horário fixo, gastou 6,7 % a mais na suíte e 21,4 % a menos nas noites reais, mas manteve o nível esperado em 98,2 % do tempo, contra 72,2 %. A previsão só se distinguiu das alternativas simples com dados de 15 min, e a inferência nebulosa foi igualada por uma tabela de regras. O ganho da proposta está, portanto, na luz adequada à situação com garantia normativa por construção, a partir de dados que o município já produz.</w:t>
      </w:r>
    </w:p>
    <w:p w14:paraId="024077F3" w14:textId="77777777" w:rsidR="00E01C3A" w:rsidRDefault="00CC3326">
      <w:pPr>
        <w:pStyle w:val="Heading2"/>
        <w:spacing w:before="360" w:after="240" w:line="360" w:lineRule="auto"/>
        <w:rPr>
          <w:lang w:val="pt-BR"/>
        </w:rPr>
      </w:pPr>
      <w:bookmarkStart w:id="106" w:name="_Toc242567318"/>
      <w:r>
        <w:rPr>
          <w:lang w:val="pt-BR"/>
        </w:rPr>
        <w:t>6.1 Recomendações</w:t>
      </w:r>
      <w:bookmarkEnd w:id="106"/>
    </w:p>
    <w:p w14:paraId="7E46657D" w14:textId="77777777" w:rsidR="00E01C3A" w:rsidRDefault="00CC3326">
      <w:pPr>
        <w:spacing w:after="120" w:line="360" w:lineRule="auto"/>
        <w:ind w:firstLine="709"/>
        <w:jc w:val="both"/>
        <w:rPr>
          <w:lang w:val="pt-BR"/>
        </w:rPr>
      </w:pPr>
      <w:r>
        <w:rPr>
          <w:lang w:val="pt-BR"/>
        </w:rPr>
        <w:t>As recomendações a seguir reúnem os desdobramentos registrados ao longo do texto, cada um acompanhado da seção em que foi identificado.</w:t>
      </w:r>
    </w:p>
    <w:p w14:paraId="6DB05FCD" w14:textId="77777777" w:rsidR="00E01C3A" w:rsidRDefault="00CC3326">
      <w:pPr>
        <w:pStyle w:val="ListParagraph"/>
        <w:numPr>
          <w:ilvl w:val="0"/>
          <w:numId w:val="2"/>
        </w:numPr>
        <w:spacing w:after="120" w:line="360" w:lineRule="auto"/>
        <w:jc w:val="both"/>
        <w:rPr>
          <w:lang w:val="pt-BR"/>
        </w:rPr>
      </w:pPr>
      <w:r>
        <w:rPr>
          <w:lang w:val="pt-BR"/>
        </w:rPr>
        <w:t>Tratar o crescimento das entidades de evento urbano e de telemetria em escala de parque, com particionamento por tempo, política de retenção e armazenamento orientado a série temporal (3.13.1).</w:t>
      </w:r>
    </w:p>
    <w:p w14:paraId="225821E7" w14:textId="77777777" w:rsidR="00E01C3A" w:rsidRDefault="00CC3326">
      <w:pPr>
        <w:pStyle w:val="ListParagraph"/>
        <w:numPr>
          <w:ilvl w:val="0"/>
          <w:numId w:val="2"/>
        </w:numPr>
        <w:spacing w:after="120" w:line="360" w:lineRule="auto"/>
        <w:jc w:val="both"/>
        <w:rPr>
          <w:lang w:val="pt-BR"/>
        </w:rPr>
      </w:pPr>
      <w:r>
        <w:rPr>
          <w:lang w:val="pt-BR"/>
        </w:rPr>
        <w:t>Verificar a medição de iluminância contra instrumento de referência calibrado, ou contra segunda cadeia de medição de arquitetura distinta (3.4.4).</w:t>
      </w:r>
    </w:p>
    <w:p w14:paraId="2A195A16" w14:textId="77777777" w:rsidR="00E01C3A" w:rsidRDefault="00CC3326">
      <w:pPr>
        <w:pStyle w:val="ListParagraph"/>
        <w:numPr>
          <w:ilvl w:val="0"/>
          <w:numId w:val="2"/>
        </w:numPr>
        <w:spacing w:after="120" w:line="360" w:lineRule="auto"/>
        <w:jc w:val="both"/>
        <w:rPr>
          <w:lang w:val="pt-BR"/>
        </w:rPr>
      </w:pPr>
      <w:r>
        <w:rPr>
          <w:lang w:val="pt-BR"/>
        </w:rPr>
        <w:lastRenderedPageBreak/>
        <w:t>Estender a avaliação ao controle coordenado de múltiplas luminárias em rede (3.4.4 e 5.3).</w:t>
      </w:r>
    </w:p>
    <w:p w14:paraId="29A1B631" w14:textId="77777777" w:rsidR="004A7735" w:rsidRPr="00430DB3" w:rsidRDefault="007F0308">
      <w:pPr>
        <w:pStyle w:val="ListParagraph"/>
        <w:numPr>
          <w:ilvl w:val="0"/>
          <w:numId w:val="2"/>
        </w:numPr>
        <w:spacing w:after="120" w:line="360" w:lineRule="auto"/>
        <w:jc w:val="both"/>
        <w:rPr>
          <w:lang w:val="pt-BR"/>
        </w:rPr>
      </w:pPr>
      <w:r>
        <w:rPr>
          <w:lang w:val="pt-BR"/>
        </w:rPr>
        <w:t>Estender o modelo a pontos de luz que atendem mais de uma classe — pista e calçada —, com o piso da classe mais exigente e com a movimentação de pedestres e de veículos (3.7 e 5.3).</w:t>
      </w:r>
    </w:p>
    <w:p w14:paraId="3BD7321E" w14:textId="77777777" w:rsidR="003A151F" w:rsidRPr="004A0E2A" w:rsidRDefault="00000000">
      <w:pPr>
        <w:pStyle w:val="ListParagraph"/>
        <w:numPr>
          <w:ilvl w:val="0"/>
          <w:numId w:val="2"/>
        </w:numPr>
        <w:spacing w:after="120" w:line="360" w:lineRule="auto"/>
        <w:jc w:val="both"/>
        <w:rPr>
          <w:lang w:val="pt-BR"/>
        </w:rPr>
      </w:pPr>
      <w:r>
        <w:rPr>
          <w:lang w:val="pt-BR"/>
        </w:rPr>
        <w:t>Avaliar classes de via adicionais, além da classe de pedestres adotada (3.8 e 5.3).</w:t>
      </w:r>
    </w:p>
    <w:p w14:paraId="49AA8B34" w14:textId="77777777" w:rsidR="003A151F" w:rsidRPr="004A0E2A" w:rsidRDefault="00000000">
      <w:pPr>
        <w:pStyle w:val="ListParagraph"/>
        <w:numPr>
          <w:ilvl w:val="0"/>
          <w:numId w:val="2"/>
        </w:numPr>
        <w:spacing w:after="120" w:line="360" w:lineRule="auto"/>
        <w:jc w:val="both"/>
        <w:rPr>
          <w:lang w:val="pt-BR"/>
        </w:rPr>
      </w:pPr>
      <w:r>
        <w:rPr>
          <w:lang w:val="pt-BR"/>
        </w:rPr>
        <w:t>Incorporar dados meteorológicos como terceira restrição da camada de verificação, atendendo à recomendação da subseção 6.10 da ABNT NBR 5101 (5.3).</w:t>
      </w:r>
    </w:p>
    <w:p w14:paraId="2EAB2FB8" w14:textId="77777777" w:rsidR="003A151F" w:rsidRPr="004A0E2A" w:rsidRDefault="00000000">
      <w:pPr>
        <w:pStyle w:val="ListParagraph"/>
        <w:numPr>
          <w:ilvl w:val="0"/>
          <w:numId w:val="2"/>
        </w:numPr>
        <w:spacing w:after="120" w:line="360" w:lineRule="auto"/>
        <w:jc w:val="both"/>
        <w:rPr>
          <w:lang w:val="pt-BR"/>
        </w:rPr>
      </w:pPr>
      <w:r>
        <w:rPr>
          <w:lang w:val="pt-BR"/>
        </w:rPr>
        <w:t>Acrescentar variáveis de entrada, como o nível de confiança da contagem e a presença simultânea de pedestres e veículos, e verificar se a inferência nebulosa passa a superar a tabela de regras (4.6 e 5.3).</w:t>
      </w:r>
    </w:p>
    <w:p w14:paraId="785279E9" w14:textId="77777777" w:rsidR="00E01C3A" w:rsidRDefault="00CC3326">
      <w:pPr>
        <w:pStyle w:val="ListParagraph"/>
        <w:numPr>
          <w:ilvl w:val="0"/>
          <w:numId w:val="2"/>
        </w:numPr>
        <w:spacing w:after="120" w:line="360" w:lineRule="auto"/>
        <w:jc w:val="both"/>
        <w:rPr>
          <w:lang w:val="pt-BR"/>
        </w:rPr>
      </w:pPr>
      <w:r>
        <w:rPr>
          <w:lang w:val="pt-BR"/>
        </w:rPr>
        <w:t>Estimar empiricamente a depreciação do fluxo luminoso — o fator de manutenção da ABNT NBR 5101 — a partir da comparação contínua entre nível comandado e iluminância entregue, em operação de milhares de horas (3.4.5).</w:t>
      </w:r>
    </w:p>
    <w:p w14:paraId="0F1BD835" w14:textId="77777777" w:rsidR="00E01C3A" w:rsidRDefault="00CC3326">
      <w:pPr>
        <w:pStyle w:val="ListParagraph"/>
        <w:numPr>
          <w:ilvl w:val="0"/>
          <w:numId w:val="2"/>
        </w:numPr>
        <w:spacing w:after="120" w:line="360" w:lineRule="auto"/>
        <w:jc w:val="both"/>
        <w:rPr>
          <w:lang w:val="pt-BR"/>
        </w:rPr>
      </w:pPr>
      <w:r>
        <w:rPr>
          <w:lang w:val="pt-BR"/>
        </w:rPr>
        <w:t>Quantificar o consumo em equipamento viário, com medição elétrica rastreável (3.11 e 5.3).</w:t>
      </w:r>
    </w:p>
    <w:p w14:paraId="3A4226C5" w14:textId="77777777" w:rsidR="00E01C3A" w:rsidRDefault="00CC3326">
      <w:pPr>
        <w:pStyle w:val="ListParagraph"/>
        <w:numPr>
          <w:ilvl w:val="0"/>
          <w:numId w:val="2"/>
        </w:numPr>
        <w:spacing w:after="120" w:line="360" w:lineRule="auto"/>
        <w:jc w:val="both"/>
        <w:rPr>
          <w:lang w:val="pt-BR"/>
        </w:rPr>
      </w:pPr>
      <w:r>
        <w:rPr>
          <w:lang w:val="pt-BR"/>
        </w:rPr>
        <w:t>Conduzir campanha de verificação fotométrica sobre ponto de luz efetivamente instalado (5.3).</w:t>
      </w:r>
    </w:p>
    <w:p w14:paraId="16D63247" w14:textId="77777777" w:rsidR="00E01C3A" w:rsidRDefault="00CC3326">
      <w:pPr>
        <w:pStyle w:val="ListParagraph"/>
        <w:numPr>
          <w:ilvl w:val="0"/>
          <w:numId w:val="2"/>
        </w:numPr>
        <w:spacing w:after="120" w:line="360" w:lineRule="auto"/>
        <w:jc w:val="both"/>
        <w:rPr>
          <w:lang w:val="pt-BR"/>
        </w:rPr>
      </w:pPr>
      <w:r>
        <w:rPr>
          <w:lang w:val="pt-BR"/>
        </w:rPr>
        <w:t>Retreinar a camada de previsão sobre série municipal publicada no formato definido pela especificação de interface (3.6).</w:t>
      </w:r>
    </w:p>
    <w:p w14:paraId="3253980C" w14:textId="77777777" w:rsidR="001A5FD5" w:rsidRPr="00430DB3" w:rsidRDefault="002D2B91">
      <w:pPr>
        <w:pStyle w:val="ListParagraph"/>
        <w:numPr>
          <w:ilvl w:val="0"/>
          <w:numId w:val="2"/>
        </w:numPr>
        <w:spacing w:after="120" w:line="360" w:lineRule="auto"/>
        <w:jc w:val="both"/>
        <w:rPr>
          <w:lang w:val="pt-BR"/>
        </w:rPr>
      </w:pPr>
      <w:r>
        <w:rPr>
          <w:lang w:val="pt-BR"/>
        </w:rPr>
        <w:t>Treinar e operar a camada de previsão com série no período de publicação da interface, de 5 min, e avaliar o efeito no ciclo completo de decisão (3.6, 4.6 e 5.3).</w:t>
      </w:r>
    </w:p>
    <w:p w14:paraId="4BFCDE6C" w14:textId="77777777" w:rsidR="001A5FD5" w:rsidRPr="00430DB3" w:rsidRDefault="002D2B91">
      <w:pPr>
        <w:pStyle w:val="ListParagraph"/>
        <w:numPr>
          <w:ilvl w:val="0"/>
          <w:numId w:val="2"/>
        </w:numPr>
        <w:spacing w:after="120" w:line="360" w:lineRule="auto"/>
        <w:jc w:val="both"/>
        <w:rPr>
          <w:lang w:val="pt-BR"/>
        </w:rPr>
      </w:pPr>
      <w:r>
        <w:rPr>
          <w:lang w:val="pt-BR"/>
        </w:rPr>
        <w:t>Treinar o modelo de previsão para o que a decisão usa — a faixa de movimentação, ou um quantil superior do nível —, em lugar do erro médio (5.3).</w:t>
      </w:r>
    </w:p>
    <w:p w14:paraId="3EEDBBD0" w14:textId="77777777" w:rsidR="00E01C3A" w:rsidRDefault="00CC3326">
      <w:pPr>
        <w:pStyle w:val="ListParagraph"/>
        <w:numPr>
          <w:ilvl w:val="0"/>
          <w:numId w:val="2"/>
        </w:numPr>
        <w:spacing w:after="120" w:line="360" w:lineRule="auto"/>
        <w:jc w:val="both"/>
        <w:rPr>
          <w:lang w:val="pt-BR"/>
        </w:rPr>
      </w:pPr>
      <w:r>
        <w:rPr>
          <w:lang w:val="pt-BR"/>
        </w:rPr>
        <w:lastRenderedPageBreak/>
        <w:t>Investigar o ajuste automático da base de regras, por sistemas neuro-nebulosos ou por aprendizado por reforço, enfrentando a circularidade discutida em 2.6 (5.3).</w:t>
      </w:r>
    </w:p>
    <w:p w14:paraId="414AE797" w14:textId="77777777" w:rsidR="001A3925" w:rsidRPr="007D5100" w:rsidRDefault="00000000">
      <w:pPr>
        <w:pStyle w:val="ListParagraph"/>
        <w:numPr>
          <w:ilvl w:val="0"/>
          <w:numId w:val="2"/>
        </w:numPr>
        <w:spacing w:after="120" w:line="360" w:lineRule="auto"/>
        <w:jc w:val="both"/>
        <w:rPr>
          <w:lang w:val="pt-BR"/>
        </w:rPr>
      </w:pPr>
      <w:r>
        <w:rPr>
          <w:lang w:val="pt-BR"/>
        </w:rPr>
        <w:t>Implantar a arquitetura de referência para operação em escala, com teste de carga, de falha de componente e de recuperação, e confirmar o custo estimado no Apêndice D (3.12.6.4 e 5.3).</w:t>
      </w:r>
    </w:p>
    <w:p w14:paraId="71A35B34" w14:textId="77777777" w:rsidR="00E01C3A" w:rsidRDefault="00CC3326">
      <w:pPr>
        <w:pStyle w:val="ListParagraph"/>
        <w:numPr>
          <w:ilvl w:val="0"/>
          <w:numId w:val="2"/>
        </w:numPr>
        <w:spacing w:after="120" w:line="360" w:lineRule="auto"/>
        <w:jc w:val="both"/>
        <w:rPr>
          <w:lang w:val="pt-BR"/>
        </w:rPr>
      </w:pPr>
      <w:r>
        <w:rPr>
          <w:lang w:val="pt-BR"/>
        </w:rPr>
        <w:t>Realizar a integração efetiva com a plataforma municipal e com o sistema de telegestão, precedida do tratamento jurídico de proteção de dados que essa integração exige (3.10 e 5.3).</w:t>
      </w:r>
    </w:p>
    <w:p w14:paraId="22EEC172" w14:textId="77777777" w:rsidR="00E01C3A" w:rsidRDefault="00CC3326">
      <w:pPr>
        <w:pStyle w:val="Heading1"/>
        <w:pageBreakBefore/>
        <w:spacing w:before="480" w:after="280" w:line="360" w:lineRule="auto"/>
        <w:jc w:val="center"/>
        <w:rPr>
          <w:lang w:val="pt-BR"/>
        </w:rPr>
      </w:pPr>
      <w:bookmarkStart w:id="107" w:name="_Toc242567319"/>
      <w:r>
        <w:rPr>
          <w:lang w:val="pt-BR"/>
        </w:rPr>
        <w:lastRenderedPageBreak/>
        <w:t>REFERÊNCIAS</w:t>
      </w:r>
      <w:bookmarkEnd w:id="107"/>
    </w:p>
    <w:p w14:paraId="3C7FE717" w14:textId="77777777" w:rsidR="006B1E66" w:rsidRPr="000F5B8B" w:rsidRDefault="00CC3326">
      <w:pPr>
        <w:spacing w:after="240"/>
        <w:rPr>
          <w:lang w:val="pt-BR"/>
        </w:rPr>
      </w:pPr>
      <w:r>
        <w:rPr>
          <w:lang w:val="pt-BR"/>
        </w:rPr>
        <w:t xml:space="preserve">AGÊNCIA NACIONAL DE ENERGIA ELÉTRICA. </w:t>
      </w:r>
      <w:r>
        <w:rPr>
          <w:b/>
          <w:bCs/>
          <w:lang w:val="pt-BR"/>
        </w:rPr>
        <w:t>Despacho nº 3.423, de 29 de novembro de 2022</w:t>
      </w:r>
      <w:r>
        <w:rPr>
          <w:lang w:val="pt-BR"/>
        </w:rPr>
        <w:t>: aprova o manual de instruções do art. 474 da Resolução Normativa nº 1.000/2021, para operacionalizar o faturamento destinado à iluminação pública caso sejam instalados sistemas de gestão. Brasília: ANEEL, 2022. Disponível em: https://www.gov.br/aneel/pt-br/assuntos/iluminacao-publica. Acesso em: 12 set. 2026.</w:t>
      </w:r>
    </w:p>
    <w:p w14:paraId="11D12B6F" w14:textId="77777777" w:rsidR="006B1E66" w:rsidRPr="000F5B8B" w:rsidRDefault="00CC3326">
      <w:pPr>
        <w:spacing w:after="240"/>
        <w:rPr>
          <w:lang w:val="pt-BR"/>
        </w:rPr>
      </w:pPr>
      <w:r>
        <w:rPr>
          <w:lang w:val="pt-BR"/>
        </w:rPr>
        <w:t xml:space="preserve">ALVES, Maria Abadia; DIAS, Ricardo Cunha; SEIXAS, Paulo Castro. Smart Cities no Brasil e em Portugal: o estado da arte. </w:t>
      </w:r>
      <w:r>
        <w:rPr>
          <w:b/>
          <w:bCs/>
          <w:lang w:val="pt-BR"/>
        </w:rPr>
        <w:t>urbe. Revista Brasileira de Gestão Urbana</w:t>
      </w:r>
      <w:r>
        <w:rPr>
          <w:lang w:val="pt-BR"/>
        </w:rPr>
        <w:t>, v. 11, e20190061, 2019. DOI: 10.1590/2175-3369.011.e20190061.</w:t>
      </w:r>
    </w:p>
    <w:p w14:paraId="207BFF24" w14:textId="77777777" w:rsidR="001A3925" w:rsidRPr="007D5100" w:rsidRDefault="00000000">
      <w:pPr>
        <w:spacing w:after="240"/>
        <w:rPr>
          <w:lang w:val="pt-BR"/>
        </w:rPr>
      </w:pPr>
      <w:r>
        <w:rPr>
          <w:lang w:val="pt-BR"/>
        </w:rPr>
        <w:t>AMAZON WEB SERVICES. AWS Price List: ofertas sob demanda da região América do Sul (São Paulo) para Amazon EC2, Amazon EKS, Amazon MSK, Amazon ElastiCache, Amazon RDS, Elastic Load Balancing e AWS Secrets Manager. [S. l.]: Amazon Web Services, 2026. Disponível em: https://pricing.us-east-1.amazonaws.com/offers/v1.0/aws/index.json. Acesso em: 10 out. 2026.</w:t>
      </w:r>
    </w:p>
    <w:p w14:paraId="4FF7DC4C" w14:textId="77777777" w:rsidR="00540256" w:rsidRDefault="002E4A9C">
      <w:pPr>
        <w:spacing w:after="240"/>
      </w:pPr>
      <w:r w:rsidRPr="007D5100">
        <w:t xml:space="preserve">AMERICAN NATIONAL STANDARDS INSTITUTE. </w:t>
      </w:r>
      <w:r w:rsidRPr="00430DB3">
        <w:t>ANSI C136.41-2013: American National Standard for Roadway and Area Lighting Equipment – Dimming Control Between an External Locking Type Photocontrol and Ballast or Driver. Rosslyn: National Electrical Manufacturers Association, 2013.</w:t>
      </w:r>
    </w:p>
    <w:p w14:paraId="72CB2FBD" w14:textId="77777777" w:rsidR="006B1E66" w:rsidRDefault="00CC3326">
      <w:pPr>
        <w:spacing w:after="240"/>
      </w:pPr>
      <w:r w:rsidRPr="00430DB3">
        <w:t xml:space="preserve">ANTHONY JNR, Bokolo. </w:t>
      </w:r>
      <w:r>
        <w:t xml:space="preserve">Enabling seamless interoperability of digital systems in smart cities using API: a systematic literature review. </w:t>
      </w:r>
      <w:r>
        <w:rPr>
          <w:b/>
          <w:bCs/>
        </w:rPr>
        <w:t>Journal of Urban Technology</w:t>
      </w:r>
      <w:r>
        <w:t>, v. 31, n. 4-5, p. 123-156, 2024. DOI: 10.1080/10630732.2024.2427543.</w:t>
      </w:r>
    </w:p>
    <w:p w14:paraId="77F36795" w14:textId="77777777" w:rsidR="006B1E66" w:rsidRPr="000F5B8B" w:rsidRDefault="00CC3326">
      <w:pPr>
        <w:spacing w:after="240"/>
        <w:rPr>
          <w:lang w:val="pt-BR"/>
        </w:rPr>
      </w:pPr>
      <w:r>
        <w:t xml:space="preserve">ASKOLA, Janne; KÄRHÄ, Petri; BAUMGARTNER, Hannu; PORRASMAA, Saku; IKONEN, Erkki. Effect of adaptive control on the LED street luminaire lifetime and on the lifecycle costs of a lighting installation. </w:t>
      </w:r>
      <w:r>
        <w:rPr>
          <w:b/>
          <w:bCs/>
          <w:lang w:val="pt-BR"/>
        </w:rPr>
        <w:t>Lighting Research &amp; Technology</w:t>
      </w:r>
      <w:r>
        <w:rPr>
          <w:lang w:val="pt-BR"/>
        </w:rPr>
        <w:t>, v. 54, n. 1, p. 75-89, 2022. DOI: 10.1177/14771535211008179.</w:t>
      </w:r>
    </w:p>
    <w:p w14:paraId="4FD9BE22" w14:textId="77777777" w:rsidR="006B1E66" w:rsidRPr="000F5B8B" w:rsidRDefault="00CC3326">
      <w:pPr>
        <w:spacing w:after="240"/>
        <w:rPr>
          <w:lang w:val="pt-BR"/>
        </w:rPr>
      </w:pPr>
      <w:r>
        <w:rPr>
          <w:lang w:val="pt-BR"/>
        </w:rPr>
        <w:t xml:space="preserve">ASSOCIAÇÃO BRASILEIRA DAS CONCESSIONÁRIAS DE ILUMINAÇÃO PÚBLICA. </w:t>
      </w:r>
      <w:r>
        <w:rPr>
          <w:b/>
          <w:bCs/>
          <w:lang w:val="pt-BR"/>
        </w:rPr>
        <w:t>Censo da iluminação pública no Brasil</w:t>
      </w:r>
      <w:r>
        <w:rPr>
          <w:lang w:val="pt-BR"/>
        </w:rPr>
        <w:t>: base 2023. Brasília: ABCIP, set. 2024a. Elaborado a partir da Base de Dados Geográfica da Distribuidora da ANEEL. Disponível em: https://abcip.com.br/publicacoes/. Acesso em: 13 set. 2026.</w:t>
      </w:r>
    </w:p>
    <w:p w14:paraId="6F5FF3B1" w14:textId="77777777" w:rsidR="00E01C3A" w:rsidRDefault="00CC3326">
      <w:pPr>
        <w:spacing w:after="240"/>
        <w:rPr>
          <w:lang w:val="pt-BR"/>
        </w:rPr>
      </w:pPr>
      <w:r>
        <w:rPr>
          <w:lang w:val="pt-BR"/>
        </w:rPr>
        <w:t xml:space="preserve">ASSOCIAÇÃO BRASILEIRA DAS CONCESSIONÁRIAS DE ILUMINAÇÃO PÚBLICA. </w:t>
      </w:r>
      <w:r>
        <w:rPr>
          <w:b/>
          <w:bCs/>
          <w:lang w:val="pt-BR"/>
        </w:rPr>
        <w:t>Telegestão em iluminação pública</w:t>
      </w:r>
      <w:r>
        <w:rPr>
          <w:lang w:val="pt-BR"/>
        </w:rPr>
        <w:t>: guia para especificação técnica. 3. ed. Brasília: ABCIP, 2024b.</w:t>
      </w:r>
    </w:p>
    <w:p w14:paraId="4F14C93B" w14:textId="77777777" w:rsidR="006B1E66" w:rsidRPr="000F5B8B" w:rsidRDefault="00CC3326">
      <w:pPr>
        <w:spacing w:after="240"/>
        <w:rPr>
          <w:lang w:val="pt-BR"/>
        </w:rPr>
      </w:pPr>
      <w:r>
        <w:rPr>
          <w:lang w:val="pt-BR"/>
        </w:rPr>
        <w:t xml:space="preserve">ASSOCIAÇÃO BRASILEIRA DE NORMAS TÉCNICAS. </w:t>
      </w:r>
      <w:r>
        <w:rPr>
          <w:b/>
          <w:bCs/>
          <w:lang w:val="pt-BR"/>
        </w:rPr>
        <w:t>NBR 5101</w:t>
      </w:r>
      <w:r>
        <w:rPr>
          <w:lang w:val="pt-BR"/>
        </w:rPr>
        <w:t>: iluminação viária – procedimentos. 4. ed. Rio de Janeiro: ABNT, 2024. Versão corrigida 2, 20 set. 2024.</w:t>
      </w:r>
    </w:p>
    <w:p w14:paraId="6B78C70E" w14:textId="77777777" w:rsidR="00E01C3A" w:rsidRDefault="00CC3326">
      <w:pPr>
        <w:spacing w:after="240"/>
        <w:rPr>
          <w:lang w:val="pt-BR"/>
        </w:rPr>
      </w:pPr>
      <w:r>
        <w:rPr>
          <w:lang w:val="pt-BR"/>
        </w:rPr>
        <w:t xml:space="preserve">ASSOCIAÇÃO BRASILEIRA DE NORMAS TÉCNICAS. </w:t>
      </w:r>
      <w:r>
        <w:rPr>
          <w:b/>
          <w:bCs/>
          <w:lang w:val="pt-BR"/>
        </w:rPr>
        <w:t>NBR 5123</w:t>
      </w:r>
      <w:r>
        <w:rPr>
          <w:lang w:val="pt-BR"/>
        </w:rPr>
        <w:t>: relé fotocontrolador intercambiável e tomada para iluminação – especificação e ensaios. Rio de Janeiro: ABNT, 2016. Versão corrigida.</w:t>
      </w:r>
    </w:p>
    <w:p w14:paraId="13795023" w14:textId="77777777" w:rsidR="006B1E66" w:rsidRPr="00CE1B46" w:rsidRDefault="00CC3326">
      <w:pPr>
        <w:spacing w:after="240"/>
        <w:rPr>
          <w:lang w:val="pt-BR"/>
        </w:rPr>
      </w:pPr>
      <w:r>
        <w:rPr>
          <w:lang w:val="pt-BR"/>
        </w:rPr>
        <w:lastRenderedPageBreak/>
        <w:t xml:space="preserve">BELLONI, Elisa; BURATTI, Cinzia; LUNGHI, Lorenzo; MARTIRANO, Luigi. </w:t>
      </w:r>
      <w:r>
        <w:t xml:space="preserve">A new street lighting control algorithm based on forecasted traffic data for electricity consumption reduction. </w:t>
      </w:r>
      <w:r>
        <w:rPr>
          <w:b/>
          <w:bCs/>
          <w:lang w:val="pt-BR"/>
        </w:rPr>
        <w:t>Lighting Research &amp; Technology</w:t>
      </w:r>
      <w:r>
        <w:rPr>
          <w:lang w:val="pt-BR"/>
        </w:rPr>
        <w:t>, v. 56, n. 5, p. 481-501, 2024. DOI: 10.1177/14771535231194536.</w:t>
      </w:r>
    </w:p>
    <w:p w14:paraId="3003FF7F" w14:textId="77777777" w:rsidR="006B1E66" w:rsidRPr="000F5B8B" w:rsidRDefault="00CC3326">
      <w:pPr>
        <w:spacing w:after="240"/>
        <w:rPr>
          <w:lang w:val="pt-BR"/>
        </w:rPr>
      </w:pPr>
      <w:r>
        <w:rPr>
          <w:lang w:val="pt-BR"/>
        </w:rPr>
        <w:t xml:space="preserve">BRASIL. </w:t>
      </w:r>
      <w:r>
        <w:rPr>
          <w:b/>
          <w:bCs/>
          <w:lang w:val="pt-BR"/>
        </w:rPr>
        <w:t>Lei nº 13.709, de 14 de agosto de 2018</w:t>
      </w:r>
      <w:r>
        <w:rPr>
          <w:lang w:val="pt-BR"/>
        </w:rPr>
        <w:t>. Lei Geral de Proteção de Dados Pessoais (LGPD). Brasília: Presidência da República, 2018. Disponível em: https://www.planalto.gov.br/ccivil_03/_ato2015-2018/2018/lei/l13709.htm. Acesso em: 13 set. 2026.</w:t>
      </w:r>
    </w:p>
    <w:p w14:paraId="246D6821" w14:textId="77777777" w:rsidR="006B1E66" w:rsidRPr="00CE1B46" w:rsidRDefault="00CC3326">
      <w:pPr>
        <w:spacing w:after="240"/>
      </w:pPr>
      <w:r>
        <w:t xml:space="preserve">BUYUKKINACI, Bedrettin; ONAYGIL, </w:t>
      </w:r>
      <w:proofErr w:type="spellStart"/>
      <w:r>
        <w:t>Sermin</w:t>
      </w:r>
      <w:proofErr w:type="spellEnd"/>
      <w:r>
        <w:t xml:space="preserve">; GULER, Onder; YURTSEVEN, Mehmet Berker. Road lighting automation scenarios </w:t>
      </w:r>
      <w:proofErr w:type="gramStart"/>
      <w:r>
        <w:t>depending</w:t>
      </w:r>
      <w:proofErr w:type="gramEnd"/>
      <w:r>
        <w:t xml:space="preserve"> on traffic speed and volume. </w:t>
      </w:r>
      <w:r>
        <w:rPr>
          <w:b/>
          <w:bCs/>
        </w:rPr>
        <w:t>Lighting Research &amp; Technology</w:t>
      </w:r>
      <w:r>
        <w:t>, v. 51, n. 6, p. 910-921, 2019. DOI: 10.1177/1477153518812536.</w:t>
      </w:r>
    </w:p>
    <w:p w14:paraId="14408E49" w14:textId="77777777" w:rsidR="006B1E66" w:rsidRDefault="00CC3326">
      <w:pPr>
        <w:spacing w:after="240"/>
      </w:pPr>
      <w:r>
        <w:t xml:space="preserve">CHEN, Tianqi; GUESTRIN, Carlos. </w:t>
      </w:r>
      <w:proofErr w:type="spellStart"/>
      <w:r>
        <w:t>XGBoost</w:t>
      </w:r>
      <w:proofErr w:type="spellEnd"/>
      <w:r>
        <w:t xml:space="preserve">: a scalable tree boosting system. In: </w:t>
      </w:r>
      <w:r>
        <w:rPr>
          <w:b/>
          <w:bCs/>
        </w:rPr>
        <w:t>Proceedings of the 22nd ACM SIGKDD International Conference on Knowledge Discovery and Data Mining</w:t>
      </w:r>
      <w:r>
        <w:t>. Nova York: ACM, 2016. p. 785-794. DOI: 10.1145/2939672.2939785.</w:t>
      </w:r>
    </w:p>
    <w:p w14:paraId="0B9F4743" w14:textId="77777777" w:rsidR="006B1E66" w:rsidRDefault="00CC3326">
      <w:pPr>
        <w:spacing w:after="240"/>
      </w:pPr>
      <w:r>
        <w:t xml:space="preserve">CITY OF MELBOURNE. </w:t>
      </w:r>
      <w:r>
        <w:rPr>
          <w:b/>
          <w:bCs/>
        </w:rPr>
        <w:t>Pedestrian Counting System (counts per hour)</w:t>
      </w:r>
      <w:r>
        <w:t xml:space="preserve">. </w:t>
      </w:r>
      <w:r>
        <w:rPr>
          <w:lang w:val="pt-BR"/>
        </w:rPr>
        <w:t xml:space="preserve">Melbourne: City of Melbourne Open Data, 2026. Conjunto de dados. Disponível em: https://data.melbourne.vic.gov.au/explore/dataset/pedestrian-counting-system-monthly-counts-per-hour/. </w:t>
      </w:r>
      <w:proofErr w:type="spellStart"/>
      <w:r>
        <w:t>Acesso</w:t>
      </w:r>
      <w:proofErr w:type="spellEnd"/>
      <w:r>
        <w:t xml:space="preserve"> </w:t>
      </w:r>
      <w:proofErr w:type="spellStart"/>
      <w:r>
        <w:t>em</w:t>
      </w:r>
      <w:proofErr w:type="spellEnd"/>
      <w:r>
        <w:t>: 15 set. 2026.</w:t>
      </w:r>
    </w:p>
    <w:p w14:paraId="787D866A" w14:textId="77777777" w:rsidR="006B1E66" w:rsidRDefault="00CC3326">
      <w:pPr>
        <w:spacing w:after="240"/>
      </w:pPr>
      <w:r>
        <w:t xml:space="preserve">COMMISSION INTERNATIONALE DE L'ÉCLAIRAGE. </w:t>
      </w:r>
      <w:r>
        <w:rPr>
          <w:b/>
          <w:bCs/>
        </w:rPr>
        <w:t>CIE 115:2010</w:t>
      </w:r>
      <w:r>
        <w:t>: lighting of roads for motor and pedestrian traffic. 2. ed. Viena: CIE, 2010.</w:t>
      </w:r>
    </w:p>
    <w:p w14:paraId="029A8FBD" w14:textId="77777777" w:rsidR="006B1E66" w:rsidRPr="000F5B8B" w:rsidRDefault="00CC3326">
      <w:pPr>
        <w:spacing w:after="240"/>
        <w:rPr>
          <w:lang w:val="pt-BR"/>
        </w:rPr>
      </w:pPr>
      <w:r>
        <w:t xml:space="preserve">DIZON, Eisley; PRANGGONO, Bernardi. Smart streetlights in Smart City: a case study of Sheffield. </w:t>
      </w:r>
      <w:r>
        <w:rPr>
          <w:b/>
          <w:bCs/>
        </w:rPr>
        <w:t>Journal of Ambient Intelligence and Humanized Computing</w:t>
      </w:r>
      <w:r>
        <w:t xml:space="preserve">, v. 13, n. 4, p. 2045-2060, 2022. </w:t>
      </w:r>
      <w:r>
        <w:rPr>
          <w:lang w:val="pt-BR"/>
        </w:rPr>
        <w:t>DOI: 10.1007/s12652-021-02970-y.</w:t>
      </w:r>
    </w:p>
    <w:p w14:paraId="7E89099E" w14:textId="77777777" w:rsidR="006B1E66" w:rsidRPr="000F5B8B" w:rsidRDefault="00CC3326">
      <w:pPr>
        <w:spacing w:after="240"/>
        <w:rPr>
          <w:lang w:val="pt-BR"/>
        </w:rPr>
      </w:pPr>
      <w:r>
        <w:rPr>
          <w:lang w:val="pt-BR"/>
        </w:rPr>
        <w:t xml:space="preserve">ESPRESSIF SYSTEMS. </w:t>
      </w:r>
      <w:r>
        <w:rPr>
          <w:b/>
          <w:bCs/>
          <w:lang w:val="pt-BR"/>
        </w:rPr>
        <w:t>ESP32 series datasheet</w:t>
      </w:r>
      <w:r>
        <w:rPr>
          <w:lang w:val="pt-BR"/>
        </w:rPr>
        <w:t>. Versão 4.3. Xangai: Espressif Systems, 2023.</w:t>
      </w:r>
    </w:p>
    <w:p w14:paraId="6A42E8EF" w14:textId="77777777" w:rsidR="006B1E66" w:rsidRDefault="00CC3326">
      <w:pPr>
        <w:spacing w:after="240"/>
      </w:pPr>
      <w:r>
        <w:rPr>
          <w:lang w:val="pt-BR"/>
        </w:rPr>
        <w:t xml:space="preserve">FRANÇA FILHO, Cleunio; TAVARES, Eduardo. </w:t>
      </w:r>
      <w:r>
        <w:t xml:space="preserve">Stochastic modeling of smart street lighting systems: maintenance models assessment. </w:t>
      </w:r>
      <w:r>
        <w:rPr>
          <w:b/>
          <w:bCs/>
        </w:rPr>
        <w:t>Computing</w:t>
      </w:r>
      <w:r>
        <w:t>, v. 107, n. 1, art. 19, 2025. DOI: 10.1007/s00607-024-01359-x.</w:t>
      </w:r>
    </w:p>
    <w:p w14:paraId="23EF1761" w14:textId="77777777" w:rsidR="006B1E66" w:rsidRPr="00CE1B46" w:rsidRDefault="00CC3326">
      <w:pPr>
        <w:spacing w:after="240"/>
      </w:pPr>
      <w:r>
        <w:t xml:space="preserve">GALIČ, Maša; GELLERT, Raphaël. Data protection law beyond identifiability? Atmospheric profiles, nudging and the </w:t>
      </w:r>
      <w:proofErr w:type="spellStart"/>
      <w:r>
        <w:t>Stratumseind</w:t>
      </w:r>
      <w:proofErr w:type="spellEnd"/>
      <w:r>
        <w:t xml:space="preserve"> Living Lab. </w:t>
      </w:r>
      <w:r>
        <w:rPr>
          <w:b/>
          <w:bCs/>
        </w:rPr>
        <w:t>Computer Law &amp; Security Review</w:t>
      </w:r>
      <w:r>
        <w:t>, v. 40, art. 105486, 2021. DOI: 10.1016/j.clsr.2020.105486.</w:t>
      </w:r>
    </w:p>
    <w:p w14:paraId="2660B610" w14:textId="77777777" w:rsidR="006B1E66" w:rsidRPr="00CE1B46" w:rsidRDefault="00CC3326">
      <w:pPr>
        <w:spacing w:after="240"/>
        <w:rPr>
          <w:lang w:val="pt-BR"/>
        </w:rPr>
      </w:pPr>
      <w:r>
        <w:t xml:space="preserve">GRINSZTAJN, Léo; OYALLON, Edouard; VAROQUAUX, Gaël. Why do tree-based models still outperform deep learning on typical tabular data? In: </w:t>
      </w:r>
      <w:r>
        <w:rPr>
          <w:b/>
          <w:bCs/>
        </w:rPr>
        <w:t>Advances in Neural Information Processing Systems 35</w:t>
      </w:r>
      <w:r>
        <w:t xml:space="preserve"> (</w:t>
      </w:r>
      <w:proofErr w:type="spellStart"/>
      <w:r>
        <w:t>NeurIPS</w:t>
      </w:r>
      <w:proofErr w:type="spellEnd"/>
      <w:r>
        <w:t xml:space="preserve"> 2022), Datasets and Benchmarks Track. </w:t>
      </w:r>
      <w:r>
        <w:rPr>
          <w:lang w:val="pt-BR"/>
        </w:rPr>
        <w:t>[S. l.]: Curran Associates, 2022. Disponível em: https://proceedings.neurips.cc/paper_files/paper/2022/hash/0378c7692da36807bdec87ab043cdadc-Abstract-Datasets_and_Benchmarks.html. Acesso em: 15 set. 2026.</w:t>
      </w:r>
    </w:p>
    <w:p w14:paraId="673544C6" w14:textId="77777777" w:rsidR="006B1E66" w:rsidRPr="000F5B8B" w:rsidRDefault="00CC3326">
      <w:pPr>
        <w:spacing w:after="240"/>
        <w:rPr>
          <w:lang w:val="pt-BR"/>
        </w:rPr>
      </w:pPr>
      <w:r>
        <w:rPr>
          <w:lang w:val="pt-BR"/>
        </w:rPr>
        <w:lastRenderedPageBreak/>
        <w:t xml:space="preserve">HIROKI, Stella Marina Yurí. Mobilidade, participação e dados: o caso da aplicação do Waze for Cities Data na cidade de Joinville (SC). </w:t>
      </w:r>
      <w:r>
        <w:rPr>
          <w:b/>
          <w:bCs/>
          <w:lang w:val="pt-BR"/>
        </w:rPr>
        <w:t>urbe. Revista Brasileira de Gestão Urbana</w:t>
      </w:r>
      <w:r>
        <w:rPr>
          <w:lang w:val="pt-BR"/>
        </w:rPr>
        <w:t>, v. 13, e20200030, 2021. DOI: 10.1590/2175-3369.013.e20200030.</w:t>
      </w:r>
    </w:p>
    <w:p w14:paraId="019C4C48" w14:textId="77777777" w:rsidR="00D97550" w:rsidRPr="00C708F0" w:rsidRDefault="00285AB3">
      <w:pPr>
        <w:spacing w:after="240"/>
        <w:rPr>
          <w:lang w:val="pt-BR"/>
        </w:rPr>
      </w:pPr>
      <w:r>
        <w:rPr>
          <w:lang w:val="pt-BR"/>
        </w:rPr>
        <w:t>INSTITUTO NACIONAL DE METROLOGIA, QUALIDADE E TECNOLOGIA. Portaria nº 20, de 15 de fevereiro de 2017: aprova o regulamento técnico da qualidade para luminárias para iluminação pública viária. Brasília: Inmetro, 2017. Revogada pela Portaria nº 62, de 2022.</w:t>
      </w:r>
    </w:p>
    <w:p w14:paraId="64270C4B" w14:textId="77777777" w:rsidR="00E01C3A" w:rsidRDefault="00CC3326">
      <w:pPr>
        <w:spacing w:after="240"/>
        <w:rPr>
          <w:lang w:val="pt-BR"/>
        </w:rPr>
      </w:pPr>
      <w:r>
        <w:rPr>
          <w:lang w:val="pt-BR"/>
        </w:rPr>
        <w:t xml:space="preserve">INSTITUTO NACIONAL DE METROLOGIA, QUALIDADE E TECNOLOGIA. </w:t>
      </w:r>
      <w:r>
        <w:rPr>
          <w:b/>
          <w:bCs/>
          <w:lang w:val="pt-BR"/>
        </w:rPr>
        <w:t>Portaria nº 62, de 17 de fevereiro de 2022</w:t>
      </w:r>
      <w:r>
        <w:rPr>
          <w:lang w:val="pt-BR"/>
        </w:rPr>
        <w:t>: aprova o regulamento técnico da qualidade e os requisitos de avaliação da conformidade para luminárias para iluminação pública viária. Brasília: Inmetro, 2022a.</w:t>
      </w:r>
    </w:p>
    <w:p w14:paraId="490F848B" w14:textId="77777777" w:rsidR="00E01C3A" w:rsidRPr="00CE1B46" w:rsidRDefault="00CC3326">
      <w:pPr>
        <w:spacing w:after="240"/>
      </w:pPr>
      <w:r>
        <w:rPr>
          <w:lang w:val="pt-BR"/>
        </w:rPr>
        <w:t xml:space="preserve">INSTITUTO NACIONAL DE METROLOGIA, QUALIDADE E TECNOLOGIA. </w:t>
      </w:r>
      <w:r>
        <w:rPr>
          <w:b/>
          <w:bCs/>
          <w:lang w:val="pt-BR"/>
        </w:rPr>
        <w:t>Portaria nº 221, de 23 de maio de 2022</w:t>
      </w:r>
      <w:r>
        <w:rPr>
          <w:lang w:val="pt-BR"/>
        </w:rPr>
        <w:t xml:space="preserve">: aprova a regulamentação técnica metrológica consolidada para sistemas de medição ou medidores de energia elétrica ativa e/ou reativa, eletrônicos, monofásicos e polifásicos, e sistemas de iluminação pública. </w:t>
      </w:r>
      <w:r>
        <w:t xml:space="preserve">Brasília: </w:t>
      </w:r>
      <w:proofErr w:type="spellStart"/>
      <w:r>
        <w:t>Inmetro</w:t>
      </w:r>
      <w:proofErr w:type="spellEnd"/>
      <w:r>
        <w:t>, 2022b.</w:t>
      </w:r>
    </w:p>
    <w:p w14:paraId="735CB1FE" w14:textId="77777777" w:rsidR="006B1E66" w:rsidRDefault="00CC3326">
      <w:pPr>
        <w:spacing w:after="240"/>
      </w:pPr>
      <w:r>
        <w:t>INTERNATIONAL ORGANIZATION FOR STANDARDIZATION; INTERNATIONAL ELECTROTECHNICAL COMMISSION. ISO/IEC 25010: systems and software engineering – systems and software quality requirements and evaluation (</w:t>
      </w:r>
      <w:proofErr w:type="spellStart"/>
      <w:r>
        <w:t>SQuaRE</w:t>
      </w:r>
      <w:proofErr w:type="spellEnd"/>
      <w:r>
        <w:t xml:space="preserve">) – product quality model. 2. ed. </w:t>
      </w:r>
      <w:proofErr w:type="spellStart"/>
      <w:r>
        <w:t>Genebra</w:t>
      </w:r>
      <w:proofErr w:type="spellEnd"/>
      <w:r>
        <w:t>: ISO, 2023.</w:t>
      </w:r>
    </w:p>
    <w:p w14:paraId="462553E3" w14:textId="77777777" w:rsidR="006B1E66" w:rsidRDefault="00CC3326">
      <w:pPr>
        <w:spacing w:after="240"/>
      </w:pPr>
      <w:r>
        <w:t xml:space="preserve">LANA, Ibai; DEL SER, Javier; VELEZ, Manuel; VLAHOGIANNI, Eleni I. Road traffic forecasting: recent advances and new challenges. </w:t>
      </w:r>
      <w:r>
        <w:rPr>
          <w:b/>
          <w:bCs/>
        </w:rPr>
        <w:t>IEEE Intelligent Transportation Systems Magazine</w:t>
      </w:r>
      <w:r>
        <w:t>, v. 10, n. 2, p. 93-109, 2018. DOI: 10.1109/MITS.2018.2806634.</w:t>
      </w:r>
    </w:p>
    <w:p w14:paraId="210FF39F" w14:textId="77777777" w:rsidR="006B1E66" w:rsidRDefault="00CC3326">
      <w:pPr>
        <w:spacing w:after="240"/>
      </w:pPr>
      <w:r>
        <w:t xml:space="preserve">LIN, Jie; YU, Wei; ZHANG, Nan; YANG, Xinyu; ZHANG, Hanlin; ZHAO, Wei. A survey on Internet of Things: architecture, enabling technologies, security and privacy, and applications. </w:t>
      </w:r>
      <w:r>
        <w:rPr>
          <w:b/>
          <w:bCs/>
        </w:rPr>
        <w:t>IEEE Internet of Things Journal</w:t>
      </w:r>
      <w:r>
        <w:t>, v. 4, n. 5, p. 1125-1142, 2017. DOI: 10.1109/JIOT.2017.2683200.</w:t>
      </w:r>
    </w:p>
    <w:p w14:paraId="7C01F186" w14:textId="77777777" w:rsidR="006B1E66" w:rsidRPr="00C708F0" w:rsidRDefault="00CC3326">
      <w:pPr>
        <w:spacing w:after="240"/>
      </w:pPr>
      <w:r>
        <w:t xml:space="preserve">MAMDANI, Ebrahim H.; ASSILIAN, Sedrak. An experiment in linguistic synthesis with a fuzzy logic controller. </w:t>
      </w:r>
      <w:r w:rsidRPr="00C708F0">
        <w:rPr>
          <w:b/>
          <w:bCs/>
        </w:rPr>
        <w:t>International Journal of Man-Machine Studies</w:t>
      </w:r>
      <w:r w:rsidRPr="00C708F0">
        <w:t>, v. 7, n. 1, p. 1-13, 1975.</w:t>
      </w:r>
    </w:p>
    <w:p w14:paraId="719BAEEB" w14:textId="77777777" w:rsidR="006B1E66" w:rsidRDefault="00CC3326">
      <w:pPr>
        <w:spacing w:after="240"/>
      </w:pPr>
      <w:r w:rsidRPr="00C708F0">
        <w:t xml:space="preserve">NOGUEIRA, Bruno César. </w:t>
      </w:r>
      <w:r>
        <w:rPr>
          <w:b/>
          <w:bCs/>
          <w:lang w:val="pt-BR"/>
        </w:rPr>
        <w:t>Uma proposta de adaptação dinâmica da iluminação urbana baseada em IoT e DCOP</w:t>
      </w:r>
      <w:r>
        <w:rPr>
          <w:lang w:val="pt-BR"/>
        </w:rPr>
        <w:t xml:space="preserve">. 2024. Dissertação (Mestrado) – Universidade Federal Fluminense, Niterói, 2024. Disponível na Biblioteca Digital Brasileira de Teses e Dissertações em: https://bdtd.ibict.br/vufind/Record/MB_26af3fc1de96227a6a1aa0392ba78ed0. </w:t>
      </w:r>
      <w:proofErr w:type="spellStart"/>
      <w:r>
        <w:t>Acesso</w:t>
      </w:r>
      <w:proofErr w:type="spellEnd"/>
      <w:r>
        <w:t xml:space="preserve"> </w:t>
      </w:r>
      <w:proofErr w:type="spellStart"/>
      <w:r>
        <w:t>em</w:t>
      </w:r>
      <w:proofErr w:type="spellEnd"/>
      <w:r>
        <w:t>: 13 set. 2026.</w:t>
      </w:r>
    </w:p>
    <w:p w14:paraId="7C925658" w14:textId="77777777" w:rsidR="006B1E66" w:rsidRPr="000F5B8B" w:rsidRDefault="00CC3326">
      <w:pPr>
        <w:spacing w:after="240"/>
        <w:rPr>
          <w:lang w:val="pt-BR"/>
        </w:rPr>
      </w:pPr>
      <w:r>
        <w:t xml:space="preserve">OASIS. </w:t>
      </w:r>
      <w:r>
        <w:rPr>
          <w:b/>
          <w:bCs/>
        </w:rPr>
        <w:t>MQTT Version 5.0</w:t>
      </w:r>
      <w:r>
        <w:t xml:space="preserve">: OASIS Standard. Burlington: OASIS Open, 2019. </w:t>
      </w:r>
      <w:r>
        <w:rPr>
          <w:lang w:val="pt-BR"/>
        </w:rPr>
        <w:t>Disponível em: https://docs.oasis-open.org/mqtt/mqtt/v5.0/mqtt-v5.0.html. Acesso em: 12 set. 2026.</w:t>
      </w:r>
    </w:p>
    <w:p w14:paraId="15075A3E" w14:textId="77777777" w:rsidR="006B1E66" w:rsidRPr="00C708F0" w:rsidRDefault="00CC3326">
      <w:pPr>
        <w:spacing w:after="240"/>
        <w:rPr>
          <w:lang w:val="pt-BR"/>
        </w:rPr>
      </w:pPr>
      <w:r>
        <w:rPr>
          <w:lang w:val="pt-BR"/>
        </w:rPr>
        <w:t xml:space="preserve">OLIVEIRA, Cyntia Barbosa; FAGUNDES, Mari Cristina de Freitas; SPOLLE, Marcus Vinicius. Racismo digital e gestão populacional: uma análise sobre câmeras com </w:t>
      </w:r>
      <w:r>
        <w:rPr>
          <w:lang w:val="pt-BR"/>
        </w:rPr>
        <w:lastRenderedPageBreak/>
        <w:t xml:space="preserve">reconhecimento facial. </w:t>
      </w:r>
      <w:r w:rsidRPr="00C708F0">
        <w:rPr>
          <w:b/>
          <w:bCs/>
          <w:lang w:val="pt-BR"/>
        </w:rPr>
        <w:t>Mosaico</w:t>
      </w:r>
      <w:r w:rsidRPr="00C708F0">
        <w:rPr>
          <w:lang w:val="pt-BR"/>
        </w:rPr>
        <w:t>, v. 17, n. 27, e1727202546, 2025. DOI: 10.12660/rm.v17n27.2025.92355.</w:t>
      </w:r>
    </w:p>
    <w:p w14:paraId="561DC221" w14:textId="77777777" w:rsidR="00D97550" w:rsidRDefault="00285AB3">
      <w:pPr>
        <w:spacing w:after="240"/>
      </w:pPr>
      <w:r w:rsidRPr="00C708F0">
        <w:rPr>
          <w:lang w:val="pt-BR"/>
        </w:rPr>
        <w:t xml:space="preserve">PASOLINI, Gianni et al. </w:t>
      </w:r>
      <w:r>
        <w:t>Comprehensive assessment of context-adaptive street lighting: technical aspects, economic insights, and measurements from large-scale, long-term implementations. Sensors, v. 24, n. 18, art. 5942, 2024. DOI: 10.3390/s24185942.</w:t>
      </w:r>
    </w:p>
    <w:p w14:paraId="4EAD6260" w14:textId="77777777" w:rsidR="006B1E66" w:rsidRDefault="00CC3326">
      <w:pPr>
        <w:spacing w:after="240"/>
      </w:pPr>
      <w:r>
        <w:t xml:space="preserve">PERRY, Tekla S. Cops tap smart streetlights, sparking controversy and legislation. </w:t>
      </w:r>
      <w:r>
        <w:rPr>
          <w:b/>
          <w:bCs/>
          <w:lang w:val="pt-BR"/>
        </w:rPr>
        <w:t>IEEE Spectrum</w:t>
      </w:r>
      <w:r>
        <w:rPr>
          <w:lang w:val="pt-BR"/>
        </w:rPr>
        <w:t xml:space="preserve">, 8 ago. 2020. Disponível em: https://spectrum.ieee.org/cops-smart-street-lights. </w:t>
      </w:r>
      <w:proofErr w:type="spellStart"/>
      <w:r>
        <w:t>Acesso</w:t>
      </w:r>
      <w:proofErr w:type="spellEnd"/>
      <w:r>
        <w:t xml:space="preserve"> </w:t>
      </w:r>
      <w:proofErr w:type="spellStart"/>
      <w:r>
        <w:t>em</w:t>
      </w:r>
      <w:proofErr w:type="spellEnd"/>
      <w:r>
        <w:t>: 13 set. 2026.</w:t>
      </w:r>
    </w:p>
    <w:p w14:paraId="6CA3D669" w14:textId="77777777" w:rsidR="006B1E66" w:rsidRDefault="00CC3326">
      <w:pPr>
        <w:spacing w:after="240"/>
      </w:pPr>
      <w:r>
        <w:t xml:space="preserve">PICKERING, Lynn; COHEN, Kelly; DE BAETS, Bernard. A narrative review on the interpretability of fuzzy rule-based models from a modern interpretable machine learning perspective. </w:t>
      </w:r>
      <w:r>
        <w:rPr>
          <w:b/>
          <w:bCs/>
        </w:rPr>
        <w:t>International Journal of Fuzzy Systems</w:t>
      </w:r>
      <w:r>
        <w:t>, v. 28, n. 4, p. 1313-1332, 2026. DOI: 10.1007/s40815-025-02022-z.</w:t>
      </w:r>
    </w:p>
    <w:p w14:paraId="64657CAB" w14:textId="77777777" w:rsidR="006B1E66" w:rsidRDefault="00CC3326">
      <w:pPr>
        <w:spacing w:after="240"/>
      </w:pPr>
      <w:r>
        <w:rPr>
          <w:lang w:val="pt-BR"/>
        </w:rPr>
        <w:t xml:space="preserve">RIBEIRO, Maria Carolina Hernandez. </w:t>
      </w:r>
      <w:r>
        <w:rPr>
          <w:b/>
          <w:bCs/>
          <w:lang w:val="pt-BR"/>
        </w:rPr>
        <w:t>Projeto de iluminação pública da Unicamp prevê redução de custos e de consumo energético</w:t>
      </w:r>
      <w:r>
        <w:rPr>
          <w:lang w:val="pt-BR"/>
        </w:rPr>
        <w:t xml:space="preserve">. Campinas: Portal Unicamp, 28 jan. 2026. Disponível em: https://www.unicamp.br/noticias/2026/01/28/projeto-de-iluminacao-publica-da-unicamp-preve-reducao-de-custos-e-de-consumo-energetico/. </w:t>
      </w:r>
      <w:proofErr w:type="spellStart"/>
      <w:r>
        <w:t>Acesso</w:t>
      </w:r>
      <w:proofErr w:type="spellEnd"/>
      <w:r>
        <w:t xml:space="preserve"> </w:t>
      </w:r>
      <w:proofErr w:type="spellStart"/>
      <w:r>
        <w:t>em</w:t>
      </w:r>
      <w:proofErr w:type="spellEnd"/>
      <w:r>
        <w:t>: 12 set. 2026.</w:t>
      </w:r>
    </w:p>
    <w:p w14:paraId="246C9626" w14:textId="77777777" w:rsidR="006B1E66" w:rsidRPr="00430DB3" w:rsidRDefault="00CC3326">
      <w:pPr>
        <w:spacing w:after="240"/>
        <w:rPr>
          <w:lang w:val="pt-BR"/>
        </w:rPr>
      </w:pPr>
      <w:r>
        <w:t xml:space="preserve">RUDIN, Cynthia. Stop explaining black box machine learning models for </w:t>
      </w:r>
      <w:proofErr w:type="gramStart"/>
      <w:r>
        <w:t>high stakes</w:t>
      </w:r>
      <w:proofErr w:type="gramEnd"/>
      <w:r>
        <w:t xml:space="preserve"> decisions and use interpretable models instead. </w:t>
      </w:r>
      <w:r w:rsidRPr="00430DB3">
        <w:rPr>
          <w:b/>
          <w:bCs/>
          <w:lang w:val="pt-BR"/>
        </w:rPr>
        <w:t>Nature Machine Intelligence</w:t>
      </w:r>
      <w:r w:rsidRPr="00430DB3">
        <w:rPr>
          <w:lang w:val="pt-BR"/>
        </w:rPr>
        <w:t>, v. 1, n. 5, p. 206-215, 2019. DOI: 10.1038/s42256-019-0048-x.</w:t>
      </w:r>
    </w:p>
    <w:p w14:paraId="74C8E41A" w14:textId="77777777" w:rsidR="006B1E66" w:rsidRPr="000F5B8B" w:rsidRDefault="00CC3326">
      <w:pPr>
        <w:spacing w:after="240"/>
        <w:rPr>
          <w:lang w:val="pt-BR"/>
        </w:rPr>
      </w:pPr>
      <w:r>
        <w:rPr>
          <w:lang w:val="pt-BR"/>
        </w:rPr>
        <w:t xml:space="preserve">SÃO PAULO (Município). Secretaria Municipal de Serviços. </w:t>
      </w:r>
      <w:r>
        <w:rPr>
          <w:b/>
          <w:bCs/>
          <w:lang w:val="pt-BR"/>
        </w:rPr>
        <w:t>Anexo III do Contrato – Caderno de Encargos da Concessionária; Anexo V do Contrato – Sistema de Mensuração de Disponibilidade e Desempenho.</w:t>
      </w:r>
      <w:r>
        <w:rPr>
          <w:lang w:val="pt-BR"/>
        </w:rPr>
        <w:t xml:space="preserve"> Concorrência Internacional nº 01/SES/2015. São Paulo: Secretaria Municipal de Serviços, 2015. Edital republicado e seus anexos disponíveis em: https://prefeitura.sp.gov.br/web/spregula/w/iluminacao_publica/noticias/206645. Acesso em: 13 set. 2026.</w:t>
      </w:r>
    </w:p>
    <w:p w14:paraId="59E3B167" w14:textId="77777777" w:rsidR="006B1E66" w:rsidRPr="000F5B8B" w:rsidRDefault="00CC3326">
      <w:pPr>
        <w:spacing w:after="240"/>
        <w:rPr>
          <w:lang w:val="pt-BR"/>
        </w:rPr>
      </w:pPr>
      <w:r>
        <w:rPr>
          <w:lang w:val="pt-BR"/>
        </w:rPr>
        <w:t xml:space="preserve">SÃO PAULO (Município). Secretaria Municipal de Serviços e Obras. </w:t>
      </w:r>
      <w:r>
        <w:rPr>
          <w:b/>
          <w:bCs/>
          <w:lang w:val="pt-BR"/>
        </w:rPr>
        <w:t>Contrato de Concessão nº 003/SMSO/2018</w:t>
      </w:r>
      <w:r>
        <w:rPr>
          <w:lang w:val="pt-BR"/>
        </w:rPr>
        <w:t>: parceria público-privada na modalidade de concessão administrativa para modernização, otimização, expansão, operação, manutenção e controle remoto e em tempo real da infraestrutura da rede de iluminação pública do Município de São Paulo. São Paulo: Prefeitura do Município de São Paulo, 2018a. Originado da Concorrência Internacional nº 01/SES/2015. Contrato e termos aditivos disponíveis em: https://prefeitura.sp.gov.br/web/spregula/iluminacao_publica/contratos/. Acesso em: 13 set. 2026.</w:t>
      </w:r>
    </w:p>
    <w:p w14:paraId="0F19B548"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assina contrato com consórcio responsável pela modernização da iluminação pública</w:t>
      </w:r>
      <w:r>
        <w:rPr>
          <w:lang w:val="pt-BR"/>
        </w:rPr>
        <w:t>. São Paulo: Prefeitura do Município de São Paulo, 2018b. Disponível em: https://prefeitura.sp.gov.br/w/noticia/prefeitura-assina-contrato-com-consorcio-responsavel-pela-modernizacao-da-iluminacao-publica. Acesso em: 12 set. 2026.</w:t>
      </w:r>
    </w:p>
    <w:p w14:paraId="684C3E1B" w14:textId="77777777" w:rsidR="006B1E66" w:rsidRPr="00CE1B46" w:rsidRDefault="00CC3326">
      <w:pPr>
        <w:spacing w:after="240"/>
        <w:rPr>
          <w:lang w:val="pt-BR"/>
        </w:rPr>
      </w:pPr>
      <w:r>
        <w:rPr>
          <w:lang w:val="pt-BR"/>
        </w:rPr>
        <w:lastRenderedPageBreak/>
        <w:t xml:space="preserve">SÃO PAULO (Município). </w:t>
      </w:r>
      <w:r>
        <w:rPr>
          <w:b/>
          <w:bCs/>
          <w:lang w:val="pt-BR"/>
        </w:rPr>
        <w:t>Termos de aditamento ao Contrato de Concessão nº 003/SMSO/2018</w:t>
      </w:r>
      <w:r>
        <w:rPr>
          <w:lang w:val="pt-BR"/>
        </w:rPr>
        <w:t>. São Paulo: SP Regula – Agência Reguladora de Serviços Públicos do Município de São Paulo, 2019-2022. Disponível em: https://prefeitura.sp.gov.br/web/spregula/iluminacao_publica/contratos/. Acesso em: 13 set. 2026.</w:t>
      </w:r>
    </w:p>
    <w:p w14:paraId="4FF77F6E" w14:textId="77777777" w:rsidR="006B1E66" w:rsidRPr="000F5B8B" w:rsidRDefault="00CC3326">
      <w:pPr>
        <w:spacing w:after="240"/>
        <w:rPr>
          <w:lang w:val="pt-BR"/>
        </w:rPr>
      </w:pPr>
      <w:r>
        <w:rPr>
          <w:lang w:val="pt-BR"/>
        </w:rPr>
        <w:t xml:space="preserve">SÃO PAULO (Município). Secretaria Especial de Comunicação. </w:t>
      </w:r>
      <w:r>
        <w:rPr>
          <w:b/>
          <w:bCs/>
          <w:lang w:val="pt-BR"/>
        </w:rPr>
        <w:t>Prefeitura avança na modernização com LED da rede de iluminação pública de São Paulo</w:t>
      </w:r>
      <w:r>
        <w:rPr>
          <w:lang w:val="pt-BR"/>
        </w:rPr>
        <w:t>. São Paulo: Prefeitura do Município de São Paulo, 8 out. 2021. Disponível em: https://prefeitura.sp.gov.br/w/noticia/prefeitura-avanca-na-modernizacao-com-led-da-rede-de-iluminacao-publica-de-sao-paulo. Acesso em: 13 set. 2026.</w:t>
      </w:r>
    </w:p>
    <w:p w14:paraId="64E06ED5"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Referência – Plataforma Smart Sampa (Anexo A)</w:t>
      </w:r>
      <w:r>
        <w:rPr>
          <w:lang w:val="pt-BR"/>
        </w:rPr>
        <w:t>. São Paulo: Secretaria Municipal de Segurança Urbana, 2022. Versão submetida a consulta pública virtual entre 12 e 31 de agosto de 2022, na plataforma Participe+. Anexos II, IV, V, VIII e XI. Disponível em: https://participemais.prefeitura.sp.gov.br/legislation/processes/209/topics. Acesso em: 13 set. 2026.</w:t>
      </w:r>
    </w:p>
    <w:p w14:paraId="1108D359"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Termo de Contrato nº 032/SMSU/2023</w:t>
      </w:r>
      <w:r>
        <w:rPr>
          <w:lang w:val="pt-BR"/>
        </w:rPr>
        <w:t>: Programa Smart Sampa. Contratada: Consórcio Smart City SP. São Paulo: Secretaria Municipal de Segurança Urbana, 7 ago. 2023. Originado do Pregão Eletrônico nº 079/SMSU/2022, processo 6029.2021/0015253-1. Disponível em: https://prefeitura.sp.gov.br/web/seguranca_urbana/w/menu/366662. Acesso em: 13 set. 2026.</w:t>
      </w:r>
    </w:p>
    <w:p w14:paraId="1AA0BB60" w14:textId="77777777" w:rsidR="00540256" w:rsidRPr="00430DB3" w:rsidRDefault="002E4A9C">
      <w:pPr>
        <w:spacing w:after="240"/>
        <w:rPr>
          <w:lang w:val="pt-BR"/>
        </w:rPr>
      </w:pPr>
      <w:r>
        <w:rPr>
          <w:lang w:val="pt-BR"/>
        </w:rPr>
        <w:t>SÃO PAULO (Município). Secretaria Municipal de Segurança Urbana. Edital de Chamamento Público nº 01/SMSU-GAB/2024: Programa Smart Sampa. São Paulo: Secretaria Municipal de Segurança Urbana, 2024. Publicado no Diário Oficial da Cidade de São Paulo em 5 jul. 2024. Disponível em: https://prefeitura.sp.gov.br/documents/d/seguranca_urbana/edital-de-chamamento-publicodocsp-diario-oficial-cidade-de-sao-paulo_05_07_2024-pdf. Acesso em: 27 set. 2026.</w:t>
      </w:r>
    </w:p>
    <w:p w14:paraId="234114A3" w14:textId="77777777" w:rsidR="006B1E66" w:rsidRPr="000F5B8B" w:rsidRDefault="00CC3326">
      <w:pPr>
        <w:spacing w:after="240"/>
        <w:rPr>
          <w:lang w:val="pt-BR"/>
        </w:rPr>
      </w:pPr>
      <w:r>
        <w:rPr>
          <w:lang w:val="pt-BR"/>
        </w:rPr>
        <w:t xml:space="preserve">SÃO PAULO (Município). Secretaria Municipal de Segurança Urbana. </w:t>
      </w:r>
      <w:r>
        <w:rPr>
          <w:b/>
          <w:bCs/>
          <w:lang w:val="pt-BR"/>
        </w:rPr>
        <w:t>Programa Smart Sampa atinge meta para 2025 e já soma 40 mil câmeras integradas</w:t>
      </w:r>
      <w:r>
        <w:rPr>
          <w:lang w:val="pt-BR"/>
        </w:rPr>
        <w:t>. São Paulo: Secretaria Municipal de Segurança Urbana, 19 set. 2025. Disponível em: https://prefeitura.sp.gov.br/web/seguranca_urbana/w/programa-smart-sampa-atinge-meta-para-2025-e-já-soma-40-mil-câmeras-integradas-ao-maior-sistema-de-monitoramento-da-américa-latina. Acesso em: 13 set. 2026.</w:t>
      </w:r>
    </w:p>
    <w:p w14:paraId="12C184FD" w14:textId="77777777" w:rsidR="006B1E66" w:rsidRPr="00430DB3" w:rsidRDefault="00CC3326">
      <w:pPr>
        <w:spacing w:after="240"/>
        <w:rPr>
          <w:lang w:val="pt-BR"/>
        </w:rPr>
      </w:pPr>
      <w:r>
        <w:rPr>
          <w:lang w:val="pt-BR"/>
        </w:rPr>
        <w:t xml:space="preserve">SÃO PAULO (Município). </w:t>
      </w:r>
      <w:r>
        <w:rPr>
          <w:b/>
          <w:bCs/>
          <w:lang w:val="pt-BR"/>
        </w:rPr>
        <w:t>Portal de dados abertos da cidade de São Paulo</w:t>
      </w:r>
      <w:r>
        <w:rPr>
          <w:lang w:val="pt-BR"/>
        </w:rPr>
        <w:t xml:space="preserve">. São Paulo: Prefeitura do Município de São Paulo, 2026a. Disponível em: https://dados.prefeitura.sp.gov.br/. </w:t>
      </w:r>
      <w:r w:rsidRPr="00430DB3">
        <w:rPr>
          <w:lang w:val="pt-BR"/>
        </w:rPr>
        <w:t>Acesso em: 12 set. 2026.</w:t>
      </w:r>
    </w:p>
    <w:p w14:paraId="2517943C" w14:textId="77777777" w:rsidR="00540256" w:rsidRPr="00430DB3" w:rsidRDefault="002E4A9C">
      <w:pPr>
        <w:spacing w:after="240"/>
        <w:rPr>
          <w:lang w:val="pt-BR"/>
        </w:rPr>
      </w:pPr>
      <w:r>
        <w:rPr>
          <w:lang w:val="pt-BR"/>
        </w:rPr>
        <w:t>SÃO PAULO (Município). Secretaria Municipal de Segurança Urbana. Smart Sampa chega a 50 mil câmeras e já supera em 25% o previsto no Programa de Metas. São Paulo: Secretaria Municipal de Segurança Urbana, 1 abr. 2026b. Disponível em: https://prefeitura.sp.gov.br/web/seguranca_urbana/w/smart-sampa-chega-a-50-mil-</w:t>
      </w:r>
      <w:r>
        <w:rPr>
          <w:lang w:val="pt-BR"/>
        </w:rPr>
        <w:lastRenderedPageBreak/>
        <w:t>câmeras-e-já-supera-em-25-o-previsto-no-programa-de-metas. Acesso em: 27 set. 2026.</w:t>
      </w:r>
    </w:p>
    <w:p w14:paraId="149E8FBA" w14:textId="77777777" w:rsidR="00540256" w:rsidRDefault="002E4A9C">
      <w:pPr>
        <w:spacing w:after="240"/>
      </w:pPr>
      <w:r>
        <w:rPr>
          <w:lang w:val="pt-BR"/>
        </w:rPr>
        <w:t xml:space="preserve">SÃO PAULO (Município). GeoSampa: camadas de iluminação pública e de segmentos de logradouro, serviço de feições geográficas (WFS). São Paulo: Prefeitura do Município de São Paulo, 2026c. Disponível em: https://wfs.geosampa.prefeitura.sp.gov.br/geoserver/geoportal/wfs. </w:t>
      </w:r>
      <w:proofErr w:type="spellStart"/>
      <w:r w:rsidRPr="00430DB3">
        <w:t>Acesso</w:t>
      </w:r>
      <w:proofErr w:type="spellEnd"/>
      <w:r w:rsidRPr="00430DB3">
        <w:t xml:space="preserve"> </w:t>
      </w:r>
      <w:proofErr w:type="spellStart"/>
      <w:r w:rsidRPr="00430DB3">
        <w:t>em</w:t>
      </w:r>
      <w:proofErr w:type="spellEnd"/>
      <w:r w:rsidRPr="00430DB3">
        <w:t>: 27 set. 2026.</w:t>
      </w:r>
    </w:p>
    <w:p w14:paraId="21FC8274" w14:textId="77777777" w:rsidR="00461CFB" w:rsidRDefault="006F13C7">
      <w:pPr>
        <w:spacing w:after="240"/>
      </w:pPr>
      <w:r w:rsidRPr="00430DB3">
        <w:t>SHIKAKURA, Tomoaki; MORIKAWA, Hiroyuki; NAKAMURA, Yoshiki. Perception of lighting fluctuation in office lighting environment. Journal of Light &amp; Visual Environment, v. 27, n. 2, p. 75-82, 2003. DOI: 10.2150/jlve.27.75.</w:t>
      </w:r>
    </w:p>
    <w:p w14:paraId="6F25523C" w14:textId="77777777" w:rsidR="001A5FD5" w:rsidRDefault="002D2B91">
      <w:pPr>
        <w:spacing w:after="240"/>
      </w:pPr>
      <w:r w:rsidRPr="00430DB3">
        <w:t xml:space="preserve">STADT ZÜRICH. </w:t>
      </w:r>
      <w:proofErr w:type="spellStart"/>
      <w:r w:rsidRPr="00430DB3">
        <w:t>Daten</w:t>
      </w:r>
      <w:proofErr w:type="spellEnd"/>
      <w:r w:rsidRPr="00430DB3">
        <w:t xml:space="preserve"> der </w:t>
      </w:r>
      <w:proofErr w:type="spellStart"/>
      <w:r w:rsidRPr="00430DB3">
        <w:t>automatischen</w:t>
      </w:r>
      <w:proofErr w:type="spellEnd"/>
      <w:r w:rsidRPr="00430DB3">
        <w:t xml:space="preserve"> </w:t>
      </w:r>
      <w:proofErr w:type="spellStart"/>
      <w:r w:rsidRPr="00430DB3">
        <w:t>Fussgänger</w:t>
      </w:r>
      <w:proofErr w:type="spellEnd"/>
      <w:r w:rsidRPr="00430DB3">
        <w:t xml:space="preserve">- und </w:t>
      </w:r>
      <w:proofErr w:type="spellStart"/>
      <w:r w:rsidRPr="00430DB3">
        <w:t>Velozählung</w:t>
      </w:r>
      <w:proofErr w:type="spellEnd"/>
      <w:r w:rsidRPr="00430DB3">
        <w:t xml:space="preserve">: </w:t>
      </w:r>
      <w:proofErr w:type="spellStart"/>
      <w:r w:rsidRPr="00430DB3">
        <w:t>Viertelstundenwerte</w:t>
      </w:r>
      <w:proofErr w:type="spellEnd"/>
      <w:r w:rsidRPr="00430DB3">
        <w:t xml:space="preserve">. </w:t>
      </w:r>
      <w:r>
        <w:rPr>
          <w:lang w:val="pt-BR"/>
        </w:rPr>
        <w:t xml:space="preserve">Zürich: Open Data Zürich, 2026. Conjunto de dados. Disponível em: https://data.stadt-zuerich.ch/dataset/ted_taz_verkehrszaehlungen_werte_fussgaenger_velo. </w:t>
      </w:r>
      <w:proofErr w:type="spellStart"/>
      <w:r w:rsidRPr="00430DB3">
        <w:t>Acesso</w:t>
      </w:r>
      <w:proofErr w:type="spellEnd"/>
      <w:r w:rsidRPr="00430DB3">
        <w:t xml:space="preserve"> </w:t>
      </w:r>
      <w:proofErr w:type="spellStart"/>
      <w:r w:rsidRPr="00430DB3">
        <w:t>em</w:t>
      </w:r>
      <w:proofErr w:type="spellEnd"/>
      <w:r w:rsidRPr="00430DB3">
        <w:t>: 30 set. 2026.</w:t>
      </w:r>
    </w:p>
    <w:p w14:paraId="05D0CD8C" w14:textId="77777777" w:rsidR="00540256" w:rsidRPr="00C708F0" w:rsidRDefault="002E4A9C">
      <w:pPr>
        <w:spacing w:after="240"/>
        <w:rPr>
          <w:lang w:val="pt-BR"/>
        </w:rPr>
      </w:pPr>
      <w:r w:rsidRPr="00430DB3">
        <w:t xml:space="preserve">TALQ CONSORTIUM. TALQ Smart City Protocol: specification version 2.7.1. </w:t>
      </w:r>
      <w:r>
        <w:rPr>
          <w:lang w:val="pt-BR"/>
        </w:rPr>
        <w:t xml:space="preserve">[S. l.]: TALQ Consortium, 16 abr. 2026. Disponível em: https://github.com/TALQ-consortium/TALQ_specification. </w:t>
      </w:r>
      <w:r w:rsidRPr="00C708F0">
        <w:rPr>
          <w:lang w:val="pt-BR"/>
        </w:rPr>
        <w:t>Acesso em: 27 set. 2026.</w:t>
      </w:r>
    </w:p>
    <w:p w14:paraId="366A302D" w14:textId="77777777" w:rsidR="00D97550" w:rsidRPr="00F96471" w:rsidRDefault="00285AB3">
      <w:pPr>
        <w:spacing w:after="240"/>
        <w:rPr>
          <w:lang w:val="pt-BR"/>
        </w:rPr>
      </w:pPr>
      <w:r w:rsidRPr="00C708F0">
        <w:rPr>
          <w:lang w:val="pt-BR"/>
        </w:rPr>
        <w:t xml:space="preserve">UNIVERSIDADE ESTADUAL DE CAMPINAS. Núcleo Interdisciplinar de Planejamento Energético. CePIL participa de cerimônia de entrega de dispositivos de telegestão para projeto de iluminação na Unicamp. Campinas: NIPE/Unicamp, 27 jan. 2026. Disponível em: https://www.nipe.unicamp.br/2026/01/27/cepil-participa-de-cerimonia-de-entrega-dos-dispositivos-de-telegestao/. </w:t>
      </w:r>
      <w:r w:rsidRPr="00F96471">
        <w:rPr>
          <w:lang w:val="pt-BR"/>
        </w:rPr>
        <w:t>Acesso em: 12 set. 2026.</w:t>
      </w:r>
    </w:p>
    <w:p w14:paraId="22C710A8" w14:textId="77777777" w:rsidR="00783485" w:rsidRPr="00F96471" w:rsidRDefault="00000000">
      <w:pPr>
        <w:spacing w:after="240"/>
        <w:rPr>
          <w:lang w:val="pt-BR"/>
        </w:rPr>
      </w:pPr>
      <w:r w:rsidRPr="00F96471">
        <w:rPr>
          <w:lang w:val="pt-BR"/>
        </w:rPr>
        <w:t>WAZLAWICK, Raul Sidnei. Metodologia de pesquisa para ciência da computação. Rio de Janeiro: Elsevier, 2009.</w:t>
      </w:r>
    </w:p>
    <w:p w14:paraId="49D6BC7F" w14:textId="77777777" w:rsidR="006B1E66" w:rsidRPr="00F96471" w:rsidRDefault="00CC3326">
      <w:pPr>
        <w:spacing w:after="240"/>
        <w:rPr>
          <w:lang w:val="pt-BR"/>
        </w:rPr>
      </w:pPr>
      <w:r w:rsidRPr="00F96471">
        <w:rPr>
          <w:lang w:val="pt-BR"/>
        </w:rPr>
        <w:t xml:space="preserve">ZADEH, Lotfi A. Fuzzy sets. </w:t>
      </w:r>
      <w:r w:rsidRPr="00F96471">
        <w:rPr>
          <w:b/>
          <w:bCs/>
          <w:lang w:val="pt-BR"/>
        </w:rPr>
        <w:t>Information and Control</w:t>
      </w:r>
      <w:r w:rsidRPr="00F96471">
        <w:rPr>
          <w:lang w:val="pt-BR"/>
        </w:rPr>
        <w:t>, v. 8, n. 3, p. 338-353, 1965.</w:t>
      </w:r>
    </w:p>
    <w:p w14:paraId="4E0A2835" w14:textId="77777777" w:rsidR="00783485" w:rsidRPr="00F96471" w:rsidRDefault="00000000">
      <w:pPr>
        <w:pStyle w:val="Heading1"/>
        <w:pageBreakBefore/>
        <w:spacing w:before="480" w:after="280" w:line="360" w:lineRule="auto"/>
        <w:jc w:val="center"/>
        <w:rPr>
          <w:lang w:val="pt-BR"/>
        </w:rPr>
      </w:pPr>
      <w:bookmarkStart w:id="108" w:name="_Toc242567320"/>
      <w:r>
        <w:rPr>
          <w:lang w:val="pt-BR"/>
        </w:rPr>
        <w:lastRenderedPageBreak/>
        <w:t>BIBLIOGRAFIA CONSULTADA</w:t>
      </w:r>
      <w:bookmarkEnd w:id="108"/>
    </w:p>
    <w:p w14:paraId="76B54B72" w14:textId="77777777" w:rsidR="00783485" w:rsidRPr="00F96471" w:rsidRDefault="00000000">
      <w:pPr>
        <w:spacing w:after="240"/>
        <w:rPr>
          <w:lang w:val="pt-BR"/>
        </w:rPr>
      </w:pPr>
      <w:r w:rsidRPr="00F96471">
        <w:rPr>
          <w:lang w:val="pt-BR"/>
        </w:rPr>
        <w:t>Documentação técnica das principais ferramentas empregadas na construção do protótipo, consultada ao longo do desenvolvimento e não citada no texto.</w:t>
      </w:r>
    </w:p>
    <w:p w14:paraId="241C5E95" w14:textId="77777777" w:rsidR="00783485" w:rsidRDefault="00000000">
      <w:pPr>
        <w:spacing w:after="240"/>
      </w:pPr>
      <w:r>
        <w:t xml:space="preserve">DOCKER INC. Docker Compose. [S. l.]: Docker Inc., 2026. </w:t>
      </w:r>
      <w:r w:rsidRPr="00F96471">
        <w:rPr>
          <w:lang w:val="pt-BR"/>
        </w:rPr>
        <w:t xml:space="preserve">Disponível em: https://docs.docker.com/compose/. </w:t>
      </w:r>
      <w:proofErr w:type="spellStart"/>
      <w:r>
        <w:t>Acesso</w:t>
      </w:r>
      <w:proofErr w:type="spellEnd"/>
      <w:r>
        <w:t xml:space="preserve"> </w:t>
      </w:r>
      <w:proofErr w:type="spellStart"/>
      <w:r>
        <w:t>em</w:t>
      </w:r>
      <w:proofErr w:type="spellEnd"/>
      <w:r>
        <w:t>: 10 out. 2026.</w:t>
      </w:r>
    </w:p>
    <w:p w14:paraId="6F6551DE" w14:textId="77777777" w:rsidR="00783485" w:rsidRPr="00F96471" w:rsidRDefault="00000000">
      <w:pPr>
        <w:spacing w:after="240"/>
        <w:rPr>
          <w:lang w:val="pt-BR"/>
        </w:rPr>
      </w:pPr>
      <w:r>
        <w:t xml:space="preserve">ECLIPSE FOUNDATION. Eclipse </w:t>
      </w:r>
      <w:proofErr w:type="spellStart"/>
      <w:r>
        <w:t>Mosquitto</w:t>
      </w:r>
      <w:proofErr w:type="spellEnd"/>
      <w:r>
        <w:t xml:space="preserve">: documentation. [S. l.]: Eclipse Foundation, 2026. </w:t>
      </w:r>
      <w:r w:rsidRPr="00F96471">
        <w:rPr>
          <w:lang w:val="pt-BR"/>
        </w:rPr>
        <w:t>Disponível em: https://mosquitto.org/documentation/. Acesso em: 10 out. 2026.</w:t>
      </w:r>
    </w:p>
    <w:p w14:paraId="1D02A664" w14:textId="77777777" w:rsidR="00783485" w:rsidRPr="00F96471" w:rsidRDefault="00000000">
      <w:pPr>
        <w:spacing w:after="240"/>
        <w:rPr>
          <w:lang w:val="pt-BR"/>
        </w:rPr>
      </w:pPr>
      <w:r w:rsidRPr="00F96471">
        <w:rPr>
          <w:lang w:val="pt-BR"/>
        </w:rPr>
        <w:t>ESPRESSIF SYSTEMS. ESP32 Arduino Core documentation. Xangai: Espressif Systems, 2026. Disponível em: https://docs.espressif.com/projects/arduino-esp32/en/latest/. Acesso em: 10 out. 2026.</w:t>
      </w:r>
    </w:p>
    <w:p w14:paraId="09B5FDCF" w14:textId="77777777" w:rsidR="00783485" w:rsidRDefault="00000000">
      <w:pPr>
        <w:spacing w:after="240"/>
      </w:pPr>
      <w:r w:rsidRPr="00F96471">
        <w:rPr>
          <w:lang w:val="pt-BR"/>
        </w:rPr>
        <w:t xml:space="preserve">FASTAPI. FastAPI: documentation. [S. l.]: FastAPI, 2026. Disponível em: https://fastapi.tiangolo.com/. </w:t>
      </w:r>
      <w:proofErr w:type="spellStart"/>
      <w:r>
        <w:t>Acesso</w:t>
      </w:r>
      <w:proofErr w:type="spellEnd"/>
      <w:r>
        <w:t xml:space="preserve"> </w:t>
      </w:r>
      <w:proofErr w:type="spellStart"/>
      <w:r>
        <w:t>em</w:t>
      </w:r>
      <w:proofErr w:type="spellEnd"/>
      <w:r>
        <w:t>: 10 out. 2026.</w:t>
      </w:r>
    </w:p>
    <w:p w14:paraId="25D69982" w14:textId="77777777" w:rsidR="00783485" w:rsidRPr="00F96471" w:rsidRDefault="00000000">
      <w:pPr>
        <w:spacing w:after="240"/>
        <w:rPr>
          <w:lang w:val="pt-BR"/>
        </w:rPr>
      </w:pPr>
      <w:r>
        <w:t xml:space="preserve">META PLATFORMS. React reference overview. [S. l.]: Meta Platforms, 2026. </w:t>
      </w:r>
      <w:r w:rsidRPr="00F96471">
        <w:rPr>
          <w:lang w:val="pt-BR"/>
        </w:rPr>
        <w:t>Disponível em: https://react.dev/reference/react. Acesso em: 10 out. 2026.</w:t>
      </w:r>
    </w:p>
    <w:p w14:paraId="34CBE99E" w14:textId="77777777" w:rsidR="00783485" w:rsidRPr="00F96471" w:rsidRDefault="00000000">
      <w:pPr>
        <w:spacing w:after="240"/>
        <w:rPr>
          <w:lang w:val="pt-BR"/>
        </w:rPr>
      </w:pPr>
      <w:r>
        <w:t xml:space="preserve">POSTGRESQL GLOBAL DEVELOPMENT GROUP. PostgreSQL 16 documentation. </w:t>
      </w:r>
      <w:r w:rsidRPr="00F96471">
        <w:rPr>
          <w:lang w:val="pt-BR"/>
        </w:rPr>
        <w:t>[S. l.]: The PostgreSQL Global Development Group, 2026. Disponível em: https://www.postgresql.org/docs/16/. Acesso em: 10 out. 2026.</w:t>
      </w:r>
    </w:p>
    <w:p w14:paraId="0DCE20A1" w14:textId="77777777" w:rsidR="00783485" w:rsidRDefault="00000000">
      <w:pPr>
        <w:spacing w:after="240"/>
      </w:pPr>
      <w:r>
        <w:t xml:space="preserve">PYTHON SOFTWARE FOUNDATION. Python 3.12 documentation. [S. l.]: Python Software Foundation, 2026. </w:t>
      </w:r>
      <w:proofErr w:type="spellStart"/>
      <w:r>
        <w:t>Disponível</w:t>
      </w:r>
      <w:proofErr w:type="spellEnd"/>
      <w:r>
        <w:t xml:space="preserve"> </w:t>
      </w:r>
      <w:proofErr w:type="spellStart"/>
      <w:r>
        <w:t>em</w:t>
      </w:r>
      <w:proofErr w:type="spellEnd"/>
      <w:r>
        <w:t xml:space="preserve">: https://docs.python.org/3.12/. </w:t>
      </w:r>
      <w:proofErr w:type="spellStart"/>
      <w:r>
        <w:t>Acesso</w:t>
      </w:r>
      <w:proofErr w:type="spellEnd"/>
      <w:r>
        <w:t xml:space="preserve"> </w:t>
      </w:r>
      <w:proofErr w:type="spellStart"/>
      <w:r>
        <w:t>em</w:t>
      </w:r>
      <w:proofErr w:type="spellEnd"/>
      <w:r>
        <w:t>: 10 out. 2026.</w:t>
      </w:r>
    </w:p>
    <w:p w14:paraId="37C665E1" w14:textId="77777777" w:rsidR="00783485" w:rsidRDefault="00000000">
      <w:pPr>
        <w:spacing w:after="240"/>
      </w:pPr>
      <w:r>
        <w:t xml:space="preserve">SCIKIT-FUZZY DEVELOPMENT TEAM. scikit-fuzzy: fuzzy logic toolkit for SciPy, documentation. </w:t>
      </w:r>
      <w:r w:rsidRPr="00F96471">
        <w:rPr>
          <w:lang w:val="pt-BR"/>
        </w:rPr>
        <w:t xml:space="preserve">[S. l.]: scikit-fuzzy, 2026. Disponível em: https://scikit-fuzzy.github.io/scikit-fuzzy/. </w:t>
      </w:r>
      <w:proofErr w:type="spellStart"/>
      <w:r>
        <w:t>Acesso</w:t>
      </w:r>
      <w:proofErr w:type="spellEnd"/>
      <w:r>
        <w:t xml:space="preserve"> </w:t>
      </w:r>
      <w:proofErr w:type="spellStart"/>
      <w:r>
        <w:t>em</w:t>
      </w:r>
      <w:proofErr w:type="spellEnd"/>
      <w:r>
        <w:t>: 10 out. 2026.</w:t>
      </w:r>
    </w:p>
    <w:p w14:paraId="513F34B7" w14:textId="77777777" w:rsidR="00783485" w:rsidRPr="00F96471" w:rsidRDefault="00000000">
      <w:pPr>
        <w:spacing w:after="240"/>
        <w:rPr>
          <w:lang w:val="pt-BR"/>
        </w:rPr>
      </w:pPr>
      <w:r>
        <w:t xml:space="preserve">TAILWIND LABS. Tailwind CSS documentation. [S. l.]: Tailwind Labs, 2026. </w:t>
      </w:r>
      <w:r w:rsidRPr="00F96471">
        <w:rPr>
          <w:lang w:val="pt-BR"/>
        </w:rPr>
        <w:t>Disponível em: https://tailwindcss.com/docs. Acesso em: 10 out. 2026.</w:t>
      </w:r>
    </w:p>
    <w:p w14:paraId="00D6315E" w14:textId="77777777" w:rsidR="00783485" w:rsidRPr="00F96471" w:rsidRDefault="00000000">
      <w:pPr>
        <w:spacing w:after="240"/>
        <w:rPr>
          <w:lang w:val="pt-BR"/>
        </w:rPr>
      </w:pPr>
      <w:r w:rsidRPr="00F96471">
        <w:rPr>
          <w:lang w:val="pt-BR"/>
        </w:rPr>
        <w:t xml:space="preserve">XGBOOST DEVELOPERS. </w:t>
      </w:r>
      <w:proofErr w:type="spellStart"/>
      <w:r>
        <w:t>XGBoost</w:t>
      </w:r>
      <w:proofErr w:type="spellEnd"/>
      <w:r>
        <w:t xml:space="preserve"> documentation. [S. l.]: </w:t>
      </w:r>
      <w:proofErr w:type="spellStart"/>
      <w:r>
        <w:t>XGBoost</w:t>
      </w:r>
      <w:proofErr w:type="spellEnd"/>
      <w:r>
        <w:t xml:space="preserve"> Developers, 2026. </w:t>
      </w:r>
      <w:r w:rsidRPr="00F96471">
        <w:rPr>
          <w:lang w:val="pt-BR"/>
        </w:rPr>
        <w:t>Disponível em: https://xgboost.readthedocs.io/en/stable/. Acesso em: 10 out. 2026.</w:t>
      </w:r>
    </w:p>
    <w:p w14:paraId="3430914E" w14:textId="77777777" w:rsidR="00E01C3A" w:rsidRDefault="00CC3326">
      <w:pPr>
        <w:pStyle w:val="Heading1"/>
        <w:pageBreakBefore/>
        <w:spacing w:before="480" w:after="280" w:line="360" w:lineRule="auto"/>
        <w:jc w:val="center"/>
        <w:rPr>
          <w:lang w:val="pt-BR"/>
        </w:rPr>
      </w:pPr>
      <w:bookmarkStart w:id="109" w:name="_Toc242567321"/>
      <w:r>
        <w:rPr>
          <w:lang w:val="pt-BR"/>
        </w:rPr>
        <w:lastRenderedPageBreak/>
        <w:t>APÊNDICE A — DECLARAÇÃO DE USO DE FERRAMENTAS DE INTELIGÊNCIA ARTIFICIAL GENERATIVA</w:t>
      </w:r>
      <w:bookmarkEnd w:id="109"/>
    </w:p>
    <w:p w14:paraId="464332FB" w14:textId="77777777" w:rsidR="00E01C3A" w:rsidRDefault="00CC3326">
      <w:pPr>
        <w:spacing w:before="280" w:after="140" w:line="360" w:lineRule="auto"/>
        <w:jc w:val="both"/>
        <w:rPr>
          <w:b/>
          <w:bCs/>
          <w:lang w:val="pt-BR"/>
        </w:rPr>
      </w:pPr>
      <w:r>
        <w:rPr>
          <w:b/>
          <w:bCs/>
          <w:lang w:val="pt-BR"/>
        </w:rPr>
        <w:t>1 Identificação</w:t>
      </w:r>
    </w:p>
    <w:p w14:paraId="1B079DC4" w14:textId="77777777" w:rsidR="00E01C3A" w:rsidRDefault="00CC3326">
      <w:pPr>
        <w:spacing w:after="120" w:line="360" w:lineRule="auto"/>
        <w:jc w:val="both"/>
        <w:rPr>
          <w:lang w:val="pt-BR"/>
        </w:rPr>
      </w:pPr>
      <w:r>
        <w:rPr>
          <w:lang w:val="pt-BR"/>
        </w:rPr>
        <w:t>Título do trabalho: CONTROLE INTELIGENTE DA ILUMINAÇÃO PÚBLICA A PARTIR DE DADOS URBANOS JÁ EXISTENTES: PROPOSTA DE INTEGRAÇÃO ENTRE PLATAFORMA DE MONITORAMENTO E TELEGESTÃO NO MUNICÍPIO DE SÃO PAULO</w:t>
      </w:r>
    </w:p>
    <w:p w14:paraId="0E3C2A71" w14:textId="77777777" w:rsidR="00101C02" w:rsidRDefault="00CC3326">
      <w:pPr>
        <w:spacing w:after="120" w:line="360" w:lineRule="auto"/>
        <w:jc w:val="both"/>
        <w:rPr>
          <w:lang w:val="pt-BR"/>
        </w:rPr>
      </w:pPr>
      <w:r>
        <w:rPr>
          <w:lang w:val="pt-BR"/>
        </w:rPr>
        <w:t xml:space="preserve">Autores: </w:t>
      </w:r>
    </w:p>
    <w:p w14:paraId="3534FA68" w14:textId="77777777" w:rsidR="00101C02" w:rsidRDefault="00CC3326">
      <w:pPr>
        <w:spacing w:after="120" w:line="360" w:lineRule="auto"/>
        <w:jc w:val="both"/>
        <w:rPr>
          <w:lang w:val="pt-BR"/>
        </w:rPr>
      </w:pPr>
      <w:r>
        <w:rPr>
          <w:lang w:val="pt-BR"/>
        </w:rPr>
        <w:t xml:space="preserve">Bruno Bonavigo Dacal, RA N309EC4, CPF _____._____._____-___; </w:t>
      </w:r>
    </w:p>
    <w:p w14:paraId="4C773AF4" w14:textId="77777777" w:rsidR="00101C02" w:rsidRDefault="00CC3326">
      <w:pPr>
        <w:spacing w:after="120" w:line="360" w:lineRule="auto"/>
        <w:jc w:val="both"/>
        <w:rPr>
          <w:lang w:val="pt-BR"/>
        </w:rPr>
      </w:pPr>
      <w:r>
        <w:rPr>
          <w:lang w:val="pt-BR"/>
        </w:rPr>
        <w:t xml:space="preserve">Lucas de Araujo Vergara, RA N090758, CPF _____._____._____-___; </w:t>
      </w:r>
    </w:p>
    <w:p w14:paraId="151D6DF2" w14:textId="77777777" w:rsidR="00E01C3A" w:rsidRDefault="00CC3326">
      <w:pPr>
        <w:spacing w:after="120" w:line="360" w:lineRule="auto"/>
        <w:jc w:val="both"/>
        <w:rPr>
          <w:lang w:val="pt-BR"/>
        </w:rPr>
      </w:pPr>
      <w:r>
        <w:rPr>
          <w:lang w:val="pt-BR"/>
        </w:rPr>
        <w:t>Vitor Oliveira dos Santos, RA N083DG1, CPF _____._____._____-___.</w:t>
      </w:r>
    </w:p>
    <w:p w14:paraId="250FA572" w14:textId="77777777" w:rsidR="00E01C3A" w:rsidRDefault="00CC3326">
      <w:pPr>
        <w:spacing w:after="120" w:line="360" w:lineRule="auto"/>
        <w:jc w:val="both"/>
        <w:rPr>
          <w:lang w:val="pt-BR"/>
        </w:rPr>
      </w:pPr>
      <w:r>
        <w:rPr>
          <w:lang w:val="pt-BR"/>
        </w:rPr>
        <w:t>Curso: Bacharelado em Ciência da Computação — Universidade Paulista (UNIP).</w:t>
      </w:r>
    </w:p>
    <w:p w14:paraId="644AD9A8" w14:textId="77777777" w:rsidR="00E01C3A" w:rsidRDefault="00CC3326">
      <w:pPr>
        <w:spacing w:after="120" w:line="360" w:lineRule="auto"/>
        <w:jc w:val="both"/>
        <w:rPr>
          <w:lang w:val="pt-BR"/>
        </w:rPr>
      </w:pPr>
      <w:r>
        <w:rPr>
          <w:lang w:val="pt-BR"/>
        </w:rPr>
        <w:t>Orientador: Prof. Marco Gomes.</w:t>
      </w:r>
    </w:p>
    <w:p w14:paraId="268CFAAB" w14:textId="77777777" w:rsidR="00E01C3A" w:rsidRDefault="00CC3326">
      <w:pPr>
        <w:spacing w:before="280" w:after="140" w:line="360" w:lineRule="auto"/>
        <w:jc w:val="both"/>
        <w:rPr>
          <w:b/>
          <w:bCs/>
          <w:lang w:val="pt-BR"/>
        </w:rPr>
      </w:pPr>
      <w:r>
        <w:rPr>
          <w:b/>
          <w:bCs/>
          <w:lang w:val="pt-BR"/>
        </w:rPr>
        <w:t>2 Natureza do uso</w:t>
      </w:r>
    </w:p>
    <w:p w14:paraId="09793689" w14:textId="77777777" w:rsidR="00E01C3A" w:rsidRDefault="00CC3326">
      <w:pPr>
        <w:spacing w:after="120" w:line="360" w:lineRule="auto"/>
        <w:jc w:val="both"/>
        <w:rPr>
          <w:lang w:val="pt-BR"/>
        </w:rPr>
      </w:pPr>
      <w:r>
        <w:rPr>
          <w:lang w:val="pt-BR"/>
        </w:rPr>
        <w:t>(     ) Não houve utilização de nenhuma ferramenta de Inteligência Artificial Generativa na elaboração desta obra.</w:t>
      </w:r>
    </w:p>
    <w:p w14:paraId="0A2DD308" w14:textId="77777777" w:rsidR="00E01C3A" w:rsidRDefault="00CC3326">
      <w:pPr>
        <w:spacing w:after="120" w:line="360" w:lineRule="auto"/>
        <w:jc w:val="both"/>
        <w:rPr>
          <w:lang w:val="pt-BR"/>
        </w:rPr>
      </w:pPr>
      <w:r>
        <w:rPr>
          <w:lang w:val="pt-BR"/>
        </w:rPr>
        <w:t>(  X  ) Houve utilização de ferramentas de Inteligência Artificial Generativa, detalhada no Quadro 19.</w:t>
      </w:r>
    </w:p>
    <w:p w14:paraId="1B05824C" w14:textId="77777777" w:rsidR="00D97550" w:rsidRPr="00C708F0" w:rsidRDefault="00285AB3">
      <w:pPr>
        <w:spacing w:after="120" w:line="360" w:lineRule="auto"/>
        <w:jc w:val="both"/>
        <w:rPr>
          <w:lang w:val="pt-BR"/>
        </w:rPr>
      </w:pPr>
      <w:r>
        <w:rPr>
          <w:lang w:val="pt-BR"/>
        </w:rPr>
        <w:t>O emprego das ferramentas seguiu o modelo de programação em par (pair programming), com papéis fixos: a ferramenta atuou como executora — redigindo código, scripts, protocolos e versões de texto —, e os autores atuaram como navegadores, definindo o problema, os requisitos e a arquitetura, aprovando cada critério antes de sua execução, conferindo cada saída contra o protótipo, os dados e as fontes, e rejeitando ou corrigindo o que não se sustentava. Nenhuma saída foi incorporada ao trabalho sem leitura e decisão dos autores, e as decisões de projeto, a interpretação dos resultados e as conclusões são dos autores.</w:t>
      </w:r>
    </w:p>
    <w:p w14:paraId="3D644D6A" w14:textId="77777777" w:rsidR="003A151F" w:rsidRPr="004A0E2A" w:rsidRDefault="00000000">
      <w:pPr>
        <w:spacing w:after="120" w:line="360" w:lineRule="auto"/>
        <w:jc w:val="both"/>
        <w:rPr>
          <w:lang w:val="pt-BR"/>
        </w:rPr>
      </w:pPr>
      <w:r>
        <w:rPr>
          <w:lang w:val="pt-BR"/>
        </w:rPr>
        <w:t xml:space="preserve">Na última coluna do Quadro 19, o percentual indica a parcela do resultado gerado pela ferramenta que foi conferida, alterada ou refeita manualmente pelos autores antes de </w:t>
      </w:r>
      <w:r>
        <w:rPr>
          <w:lang w:val="pt-BR"/>
        </w:rPr>
        <w:lastRenderedPageBreak/>
        <w:t>integrar o trabalho, e a descrição que o acompanha indica a forma dessa intervenção: conferência contra o protótipo, os dados ou as fontes, correção, reescrita ou rejeição.</w:t>
      </w:r>
    </w:p>
    <w:p w14:paraId="4BFAB100" w14:textId="2E18F00C" w:rsidR="00E01C3A" w:rsidRDefault="00CC3326">
      <w:pPr>
        <w:keepNext/>
        <w:spacing w:before="260" w:after="130"/>
        <w:rPr>
          <w:lang w:val="pt-BR"/>
        </w:rPr>
      </w:pPr>
      <w:bookmarkStart w:id="110" w:name="_Toc242567226"/>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19</w:t>
      </w:r>
      <w:r w:rsidR="008D0833">
        <w:rPr>
          <w:sz w:val="20"/>
          <w:szCs w:val="20"/>
          <w:lang w:val="pt-BR"/>
        </w:rPr>
        <w:fldChar w:fldCharType="end"/>
      </w:r>
      <w:r>
        <w:rPr>
          <w:sz w:val="20"/>
          <w:szCs w:val="20"/>
          <w:lang w:val="pt-BR"/>
        </w:rPr>
        <w:t xml:space="preserve"> – Matriz de emprego técnico de inteligência artificial</w:t>
      </w:r>
      <w:bookmarkEnd w:id="1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7"/>
        <w:gridCol w:w="1423"/>
        <w:gridCol w:w="1599"/>
        <w:gridCol w:w="2603"/>
        <w:gridCol w:w="1759"/>
      </w:tblGrid>
      <w:tr w:rsidR="00E01C3A" w:rsidRPr="00F96471" w14:paraId="0E7CD52F" w14:textId="77777777" w:rsidTr="00101C02">
        <w:trPr>
          <w:tblHeader/>
        </w:trPr>
        <w:tc>
          <w:tcPr>
            <w:tcW w:w="1693" w:type="dxa"/>
            <w:shd w:val="clear" w:color="auto" w:fill="EDEDED"/>
            <w:tcMar>
              <w:top w:w="70" w:type="dxa"/>
              <w:left w:w="90" w:type="dxa"/>
              <w:bottom w:w="70" w:type="dxa"/>
              <w:right w:w="90" w:type="dxa"/>
            </w:tcMar>
          </w:tcPr>
          <w:p w14:paraId="6B653081" w14:textId="77777777" w:rsidR="00E01C3A" w:rsidRDefault="00CC3326">
            <w:r>
              <w:rPr>
                <w:b/>
                <w:bCs/>
                <w:sz w:val="20"/>
                <w:szCs w:val="20"/>
              </w:rPr>
              <w:t xml:space="preserve">Ferramenta e </w:t>
            </w:r>
            <w:proofErr w:type="spellStart"/>
            <w:r>
              <w:rPr>
                <w:b/>
                <w:bCs/>
                <w:sz w:val="20"/>
                <w:szCs w:val="20"/>
              </w:rPr>
              <w:t>desenvolvedor</w:t>
            </w:r>
            <w:proofErr w:type="spellEnd"/>
          </w:p>
        </w:tc>
        <w:tc>
          <w:tcPr>
            <w:tcW w:w="1435" w:type="dxa"/>
            <w:shd w:val="clear" w:color="auto" w:fill="EDEDED"/>
            <w:tcMar>
              <w:top w:w="70" w:type="dxa"/>
              <w:left w:w="90" w:type="dxa"/>
              <w:bottom w:w="70" w:type="dxa"/>
              <w:right w:w="90" w:type="dxa"/>
            </w:tcMar>
          </w:tcPr>
          <w:p w14:paraId="2402A719" w14:textId="77777777" w:rsidR="00E01C3A" w:rsidRDefault="00CC3326">
            <w:proofErr w:type="spellStart"/>
            <w:r>
              <w:rPr>
                <w:b/>
                <w:bCs/>
                <w:sz w:val="20"/>
                <w:szCs w:val="20"/>
              </w:rPr>
              <w:t>Versão</w:t>
            </w:r>
            <w:proofErr w:type="spellEnd"/>
            <w:r>
              <w:rPr>
                <w:b/>
                <w:bCs/>
                <w:sz w:val="20"/>
                <w:szCs w:val="20"/>
              </w:rPr>
              <w:t xml:space="preserve"> </w:t>
            </w:r>
            <w:proofErr w:type="spellStart"/>
            <w:r>
              <w:rPr>
                <w:b/>
                <w:bCs/>
                <w:sz w:val="20"/>
                <w:szCs w:val="20"/>
              </w:rPr>
              <w:t>ou</w:t>
            </w:r>
            <w:proofErr w:type="spellEnd"/>
            <w:r>
              <w:rPr>
                <w:b/>
                <w:bCs/>
                <w:sz w:val="20"/>
                <w:szCs w:val="20"/>
              </w:rPr>
              <w:t xml:space="preserve"> checkpoint</w:t>
            </w:r>
          </w:p>
        </w:tc>
        <w:tc>
          <w:tcPr>
            <w:tcW w:w="1626" w:type="dxa"/>
            <w:shd w:val="clear" w:color="auto" w:fill="EDEDED"/>
            <w:tcMar>
              <w:top w:w="70" w:type="dxa"/>
              <w:left w:w="90" w:type="dxa"/>
              <w:bottom w:w="70" w:type="dxa"/>
              <w:right w:w="90" w:type="dxa"/>
            </w:tcMar>
          </w:tcPr>
          <w:p w14:paraId="14D122A8" w14:textId="77777777" w:rsidR="00E01C3A" w:rsidRDefault="00CC3326">
            <w:proofErr w:type="spellStart"/>
            <w:r>
              <w:rPr>
                <w:b/>
                <w:bCs/>
                <w:sz w:val="20"/>
                <w:szCs w:val="20"/>
              </w:rPr>
              <w:t>Seção</w:t>
            </w:r>
            <w:proofErr w:type="spellEnd"/>
            <w:r>
              <w:rPr>
                <w:b/>
                <w:bCs/>
                <w:sz w:val="20"/>
                <w:szCs w:val="20"/>
              </w:rPr>
              <w:t xml:space="preserve"> do </w:t>
            </w:r>
            <w:proofErr w:type="spellStart"/>
            <w:r>
              <w:rPr>
                <w:b/>
                <w:bCs/>
                <w:sz w:val="20"/>
                <w:szCs w:val="20"/>
              </w:rPr>
              <w:t>trabalho</w:t>
            </w:r>
            <w:proofErr w:type="spellEnd"/>
            <w:r>
              <w:rPr>
                <w:b/>
                <w:bCs/>
                <w:sz w:val="20"/>
                <w:szCs w:val="20"/>
              </w:rPr>
              <w:t xml:space="preserve"> </w:t>
            </w:r>
            <w:proofErr w:type="spellStart"/>
            <w:r>
              <w:rPr>
                <w:b/>
                <w:bCs/>
                <w:sz w:val="20"/>
                <w:szCs w:val="20"/>
              </w:rPr>
              <w:t>afetada</w:t>
            </w:r>
            <w:proofErr w:type="spellEnd"/>
          </w:p>
        </w:tc>
        <w:tc>
          <w:tcPr>
            <w:tcW w:w="2672" w:type="dxa"/>
            <w:shd w:val="clear" w:color="auto" w:fill="EDEDED"/>
            <w:tcMar>
              <w:top w:w="70" w:type="dxa"/>
              <w:left w:w="90" w:type="dxa"/>
              <w:bottom w:w="70" w:type="dxa"/>
              <w:right w:w="90" w:type="dxa"/>
            </w:tcMar>
          </w:tcPr>
          <w:p w14:paraId="362B3FD4" w14:textId="77777777" w:rsidR="00E01C3A" w:rsidRDefault="00CC3326">
            <w:proofErr w:type="spellStart"/>
            <w:r>
              <w:rPr>
                <w:b/>
                <w:bCs/>
                <w:sz w:val="20"/>
                <w:szCs w:val="20"/>
              </w:rPr>
              <w:t>Finalidade</w:t>
            </w:r>
            <w:proofErr w:type="spellEnd"/>
            <w:r>
              <w:rPr>
                <w:b/>
                <w:bCs/>
                <w:sz w:val="20"/>
                <w:szCs w:val="20"/>
              </w:rPr>
              <w:t xml:space="preserve"> </w:t>
            </w:r>
            <w:proofErr w:type="spellStart"/>
            <w:r>
              <w:rPr>
                <w:b/>
                <w:bCs/>
                <w:sz w:val="20"/>
                <w:szCs w:val="20"/>
              </w:rPr>
              <w:t>específica</w:t>
            </w:r>
            <w:proofErr w:type="spellEnd"/>
          </w:p>
        </w:tc>
        <w:tc>
          <w:tcPr>
            <w:tcW w:w="1645" w:type="dxa"/>
            <w:shd w:val="clear" w:color="auto" w:fill="EDEDED"/>
            <w:tcMar>
              <w:top w:w="70" w:type="dxa"/>
              <w:left w:w="90" w:type="dxa"/>
              <w:bottom w:w="70" w:type="dxa"/>
              <w:right w:w="90" w:type="dxa"/>
            </w:tcMar>
          </w:tcPr>
          <w:p w14:paraId="343C75B8" w14:textId="77777777" w:rsidR="00E01C3A" w:rsidRPr="00CE1B46" w:rsidRDefault="00CC3326">
            <w:pPr>
              <w:rPr>
                <w:lang w:val="pt-BR"/>
              </w:rPr>
            </w:pPr>
            <w:r>
              <w:rPr>
                <w:b/>
                <w:bCs/>
                <w:sz w:val="20"/>
                <w:szCs w:val="20"/>
                <w:lang w:val="pt-BR"/>
              </w:rPr>
              <w:t>Nível de intervenção humana pós-geração (%)</w:t>
            </w:r>
          </w:p>
        </w:tc>
      </w:tr>
      <w:tr w:rsidR="00E01C3A" w:rsidRPr="00F96471" w14:paraId="4F8DFBD4" w14:textId="77777777" w:rsidTr="00101C02">
        <w:tc>
          <w:tcPr>
            <w:tcW w:w="1693" w:type="dxa"/>
            <w:tcMar>
              <w:top w:w="70" w:type="dxa"/>
              <w:left w:w="90" w:type="dxa"/>
              <w:bottom w:w="70" w:type="dxa"/>
              <w:right w:w="90" w:type="dxa"/>
            </w:tcMar>
          </w:tcPr>
          <w:p w14:paraId="660B2E8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6051C07"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D1125B7"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5E0A9E9" w14:textId="77777777" w:rsidR="00E01C3A" w:rsidRPr="00CE1B46" w:rsidRDefault="00CC3326">
            <w:pPr>
              <w:rPr>
                <w:lang w:val="pt-BR"/>
              </w:rPr>
            </w:pPr>
            <w:r>
              <w:rPr>
                <w:sz w:val="20"/>
                <w:szCs w:val="20"/>
                <w:lang w:val="pt-BR"/>
              </w:rPr>
              <w:t>Edição programática do arquivo em formato Office Open XML: sumário, listas de quadros e de figuras, paginação, numeração de seções, reorganização da estrutura segundo o roteiro do orientador e conformidade com a ABNT</w:t>
            </w:r>
          </w:p>
        </w:tc>
        <w:tc>
          <w:tcPr>
            <w:tcW w:w="1645" w:type="dxa"/>
            <w:tcMar>
              <w:top w:w="70" w:type="dxa"/>
              <w:left w:w="90" w:type="dxa"/>
              <w:bottom w:w="70" w:type="dxa"/>
              <w:right w:w="90" w:type="dxa"/>
            </w:tcMar>
          </w:tcPr>
          <w:p w14:paraId="06E30D9D" w14:textId="77777777" w:rsidR="00E01C3A" w:rsidRPr="007D5100" w:rsidRDefault="007D5100">
            <w:pPr>
              <w:rPr>
                <w:lang w:val="pt-BR"/>
              </w:rPr>
            </w:pPr>
            <w:r>
              <w:rPr>
                <w:sz w:val="20"/>
                <w:szCs w:val="20"/>
                <w:lang w:val="pt-BR"/>
              </w:rPr>
              <w:t>10</w:t>
            </w:r>
            <w:r w:rsidRPr="007D5100">
              <w:rPr>
                <w:sz w:val="20"/>
                <w:szCs w:val="20"/>
                <w:lang w:val="pt-BR"/>
              </w:rPr>
              <w:t>0% — estrutura e formatação conferidas no Word página a página; legendas, listas e estilos corrigidos manualmente</w:t>
            </w:r>
          </w:p>
        </w:tc>
      </w:tr>
      <w:tr w:rsidR="00E01C3A" w:rsidRPr="00F96471" w14:paraId="0B989130" w14:textId="77777777" w:rsidTr="00101C02">
        <w:tc>
          <w:tcPr>
            <w:tcW w:w="1693" w:type="dxa"/>
            <w:tcMar>
              <w:top w:w="70" w:type="dxa"/>
              <w:left w:w="90" w:type="dxa"/>
              <w:bottom w:w="70" w:type="dxa"/>
              <w:right w:w="90" w:type="dxa"/>
            </w:tcMar>
          </w:tcPr>
          <w:p w14:paraId="1502CB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7555F9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1411BAB" w14:textId="77777777" w:rsidR="00E01C3A" w:rsidRDefault="00CC3326">
            <w:proofErr w:type="spellStart"/>
            <w:r>
              <w:rPr>
                <w:sz w:val="20"/>
                <w:szCs w:val="20"/>
              </w:rPr>
              <w:t>Figuras</w:t>
            </w:r>
            <w:proofErr w:type="spellEnd"/>
            <w:r>
              <w:rPr>
                <w:sz w:val="20"/>
                <w:szCs w:val="20"/>
              </w:rPr>
              <w:t xml:space="preserve"> 3, 4, 5 e 10</w:t>
            </w:r>
          </w:p>
        </w:tc>
        <w:tc>
          <w:tcPr>
            <w:tcW w:w="2672" w:type="dxa"/>
            <w:tcMar>
              <w:top w:w="70" w:type="dxa"/>
              <w:left w:w="90" w:type="dxa"/>
              <w:bottom w:w="70" w:type="dxa"/>
              <w:right w:w="90" w:type="dxa"/>
            </w:tcMar>
          </w:tcPr>
          <w:p w14:paraId="09CF339C" w14:textId="77777777" w:rsidR="00E01C3A" w:rsidRPr="00CE1B46" w:rsidRDefault="00CC3326">
            <w:pPr>
              <w:rPr>
                <w:lang w:val="pt-BR"/>
              </w:rPr>
            </w:pPr>
            <w:r>
              <w:rPr>
                <w:sz w:val="20"/>
                <w:szCs w:val="20"/>
                <w:lang w:val="pt-BR"/>
              </w:rPr>
              <w:t>Geração dos diagramas de casos de uso, de arquitetura, de sequência e de entidade-relacionamento por script Python, a partir da especificação definida pelos autores</w:t>
            </w:r>
          </w:p>
        </w:tc>
        <w:tc>
          <w:tcPr>
            <w:tcW w:w="1645" w:type="dxa"/>
            <w:tcMar>
              <w:top w:w="70" w:type="dxa"/>
              <w:left w:w="90" w:type="dxa"/>
              <w:bottom w:w="70" w:type="dxa"/>
              <w:right w:w="90" w:type="dxa"/>
            </w:tcMar>
          </w:tcPr>
          <w:p w14:paraId="6CFB9BE5" w14:textId="77777777" w:rsidR="00E01C3A" w:rsidRPr="007D5100" w:rsidRDefault="007D5100">
            <w:pPr>
              <w:rPr>
                <w:lang w:val="pt-BR"/>
              </w:rPr>
            </w:pPr>
            <w:r>
              <w:rPr>
                <w:sz w:val="20"/>
                <w:szCs w:val="20"/>
                <w:lang w:val="pt-BR"/>
              </w:rPr>
              <w:t>100%</w:t>
            </w:r>
            <w:r w:rsidRPr="007D5100">
              <w:rPr>
                <w:sz w:val="20"/>
                <w:szCs w:val="20"/>
                <w:lang w:val="pt-BR"/>
              </w:rPr>
              <w:t xml:space="preserve"> — elementos e ligações definidos pelos autores; diagramas conferidos contra o código e o banco e corrigidos quando divergiam</w:t>
            </w:r>
          </w:p>
        </w:tc>
      </w:tr>
      <w:tr w:rsidR="00E01C3A" w:rsidRPr="00F96471" w14:paraId="0DAA033D" w14:textId="77777777" w:rsidTr="00101C02">
        <w:tc>
          <w:tcPr>
            <w:tcW w:w="1693" w:type="dxa"/>
            <w:tcMar>
              <w:top w:w="70" w:type="dxa"/>
              <w:left w:w="90" w:type="dxa"/>
              <w:bottom w:w="70" w:type="dxa"/>
              <w:right w:w="90" w:type="dxa"/>
            </w:tcMar>
          </w:tcPr>
          <w:p w14:paraId="77068E9D"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19A155F"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1F32AC90" w14:textId="77777777" w:rsidR="00E01C3A" w:rsidRDefault="00CC3326">
            <w:proofErr w:type="spellStart"/>
            <w:r>
              <w:rPr>
                <w:sz w:val="20"/>
                <w:szCs w:val="20"/>
              </w:rPr>
              <w:t>Capítulo</w:t>
            </w:r>
            <w:proofErr w:type="spellEnd"/>
            <w:r>
              <w:rPr>
                <w:sz w:val="20"/>
                <w:szCs w:val="20"/>
              </w:rPr>
              <w:t xml:space="preserve"> 2</w:t>
            </w:r>
          </w:p>
        </w:tc>
        <w:tc>
          <w:tcPr>
            <w:tcW w:w="2672" w:type="dxa"/>
            <w:tcMar>
              <w:top w:w="70" w:type="dxa"/>
              <w:left w:w="90" w:type="dxa"/>
              <w:bottom w:w="70" w:type="dxa"/>
              <w:right w:w="90" w:type="dxa"/>
            </w:tcMar>
          </w:tcPr>
          <w:p w14:paraId="7612DBFD" w14:textId="77777777" w:rsidR="00E01C3A" w:rsidRPr="00CE1B46" w:rsidRDefault="00CC3326">
            <w:pPr>
              <w:rPr>
                <w:lang w:val="pt-BR"/>
              </w:rPr>
            </w:pPr>
            <w:r>
              <w:rPr>
                <w:sz w:val="20"/>
                <w:szCs w:val="20"/>
                <w:lang w:val="pt-BR"/>
              </w:rPr>
              <w:t>Prospecção bibliográfica para a revisão narrativa: localização de fontes e conferência dos resumos e das fontes primárias</w:t>
            </w:r>
          </w:p>
        </w:tc>
        <w:tc>
          <w:tcPr>
            <w:tcW w:w="1645" w:type="dxa"/>
            <w:tcMar>
              <w:top w:w="70" w:type="dxa"/>
              <w:left w:w="90" w:type="dxa"/>
              <w:bottom w:w="70" w:type="dxa"/>
              <w:right w:w="90" w:type="dxa"/>
            </w:tcMar>
          </w:tcPr>
          <w:p w14:paraId="4C8E6448" w14:textId="77777777" w:rsidR="00E01C3A" w:rsidRPr="007D5100" w:rsidRDefault="007D5100">
            <w:pPr>
              <w:rPr>
                <w:lang w:val="pt-BR"/>
              </w:rPr>
            </w:pPr>
            <w:r>
              <w:rPr>
                <w:sz w:val="20"/>
                <w:szCs w:val="20"/>
                <w:lang w:val="pt-BR"/>
              </w:rPr>
              <w:t>100%</w:t>
            </w:r>
            <w:r w:rsidRPr="007D5100">
              <w:rPr>
                <w:sz w:val="20"/>
                <w:szCs w:val="20"/>
                <w:lang w:val="pt-BR"/>
              </w:rPr>
              <w:t xml:space="preserve"> — fontes abertas e lidas pelos autores; referências conferidas na origem, com retirada das não confirmadas</w:t>
            </w:r>
          </w:p>
        </w:tc>
      </w:tr>
      <w:tr w:rsidR="00E01C3A" w:rsidRPr="00F96471" w14:paraId="448F0751" w14:textId="77777777" w:rsidTr="00101C02">
        <w:tc>
          <w:tcPr>
            <w:tcW w:w="1693" w:type="dxa"/>
            <w:tcMar>
              <w:top w:w="70" w:type="dxa"/>
              <w:left w:w="90" w:type="dxa"/>
              <w:bottom w:w="70" w:type="dxa"/>
              <w:right w:w="90" w:type="dxa"/>
            </w:tcMar>
          </w:tcPr>
          <w:p w14:paraId="4E4AEFE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BE292B1"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2E2249FF" w14:textId="77777777" w:rsidR="00E01C3A" w:rsidRPr="00430DB3" w:rsidRDefault="00CC3326">
            <w:r>
              <w:rPr>
                <w:sz w:val="20"/>
                <w:szCs w:val="20"/>
                <w:lang w:val="pt-BR"/>
              </w:rPr>
              <w:t>Capítulo 2</w:t>
            </w:r>
          </w:p>
        </w:tc>
        <w:tc>
          <w:tcPr>
            <w:tcW w:w="2672" w:type="dxa"/>
            <w:tcMar>
              <w:top w:w="70" w:type="dxa"/>
              <w:left w:w="90" w:type="dxa"/>
              <w:bottom w:w="70" w:type="dxa"/>
              <w:right w:w="90" w:type="dxa"/>
            </w:tcMar>
          </w:tcPr>
          <w:p w14:paraId="747D903A" w14:textId="77777777" w:rsidR="00E01C3A" w:rsidRPr="004A0E2A" w:rsidRDefault="00CC3326">
            <w:pPr>
              <w:rPr>
                <w:lang w:val="pt-BR"/>
              </w:rPr>
            </w:pPr>
            <w:r>
              <w:rPr>
                <w:sz w:val="20"/>
                <w:szCs w:val="20"/>
                <w:lang w:val="pt-BR"/>
              </w:rPr>
              <w:t>Redação de trechos da revisão bibliográfica a partir de fontes lidas e selecionadas pelos autores</w:t>
            </w:r>
          </w:p>
        </w:tc>
        <w:tc>
          <w:tcPr>
            <w:tcW w:w="1645" w:type="dxa"/>
            <w:tcMar>
              <w:top w:w="70" w:type="dxa"/>
              <w:left w:w="90" w:type="dxa"/>
              <w:bottom w:w="70" w:type="dxa"/>
              <w:right w:w="90" w:type="dxa"/>
            </w:tcMar>
          </w:tcPr>
          <w:p w14:paraId="1013040C" w14:textId="77777777" w:rsidR="00E01C3A" w:rsidRPr="004A0E2A" w:rsidRDefault="004A0E2A">
            <w:pPr>
              <w:rPr>
                <w:lang w:val="pt-BR"/>
              </w:rPr>
            </w:pPr>
            <w:r>
              <w:rPr>
                <w:sz w:val="20"/>
                <w:szCs w:val="20"/>
                <w:lang w:val="pt-BR"/>
              </w:rPr>
              <w:t xml:space="preserve">100% </w:t>
            </w:r>
            <w:r w:rsidRPr="007D5100">
              <w:rPr>
                <w:sz w:val="20"/>
                <w:szCs w:val="20"/>
                <w:lang w:val="pt-BR"/>
              </w:rPr>
              <w:t>—</w:t>
            </w:r>
            <w:r w:rsidRPr="004A0E2A">
              <w:rPr>
                <w:sz w:val="20"/>
                <w:szCs w:val="20"/>
                <w:lang w:val="pt-BR"/>
              </w:rPr>
              <w:t xml:space="preserve"> fontes lidas pelos autores; trechos conferidos contra os artigos originais e reescritos onde não correspondiam</w:t>
            </w:r>
          </w:p>
        </w:tc>
      </w:tr>
      <w:tr w:rsidR="00E01C3A" w:rsidRPr="00F96471" w14:paraId="3B27E04E" w14:textId="77777777" w:rsidTr="00101C02">
        <w:tc>
          <w:tcPr>
            <w:tcW w:w="1693" w:type="dxa"/>
            <w:tcMar>
              <w:top w:w="70" w:type="dxa"/>
              <w:left w:w="90" w:type="dxa"/>
              <w:bottom w:w="70" w:type="dxa"/>
              <w:right w:w="90" w:type="dxa"/>
            </w:tcMar>
          </w:tcPr>
          <w:p w14:paraId="3E1888C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E448978"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365AA380" w14:textId="77777777" w:rsidR="00E01C3A" w:rsidRDefault="00CC3326">
            <w:r>
              <w:rPr>
                <w:sz w:val="20"/>
                <w:szCs w:val="20"/>
              </w:rPr>
              <w:t>2.2, 2.3 e 3.6</w:t>
            </w:r>
          </w:p>
        </w:tc>
        <w:tc>
          <w:tcPr>
            <w:tcW w:w="2672" w:type="dxa"/>
            <w:tcMar>
              <w:top w:w="70" w:type="dxa"/>
              <w:left w:w="90" w:type="dxa"/>
              <w:bottom w:w="70" w:type="dxa"/>
              <w:right w:w="90" w:type="dxa"/>
            </w:tcMar>
          </w:tcPr>
          <w:p w14:paraId="4E3F3659" w14:textId="77777777" w:rsidR="00E01C3A" w:rsidRPr="00CE1B46" w:rsidRDefault="00CC3326">
            <w:pPr>
              <w:rPr>
                <w:lang w:val="pt-BR"/>
              </w:rPr>
            </w:pPr>
            <w:r>
              <w:rPr>
                <w:sz w:val="20"/>
                <w:szCs w:val="20"/>
                <w:lang w:val="pt-BR"/>
              </w:rPr>
              <w:t>Consulta a fontes primárias — portal municipal de dados abertos, censo setorial e documentos contratuais — e conferência dos valores numéricos citados no texto</w:t>
            </w:r>
          </w:p>
        </w:tc>
        <w:tc>
          <w:tcPr>
            <w:tcW w:w="1645" w:type="dxa"/>
            <w:tcMar>
              <w:top w:w="70" w:type="dxa"/>
              <w:left w:w="90" w:type="dxa"/>
              <w:bottom w:w="70" w:type="dxa"/>
              <w:right w:w="90" w:type="dxa"/>
            </w:tcMar>
          </w:tcPr>
          <w:p w14:paraId="6A14CDCB" w14:textId="77777777" w:rsidR="00E01C3A" w:rsidRPr="007D5100" w:rsidRDefault="007D5100">
            <w:pPr>
              <w:rPr>
                <w:lang w:val="pt-BR"/>
              </w:rPr>
            </w:pPr>
            <w:r>
              <w:rPr>
                <w:sz w:val="20"/>
                <w:szCs w:val="20"/>
                <w:lang w:val="pt-BR"/>
              </w:rPr>
              <w:t>100% —</w:t>
            </w:r>
            <w:r w:rsidRPr="007D5100">
              <w:rPr>
                <w:sz w:val="20"/>
                <w:szCs w:val="20"/>
                <w:lang w:val="pt-BR"/>
              </w:rPr>
              <w:t xml:space="preserve"> valores citados conferidos pelos autores nos documentos originais (contrato, Caderno de </w:t>
            </w:r>
            <w:r w:rsidRPr="007D5100">
              <w:rPr>
                <w:sz w:val="20"/>
                <w:szCs w:val="20"/>
                <w:lang w:val="pt-BR"/>
              </w:rPr>
              <w:lastRenderedPageBreak/>
              <w:t>Encargos, GeoSampa)</w:t>
            </w:r>
          </w:p>
        </w:tc>
      </w:tr>
      <w:tr w:rsidR="00E01C3A" w:rsidRPr="00F96471" w14:paraId="23F92A46" w14:textId="77777777" w:rsidTr="00101C02">
        <w:tc>
          <w:tcPr>
            <w:tcW w:w="1693" w:type="dxa"/>
            <w:tcMar>
              <w:top w:w="70" w:type="dxa"/>
              <w:left w:w="90" w:type="dxa"/>
              <w:bottom w:w="70" w:type="dxa"/>
              <w:right w:w="90" w:type="dxa"/>
            </w:tcMar>
          </w:tcPr>
          <w:p w14:paraId="03D4D7F9"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176E1173" w14:textId="77777777" w:rsidR="00E01C3A" w:rsidRPr="00CE1B46" w:rsidRDefault="00CC3326">
            <w:pPr>
              <w:rPr>
                <w:lang w:val="pt-BR"/>
              </w:rPr>
            </w:pPr>
            <w:r>
              <w:rPr>
                <w:sz w:val="20"/>
                <w:szCs w:val="20"/>
                <w:lang w:val="pt-BR"/>
              </w:rPr>
              <w:t>claude-opus-5 e claude-opus-5-5, modo de esforço estendido</w:t>
            </w:r>
          </w:p>
        </w:tc>
        <w:tc>
          <w:tcPr>
            <w:tcW w:w="1626" w:type="dxa"/>
            <w:tcMar>
              <w:top w:w="70" w:type="dxa"/>
              <w:left w:w="90" w:type="dxa"/>
              <w:bottom w:w="70" w:type="dxa"/>
              <w:right w:w="90" w:type="dxa"/>
            </w:tcMar>
          </w:tcPr>
          <w:p w14:paraId="74A01FC6" w14:textId="77777777" w:rsidR="00E01C3A" w:rsidRDefault="00CC3326">
            <w:r>
              <w:rPr>
                <w:sz w:val="20"/>
                <w:szCs w:val="20"/>
              </w:rPr>
              <w:t xml:space="preserve">Todo o </w:t>
            </w:r>
            <w:proofErr w:type="spellStart"/>
            <w:r>
              <w:rPr>
                <w:sz w:val="20"/>
                <w:szCs w:val="20"/>
              </w:rPr>
              <w:t>documento</w:t>
            </w:r>
            <w:proofErr w:type="spellEnd"/>
          </w:p>
        </w:tc>
        <w:tc>
          <w:tcPr>
            <w:tcW w:w="2672" w:type="dxa"/>
            <w:tcMar>
              <w:top w:w="70" w:type="dxa"/>
              <w:left w:w="90" w:type="dxa"/>
              <w:bottom w:w="70" w:type="dxa"/>
              <w:right w:w="90" w:type="dxa"/>
            </w:tcMar>
          </w:tcPr>
          <w:p w14:paraId="3DEFD535" w14:textId="77777777" w:rsidR="00E01C3A" w:rsidRPr="00CE1B46" w:rsidRDefault="00CC3326">
            <w:pPr>
              <w:rPr>
                <w:lang w:val="pt-BR"/>
              </w:rPr>
            </w:pPr>
            <w:r>
              <w:rPr>
                <w:sz w:val="20"/>
                <w:szCs w:val="20"/>
                <w:lang w:val="pt-BR"/>
              </w:rPr>
              <w:t>Apoio à redação: estruturação de seções, revisão ortográfica e sintática e adequação ao registro acadêmico, sobre conteúdo e decisões definidos pelos autores</w:t>
            </w:r>
          </w:p>
        </w:tc>
        <w:tc>
          <w:tcPr>
            <w:tcW w:w="1645" w:type="dxa"/>
            <w:tcMar>
              <w:top w:w="70" w:type="dxa"/>
              <w:left w:w="90" w:type="dxa"/>
              <w:bottom w:w="70" w:type="dxa"/>
              <w:right w:w="90" w:type="dxa"/>
            </w:tcMar>
          </w:tcPr>
          <w:p w14:paraId="34D329D9" w14:textId="77777777" w:rsidR="00E01C3A" w:rsidRPr="008F4E03" w:rsidRDefault="008F4E03">
            <w:pPr>
              <w:rPr>
                <w:lang w:val="pt-BR"/>
              </w:rPr>
            </w:pPr>
            <w:r>
              <w:rPr>
                <w:sz w:val="20"/>
                <w:szCs w:val="20"/>
                <w:lang w:val="pt-BR"/>
              </w:rPr>
              <w:t>100%</w:t>
            </w:r>
            <w:r w:rsidRPr="008F4E03">
              <w:rPr>
                <w:sz w:val="20"/>
                <w:szCs w:val="20"/>
                <w:lang w:val="pt-BR"/>
              </w:rPr>
              <w:t xml:space="preserve"> — conteúdo, decisões e roteiro definidos pelos autores; cada versão revisada em controle de alterações, com trechos reescritos ou rejeitados</w:t>
            </w:r>
          </w:p>
        </w:tc>
      </w:tr>
      <w:tr w:rsidR="00E01C3A" w:rsidRPr="00F96471" w14:paraId="604E5992" w14:textId="77777777" w:rsidTr="00101C02">
        <w:tc>
          <w:tcPr>
            <w:tcW w:w="1693" w:type="dxa"/>
            <w:tcMar>
              <w:top w:w="70" w:type="dxa"/>
              <w:left w:w="90" w:type="dxa"/>
              <w:bottom w:w="70" w:type="dxa"/>
              <w:right w:w="90" w:type="dxa"/>
            </w:tcMar>
          </w:tcPr>
          <w:p w14:paraId="28D77B00"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6D9671FC"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F9FB939" w14:textId="77777777" w:rsidR="00E01C3A" w:rsidRPr="00430DB3" w:rsidRDefault="00CC3326">
            <w:pPr>
              <w:rPr>
                <w:lang w:val="pt-BR"/>
              </w:rPr>
            </w:pPr>
            <w:r w:rsidRPr="00430DB3">
              <w:rPr>
                <w:sz w:val="20"/>
                <w:szCs w:val="20"/>
                <w:lang w:val="pt-BR"/>
              </w:rPr>
              <w:t>Protótipo (repositório de código), 3.12 e 3.13</w:t>
            </w:r>
          </w:p>
        </w:tc>
        <w:tc>
          <w:tcPr>
            <w:tcW w:w="2672" w:type="dxa"/>
            <w:tcMar>
              <w:top w:w="70" w:type="dxa"/>
              <w:left w:w="90" w:type="dxa"/>
              <w:bottom w:w="70" w:type="dxa"/>
              <w:right w:w="90" w:type="dxa"/>
            </w:tcMar>
          </w:tcPr>
          <w:p w14:paraId="6D91901A" w14:textId="77777777" w:rsidR="00E01C3A" w:rsidRPr="00430DB3" w:rsidRDefault="00CC3326">
            <w:pPr>
              <w:rPr>
                <w:lang w:val="pt-BR"/>
              </w:rPr>
            </w:pPr>
            <w:r>
              <w:rPr>
                <w:sz w:val="20"/>
                <w:szCs w:val="20"/>
                <w:lang w:val="pt-BR"/>
              </w:rPr>
              <w:t>Programação assistida do protótipo — serviço de decisão, interface de dados, banco, painel, firmware e testes automatizados —, sobre requisitos, arquitetura e decisões definidos pelos autores</w:t>
            </w:r>
          </w:p>
        </w:tc>
        <w:tc>
          <w:tcPr>
            <w:tcW w:w="1645" w:type="dxa"/>
            <w:tcMar>
              <w:top w:w="70" w:type="dxa"/>
              <w:left w:w="90" w:type="dxa"/>
              <w:bottom w:w="70" w:type="dxa"/>
              <w:right w:w="90" w:type="dxa"/>
            </w:tcMar>
          </w:tcPr>
          <w:p w14:paraId="045231D5" w14:textId="77777777" w:rsidR="00E01C3A" w:rsidRPr="008F4E03" w:rsidRDefault="008F4E03">
            <w:pPr>
              <w:rPr>
                <w:lang w:val="pt-BR"/>
              </w:rPr>
            </w:pPr>
            <w:r>
              <w:rPr>
                <w:sz w:val="20"/>
                <w:szCs w:val="20"/>
                <w:lang w:val="pt-BR"/>
              </w:rPr>
              <w:t>70%</w:t>
            </w:r>
            <w:r w:rsidRPr="008F4E03">
              <w:rPr>
                <w:sz w:val="20"/>
                <w:szCs w:val="20"/>
                <w:lang w:val="pt-BR"/>
              </w:rPr>
              <w:t xml:space="preserve"> — requisitos e arquitetura dos autores; código revisado e testado em bancada pelos autores, com montagem física e gravação do firmware feitas por eles</w:t>
            </w:r>
          </w:p>
        </w:tc>
      </w:tr>
      <w:tr w:rsidR="00E01C3A" w:rsidRPr="00F96471" w14:paraId="081D667D" w14:textId="77777777" w:rsidTr="00101C02">
        <w:tc>
          <w:tcPr>
            <w:tcW w:w="1693" w:type="dxa"/>
            <w:tcMar>
              <w:top w:w="70" w:type="dxa"/>
              <w:left w:w="90" w:type="dxa"/>
              <w:bottom w:w="70" w:type="dxa"/>
              <w:right w:w="90" w:type="dxa"/>
            </w:tcMar>
          </w:tcPr>
          <w:p w14:paraId="38CF21C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7D4FFD7F" w14:textId="77777777" w:rsidR="00E01C3A" w:rsidRPr="00430DB3"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0BCFD68" w14:textId="77777777" w:rsidR="00E01C3A" w:rsidRDefault="00CC3326">
            <w:r>
              <w:rPr>
                <w:sz w:val="20"/>
                <w:szCs w:val="20"/>
              </w:rPr>
              <w:t xml:space="preserve">3.6, 3.9, 4.1, 4.6 e </w:t>
            </w:r>
            <w:proofErr w:type="spellStart"/>
            <w:r>
              <w:rPr>
                <w:sz w:val="20"/>
                <w:szCs w:val="20"/>
              </w:rPr>
              <w:t>Apêndice</w:t>
            </w:r>
            <w:proofErr w:type="spellEnd"/>
            <w:r>
              <w:rPr>
                <w:sz w:val="20"/>
                <w:szCs w:val="20"/>
              </w:rPr>
              <w:t xml:space="preserve"> B</w:t>
            </w:r>
          </w:p>
        </w:tc>
        <w:tc>
          <w:tcPr>
            <w:tcW w:w="2672" w:type="dxa"/>
            <w:tcMar>
              <w:top w:w="70" w:type="dxa"/>
              <w:left w:w="90" w:type="dxa"/>
              <w:bottom w:w="70" w:type="dxa"/>
              <w:right w:w="90" w:type="dxa"/>
            </w:tcMar>
          </w:tcPr>
          <w:p w14:paraId="6D523374" w14:textId="77777777" w:rsidR="00E01C3A" w:rsidRPr="00430DB3" w:rsidRDefault="00CC3326">
            <w:pPr>
              <w:rPr>
                <w:lang w:val="pt-BR"/>
              </w:rPr>
            </w:pPr>
            <w:r>
              <w:rPr>
                <w:sz w:val="20"/>
                <w:szCs w:val="20"/>
                <w:lang w:val="pt-BR"/>
              </w:rPr>
              <w:t>Elaboração dos protocolos e dos programas de avaliação, execução dos experimentos e tabulação dos resultados, com os critérios discutidos e aprovados pelos autores antes de cada execução; busca e conferência de qualidade dos conjuntos de dados públicos</w:t>
            </w:r>
          </w:p>
        </w:tc>
        <w:tc>
          <w:tcPr>
            <w:tcW w:w="1645" w:type="dxa"/>
            <w:tcMar>
              <w:top w:w="70" w:type="dxa"/>
              <w:left w:w="90" w:type="dxa"/>
              <w:bottom w:w="70" w:type="dxa"/>
              <w:right w:w="90" w:type="dxa"/>
            </w:tcMar>
          </w:tcPr>
          <w:p w14:paraId="058CDD96" w14:textId="77777777" w:rsidR="00E01C3A" w:rsidRPr="008F4E03" w:rsidRDefault="008F4E03">
            <w:pPr>
              <w:rPr>
                <w:lang w:val="pt-BR"/>
              </w:rPr>
            </w:pPr>
            <w:r>
              <w:rPr>
                <w:sz w:val="20"/>
                <w:szCs w:val="20"/>
                <w:lang w:val="pt-BR"/>
              </w:rPr>
              <w:t>80%</w:t>
            </w:r>
            <w:r w:rsidRPr="008F4E03">
              <w:rPr>
                <w:sz w:val="20"/>
                <w:szCs w:val="20"/>
                <w:lang w:val="pt-BR"/>
              </w:rPr>
              <w:t xml:space="preserve"> — critérios discutidos e aprovados pelos autores antes de cada execução; resultados reinterpretados por eles (ex.: H3 rejeitada, troca para </w:t>
            </w:r>
            <w:r w:rsidR="004A0E2A" w:rsidRPr="008F4E03">
              <w:rPr>
                <w:sz w:val="20"/>
                <w:szCs w:val="20"/>
                <w:lang w:val="pt-BR"/>
              </w:rPr>
              <w:t>Zurique)</w:t>
            </w:r>
          </w:p>
        </w:tc>
      </w:tr>
      <w:tr w:rsidR="00E01C3A" w:rsidRPr="00F96471" w14:paraId="13AC54B1" w14:textId="77777777" w:rsidTr="00101C02">
        <w:tc>
          <w:tcPr>
            <w:tcW w:w="1693" w:type="dxa"/>
            <w:tcMar>
              <w:top w:w="70" w:type="dxa"/>
              <w:left w:w="90" w:type="dxa"/>
              <w:bottom w:w="70" w:type="dxa"/>
              <w:right w:w="90" w:type="dxa"/>
            </w:tcMar>
          </w:tcPr>
          <w:p w14:paraId="6AF17637"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4C510DA5"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C8561E9" w14:textId="77777777" w:rsidR="00E01C3A" w:rsidRPr="00430DB3" w:rsidRDefault="00CC3326">
            <w:r>
              <w:rPr>
                <w:sz w:val="20"/>
                <w:szCs w:val="20"/>
                <w:lang w:val="pt-BR"/>
              </w:rPr>
              <w:t>3.12.1, 3.12.2, 3.12.5 e 3.12.8</w:t>
            </w:r>
          </w:p>
        </w:tc>
        <w:tc>
          <w:tcPr>
            <w:tcW w:w="2672" w:type="dxa"/>
            <w:tcMar>
              <w:top w:w="70" w:type="dxa"/>
              <w:left w:w="90" w:type="dxa"/>
              <w:bottom w:w="70" w:type="dxa"/>
              <w:right w:w="90" w:type="dxa"/>
            </w:tcMar>
          </w:tcPr>
          <w:p w14:paraId="040A01DD" w14:textId="77777777" w:rsidR="00E01C3A" w:rsidRPr="004A0E2A" w:rsidRDefault="00CC3326">
            <w:pPr>
              <w:rPr>
                <w:lang w:val="pt-BR"/>
              </w:rPr>
            </w:pPr>
            <w:r>
              <w:rPr>
                <w:sz w:val="20"/>
                <w:szCs w:val="20"/>
                <w:lang w:val="pt-BR"/>
              </w:rPr>
              <w:t>Redação a partir de informações fornecidas pelos autores: partes interessadas, processo e divisão do trabalho, casos de uso e cronograma pelo histórico de versões do repositório</w:t>
            </w:r>
          </w:p>
        </w:tc>
        <w:tc>
          <w:tcPr>
            <w:tcW w:w="1645" w:type="dxa"/>
            <w:tcMar>
              <w:top w:w="70" w:type="dxa"/>
              <w:left w:w="90" w:type="dxa"/>
              <w:bottom w:w="70" w:type="dxa"/>
              <w:right w:w="90" w:type="dxa"/>
            </w:tcMar>
          </w:tcPr>
          <w:p w14:paraId="0EF62313" w14:textId="77777777" w:rsidR="00E01C3A" w:rsidRPr="004A0E2A" w:rsidRDefault="004A0E2A">
            <w:pPr>
              <w:rPr>
                <w:lang w:val="pt-BR"/>
              </w:rPr>
            </w:pPr>
            <w:r>
              <w:rPr>
                <w:sz w:val="20"/>
                <w:szCs w:val="20"/>
                <w:lang w:val="pt-BR"/>
              </w:rPr>
              <w:t xml:space="preserve">100% </w:t>
            </w:r>
            <w:r w:rsidRPr="008F4E03">
              <w:rPr>
                <w:sz w:val="20"/>
                <w:szCs w:val="20"/>
                <w:lang w:val="pt-BR"/>
              </w:rPr>
              <w:t>—</w:t>
            </w:r>
            <w:r w:rsidRPr="004A0E2A">
              <w:rPr>
                <w:lang w:val="pt-BR"/>
              </w:rPr>
              <w:t xml:space="preserve"> </w:t>
            </w:r>
            <w:r w:rsidRPr="004A0E2A">
              <w:rPr>
                <w:sz w:val="20"/>
                <w:szCs w:val="20"/>
                <w:lang w:val="pt-BR"/>
              </w:rPr>
              <w:t>conteúdo fornecido pelos autores (partes interessadas, divisão do trabalho, datas); texto conferido contra o histórico do repositório</w:t>
            </w:r>
          </w:p>
        </w:tc>
      </w:tr>
      <w:tr w:rsidR="00E01C3A" w:rsidRPr="00F96471" w14:paraId="6B82D065" w14:textId="77777777" w:rsidTr="00101C02">
        <w:tc>
          <w:tcPr>
            <w:tcW w:w="1693" w:type="dxa"/>
            <w:tcMar>
              <w:top w:w="70" w:type="dxa"/>
              <w:left w:w="90" w:type="dxa"/>
              <w:bottom w:w="70" w:type="dxa"/>
              <w:right w:w="90" w:type="dxa"/>
            </w:tcMar>
          </w:tcPr>
          <w:p w14:paraId="5539B409"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21BC9DC8"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5BFDB355" w14:textId="77777777" w:rsidR="00E01C3A" w:rsidRPr="00430DB3" w:rsidRDefault="00CC3326">
            <w:r>
              <w:rPr>
                <w:sz w:val="20"/>
                <w:szCs w:val="20"/>
                <w:lang w:val="pt-BR"/>
              </w:rPr>
              <w:t>3.12.6.4 e Apêndice D</w:t>
            </w:r>
          </w:p>
        </w:tc>
        <w:tc>
          <w:tcPr>
            <w:tcW w:w="2672" w:type="dxa"/>
            <w:tcMar>
              <w:top w:w="70" w:type="dxa"/>
              <w:left w:w="90" w:type="dxa"/>
              <w:bottom w:w="70" w:type="dxa"/>
              <w:right w:w="90" w:type="dxa"/>
            </w:tcMar>
          </w:tcPr>
          <w:p w14:paraId="2ED5AE21" w14:textId="77777777" w:rsidR="00E01C3A" w:rsidRPr="004A0E2A" w:rsidRDefault="00CC3326">
            <w:pPr>
              <w:rPr>
                <w:lang w:val="pt-BR"/>
              </w:rPr>
            </w:pPr>
            <w:r>
              <w:rPr>
                <w:sz w:val="20"/>
                <w:szCs w:val="20"/>
                <w:lang w:val="pt-BR"/>
              </w:rPr>
              <w:t>Proposta de arquitetura de referência e estimativa de custo elaboradas com a ferramenta, revisadas e aprovadas pelos autores; preços conferidos na fonte oficial do provedor</w:t>
            </w:r>
          </w:p>
        </w:tc>
        <w:tc>
          <w:tcPr>
            <w:tcW w:w="1645" w:type="dxa"/>
            <w:tcMar>
              <w:top w:w="70" w:type="dxa"/>
              <w:left w:w="90" w:type="dxa"/>
              <w:bottom w:w="70" w:type="dxa"/>
              <w:right w:w="90" w:type="dxa"/>
            </w:tcMar>
          </w:tcPr>
          <w:p w14:paraId="5685F131"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 xml:space="preserve">escolhas de arquitetura e dimensionamento revisadas e aprovadas pelos autores; preços conferidos na </w:t>
            </w:r>
            <w:r>
              <w:rPr>
                <w:sz w:val="20"/>
                <w:szCs w:val="20"/>
                <w:lang w:val="pt-BR"/>
              </w:rPr>
              <w:lastRenderedPageBreak/>
              <w:t>lista oficial da AWS</w:t>
            </w:r>
          </w:p>
        </w:tc>
      </w:tr>
      <w:tr w:rsidR="00E01C3A" w:rsidRPr="00F96471" w14:paraId="1A8A821C" w14:textId="77777777" w:rsidTr="00101C02">
        <w:tc>
          <w:tcPr>
            <w:tcW w:w="1693" w:type="dxa"/>
            <w:tcMar>
              <w:top w:w="70" w:type="dxa"/>
              <w:left w:w="90" w:type="dxa"/>
              <w:bottom w:w="70" w:type="dxa"/>
              <w:right w:w="90" w:type="dxa"/>
            </w:tcMar>
          </w:tcPr>
          <w:p w14:paraId="1481AC9A" w14:textId="77777777" w:rsidR="00E01C3A" w:rsidRDefault="00CC3326">
            <w:r>
              <w:rPr>
                <w:sz w:val="20"/>
                <w:szCs w:val="20"/>
              </w:rPr>
              <w:lastRenderedPageBreak/>
              <w:t>Claude Opus 5 e Claude Opus 5.5 (Anthropic)</w:t>
            </w:r>
          </w:p>
        </w:tc>
        <w:tc>
          <w:tcPr>
            <w:tcW w:w="1435" w:type="dxa"/>
            <w:tcMar>
              <w:top w:w="70" w:type="dxa"/>
              <w:left w:w="90" w:type="dxa"/>
              <w:bottom w:w="70" w:type="dxa"/>
              <w:right w:w="90" w:type="dxa"/>
            </w:tcMar>
          </w:tcPr>
          <w:p w14:paraId="4DC757CD"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738034BA" w14:textId="77777777" w:rsidR="00E01C3A" w:rsidRPr="00430DB3" w:rsidRDefault="00CC3326">
            <w:r>
              <w:rPr>
                <w:sz w:val="20"/>
                <w:szCs w:val="20"/>
                <w:lang w:val="pt-BR"/>
              </w:rPr>
              <w:t>5.1, 5.2, 5.4 e abertura do Capítulo 6</w:t>
            </w:r>
          </w:p>
        </w:tc>
        <w:tc>
          <w:tcPr>
            <w:tcW w:w="2672" w:type="dxa"/>
            <w:tcMar>
              <w:top w:w="70" w:type="dxa"/>
              <w:left w:w="90" w:type="dxa"/>
              <w:bottom w:w="70" w:type="dxa"/>
              <w:right w:w="90" w:type="dxa"/>
            </w:tcMar>
          </w:tcPr>
          <w:p w14:paraId="1873BAEF" w14:textId="77777777" w:rsidR="00E01C3A" w:rsidRPr="004A0E2A" w:rsidRDefault="00CC3326">
            <w:pPr>
              <w:rPr>
                <w:lang w:val="pt-BR"/>
              </w:rPr>
            </w:pPr>
            <w:r>
              <w:rPr>
                <w:sz w:val="20"/>
                <w:szCs w:val="20"/>
                <w:lang w:val="pt-BR"/>
              </w:rPr>
              <w:t>Redação a partir de roteiro, interpretações e conclusões definidos pelos autores, inclusive a aceitação ou rejeição de cada hipótese; texto conferido e reescrito por eles</w:t>
            </w:r>
          </w:p>
        </w:tc>
        <w:tc>
          <w:tcPr>
            <w:tcW w:w="1645" w:type="dxa"/>
            <w:tcMar>
              <w:top w:w="70" w:type="dxa"/>
              <w:left w:w="90" w:type="dxa"/>
              <w:bottom w:w="70" w:type="dxa"/>
              <w:right w:w="90" w:type="dxa"/>
            </w:tcMar>
          </w:tcPr>
          <w:p w14:paraId="2AD723F0"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julgamento de cada hipótese e conclusões definidos pelos autores; conclusão reescrita com redação própria</w:t>
            </w:r>
          </w:p>
        </w:tc>
      </w:tr>
      <w:tr w:rsidR="00E01C3A" w:rsidRPr="00F96471" w14:paraId="161BCBBC" w14:textId="77777777" w:rsidTr="00101C02">
        <w:tc>
          <w:tcPr>
            <w:tcW w:w="1693" w:type="dxa"/>
            <w:tcMar>
              <w:top w:w="70" w:type="dxa"/>
              <w:left w:w="90" w:type="dxa"/>
              <w:bottom w:w="70" w:type="dxa"/>
              <w:right w:w="90" w:type="dxa"/>
            </w:tcMar>
          </w:tcPr>
          <w:p w14:paraId="4EAE306E"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0B84D803"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025F9BB9" w14:textId="77777777" w:rsidR="00E01C3A" w:rsidRPr="00430DB3" w:rsidRDefault="00CC3326">
            <w:r>
              <w:rPr>
                <w:sz w:val="20"/>
                <w:szCs w:val="20"/>
                <w:lang w:val="pt-BR"/>
              </w:rPr>
              <w:t>Resumo e Abstract</w:t>
            </w:r>
          </w:p>
        </w:tc>
        <w:tc>
          <w:tcPr>
            <w:tcW w:w="2672" w:type="dxa"/>
            <w:tcMar>
              <w:top w:w="70" w:type="dxa"/>
              <w:left w:w="90" w:type="dxa"/>
              <w:bottom w:w="70" w:type="dxa"/>
              <w:right w:w="90" w:type="dxa"/>
            </w:tcMar>
          </w:tcPr>
          <w:p w14:paraId="28E5B744" w14:textId="77777777" w:rsidR="00E01C3A" w:rsidRPr="004A0E2A" w:rsidRDefault="00CC3326">
            <w:pPr>
              <w:rPr>
                <w:lang w:val="pt-BR"/>
              </w:rPr>
            </w:pPr>
            <w:r>
              <w:rPr>
                <w:sz w:val="20"/>
                <w:szCs w:val="20"/>
                <w:lang w:val="pt-BR"/>
              </w:rPr>
              <w:t>Síntese do texto dos autores e versão em inglês, conferida contra o texto em português</w:t>
            </w:r>
          </w:p>
        </w:tc>
        <w:tc>
          <w:tcPr>
            <w:tcW w:w="1645" w:type="dxa"/>
            <w:tcMar>
              <w:top w:w="70" w:type="dxa"/>
              <w:left w:w="90" w:type="dxa"/>
              <w:bottom w:w="70" w:type="dxa"/>
              <w:right w:w="90" w:type="dxa"/>
            </w:tcMar>
          </w:tcPr>
          <w:p w14:paraId="0FB461E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w:t>
            </w:r>
            <w:r w:rsidRPr="004A0E2A">
              <w:rPr>
                <w:sz w:val="20"/>
                <w:szCs w:val="20"/>
                <w:lang w:val="pt-BR"/>
              </w:rPr>
              <w:t>conferidos contra o texto do trabalho; Abstract conferido contra o Resumo em português</w:t>
            </w:r>
          </w:p>
        </w:tc>
      </w:tr>
      <w:tr w:rsidR="00E01C3A" w:rsidRPr="00F96471" w14:paraId="6A31EED4" w14:textId="77777777" w:rsidTr="00101C02">
        <w:tc>
          <w:tcPr>
            <w:tcW w:w="1693" w:type="dxa"/>
            <w:tcMar>
              <w:top w:w="70" w:type="dxa"/>
              <w:left w:w="90" w:type="dxa"/>
              <w:bottom w:w="70" w:type="dxa"/>
              <w:right w:w="90" w:type="dxa"/>
            </w:tcMar>
          </w:tcPr>
          <w:p w14:paraId="43639A5A" w14:textId="77777777" w:rsidR="00E01C3A" w:rsidRDefault="00CC3326">
            <w:r>
              <w:rPr>
                <w:sz w:val="20"/>
                <w:szCs w:val="20"/>
              </w:rPr>
              <w:t>Claude Opus 5 e Claude Opus 5.5 (Anthropic)</w:t>
            </w:r>
          </w:p>
        </w:tc>
        <w:tc>
          <w:tcPr>
            <w:tcW w:w="1435" w:type="dxa"/>
            <w:tcMar>
              <w:top w:w="70" w:type="dxa"/>
              <w:left w:w="90" w:type="dxa"/>
              <w:bottom w:w="70" w:type="dxa"/>
              <w:right w:w="90" w:type="dxa"/>
            </w:tcMar>
          </w:tcPr>
          <w:p w14:paraId="5F254B3B" w14:textId="77777777" w:rsidR="00E01C3A" w:rsidRPr="004A0E2A" w:rsidRDefault="00CC3326">
            <w:pPr>
              <w:rPr>
                <w:lang w:val="pt-BR"/>
              </w:rPr>
            </w:pPr>
            <w:r>
              <w:rPr>
                <w:sz w:val="20"/>
                <w:szCs w:val="20"/>
                <w:lang w:val="pt-BR"/>
              </w:rPr>
              <w:t>claude-opus-5 e claude-opus-5-5, pela ferramenta Claude Code</w:t>
            </w:r>
          </w:p>
        </w:tc>
        <w:tc>
          <w:tcPr>
            <w:tcW w:w="1626" w:type="dxa"/>
            <w:tcMar>
              <w:top w:w="70" w:type="dxa"/>
              <w:left w:w="90" w:type="dxa"/>
              <w:bottom w:w="70" w:type="dxa"/>
              <w:right w:w="90" w:type="dxa"/>
            </w:tcMar>
          </w:tcPr>
          <w:p w14:paraId="34C3FCC9" w14:textId="77777777" w:rsidR="00E01C3A" w:rsidRPr="00430DB3" w:rsidRDefault="00CC3326">
            <w:r>
              <w:rPr>
                <w:sz w:val="20"/>
                <w:szCs w:val="20"/>
                <w:lang w:val="pt-BR"/>
              </w:rPr>
              <w:t>Figuras 1, 2, 6, 7, 8, 9 e 11</w:t>
            </w:r>
          </w:p>
        </w:tc>
        <w:tc>
          <w:tcPr>
            <w:tcW w:w="2672" w:type="dxa"/>
            <w:tcMar>
              <w:top w:w="70" w:type="dxa"/>
              <w:left w:w="90" w:type="dxa"/>
              <w:bottom w:w="70" w:type="dxa"/>
              <w:right w:w="90" w:type="dxa"/>
            </w:tcMar>
          </w:tcPr>
          <w:p w14:paraId="5DC58981" w14:textId="77777777" w:rsidR="00E01C3A" w:rsidRPr="004A0E2A" w:rsidRDefault="00CC3326">
            <w:pPr>
              <w:rPr>
                <w:lang w:val="pt-BR"/>
              </w:rPr>
            </w:pPr>
            <w:r>
              <w:rPr>
                <w:sz w:val="20"/>
                <w:szCs w:val="20"/>
                <w:lang w:val="pt-BR"/>
              </w:rPr>
              <w:t>Marcações numeradas sobre fotografias feitas pelos autores e capturas de tela do painel do protótipo</w:t>
            </w:r>
          </w:p>
        </w:tc>
        <w:tc>
          <w:tcPr>
            <w:tcW w:w="1645" w:type="dxa"/>
            <w:tcMar>
              <w:top w:w="70" w:type="dxa"/>
              <w:left w:w="90" w:type="dxa"/>
              <w:bottom w:w="70" w:type="dxa"/>
              <w:right w:w="90" w:type="dxa"/>
            </w:tcMar>
          </w:tcPr>
          <w:p w14:paraId="7E38F592" w14:textId="77777777" w:rsidR="00E01C3A" w:rsidRPr="004A0E2A" w:rsidRDefault="004A0E2A">
            <w:pPr>
              <w:rPr>
                <w:lang w:val="pt-BR"/>
              </w:rPr>
            </w:pPr>
            <w:r>
              <w:rPr>
                <w:sz w:val="20"/>
                <w:szCs w:val="20"/>
                <w:lang w:val="pt-BR"/>
              </w:rPr>
              <w:t xml:space="preserve">100% </w:t>
            </w:r>
            <w:r w:rsidRPr="008F4E03">
              <w:rPr>
                <w:sz w:val="20"/>
                <w:szCs w:val="20"/>
                <w:lang w:val="pt-BR"/>
              </w:rPr>
              <w:t>—</w:t>
            </w:r>
            <w:r>
              <w:rPr>
                <w:sz w:val="20"/>
                <w:szCs w:val="20"/>
                <w:lang w:val="pt-BR"/>
              </w:rPr>
              <w:t xml:space="preserve"> fotos dos autores e capturas do painel do protótipo; posição e legenda de cada marcação e conteúdo de cada captura conferidos pelos autores</w:t>
            </w:r>
          </w:p>
        </w:tc>
      </w:tr>
    </w:tbl>
    <w:p w14:paraId="18A4208C" w14:textId="77777777" w:rsidR="00E01C3A" w:rsidRDefault="00CC3326">
      <w:pPr>
        <w:spacing w:before="130" w:after="260"/>
        <w:rPr>
          <w:lang w:val="pt-BR"/>
        </w:rPr>
      </w:pPr>
      <w:r>
        <w:rPr>
          <w:sz w:val="20"/>
          <w:szCs w:val="20"/>
          <w:lang w:val="pt-BR"/>
        </w:rPr>
        <w:t>Fonte: Elaborado pelos autores (2026).</w:t>
      </w:r>
    </w:p>
    <w:p w14:paraId="6B81530E" w14:textId="77777777" w:rsidR="00E01C3A" w:rsidRDefault="00CC3326">
      <w:pPr>
        <w:spacing w:after="120" w:line="360" w:lineRule="auto"/>
        <w:jc w:val="both"/>
        <w:rPr>
          <w:lang w:val="pt-BR"/>
        </w:rPr>
      </w:pPr>
      <w:r>
        <w:rPr>
          <w:lang w:val="pt-BR"/>
        </w:rPr>
        <w:t xml:space="preserve">Ambiente de acesso e janela temporal de interação. As requisições aos modelos Claude Opus 5 e Claude Opus 5.5 foram executadas pela interface do aplicativo Claude, com execução de código em ambiente isolado fornecido pela própria ferramenta, e pela ferramenta Claude Code, com execução de código no computador dos autores, no período de 13/09/2026 a 10/10/2026. </w:t>
      </w:r>
    </w:p>
    <w:p w14:paraId="5B5C22C4" w14:textId="77777777" w:rsidR="00E01C3A" w:rsidRDefault="00CC3326">
      <w:pPr>
        <w:spacing w:before="280" w:after="140" w:line="360" w:lineRule="auto"/>
        <w:jc w:val="both"/>
        <w:rPr>
          <w:b/>
          <w:bCs/>
          <w:lang w:val="pt-BR"/>
        </w:rPr>
      </w:pPr>
      <w:r>
        <w:rPr>
          <w:b/>
          <w:bCs/>
          <w:lang w:val="pt-BR"/>
        </w:rPr>
        <w:t>3 Protocolo de auditoria e prompts</w:t>
      </w:r>
    </w:p>
    <w:p w14:paraId="78AE9B95" w14:textId="77777777" w:rsidR="00E01C3A" w:rsidRDefault="00CC3326">
      <w:pPr>
        <w:spacing w:after="120" w:line="360" w:lineRule="auto"/>
        <w:jc w:val="both"/>
        <w:rPr>
          <w:lang w:val="pt-BR"/>
        </w:rPr>
      </w:pPr>
      <w:r>
        <w:rPr>
          <w:lang w:val="pt-BR"/>
        </w:rPr>
        <w:t>Os autores declaram que todos os prompts fornecidos às ferramentas e as saídas brutas correspondentes encontram-se catalogados e arquivados sob sua responsabilidade, comprometendo-se a disponibilizá-los integralmente à banca examinadora ou ao comitê de avaliação, caso requisitado, pelo prazo mínimo regulamentar de cinco anos.</w:t>
      </w:r>
    </w:p>
    <w:p w14:paraId="5D938FEC" w14:textId="77777777" w:rsidR="00E01C3A" w:rsidRDefault="00CC3326">
      <w:pPr>
        <w:spacing w:after="120" w:line="360" w:lineRule="auto"/>
        <w:jc w:val="both"/>
        <w:rPr>
          <w:lang w:val="pt-BR"/>
        </w:rPr>
      </w:pPr>
      <w:r>
        <w:rPr>
          <w:lang w:val="pt-BR"/>
        </w:rPr>
        <w:lastRenderedPageBreak/>
        <w:t>Metodologia de refinamento. As interações empregaram contexto acumulado em sessão longa, instruções persistentes de projeto e recuperação aumentada por geração, com consulta a páginas web e a documentos carregados pelos autores — entre os quais a norma ABNT NBR 5101, os documentos contratuais do município e as orientações do professor responsável. As interações consideradas relevantes podem ser incluídas em apêndice documental, se a banca as requisitar.</w:t>
      </w:r>
    </w:p>
    <w:p w14:paraId="0105470D" w14:textId="77777777" w:rsidR="00E01C3A" w:rsidRDefault="00CC3326">
      <w:pPr>
        <w:spacing w:before="280" w:after="140" w:line="360" w:lineRule="auto"/>
        <w:jc w:val="both"/>
        <w:rPr>
          <w:b/>
          <w:bCs/>
          <w:lang w:val="pt-BR"/>
        </w:rPr>
      </w:pPr>
      <w:r>
        <w:rPr>
          <w:b/>
          <w:bCs/>
          <w:lang w:val="pt-BR"/>
        </w:rPr>
        <w:t>4 Declaração de responsabilidade ética e rigor factual</w:t>
      </w:r>
    </w:p>
    <w:p w14:paraId="428369EE" w14:textId="77777777" w:rsidR="00E01C3A" w:rsidRDefault="00CC3326">
      <w:pPr>
        <w:spacing w:after="120" w:line="360" w:lineRule="auto"/>
        <w:jc w:val="both"/>
        <w:rPr>
          <w:lang w:val="pt-BR"/>
        </w:rPr>
      </w:pPr>
      <w:r>
        <w:rPr>
          <w:lang w:val="pt-BR"/>
        </w:rPr>
        <w:t>Os abaixo assinados declaram, sob as penas das normas acadêmicas institucionais e da legislação vigente, que:</w:t>
      </w:r>
    </w:p>
    <w:p w14:paraId="4683AFBF" w14:textId="77777777" w:rsidR="00E01C3A" w:rsidRDefault="00CC3326">
      <w:pPr>
        <w:spacing w:after="120" w:line="360" w:lineRule="auto"/>
        <w:jc w:val="both"/>
        <w:rPr>
          <w:lang w:val="pt-BR"/>
        </w:rPr>
      </w:pPr>
      <w:r>
        <w:rPr>
          <w:lang w:val="pt-BR"/>
        </w:rPr>
        <w:t>1. Nenhuma ferramenta de Inteligência Artificial foi listada ou considerada autora ou coautora desta obra.</w:t>
      </w:r>
    </w:p>
    <w:p w14:paraId="44FA00FD" w14:textId="77777777" w:rsidR="00E01C3A" w:rsidRDefault="00CC3326">
      <w:pPr>
        <w:spacing w:after="120" w:line="360" w:lineRule="auto"/>
        <w:jc w:val="both"/>
        <w:rPr>
          <w:lang w:val="pt-BR"/>
        </w:rPr>
      </w:pPr>
      <w:r>
        <w:rPr>
          <w:lang w:val="pt-BR"/>
        </w:rPr>
        <w:t>2. O corpo teórico, a análise crítica, a inferência empírica e as conclusões apresentadas representam o esforço intelectual dos autores humanos, a quem cabe a decisão sobre cada afirmação sustentada no texto.</w:t>
      </w:r>
    </w:p>
    <w:p w14:paraId="4604B224" w14:textId="77777777" w:rsidR="00E01C3A" w:rsidRDefault="00CC3326">
      <w:pPr>
        <w:spacing w:after="120" w:line="360" w:lineRule="auto"/>
        <w:jc w:val="both"/>
        <w:rPr>
          <w:lang w:val="pt-BR"/>
        </w:rPr>
      </w:pPr>
      <w:r>
        <w:rPr>
          <w:lang w:val="pt-BR"/>
        </w:rPr>
        <w:t>3. Todas as citações bibliográficas, referências e dados numéricos foram checados individualmente contra as fontes primárias originais, isentando o texto de alucinações geradas por modelos preditivos.</w:t>
      </w:r>
    </w:p>
    <w:p w14:paraId="3D32ECD0" w14:textId="77777777" w:rsidR="00E01C3A" w:rsidRDefault="00CC3326">
      <w:pPr>
        <w:spacing w:after="120" w:line="360" w:lineRule="auto"/>
        <w:jc w:val="both"/>
        <w:rPr>
          <w:lang w:val="pt-BR"/>
        </w:rPr>
      </w:pPr>
      <w:r>
        <w:rPr>
          <w:lang w:val="pt-BR"/>
        </w:rPr>
        <w:t>4. Não foram inseridos nas interfaces de Inteligência Artificial dados protegidos por sigilo ético, direitos de propriedade industrial ou dados de caráter pessoal ou sensível, nos termos da Lei nº 13.709/2018.</w:t>
      </w:r>
    </w:p>
    <w:p w14:paraId="65B3CA51" w14:textId="77777777" w:rsidR="00E01C3A" w:rsidRDefault="00CC3326">
      <w:pPr>
        <w:spacing w:after="120" w:line="360" w:lineRule="auto"/>
        <w:jc w:val="both"/>
        <w:rPr>
          <w:lang w:val="pt-BR"/>
        </w:rPr>
      </w:pPr>
      <w:r>
        <w:rPr>
          <w:lang w:val="pt-BR"/>
        </w:rPr>
        <w:t>5. Os autores assumem total responsabilidade pública, ética e legal pelo conteúdo integral da obra submetida.</w:t>
      </w:r>
    </w:p>
    <w:p w14:paraId="3D656EB3" w14:textId="77777777" w:rsidR="00E01C3A" w:rsidRDefault="00CC3326">
      <w:pPr>
        <w:spacing w:after="120" w:line="360" w:lineRule="auto"/>
        <w:jc w:val="both"/>
        <w:rPr>
          <w:lang w:val="pt-BR"/>
        </w:rPr>
      </w:pPr>
      <w:r>
        <w:rPr>
          <w:lang w:val="pt-BR"/>
        </w:rPr>
        <w:t>Local: ______________________________________, Data: ____/____/2026.</w:t>
      </w:r>
    </w:p>
    <w:p w14:paraId="7754AABB" w14:textId="77777777" w:rsidR="00E01C3A" w:rsidRDefault="00CC3326">
      <w:pPr>
        <w:spacing w:before="520" w:after="60"/>
        <w:jc w:val="center"/>
        <w:rPr>
          <w:lang w:val="pt-BR"/>
        </w:rPr>
      </w:pPr>
      <w:r>
        <w:rPr>
          <w:lang w:val="pt-BR"/>
        </w:rPr>
        <w:t>_______________________________________</w:t>
      </w:r>
    </w:p>
    <w:p w14:paraId="0626C2BF" w14:textId="77777777" w:rsidR="00E01C3A" w:rsidRDefault="00CC3326">
      <w:pPr>
        <w:spacing w:before="520" w:after="60"/>
        <w:jc w:val="center"/>
        <w:rPr>
          <w:lang w:val="pt-BR"/>
        </w:rPr>
      </w:pPr>
      <w:r>
        <w:rPr>
          <w:lang w:val="pt-BR"/>
        </w:rPr>
        <w:t>Bruno Bonavigo Dacal — RA N309EC4</w:t>
      </w:r>
    </w:p>
    <w:p w14:paraId="1809C1C7" w14:textId="77777777" w:rsidR="00E01C3A" w:rsidRDefault="00CC3326">
      <w:pPr>
        <w:spacing w:before="520" w:after="60"/>
        <w:jc w:val="center"/>
        <w:rPr>
          <w:lang w:val="pt-BR"/>
        </w:rPr>
      </w:pPr>
      <w:r>
        <w:rPr>
          <w:lang w:val="pt-BR"/>
        </w:rPr>
        <w:t>_______________________________________</w:t>
      </w:r>
    </w:p>
    <w:p w14:paraId="495B9F19" w14:textId="77777777" w:rsidR="00E01C3A" w:rsidRDefault="00CC3326">
      <w:pPr>
        <w:spacing w:before="520" w:after="60"/>
        <w:jc w:val="center"/>
        <w:rPr>
          <w:lang w:val="pt-BR"/>
        </w:rPr>
      </w:pPr>
      <w:r>
        <w:rPr>
          <w:lang w:val="pt-BR"/>
        </w:rPr>
        <w:t>Lucas de Araujo Vergara — RA N090758</w:t>
      </w:r>
    </w:p>
    <w:p w14:paraId="5AF35793" w14:textId="77777777" w:rsidR="00E01C3A" w:rsidRDefault="00CC3326">
      <w:pPr>
        <w:spacing w:before="520" w:after="60"/>
        <w:jc w:val="center"/>
        <w:rPr>
          <w:lang w:val="pt-BR"/>
        </w:rPr>
      </w:pPr>
      <w:r>
        <w:rPr>
          <w:lang w:val="pt-BR"/>
        </w:rPr>
        <w:lastRenderedPageBreak/>
        <w:t>_______________________________________</w:t>
      </w:r>
    </w:p>
    <w:p w14:paraId="447385E8" w14:textId="77777777" w:rsidR="00E01C3A" w:rsidRDefault="00CC3326">
      <w:pPr>
        <w:spacing w:before="520" w:after="60"/>
        <w:jc w:val="center"/>
        <w:rPr>
          <w:lang w:val="pt-BR"/>
        </w:rPr>
      </w:pPr>
      <w:r>
        <w:rPr>
          <w:lang w:val="pt-BR"/>
        </w:rPr>
        <w:t>Vitor Oliveira dos Santos — RA N083DG1</w:t>
      </w:r>
    </w:p>
    <w:p w14:paraId="1EE4F784" w14:textId="77777777" w:rsidR="00E01C3A" w:rsidRDefault="00CC3326">
      <w:pPr>
        <w:spacing w:before="520" w:after="60"/>
        <w:jc w:val="center"/>
        <w:rPr>
          <w:lang w:val="pt-BR"/>
        </w:rPr>
      </w:pPr>
      <w:r>
        <w:rPr>
          <w:lang w:val="pt-BR"/>
        </w:rPr>
        <w:t>Ciente e de acordo:</w:t>
      </w:r>
    </w:p>
    <w:p w14:paraId="50F83B73" w14:textId="77777777" w:rsidR="00E01C3A" w:rsidRDefault="00CC3326">
      <w:pPr>
        <w:spacing w:before="520" w:after="60"/>
        <w:jc w:val="center"/>
        <w:rPr>
          <w:lang w:val="pt-BR"/>
        </w:rPr>
      </w:pPr>
      <w:r>
        <w:rPr>
          <w:lang w:val="pt-BR"/>
        </w:rPr>
        <w:t>_______________________________________</w:t>
      </w:r>
    </w:p>
    <w:p w14:paraId="5E0D82F7" w14:textId="77777777" w:rsidR="00E01C3A" w:rsidRDefault="00CC3326">
      <w:pPr>
        <w:spacing w:before="520" w:after="60"/>
        <w:jc w:val="center"/>
        <w:rPr>
          <w:lang w:val="pt-BR"/>
        </w:rPr>
      </w:pPr>
      <w:r>
        <w:rPr>
          <w:lang w:val="pt-BR"/>
        </w:rPr>
        <w:t>Prof. Marco Gomes — Orientador</w:t>
      </w:r>
    </w:p>
    <w:p w14:paraId="476635EA" w14:textId="77777777" w:rsidR="00724418" w:rsidRPr="00430DB3" w:rsidRDefault="002679C7">
      <w:pPr>
        <w:pStyle w:val="Heading1"/>
        <w:pageBreakBefore/>
        <w:spacing w:before="480" w:after="280" w:line="360" w:lineRule="auto"/>
        <w:jc w:val="center"/>
        <w:rPr>
          <w:lang w:val="pt-BR"/>
        </w:rPr>
      </w:pPr>
      <w:bookmarkStart w:id="111" w:name="_Toc242567322"/>
      <w:r>
        <w:rPr>
          <w:lang w:val="pt-BR"/>
        </w:rPr>
        <w:lastRenderedPageBreak/>
        <w:t>APÊNDICE B — REPRODUTIBILIDADE DOS RESULTADOS</w:t>
      </w:r>
      <w:bookmarkEnd w:id="111"/>
    </w:p>
    <w:p w14:paraId="372F3956" w14:textId="77777777" w:rsidR="00724418" w:rsidRPr="00430DB3" w:rsidRDefault="002679C7">
      <w:pPr>
        <w:spacing w:after="120" w:line="360" w:lineRule="auto"/>
        <w:ind w:firstLine="709"/>
        <w:jc w:val="both"/>
        <w:rPr>
          <w:lang w:val="pt-BR"/>
        </w:rPr>
      </w:pPr>
      <w:r>
        <w:rPr>
          <w:lang w:val="pt-BR"/>
        </w:rPr>
        <w:t>O código-fonte do protótipo, os protocolos de avaliação e os arquivos de resultado estão em repositório público, em https://github.com/oliveiravitor32/TCC2, na pasta Codigo. Os números dos Capítulos 3 e 4 provêm dos arquivos gravados pelos programas em cenarios/resultados e em modelo/resultados, e não de transcrição manual de saídas.</w:t>
      </w:r>
    </w:p>
    <w:p w14:paraId="29B75E3A" w14:textId="77777777" w:rsidR="00724418" w:rsidRPr="00430DB3" w:rsidRDefault="002679C7">
      <w:pPr>
        <w:spacing w:after="120" w:line="360" w:lineRule="auto"/>
        <w:ind w:firstLine="709"/>
        <w:jc w:val="both"/>
        <w:rPr>
          <w:lang w:val="pt-BR"/>
        </w:rPr>
      </w:pPr>
      <w:r>
        <w:rPr>
          <w:lang w:val="pt-BR"/>
        </w:rPr>
        <w:t>Três cuidados sustentam a verificação por terceiros. Cada protocolo de avaliação foi registrado no repositório antes da execução correspondente, e o histórico de versões atesta essa ordem pelos identificadores do Quadro 20. Os sorteios de cenários e o treino dos modelos usam sementes fixas, de modo que a repetição produz os mesmos valores. Os arquivos de dados públicos não são versionados, pelo tamanho; de cada um registram-se a fonte, a data de extração e o resumo SHA-256 da cópia empregada, nos arquivos extracao.json e zurique_extracao.json da pasta modelo/dados.</w:t>
      </w:r>
    </w:p>
    <w:p w14:paraId="7AA6A392" w14:textId="77777777" w:rsidR="00724418" w:rsidRPr="00430DB3" w:rsidRDefault="002679C7">
      <w:pPr>
        <w:spacing w:after="120" w:line="360" w:lineRule="auto"/>
        <w:ind w:firstLine="709"/>
        <w:jc w:val="both"/>
        <w:rPr>
          <w:lang w:val="pt-BR"/>
        </w:rPr>
      </w:pPr>
      <w:r>
        <w:rPr>
          <w:lang w:val="pt-BR"/>
        </w:rPr>
        <w:t>Os comandos do Quadro 20 são executados a partir da pasta Codigo, com o banco de dados e o broker iniciados pelo docker compose do repositório e as dependências declaradas em pyproject.toml instaladas. O registro das decisões de projeto e das divergências entre o código e o texto, com data, está no arquivo DIVERGENCIAS_TCC.txt, itens 57 a 61 para o desenho da avaliação de 4.6, itens 65 e 66 para a sessão de bancada, itens 69 e 70 para a troca da série e da base de regras, item 71 para a arquitetura de implantação, item 72 para o teste de sensibilidade da régua e item 73 para a caixa atual e a sessão de bancada de 10 de outubro. Os resultados da bancada dependem do nó físico e do ambiente implantado: o que se reproduz sem eles é o cálculo sobre os registros guardados, e não a medição.</w:t>
      </w:r>
    </w:p>
    <w:p w14:paraId="65DE0356" w14:textId="435849D7" w:rsidR="00724418" w:rsidRPr="00430DB3" w:rsidRDefault="002679C7">
      <w:pPr>
        <w:keepNext/>
        <w:spacing w:before="260" w:after="130"/>
        <w:rPr>
          <w:lang w:val="pt-BR"/>
        </w:rPr>
      </w:pPr>
      <w:bookmarkStart w:id="112" w:name="_Toc242567227"/>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20</w:t>
      </w:r>
      <w:r w:rsidR="008D0833">
        <w:rPr>
          <w:sz w:val="20"/>
          <w:szCs w:val="20"/>
          <w:lang w:val="pt-BR"/>
        </w:rPr>
        <w:fldChar w:fldCharType="end"/>
      </w:r>
      <w:r>
        <w:rPr>
          <w:sz w:val="20"/>
          <w:szCs w:val="20"/>
          <w:lang w:val="pt-BR"/>
        </w:rPr>
        <w:t xml:space="preserve"> – Programas, dados e versões que reproduzem os resultados</w:t>
      </w:r>
      <w:bookmarkEnd w:id="11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3000"/>
        <w:gridCol w:w="4171"/>
      </w:tblGrid>
      <w:tr w:rsidR="00E01C3A" w:rsidRPr="00F96471" w14:paraId="63DC535D" w14:textId="77777777">
        <w:trPr>
          <w:tblHeader/>
        </w:trPr>
        <w:tc>
          <w:tcPr>
            <w:tcW w:w="1900" w:type="dxa"/>
            <w:shd w:val="clear" w:color="auto" w:fill="EDEDED"/>
            <w:tcMar>
              <w:top w:w="70" w:type="dxa"/>
              <w:left w:w="90" w:type="dxa"/>
              <w:bottom w:w="70" w:type="dxa"/>
              <w:right w:w="90" w:type="dxa"/>
            </w:tcMar>
          </w:tcPr>
          <w:p w14:paraId="1132D848" w14:textId="77777777" w:rsidR="00E01C3A" w:rsidRDefault="00CC3326">
            <w:proofErr w:type="spellStart"/>
            <w:r>
              <w:rPr>
                <w:b/>
                <w:bCs/>
                <w:sz w:val="20"/>
                <w:szCs w:val="20"/>
              </w:rPr>
              <w:t>Resultado</w:t>
            </w:r>
            <w:proofErr w:type="spellEnd"/>
          </w:p>
        </w:tc>
        <w:tc>
          <w:tcPr>
            <w:tcW w:w="3000" w:type="dxa"/>
            <w:shd w:val="clear" w:color="auto" w:fill="EDEDED"/>
            <w:tcMar>
              <w:top w:w="70" w:type="dxa"/>
              <w:left w:w="90" w:type="dxa"/>
              <w:bottom w:w="70" w:type="dxa"/>
              <w:right w:w="90" w:type="dxa"/>
            </w:tcMar>
          </w:tcPr>
          <w:p w14:paraId="669FF40E" w14:textId="77777777" w:rsidR="00E01C3A" w:rsidRDefault="00CC3326">
            <w:proofErr w:type="spellStart"/>
            <w:r>
              <w:rPr>
                <w:b/>
                <w:bCs/>
                <w:sz w:val="20"/>
                <w:szCs w:val="20"/>
              </w:rPr>
              <w:t>Programa</w:t>
            </w:r>
            <w:proofErr w:type="spellEnd"/>
            <w:r>
              <w:rPr>
                <w:b/>
                <w:bCs/>
                <w:sz w:val="20"/>
                <w:szCs w:val="20"/>
              </w:rPr>
              <w:t xml:space="preserve"> e dados</w:t>
            </w:r>
          </w:p>
        </w:tc>
        <w:tc>
          <w:tcPr>
            <w:tcW w:w="4171" w:type="dxa"/>
            <w:shd w:val="clear" w:color="auto" w:fill="EDEDED"/>
            <w:tcMar>
              <w:top w:w="70" w:type="dxa"/>
              <w:left w:w="90" w:type="dxa"/>
              <w:bottom w:w="70" w:type="dxa"/>
              <w:right w:w="90" w:type="dxa"/>
            </w:tcMar>
          </w:tcPr>
          <w:p w14:paraId="2162BC3E" w14:textId="77777777" w:rsidR="00E01C3A" w:rsidRPr="00430DB3" w:rsidRDefault="00CC3326">
            <w:pPr>
              <w:rPr>
                <w:lang w:val="pt-BR"/>
              </w:rPr>
            </w:pPr>
            <w:r w:rsidRPr="00430DB3">
              <w:rPr>
                <w:b/>
                <w:bCs/>
                <w:sz w:val="20"/>
                <w:szCs w:val="20"/>
                <w:lang w:val="pt-BR"/>
              </w:rPr>
              <w:t>Comando e versão no repositório</w:t>
            </w:r>
          </w:p>
        </w:tc>
      </w:tr>
      <w:tr w:rsidR="00E01C3A" w:rsidRPr="00CE1B46" w14:paraId="457BE1E6" w14:textId="77777777">
        <w:tc>
          <w:tcPr>
            <w:tcW w:w="1900" w:type="dxa"/>
            <w:tcMar>
              <w:top w:w="70" w:type="dxa"/>
              <w:left w:w="90" w:type="dxa"/>
              <w:bottom w:w="70" w:type="dxa"/>
              <w:right w:w="90" w:type="dxa"/>
            </w:tcMar>
          </w:tcPr>
          <w:p w14:paraId="16770382" w14:textId="77777777" w:rsidR="00E01C3A" w:rsidRPr="00430DB3" w:rsidRDefault="00CC3326">
            <w:pPr>
              <w:rPr>
                <w:lang w:val="pt-BR"/>
              </w:rPr>
            </w:pPr>
            <w:r w:rsidRPr="00430DB3">
              <w:rPr>
                <w:sz w:val="20"/>
                <w:szCs w:val="20"/>
                <w:lang w:val="pt-BR"/>
              </w:rPr>
              <w:t>4.1 — erro do modelo de previsão e tercis</w:t>
            </w:r>
          </w:p>
        </w:tc>
        <w:tc>
          <w:tcPr>
            <w:tcW w:w="3000" w:type="dxa"/>
            <w:tcMar>
              <w:top w:w="70" w:type="dxa"/>
              <w:left w:w="90" w:type="dxa"/>
              <w:bottom w:w="70" w:type="dxa"/>
              <w:right w:w="90" w:type="dxa"/>
            </w:tcMar>
          </w:tcPr>
          <w:p w14:paraId="6ECE5B34" w14:textId="77777777" w:rsidR="00E01C3A" w:rsidRPr="00430DB3" w:rsidRDefault="00CC3326">
            <w:pPr>
              <w:rPr>
                <w:lang w:val="pt-BR"/>
              </w:rPr>
            </w:pPr>
            <w:r w:rsidRPr="00430DB3">
              <w:rPr>
                <w:sz w:val="20"/>
                <w:szCs w:val="20"/>
                <w:lang w:val="pt-BR"/>
              </w:rPr>
              <w:t>modelo/PROTOCOLO_MODELO_ZURIQUE.md e modelo/treinar_zurique.py; série de Zurique baixada em 30/09/2026</w:t>
            </w:r>
          </w:p>
        </w:tc>
        <w:tc>
          <w:tcPr>
            <w:tcW w:w="4171" w:type="dxa"/>
            <w:tcMar>
              <w:top w:w="70" w:type="dxa"/>
              <w:left w:w="90" w:type="dxa"/>
              <w:bottom w:w="70" w:type="dxa"/>
              <w:right w:w="90" w:type="dxa"/>
            </w:tcMar>
          </w:tcPr>
          <w:p w14:paraId="7D8DD6F1" w14:textId="77777777" w:rsidR="00E01C3A" w:rsidRPr="00CE1B46" w:rsidRDefault="00CC3326">
            <w:r>
              <w:rPr>
                <w:sz w:val="20"/>
                <w:szCs w:val="20"/>
                <w:lang w:val="pt-BR"/>
              </w:rPr>
              <w:t>python -m modelo.treinar_zurique. Resultado em modelo/resultados/metricas_zurique.json, com a regressão linear e a floresta aleatória. Protocolo 840800d; resultado 45d1e3c</w:t>
            </w:r>
          </w:p>
        </w:tc>
      </w:tr>
      <w:tr w:rsidR="00E01C3A" w:rsidRPr="00F96471" w14:paraId="434EAABA" w14:textId="77777777">
        <w:tc>
          <w:tcPr>
            <w:tcW w:w="1900" w:type="dxa"/>
            <w:tcMar>
              <w:top w:w="70" w:type="dxa"/>
              <w:left w:w="90" w:type="dxa"/>
              <w:bottom w:w="70" w:type="dxa"/>
              <w:right w:w="90" w:type="dxa"/>
            </w:tcMar>
          </w:tcPr>
          <w:p w14:paraId="3C960242" w14:textId="77777777" w:rsidR="00E01C3A" w:rsidRPr="00430DB3" w:rsidRDefault="00CC3326">
            <w:pPr>
              <w:rPr>
                <w:lang w:val="pt-BR"/>
              </w:rPr>
            </w:pPr>
            <w:r w:rsidRPr="00430DB3">
              <w:rPr>
                <w:sz w:val="20"/>
                <w:szCs w:val="20"/>
                <w:lang w:val="pt-BR"/>
              </w:rPr>
              <w:t>4.1 — série de Melbourne, anterior à troca</w:t>
            </w:r>
          </w:p>
        </w:tc>
        <w:tc>
          <w:tcPr>
            <w:tcW w:w="3000" w:type="dxa"/>
            <w:tcMar>
              <w:top w:w="70" w:type="dxa"/>
              <w:left w:w="90" w:type="dxa"/>
              <w:bottom w:w="70" w:type="dxa"/>
              <w:right w:w="90" w:type="dxa"/>
            </w:tcMar>
          </w:tcPr>
          <w:p w14:paraId="61E15F50" w14:textId="77777777" w:rsidR="00E01C3A" w:rsidRPr="00430DB3" w:rsidRDefault="00CC3326">
            <w:pPr>
              <w:rPr>
                <w:lang w:val="pt-BR"/>
              </w:rPr>
            </w:pPr>
            <w:r w:rsidRPr="00430DB3">
              <w:rPr>
                <w:sz w:val="20"/>
                <w:szCs w:val="20"/>
                <w:lang w:val="pt-BR"/>
              </w:rPr>
              <w:t xml:space="preserve">modelo/PROTOCOLO_COMPARACAO_MODELOS.md e modelo/comparar_modelos.py; modelo/baixar_dados.py e </w:t>
            </w:r>
            <w:r w:rsidRPr="00430DB3">
              <w:rPr>
                <w:sz w:val="20"/>
                <w:szCs w:val="20"/>
                <w:lang w:val="pt-BR"/>
              </w:rPr>
              <w:lastRenderedPageBreak/>
              <w:t>modelo/treinar.py; série de Melbourne extraída em 23/09/2026</w:t>
            </w:r>
          </w:p>
        </w:tc>
        <w:tc>
          <w:tcPr>
            <w:tcW w:w="4171" w:type="dxa"/>
            <w:tcMar>
              <w:top w:w="70" w:type="dxa"/>
              <w:left w:w="90" w:type="dxa"/>
              <w:bottom w:w="70" w:type="dxa"/>
              <w:right w:w="90" w:type="dxa"/>
            </w:tcMar>
          </w:tcPr>
          <w:p w14:paraId="1E1268E4" w14:textId="77777777" w:rsidR="00E01C3A" w:rsidRPr="00430DB3" w:rsidRDefault="00CC3326">
            <w:pPr>
              <w:rPr>
                <w:lang w:val="pt-BR"/>
              </w:rPr>
            </w:pPr>
            <w:r>
              <w:rPr>
                <w:sz w:val="20"/>
                <w:szCs w:val="20"/>
                <w:lang w:val="pt-BR"/>
              </w:rPr>
              <w:lastRenderedPageBreak/>
              <w:t>python -m modelo.comparar_modelos. Resultado em modelo/resultados/comparacao_modelos.json. Protocolo f6d306c; resultado 7ad1b3c</w:t>
            </w:r>
          </w:p>
        </w:tc>
      </w:tr>
      <w:tr w:rsidR="00E01C3A" w:rsidRPr="00F96471" w14:paraId="00451927" w14:textId="77777777">
        <w:tc>
          <w:tcPr>
            <w:tcW w:w="1900" w:type="dxa"/>
            <w:tcMar>
              <w:top w:w="70" w:type="dxa"/>
              <w:left w:w="90" w:type="dxa"/>
              <w:bottom w:w="70" w:type="dxa"/>
              <w:right w:w="90" w:type="dxa"/>
            </w:tcMar>
          </w:tcPr>
          <w:p w14:paraId="3BF86861" w14:textId="77777777" w:rsidR="00E01C3A" w:rsidRPr="00430DB3" w:rsidRDefault="00CC3326">
            <w:pPr>
              <w:rPr>
                <w:lang w:val="pt-BR"/>
              </w:rPr>
            </w:pPr>
            <w:r w:rsidRPr="00430DB3">
              <w:rPr>
                <w:sz w:val="20"/>
                <w:szCs w:val="20"/>
                <w:lang w:val="pt-BR"/>
              </w:rPr>
              <w:t>3.6 — sensibilidade da régua ao percentil</w:t>
            </w:r>
          </w:p>
        </w:tc>
        <w:tc>
          <w:tcPr>
            <w:tcW w:w="3000" w:type="dxa"/>
            <w:tcMar>
              <w:top w:w="70" w:type="dxa"/>
              <w:left w:w="90" w:type="dxa"/>
              <w:bottom w:w="70" w:type="dxa"/>
              <w:right w:w="90" w:type="dxa"/>
            </w:tcMar>
          </w:tcPr>
          <w:p w14:paraId="43C91DAA" w14:textId="77777777" w:rsidR="00E01C3A" w:rsidRPr="00430DB3" w:rsidRDefault="00CC3326">
            <w:pPr>
              <w:rPr>
                <w:lang w:val="pt-BR"/>
              </w:rPr>
            </w:pPr>
            <w:r w:rsidRPr="00430DB3">
              <w:rPr>
                <w:sz w:val="20"/>
                <w:szCs w:val="20"/>
                <w:lang w:val="pt-BR"/>
              </w:rPr>
              <w:t>modelo/PROTOCOLO_SENSIBILIDADE_P99.md e modelo/sensibilidade_percentil.py; série de Zurique</w:t>
            </w:r>
          </w:p>
        </w:tc>
        <w:tc>
          <w:tcPr>
            <w:tcW w:w="4171" w:type="dxa"/>
            <w:tcMar>
              <w:top w:w="70" w:type="dxa"/>
              <w:left w:w="90" w:type="dxa"/>
              <w:bottom w:w="70" w:type="dxa"/>
              <w:right w:w="90" w:type="dxa"/>
            </w:tcMar>
          </w:tcPr>
          <w:p w14:paraId="1583E717" w14:textId="77777777" w:rsidR="00E01C3A" w:rsidRPr="00430DB3" w:rsidRDefault="00CC3326">
            <w:pPr>
              <w:rPr>
                <w:lang w:val="pt-BR"/>
              </w:rPr>
            </w:pPr>
            <w:r>
              <w:rPr>
                <w:sz w:val="20"/>
                <w:szCs w:val="20"/>
                <w:lang w:val="pt-BR"/>
              </w:rPr>
              <w:t>python -m modelo.sensibilidade_percentil. Resultado em modelo/resultados/sensibilidade_percentil.json. Protocolo 785b245; resultado 0d3928e</w:t>
            </w:r>
          </w:p>
        </w:tc>
      </w:tr>
      <w:tr w:rsidR="00E01C3A" w:rsidRPr="00CE1B46" w14:paraId="018208B9" w14:textId="77777777">
        <w:tc>
          <w:tcPr>
            <w:tcW w:w="1900" w:type="dxa"/>
            <w:tcMar>
              <w:top w:w="70" w:type="dxa"/>
              <w:left w:w="90" w:type="dxa"/>
              <w:bottom w:w="70" w:type="dxa"/>
              <w:right w:w="90" w:type="dxa"/>
            </w:tcMar>
          </w:tcPr>
          <w:p w14:paraId="75E29EB1" w14:textId="77777777" w:rsidR="00E01C3A" w:rsidRPr="00430DB3" w:rsidRDefault="00CC3326">
            <w:pPr>
              <w:rPr>
                <w:lang w:val="pt-BR"/>
              </w:rPr>
            </w:pPr>
            <w:r w:rsidRPr="00430DB3">
              <w:rPr>
                <w:sz w:val="20"/>
                <w:szCs w:val="20"/>
                <w:lang w:val="pt-BR"/>
              </w:rPr>
              <w:t>Suíte de cenários — violações, energia, janela em transição e comparação com a tabela em degraus</w:t>
            </w:r>
          </w:p>
        </w:tc>
        <w:tc>
          <w:tcPr>
            <w:tcW w:w="3000" w:type="dxa"/>
            <w:tcMar>
              <w:top w:w="70" w:type="dxa"/>
              <w:left w:w="90" w:type="dxa"/>
              <w:bottom w:w="70" w:type="dxa"/>
              <w:right w:w="90" w:type="dxa"/>
            </w:tcMar>
          </w:tcPr>
          <w:p w14:paraId="11EEEEFB" w14:textId="77777777" w:rsidR="00E01C3A" w:rsidRPr="00430DB3" w:rsidRDefault="00CC3326">
            <w:pPr>
              <w:rPr>
                <w:lang w:val="pt-BR"/>
              </w:rPr>
            </w:pPr>
            <w:r w:rsidRPr="00430DB3">
              <w:rPr>
                <w:sz w:val="20"/>
                <w:szCs w:val="20"/>
                <w:lang w:val="pt-BR"/>
              </w:rPr>
              <w:t>cenarios/executar.py; cenários em cenarios/suite</w:t>
            </w:r>
          </w:p>
        </w:tc>
        <w:tc>
          <w:tcPr>
            <w:tcW w:w="4171" w:type="dxa"/>
            <w:tcMar>
              <w:top w:w="70" w:type="dxa"/>
              <w:left w:w="90" w:type="dxa"/>
              <w:bottom w:w="70" w:type="dxa"/>
              <w:right w:w="90" w:type="dxa"/>
            </w:tcMar>
          </w:tcPr>
          <w:p w14:paraId="1652CCA8" w14:textId="77777777" w:rsidR="00E01C3A" w:rsidRPr="00CE1B46" w:rsidRDefault="00CC3326">
            <w:r>
              <w:rPr>
                <w:sz w:val="20"/>
                <w:szCs w:val="20"/>
                <w:lang w:val="pt-BR"/>
              </w:rPr>
              <w:t>python -m cenarios.executar --serie, repetido com --reativo e com --degraus; python -m cenarios.aderencia_regimes. Protocolo da arquitetura a96f3a8; resultado afb87b3</w:t>
            </w:r>
          </w:p>
        </w:tc>
      </w:tr>
      <w:tr w:rsidR="00E01C3A" w:rsidRPr="00F96471" w14:paraId="636F900F" w14:textId="77777777">
        <w:tc>
          <w:tcPr>
            <w:tcW w:w="1900" w:type="dxa"/>
            <w:tcMar>
              <w:top w:w="70" w:type="dxa"/>
              <w:left w:w="90" w:type="dxa"/>
              <w:bottom w:w="70" w:type="dxa"/>
              <w:right w:w="90" w:type="dxa"/>
            </w:tcMar>
          </w:tcPr>
          <w:p w14:paraId="749563D1" w14:textId="77777777" w:rsidR="00E01C3A" w:rsidRPr="00430DB3" w:rsidRDefault="00CC3326">
            <w:pPr>
              <w:rPr>
                <w:lang w:val="pt-BR"/>
              </w:rPr>
            </w:pPr>
            <w:r>
              <w:rPr>
                <w:sz w:val="20"/>
                <w:szCs w:val="20"/>
                <w:lang w:val="pt-BR"/>
              </w:rPr>
              <w:t>Tabela 3</w:t>
            </w:r>
            <w:r w:rsidRPr="00430DB3">
              <w:rPr>
                <w:sz w:val="20"/>
                <w:szCs w:val="20"/>
                <w:lang w:val="pt-BR"/>
              </w:rPr>
              <w:t xml:space="preserve"> — noites reais e falha de contagem</w:t>
            </w:r>
          </w:p>
        </w:tc>
        <w:tc>
          <w:tcPr>
            <w:tcW w:w="3000" w:type="dxa"/>
            <w:tcMar>
              <w:top w:w="70" w:type="dxa"/>
              <w:left w:w="90" w:type="dxa"/>
              <w:bottom w:w="70" w:type="dxa"/>
              <w:right w:w="90" w:type="dxa"/>
            </w:tcMar>
          </w:tcPr>
          <w:p w14:paraId="22233520" w14:textId="77777777" w:rsidR="00E01C3A" w:rsidRPr="00430DB3" w:rsidRDefault="00CC3326">
            <w:pPr>
              <w:rPr>
                <w:lang w:val="pt-BR"/>
              </w:rPr>
            </w:pPr>
            <w:r w:rsidRPr="00430DB3">
              <w:rPr>
                <w:sz w:val="20"/>
                <w:szCs w:val="20"/>
                <w:lang w:val="pt-BR"/>
              </w:rPr>
              <w:t>cenarios/avaliacao_ia: PROTOCOLO.md, gerar.py, sorteio.json e analisar.py</w:t>
            </w:r>
          </w:p>
        </w:tc>
        <w:tc>
          <w:tcPr>
            <w:tcW w:w="4171" w:type="dxa"/>
            <w:tcMar>
              <w:top w:w="70" w:type="dxa"/>
              <w:left w:w="90" w:type="dxa"/>
              <w:bottom w:w="70" w:type="dxa"/>
              <w:right w:w="90" w:type="dxa"/>
            </w:tcMar>
          </w:tcPr>
          <w:p w14:paraId="3BB9D6BB" w14:textId="77777777" w:rsidR="00E01C3A" w:rsidRPr="00430DB3" w:rsidRDefault="00CC3326">
            <w:pPr>
              <w:rPr>
                <w:lang w:val="pt-BR"/>
              </w:rPr>
            </w:pPr>
            <w:r>
              <w:rPr>
                <w:sz w:val="20"/>
                <w:szCs w:val="20"/>
                <w:lang w:val="pt-BR"/>
              </w:rPr>
              <w:t>python -m cenarios.executar --pasta avaliacao_ia/zurique --serie (e avaliacao_ia/camera), nos modos do protocolo; python -m cenarios.avaliacao_ia.analisar. Protocolo f9f3573; resultados 0dcdf09 e 1793bc7; resultados vigentes em afb87b3</w:t>
            </w:r>
          </w:p>
        </w:tc>
      </w:tr>
      <w:tr w:rsidR="00E01C3A" w:rsidRPr="00F96471" w14:paraId="25B4D2D2" w14:textId="77777777">
        <w:tc>
          <w:tcPr>
            <w:tcW w:w="1900" w:type="dxa"/>
            <w:tcMar>
              <w:top w:w="70" w:type="dxa"/>
              <w:left w:w="90" w:type="dxa"/>
              <w:bottom w:w="70" w:type="dxa"/>
              <w:right w:w="90" w:type="dxa"/>
            </w:tcMar>
          </w:tcPr>
          <w:p w14:paraId="49F67E45" w14:textId="77777777" w:rsidR="00E01C3A" w:rsidRPr="00430DB3" w:rsidRDefault="00CC3326">
            <w:pPr>
              <w:rPr>
                <w:lang w:val="pt-BR"/>
              </w:rPr>
            </w:pPr>
            <w:r>
              <w:rPr>
                <w:sz w:val="20"/>
                <w:szCs w:val="20"/>
                <w:lang w:val="pt-BR"/>
              </w:rPr>
              <w:t>Tabela 3</w:t>
            </w:r>
            <w:r w:rsidRPr="00430DB3">
              <w:rPr>
                <w:sz w:val="20"/>
                <w:szCs w:val="20"/>
                <w:lang w:val="pt-BR"/>
              </w:rPr>
              <w:t xml:space="preserve"> — déficit em relação ao nível pedido</w:t>
            </w:r>
          </w:p>
        </w:tc>
        <w:tc>
          <w:tcPr>
            <w:tcW w:w="3000" w:type="dxa"/>
            <w:tcMar>
              <w:top w:w="70" w:type="dxa"/>
              <w:left w:w="90" w:type="dxa"/>
              <w:bottom w:w="70" w:type="dxa"/>
              <w:right w:w="90" w:type="dxa"/>
            </w:tcMar>
          </w:tcPr>
          <w:p w14:paraId="1056E959" w14:textId="77777777" w:rsidR="00E01C3A" w:rsidRPr="00430DB3" w:rsidRDefault="00CC3326">
            <w:pPr>
              <w:rPr>
                <w:lang w:val="pt-BR"/>
              </w:rPr>
            </w:pPr>
            <w:r w:rsidRPr="00430DB3">
              <w:rPr>
                <w:sz w:val="20"/>
                <w:szCs w:val="20"/>
                <w:lang w:val="pt-BR"/>
              </w:rPr>
              <w:t>cenarios/avaliacao_ia/deficit.py, sobre os relatórios da suíte e das noites reais</w:t>
            </w:r>
          </w:p>
        </w:tc>
        <w:tc>
          <w:tcPr>
            <w:tcW w:w="4171" w:type="dxa"/>
            <w:tcMar>
              <w:top w:w="70" w:type="dxa"/>
              <w:left w:w="90" w:type="dxa"/>
              <w:bottom w:w="70" w:type="dxa"/>
              <w:right w:w="90" w:type="dxa"/>
            </w:tcMar>
          </w:tcPr>
          <w:p w14:paraId="7142AB5C" w14:textId="77777777" w:rsidR="00E01C3A" w:rsidRPr="00430DB3" w:rsidRDefault="00CC3326">
            <w:pPr>
              <w:rPr>
                <w:lang w:val="pt-BR"/>
              </w:rPr>
            </w:pPr>
            <w:r>
              <w:rPr>
                <w:sz w:val="20"/>
                <w:szCs w:val="20"/>
                <w:lang w:val="pt-BR"/>
              </w:rPr>
              <w:t>python -m cenarios.avaliacao_ia.deficit. Versão 1793bc7; resultados vigentes em afb87b3</w:t>
            </w:r>
          </w:p>
        </w:tc>
      </w:tr>
      <w:tr w:rsidR="00E01C3A" w:rsidRPr="00CE1B46" w14:paraId="0DC9C8F3" w14:textId="77777777">
        <w:tc>
          <w:tcPr>
            <w:tcW w:w="1900" w:type="dxa"/>
            <w:tcMar>
              <w:top w:w="70" w:type="dxa"/>
              <w:left w:w="90" w:type="dxa"/>
              <w:bottom w:w="70" w:type="dxa"/>
              <w:right w:w="90" w:type="dxa"/>
            </w:tcMar>
          </w:tcPr>
          <w:p w14:paraId="2508996F" w14:textId="77777777" w:rsidR="00E01C3A" w:rsidRPr="00430DB3" w:rsidRDefault="00CC3326">
            <w:pPr>
              <w:rPr>
                <w:lang w:val="pt-BR"/>
              </w:rPr>
            </w:pPr>
            <w:r>
              <w:rPr>
                <w:sz w:val="20"/>
                <w:szCs w:val="20"/>
                <w:lang w:val="pt-BR"/>
              </w:rPr>
              <w:t>Tabela 3</w:t>
            </w:r>
            <w:r w:rsidRPr="00430DB3">
              <w:rPr>
                <w:sz w:val="20"/>
                <w:szCs w:val="20"/>
                <w:lang w:val="pt-BR"/>
              </w:rPr>
              <w:t xml:space="preserve"> — média sazonal e ruído nos tercis</w:t>
            </w:r>
          </w:p>
        </w:tc>
        <w:tc>
          <w:tcPr>
            <w:tcW w:w="3000" w:type="dxa"/>
            <w:tcMar>
              <w:top w:w="70" w:type="dxa"/>
              <w:left w:w="90" w:type="dxa"/>
              <w:bottom w:w="70" w:type="dxa"/>
              <w:right w:w="90" w:type="dxa"/>
            </w:tcMar>
          </w:tcPr>
          <w:p w14:paraId="55F2F451" w14:textId="77777777" w:rsidR="00E01C3A" w:rsidRPr="00430DB3" w:rsidRDefault="00CC3326">
            <w:pPr>
              <w:rPr>
                <w:lang w:val="pt-BR"/>
              </w:rPr>
            </w:pPr>
            <w:r w:rsidRPr="00430DB3">
              <w:rPr>
                <w:sz w:val="20"/>
                <w:szCs w:val="20"/>
                <w:lang w:val="pt-BR"/>
              </w:rPr>
              <w:t>cenarios/avaliacao_ia: PROTOCOLO_SUBSTITUTOS.md, gerar_substitutos.py e analisar_substitutos.py</w:t>
            </w:r>
          </w:p>
        </w:tc>
        <w:tc>
          <w:tcPr>
            <w:tcW w:w="4171" w:type="dxa"/>
            <w:tcMar>
              <w:top w:w="70" w:type="dxa"/>
              <w:left w:w="90" w:type="dxa"/>
              <w:bottom w:w="70" w:type="dxa"/>
              <w:right w:w="90" w:type="dxa"/>
            </w:tcMar>
          </w:tcPr>
          <w:p w14:paraId="64939BB8" w14:textId="77777777" w:rsidR="00E01C3A" w:rsidRPr="00CE1B46" w:rsidRDefault="00CC3326">
            <w:r>
              <w:rPr>
                <w:sz w:val="20"/>
                <w:szCs w:val="20"/>
                <w:lang w:val="pt-BR"/>
              </w:rPr>
              <w:t>python -m cenarios.executar --pasta avaliacao_ia/zurique --serie --previsao media-sazonal (e avaliacao_ia/camera); --pasta avaliacao_ia/ruido --serie, com e sem --degraus; python -m cenarios.avaliacao_ia.analisar_substitutos. Protocolo b69d78e; resultado 2360a2e; resultados vigentes em afb87b3</w:t>
            </w:r>
          </w:p>
        </w:tc>
      </w:tr>
      <w:tr w:rsidR="00E01C3A" w:rsidRPr="00CE1B46" w14:paraId="571ED9E1" w14:textId="77777777">
        <w:tc>
          <w:tcPr>
            <w:tcW w:w="1900" w:type="dxa"/>
            <w:tcMar>
              <w:top w:w="70" w:type="dxa"/>
              <w:left w:w="90" w:type="dxa"/>
              <w:bottom w:w="70" w:type="dxa"/>
              <w:right w:w="90" w:type="dxa"/>
            </w:tcMar>
          </w:tcPr>
          <w:p w14:paraId="112EC35C" w14:textId="77777777" w:rsidR="00E01C3A" w:rsidRDefault="00CC3326">
            <w:proofErr w:type="spellStart"/>
            <w:r>
              <w:rPr>
                <w:sz w:val="20"/>
                <w:szCs w:val="20"/>
              </w:rPr>
              <w:t>Tabela</w:t>
            </w:r>
            <w:proofErr w:type="spellEnd"/>
            <w:r>
              <w:rPr>
                <w:sz w:val="20"/>
                <w:szCs w:val="20"/>
              </w:rPr>
              <w:t xml:space="preserve"> 4 e </w:t>
            </w:r>
            <w:proofErr w:type="spellStart"/>
            <w:r>
              <w:rPr>
                <w:sz w:val="20"/>
                <w:szCs w:val="20"/>
              </w:rPr>
              <w:t>conferências</w:t>
            </w:r>
            <w:proofErr w:type="spellEnd"/>
            <w:r>
              <w:rPr>
                <w:sz w:val="20"/>
                <w:szCs w:val="20"/>
              </w:rPr>
              <w:t xml:space="preserve"> posteriores</w:t>
            </w:r>
          </w:p>
        </w:tc>
        <w:tc>
          <w:tcPr>
            <w:tcW w:w="3000" w:type="dxa"/>
            <w:tcMar>
              <w:top w:w="70" w:type="dxa"/>
              <w:left w:w="90" w:type="dxa"/>
              <w:bottom w:w="70" w:type="dxa"/>
              <w:right w:w="90" w:type="dxa"/>
            </w:tcMar>
          </w:tcPr>
          <w:p w14:paraId="4A0952EC" w14:textId="77777777" w:rsidR="00E01C3A" w:rsidRPr="00430DB3" w:rsidRDefault="00CC3326">
            <w:pPr>
              <w:rPr>
                <w:lang w:val="pt-BR"/>
              </w:rPr>
            </w:pPr>
            <w:r w:rsidRPr="00430DB3">
              <w:rPr>
                <w:sz w:val="20"/>
                <w:szCs w:val="20"/>
                <w:lang w:val="pt-BR"/>
              </w:rPr>
              <w:t>modelo/PROTOCOLO_ZURIQUE.md, experimento_zurique.py e conferencia_zurique.py; série de Zurique baixada em 30/09/2026</w:t>
            </w:r>
          </w:p>
        </w:tc>
        <w:tc>
          <w:tcPr>
            <w:tcW w:w="4171" w:type="dxa"/>
            <w:tcMar>
              <w:top w:w="70" w:type="dxa"/>
              <w:left w:w="90" w:type="dxa"/>
              <w:bottom w:w="70" w:type="dxa"/>
              <w:right w:w="90" w:type="dxa"/>
            </w:tcMar>
          </w:tcPr>
          <w:p w14:paraId="62BF11E8" w14:textId="77777777" w:rsidR="00E01C3A" w:rsidRPr="00CE1B46" w:rsidRDefault="00CC3326">
            <w:r>
              <w:rPr>
                <w:sz w:val="20"/>
                <w:szCs w:val="20"/>
                <w:lang w:val="pt-BR"/>
              </w:rPr>
              <w:t>python -m modelo.experimento_zurique; python -m modelo.conferencia_zurique. Protocolo 25a1ef5; resultados c2a31de e e84046f</w:t>
            </w:r>
          </w:p>
        </w:tc>
      </w:tr>
      <w:tr w:rsidR="00E01C3A" w:rsidRPr="00CE1B46" w14:paraId="195757C7" w14:textId="77777777">
        <w:tc>
          <w:tcPr>
            <w:tcW w:w="1900" w:type="dxa"/>
            <w:tcMar>
              <w:top w:w="70" w:type="dxa"/>
              <w:left w:w="90" w:type="dxa"/>
              <w:bottom w:w="70" w:type="dxa"/>
              <w:right w:w="90" w:type="dxa"/>
            </w:tcMar>
          </w:tcPr>
          <w:p w14:paraId="55997C75" w14:textId="77777777" w:rsidR="00E01C3A" w:rsidRPr="00430DB3" w:rsidRDefault="00CC3326">
            <w:pPr>
              <w:rPr>
                <w:lang w:val="pt-BR"/>
              </w:rPr>
            </w:pPr>
            <w:r>
              <w:rPr>
                <w:sz w:val="20"/>
                <w:szCs w:val="20"/>
                <w:lang w:val="pt-BR"/>
              </w:rPr>
              <w:t>Tabela 3</w:t>
            </w:r>
            <w:r w:rsidRPr="00430DB3">
              <w:rPr>
                <w:sz w:val="20"/>
                <w:szCs w:val="20"/>
                <w:lang w:val="pt-BR"/>
              </w:rPr>
              <w:t xml:space="preserve"> — mudanças perceptíveis em noites de 15 min</w:t>
            </w:r>
          </w:p>
        </w:tc>
        <w:tc>
          <w:tcPr>
            <w:tcW w:w="3000" w:type="dxa"/>
            <w:tcMar>
              <w:top w:w="70" w:type="dxa"/>
              <w:left w:w="90" w:type="dxa"/>
              <w:bottom w:w="70" w:type="dxa"/>
              <w:right w:w="90" w:type="dxa"/>
            </w:tcMar>
          </w:tcPr>
          <w:p w14:paraId="7C4867AC" w14:textId="77777777" w:rsidR="00E01C3A" w:rsidRPr="00430DB3" w:rsidRDefault="00CC3326">
            <w:pPr>
              <w:rPr>
                <w:lang w:val="pt-BR"/>
              </w:rPr>
            </w:pPr>
            <w:r w:rsidRPr="00430DB3">
              <w:rPr>
                <w:sz w:val="20"/>
                <w:szCs w:val="20"/>
                <w:lang w:val="pt-BR"/>
              </w:rPr>
              <w:t>cenarios/avaliacao_ia: PROTOCOLO_SUAVIDADE.md, gerar_suavidade.py e analisar_suavidade.py; série de Zurique</w:t>
            </w:r>
          </w:p>
        </w:tc>
        <w:tc>
          <w:tcPr>
            <w:tcW w:w="4171" w:type="dxa"/>
            <w:tcMar>
              <w:top w:w="70" w:type="dxa"/>
              <w:left w:w="90" w:type="dxa"/>
              <w:bottom w:w="70" w:type="dxa"/>
              <w:right w:w="90" w:type="dxa"/>
            </w:tcMar>
          </w:tcPr>
          <w:p w14:paraId="00BE2328" w14:textId="77777777" w:rsidR="00E01C3A" w:rsidRPr="00CE1B46" w:rsidRDefault="00CC3326">
            <w:r>
              <w:rPr>
                <w:sz w:val="20"/>
                <w:szCs w:val="20"/>
                <w:lang w:val="pt-BR"/>
              </w:rPr>
              <w:t>python -m cenarios.executar --pasta avaliacao_ia/suavidade --serie, repetido com --degraus e com --degraus --histerese 0.05; python -m cenarios.avaliacao_ia.analisar_suavidade. Protocolo 32debde; resultado e61c315; resultados vigentes em afb87b3</w:t>
            </w:r>
          </w:p>
        </w:tc>
      </w:tr>
      <w:tr w:rsidR="00E01C3A" w:rsidRPr="00CE1B46" w14:paraId="77E9469C" w14:textId="77777777">
        <w:tc>
          <w:tcPr>
            <w:tcW w:w="1900" w:type="dxa"/>
            <w:tcMar>
              <w:top w:w="70" w:type="dxa"/>
              <w:left w:w="90" w:type="dxa"/>
              <w:bottom w:w="70" w:type="dxa"/>
              <w:right w:w="90" w:type="dxa"/>
            </w:tcMar>
          </w:tcPr>
          <w:p w14:paraId="46CF2125" w14:textId="77777777" w:rsidR="00E01C3A" w:rsidRPr="00430DB3" w:rsidRDefault="00CC3326">
            <w:pPr>
              <w:rPr>
                <w:lang w:val="pt-BR"/>
              </w:rPr>
            </w:pPr>
            <w:r w:rsidRPr="00430DB3">
              <w:rPr>
                <w:sz w:val="20"/>
                <w:szCs w:val="20"/>
                <w:lang w:val="pt-BR"/>
              </w:rPr>
              <w:t>3.4.2, 3.4.4 e 4.3 — calibração da caixa atual</w:t>
            </w:r>
          </w:p>
        </w:tc>
        <w:tc>
          <w:tcPr>
            <w:tcW w:w="3000" w:type="dxa"/>
            <w:tcMar>
              <w:top w:w="70" w:type="dxa"/>
              <w:left w:w="90" w:type="dxa"/>
              <w:bottom w:w="70" w:type="dxa"/>
              <w:right w:w="90" w:type="dxa"/>
            </w:tcMar>
          </w:tcPr>
          <w:p w14:paraId="13376219" w14:textId="77777777" w:rsidR="00E01C3A" w:rsidRPr="00430DB3" w:rsidRDefault="00CC3326">
            <w:pPr>
              <w:rPr>
                <w:lang w:val="pt-BR"/>
              </w:rPr>
            </w:pPr>
            <w:r w:rsidRPr="00430DB3">
              <w:rPr>
                <w:sz w:val="20"/>
                <w:szCs w:val="20"/>
                <w:lang w:val="pt-BR"/>
              </w:rPr>
              <w:t>bancada/calibrar.py, com o firmware/no/no.ino gravado no nó</w:t>
            </w:r>
          </w:p>
        </w:tc>
        <w:tc>
          <w:tcPr>
            <w:tcW w:w="4171" w:type="dxa"/>
            <w:tcMar>
              <w:top w:w="70" w:type="dxa"/>
              <w:left w:w="90" w:type="dxa"/>
              <w:bottom w:w="70" w:type="dxa"/>
              <w:right w:w="90" w:type="dxa"/>
            </w:tcMar>
          </w:tcPr>
          <w:p w14:paraId="4EBB0630" w14:textId="77777777" w:rsidR="00E01C3A" w:rsidRPr="00CE1B46" w:rsidRDefault="00CC3326">
            <w:r>
              <w:rPr>
                <w:sz w:val="20"/>
                <w:szCs w:val="20"/>
                <w:lang w:val="pt-BR"/>
              </w:rPr>
              <w:t>python -m bancada.calibrar teto; python -m bancada.calibrar completa --vm --comprimento-cm 6. Registro em bancada/resultados/sessao_113.json. Versão a63a7ce</w:t>
            </w:r>
          </w:p>
        </w:tc>
      </w:tr>
      <w:tr w:rsidR="00E01C3A" w:rsidRPr="00CE1B46" w14:paraId="6BFD627E" w14:textId="77777777">
        <w:tc>
          <w:tcPr>
            <w:tcW w:w="1900" w:type="dxa"/>
            <w:tcMar>
              <w:top w:w="70" w:type="dxa"/>
              <w:left w:w="90" w:type="dxa"/>
              <w:bottom w:w="70" w:type="dxa"/>
              <w:right w:w="90" w:type="dxa"/>
            </w:tcMar>
          </w:tcPr>
          <w:p w14:paraId="4B46D372" w14:textId="77777777" w:rsidR="00E01C3A" w:rsidRPr="00430DB3" w:rsidRDefault="00CC3326">
            <w:pPr>
              <w:rPr>
                <w:lang w:val="pt-BR"/>
              </w:rPr>
            </w:pPr>
            <w:r w:rsidRPr="00430DB3">
              <w:rPr>
                <w:sz w:val="20"/>
                <w:szCs w:val="20"/>
                <w:lang w:val="pt-BR"/>
              </w:rPr>
              <w:t>3.12.9 e 4.3 — casos CT15 a CT20</w:t>
            </w:r>
          </w:p>
        </w:tc>
        <w:tc>
          <w:tcPr>
            <w:tcW w:w="3000" w:type="dxa"/>
            <w:tcMar>
              <w:top w:w="70" w:type="dxa"/>
              <w:left w:w="90" w:type="dxa"/>
              <w:bottom w:w="70" w:type="dxa"/>
              <w:right w:w="90" w:type="dxa"/>
            </w:tcMar>
          </w:tcPr>
          <w:p w14:paraId="772A9128" w14:textId="77777777" w:rsidR="00E01C3A" w:rsidRPr="00430DB3" w:rsidRDefault="00CC3326">
            <w:pPr>
              <w:rPr>
                <w:lang w:val="pt-BR"/>
              </w:rPr>
            </w:pPr>
            <w:r w:rsidRPr="00430DB3">
              <w:rPr>
                <w:sz w:val="20"/>
                <w:szCs w:val="20"/>
                <w:lang w:val="pt-BR"/>
              </w:rPr>
              <w:t xml:space="preserve">bancada/sessao_ct.py e bancada/ROTEIRO_SESSAO_CT15_CT20.md; nó de </w:t>
            </w:r>
            <w:r w:rsidRPr="00430DB3">
              <w:rPr>
                <w:sz w:val="20"/>
                <w:szCs w:val="20"/>
                <w:lang w:val="pt-BR"/>
              </w:rPr>
              <w:lastRenderedPageBreak/>
              <w:t>bancada e simulado ligados ao ambiente implantado</w:t>
            </w:r>
          </w:p>
        </w:tc>
        <w:tc>
          <w:tcPr>
            <w:tcW w:w="4171" w:type="dxa"/>
            <w:tcMar>
              <w:top w:w="70" w:type="dxa"/>
              <w:left w:w="90" w:type="dxa"/>
              <w:bottom w:w="70" w:type="dxa"/>
              <w:right w:w="90" w:type="dxa"/>
            </w:tcMar>
          </w:tcPr>
          <w:p w14:paraId="370F9615" w14:textId="77777777" w:rsidR="00E01C3A" w:rsidRPr="00CE1B46" w:rsidRDefault="00CC3326">
            <w:r>
              <w:rPr>
                <w:sz w:val="20"/>
                <w:szCs w:val="20"/>
                <w:lang w:val="pt-BR"/>
              </w:rPr>
              <w:lastRenderedPageBreak/>
              <w:t xml:space="preserve">python -m bancada.sessao_ct latencia, piso e credencial; CT16 com comandos provocados e python -m bancada.sessao_ct </w:t>
            </w:r>
            <w:r>
              <w:rPr>
                <w:sz w:val="20"/>
                <w:szCs w:val="20"/>
                <w:lang w:val="pt-BR"/>
              </w:rPr>
              <w:lastRenderedPageBreak/>
              <w:t>alertas; CT18 com o registro da porta serial. Registros em bancada/resultados/ct*_20261010*. Versões 1d7b3f7 e 396076b</w:t>
            </w:r>
          </w:p>
        </w:tc>
      </w:tr>
      <w:tr w:rsidR="00E01C3A" w:rsidRPr="00F96471" w14:paraId="7D23DC7A" w14:textId="77777777">
        <w:tc>
          <w:tcPr>
            <w:tcW w:w="1900" w:type="dxa"/>
            <w:tcMar>
              <w:top w:w="70" w:type="dxa"/>
              <w:left w:w="90" w:type="dxa"/>
              <w:bottom w:w="70" w:type="dxa"/>
              <w:right w:w="90" w:type="dxa"/>
            </w:tcMar>
          </w:tcPr>
          <w:p w14:paraId="72B864D2" w14:textId="77777777" w:rsidR="00E01C3A" w:rsidRPr="00430DB3" w:rsidRDefault="00CC3326">
            <w:pPr>
              <w:rPr>
                <w:lang w:val="pt-BR"/>
              </w:rPr>
            </w:pPr>
            <w:r w:rsidRPr="00430DB3">
              <w:rPr>
                <w:sz w:val="20"/>
                <w:szCs w:val="20"/>
                <w:lang w:val="pt-BR"/>
              </w:rPr>
              <w:lastRenderedPageBreak/>
              <w:t>4.5 — energia do nó de bancada</w:t>
            </w:r>
          </w:p>
        </w:tc>
        <w:tc>
          <w:tcPr>
            <w:tcW w:w="3000" w:type="dxa"/>
            <w:tcMar>
              <w:top w:w="70" w:type="dxa"/>
              <w:left w:w="90" w:type="dxa"/>
              <w:bottom w:w="70" w:type="dxa"/>
              <w:right w:w="90" w:type="dxa"/>
            </w:tcMar>
          </w:tcPr>
          <w:p w14:paraId="2700BF9B" w14:textId="77777777" w:rsidR="00E01C3A" w:rsidRPr="00430DB3" w:rsidRDefault="00CC3326">
            <w:pPr>
              <w:rPr>
                <w:lang w:val="pt-BR"/>
              </w:rPr>
            </w:pPr>
            <w:r w:rsidRPr="00430DB3">
              <w:rPr>
                <w:sz w:val="20"/>
                <w:szCs w:val="20"/>
                <w:lang w:val="pt-BR"/>
              </w:rPr>
              <w:t>Rampa registrada pelo nó no ensaio de failsafe, em bancada/resultados/ct18_vencimento_serial_20261010.log, convertida pela tabela da sessão 113</w:t>
            </w:r>
          </w:p>
        </w:tc>
        <w:tc>
          <w:tcPr>
            <w:tcW w:w="4171" w:type="dxa"/>
            <w:tcMar>
              <w:top w:w="70" w:type="dxa"/>
              <w:left w:w="90" w:type="dxa"/>
              <w:bottom w:w="70" w:type="dxa"/>
              <w:right w:w="90" w:type="dxa"/>
            </w:tcMar>
          </w:tcPr>
          <w:p w14:paraId="62C365C3" w14:textId="77777777" w:rsidR="00E01C3A" w:rsidRPr="00430DB3" w:rsidRDefault="00CC3326">
            <w:pPr>
              <w:rPr>
                <w:lang w:val="pt-BR"/>
              </w:rPr>
            </w:pPr>
            <w:r>
              <w:rPr>
                <w:sz w:val="20"/>
                <w:szCs w:val="20"/>
                <w:lang w:val="pt-BR"/>
              </w:rPr>
              <w:t>Resultado em bancada/resultados/energia_bancada_rampa_20261010.json. Versão 1d7b3f7</w:t>
            </w:r>
          </w:p>
        </w:tc>
      </w:tr>
      <w:tr w:rsidR="00E01C3A" w:rsidRPr="00F96471" w14:paraId="4B3EF2C8" w14:textId="77777777">
        <w:tc>
          <w:tcPr>
            <w:tcW w:w="1900" w:type="dxa"/>
            <w:tcMar>
              <w:top w:w="70" w:type="dxa"/>
              <w:left w:w="90" w:type="dxa"/>
              <w:bottom w:w="70" w:type="dxa"/>
              <w:right w:w="90" w:type="dxa"/>
            </w:tcMar>
          </w:tcPr>
          <w:p w14:paraId="63CE3113" w14:textId="77777777" w:rsidR="00E01C3A" w:rsidRPr="008C0B6A" w:rsidRDefault="00CC3326">
            <w:pPr>
              <w:rPr>
                <w:lang w:val="pt-BR"/>
              </w:rPr>
            </w:pPr>
            <w:r>
              <w:rPr>
                <w:sz w:val="20"/>
                <w:szCs w:val="20"/>
                <w:lang w:val="pt-BR"/>
              </w:rPr>
              <w:t>3.12.9 — estado do nó antes do comando</w:t>
            </w:r>
          </w:p>
        </w:tc>
        <w:tc>
          <w:tcPr>
            <w:tcW w:w="3000" w:type="dxa"/>
            <w:tcMar>
              <w:top w:w="70" w:type="dxa"/>
              <w:left w:w="90" w:type="dxa"/>
              <w:bottom w:w="70" w:type="dxa"/>
              <w:right w:w="90" w:type="dxa"/>
            </w:tcMar>
          </w:tcPr>
          <w:p w14:paraId="783D905F" w14:textId="77777777" w:rsidR="00E01C3A" w:rsidRPr="008C0B6A" w:rsidRDefault="00CC3326">
            <w:pPr>
              <w:rPr>
                <w:lang w:val="pt-BR"/>
              </w:rPr>
            </w:pPr>
            <w:r>
              <w:rPr>
                <w:sz w:val="20"/>
                <w:szCs w:val="20"/>
                <w:lang w:val="pt-BR"/>
              </w:rPr>
              <w:t>bancada/teste_estado_antes.py; nó de bancada ligado ao ambiente implantado</w:t>
            </w:r>
          </w:p>
        </w:tc>
        <w:tc>
          <w:tcPr>
            <w:tcW w:w="4171" w:type="dxa"/>
            <w:tcMar>
              <w:top w:w="70" w:type="dxa"/>
              <w:left w:w="90" w:type="dxa"/>
              <w:bottom w:w="70" w:type="dxa"/>
              <w:right w:w="90" w:type="dxa"/>
            </w:tcMar>
          </w:tcPr>
          <w:p w14:paraId="6CD890FC" w14:textId="77777777" w:rsidR="00E01C3A" w:rsidRPr="008C0B6A" w:rsidRDefault="00CC3326">
            <w:pPr>
              <w:rPr>
                <w:lang w:val="pt-BR"/>
              </w:rPr>
            </w:pPr>
            <w:r>
              <w:rPr>
                <w:sz w:val="20"/>
                <w:szCs w:val="20"/>
                <w:lang w:val="pt-BR"/>
              </w:rPr>
              <w:t>python -m bancada.teste_estado_antes. Registro em bancada/resultados/estado_antes_20261010.json. Versão a03a21f</w:t>
            </w:r>
          </w:p>
        </w:tc>
      </w:tr>
    </w:tbl>
    <w:p w14:paraId="48F4B766" w14:textId="77777777" w:rsidR="00724418" w:rsidRPr="008C0B6A" w:rsidRDefault="002679C7">
      <w:pPr>
        <w:spacing w:before="130" w:after="260"/>
        <w:rPr>
          <w:lang w:val="pt-BR"/>
        </w:rPr>
      </w:pPr>
      <w:r>
        <w:rPr>
          <w:sz w:val="20"/>
          <w:szCs w:val="20"/>
          <w:lang w:val="pt-BR"/>
        </w:rPr>
        <w:t>Fonte: Elaborado pelos autores (2026).</w:t>
      </w:r>
    </w:p>
    <w:p w14:paraId="6F2CAE9A" w14:textId="77777777" w:rsidR="006B1E66" w:rsidRPr="003166D5" w:rsidRDefault="006B1E66" w:rsidP="003166D5">
      <w:pPr>
        <w:rPr>
          <w:lang w:val="pt-BR"/>
        </w:rPr>
      </w:pPr>
    </w:p>
    <w:p w14:paraId="20332F07" w14:textId="77777777" w:rsidR="00044D5A" w:rsidRPr="008C0B6A" w:rsidRDefault="00285AB3">
      <w:pPr>
        <w:pStyle w:val="Heading1"/>
        <w:pageBreakBefore/>
        <w:spacing w:before="480" w:after="280" w:line="360" w:lineRule="auto"/>
        <w:jc w:val="center"/>
        <w:rPr>
          <w:lang w:val="pt-BR"/>
        </w:rPr>
      </w:pPr>
      <w:bookmarkStart w:id="113" w:name="_Toc242567323"/>
      <w:r>
        <w:rPr>
          <w:lang w:val="pt-BR"/>
        </w:rPr>
        <w:lastRenderedPageBreak/>
        <w:t>APÊNDICE C — REGISTRO FOTOGRÁFICO DO NÓ DE BANCADA</w:t>
      </w:r>
      <w:bookmarkEnd w:id="113"/>
    </w:p>
    <w:p w14:paraId="669FD45E" w14:textId="77777777" w:rsidR="00044D5A" w:rsidRPr="008C0B6A" w:rsidRDefault="00285AB3">
      <w:pPr>
        <w:spacing w:after="120" w:line="360" w:lineRule="auto"/>
        <w:ind w:firstLine="709"/>
        <w:jc w:val="both"/>
        <w:rPr>
          <w:lang w:val="pt-BR"/>
        </w:rPr>
      </w:pPr>
      <w:r>
        <w:rPr>
          <w:lang w:val="pt-BR"/>
        </w:rPr>
        <w:t>A Figura 11 complementa as Figuras 1 e 2 com a vista posterior do nó de demonstração, em que aparecem a passagem do cabo de alimentação da fita pela parede do anteparo e a posição do sensor na face oposta.</w:t>
      </w:r>
    </w:p>
    <w:p w14:paraId="1CA2F62A" w14:textId="4CE30051" w:rsidR="00044D5A" w:rsidRPr="008C0B6A" w:rsidRDefault="00285AB3">
      <w:pPr>
        <w:keepNext/>
        <w:spacing w:before="130" w:after="60"/>
        <w:jc w:val="center"/>
        <w:rPr>
          <w:lang w:val="pt-BR"/>
        </w:rPr>
      </w:pPr>
      <w:bookmarkStart w:id="114" w:name="_Toc242567239"/>
      <w:r>
        <w:rPr>
          <w:sz w:val="20"/>
          <w:szCs w:val="20"/>
          <w:lang w:val="pt-BR"/>
        </w:rPr>
        <w:t xml:space="preserve">Figura </w:t>
      </w:r>
      <w:r w:rsidR="008D0833">
        <w:rPr>
          <w:sz w:val="20"/>
          <w:szCs w:val="20"/>
          <w:lang w:val="pt-BR"/>
        </w:rPr>
        <w:fldChar w:fldCharType="begin"/>
      </w:r>
      <w:r w:rsidR="008D0833">
        <w:rPr>
          <w:sz w:val="20"/>
          <w:szCs w:val="20"/>
          <w:lang w:val="pt-BR"/>
        </w:rPr>
        <w:instrText xml:space="preserve"> SEQ Figura \* ARABIC </w:instrText>
      </w:r>
      <w:r w:rsidR="008D0833">
        <w:rPr>
          <w:sz w:val="20"/>
          <w:szCs w:val="20"/>
          <w:lang w:val="pt-BR"/>
        </w:rPr>
        <w:fldChar w:fldCharType="separate"/>
      </w:r>
      <w:r w:rsidR="00F96471">
        <w:rPr>
          <w:noProof/>
          <w:sz w:val="20"/>
          <w:szCs w:val="20"/>
          <w:lang w:val="pt-BR"/>
        </w:rPr>
        <w:t>11</w:t>
      </w:r>
      <w:r w:rsidR="008D0833">
        <w:rPr>
          <w:sz w:val="20"/>
          <w:szCs w:val="20"/>
          <w:lang w:val="pt-BR"/>
        </w:rPr>
        <w:fldChar w:fldCharType="end"/>
      </w:r>
      <w:r>
        <w:rPr>
          <w:sz w:val="20"/>
          <w:szCs w:val="20"/>
          <w:lang w:val="pt-BR"/>
        </w:rPr>
        <w:t xml:space="preserve"> – Vista posterior do nó de demonstração</w:t>
      </w:r>
      <w:bookmarkEnd w:id="114"/>
    </w:p>
    <w:p w14:paraId="32CA5ED5" w14:textId="77777777" w:rsidR="00E01C3A" w:rsidRDefault="00CC3326">
      <w:pPr>
        <w:spacing w:before="240"/>
        <w:jc w:val="center"/>
        <w:rPr>
          <w:lang w:val="pt-BR"/>
        </w:rPr>
      </w:pPr>
      <w:r>
        <w:rPr>
          <w:noProof/>
          <w:lang w:val="pt-BR"/>
        </w:rPr>
        <w:drawing>
          <wp:inline distT="0" distB="0" distL="0" distR="0" wp14:anchorId="56549F5B" wp14:editId="07724E36">
            <wp:extent cx="4320000" cy="4921875"/>
            <wp:effectExtent l="0" t="0" r="0" b="0"/>
            <wp:docPr id="10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ura 6"/>
                    <pic:cNvPicPr/>
                  </pic:nvPicPr>
                  <pic:blipFill>
                    <a:blip r:embed="rId18"/>
                    <a:stretch>
                      <a:fillRect/>
                    </a:stretch>
                  </pic:blipFill>
                  <pic:spPr>
                    <a:xfrm>
                      <a:off x="0" y="0"/>
                      <a:ext cx="4320000" cy="4921875"/>
                    </a:xfrm>
                    <a:prstGeom prst="rect">
                      <a:avLst/>
                    </a:prstGeom>
                  </pic:spPr>
                </pic:pic>
              </a:graphicData>
            </a:graphic>
          </wp:inline>
        </w:drawing>
      </w:r>
    </w:p>
    <w:p w14:paraId="18A4E65A" w14:textId="77777777" w:rsidR="00044D5A" w:rsidRPr="007D5100" w:rsidRDefault="00285AB3">
      <w:pPr>
        <w:spacing w:after="280"/>
        <w:jc w:val="center"/>
        <w:rPr>
          <w:lang w:val="pt-BR"/>
        </w:rPr>
      </w:pPr>
      <w:r>
        <w:rPr>
          <w:sz w:val="20"/>
          <w:szCs w:val="20"/>
          <w:lang w:val="pt-BR"/>
        </w:rPr>
        <w:t>Fonte: Acervo dos autores (2026).</w:t>
      </w:r>
    </w:p>
    <w:p w14:paraId="0925BD6D" w14:textId="77777777" w:rsidR="00044D5A" w:rsidRPr="008C0B6A" w:rsidRDefault="00285AB3">
      <w:pPr>
        <w:pStyle w:val="Heading1"/>
        <w:pageBreakBefore/>
        <w:spacing w:before="480" w:after="280" w:line="360" w:lineRule="auto"/>
        <w:jc w:val="center"/>
        <w:rPr>
          <w:lang w:val="pt-BR"/>
        </w:rPr>
      </w:pPr>
      <w:bookmarkStart w:id="115" w:name="_Toc242567324"/>
      <w:r>
        <w:rPr>
          <w:lang w:val="pt-BR"/>
        </w:rPr>
        <w:lastRenderedPageBreak/>
        <w:t>APÊNDICE D — ESTIMATIVA DE CUSTO DA ARQUITETURA DE REFERÊNCIA</w:t>
      </w:r>
      <w:bookmarkEnd w:id="115"/>
    </w:p>
    <w:p w14:paraId="07E0B0F4" w14:textId="77777777" w:rsidR="001A3925" w:rsidRPr="007D5100" w:rsidRDefault="00000000">
      <w:pPr>
        <w:spacing w:after="120" w:line="360" w:lineRule="auto"/>
        <w:ind w:firstLine="709"/>
        <w:jc w:val="both"/>
        <w:rPr>
          <w:lang w:val="pt-BR"/>
        </w:rPr>
      </w:pPr>
      <w:r>
        <w:rPr>
          <w:lang w:val="pt-BR"/>
        </w:rPr>
        <w:t xml:space="preserve">Este apêndice estima o custo mensal da arquitetura de referência descrita em 3.12.6.4, implantada na Amazon Web Services, na região América do Sul (São Paulo), escolhida por manter os dados no país. Os preços são os de uso sob demanda da lista pública de preços do provedor (AMAZON WEB SERVICES, 2026), consultada em 10 de outubro de 2026, em dólares americanos, para 730 horas por mês. O dimensionamento é dos autores, </w:t>
      </w:r>
      <w:del w:id="880024" w:author="Vitor Oliveira" w:date="2026-10-18T12:00:00Z">
        <w:r>
          <w:rPr>
            <w:lang w:val="pt-BR"/>
          </w:rPr>
          <w:delText xml:space="preserve">para a ordem de grandeza estimada em 3.5.2 — cerca de 170 publicações e mil comandos por segundo —,</w:delText>
        </w:r>
      </w:del>
      <w:ins w:id="880025" w:author="Vitor Oliveira" w:date="2026-10-18T12:00:00Z">
        <w:r>
          <w:rPr>
            <w:lang w:val="pt-BR"/>
          </w:rPr>
          <w:t xml:space="preserve">para a ordem de grandeza de 3.5.2 e 3.12.6.4 — cerca de 170 publicações por segundo com a cobertura atual de câmeras, até cerca de 730 com a cobertura total, e decisão por grupo de controle —,</w:t>
        </w:r>
      </w:ins>
      <w:r>
        <w:rPr>
          <w:lang w:val="pt-BR"/>
        </w:rPr>
        <w:t xml:space="preserve"> e não resultou de teste de carga. O Quadro 21 discrimina cada item.</w:t>
      </w:r>
    </w:p>
    <w:p w14:paraId="51F13683" w14:textId="1C532096" w:rsidR="00724418" w:rsidRPr="00430DB3" w:rsidRDefault="002679C7">
      <w:pPr>
        <w:keepNext/>
        <w:spacing w:before="260" w:after="130"/>
        <w:rPr>
          <w:lang w:val="pt-BR"/>
        </w:rPr>
      </w:pPr>
      <w:bookmarkStart w:id="116" w:name="_Toc242567228"/>
      <w:r>
        <w:rPr>
          <w:sz w:val="20"/>
          <w:szCs w:val="20"/>
          <w:lang w:val="pt-BR"/>
        </w:rPr>
        <w:t xml:space="preserve">Quadro </w:t>
      </w:r>
      <w:r w:rsidR="008D0833">
        <w:rPr>
          <w:sz w:val="20"/>
          <w:szCs w:val="20"/>
          <w:lang w:val="pt-BR"/>
        </w:rPr>
        <w:fldChar w:fldCharType="begin"/>
      </w:r>
      <w:r w:rsidR="008D0833">
        <w:rPr>
          <w:sz w:val="20"/>
          <w:szCs w:val="20"/>
          <w:lang w:val="pt-BR"/>
        </w:rPr>
        <w:instrText xml:space="preserve"> SEQ Quadro \* ARABIC </w:instrText>
      </w:r>
      <w:r w:rsidR="008D0833">
        <w:rPr>
          <w:sz w:val="20"/>
          <w:szCs w:val="20"/>
          <w:lang w:val="pt-BR"/>
        </w:rPr>
        <w:fldChar w:fldCharType="separate"/>
      </w:r>
      <w:r w:rsidR="00F96471">
        <w:rPr>
          <w:noProof/>
          <w:sz w:val="20"/>
          <w:szCs w:val="20"/>
          <w:lang w:val="pt-BR"/>
        </w:rPr>
        <w:t>21</w:t>
      </w:r>
      <w:r w:rsidR="008D0833">
        <w:rPr>
          <w:sz w:val="20"/>
          <w:szCs w:val="20"/>
          <w:lang w:val="pt-BR"/>
        </w:rPr>
        <w:fldChar w:fldCharType="end"/>
      </w:r>
      <w:r>
        <w:rPr>
          <w:sz w:val="20"/>
          <w:szCs w:val="20"/>
          <w:lang w:val="pt-BR"/>
        </w:rPr>
        <w:t xml:space="preserve"> – Estimativa de custo mensal da arquitetura de referência na Amazon Web Services</w:t>
      </w:r>
      <w:bookmarkEnd w:id="11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3150"/>
        <w:gridCol w:w="1950"/>
        <w:gridCol w:w="1921"/>
      </w:tblGrid>
      <w:tr w:rsidR="006B1E66" w14:paraId="731BA548" w14:textId="77777777">
        <w:trPr>
          <w:tblHeader/>
        </w:trPr>
        <w:tc>
          <w:tcPr>
            <w:tcW w:w="2050" w:type="dxa"/>
            <w:shd w:val="clear" w:color="auto" w:fill="EDEDED"/>
            <w:tcMar>
              <w:top w:w="60" w:type="dxa"/>
              <w:left w:w="80" w:type="dxa"/>
              <w:bottom w:w="60" w:type="dxa"/>
              <w:right w:w="80" w:type="dxa"/>
            </w:tcMar>
          </w:tcPr>
          <w:p w14:paraId="2DC5306F" w14:textId="77777777" w:rsidR="006B1E66" w:rsidRDefault="00CC3326">
            <w:proofErr w:type="spellStart"/>
            <w:r>
              <w:rPr>
                <w:b/>
                <w:bCs/>
                <w:sz w:val="20"/>
                <w:szCs w:val="20"/>
              </w:rPr>
              <w:t>Componente</w:t>
            </w:r>
            <w:proofErr w:type="spellEnd"/>
          </w:p>
        </w:tc>
        <w:tc>
          <w:tcPr>
            <w:tcW w:w="3150" w:type="dxa"/>
            <w:shd w:val="clear" w:color="auto" w:fill="EDEDED"/>
            <w:tcMar>
              <w:top w:w="60" w:type="dxa"/>
              <w:left w:w="80" w:type="dxa"/>
              <w:bottom w:w="60" w:type="dxa"/>
              <w:right w:w="80" w:type="dxa"/>
            </w:tcMar>
          </w:tcPr>
          <w:p w14:paraId="00DFDAEF" w14:textId="77777777" w:rsidR="006B1E66" w:rsidRPr="007D5100" w:rsidRDefault="00CC3326">
            <w:pPr>
              <w:rPr>
                <w:lang w:val="pt-BR"/>
              </w:rPr>
            </w:pPr>
            <w:r w:rsidRPr="007D5100">
              <w:rPr>
                <w:b/>
                <w:bCs/>
                <w:sz w:val="20"/>
                <w:szCs w:val="20"/>
                <w:lang w:val="pt-BR"/>
              </w:rPr>
              <w:t>Serviço da AWS e configuração</w:t>
            </w:r>
          </w:p>
        </w:tc>
        <w:tc>
          <w:tcPr>
            <w:tcW w:w="1950" w:type="dxa"/>
            <w:shd w:val="clear" w:color="auto" w:fill="EDEDED"/>
            <w:tcMar>
              <w:top w:w="60" w:type="dxa"/>
              <w:left w:w="80" w:type="dxa"/>
              <w:bottom w:w="60" w:type="dxa"/>
              <w:right w:w="80" w:type="dxa"/>
            </w:tcMar>
          </w:tcPr>
          <w:p w14:paraId="26DEB6AD" w14:textId="77777777" w:rsidR="006B1E66" w:rsidRDefault="00CC3326">
            <w:proofErr w:type="spellStart"/>
            <w:r>
              <w:rPr>
                <w:b/>
                <w:bCs/>
                <w:sz w:val="20"/>
                <w:szCs w:val="20"/>
              </w:rPr>
              <w:t>Preço</w:t>
            </w:r>
            <w:proofErr w:type="spellEnd"/>
            <w:r>
              <w:rPr>
                <w:b/>
                <w:bCs/>
                <w:sz w:val="20"/>
                <w:szCs w:val="20"/>
              </w:rPr>
              <w:t xml:space="preserve"> </w:t>
            </w:r>
            <w:proofErr w:type="spellStart"/>
            <w:r>
              <w:rPr>
                <w:b/>
                <w:bCs/>
                <w:sz w:val="20"/>
                <w:szCs w:val="20"/>
              </w:rPr>
              <w:t>unitário</w:t>
            </w:r>
            <w:proofErr w:type="spellEnd"/>
            <w:r>
              <w:rPr>
                <w:b/>
                <w:bCs/>
                <w:sz w:val="20"/>
                <w:szCs w:val="20"/>
              </w:rPr>
              <w:t xml:space="preserve"> (US$)</w:t>
            </w:r>
          </w:p>
        </w:tc>
        <w:tc>
          <w:tcPr>
            <w:tcW w:w="1921" w:type="dxa"/>
            <w:shd w:val="clear" w:color="auto" w:fill="EDEDED"/>
            <w:tcMar>
              <w:top w:w="60" w:type="dxa"/>
              <w:left w:w="80" w:type="dxa"/>
              <w:bottom w:w="60" w:type="dxa"/>
              <w:right w:w="80" w:type="dxa"/>
            </w:tcMar>
          </w:tcPr>
          <w:p w14:paraId="4912D900" w14:textId="77777777" w:rsidR="006B1E66" w:rsidRDefault="00CC3326">
            <w:proofErr w:type="spellStart"/>
            <w:r>
              <w:rPr>
                <w:b/>
                <w:bCs/>
                <w:sz w:val="20"/>
                <w:szCs w:val="20"/>
              </w:rPr>
              <w:t>Custo</w:t>
            </w:r>
            <w:proofErr w:type="spellEnd"/>
            <w:r>
              <w:rPr>
                <w:b/>
                <w:bCs/>
                <w:sz w:val="20"/>
                <w:szCs w:val="20"/>
              </w:rPr>
              <w:t xml:space="preserve"> mensal (US$)</w:t>
            </w:r>
          </w:p>
        </w:tc>
      </w:tr>
      <w:tr w:rsidR="006B1E66" w:rsidRPr="002F1978" w14:paraId="1D45F7CB" w14:textId="77777777">
        <w:tc>
          <w:tcPr>
            <w:tcW w:w="2050" w:type="dxa"/>
            <w:tcMar>
              <w:top w:w="60" w:type="dxa"/>
              <w:left w:w="80" w:type="dxa"/>
              <w:bottom w:w="60" w:type="dxa"/>
              <w:right w:w="80" w:type="dxa"/>
            </w:tcMar>
          </w:tcPr>
          <w:p w14:paraId="06A0C03C" w14:textId="77777777" w:rsidR="006B1E66" w:rsidRDefault="00CC3326">
            <w:proofErr w:type="spellStart"/>
            <w:r>
              <w:rPr>
                <w:sz w:val="20"/>
                <w:szCs w:val="20"/>
              </w:rPr>
              <w:t>Orquestração</w:t>
            </w:r>
            <w:proofErr w:type="spellEnd"/>
            <w:r>
              <w:rPr>
                <w:sz w:val="20"/>
                <w:szCs w:val="20"/>
              </w:rPr>
              <w:t xml:space="preserve"> de </w:t>
            </w:r>
            <w:proofErr w:type="spellStart"/>
            <w:r>
              <w:rPr>
                <w:sz w:val="20"/>
                <w:szCs w:val="20"/>
              </w:rPr>
              <w:t>contêineres</w:t>
            </w:r>
            <w:proofErr w:type="spellEnd"/>
          </w:p>
        </w:tc>
        <w:tc>
          <w:tcPr>
            <w:tcW w:w="3150" w:type="dxa"/>
            <w:tcMar>
              <w:top w:w="60" w:type="dxa"/>
              <w:left w:w="80" w:type="dxa"/>
              <w:bottom w:w="60" w:type="dxa"/>
              <w:right w:w="80" w:type="dxa"/>
            </w:tcMar>
          </w:tcPr>
          <w:p w14:paraId="5FFB61B0" w14:textId="77777777" w:rsidR="006B1E66" w:rsidRPr="007D5100" w:rsidRDefault="00CC3326">
            <w:pPr>
              <w:rPr>
                <w:lang w:val="pt-BR"/>
              </w:rPr>
            </w:pPr>
            <w:r w:rsidRPr="007D5100">
              <w:rPr>
                <w:sz w:val="20"/>
                <w:szCs w:val="20"/>
                <w:lang w:val="pt-BR"/>
              </w:rPr>
              <w:t>Amazon EKS: plano de controle de um cluster</w:t>
            </w:r>
          </w:p>
        </w:tc>
        <w:tc>
          <w:tcPr>
            <w:tcW w:w="1950" w:type="dxa"/>
            <w:tcMar>
              <w:top w:w="60" w:type="dxa"/>
              <w:left w:w="80" w:type="dxa"/>
              <w:bottom w:w="60" w:type="dxa"/>
              <w:right w:w="80" w:type="dxa"/>
            </w:tcMar>
          </w:tcPr>
          <w:p w14:paraId="49DF7700" w14:textId="77777777" w:rsidR="006B1E66" w:rsidRPr="000F5B8B" w:rsidRDefault="00CC3326">
            <w:pPr>
              <w:rPr>
                <w:lang w:val="pt-BR"/>
              </w:rPr>
            </w:pPr>
            <w:r>
              <w:rPr>
                <w:sz w:val="20"/>
                <w:szCs w:val="20"/>
                <w:lang w:val="pt-BR"/>
              </w:rPr>
              <w:t>0,10 por hora</w:t>
            </w:r>
          </w:p>
        </w:tc>
        <w:tc>
          <w:tcPr>
            <w:tcW w:w="1921" w:type="dxa"/>
            <w:tcMar>
              <w:top w:w="60" w:type="dxa"/>
              <w:left w:w="80" w:type="dxa"/>
              <w:bottom w:w="60" w:type="dxa"/>
              <w:right w:w="80" w:type="dxa"/>
            </w:tcMar>
          </w:tcPr>
          <w:p w14:paraId="1CE52194" w14:textId="77777777" w:rsidR="006B1E66" w:rsidRPr="000F5B8B" w:rsidRDefault="00CC3326">
            <w:pPr>
              <w:rPr>
                <w:lang w:val="pt-BR"/>
              </w:rPr>
            </w:pPr>
            <w:r>
              <w:rPr>
                <w:sz w:val="20"/>
                <w:szCs w:val="20"/>
                <w:lang w:val="pt-BR"/>
              </w:rPr>
              <w:t>73,00</w:t>
            </w:r>
          </w:p>
        </w:tc>
      </w:tr>
      <w:tr w:rsidR="006B1E66" w:rsidRPr="002F1978" w14:paraId="029B5B81" w14:textId="77777777">
        <w:tc>
          <w:tcPr>
            <w:tcW w:w="2050" w:type="dxa"/>
            <w:tcMar>
              <w:top w:w="60" w:type="dxa"/>
              <w:left w:w="80" w:type="dxa"/>
              <w:bottom w:w="60" w:type="dxa"/>
              <w:right w:w="80" w:type="dxa"/>
            </w:tcMar>
          </w:tcPr>
          <w:p w14:paraId="203FF619" w14:textId="77777777" w:rsidR="006B1E66" w:rsidRPr="007D5100" w:rsidRDefault="00CC3326">
            <w:pPr>
              <w:rPr>
                <w:lang w:val="pt-BR"/>
              </w:rPr>
            </w:pPr>
            <w:r w:rsidRPr="007D5100">
              <w:rPr>
                <w:sz w:val="20"/>
                <w:szCs w:val="20"/>
                <w:lang w:val="pt-BR"/>
              </w:rPr>
              <w:t>Serviços (decisão, Kong, Keycloak, MLflow, Prometheus e Grafana)</w:t>
            </w:r>
          </w:p>
        </w:tc>
        <w:tc>
          <w:tcPr>
            <w:tcW w:w="3150" w:type="dxa"/>
            <w:tcMar>
              <w:top w:w="60" w:type="dxa"/>
              <w:left w:w="80" w:type="dxa"/>
              <w:bottom w:w="60" w:type="dxa"/>
              <w:right w:w="80" w:type="dxa"/>
            </w:tcMar>
          </w:tcPr>
          <w:p w14:paraId="50D0DE45" w14:textId="77777777" w:rsidR="006B1E66" w:rsidRPr="007D5100" w:rsidRDefault="00CC3326">
            <w:pPr>
              <w:rPr>
                <w:lang w:val="pt-BR"/>
              </w:rPr>
            </w:pPr>
            <w:r w:rsidRPr="007D5100">
              <w:rPr>
                <w:sz w:val="20"/>
                <w:szCs w:val="20"/>
                <w:lang w:val="pt-BR"/>
              </w:rPr>
              <w:t>3 × Amazon EC2 m7g.xlarge (4 vCPU, 16 GiB), uma por zona</w:t>
            </w:r>
          </w:p>
        </w:tc>
        <w:tc>
          <w:tcPr>
            <w:tcW w:w="1950" w:type="dxa"/>
            <w:tcMar>
              <w:top w:w="60" w:type="dxa"/>
              <w:left w:w="80" w:type="dxa"/>
              <w:bottom w:w="60" w:type="dxa"/>
              <w:right w:w="80" w:type="dxa"/>
            </w:tcMar>
          </w:tcPr>
          <w:p w14:paraId="77EBD7F4" w14:textId="77777777" w:rsidR="006B1E66" w:rsidRPr="000F5B8B" w:rsidRDefault="00CC3326">
            <w:pPr>
              <w:rPr>
                <w:lang w:val="pt-BR"/>
              </w:rPr>
            </w:pPr>
            <w:r>
              <w:rPr>
                <w:sz w:val="20"/>
                <w:szCs w:val="20"/>
                <w:lang w:val="pt-BR"/>
              </w:rPr>
              <w:t>0,2601 por hora cada</w:t>
            </w:r>
          </w:p>
        </w:tc>
        <w:tc>
          <w:tcPr>
            <w:tcW w:w="1921" w:type="dxa"/>
            <w:tcMar>
              <w:top w:w="60" w:type="dxa"/>
              <w:left w:w="80" w:type="dxa"/>
              <w:bottom w:w="60" w:type="dxa"/>
              <w:right w:w="80" w:type="dxa"/>
            </w:tcMar>
          </w:tcPr>
          <w:p w14:paraId="2DC89225" w14:textId="77777777" w:rsidR="006B1E66" w:rsidRPr="000F5B8B" w:rsidRDefault="00CC3326">
            <w:pPr>
              <w:rPr>
                <w:lang w:val="pt-BR"/>
              </w:rPr>
            </w:pPr>
            <w:r>
              <w:rPr>
                <w:sz w:val="20"/>
                <w:szCs w:val="20"/>
                <w:lang w:val="pt-BR"/>
              </w:rPr>
              <w:t>569,62</w:t>
            </w:r>
          </w:p>
        </w:tc>
      </w:tr>
      <w:tr w:rsidR="006B1E66" w:rsidRPr="002F1978" w14:paraId="6CE6D7CB" w14:textId="77777777">
        <w:tc>
          <w:tcPr>
            <w:tcW w:w="2050" w:type="dxa"/>
            <w:tcMar>
              <w:top w:w="60" w:type="dxa"/>
              <w:left w:w="80" w:type="dxa"/>
              <w:bottom w:w="60" w:type="dxa"/>
              <w:right w:w="80" w:type="dxa"/>
            </w:tcMar>
          </w:tcPr>
          <w:p w14:paraId="1D1210F9" w14:textId="77777777" w:rsidR="006B1E66" w:rsidRPr="007D5100" w:rsidRDefault="00CC3326">
            <w:pPr>
              <w:rPr>
                <w:lang w:val="pt-BR"/>
              </w:rPr>
            </w:pPr>
            <w:r w:rsidRPr="007D5100">
              <w:rPr>
                <w:sz w:val="20"/>
                <w:szCs w:val="20"/>
                <w:lang w:val="pt-BR"/>
              </w:rPr>
              <w:t>Discos dos nós do cluster</w:t>
            </w:r>
          </w:p>
        </w:tc>
        <w:tc>
          <w:tcPr>
            <w:tcW w:w="3150" w:type="dxa"/>
            <w:tcMar>
              <w:top w:w="60" w:type="dxa"/>
              <w:left w:w="80" w:type="dxa"/>
              <w:bottom w:w="60" w:type="dxa"/>
              <w:right w:w="80" w:type="dxa"/>
            </w:tcMar>
          </w:tcPr>
          <w:p w14:paraId="5921E145" w14:textId="77777777" w:rsidR="006B1E66" w:rsidRDefault="00CC3326">
            <w:r>
              <w:rPr>
                <w:sz w:val="20"/>
                <w:szCs w:val="20"/>
              </w:rPr>
              <w:t>3 × 50 GB Amazon EBS gp3</w:t>
            </w:r>
          </w:p>
        </w:tc>
        <w:tc>
          <w:tcPr>
            <w:tcW w:w="1950" w:type="dxa"/>
            <w:tcMar>
              <w:top w:w="60" w:type="dxa"/>
              <w:left w:w="80" w:type="dxa"/>
              <w:bottom w:w="60" w:type="dxa"/>
              <w:right w:w="80" w:type="dxa"/>
            </w:tcMar>
          </w:tcPr>
          <w:p w14:paraId="03CC097C"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45947F5C" w14:textId="77777777" w:rsidR="006B1E66" w:rsidRPr="000F5B8B" w:rsidRDefault="00CC3326">
            <w:pPr>
              <w:rPr>
                <w:lang w:val="pt-BR"/>
              </w:rPr>
            </w:pPr>
            <w:r>
              <w:rPr>
                <w:sz w:val="20"/>
                <w:szCs w:val="20"/>
                <w:lang w:val="pt-BR"/>
              </w:rPr>
              <w:t>22,80</w:t>
            </w:r>
          </w:p>
        </w:tc>
      </w:tr>
      <w:tr w:rsidR="006B1E66" w:rsidRPr="002F1978" w14:paraId="08E44709" w14:textId="77777777">
        <w:tc>
          <w:tcPr>
            <w:tcW w:w="2050" w:type="dxa"/>
            <w:tcMar>
              <w:top w:w="60" w:type="dxa"/>
              <w:left w:w="80" w:type="dxa"/>
              <w:bottom w:w="60" w:type="dxa"/>
              <w:right w:w="80" w:type="dxa"/>
            </w:tcMar>
          </w:tcPr>
          <w:p w14:paraId="6EF16BBF" w14:textId="77777777" w:rsidR="006B1E66" w:rsidRDefault="00CC3326">
            <w:r>
              <w:rPr>
                <w:sz w:val="20"/>
                <w:szCs w:val="20"/>
              </w:rPr>
              <w:t xml:space="preserve">Registro de </w:t>
            </w:r>
            <w:proofErr w:type="spellStart"/>
            <w:r>
              <w:rPr>
                <w:sz w:val="20"/>
                <w:szCs w:val="20"/>
              </w:rPr>
              <w:t>eventos</w:t>
            </w:r>
            <w:proofErr w:type="spellEnd"/>
            <w:r>
              <w:rPr>
                <w:sz w:val="20"/>
                <w:szCs w:val="20"/>
              </w:rPr>
              <w:t xml:space="preserve"> (Kafka)</w:t>
            </w:r>
          </w:p>
        </w:tc>
        <w:tc>
          <w:tcPr>
            <w:tcW w:w="3150" w:type="dxa"/>
            <w:tcMar>
              <w:top w:w="60" w:type="dxa"/>
              <w:left w:w="80" w:type="dxa"/>
              <w:bottom w:w="60" w:type="dxa"/>
              <w:right w:w="80" w:type="dxa"/>
            </w:tcMar>
          </w:tcPr>
          <w:p w14:paraId="3EBF78E5" w14:textId="77777777" w:rsidR="006B1E66" w:rsidRPr="007D5100" w:rsidRDefault="00CC3326">
            <w:pPr>
              <w:rPr>
                <w:lang w:val="pt-BR"/>
              </w:rPr>
            </w:pPr>
            <w:r w:rsidRPr="007D5100">
              <w:rPr>
                <w:sz w:val="20"/>
                <w:szCs w:val="20"/>
                <w:lang w:val="pt-BR"/>
              </w:rPr>
              <w:t>Amazon MSK: 3 × kafka.m7g.large, uma por zona</w:t>
            </w:r>
          </w:p>
        </w:tc>
        <w:tc>
          <w:tcPr>
            <w:tcW w:w="1950" w:type="dxa"/>
            <w:tcMar>
              <w:top w:w="60" w:type="dxa"/>
              <w:left w:w="80" w:type="dxa"/>
              <w:bottom w:w="60" w:type="dxa"/>
              <w:right w:w="80" w:type="dxa"/>
            </w:tcMar>
          </w:tcPr>
          <w:p w14:paraId="528DC26E" w14:textId="77777777" w:rsidR="006B1E66" w:rsidRPr="000F5B8B" w:rsidRDefault="00CC3326">
            <w:pPr>
              <w:rPr>
                <w:lang w:val="pt-BR"/>
              </w:rPr>
            </w:pPr>
            <w:r>
              <w:rPr>
                <w:sz w:val="20"/>
                <w:szCs w:val="20"/>
                <w:lang w:val="pt-BR"/>
              </w:rPr>
              <w:t>0,3253 por hora cada</w:t>
            </w:r>
          </w:p>
        </w:tc>
        <w:tc>
          <w:tcPr>
            <w:tcW w:w="1921" w:type="dxa"/>
            <w:tcMar>
              <w:top w:w="60" w:type="dxa"/>
              <w:left w:w="80" w:type="dxa"/>
              <w:bottom w:w="60" w:type="dxa"/>
              <w:right w:w="80" w:type="dxa"/>
            </w:tcMar>
          </w:tcPr>
          <w:p w14:paraId="2368DC9D" w14:textId="77777777" w:rsidR="006B1E66" w:rsidRPr="000F5B8B" w:rsidRDefault="00CC3326">
            <w:pPr>
              <w:rPr>
                <w:lang w:val="pt-BR"/>
              </w:rPr>
            </w:pPr>
            <w:r>
              <w:rPr>
                <w:sz w:val="20"/>
                <w:szCs w:val="20"/>
                <w:lang w:val="pt-BR"/>
              </w:rPr>
              <w:t>712,41</w:t>
            </w:r>
          </w:p>
        </w:tc>
      </w:tr>
      <w:tr w:rsidR="006B1E66" w:rsidRPr="002F1978" w14:paraId="5248FD6B" w14:textId="77777777">
        <w:tc>
          <w:tcPr>
            <w:tcW w:w="2050" w:type="dxa"/>
            <w:tcMar>
              <w:top w:w="60" w:type="dxa"/>
              <w:left w:w="80" w:type="dxa"/>
              <w:bottom w:w="60" w:type="dxa"/>
              <w:right w:w="80" w:type="dxa"/>
            </w:tcMar>
          </w:tcPr>
          <w:p w14:paraId="3885C923" w14:textId="77777777" w:rsidR="006B1E66" w:rsidRPr="007D5100" w:rsidRDefault="00CC3326">
            <w:pPr>
              <w:rPr>
                <w:lang w:val="pt-BR"/>
              </w:rPr>
            </w:pPr>
            <w:r w:rsidRPr="007D5100">
              <w:rPr>
                <w:sz w:val="20"/>
                <w:szCs w:val="20"/>
                <w:lang w:val="pt-BR"/>
              </w:rPr>
              <w:t>Armazenamento do registro de eventos</w:t>
            </w:r>
          </w:p>
        </w:tc>
        <w:tc>
          <w:tcPr>
            <w:tcW w:w="3150" w:type="dxa"/>
            <w:tcMar>
              <w:top w:w="60" w:type="dxa"/>
              <w:left w:w="80" w:type="dxa"/>
              <w:bottom w:w="60" w:type="dxa"/>
              <w:right w:w="80" w:type="dxa"/>
            </w:tcMar>
          </w:tcPr>
          <w:p w14:paraId="7F820546" w14:textId="77777777" w:rsidR="006B1E66" w:rsidRDefault="00CC3326">
            <w:r>
              <w:rPr>
                <w:sz w:val="20"/>
                <w:szCs w:val="20"/>
              </w:rPr>
              <w:t>3 × 200 GB</w:t>
            </w:r>
          </w:p>
        </w:tc>
        <w:tc>
          <w:tcPr>
            <w:tcW w:w="1950" w:type="dxa"/>
            <w:tcMar>
              <w:top w:w="60" w:type="dxa"/>
              <w:left w:w="80" w:type="dxa"/>
              <w:bottom w:w="60" w:type="dxa"/>
              <w:right w:w="80" w:type="dxa"/>
            </w:tcMar>
          </w:tcPr>
          <w:p w14:paraId="3A114C29" w14:textId="77777777" w:rsidR="006B1E66" w:rsidRPr="000F5B8B" w:rsidRDefault="00CC3326">
            <w:pPr>
              <w:rPr>
                <w:lang w:val="pt-BR"/>
              </w:rPr>
            </w:pPr>
            <w:r>
              <w:rPr>
                <w:sz w:val="20"/>
                <w:szCs w:val="20"/>
                <w:lang w:val="pt-BR"/>
              </w:rPr>
              <w:t>0,19 por GB-mês</w:t>
            </w:r>
          </w:p>
        </w:tc>
        <w:tc>
          <w:tcPr>
            <w:tcW w:w="1921" w:type="dxa"/>
            <w:tcMar>
              <w:top w:w="60" w:type="dxa"/>
              <w:left w:w="80" w:type="dxa"/>
              <w:bottom w:w="60" w:type="dxa"/>
              <w:right w:w="80" w:type="dxa"/>
            </w:tcMar>
          </w:tcPr>
          <w:p w14:paraId="44A392F1" w14:textId="77777777" w:rsidR="006B1E66" w:rsidRPr="000F5B8B" w:rsidRDefault="00CC3326">
            <w:pPr>
              <w:rPr>
                <w:lang w:val="pt-BR"/>
              </w:rPr>
            </w:pPr>
            <w:r>
              <w:rPr>
                <w:sz w:val="20"/>
                <w:szCs w:val="20"/>
                <w:lang w:val="pt-BR"/>
              </w:rPr>
              <w:t>114,00</w:t>
            </w:r>
          </w:p>
        </w:tc>
      </w:tr>
      <w:tr w:rsidR="006B1E66" w:rsidRPr="002F1978" w14:paraId="00C3E2EF" w14:textId="77777777">
        <w:tc>
          <w:tcPr>
            <w:tcW w:w="2050" w:type="dxa"/>
            <w:tcMar>
              <w:top w:w="60" w:type="dxa"/>
              <w:left w:w="80" w:type="dxa"/>
              <w:bottom w:w="60" w:type="dxa"/>
              <w:right w:w="80" w:type="dxa"/>
            </w:tcMar>
          </w:tcPr>
          <w:p w14:paraId="552ED1DA" w14:textId="77777777" w:rsidR="006B1E66" w:rsidRDefault="00CC3326">
            <w:r>
              <w:rPr>
                <w:sz w:val="20"/>
                <w:szCs w:val="20"/>
              </w:rPr>
              <w:t xml:space="preserve">Estado </w:t>
            </w:r>
            <w:proofErr w:type="spellStart"/>
            <w:r>
              <w:rPr>
                <w:sz w:val="20"/>
                <w:szCs w:val="20"/>
              </w:rPr>
              <w:t>compartilhado</w:t>
            </w:r>
            <w:proofErr w:type="spellEnd"/>
            <w:r>
              <w:rPr>
                <w:sz w:val="20"/>
                <w:szCs w:val="20"/>
              </w:rPr>
              <w:t xml:space="preserve"> (Redis)</w:t>
            </w:r>
          </w:p>
        </w:tc>
        <w:tc>
          <w:tcPr>
            <w:tcW w:w="3150" w:type="dxa"/>
            <w:tcMar>
              <w:top w:w="60" w:type="dxa"/>
              <w:left w:w="80" w:type="dxa"/>
              <w:bottom w:w="60" w:type="dxa"/>
              <w:right w:w="80" w:type="dxa"/>
            </w:tcMar>
          </w:tcPr>
          <w:p w14:paraId="00358C30" w14:textId="77777777" w:rsidR="006B1E66" w:rsidRPr="007D5100" w:rsidRDefault="00CC3326">
            <w:pPr>
              <w:rPr>
                <w:lang w:val="pt-BR"/>
              </w:rPr>
            </w:pPr>
            <w:r w:rsidRPr="007D5100">
              <w:rPr>
                <w:sz w:val="20"/>
                <w:szCs w:val="20"/>
                <w:lang w:val="pt-BR"/>
              </w:rPr>
              <w:t>Amazon ElastiCache: 2 × cache.m7g.large (primário e réplica)</w:t>
            </w:r>
          </w:p>
        </w:tc>
        <w:tc>
          <w:tcPr>
            <w:tcW w:w="1950" w:type="dxa"/>
            <w:tcMar>
              <w:top w:w="60" w:type="dxa"/>
              <w:left w:w="80" w:type="dxa"/>
              <w:bottom w:w="60" w:type="dxa"/>
              <w:right w:w="80" w:type="dxa"/>
            </w:tcMar>
          </w:tcPr>
          <w:p w14:paraId="214FC7CF" w14:textId="77777777" w:rsidR="006B1E66" w:rsidRPr="000F5B8B" w:rsidRDefault="00CC3326">
            <w:pPr>
              <w:rPr>
                <w:lang w:val="pt-BR"/>
              </w:rPr>
            </w:pPr>
            <w:r>
              <w:rPr>
                <w:sz w:val="20"/>
                <w:szCs w:val="20"/>
                <w:lang w:val="pt-BR"/>
              </w:rPr>
              <w:t>0,225 por hora cada</w:t>
            </w:r>
          </w:p>
        </w:tc>
        <w:tc>
          <w:tcPr>
            <w:tcW w:w="1921" w:type="dxa"/>
            <w:tcMar>
              <w:top w:w="60" w:type="dxa"/>
              <w:left w:w="80" w:type="dxa"/>
              <w:bottom w:w="60" w:type="dxa"/>
              <w:right w:w="80" w:type="dxa"/>
            </w:tcMar>
          </w:tcPr>
          <w:p w14:paraId="0CB116C9" w14:textId="77777777" w:rsidR="006B1E66" w:rsidRPr="000F5B8B" w:rsidRDefault="00CC3326">
            <w:pPr>
              <w:rPr>
                <w:lang w:val="pt-BR"/>
              </w:rPr>
            </w:pPr>
            <w:r>
              <w:rPr>
                <w:sz w:val="20"/>
                <w:szCs w:val="20"/>
                <w:lang w:val="pt-BR"/>
              </w:rPr>
              <w:t>328,50</w:t>
            </w:r>
          </w:p>
        </w:tc>
      </w:tr>
      <w:tr w:rsidR="006B1E66" w:rsidRPr="002F1978" w14:paraId="2BF9BD9F" w14:textId="77777777">
        <w:tc>
          <w:tcPr>
            <w:tcW w:w="2050" w:type="dxa"/>
            <w:tcMar>
              <w:top w:w="60" w:type="dxa"/>
              <w:left w:w="80" w:type="dxa"/>
              <w:bottom w:w="60" w:type="dxa"/>
              <w:right w:w="80" w:type="dxa"/>
            </w:tcMar>
          </w:tcPr>
          <w:p w14:paraId="75E589FE" w14:textId="77777777" w:rsidR="006B1E66" w:rsidRDefault="00CC3326">
            <w:del w:id="880026" w:author="Vitor Oliveira" w:date="2026-10-18T12:00:00Z">
              <w:r>
                <w:rPr>
                  <w:sz w:val="20"/>
                  <w:szCs w:val="20"/>
                </w:rPr>
                <w:delText>Banco principal (PostgreSQL)</w:delText>
              </w:r>
            </w:del>
            <w:ins w:id="880027" w:author="Vitor Oliveira" w:date="2026-10-18T12:00:00Z">
              <w:r>
                <w:rPr>
                  <w:sz w:val="20"/>
                  <w:szCs w:val="20"/>
                </w:rPr>
                <w:t xml:space="preserve">Banco principal (PostgreSQL): cadastro, classes e versões</w:t>
              </w:r>
            </w:ins>
          </w:p>
        </w:tc>
        <w:tc>
          <w:tcPr>
            <w:tcW w:w="3150" w:type="dxa"/>
            <w:tcMar>
              <w:top w:w="60" w:type="dxa"/>
              <w:left w:w="80" w:type="dxa"/>
              <w:bottom w:w="60" w:type="dxa"/>
              <w:right w:w="80" w:type="dxa"/>
            </w:tcMar>
          </w:tcPr>
          <w:p w14:paraId="01EBC4B2" w14:textId="77777777" w:rsidR="006B1E66" w:rsidRPr="007D5100" w:rsidRDefault="00CC3326">
            <w:pPr>
              <w:rPr>
                <w:lang w:val="pt-BR"/>
              </w:rPr>
            </w:pPr>
            <w:r w:rsidRPr="007D5100">
              <w:rPr>
                <w:sz w:val="20"/>
                <w:szCs w:val="20"/>
                <w:lang w:val="pt-BR"/>
              </w:rPr>
              <w:t>Amazon RDS: db.m7g.large Multi-AZ</w:t>
            </w:r>
          </w:p>
        </w:tc>
        <w:tc>
          <w:tcPr>
            <w:tcW w:w="1950" w:type="dxa"/>
            <w:tcMar>
              <w:top w:w="60" w:type="dxa"/>
              <w:left w:w="80" w:type="dxa"/>
              <w:bottom w:w="60" w:type="dxa"/>
              <w:right w:w="80" w:type="dxa"/>
            </w:tcMar>
          </w:tcPr>
          <w:p w14:paraId="4CE5A393" w14:textId="77777777" w:rsidR="006B1E66" w:rsidRPr="000F5B8B" w:rsidRDefault="00CC3326">
            <w:pPr>
              <w:rPr>
                <w:lang w:val="pt-BR"/>
              </w:rPr>
            </w:pPr>
            <w:r>
              <w:rPr>
                <w:sz w:val="20"/>
                <w:szCs w:val="20"/>
                <w:lang w:val="pt-BR"/>
              </w:rPr>
              <w:t>0,442 por hora</w:t>
            </w:r>
          </w:p>
        </w:tc>
        <w:tc>
          <w:tcPr>
            <w:tcW w:w="1921" w:type="dxa"/>
            <w:tcMar>
              <w:top w:w="60" w:type="dxa"/>
              <w:left w:w="80" w:type="dxa"/>
              <w:bottom w:w="60" w:type="dxa"/>
              <w:right w:w="80" w:type="dxa"/>
            </w:tcMar>
          </w:tcPr>
          <w:p w14:paraId="20C1201D" w14:textId="77777777" w:rsidR="006B1E66" w:rsidRPr="000F5B8B" w:rsidRDefault="00CC3326">
            <w:pPr>
              <w:rPr>
                <w:lang w:val="pt-BR"/>
              </w:rPr>
            </w:pPr>
            <w:r>
              <w:rPr>
                <w:sz w:val="20"/>
                <w:szCs w:val="20"/>
                <w:lang w:val="pt-BR"/>
              </w:rPr>
              <w:t>322,66</w:t>
            </w:r>
          </w:p>
        </w:tc>
      </w:tr>
      <w:tr w:rsidR="006B1E66" w:rsidRPr="002F1978" w14:paraId="10BBD2CC" w14:textId="77777777">
        <w:tc>
          <w:tcPr>
            <w:tcW w:w="2050" w:type="dxa"/>
            <w:tcMar>
              <w:top w:w="60" w:type="dxa"/>
              <w:left w:w="80" w:type="dxa"/>
              <w:bottom w:w="60" w:type="dxa"/>
              <w:right w:w="80" w:type="dxa"/>
            </w:tcMar>
          </w:tcPr>
          <w:p w14:paraId="26EC425F" w14:textId="77777777" w:rsidR="006B1E66" w:rsidRDefault="00CC3326">
            <w:proofErr w:type="spellStart"/>
            <w:r>
              <w:rPr>
                <w:sz w:val="20"/>
                <w:szCs w:val="20"/>
              </w:rPr>
              <w:t>Armazenamento</w:t>
            </w:r>
            <w:proofErr w:type="spellEnd"/>
            <w:r>
              <w:rPr>
                <w:sz w:val="20"/>
                <w:szCs w:val="20"/>
              </w:rPr>
              <w:t xml:space="preserve"> do banco principal</w:t>
            </w:r>
          </w:p>
        </w:tc>
        <w:tc>
          <w:tcPr>
            <w:tcW w:w="3150" w:type="dxa"/>
            <w:tcMar>
              <w:top w:w="60" w:type="dxa"/>
              <w:left w:w="80" w:type="dxa"/>
              <w:bottom w:w="60" w:type="dxa"/>
              <w:right w:w="80" w:type="dxa"/>
            </w:tcMar>
          </w:tcPr>
          <w:p w14:paraId="50BB0689" w14:textId="77777777" w:rsidR="006B1E66" w:rsidRDefault="00CC3326">
            <w:r>
              <w:rPr>
                <w:sz w:val="20"/>
                <w:szCs w:val="20"/>
              </w:rPr>
              <w:t xml:space="preserve">100 GB gp3 </w:t>
            </w:r>
            <w:proofErr w:type="gramStart"/>
            <w:r>
              <w:rPr>
                <w:sz w:val="20"/>
                <w:szCs w:val="20"/>
              </w:rPr>
              <w:t>Multi-AZ</w:t>
            </w:r>
            <w:proofErr w:type="gramEnd"/>
          </w:p>
        </w:tc>
        <w:tc>
          <w:tcPr>
            <w:tcW w:w="1950" w:type="dxa"/>
            <w:tcMar>
              <w:top w:w="60" w:type="dxa"/>
              <w:left w:w="80" w:type="dxa"/>
              <w:bottom w:w="60" w:type="dxa"/>
              <w:right w:w="80" w:type="dxa"/>
            </w:tcMar>
          </w:tcPr>
          <w:p w14:paraId="31F68F4F" w14:textId="77777777" w:rsidR="006B1E66" w:rsidRPr="000F5B8B" w:rsidRDefault="00CC3326">
            <w:pPr>
              <w:rPr>
                <w:lang w:val="pt-BR"/>
              </w:rPr>
            </w:pPr>
            <w:r>
              <w:rPr>
                <w:sz w:val="20"/>
                <w:szCs w:val="20"/>
                <w:lang w:val="pt-BR"/>
              </w:rPr>
              <w:t>0,438 por GB-mês</w:t>
            </w:r>
          </w:p>
        </w:tc>
        <w:tc>
          <w:tcPr>
            <w:tcW w:w="1921" w:type="dxa"/>
            <w:tcMar>
              <w:top w:w="60" w:type="dxa"/>
              <w:left w:w="80" w:type="dxa"/>
              <w:bottom w:w="60" w:type="dxa"/>
              <w:right w:w="80" w:type="dxa"/>
            </w:tcMar>
          </w:tcPr>
          <w:p w14:paraId="5AE4A5DC" w14:textId="77777777" w:rsidR="006B1E66" w:rsidRPr="000F5B8B" w:rsidRDefault="00CC3326">
            <w:pPr>
              <w:rPr>
                <w:lang w:val="pt-BR"/>
              </w:rPr>
            </w:pPr>
            <w:r>
              <w:rPr>
                <w:sz w:val="20"/>
                <w:szCs w:val="20"/>
                <w:lang w:val="pt-BR"/>
              </w:rPr>
              <w:t>43,80</w:t>
            </w:r>
          </w:p>
        </w:tc>
      </w:tr>
      <w:tr w:rsidR="006B1E66" w:rsidRPr="002F1978" w14:paraId="273C6583" w14:textId="77777777">
        <w:tc>
          <w:tcPr>
            <w:tcW w:w="2050" w:type="dxa"/>
            <w:tcMar>
              <w:top w:w="60" w:type="dxa"/>
              <w:left w:w="80" w:type="dxa"/>
              <w:bottom w:w="60" w:type="dxa"/>
              <w:right w:w="80" w:type="dxa"/>
            </w:tcMar>
          </w:tcPr>
          <w:p w14:paraId="1092A8D7" w14:textId="77777777" w:rsidR="006B1E66" w:rsidRDefault="00CC3326">
            <w:proofErr w:type="spellStart"/>
            <w:del w:id="880028" w:author="Vitor Oliveira" w:date="2026-10-18T12:00:00Z">
              <w:r>
                <w:rPr>
                  <w:sz w:val="20"/>
                  <w:szCs w:val="20"/>
                </w:rPr>
                <w:delText>Eventos</w:delText>
              </w:r>
            </w:del>
            <w:proofErr w:type="spellEnd"/>
            <w:del w:id="880029" w:author="Vitor Oliveira" w:date="2026-10-18T12:00:00Z">
              <w:r>
                <w:rPr>
                  <w:sz w:val="20"/>
                  <w:szCs w:val="20"/>
                </w:rPr>
                <w:delText xml:space="preserve"> e </w:delText>
              </w:r>
            </w:del>
            <w:proofErr w:type="spellStart"/>
            <w:del w:id="880030" w:author="Vitor Oliveira" w:date="2026-10-18T12:00:00Z">
              <w:r>
                <w:rPr>
                  <w:sz w:val="20"/>
                  <w:szCs w:val="20"/>
                </w:rPr>
                <w:delText>telemetria</w:delText>
              </w:r>
            </w:del>
            <w:proofErr w:type="spellEnd"/>
            <w:del w:id="880031" w:author="Vitor Oliveira" w:date="2026-10-18T12:00:00Z">
              <w:r>
                <w:rPr>
                  <w:sz w:val="20"/>
                  <w:szCs w:val="20"/>
                </w:rPr>
                <w:delText xml:space="preserve"> (</w:delText>
              </w:r>
            </w:del>
            <w:proofErr w:type="spellStart"/>
            <w:del w:id="880032" w:author="Vitor Oliveira" w:date="2026-10-18T12:00:00Z">
              <w:r>
                <w:rPr>
                  <w:sz w:val="20"/>
                  <w:szCs w:val="20"/>
                </w:rPr>
                <w:delText>TimescaleDB</w:delText>
              </w:r>
            </w:del>
            <w:proofErr w:type="spellEnd"/>
            <w:del w:id="880033" w:author="Vitor Oliveira" w:date="2026-10-18T12:00:00Z">
              <w:r>
                <w:rPr>
                  <w:sz w:val="20"/>
                  <w:szCs w:val="20"/>
                </w:rPr>
                <w:delText>)</w:delText>
              </w:r>
            </w:del>
            <w:ins w:id="880034" w:author="Vitor Oliveira" w:date="2026-10-18T12:00:00Z">
              <w:r>
                <w:rPr>
                  <w:sz w:val="20"/>
                  <w:szCs w:val="20"/>
                </w:rPr>
                <w:t xml:space="preserve">Eventos, decisões e telemetria (TimescaleDB)</w:t>
              </w:r>
            </w:ins>
          </w:p>
        </w:tc>
        <w:tc>
          <w:tcPr>
            <w:tcW w:w="3150" w:type="dxa"/>
            <w:tcMar>
              <w:top w:w="60" w:type="dxa"/>
              <w:left w:w="80" w:type="dxa"/>
              <w:bottom w:w="60" w:type="dxa"/>
              <w:right w:w="80" w:type="dxa"/>
            </w:tcMar>
          </w:tcPr>
          <w:p w14:paraId="6563F394" w14:textId="77777777" w:rsidR="006B1E66" w:rsidRPr="007D5100" w:rsidRDefault="00CC3326">
            <w:pPr>
              <w:rPr>
                <w:lang w:val="pt-BR"/>
              </w:rPr>
            </w:pPr>
            <w:r w:rsidRPr="007D5100">
              <w:rPr>
                <w:sz w:val="20"/>
                <w:szCs w:val="20"/>
                <w:lang w:val="pt-BR"/>
              </w:rPr>
              <w:t>2 × Amazon EC2 r7g.large (primário e réplica)</w:t>
            </w:r>
          </w:p>
        </w:tc>
        <w:tc>
          <w:tcPr>
            <w:tcW w:w="1950" w:type="dxa"/>
            <w:tcMar>
              <w:top w:w="60" w:type="dxa"/>
              <w:left w:w="80" w:type="dxa"/>
              <w:bottom w:w="60" w:type="dxa"/>
              <w:right w:w="80" w:type="dxa"/>
            </w:tcMar>
          </w:tcPr>
          <w:p w14:paraId="46846CCD" w14:textId="77777777" w:rsidR="006B1E66" w:rsidRPr="000F5B8B" w:rsidRDefault="00CC3326">
            <w:pPr>
              <w:rPr>
                <w:lang w:val="pt-BR"/>
              </w:rPr>
            </w:pPr>
            <w:r>
              <w:rPr>
                <w:sz w:val="20"/>
                <w:szCs w:val="20"/>
                <w:lang w:val="pt-BR"/>
              </w:rPr>
              <w:t>0,1704 por hora cada</w:t>
            </w:r>
          </w:p>
        </w:tc>
        <w:tc>
          <w:tcPr>
            <w:tcW w:w="1921" w:type="dxa"/>
            <w:tcMar>
              <w:top w:w="60" w:type="dxa"/>
              <w:left w:w="80" w:type="dxa"/>
              <w:bottom w:w="60" w:type="dxa"/>
              <w:right w:w="80" w:type="dxa"/>
            </w:tcMar>
          </w:tcPr>
          <w:p w14:paraId="614ECDDC" w14:textId="77777777" w:rsidR="006B1E66" w:rsidRPr="000F5B8B" w:rsidRDefault="00CC3326">
            <w:pPr>
              <w:rPr>
                <w:lang w:val="pt-BR"/>
              </w:rPr>
            </w:pPr>
            <w:r>
              <w:rPr>
                <w:sz w:val="20"/>
                <w:szCs w:val="20"/>
                <w:lang w:val="pt-BR"/>
              </w:rPr>
              <w:t>248,78</w:t>
            </w:r>
          </w:p>
        </w:tc>
      </w:tr>
      <w:tr w:rsidR="006B1E66" w:rsidRPr="002F1978" w14:paraId="4139AD22" w14:textId="77777777">
        <w:tc>
          <w:tcPr>
            <w:tcW w:w="2050" w:type="dxa"/>
            <w:tcMar>
              <w:top w:w="60" w:type="dxa"/>
              <w:left w:w="80" w:type="dxa"/>
              <w:bottom w:w="60" w:type="dxa"/>
              <w:right w:w="80" w:type="dxa"/>
            </w:tcMar>
          </w:tcPr>
          <w:p w14:paraId="530F1E57" w14:textId="77777777" w:rsidR="006B1E66" w:rsidRDefault="00CC3326">
            <w:proofErr w:type="spellStart"/>
            <w:r>
              <w:rPr>
                <w:sz w:val="20"/>
                <w:szCs w:val="20"/>
              </w:rPr>
              <w:t>Armazenamento</w:t>
            </w:r>
            <w:proofErr w:type="spellEnd"/>
            <w:r>
              <w:rPr>
                <w:sz w:val="20"/>
                <w:szCs w:val="20"/>
              </w:rPr>
              <w:t xml:space="preserve"> da </w:t>
            </w:r>
            <w:proofErr w:type="spellStart"/>
            <w:r>
              <w:rPr>
                <w:sz w:val="20"/>
                <w:szCs w:val="20"/>
              </w:rPr>
              <w:t>série</w:t>
            </w:r>
            <w:proofErr w:type="spellEnd"/>
            <w:r>
              <w:rPr>
                <w:sz w:val="20"/>
                <w:szCs w:val="20"/>
              </w:rPr>
              <w:t xml:space="preserve"> temporal</w:t>
            </w:r>
          </w:p>
        </w:tc>
        <w:tc>
          <w:tcPr>
            <w:tcW w:w="3150" w:type="dxa"/>
            <w:tcMar>
              <w:top w:w="60" w:type="dxa"/>
              <w:left w:w="80" w:type="dxa"/>
              <w:bottom w:w="60" w:type="dxa"/>
              <w:right w:w="80" w:type="dxa"/>
            </w:tcMar>
          </w:tcPr>
          <w:p w14:paraId="060BE1F3" w14:textId="77777777" w:rsidR="006B1E66" w:rsidRDefault="00CC3326">
            <w:r>
              <w:rPr>
                <w:sz w:val="20"/>
                <w:szCs w:val="20"/>
              </w:rPr>
              <w:t>2 × 1.000 GB Amazon EBS gp3</w:t>
            </w:r>
          </w:p>
        </w:tc>
        <w:tc>
          <w:tcPr>
            <w:tcW w:w="1950" w:type="dxa"/>
            <w:tcMar>
              <w:top w:w="60" w:type="dxa"/>
              <w:left w:w="80" w:type="dxa"/>
              <w:bottom w:w="60" w:type="dxa"/>
              <w:right w:w="80" w:type="dxa"/>
            </w:tcMar>
          </w:tcPr>
          <w:p w14:paraId="10E7E1CD" w14:textId="77777777" w:rsidR="006B1E66" w:rsidRPr="000F5B8B" w:rsidRDefault="00CC3326">
            <w:pPr>
              <w:rPr>
                <w:lang w:val="pt-BR"/>
              </w:rPr>
            </w:pPr>
            <w:r>
              <w:rPr>
                <w:sz w:val="20"/>
                <w:szCs w:val="20"/>
                <w:lang w:val="pt-BR"/>
              </w:rPr>
              <w:t>0,152 por GB-mês</w:t>
            </w:r>
          </w:p>
        </w:tc>
        <w:tc>
          <w:tcPr>
            <w:tcW w:w="1921" w:type="dxa"/>
            <w:tcMar>
              <w:top w:w="60" w:type="dxa"/>
              <w:left w:w="80" w:type="dxa"/>
              <w:bottom w:w="60" w:type="dxa"/>
              <w:right w:w="80" w:type="dxa"/>
            </w:tcMar>
          </w:tcPr>
          <w:p w14:paraId="2ACE23A1" w14:textId="77777777" w:rsidR="006B1E66" w:rsidRPr="000F5B8B" w:rsidRDefault="00CC3326">
            <w:pPr>
              <w:rPr>
                <w:lang w:val="pt-BR"/>
              </w:rPr>
            </w:pPr>
            <w:r>
              <w:rPr>
                <w:sz w:val="20"/>
                <w:szCs w:val="20"/>
                <w:lang w:val="pt-BR"/>
              </w:rPr>
              <w:t>304,00</w:t>
            </w:r>
          </w:p>
        </w:tc>
      </w:tr>
      <w:tr w:rsidR="006B1E66" w:rsidRPr="002F1978" w14:paraId="22B82D03" w14:textId="77777777">
        <w:tc>
          <w:tcPr>
            <w:tcW w:w="2050" w:type="dxa"/>
            <w:tcMar>
              <w:top w:w="60" w:type="dxa"/>
              <w:left w:w="80" w:type="dxa"/>
              <w:bottom w:w="60" w:type="dxa"/>
              <w:right w:w="80" w:type="dxa"/>
            </w:tcMar>
          </w:tcPr>
          <w:p w14:paraId="5CB3BC6E" w14:textId="77777777" w:rsidR="006B1E66" w:rsidRDefault="00CC3326">
            <w:r>
              <w:rPr>
                <w:sz w:val="20"/>
                <w:szCs w:val="20"/>
              </w:rPr>
              <w:t>Entrada da interface</w:t>
            </w:r>
          </w:p>
        </w:tc>
        <w:tc>
          <w:tcPr>
            <w:tcW w:w="3150" w:type="dxa"/>
            <w:tcMar>
              <w:top w:w="60" w:type="dxa"/>
              <w:left w:w="80" w:type="dxa"/>
              <w:bottom w:w="60" w:type="dxa"/>
              <w:right w:w="80" w:type="dxa"/>
            </w:tcMar>
          </w:tcPr>
          <w:p w14:paraId="7650A1F2" w14:textId="77777777" w:rsidR="006B1E66" w:rsidRDefault="00CC3326">
            <w:r>
              <w:rPr>
                <w:sz w:val="20"/>
                <w:szCs w:val="20"/>
              </w:rPr>
              <w:t>Network Load Balancer</w:t>
            </w:r>
          </w:p>
        </w:tc>
        <w:tc>
          <w:tcPr>
            <w:tcW w:w="1950" w:type="dxa"/>
            <w:tcMar>
              <w:top w:w="60" w:type="dxa"/>
              <w:left w:w="80" w:type="dxa"/>
              <w:bottom w:w="60" w:type="dxa"/>
              <w:right w:w="80" w:type="dxa"/>
            </w:tcMar>
          </w:tcPr>
          <w:p w14:paraId="0E61C6E4" w14:textId="77777777" w:rsidR="006B1E66" w:rsidRPr="000F5B8B" w:rsidRDefault="00CC3326">
            <w:pPr>
              <w:rPr>
                <w:lang w:val="pt-BR"/>
              </w:rPr>
            </w:pPr>
            <w:r>
              <w:rPr>
                <w:sz w:val="20"/>
                <w:szCs w:val="20"/>
                <w:lang w:val="pt-BR"/>
              </w:rPr>
              <w:t>0,034 por hora</w:t>
            </w:r>
          </w:p>
        </w:tc>
        <w:tc>
          <w:tcPr>
            <w:tcW w:w="1921" w:type="dxa"/>
            <w:tcMar>
              <w:top w:w="60" w:type="dxa"/>
              <w:left w:w="80" w:type="dxa"/>
              <w:bottom w:w="60" w:type="dxa"/>
              <w:right w:w="80" w:type="dxa"/>
            </w:tcMar>
          </w:tcPr>
          <w:p w14:paraId="5817C39C" w14:textId="77777777" w:rsidR="006B1E66" w:rsidRPr="000F5B8B" w:rsidRDefault="00CC3326">
            <w:pPr>
              <w:rPr>
                <w:lang w:val="pt-BR"/>
              </w:rPr>
            </w:pPr>
            <w:r>
              <w:rPr>
                <w:sz w:val="20"/>
                <w:szCs w:val="20"/>
                <w:lang w:val="pt-BR"/>
              </w:rPr>
              <w:t>24,82</w:t>
            </w:r>
          </w:p>
        </w:tc>
      </w:tr>
      <w:tr w:rsidR="006B1E66" w:rsidRPr="002F1978" w14:paraId="234449F3" w14:textId="77777777">
        <w:tc>
          <w:tcPr>
            <w:tcW w:w="2050" w:type="dxa"/>
            <w:tcMar>
              <w:top w:w="60" w:type="dxa"/>
              <w:left w:w="80" w:type="dxa"/>
              <w:bottom w:w="60" w:type="dxa"/>
              <w:right w:w="80" w:type="dxa"/>
            </w:tcMar>
          </w:tcPr>
          <w:p w14:paraId="0EA390CD" w14:textId="77777777" w:rsidR="006B1E66" w:rsidRPr="007D5100" w:rsidRDefault="00CC3326">
            <w:pPr>
              <w:rPr>
                <w:lang w:val="pt-BR"/>
              </w:rPr>
            </w:pPr>
            <w:r w:rsidRPr="007D5100">
              <w:rPr>
                <w:sz w:val="20"/>
                <w:szCs w:val="20"/>
                <w:lang w:val="pt-BR"/>
              </w:rPr>
              <w:t>Saída das sub-redes privadas</w:t>
            </w:r>
          </w:p>
        </w:tc>
        <w:tc>
          <w:tcPr>
            <w:tcW w:w="3150" w:type="dxa"/>
            <w:tcMar>
              <w:top w:w="60" w:type="dxa"/>
              <w:left w:w="80" w:type="dxa"/>
              <w:bottom w:w="60" w:type="dxa"/>
              <w:right w:w="80" w:type="dxa"/>
            </w:tcMar>
          </w:tcPr>
          <w:p w14:paraId="33F6D19B" w14:textId="77777777" w:rsidR="006B1E66" w:rsidRPr="007D5100" w:rsidRDefault="00CC3326">
            <w:pPr>
              <w:rPr>
                <w:lang w:val="pt-BR"/>
              </w:rPr>
            </w:pPr>
            <w:r w:rsidRPr="007D5100">
              <w:rPr>
                <w:sz w:val="20"/>
                <w:szCs w:val="20"/>
                <w:lang w:val="pt-BR"/>
              </w:rPr>
              <w:t>3 × NAT Gateway, um por zona</w:t>
            </w:r>
          </w:p>
        </w:tc>
        <w:tc>
          <w:tcPr>
            <w:tcW w:w="1950" w:type="dxa"/>
            <w:tcMar>
              <w:top w:w="60" w:type="dxa"/>
              <w:left w:w="80" w:type="dxa"/>
              <w:bottom w:w="60" w:type="dxa"/>
              <w:right w:w="80" w:type="dxa"/>
            </w:tcMar>
          </w:tcPr>
          <w:p w14:paraId="1ED3E594" w14:textId="77777777" w:rsidR="006B1E66" w:rsidRPr="000F5B8B" w:rsidRDefault="00CC3326">
            <w:pPr>
              <w:rPr>
                <w:lang w:val="pt-BR"/>
              </w:rPr>
            </w:pPr>
            <w:r>
              <w:rPr>
                <w:sz w:val="20"/>
                <w:szCs w:val="20"/>
                <w:lang w:val="pt-BR"/>
              </w:rPr>
              <w:t>0,093 por hora cada</w:t>
            </w:r>
          </w:p>
        </w:tc>
        <w:tc>
          <w:tcPr>
            <w:tcW w:w="1921" w:type="dxa"/>
            <w:tcMar>
              <w:top w:w="60" w:type="dxa"/>
              <w:left w:w="80" w:type="dxa"/>
              <w:bottom w:w="60" w:type="dxa"/>
              <w:right w:w="80" w:type="dxa"/>
            </w:tcMar>
          </w:tcPr>
          <w:p w14:paraId="421B1012" w14:textId="77777777" w:rsidR="006B1E66" w:rsidRPr="000F5B8B" w:rsidRDefault="00CC3326">
            <w:pPr>
              <w:rPr>
                <w:lang w:val="pt-BR"/>
              </w:rPr>
            </w:pPr>
            <w:r>
              <w:rPr>
                <w:sz w:val="20"/>
                <w:szCs w:val="20"/>
                <w:lang w:val="pt-BR"/>
              </w:rPr>
              <w:t>203,67</w:t>
            </w:r>
          </w:p>
        </w:tc>
      </w:tr>
      <w:tr w:rsidR="006B1E66" w:rsidRPr="002F1978" w14:paraId="10266BE6" w14:textId="77777777">
        <w:tc>
          <w:tcPr>
            <w:tcW w:w="2050" w:type="dxa"/>
            <w:tcMar>
              <w:top w:w="60" w:type="dxa"/>
              <w:left w:w="80" w:type="dxa"/>
              <w:bottom w:w="60" w:type="dxa"/>
              <w:right w:w="80" w:type="dxa"/>
            </w:tcMar>
          </w:tcPr>
          <w:p w14:paraId="0DD5A6BA" w14:textId="77777777" w:rsidR="006B1E66" w:rsidRDefault="00CC3326">
            <w:proofErr w:type="spellStart"/>
            <w:r>
              <w:rPr>
                <w:sz w:val="20"/>
                <w:szCs w:val="20"/>
              </w:rPr>
              <w:t>Credenciais</w:t>
            </w:r>
            <w:proofErr w:type="spellEnd"/>
          </w:p>
        </w:tc>
        <w:tc>
          <w:tcPr>
            <w:tcW w:w="3150" w:type="dxa"/>
            <w:tcMar>
              <w:top w:w="60" w:type="dxa"/>
              <w:left w:w="80" w:type="dxa"/>
              <w:bottom w:w="60" w:type="dxa"/>
              <w:right w:w="80" w:type="dxa"/>
            </w:tcMar>
          </w:tcPr>
          <w:p w14:paraId="5869F0EE" w14:textId="77777777" w:rsidR="006B1E66" w:rsidRDefault="00CC3326">
            <w:r>
              <w:rPr>
                <w:sz w:val="20"/>
                <w:szCs w:val="20"/>
              </w:rPr>
              <w:t xml:space="preserve">AWS Secrets Manager: 20 </w:t>
            </w:r>
            <w:proofErr w:type="spellStart"/>
            <w:r>
              <w:rPr>
                <w:sz w:val="20"/>
                <w:szCs w:val="20"/>
              </w:rPr>
              <w:t>segredos</w:t>
            </w:r>
            <w:proofErr w:type="spellEnd"/>
          </w:p>
        </w:tc>
        <w:tc>
          <w:tcPr>
            <w:tcW w:w="1950" w:type="dxa"/>
            <w:tcMar>
              <w:top w:w="60" w:type="dxa"/>
              <w:left w:w="80" w:type="dxa"/>
              <w:bottom w:w="60" w:type="dxa"/>
              <w:right w:w="80" w:type="dxa"/>
            </w:tcMar>
          </w:tcPr>
          <w:p w14:paraId="734CBF9C" w14:textId="77777777" w:rsidR="006B1E66" w:rsidRPr="000F5B8B" w:rsidRDefault="00CC3326">
            <w:pPr>
              <w:rPr>
                <w:lang w:val="pt-BR"/>
              </w:rPr>
            </w:pPr>
            <w:r>
              <w:rPr>
                <w:sz w:val="20"/>
                <w:szCs w:val="20"/>
                <w:lang w:val="pt-BR"/>
              </w:rPr>
              <w:t>0,40 por segredo-mês</w:t>
            </w:r>
          </w:p>
        </w:tc>
        <w:tc>
          <w:tcPr>
            <w:tcW w:w="1921" w:type="dxa"/>
            <w:tcMar>
              <w:top w:w="60" w:type="dxa"/>
              <w:left w:w="80" w:type="dxa"/>
              <w:bottom w:w="60" w:type="dxa"/>
              <w:right w:w="80" w:type="dxa"/>
            </w:tcMar>
          </w:tcPr>
          <w:p w14:paraId="625FCC1D" w14:textId="77777777" w:rsidR="006B1E66" w:rsidRPr="000F5B8B" w:rsidRDefault="00CC3326">
            <w:pPr>
              <w:rPr>
                <w:lang w:val="pt-BR"/>
              </w:rPr>
            </w:pPr>
            <w:r>
              <w:rPr>
                <w:sz w:val="20"/>
                <w:szCs w:val="20"/>
                <w:lang w:val="pt-BR"/>
              </w:rPr>
              <w:t>8,00</w:t>
            </w:r>
          </w:p>
        </w:tc>
      </w:tr>
      <w:tr w:rsidR="006B1E66" w:rsidRPr="002F1978" w14:paraId="0503FD05" w14:textId="77777777">
        <w:tc>
          <w:tcPr>
            <w:tcW w:w="2050" w:type="dxa"/>
            <w:tcMar>
              <w:top w:w="60" w:type="dxa"/>
              <w:left w:w="80" w:type="dxa"/>
              <w:bottom w:w="60" w:type="dxa"/>
              <w:right w:w="80" w:type="dxa"/>
            </w:tcMar>
          </w:tcPr>
          <w:p w14:paraId="2D061798" w14:textId="77777777" w:rsidR="006B1E66" w:rsidRDefault="00CC3326">
            <w:r>
              <w:rPr>
                <w:b/>
                <w:sz w:val="20"/>
                <w:szCs w:val="20"/>
              </w:rPr>
              <w:t>Total</w:t>
            </w:r>
          </w:p>
        </w:tc>
        <w:tc>
          <w:tcPr>
            <w:tcW w:w="3150" w:type="dxa"/>
            <w:tcMar>
              <w:top w:w="60" w:type="dxa"/>
              <w:left w:w="80" w:type="dxa"/>
              <w:bottom w:w="60" w:type="dxa"/>
              <w:right w:w="80" w:type="dxa"/>
            </w:tcMar>
          </w:tcPr>
          <w:p w14:paraId="5DC3EF2B" w14:textId="77777777" w:rsidR="006B1E66" w:rsidRDefault="006B1E66"/>
        </w:tc>
        <w:tc>
          <w:tcPr>
            <w:tcW w:w="1950" w:type="dxa"/>
            <w:tcMar>
              <w:top w:w="60" w:type="dxa"/>
              <w:left w:w="80" w:type="dxa"/>
              <w:bottom w:w="60" w:type="dxa"/>
              <w:right w:w="80" w:type="dxa"/>
            </w:tcMar>
          </w:tcPr>
          <w:p w14:paraId="40BB335E" w14:textId="77777777" w:rsidR="006B1E66" w:rsidRPr="000F5B8B" w:rsidRDefault="006B1E66">
            <w:pPr>
              <w:rPr>
                <w:lang w:val="pt-BR"/>
              </w:rPr>
            </w:pPr>
          </w:p>
        </w:tc>
        <w:tc>
          <w:tcPr>
            <w:tcW w:w="1921" w:type="dxa"/>
            <w:tcMar>
              <w:top w:w="60" w:type="dxa"/>
              <w:left w:w="80" w:type="dxa"/>
              <w:bottom w:w="60" w:type="dxa"/>
              <w:right w:w="80" w:type="dxa"/>
            </w:tcMar>
          </w:tcPr>
          <w:p w14:paraId="68AE6274" w14:textId="77777777" w:rsidR="006B1E66" w:rsidRPr="000F5B8B" w:rsidRDefault="00CC3326">
            <w:pPr>
              <w:rPr>
                <w:lang w:val="pt-BR"/>
              </w:rPr>
            </w:pPr>
            <w:r>
              <w:rPr>
                <w:b/>
                <w:sz w:val="20"/>
                <w:szCs w:val="20"/>
                <w:lang w:val="pt-BR"/>
              </w:rPr>
              <w:t>2.976,06</w:t>
            </w:r>
          </w:p>
        </w:tc>
      </w:tr>
    </w:tbl>
    <w:p w14:paraId="050E6C7B" w14:textId="77777777" w:rsidR="001A3925" w:rsidRPr="007D5100" w:rsidRDefault="00000000">
      <w:pPr>
        <w:spacing w:before="130" w:after="260"/>
        <w:rPr>
          <w:lang w:val="pt-BR"/>
        </w:rPr>
      </w:pPr>
      <w:r>
        <w:rPr>
          <w:sz w:val="20"/>
          <w:szCs w:val="20"/>
          <w:lang w:val="pt-BR"/>
        </w:rPr>
        <w:lastRenderedPageBreak/>
        <w:t>Fonte: Elaborado pelos autores (2026) a partir de Amazon Web Services (2026).</w:t>
      </w:r>
    </w:p>
    <w:p w14:paraId="15645EFD" w14:textId="77777777" w:rsidR="001A3925" w:rsidRPr="007D5100" w:rsidRDefault="00000000">
      <w:pPr>
        <w:spacing w:after="120" w:line="360" w:lineRule="auto"/>
        <w:ind w:firstLine="709"/>
        <w:jc w:val="both"/>
        <w:rPr>
          <w:lang w:val="pt-BR"/>
        </w:rPr>
      </w:pPr>
      <w:r>
        <w:rPr>
          <w:lang w:val="pt-BR"/>
        </w:rPr>
        <w:t xml:space="preserve">A estimativa resulta em cerca de US$ 3 mil por mês, ou cerca de US$ 36 mil por ano. Três escolhas do dimensionamento merecem registro. </w:t>
      </w:r>
      <w:del w:id="880035" w:author="Vitor Oliveira" w:date="2026-10-18T12:00:00Z">
        <w:r>
          <w:rPr>
            <w:lang w:val="pt-BR"/>
          </w:rPr>
          <w:delText xml:space="preserve">Cada componente tem ao menos duas instâncias, em zonas de disponibilidade distintas, porque a disponibilidade é exigência da arquitetura, e não opção;</w:delText>
        </w:r>
      </w:del>
      <w:ins w:id="880036" w:author="Vitor Oliveira" w:date="2026-10-18T12:00:00Z">
        <w:r>
          <w:rPr>
            <w:lang w:val="pt-BR"/>
          </w:rPr>
          <w:t xml:space="preserve">Os componentes com estado ou processamento próprio têm ao menos duas instâncias, em zonas de disponibilidade distintas, porque a disponibilidade é exigência da arquitetura, e não opção; o balanceador e o plano de controle do orquestrador são serviços gerenciados, redundantes por construção;</w:t>
        </w:r>
      </w:ins>
      <w:r>
        <w:rPr>
          <w:lang w:val="pt-BR"/>
        </w:rPr>
        <w:t xml:space="preserve"> o registro de eventos usa três, para que cada partição tenha três cópias. A série temporal fica em máquinas próprias, e não no banco gerenciado, porque o serviço gerenciado de PostgreSQL do provedor não oferece a extensão TimescaleDB; </w:t>
      </w:r>
      <w:del w:id="880037" w:author="Vitor Oliveira" w:date="2026-10-18T12:00:00Z">
        <w:r>
          <w:rPr>
            <w:lang w:val="pt-BR"/>
          </w:rPr>
          <w:delText xml:space="preserve">o espaço de 1.000 GB por máquina supõe cerca de mil telemetrias por segundo com retenção da ordem de um mês.</w:delText>
        </w:r>
      </w:del>
      <w:ins w:id="880038" w:author="Vitor Oliveira" w:date="2026-10-18T12:00:00Z">
        <w:r>
          <w:rPr>
            <w:lang w:val="pt-BR"/>
          </w:rPr>
          <w:t xml:space="preserve">o espaço de 1.000 GB por máquina supõe cerca de mil telemetrias por segundo e as decisões que mudam o nível, comprimidas, com retenção quente da ordem de um mês. Os 12 núcleos das máquinas do cluster bastam porque a decisão é por grupo e a previsão, por trecho em lote (3.12.6.4): decidir poste a poste, com previsão a cada decisão, exigiria na cobertura total da ordem de duas a três vezes mais processamento e armazenamento de decisões que este quadro não comporta.</w:t>
        </w:r>
      </w:ins>
      <w:r>
        <w:rPr>
          <w:lang w:val="pt-BR"/>
        </w:rPr>
        <w:t xml:space="preserve"> E as máquinas são de processador ARM, a mesma arquitetura da máquina virtual do protótipo, o que dispensa recompilar as imagens dos contêineres para outra arquitetura.</w:t>
      </w:r>
    </w:p>
    <w:p w14:paraId="469CBB25" w14:textId="77777777" w:rsidR="001A3925" w:rsidRPr="007D5100" w:rsidRDefault="00000000">
      <w:pPr>
        <w:spacing w:after="120" w:line="360" w:lineRule="auto"/>
        <w:ind w:firstLine="709"/>
        <w:jc w:val="both"/>
        <w:rPr>
          <w:lang w:val="pt-BR"/>
        </w:rPr>
      </w:pPr>
      <w:r>
        <w:rPr>
          <w:lang w:val="pt-BR"/>
        </w:rPr>
        <w:t>Não entram na estimativa a transferência de dados, o processamento cobrado por volume no balanceador e nos gateways, os registros e as métricas guardados no serviço de monitoramento do provedor, as cópias de segurança além das incluídas no banco gerenciado, os impostos e o suporte técnico contratado. Tampouco se consideram os descontos por compromisso de uso de um a três anos, que reduzem o custo das instâncias, nem um ambiente de homologação separado. O valor é, portanto, ordem de grandeza da infraestrutura de produção, e não orçamento: não inclui a integração com a telegestão nem a equipe que opera o sistema.</w:t>
      </w:r>
    </w:p>
    <w:sectPr w:rsidR="001A3925" w:rsidRPr="007D5100">
      <w:headerReference w:type="default" r:id="rId19"/>
      <w:pgSz w:w="11906" w:h="16838"/>
      <w:pgMar w:top="1701" w:right="1134" w:bottom="1134" w:left="1701" w:header="1134" w:footer="708" w:gutter="0"/>
      <w:pgNumType w:start="9"/>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E4BC2" w14:textId="77777777" w:rsidR="00153D90" w:rsidRDefault="00153D90">
      <w:r>
        <w:separator/>
      </w:r>
    </w:p>
  </w:endnote>
  <w:endnote w:type="continuationSeparator" w:id="0">
    <w:p w14:paraId="096EB850" w14:textId="77777777" w:rsidR="00153D90" w:rsidRDefault="00153D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A92E8" w14:textId="77777777" w:rsidR="00153D90" w:rsidRDefault="00153D90">
      <w:r>
        <w:separator/>
      </w:r>
    </w:p>
  </w:footnote>
  <w:footnote w:type="continuationSeparator" w:id="0">
    <w:p w14:paraId="243B7E17" w14:textId="77777777" w:rsidR="00153D90" w:rsidRDefault="00153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AD590" w14:textId="77777777" w:rsidR="006B1E66" w:rsidRDefault="00CC3326">
    <w:pPr>
      <w:jc w:val="right"/>
    </w:pPr>
    <w:r>
      <w:rPr>
        <w:sz w:val="20"/>
        <w:szCs w:val="20"/>
      </w:rPr>
      <w:fldChar w:fldCharType="begin"/>
    </w:r>
    <w:r>
      <w:rPr>
        <w:sz w:val="20"/>
        <w:szCs w:val="20"/>
      </w:rPr>
      <w:instrText>PAGE</w:instrText>
    </w:r>
    <w:r>
      <w:rPr>
        <w:sz w:val="20"/>
        <w:szCs w:val="20"/>
      </w:rPr>
      <w:fldChar w:fldCharType="separate"/>
    </w:r>
    <w:r w:rsidR="000F5B8B">
      <w:rPr>
        <w:noProof/>
        <w:sz w:val="20"/>
        <w:szCs w:val="20"/>
      </w:rPr>
      <w:t>3</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92450"/>
    <w:multiLevelType w:val="hybridMultilevel"/>
    <w:tmpl w:val="B77E0128"/>
    <w:lvl w:ilvl="0" w:tplc="C8DEA6BA">
      <w:start w:val="1"/>
      <w:numFmt w:val="bullet"/>
      <w:lvlText w:val="•"/>
      <w:lvlJc w:val="left"/>
      <w:pPr>
        <w:ind w:left="1134" w:hanging="425"/>
      </w:pPr>
    </w:lvl>
    <w:lvl w:ilvl="1" w:tplc="AF02608C">
      <w:numFmt w:val="decimal"/>
      <w:lvlText w:val=""/>
      <w:lvlJc w:val="left"/>
    </w:lvl>
    <w:lvl w:ilvl="2" w:tplc="56B4BA2E">
      <w:numFmt w:val="decimal"/>
      <w:lvlText w:val=""/>
      <w:lvlJc w:val="left"/>
    </w:lvl>
    <w:lvl w:ilvl="3" w:tplc="1A523744">
      <w:numFmt w:val="decimal"/>
      <w:lvlText w:val=""/>
      <w:lvlJc w:val="left"/>
    </w:lvl>
    <w:lvl w:ilvl="4" w:tplc="B080980A">
      <w:numFmt w:val="decimal"/>
      <w:lvlText w:val=""/>
      <w:lvlJc w:val="left"/>
    </w:lvl>
    <w:lvl w:ilvl="5" w:tplc="45924C38">
      <w:numFmt w:val="decimal"/>
      <w:lvlText w:val=""/>
      <w:lvlJc w:val="left"/>
    </w:lvl>
    <w:lvl w:ilvl="6" w:tplc="916A28F6">
      <w:numFmt w:val="decimal"/>
      <w:lvlText w:val=""/>
      <w:lvlJc w:val="left"/>
    </w:lvl>
    <w:lvl w:ilvl="7" w:tplc="B942C8B0">
      <w:numFmt w:val="decimal"/>
      <w:lvlText w:val=""/>
      <w:lvlJc w:val="left"/>
    </w:lvl>
    <w:lvl w:ilvl="8" w:tplc="839ECD50">
      <w:numFmt w:val="decimal"/>
      <w:lvlText w:val=""/>
      <w:lvlJc w:val="left"/>
    </w:lvl>
  </w:abstractNum>
  <w:abstractNum w:abstractNumId="1" w15:restartNumberingAfterBreak="0">
    <w:nsid w:val="1CF8138C"/>
    <w:multiLevelType w:val="hybridMultilevel"/>
    <w:tmpl w:val="4F664A48"/>
    <w:lvl w:ilvl="0" w:tplc="4176DFC2">
      <w:start w:val="1"/>
      <w:numFmt w:val="bullet"/>
      <w:lvlText w:val="●"/>
      <w:lvlJc w:val="left"/>
      <w:pPr>
        <w:ind w:left="720" w:hanging="360"/>
      </w:pPr>
    </w:lvl>
    <w:lvl w:ilvl="1" w:tplc="AD506968">
      <w:start w:val="1"/>
      <w:numFmt w:val="bullet"/>
      <w:lvlText w:val="○"/>
      <w:lvlJc w:val="left"/>
      <w:pPr>
        <w:ind w:left="1440" w:hanging="360"/>
      </w:pPr>
    </w:lvl>
    <w:lvl w:ilvl="2" w:tplc="2F589BDE">
      <w:start w:val="1"/>
      <w:numFmt w:val="bullet"/>
      <w:lvlText w:val="■"/>
      <w:lvlJc w:val="left"/>
      <w:pPr>
        <w:ind w:left="2160" w:hanging="360"/>
      </w:pPr>
    </w:lvl>
    <w:lvl w:ilvl="3" w:tplc="1FDCB1A8">
      <w:start w:val="1"/>
      <w:numFmt w:val="bullet"/>
      <w:lvlText w:val="●"/>
      <w:lvlJc w:val="left"/>
      <w:pPr>
        <w:ind w:left="2880" w:hanging="360"/>
      </w:pPr>
    </w:lvl>
    <w:lvl w:ilvl="4" w:tplc="2BE8F312">
      <w:start w:val="1"/>
      <w:numFmt w:val="bullet"/>
      <w:lvlText w:val="○"/>
      <w:lvlJc w:val="left"/>
      <w:pPr>
        <w:ind w:left="3600" w:hanging="360"/>
      </w:pPr>
    </w:lvl>
    <w:lvl w:ilvl="5" w:tplc="B7EA2B4A">
      <w:start w:val="1"/>
      <w:numFmt w:val="bullet"/>
      <w:lvlText w:val="■"/>
      <w:lvlJc w:val="left"/>
      <w:pPr>
        <w:ind w:left="4320" w:hanging="360"/>
      </w:pPr>
    </w:lvl>
    <w:lvl w:ilvl="6" w:tplc="18E68E20">
      <w:start w:val="1"/>
      <w:numFmt w:val="bullet"/>
      <w:lvlText w:val="●"/>
      <w:lvlJc w:val="left"/>
      <w:pPr>
        <w:ind w:left="5040" w:hanging="360"/>
      </w:pPr>
    </w:lvl>
    <w:lvl w:ilvl="7" w:tplc="C43E377A">
      <w:start w:val="1"/>
      <w:numFmt w:val="bullet"/>
      <w:lvlText w:val="●"/>
      <w:lvlJc w:val="left"/>
      <w:pPr>
        <w:ind w:left="5760" w:hanging="360"/>
      </w:pPr>
    </w:lvl>
    <w:lvl w:ilvl="8" w:tplc="9232003E">
      <w:start w:val="1"/>
      <w:numFmt w:val="bullet"/>
      <w:lvlText w:val="●"/>
      <w:lvlJc w:val="left"/>
      <w:pPr>
        <w:ind w:left="6480" w:hanging="360"/>
      </w:pPr>
    </w:lvl>
  </w:abstractNum>
  <w:abstractNum w:abstractNumId="2" w15:restartNumberingAfterBreak="0">
    <w:nsid w:val="21865A16"/>
    <w:multiLevelType w:val="hybridMultilevel"/>
    <w:tmpl w:val="B1408194"/>
    <w:lvl w:ilvl="0" w:tplc="685E62BC">
      <w:start w:val="1"/>
      <w:numFmt w:val="lowerLetter"/>
      <w:lvlText w:val="%1)"/>
      <w:lvlJc w:val="left"/>
      <w:pPr>
        <w:ind w:left="1134" w:hanging="425"/>
      </w:pPr>
    </w:lvl>
    <w:lvl w:ilvl="1" w:tplc="599ADBD2">
      <w:numFmt w:val="decimal"/>
      <w:lvlText w:val=""/>
      <w:lvlJc w:val="left"/>
    </w:lvl>
    <w:lvl w:ilvl="2" w:tplc="80409778">
      <w:numFmt w:val="decimal"/>
      <w:lvlText w:val=""/>
      <w:lvlJc w:val="left"/>
    </w:lvl>
    <w:lvl w:ilvl="3" w:tplc="76669430">
      <w:numFmt w:val="decimal"/>
      <w:lvlText w:val=""/>
      <w:lvlJc w:val="left"/>
    </w:lvl>
    <w:lvl w:ilvl="4" w:tplc="8DFA44DA">
      <w:numFmt w:val="decimal"/>
      <w:lvlText w:val=""/>
      <w:lvlJc w:val="left"/>
    </w:lvl>
    <w:lvl w:ilvl="5" w:tplc="AD2E4106">
      <w:numFmt w:val="decimal"/>
      <w:lvlText w:val=""/>
      <w:lvlJc w:val="left"/>
    </w:lvl>
    <w:lvl w:ilvl="6" w:tplc="E9DA0D32">
      <w:numFmt w:val="decimal"/>
      <w:lvlText w:val=""/>
      <w:lvlJc w:val="left"/>
    </w:lvl>
    <w:lvl w:ilvl="7" w:tplc="B5669E76">
      <w:numFmt w:val="decimal"/>
      <w:lvlText w:val=""/>
      <w:lvlJc w:val="left"/>
    </w:lvl>
    <w:lvl w:ilvl="8" w:tplc="8E3868DE">
      <w:numFmt w:val="decimal"/>
      <w:lvlText w:val=""/>
      <w:lvlJc w:val="left"/>
    </w:lvl>
  </w:abstractNum>
  <w:num w:numId="1" w16cid:durableId="1135174018">
    <w:abstractNumId w:val="1"/>
    <w:lvlOverride w:ilvl="0">
      <w:startOverride w:val="1"/>
    </w:lvlOverride>
  </w:num>
  <w:num w:numId="2" w16cid:durableId="1531604903">
    <w:abstractNumId w:val="0"/>
    <w:lvlOverride w:ilvl="0">
      <w:startOverride w:val="1"/>
    </w:lvlOverride>
  </w:num>
  <w:num w:numId="3" w16cid:durableId="201911386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E66"/>
    <w:rsid w:val="00044D5A"/>
    <w:rsid w:val="00062B39"/>
    <w:rsid w:val="000814A7"/>
    <w:rsid w:val="000F5B8B"/>
    <w:rsid w:val="00101C02"/>
    <w:rsid w:val="00153D90"/>
    <w:rsid w:val="001A3925"/>
    <w:rsid w:val="001A5FD5"/>
    <w:rsid w:val="001E28DE"/>
    <w:rsid w:val="002679C7"/>
    <w:rsid w:val="00285AB3"/>
    <w:rsid w:val="002A414D"/>
    <w:rsid w:val="002C2A03"/>
    <w:rsid w:val="002D2B91"/>
    <w:rsid w:val="002E4A9C"/>
    <w:rsid w:val="002F1978"/>
    <w:rsid w:val="003166D5"/>
    <w:rsid w:val="00332E36"/>
    <w:rsid w:val="003354EA"/>
    <w:rsid w:val="00355771"/>
    <w:rsid w:val="00372878"/>
    <w:rsid w:val="003A151F"/>
    <w:rsid w:val="00426396"/>
    <w:rsid w:val="00430DB3"/>
    <w:rsid w:val="004401AE"/>
    <w:rsid w:val="00461CFB"/>
    <w:rsid w:val="004775E4"/>
    <w:rsid w:val="004A0E2A"/>
    <w:rsid w:val="004A7735"/>
    <w:rsid w:val="004F4FF1"/>
    <w:rsid w:val="005169D9"/>
    <w:rsid w:val="00540256"/>
    <w:rsid w:val="0058794B"/>
    <w:rsid w:val="005D6896"/>
    <w:rsid w:val="0060476D"/>
    <w:rsid w:val="00604A51"/>
    <w:rsid w:val="006331DD"/>
    <w:rsid w:val="00682DD6"/>
    <w:rsid w:val="006B1E66"/>
    <w:rsid w:val="006C013E"/>
    <w:rsid w:val="006C4C38"/>
    <w:rsid w:val="006F13C7"/>
    <w:rsid w:val="00707226"/>
    <w:rsid w:val="00722F23"/>
    <w:rsid w:val="00724418"/>
    <w:rsid w:val="00732706"/>
    <w:rsid w:val="00783485"/>
    <w:rsid w:val="007A101D"/>
    <w:rsid w:val="007A4BCB"/>
    <w:rsid w:val="007B78AE"/>
    <w:rsid w:val="007C7B8A"/>
    <w:rsid w:val="007D5100"/>
    <w:rsid w:val="007F0308"/>
    <w:rsid w:val="0081149A"/>
    <w:rsid w:val="008342F1"/>
    <w:rsid w:val="00847C0D"/>
    <w:rsid w:val="008678AE"/>
    <w:rsid w:val="008A22F5"/>
    <w:rsid w:val="008C03E9"/>
    <w:rsid w:val="008C0B6A"/>
    <w:rsid w:val="008C33DD"/>
    <w:rsid w:val="008C6BD8"/>
    <w:rsid w:val="008D0833"/>
    <w:rsid w:val="008E0E0F"/>
    <w:rsid w:val="008F4E03"/>
    <w:rsid w:val="009172FF"/>
    <w:rsid w:val="009459F7"/>
    <w:rsid w:val="0098583F"/>
    <w:rsid w:val="009B636F"/>
    <w:rsid w:val="009E28C2"/>
    <w:rsid w:val="00A13357"/>
    <w:rsid w:val="00A161AA"/>
    <w:rsid w:val="00A930F1"/>
    <w:rsid w:val="00AA6728"/>
    <w:rsid w:val="00B442AC"/>
    <w:rsid w:val="00BE3F90"/>
    <w:rsid w:val="00C03C10"/>
    <w:rsid w:val="00C50638"/>
    <w:rsid w:val="00C6425E"/>
    <w:rsid w:val="00C708F0"/>
    <w:rsid w:val="00CC3326"/>
    <w:rsid w:val="00CD1EA0"/>
    <w:rsid w:val="00CE1A17"/>
    <w:rsid w:val="00CE1B46"/>
    <w:rsid w:val="00D01685"/>
    <w:rsid w:val="00D34293"/>
    <w:rsid w:val="00D66623"/>
    <w:rsid w:val="00D76925"/>
    <w:rsid w:val="00D81D16"/>
    <w:rsid w:val="00D97550"/>
    <w:rsid w:val="00D97BF8"/>
    <w:rsid w:val="00DC3DCB"/>
    <w:rsid w:val="00DD71D6"/>
    <w:rsid w:val="00E0106C"/>
    <w:rsid w:val="00E01C3A"/>
    <w:rsid w:val="00E153FB"/>
    <w:rsid w:val="00E34DB9"/>
    <w:rsid w:val="00E35733"/>
    <w:rsid w:val="00E50EF6"/>
    <w:rsid w:val="00E51DAD"/>
    <w:rsid w:val="00EB23B3"/>
    <w:rsid w:val="00F86ED2"/>
    <w:rsid w:val="00F96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72E0"/>
  <w15:docId w15:val="{4E7188AB-76FC-4733-8D33-717B94820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b/>
      <w:b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0F5B8B"/>
    <w:pPr>
      <w:keepNext/>
      <w:keepLines/>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0F5B8B"/>
    <w:pPr>
      <w:spacing w:after="100"/>
    </w:pPr>
    <w:rPr>
      <w:b/>
      <w:bCs/>
    </w:rPr>
  </w:style>
  <w:style w:type="paragraph" w:styleId="TOC2">
    <w:name w:val="toc 2"/>
    <w:basedOn w:val="Normal"/>
    <w:next w:val="Normal"/>
    <w:autoRedefine/>
    <w:uiPriority w:val="39"/>
    <w:unhideWhenUsed/>
    <w:rsid w:val="000F5B8B"/>
    <w:pPr>
      <w:spacing w:after="100"/>
    </w:pPr>
  </w:style>
  <w:style w:type="paragraph" w:styleId="TOC3">
    <w:name w:val="toc 3"/>
    <w:basedOn w:val="Normal"/>
    <w:next w:val="Normal"/>
    <w:autoRedefine/>
    <w:uiPriority w:val="39"/>
    <w:unhideWhenUsed/>
    <w:rsid w:val="000F5B8B"/>
    <w:pPr>
      <w:spacing w:after="100"/>
    </w:pPr>
  </w:style>
  <w:style w:type="paragraph" w:styleId="TOC4">
    <w:name w:val="toc 4"/>
    <w:basedOn w:val="Normal"/>
    <w:next w:val="Normal"/>
    <w:autoRedefine/>
    <w:uiPriority w:val="39"/>
    <w:unhideWhenUsed/>
    <w:rsid w:val="00430DB3"/>
    <w:pPr>
      <w:spacing w:after="100"/>
      <w:ind w:left="720"/>
    </w:pPr>
  </w:style>
  <w:style w:type="paragraph" w:styleId="TableofFigures">
    <w:name w:val="table of figures"/>
    <w:basedOn w:val="Normal"/>
    <w:next w:val="Normal"/>
    <w:uiPriority w:val="99"/>
    <w:unhideWhenUsed/>
    <w:rsid w:val="008D0833"/>
    <w:pPr>
      <w:tabs>
        <w:tab w:val="right" w:leader="dot" w:pos="9071"/>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5413C5-9B04-4900-8CCF-13CDB2A76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45544</Words>
  <Characters>259607</Characters>
  <Application>Microsoft Office Word</Application>
  <DocSecurity>0</DocSecurity>
  <Lines>2163</Lines>
  <Paragraphs>609</Paragraphs>
  <ScaleCrop>false</ScaleCrop>
  <Company/>
  <LinksUpToDate>false</LinksUpToDate>
  <CharactersWithSpaces>304542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Vitor Oliveira</cp:lastModifiedBy>
  <cp:revision>7</cp:revision>
  <dcterms:created xsi:type="dcterms:W3CDTF">2026-10-10T21:33:00Z</dcterms:created>
  <dcterms:modified xsi:type="dcterms:W3CDTF">2026-10-11T02:27:00Z</dcterms:modified>
</cp:coreProperties>
</file>