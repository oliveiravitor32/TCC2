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E42F" w14:textId="77777777" w:rsidR="006B1E66" w:rsidRPr="000F5B8B" w:rsidRDefault="00CC3326">
      <w:pPr>
        <w:spacing w:line="360" w:lineRule="auto"/>
        <w:jc w:val="center"/>
        <w:rPr>
          <w:lang w:val="pt-BR"/>
        </w:rPr>
      </w:pPr>
      <w:r>
        <w:rPr>
          <w:b/>
          <w:bCs/>
          <w:lang w:val="pt-BR"/>
        </w:rPr>
        <w:t>UNIVERSIDADE PAULISTA – UNIP</w:t>
      </w:r>
    </w:p>
    <w:p w14:paraId="0B25E13A" w14:textId="77777777" w:rsidR="006B1E66" w:rsidRPr="000F5B8B" w:rsidRDefault="00CC3326">
      <w:pPr>
        <w:spacing w:line="360" w:lineRule="auto"/>
        <w:jc w:val="center"/>
        <w:rPr>
          <w:lang w:val="pt-BR"/>
        </w:rPr>
      </w:pPr>
      <w:r>
        <w:rPr>
          <w:b/>
          <w:bCs/>
          <w:lang w:val="pt-BR"/>
        </w:rPr>
        <w:t>CIÊNCIA DA COMPUTAÇÃO – 8º SEMESTRE</w:t>
      </w:r>
    </w:p>
    <w:p w14:paraId="473E352D" w14:textId="77777777" w:rsidR="006B1E66" w:rsidRPr="000F5B8B" w:rsidRDefault="006B1E66">
      <w:pPr>
        <w:spacing w:line="360" w:lineRule="auto"/>
        <w:rPr>
          <w:lang w:val="pt-BR"/>
        </w:rPr>
      </w:pPr>
    </w:p>
    <w:p w14:paraId="388AE7A6" w14:textId="77777777" w:rsidR="006B1E66" w:rsidRPr="000F5B8B" w:rsidRDefault="006B1E66">
      <w:pPr>
        <w:spacing w:line="360" w:lineRule="auto"/>
        <w:rPr>
          <w:lang w:val="pt-BR"/>
        </w:rPr>
      </w:pPr>
    </w:p>
    <w:p w14:paraId="43E59F26" w14:textId="77777777" w:rsidR="006B1E66" w:rsidRPr="000F5B8B" w:rsidRDefault="006B1E66">
      <w:pPr>
        <w:spacing w:line="360" w:lineRule="auto"/>
        <w:rPr>
          <w:lang w:val="pt-BR"/>
        </w:rPr>
      </w:pPr>
    </w:p>
    <w:p w14:paraId="5B175875" w14:textId="77777777" w:rsidR="006B1E66" w:rsidRPr="000F5B8B" w:rsidRDefault="006B1E66">
      <w:pPr>
        <w:spacing w:line="360" w:lineRule="auto"/>
        <w:rPr>
          <w:lang w:val="pt-BR"/>
        </w:rPr>
      </w:pPr>
    </w:p>
    <w:p w14:paraId="29A970AC" w14:textId="77777777" w:rsidR="006B1E66" w:rsidRPr="000F5B8B" w:rsidRDefault="00CC3326">
      <w:pPr>
        <w:spacing w:line="360" w:lineRule="auto"/>
        <w:jc w:val="center"/>
        <w:rPr>
          <w:lang w:val="pt-BR"/>
        </w:rPr>
      </w:pPr>
      <w:r>
        <w:rPr>
          <w:lang w:val="pt-BR"/>
        </w:rPr>
        <w:t>BRUNO BONAVIGO DACAL – N309EC4</w:t>
      </w:r>
    </w:p>
    <w:p w14:paraId="64544D19" w14:textId="77777777" w:rsidR="006B1E66" w:rsidRPr="000F5B8B" w:rsidRDefault="00CC3326">
      <w:pPr>
        <w:spacing w:line="360" w:lineRule="auto"/>
        <w:jc w:val="center"/>
        <w:rPr>
          <w:lang w:val="pt-BR"/>
        </w:rPr>
      </w:pPr>
      <w:r>
        <w:rPr>
          <w:lang w:val="pt-BR"/>
        </w:rPr>
        <w:t>LUCAS DE ARAUJO VERGARA – N090758</w:t>
      </w:r>
    </w:p>
    <w:p w14:paraId="111EB763" w14:textId="77777777" w:rsidR="006B1E66" w:rsidRPr="000F5B8B" w:rsidRDefault="00CC3326">
      <w:pPr>
        <w:spacing w:line="360" w:lineRule="auto"/>
        <w:jc w:val="center"/>
        <w:rPr>
          <w:lang w:val="pt-BR"/>
        </w:rPr>
      </w:pPr>
      <w:r>
        <w:rPr>
          <w:lang w:val="pt-BR"/>
        </w:rPr>
        <w:t>VITOR OLIVEIRA DOS SANTOS – N083DG1</w:t>
      </w:r>
    </w:p>
    <w:p w14:paraId="626E1BBE" w14:textId="77777777" w:rsidR="006B1E66" w:rsidRPr="000F5B8B" w:rsidRDefault="006B1E66">
      <w:pPr>
        <w:spacing w:line="360" w:lineRule="auto"/>
        <w:rPr>
          <w:lang w:val="pt-BR"/>
        </w:rPr>
      </w:pPr>
    </w:p>
    <w:p w14:paraId="352B2C81" w14:textId="77777777" w:rsidR="006B1E66" w:rsidRPr="000F5B8B" w:rsidRDefault="006B1E66">
      <w:pPr>
        <w:spacing w:line="360" w:lineRule="auto"/>
        <w:rPr>
          <w:lang w:val="pt-BR"/>
        </w:rPr>
      </w:pPr>
    </w:p>
    <w:p w14:paraId="54571A98" w14:textId="77777777" w:rsidR="006B1E66" w:rsidRPr="000F5B8B" w:rsidRDefault="006B1E66">
      <w:pPr>
        <w:spacing w:line="360" w:lineRule="auto"/>
        <w:rPr>
          <w:lang w:val="pt-BR"/>
        </w:rPr>
      </w:pPr>
    </w:p>
    <w:p w14:paraId="2CA408DE" w14:textId="77777777" w:rsidR="006B1E66" w:rsidRPr="000F5B8B" w:rsidRDefault="006B1E66">
      <w:pPr>
        <w:spacing w:line="360" w:lineRule="auto"/>
        <w:rPr>
          <w:lang w:val="pt-BR"/>
        </w:rPr>
      </w:pPr>
    </w:p>
    <w:p w14:paraId="2BF509B6" w14:textId="77777777" w:rsidR="006B1E66" w:rsidRPr="000F5B8B" w:rsidRDefault="006B1E66">
      <w:pPr>
        <w:spacing w:line="360" w:lineRule="auto"/>
        <w:rPr>
          <w:lang w:val="pt-BR"/>
        </w:rPr>
      </w:pPr>
    </w:p>
    <w:p w14:paraId="7282558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D17B752" w14:textId="77777777" w:rsidR="006B1E66" w:rsidRPr="000F5B8B" w:rsidRDefault="006B1E66">
      <w:pPr>
        <w:spacing w:line="360" w:lineRule="auto"/>
        <w:rPr>
          <w:lang w:val="pt-BR"/>
        </w:rPr>
      </w:pPr>
    </w:p>
    <w:p w14:paraId="61E07CC2" w14:textId="77777777" w:rsidR="006B1E66" w:rsidRPr="000F5B8B" w:rsidRDefault="006B1E66">
      <w:pPr>
        <w:spacing w:line="360" w:lineRule="auto"/>
        <w:rPr>
          <w:lang w:val="pt-BR"/>
        </w:rPr>
      </w:pPr>
    </w:p>
    <w:p w14:paraId="7C1F129D" w14:textId="77777777" w:rsidR="006B1E66" w:rsidRPr="000F5B8B" w:rsidRDefault="00CC3326">
      <w:pPr>
        <w:spacing w:line="360" w:lineRule="auto"/>
        <w:jc w:val="center"/>
        <w:rPr>
          <w:lang w:val="pt-BR"/>
        </w:rPr>
      </w:pPr>
      <w:r>
        <w:rPr>
          <w:lang w:val="pt-BR"/>
        </w:rPr>
        <w:t>TRABALHO DE CONCLUSÃO DE CURSO</w:t>
      </w:r>
    </w:p>
    <w:p w14:paraId="4F19FFB4" w14:textId="77777777" w:rsidR="006B1E66" w:rsidRPr="000F5B8B" w:rsidRDefault="006B1E66">
      <w:pPr>
        <w:spacing w:line="360" w:lineRule="auto"/>
        <w:rPr>
          <w:lang w:val="pt-BR"/>
        </w:rPr>
      </w:pPr>
    </w:p>
    <w:p w14:paraId="3373812C" w14:textId="77777777" w:rsidR="006B1E66" w:rsidRPr="000F5B8B" w:rsidRDefault="006B1E66">
      <w:pPr>
        <w:spacing w:line="360" w:lineRule="auto"/>
        <w:rPr>
          <w:lang w:val="pt-BR"/>
        </w:rPr>
      </w:pPr>
    </w:p>
    <w:p w14:paraId="712F3439" w14:textId="77777777" w:rsidR="006B1E66" w:rsidRPr="000F5B8B" w:rsidRDefault="006B1E66">
      <w:pPr>
        <w:spacing w:line="360" w:lineRule="auto"/>
        <w:rPr>
          <w:lang w:val="pt-BR"/>
        </w:rPr>
      </w:pPr>
    </w:p>
    <w:p w14:paraId="3AF3543C" w14:textId="77777777" w:rsidR="006B1E66" w:rsidRPr="000F5B8B" w:rsidRDefault="006B1E66">
      <w:pPr>
        <w:spacing w:line="360" w:lineRule="auto"/>
        <w:rPr>
          <w:lang w:val="pt-BR"/>
        </w:rPr>
      </w:pPr>
    </w:p>
    <w:p w14:paraId="23F3606F" w14:textId="77777777" w:rsidR="006B1E66" w:rsidRPr="000F5B8B" w:rsidRDefault="006B1E66">
      <w:pPr>
        <w:spacing w:line="360" w:lineRule="auto"/>
        <w:rPr>
          <w:lang w:val="pt-BR"/>
        </w:rPr>
      </w:pPr>
    </w:p>
    <w:p w14:paraId="4AC7459C" w14:textId="77777777" w:rsidR="006B1E66" w:rsidRPr="000F5B8B" w:rsidRDefault="006B1E66">
      <w:pPr>
        <w:spacing w:line="360" w:lineRule="auto"/>
        <w:rPr>
          <w:lang w:val="pt-BR"/>
        </w:rPr>
      </w:pPr>
    </w:p>
    <w:p w14:paraId="59C64FDB" w14:textId="77777777" w:rsidR="006B1E66" w:rsidRPr="000F5B8B" w:rsidRDefault="006B1E66">
      <w:pPr>
        <w:spacing w:line="360" w:lineRule="auto"/>
        <w:rPr>
          <w:lang w:val="pt-BR"/>
        </w:rPr>
      </w:pPr>
    </w:p>
    <w:p w14:paraId="27F26AC3" w14:textId="77777777" w:rsidR="006B1E66" w:rsidRPr="000F5B8B" w:rsidRDefault="006B1E66">
      <w:pPr>
        <w:spacing w:line="360" w:lineRule="auto"/>
        <w:rPr>
          <w:lang w:val="pt-BR"/>
        </w:rPr>
      </w:pPr>
    </w:p>
    <w:p w14:paraId="19F68B64" w14:textId="77777777" w:rsidR="006B1E66" w:rsidRPr="000F5B8B" w:rsidRDefault="00CC3326">
      <w:pPr>
        <w:spacing w:line="360" w:lineRule="auto"/>
        <w:jc w:val="center"/>
        <w:rPr>
          <w:lang w:val="pt-BR"/>
        </w:rPr>
      </w:pPr>
      <w:r>
        <w:rPr>
          <w:lang w:val="pt-BR"/>
        </w:rPr>
        <w:t>SÃO PAULO</w:t>
      </w:r>
    </w:p>
    <w:p w14:paraId="224E38EC" w14:textId="77777777" w:rsidR="006B1E66" w:rsidRPr="000F5B8B" w:rsidRDefault="00CC3326">
      <w:pPr>
        <w:spacing w:line="360" w:lineRule="auto"/>
        <w:jc w:val="center"/>
        <w:rPr>
          <w:lang w:val="pt-BR"/>
        </w:rPr>
      </w:pPr>
      <w:r>
        <w:rPr>
          <w:lang w:val="pt-BR"/>
        </w:rPr>
        <w:t>2026</w:t>
      </w:r>
    </w:p>
    <w:p w14:paraId="2DEA750D" w14:textId="77777777" w:rsidR="006B1E66" w:rsidRPr="000F5B8B" w:rsidRDefault="00CC3326">
      <w:pPr>
        <w:rPr>
          <w:lang w:val="pt-BR"/>
        </w:rPr>
      </w:pPr>
      <w:r>
        <w:rPr>
          <w:lang w:val="pt-BR"/>
        </w:rPr>
        <w:br w:type="page"/>
      </w:r>
    </w:p>
    <w:p w14:paraId="169939DC" w14:textId="77777777" w:rsidR="006B1E66" w:rsidRPr="000F5B8B" w:rsidRDefault="00CC3326">
      <w:pPr>
        <w:spacing w:line="360" w:lineRule="auto"/>
        <w:jc w:val="center"/>
        <w:rPr>
          <w:lang w:val="pt-BR"/>
        </w:rPr>
      </w:pPr>
      <w:r>
        <w:rPr>
          <w:lang w:val="pt-BR"/>
        </w:rPr>
        <w:lastRenderedPageBreak/>
        <w:t>BRUNO BONAVIGO DACAL – N309EC4</w:t>
      </w:r>
    </w:p>
    <w:p w14:paraId="0F4D6100" w14:textId="77777777" w:rsidR="006B1E66" w:rsidRPr="000F5B8B" w:rsidRDefault="00CC3326">
      <w:pPr>
        <w:spacing w:line="360" w:lineRule="auto"/>
        <w:jc w:val="center"/>
        <w:rPr>
          <w:lang w:val="pt-BR"/>
        </w:rPr>
      </w:pPr>
      <w:r>
        <w:rPr>
          <w:lang w:val="pt-BR"/>
        </w:rPr>
        <w:t>LUCAS DE ARAUJO VERGARA – N090758</w:t>
      </w:r>
    </w:p>
    <w:p w14:paraId="268EF9B2" w14:textId="77777777" w:rsidR="006B1E66" w:rsidRPr="000F5B8B" w:rsidRDefault="00CC3326">
      <w:pPr>
        <w:spacing w:line="360" w:lineRule="auto"/>
        <w:jc w:val="center"/>
        <w:rPr>
          <w:lang w:val="pt-BR"/>
        </w:rPr>
      </w:pPr>
      <w:r>
        <w:rPr>
          <w:lang w:val="pt-BR"/>
        </w:rPr>
        <w:t>VITOR OLIVEIRA DOS SANTOS – N083DG1</w:t>
      </w:r>
    </w:p>
    <w:p w14:paraId="560DDA16" w14:textId="77777777" w:rsidR="006B1E66" w:rsidRPr="000F5B8B" w:rsidRDefault="006B1E66">
      <w:pPr>
        <w:spacing w:line="360" w:lineRule="auto"/>
        <w:rPr>
          <w:lang w:val="pt-BR"/>
        </w:rPr>
      </w:pPr>
    </w:p>
    <w:p w14:paraId="6C744F36" w14:textId="77777777" w:rsidR="006B1E66" w:rsidRPr="000F5B8B" w:rsidRDefault="006B1E66">
      <w:pPr>
        <w:spacing w:line="360" w:lineRule="auto"/>
        <w:rPr>
          <w:lang w:val="pt-BR"/>
        </w:rPr>
      </w:pPr>
    </w:p>
    <w:p w14:paraId="450FC6EC" w14:textId="77777777" w:rsidR="006B1E66" w:rsidRPr="000F5B8B" w:rsidRDefault="006B1E66">
      <w:pPr>
        <w:spacing w:line="360" w:lineRule="auto"/>
        <w:rPr>
          <w:lang w:val="pt-BR"/>
        </w:rPr>
      </w:pPr>
    </w:p>
    <w:p w14:paraId="094F32C4" w14:textId="77777777" w:rsidR="006B1E66" w:rsidRPr="000F5B8B" w:rsidRDefault="006B1E66">
      <w:pPr>
        <w:spacing w:line="360" w:lineRule="auto"/>
        <w:rPr>
          <w:lang w:val="pt-BR"/>
        </w:rPr>
      </w:pPr>
    </w:p>
    <w:p w14:paraId="3E5B3350" w14:textId="77777777" w:rsidR="006B1E66" w:rsidRPr="000F5B8B" w:rsidRDefault="006B1E66">
      <w:pPr>
        <w:spacing w:line="360" w:lineRule="auto"/>
        <w:rPr>
          <w:lang w:val="pt-BR"/>
        </w:rPr>
      </w:pPr>
    </w:p>
    <w:p w14:paraId="4BCC610C"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AB3F328" w14:textId="77777777" w:rsidR="006B1E66" w:rsidRPr="000F5B8B" w:rsidRDefault="006B1E66">
      <w:pPr>
        <w:spacing w:line="360" w:lineRule="auto"/>
        <w:rPr>
          <w:lang w:val="pt-BR"/>
        </w:rPr>
      </w:pPr>
    </w:p>
    <w:p w14:paraId="648431A7" w14:textId="77777777" w:rsidR="006B1E66" w:rsidRPr="000F5B8B" w:rsidRDefault="006B1E66">
      <w:pPr>
        <w:spacing w:line="360" w:lineRule="auto"/>
        <w:rPr>
          <w:lang w:val="pt-BR"/>
        </w:rPr>
      </w:pPr>
    </w:p>
    <w:p w14:paraId="3E71B1B4" w14:textId="77777777" w:rsidR="006B1E66" w:rsidRPr="000F5B8B" w:rsidRDefault="006B1E66">
      <w:pPr>
        <w:spacing w:line="360" w:lineRule="auto"/>
        <w:rPr>
          <w:lang w:val="pt-BR"/>
        </w:rPr>
      </w:pPr>
    </w:p>
    <w:p w14:paraId="2ABB1EA8"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793EBD2" w14:textId="77777777" w:rsidR="006B1E66" w:rsidRPr="000F5B8B" w:rsidRDefault="006B1E66">
      <w:pPr>
        <w:spacing w:line="360" w:lineRule="auto"/>
        <w:rPr>
          <w:lang w:val="pt-BR"/>
        </w:rPr>
      </w:pPr>
    </w:p>
    <w:p w14:paraId="30CABA7F" w14:textId="77777777" w:rsidR="006B1E66" w:rsidRPr="000F5B8B" w:rsidRDefault="00CC3326">
      <w:pPr>
        <w:ind w:left="4536"/>
        <w:rPr>
          <w:lang w:val="pt-BR"/>
        </w:rPr>
      </w:pPr>
      <w:r>
        <w:rPr>
          <w:lang w:val="pt-BR"/>
        </w:rPr>
        <w:t>Orientador: Prof. Marco Gomes</w:t>
      </w:r>
    </w:p>
    <w:p w14:paraId="6C61607E" w14:textId="77777777" w:rsidR="006B1E66" w:rsidRPr="000F5B8B" w:rsidRDefault="006B1E66">
      <w:pPr>
        <w:spacing w:line="360" w:lineRule="auto"/>
        <w:rPr>
          <w:lang w:val="pt-BR"/>
        </w:rPr>
      </w:pPr>
    </w:p>
    <w:p w14:paraId="6EBFB11D" w14:textId="77777777" w:rsidR="006B1E66" w:rsidRPr="000F5B8B" w:rsidRDefault="006B1E66">
      <w:pPr>
        <w:spacing w:line="360" w:lineRule="auto"/>
        <w:rPr>
          <w:lang w:val="pt-BR"/>
        </w:rPr>
      </w:pPr>
    </w:p>
    <w:p w14:paraId="4AFAA2BD" w14:textId="77777777" w:rsidR="006B1E66" w:rsidRPr="000F5B8B" w:rsidRDefault="006B1E66">
      <w:pPr>
        <w:spacing w:line="360" w:lineRule="auto"/>
        <w:rPr>
          <w:lang w:val="pt-BR"/>
        </w:rPr>
      </w:pPr>
    </w:p>
    <w:p w14:paraId="0C421A95" w14:textId="77777777" w:rsidR="006B1E66" w:rsidRPr="000F5B8B" w:rsidRDefault="006B1E66">
      <w:pPr>
        <w:spacing w:line="360" w:lineRule="auto"/>
        <w:rPr>
          <w:lang w:val="pt-BR"/>
        </w:rPr>
      </w:pPr>
    </w:p>
    <w:p w14:paraId="5F028B83" w14:textId="77777777" w:rsidR="006B1E66" w:rsidRPr="000F5B8B" w:rsidRDefault="006B1E66">
      <w:pPr>
        <w:spacing w:line="360" w:lineRule="auto"/>
        <w:rPr>
          <w:lang w:val="pt-BR"/>
        </w:rPr>
      </w:pPr>
    </w:p>
    <w:p w14:paraId="7FAF0211" w14:textId="77777777" w:rsidR="006B1E66" w:rsidRPr="000F5B8B" w:rsidRDefault="006B1E66">
      <w:pPr>
        <w:spacing w:line="360" w:lineRule="auto"/>
        <w:rPr>
          <w:lang w:val="pt-BR"/>
        </w:rPr>
      </w:pPr>
    </w:p>
    <w:p w14:paraId="77EF5270" w14:textId="77777777" w:rsidR="006B1E66" w:rsidRPr="000F5B8B" w:rsidRDefault="006B1E66">
      <w:pPr>
        <w:spacing w:line="360" w:lineRule="auto"/>
        <w:rPr>
          <w:lang w:val="pt-BR"/>
        </w:rPr>
      </w:pPr>
    </w:p>
    <w:p w14:paraId="333A9417" w14:textId="77777777" w:rsidR="006B1E66" w:rsidRPr="000F5B8B" w:rsidRDefault="006B1E66">
      <w:pPr>
        <w:spacing w:line="360" w:lineRule="auto"/>
        <w:rPr>
          <w:lang w:val="pt-BR"/>
        </w:rPr>
      </w:pPr>
    </w:p>
    <w:p w14:paraId="69500481" w14:textId="77777777" w:rsidR="006B1E66" w:rsidRPr="000F5B8B" w:rsidRDefault="00CC3326">
      <w:pPr>
        <w:spacing w:line="360" w:lineRule="auto"/>
        <w:jc w:val="center"/>
        <w:rPr>
          <w:lang w:val="pt-BR"/>
        </w:rPr>
      </w:pPr>
      <w:r>
        <w:rPr>
          <w:lang w:val="pt-BR"/>
        </w:rPr>
        <w:t>SÃO PAULO</w:t>
      </w:r>
    </w:p>
    <w:p w14:paraId="3DC9B403" w14:textId="77777777" w:rsidR="006B1E66" w:rsidRPr="000F5B8B" w:rsidRDefault="00CC3326">
      <w:pPr>
        <w:spacing w:line="360" w:lineRule="auto"/>
        <w:jc w:val="center"/>
        <w:rPr>
          <w:lang w:val="pt-BR"/>
        </w:rPr>
      </w:pPr>
      <w:r>
        <w:rPr>
          <w:lang w:val="pt-BR"/>
        </w:rPr>
        <w:t>2026</w:t>
      </w:r>
    </w:p>
    <w:p w14:paraId="7E0BA72F" w14:textId="77777777" w:rsidR="006B1E66" w:rsidRDefault="00CC3326">
      <w:pPr>
        <w:rPr>
          <w:lang w:val="pt-BR"/>
        </w:rPr>
      </w:pPr>
      <w:r>
        <w:rPr>
          <w:lang w:val="pt-BR"/>
        </w:rPr>
        <w:br w:type="page"/>
      </w:r>
    </w:p>
    <w:p w14:paraId="2019BCF3" w14:textId="77777777" w:rsidR="00E01C3A" w:rsidRDefault="00CC3326">
      <w:pPr>
        <w:spacing w:after="480"/>
        <w:jc w:val="center"/>
        <w:rPr>
          <w:b/>
          <w:bCs/>
          <w:lang w:val="pt-BR"/>
        </w:rPr>
      </w:pPr>
      <w:r>
        <w:rPr>
          <w:b/>
          <w:bCs/>
          <w:lang w:val="pt-BR"/>
        </w:rPr>
        <w:lastRenderedPageBreak/>
        <w:t>RESUMO</w:t>
      </w:r>
    </w:p>
    <w:p w14:paraId="167267F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E0AE5E4"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3222508" w14:textId="77777777" w:rsidR="00E01C3A" w:rsidRDefault="00CC3326">
      <w:pPr>
        <w:rPr>
          <w:lang w:val="pt-BR"/>
        </w:rPr>
      </w:pPr>
      <w:r>
        <w:rPr>
          <w:lang w:val="pt-BR"/>
        </w:rPr>
        <w:br w:type="page"/>
      </w:r>
    </w:p>
    <w:p w14:paraId="0FF38F82" w14:textId="77777777" w:rsidR="00E01C3A" w:rsidRDefault="00CC3326">
      <w:pPr>
        <w:spacing w:after="480"/>
        <w:jc w:val="center"/>
        <w:rPr>
          <w:b/>
          <w:bCs/>
          <w:lang w:val="pt-BR"/>
        </w:rPr>
      </w:pPr>
      <w:r>
        <w:rPr>
          <w:b/>
          <w:bCs/>
          <w:lang w:val="pt-BR"/>
        </w:rPr>
        <w:t>ABSTRACT</w:t>
      </w:r>
    </w:p>
    <w:p w14:paraId="0DD51B69"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438952ED" w14:textId="77777777" w:rsidR="00E01C3A" w:rsidRPr="00CE1B46" w:rsidRDefault="00CC3326">
      <w:pPr>
        <w:spacing w:after="240"/>
        <w:jc w:val="both"/>
      </w:pPr>
      <w:r>
        <w:rPr>
          <w:b/>
          <w:bCs/>
        </w:rPr>
        <w:t xml:space="preserve">Keywords: </w:t>
      </w:r>
      <w:r>
        <w:t>street lighting; remote management; Internet of Things; fuzzy logic; smart cities.</w:t>
      </w:r>
    </w:p>
    <w:p w14:paraId="063F2864" w14:textId="77777777" w:rsidR="00E01C3A" w:rsidRPr="00CE1B46" w:rsidRDefault="00CC3326">
      <w:r>
        <w:br w:type="page"/>
      </w:r>
    </w:p>
    <w:p w14:paraId="3FFD3315" w14:textId="77777777" w:rsidR="00E01C3A" w:rsidRDefault="00CC3326">
      <w:pPr>
        <w:spacing w:after="480"/>
        <w:jc w:val="center"/>
        <w:rPr>
          <w:b/>
          <w:bCs/>
          <w:lang w:val="pt-BR"/>
        </w:rPr>
      </w:pPr>
      <w:r>
        <w:rPr>
          <w:b/>
          <w:bCs/>
          <w:lang w:val="pt-BR"/>
        </w:rPr>
        <w:t>LISTA DE QUADROS</w:t>
      </w:r>
    </w:p>
    <w:p w14:paraId="6F9D93A7"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0B366482"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40BA8600"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EB37F5F"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572A4364"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0B68320B"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75473E3"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3DEEA587"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5112A0"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C442ACA"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6E2A56BB"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694E2B7B"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76E70F15"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193A8D12"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7642A980"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766D9C04" w14:textId="77777777" w:rsidR="00847C0D" w:rsidRDefault="00CC3326">
      <w:pPr>
        <w:tabs>
          <w:tab w:val="right" w:leader="dot" w:pos="9071"/>
        </w:tabs>
        <w:spacing w:after="100"/>
      </w:pPr>
      <w:r>
        <w:rPr>
          <w:lang w:val="pt-BR"/>
        </w:rPr>
        <w:t>Quadro 16 – Tabelas do banco de dados: atributos, domínios, restrições e uso</w:t>
      </w:r>
    </w:p>
    <w:p w14:paraId="660743DB" w14:textId="77777777" w:rsidR="00847C0D" w:rsidRDefault="00CC3326">
      <w:pPr>
        <w:tabs>
          <w:tab w:val="right" w:leader="dot" w:pos="9071"/>
        </w:tabs>
        <w:spacing w:after="100"/>
      </w:pPr>
      <w:r>
        <w:rPr>
          <w:lang w:val="pt-BR"/>
        </w:rPr>
        <w:t>Quadro 17 – Casos de teste</w:t>
      </w:r>
    </w:p>
    <w:p>
      <w:pPr>
        <w:tabs>
          <w:tab w:val="right" w:leader="dot" w:pos="9071"/>
        </w:tabs>
        <w:spacing w:after="100"/>
        <w:rPr>
          <w:ins w:id="30177" w:author="Vitor Oliveira" w:date="2026-09-29T12:00:00Z"/>
        </w:rPr>
      </w:pPr>
      <w:ins w:id="30178" w:author="Vitor Oliveira" w:date="2026-09-29T12:00:00Z">
        <w:r>
          <w:rPr>
            <w:lang w:val="pt-BR"/>
          </w:rPr>
          <w:t xml:space="preserve">Quadro 18 – Especificação da interface de integração</w:t>
        </w:r>
      </w:ins>
    </w:p>
    <w:p w14:paraId="3FC312E2" w14:textId="77777777" w:rsidR="00E01C3A" w:rsidRDefault="00CC3326">
      <w:pPr>
        <w:tabs>
          <w:tab w:val="right" w:leader="dot" w:pos="9071"/>
        </w:tabs>
        <w:spacing w:after="100"/>
        <w:rPr>
          <w:lang w:val="pt-BR"/>
        </w:rPr>
      </w:pPr>
      <w:del w:id="30175" w:author="Vitor Oliveira" w:date="2026-09-29T12:00:00Z">
        <w:r>
          <w:rPr>
            <w:lang w:val="pt-BR"/>
          </w:rPr>
          <w:delText xml:space="preserve">Quadro 18</w:delText>
        </w:r>
      </w:del>
      <w:ins w:id="30176" w:author="Vitor Oliveira" w:date="2026-09-29T12:00:00Z">
        <w:r>
          <w:rPr>
            <w:lang w:val="pt-BR"/>
          </w:rPr>
          <w:t xml:space="preserve">Quadro 19</w:t>
        </w:r>
      </w:ins>
      <w:r>
        <w:rPr>
          <w:lang w:val="pt-BR"/>
        </w:rPr>
        <w:t xml:space="preserve"> – Matriz de emprego técnico de inteligência artificial</w:t>
      </w:r>
      <w:r>
        <w:rPr>
          <w:lang w:val="pt-BR"/>
        </w:rPr>
        <w:tab/>
        <w:t>84</w:t>
      </w:r>
    </w:p>
    <w:p w14:paraId="39B83847" w14:textId="77777777" w:rsidR="00E01C3A" w:rsidRDefault="00CC3326">
      <w:pPr>
        <w:rPr>
          <w:lang w:val="pt-BR"/>
        </w:rPr>
      </w:pPr>
      <w:r>
        <w:rPr>
          <w:lang w:val="pt-BR"/>
        </w:rPr>
        <w:br w:type="page"/>
      </w:r>
    </w:p>
    <w:p w14:paraId="6B53BCE7" w14:textId="77777777" w:rsidR="00E01C3A" w:rsidRDefault="00CC3326">
      <w:pPr>
        <w:spacing w:after="480"/>
        <w:jc w:val="center"/>
        <w:rPr>
          <w:b/>
          <w:bCs/>
          <w:lang w:val="pt-BR"/>
        </w:rPr>
      </w:pPr>
      <w:r>
        <w:rPr>
          <w:b/>
          <w:bCs/>
          <w:lang w:val="pt-BR"/>
        </w:rPr>
        <w:t>LISTA DE FIGURAS</w:t>
      </w:r>
    </w:p>
    <w:p w14:paraId="0682E434"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66796326"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59DD94DA" w14:textId="77777777" w:rsidR="00E01C3A" w:rsidRDefault="00CC3326">
      <w:pPr>
        <w:rPr>
          <w:lang w:val="pt-BR"/>
        </w:rPr>
      </w:pPr>
      <w:r>
        <w:rPr>
          <w:lang w:val="pt-BR"/>
        </w:rPr>
        <w:br w:type="page"/>
      </w:r>
    </w:p>
    <w:p w14:paraId="24A44630" w14:textId="77777777" w:rsidR="000F5B8B" w:rsidRPr="000F5B8B" w:rsidRDefault="000F5B8B" w:rsidP="000F5B8B">
      <w:pPr>
        <w:jc w:val="center"/>
        <w:rPr>
          <w:b/>
          <w:bCs/>
          <w:lang w:val="pt-BR"/>
        </w:rPr>
      </w:pPr>
      <w:r>
        <w:rPr>
          <w:b/>
          <w:bCs/>
          <w:lang w:val="pt-BR"/>
        </w:rPr>
        <w:t>SUMÁRIO</w:t>
      </w:r>
    </w:p>
    <w:p w14:paraId="4D2574D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100D219" w14:textId="77777777" w:rsidR="00E01C3A" w:rsidRDefault="00E01C3A">
          <w:pPr>
            <w:pStyle w:val="TOCHeading"/>
          </w:pPr>
        </w:p>
        <w:p w14:paraId="136F10CA" w14:textId="149CDAEA" w:rsidR="008C6BD8"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450085" w:history="1">
            <w:r w:rsidR="008C6BD8" w:rsidRPr="002344DC">
              <w:rPr>
                <w:rStyle w:val="Hyperlink"/>
                <w:noProof/>
                <w:lang w:val="pt-BR"/>
              </w:rPr>
              <w:t>1 INTRODUÇÃO</w:t>
            </w:r>
            <w:r w:rsidR="008C6BD8">
              <w:rPr>
                <w:noProof/>
                <w:webHidden/>
              </w:rPr>
              <w:tab/>
            </w:r>
            <w:r w:rsidR="008C6BD8">
              <w:rPr>
                <w:noProof/>
                <w:webHidden/>
              </w:rPr>
              <w:fldChar w:fldCharType="begin"/>
            </w:r>
            <w:r w:rsidR="008C6BD8">
              <w:rPr>
                <w:noProof/>
                <w:webHidden/>
              </w:rPr>
              <w:instrText xml:space="preserve"> PAGEREF _Toc241450085 \h </w:instrText>
            </w:r>
            <w:r w:rsidR="008C6BD8">
              <w:rPr>
                <w:noProof/>
                <w:webHidden/>
              </w:rPr>
            </w:r>
            <w:r w:rsidR="008C6BD8">
              <w:rPr>
                <w:noProof/>
                <w:webHidden/>
              </w:rPr>
              <w:fldChar w:fldCharType="separate"/>
            </w:r>
            <w:r w:rsidR="008C6BD8">
              <w:rPr>
                <w:noProof/>
                <w:webHidden/>
              </w:rPr>
              <w:t>9</w:t>
            </w:r>
            <w:r w:rsidR="008C6BD8">
              <w:rPr>
                <w:noProof/>
                <w:webHidden/>
              </w:rPr>
              <w:fldChar w:fldCharType="end"/>
            </w:r>
          </w:hyperlink>
        </w:p>
        <w:p w14:paraId="26E3C1F8" w14:textId="36F24A7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86" w:history="1">
            <w:r w:rsidRPr="002344DC">
              <w:rPr>
                <w:rStyle w:val="Hyperlink"/>
                <w:noProof/>
                <w:lang w:val="pt-BR"/>
              </w:rPr>
              <w:t>1.1 Contextualização</w:t>
            </w:r>
            <w:r>
              <w:rPr>
                <w:noProof/>
                <w:webHidden/>
              </w:rPr>
              <w:tab/>
            </w:r>
            <w:r>
              <w:rPr>
                <w:noProof/>
                <w:webHidden/>
              </w:rPr>
              <w:fldChar w:fldCharType="begin"/>
            </w:r>
            <w:r>
              <w:rPr>
                <w:noProof/>
                <w:webHidden/>
              </w:rPr>
              <w:instrText xml:space="preserve"> PAGEREF _Toc241450086 \h </w:instrText>
            </w:r>
            <w:r>
              <w:rPr>
                <w:noProof/>
                <w:webHidden/>
              </w:rPr>
            </w:r>
            <w:r>
              <w:rPr>
                <w:noProof/>
                <w:webHidden/>
              </w:rPr>
              <w:fldChar w:fldCharType="separate"/>
            </w:r>
            <w:r>
              <w:rPr>
                <w:noProof/>
                <w:webHidden/>
              </w:rPr>
              <w:t>9</w:t>
            </w:r>
            <w:r>
              <w:rPr>
                <w:noProof/>
                <w:webHidden/>
              </w:rPr>
              <w:fldChar w:fldCharType="end"/>
            </w:r>
          </w:hyperlink>
        </w:p>
        <w:p w14:paraId="0A94FD7F" w14:textId="3F18852F"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87" w:history="1">
            <w:r w:rsidRPr="002344DC">
              <w:rPr>
                <w:rStyle w:val="Hyperlink"/>
                <w:noProof/>
                <w:lang w:val="pt-BR"/>
              </w:rPr>
              <w:t>1.2 Termos-chave</w:t>
            </w:r>
            <w:r>
              <w:rPr>
                <w:noProof/>
                <w:webHidden/>
              </w:rPr>
              <w:tab/>
            </w:r>
            <w:r>
              <w:rPr>
                <w:noProof/>
                <w:webHidden/>
              </w:rPr>
              <w:fldChar w:fldCharType="begin"/>
            </w:r>
            <w:r>
              <w:rPr>
                <w:noProof/>
                <w:webHidden/>
              </w:rPr>
              <w:instrText xml:space="preserve"> PAGEREF _Toc241450087 \h </w:instrText>
            </w:r>
            <w:r>
              <w:rPr>
                <w:noProof/>
                <w:webHidden/>
              </w:rPr>
            </w:r>
            <w:r>
              <w:rPr>
                <w:noProof/>
                <w:webHidden/>
              </w:rPr>
              <w:fldChar w:fldCharType="separate"/>
            </w:r>
            <w:r>
              <w:rPr>
                <w:noProof/>
                <w:webHidden/>
              </w:rPr>
              <w:t>9</w:t>
            </w:r>
            <w:r>
              <w:rPr>
                <w:noProof/>
                <w:webHidden/>
              </w:rPr>
              <w:fldChar w:fldCharType="end"/>
            </w:r>
          </w:hyperlink>
        </w:p>
        <w:p w14:paraId="10CD9FAC" w14:textId="44B043CF"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88" w:history="1">
            <w:r w:rsidRPr="002344DC">
              <w:rPr>
                <w:rStyle w:val="Hyperlink"/>
                <w:noProof/>
                <w:lang w:val="pt-BR"/>
              </w:rPr>
              <w:t>1.2.1 Cidades inteligentes</w:t>
            </w:r>
            <w:r>
              <w:rPr>
                <w:noProof/>
                <w:webHidden/>
              </w:rPr>
              <w:tab/>
            </w:r>
            <w:r>
              <w:rPr>
                <w:noProof/>
                <w:webHidden/>
              </w:rPr>
              <w:fldChar w:fldCharType="begin"/>
            </w:r>
            <w:r>
              <w:rPr>
                <w:noProof/>
                <w:webHidden/>
              </w:rPr>
              <w:instrText xml:space="preserve"> PAGEREF _Toc241450088 \h </w:instrText>
            </w:r>
            <w:r>
              <w:rPr>
                <w:noProof/>
                <w:webHidden/>
              </w:rPr>
            </w:r>
            <w:r>
              <w:rPr>
                <w:noProof/>
                <w:webHidden/>
              </w:rPr>
              <w:fldChar w:fldCharType="separate"/>
            </w:r>
            <w:r>
              <w:rPr>
                <w:noProof/>
                <w:webHidden/>
              </w:rPr>
              <w:t>9</w:t>
            </w:r>
            <w:r>
              <w:rPr>
                <w:noProof/>
                <w:webHidden/>
              </w:rPr>
              <w:fldChar w:fldCharType="end"/>
            </w:r>
          </w:hyperlink>
        </w:p>
        <w:p w14:paraId="3B73353E" w14:textId="0A80C8F9"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89" w:history="1">
            <w:r w:rsidRPr="002344DC">
              <w:rPr>
                <w:rStyle w:val="Hyperlink"/>
                <w:noProof/>
                <w:lang w:val="pt-BR"/>
              </w:rPr>
              <w:t>1.2.2 Internet das Coisas</w:t>
            </w:r>
            <w:r>
              <w:rPr>
                <w:noProof/>
                <w:webHidden/>
              </w:rPr>
              <w:tab/>
            </w:r>
            <w:r>
              <w:rPr>
                <w:noProof/>
                <w:webHidden/>
              </w:rPr>
              <w:fldChar w:fldCharType="begin"/>
            </w:r>
            <w:r>
              <w:rPr>
                <w:noProof/>
                <w:webHidden/>
              </w:rPr>
              <w:instrText xml:space="preserve"> PAGEREF _Toc241450089 \h </w:instrText>
            </w:r>
            <w:r>
              <w:rPr>
                <w:noProof/>
                <w:webHidden/>
              </w:rPr>
            </w:r>
            <w:r>
              <w:rPr>
                <w:noProof/>
                <w:webHidden/>
              </w:rPr>
              <w:fldChar w:fldCharType="separate"/>
            </w:r>
            <w:r>
              <w:rPr>
                <w:noProof/>
                <w:webHidden/>
              </w:rPr>
              <w:t>10</w:t>
            </w:r>
            <w:r>
              <w:rPr>
                <w:noProof/>
                <w:webHidden/>
              </w:rPr>
              <w:fldChar w:fldCharType="end"/>
            </w:r>
          </w:hyperlink>
        </w:p>
        <w:p w14:paraId="4DCE685C" w14:textId="71FD73BA"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0" w:history="1">
            <w:r w:rsidRPr="002344D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_Toc241450090 \h </w:instrText>
            </w:r>
            <w:r>
              <w:rPr>
                <w:noProof/>
                <w:webHidden/>
              </w:rPr>
            </w:r>
            <w:r>
              <w:rPr>
                <w:noProof/>
                <w:webHidden/>
              </w:rPr>
              <w:fldChar w:fldCharType="separate"/>
            </w:r>
            <w:r>
              <w:rPr>
                <w:noProof/>
                <w:webHidden/>
              </w:rPr>
              <w:t>10</w:t>
            </w:r>
            <w:r>
              <w:rPr>
                <w:noProof/>
                <w:webHidden/>
              </w:rPr>
              <w:fldChar w:fldCharType="end"/>
            </w:r>
          </w:hyperlink>
        </w:p>
        <w:p w14:paraId="02866D4A" w14:textId="75CA22A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1" w:history="1">
            <w:r w:rsidRPr="002344D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_Toc241450091 \h </w:instrText>
            </w:r>
            <w:r>
              <w:rPr>
                <w:noProof/>
                <w:webHidden/>
              </w:rPr>
            </w:r>
            <w:r>
              <w:rPr>
                <w:noProof/>
                <w:webHidden/>
              </w:rPr>
              <w:fldChar w:fldCharType="separate"/>
            </w:r>
            <w:r>
              <w:rPr>
                <w:noProof/>
                <w:webHidden/>
              </w:rPr>
              <w:t>11</w:t>
            </w:r>
            <w:r>
              <w:rPr>
                <w:noProof/>
                <w:webHidden/>
              </w:rPr>
              <w:fldChar w:fldCharType="end"/>
            </w:r>
          </w:hyperlink>
        </w:p>
        <w:p w14:paraId="7A1B5784" w14:textId="51BFCB9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2" w:history="1">
            <w:r w:rsidRPr="002344DC">
              <w:rPr>
                <w:rStyle w:val="Hyperlink"/>
                <w:noProof/>
                <w:lang w:val="pt-BR"/>
              </w:rPr>
              <w:t>1.4 Problema de pesquisa</w:t>
            </w:r>
            <w:r>
              <w:rPr>
                <w:noProof/>
                <w:webHidden/>
              </w:rPr>
              <w:tab/>
            </w:r>
            <w:r>
              <w:rPr>
                <w:noProof/>
                <w:webHidden/>
              </w:rPr>
              <w:fldChar w:fldCharType="begin"/>
            </w:r>
            <w:r>
              <w:rPr>
                <w:noProof/>
                <w:webHidden/>
              </w:rPr>
              <w:instrText xml:space="preserve"> PAGEREF _Toc241450092 \h </w:instrText>
            </w:r>
            <w:r>
              <w:rPr>
                <w:noProof/>
                <w:webHidden/>
              </w:rPr>
            </w:r>
            <w:r>
              <w:rPr>
                <w:noProof/>
                <w:webHidden/>
              </w:rPr>
              <w:fldChar w:fldCharType="separate"/>
            </w:r>
            <w:r>
              <w:rPr>
                <w:noProof/>
                <w:webHidden/>
              </w:rPr>
              <w:t>12</w:t>
            </w:r>
            <w:r>
              <w:rPr>
                <w:noProof/>
                <w:webHidden/>
              </w:rPr>
              <w:fldChar w:fldCharType="end"/>
            </w:r>
          </w:hyperlink>
        </w:p>
        <w:p w14:paraId="05F96689" w14:textId="13699EA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3" w:history="1">
            <w:r w:rsidRPr="002344DC">
              <w:rPr>
                <w:rStyle w:val="Hyperlink"/>
                <w:noProof/>
                <w:lang w:val="pt-BR"/>
              </w:rPr>
              <w:t>1.5 Objetivos</w:t>
            </w:r>
            <w:r>
              <w:rPr>
                <w:noProof/>
                <w:webHidden/>
              </w:rPr>
              <w:tab/>
            </w:r>
            <w:r>
              <w:rPr>
                <w:noProof/>
                <w:webHidden/>
              </w:rPr>
              <w:fldChar w:fldCharType="begin"/>
            </w:r>
            <w:r>
              <w:rPr>
                <w:noProof/>
                <w:webHidden/>
              </w:rPr>
              <w:instrText xml:space="preserve"> PAGEREF _Toc241450093 \h </w:instrText>
            </w:r>
            <w:r>
              <w:rPr>
                <w:noProof/>
                <w:webHidden/>
              </w:rPr>
            </w:r>
            <w:r>
              <w:rPr>
                <w:noProof/>
                <w:webHidden/>
              </w:rPr>
              <w:fldChar w:fldCharType="separate"/>
            </w:r>
            <w:r>
              <w:rPr>
                <w:noProof/>
                <w:webHidden/>
              </w:rPr>
              <w:t>12</w:t>
            </w:r>
            <w:r>
              <w:rPr>
                <w:noProof/>
                <w:webHidden/>
              </w:rPr>
              <w:fldChar w:fldCharType="end"/>
            </w:r>
          </w:hyperlink>
        </w:p>
        <w:p w14:paraId="4BDF3876" w14:textId="17414015"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4" w:history="1">
            <w:r w:rsidRPr="002344DC">
              <w:rPr>
                <w:rStyle w:val="Hyperlink"/>
                <w:noProof/>
                <w:lang w:val="pt-BR"/>
              </w:rPr>
              <w:t>1.5.1 Objetivo geral</w:t>
            </w:r>
            <w:r>
              <w:rPr>
                <w:noProof/>
                <w:webHidden/>
              </w:rPr>
              <w:tab/>
            </w:r>
            <w:r>
              <w:rPr>
                <w:noProof/>
                <w:webHidden/>
              </w:rPr>
              <w:fldChar w:fldCharType="begin"/>
            </w:r>
            <w:r>
              <w:rPr>
                <w:noProof/>
                <w:webHidden/>
              </w:rPr>
              <w:instrText xml:space="preserve"> PAGEREF _Toc241450094 \h </w:instrText>
            </w:r>
            <w:r>
              <w:rPr>
                <w:noProof/>
                <w:webHidden/>
              </w:rPr>
            </w:r>
            <w:r>
              <w:rPr>
                <w:noProof/>
                <w:webHidden/>
              </w:rPr>
              <w:fldChar w:fldCharType="separate"/>
            </w:r>
            <w:r>
              <w:rPr>
                <w:noProof/>
                <w:webHidden/>
              </w:rPr>
              <w:t>12</w:t>
            </w:r>
            <w:r>
              <w:rPr>
                <w:noProof/>
                <w:webHidden/>
              </w:rPr>
              <w:fldChar w:fldCharType="end"/>
            </w:r>
          </w:hyperlink>
        </w:p>
        <w:p w14:paraId="4D85E487" w14:textId="7B77F077"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095" w:history="1">
            <w:r w:rsidRPr="002344DC">
              <w:rPr>
                <w:rStyle w:val="Hyperlink"/>
                <w:noProof/>
                <w:lang w:val="pt-BR"/>
              </w:rPr>
              <w:t>1.5.2 Objetivos específicos</w:t>
            </w:r>
            <w:r>
              <w:rPr>
                <w:noProof/>
                <w:webHidden/>
              </w:rPr>
              <w:tab/>
            </w:r>
            <w:r>
              <w:rPr>
                <w:noProof/>
                <w:webHidden/>
              </w:rPr>
              <w:fldChar w:fldCharType="begin"/>
            </w:r>
            <w:r>
              <w:rPr>
                <w:noProof/>
                <w:webHidden/>
              </w:rPr>
              <w:instrText xml:space="preserve"> PAGEREF _Toc241450095 \h </w:instrText>
            </w:r>
            <w:r>
              <w:rPr>
                <w:noProof/>
                <w:webHidden/>
              </w:rPr>
            </w:r>
            <w:r>
              <w:rPr>
                <w:noProof/>
                <w:webHidden/>
              </w:rPr>
              <w:fldChar w:fldCharType="separate"/>
            </w:r>
            <w:r>
              <w:rPr>
                <w:noProof/>
                <w:webHidden/>
              </w:rPr>
              <w:t>13</w:t>
            </w:r>
            <w:r>
              <w:rPr>
                <w:noProof/>
                <w:webHidden/>
              </w:rPr>
              <w:fldChar w:fldCharType="end"/>
            </w:r>
          </w:hyperlink>
        </w:p>
        <w:p w14:paraId="249CEAD5" w14:textId="14C6367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6" w:history="1">
            <w:r w:rsidRPr="002344DC">
              <w:rPr>
                <w:rStyle w:val="Hyperlink"/>
                <w:noProof/>
                <w:lang w:val="pt-BR"/>
              </w:rPr>
              <w:t>1.6 Justificativa</w:t>
            </w:r>
            <w:r>
              <w:rPr>
                <w:noProof/>
                <w:webHidden/>
              </w:rPr>
              <w:tab/>
            </w:r>
            <w:r>
              <w:rPr>
                <w:noProof/>
                <w:webHidden/>
              </w:rPr>
              <w:fldChar w:fldCharType="begin"/>
            </w:r>
            <w:r>
              <w:rPr>
                <w:noProof/>
                <w:webHidden/>
              </w:rPr>
              <w:instrText xml:space="preserve"> PAGEREF _Toc241450096 \h </w:instrText>
            </w:r>
            <w:r>
              <w:rPr>
                <w:noProof/>
                <w:webHidden/>
              </w:rPr>
            </w:r>
            <w:r>
              <w:rPr>
                <w:noProof/>
                <w:webHidden/>
              </w:rPr>
              <w:fldChar w:fldCharType="separate"/>
            </w:r>
            <w:r>
              <w:rPr>
                <w:noProof/>
                <w:webHidden/>
              </w:rPr>
              <w:t>14</w:t>
            </w:r>
            <w:r>
              <w:rPr>
                <w:noProof/>
                <w:webHidden/>
              </w:rPr>
              <w:fldChar w:fldCharType="end"/>
            </w:r>
          </w:hyperlink>
        </w:p>
        <w:p w14:paraId="32E9B469" w14:textId="643FC36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7" w:history="1">
            <w:r w:rsidRPr="002344D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_Toc241450097 \h </w:instrText>
            </w:r>
            <w:r>
              <w:rPr>
                <w:noProof/>
                <w:webHidden/>
              </w:rPr>
            </w:r>
            <w:r>
              <w:rPr>
                <w:noProof/>
                <w:webHidden/>
              </w:rPr>
              <w:fldChar w:fldCharType="separate"/>
            </w:r>
            <w:r>
              <w:rPr>
                <w:noProof/>
                <w:webHidden/>
              </w:rPr>
              <w:t>15</w:t>
            </w:r>
            <w:r>
              <w:rPr>
                <w:noProof/>
                <w:webHidden/>
              </w:rPr>
              <w:fldChar w:fldCharType="end"/>
            </w:r>
          </w:hyperlink>
        </w:p>
        <w:p w14:paraId="4ABB017A" w14:textId="61E03865"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098" w:history="1">
            <w:r w:rsidRPr="002344DC">
              <w:rPr>
                <w:rStyle w:val="Hyperlink"/>
                <w:noProof/>
                <w:lang w:val="pt-BR"/>
              </w:rPr>
              <w:t>2 REVISÃO BIBLIOGRÁFICA</w:t>
            </w:r>
            <w:r>
              <w:rPr>
                <w:noProof/>
                <w:webHidden/>
              </w:rPr>
              <w:tab/>
            </w:r>
            <w:r>
              <w:rPr>
                <w:noProof/>
                <w:webHidden/>
              </w:rPr>
              <w:fldChar w:fldCharType="begin"/>
            </w:r>
            <w:r>
              <w:rPr>
                <w:noProof/>
                <w:webHidden/>
              </w:rPr>
              <w:instrText xml:space="preserve"> PAGEREF _Toc241450098 \h </w:instrText>
            </w:r>
            <w:r>
              <w:rPr>
                <w:noProof/>
                <w:webHidden/>
              </w:rPr>
            </w:r>
            <w:r>
              <w:rPr>
                <w:noProof/>
                <w:webHidden/>
              </w:rPr>
              <w:fldChar w:fldCharType="separate"/>
            </w:r>
            <w:r>
              <w:rPr>
                <w:noProof/>
                <w:webHidden/>
              </w:rPr>
              <w:t>17</w:t>
            </w:r>
            <w:r>
              <w:rPr>
                <w:noProof/>
                <w:webHidden/>
              </w:rPr>
              <w:fldChar w:fldCharType="end"/>
            </w:r>
          </w:hyperlink>
        </w:p>
        <w:p w14:paraId="03347D4A" w14:textId="49818FC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099" w:history="1">
            <w:r w:rsidRPr="002344D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_Toc241450099 \h </w:instrText>
            </w:r>
            <w:r>
              <w:rPr>
                <w:noProof/>
                <w:webHidden/>
              </w:rPr>
            </w:r>
            <w:r>
              <w:rPr>
                <w:noProof/>
                <w:webHidden/>
              </w:rPr>
              <w:fldChar w:fldCharType="separate"/>
            </w:r>
            <w:r>
              <w:rPr>
                <w:noProof/>
                <w:webHidden/>
              </w:rPr>
              <w:t>17</w:t>
            </w:r>
            <w:r>
              <w:rPr>
                <w:noProof/>
                <w:webHidden/>
              </w:rPr>
              <w:fldChar w:fldCharType="end"/>
            </w:r>
          </w:hyperlink>
        </w:p>
        <w:p w14:paraId="0FB73CCE" w14:textId="48561FA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0" w:history="1">
            <w:r w:rsidRPr="002344D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_Toc241450100 \h </w:instrText>
            </w:r>
            <w:r>
              <w:rPr>
                <w:noProof/>
                <w:webHidden/>
              </w:rPr>
            </w:r>
            <w:r>
              <w:rPr>
                <w:noProof/>
                <w:webHidden/>
              </w:rPr>
              <w:fldChar w:fldCharType="separate"/>
            </w:r>
            <w:r>
              <w:rPr>
                <w:noProof/>
                <w:webHidden/>
              </w:rPr>
              <w:t>18</w:t>
            </w:r>
            <w:r>
              <w:rPr>
                <w:noProof/>
                <w:webHidden/>
              </w:rPr>
              <w:fldChar w:fldCharType="end"/>
            </w:r>
          </w:hyperlink>
        </w:p>
        <w:p w14:paraId="03A451CE" w14:textId="04962AE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1" w:history="1">
            <w:r w:rsidRPr="002344D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_Toc241450101 \h </w:instrText>
            </w:r>
            <w:r>
              <w:rPr>
                <w:noProof/>
                <w:webHidden/>
              </w:rPr>
            </w:r>
            <w:r>
              <w:rPr>
                <w:noProof/>
                <w:webHidden/>
              </w:rPr>
              <w:fldChar w:fldCharType="separate"/>
            </w:r>
            <w:r>
              <w:rPr>
                <w:noProof/>
                <w:webHidden/>
              </w:rPr>
              <w:t>20</w:t>
            </w:r>
            <w:r>
              <w:rPr>
                <w:noProof/>
                <w:webHidden/>
              </w:rPr>
              <w:fldChar w:fldCharType="end"/>
            </w:r>
          </w:hyperlink>
        </w:p>
        <w:p w14:paraId="51E30155" w14:textId="2AD6F30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2" w:history="1">
            <w:r w:rsidRPr="002344D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_Toc241450102 \h </w:instrText>
            </w:r>
            <w:r>
              <w:rPr>
                <w:noProof/>
                <w:webHidden/>
              </w:rPr>
            </w:r>
            <w:r>
              <w:rPr>
                <w:noProof/>
                <w:webHidden/>
              </w:rPr>
              <w:fldChar w:fldCharType="separate"/>
            </w:r>
            <w:r>
              <w:rPr>
                <w:noProof/>
                <w:webHidden/>
              </w:rPr>
              <w:t>23</w:t>
            </w:r>
            <w:r>
              <w:rPr>
                <w:noProof/>
                <w:webHidden/>
              </w:rPr>
              <w:fldChar w:fldCharType="end"/>
            </w:r>
          </w:hyperlink>
        </w:p>
        <w:p w14:paraId="0CB70E3F" w14:textId="75D2857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3" w:history="1">
            <w:r w:rsidRPr="002344DC">
              <w:rPr>
                <w:rStyle w:val="Hyperlink"/>
                <w:noProof/>
                <w:lang w:val="pt-BR"/>
              </w:rPr>
              <w:t>2.5 Requisitos normativos</w:t>
            </w:r>
            <w:r>
              <w:rPr>
                <w:noProof/>
                <w:webHidden/>
              </w:rPr>
              <w:tab/>
            </w:r>
            <w:r>
              <w:rPr>
                <w:noProof/>
                <w:webHidden/>
              </w:rPr>
              <w:fldChar w:fldCharType="begin"/>
            </w:r>
            <w:r>
              <w:rPr>
                <w:noProof/>
                <w:webHidden/>
              </w:rPr>
              <w:instrText xml:space="preserve"> PAGEREF _Toc241450103 \h </w:instrText>
            </w:r>
            <w:r>
              <w:rPr>
                <w:noProof/>
                <w:webHidden/>
              </w:rPr>
            </w:r>
            <w:r>
              <w:rPr>
                <w:noProof/>
                <w:webHidden/>
              </w:rPr>
              <w:fldChar w:fldCharType="separate"/>
            </w:r>
            <w:r>
              <w:rPr>
                <w:noProof/>
                <w:webHidden/>
              </w:rPr>
              <w:t>24</w:t>
            </w:r>
            <w:r>
              <w:rPr>
                <w:noProof/>
                <w:webHidden/>
              </w:rPr>
              <w:fldChar w:fldCharType="end"/>
            </w:r>
          </w:hyperlink>
        </w:p>
        <w:p w14:paraId="65AA3DBB" w14:textId="1B48CC7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4" w:history="1">
            <w:r w:rsidRPr="002344D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_Toc241450104 \h </w:instrText>
            </w:r>
            <w:r>
              <w:rPr>
                <w:noProof/>
                <w:webHidden/>
              </w:rPr>
            </w:r>
            <w:r>
              <w:rPr>
                <w:noProof/>
                <w:webHidden/>
              </w:rPr>
              <w:fldChar w:fldCharType="separate"/>
            </w:r>
            <w:r>
              <w:rPr>
                <w:noProof/>
                <w:webHidden/>
              </w:rPr>
              <w:t>26</w:t>
            </w:r>
            <w:r>
              <w:rPr>
                <w:noProof/>
                <w:webHidden/>
              </w:rPr>
              <w:fldChar w:fldCharType="end"/>
            </w:r>
          </w:hyperlink>
        </w:p>
        <w:p w14:paraId="4F0F2DA3" w14:textId="7B95BBF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5" w:history="1">
            <w:r w:rsidRPr="002344D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_Toc241450105 \h </w:instrText>
            </w:r>
            <w:r>
              <w:rPr>
                <w:noProof/>
                <w:webHidden/>
              </w:rPr>
            </w:r>
            <w:r>
              <w:rPr>
                <w:noProof/>
                <w:webHidden/>
              </w:rPr>
              <w:fldChar w:fldCharType="separate"/>
            </w:r>
            <w:r>
              <w:rPr>
                <w:noProof/>
                <w:webHidden/>
              </w:rPr>
              <w:t>27</w:t>
            </w:r>
            <w:r>
              <w:rPr>
                <w:noProof/>
                <w:webHidden/>
              </w:rPr>
              <w:fldChar w:fldCharType="end"/>
            </w:r>
          </w:hyperlink>
        </w:p>
        <w:p w14:paraId="1456A5FA" w14:textId="747481D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6" w:history="1">
            <w:r w:rsidRPr="002344D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_Toc241450106 \h </w:instrText>
            </w:r>
            <w:r>
              <w:rPr>
                <w:noProof/>
                <w:webHidden/>
              </w:rPr>
            </w:r>
            <w:r>
              <w:rPr>
                <w:noProof/>
                <w:webHidden/>
              </w:rPr>
              <w:fldChar w:fldCharType="separate"/>
            </w:r>
            <w:r>
              <w:rPr>
                <w:noProof/>
                <w:webHidden/>
              </w:rPr>
              <w:t>28</w:t>
            </w:r>
            <w:r>
              <w:rPr>
                <w:noProof/>
                <w:webHidden/>
              </w:rPr>
              <w:fldChar w:fldCharType="end"/>
            </w:r>
          </w:hyperlink>
        </w:p>
        <w:p w14:paraId="5B2A208A" w14:textId="0563D83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7" w:history="1">
            <w:r w:rsidRPr="002344DC">
              <w:rPr>
                <w:rStyle w:val="Hyperlink"/>
                <w:noProof/>
                <w:lang w:val="pt-BR"/>
              </w:rPr>
              <w:t>2.9 Lacuna identificada</w:t>
            </w:r>
            <w:r>
              <w:rPr>
                <w:noProof/>
                <w:webHidden/>
              </w:rPr>
              <w:tab/>
            </w:r>
            <w:r>
              <w:rPr>
                <w:noProof/>
                <w:webHidden/>
              </w:rPr>
              <w:fldChar w:fldCharType="begin"/>
            </w:r>
            <w:r>
              <w:rPr>
                <w:noProof/>
                <w:webHidden/>
              </w:rPr>
              <w:instrText xml:space="preserve"> PAGEREF _Toc241450107 \h </w:instrText>
            </w:r>
            <w:r>
              <w:rPr>
                <w:noProof/>
                <w:webHidden/>
              </w:rPr>
            </w:r>
            <w:r>
              <w:rPr>
                <w:noProof/>
                <w:webHidden/>
              </w:rPr>
              <w:fldChar w:fldCharType="separate"/>
            </w:r>
            <w:r>
              <w:rPr>
                <w:noProof/>
                <w:webHidden/>
              </w:rPr>
              <w:t>30</w:t>
            </w:r>
            <w:r>
              <w:rPr>
                <w:noProof/>
                <w:webHidden/>
              </w:rPr>
              <w:fldChar w:fldCharType="end"/>
            </w:r>
          </w:hyperlink>
        </w:p>
        <w:p w14:paraId="7A2F3B3A" w14:textId="38BB571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08" w:history="1">
            <w:r w:rsidRPr="002344DC">
              <w:rPr>
                <w:rStyle w:val="Hyperlink"/>
                <w:noProof/>
                <w:lang w:val="pt-BR"/>
              </w:rPr>
              <w:t>2.10 Hipóteses da pesquisa</w:t>
            </w:r>
            <w:r>
              <w:rPr>
                <w:noProof/>
                <w:webHidden/>
              </w:rPr>
              <w:tab/>
            </w:r>
            <w:r>
              <w:rPr>
                <w:noProof/>
                <w:webHidden/>
              </w:rPr>
              <w:fldChar w:fldCharType="begin"/>
            </w:r>
            <w:r>
              <w:rPr>
                <w:noProof/>
                <w:webHidden/>
              </w:rPr>
              <w:instrText xml:space="preserve"> PAGEREF _Toc241450108 \h </w:instrText>
            </w:r>
            <w:r>
              <w:rPr>
                <w:noProof/>
                <w:webHidden/>
              </w:rPr>
            </w:r>
            <w:r>
              <w:rPr>
                <w:noProof/>
                <w:webHidden/>
              </w:rPr>
              <w:fldChar w:fldCharType="separate"/>
            </w:r>
            <w:r>
              <w:rPr>
                <w:noProof/>
                <w:webHidden/>
              </w:rPr>
              <w:t>31</w:t>
            </w:r>
            <w:r>
              <w:rPr>
                <w:noProof/>
                <w:webHidden/>
              </w:rPr>
              <w:fldChar w:fldCharType="end"/>
            </w:r>
          </w:hyperlink>
        </w:p>
        <w:p w14:paraId="01000BE5" w14:textId="3A3C5C91"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09" w:history="1">
            <w:r w:rsidRPr="002344DC">
              <w:rPr>
                <w:rStyle w:val="Hyperlink"/>
                <w:noProof/>
                <w:lang w:val="pt-BR"/>
              </w:rPr>
              <w:t>3 METODOLOGIA</w:t>
            </w:r>
            <w:r>
              <w:rPr>
                <w:noProof/>
                <w:webHidden/>
              </w:rPr>
              <w:tab/>
            </w:r>
            <w:r>
              <w:rPr>
                <w:noProof/>
                <w:webHidden/>
              </w:rPr>
              <w:fldChar w:fldCharType="begin"/>
            </w:r>
            <w:r>
              <w:rPr>
                <w:noProof/>
                <w:webHidden/>
              </w:rPr>
              <w:instrText xml:space="preserve"> PAGEREF _Toc241450109 \h </w:instrText>
            </w:r>
            <w:r>
              <w:rPr>
                <w:noProof/>
                <w:webHidden/>
              </w:rPr>
            </w:r>
            <w:r>
              <w:rPr>
                <w:noProof/>
                <w:webHidden/>
              </w:rPr>
              <w:fldChar w:fldCharType="separate"/>
            </w:r>
            <w:r>
              <w:rPr>
                <w:noProof/>
                <w:webHidden/>
              </w:rPr>
              <w:t>32</w:t>
            </w:r>
            <w:r>
              <w:rPr>
                <w:noProof/>
                <w:webHidden/>
              </w:rPr>
              <w:fldChar w:fldCharType="end"/>
            </w:r>
          </w:hyperlink>
        </w:p>
        <w:p w14:paraId="79D5125A" w14:textId="03CDD29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0" w:history="1">
            <w:r w:rsidRPr="002344DC">
              <w:rPr>
                <w:rStyle w:val="Hyperlink"/>
                <w:noProof/>
                <w:lang w:val="pt-BR"/>
              </w:rPr>
              <w:t>3.1 Classificação da pesquisa</w:t>
            </w:r>
            <w:r>
              <w:rPr>
                <w:noProof/>
                <w:webHidden/>
              </w:rPr>
              <w:tab/>
            </w:r>
            <w:r>
              <w:rPr>
                <w:noProof/>
                <w:webHidden/>
              </w:rPr>
              <w:fldChar w:fldCharType="begin"/>
            </w:r>
            <w:r>
              <w:rPr>
                <w:noProof/>
                <w:webHidden/>
              </w:rPr>
              <w:instrText xml:space="preserve"> PAGEREF _Toc241450110 \h </w:instrText>
            </w:r>
            <w:r>
              <w:rPr>
                <w:noProof/>
                <w:webHidden/>
              </w:rPr>
            </w:r>
            <w:r>
              <w:rPr>
                <w:noProof/>
                <w:webHidden/>
              </w:rPr>
              <w:fldChar w:fldCharType="separate"/>
            </w:r>
            <w:r>
              <w:rPr>
                <w:noProof/>
                <w:webHidden/>
              </w:rPr>
              <w:t>32</w:t>
            </w:r>
            <w:r>
              <w:rPr>
                <w:noProof/>
                <w:webHidden/>
              </w:rPr>
              <w:fldChar w:fldCharType="end"/>
            </w:r>
          </w:hyperlink>
        </w:p>
        <w:p w14:paraId="7E2DEF71" w14:textId="526FE70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1" w:history="1">
            <w:r w:rsidRPr="002344DC">
              <w:rPr>
                <w:rStyle w:val="Hyperlink"/>
                <w:noProof/>
                <w:lang w:val="pt-BR"/>
              </w:rPr>
              <w:t>3.2 Arquitetura do sistema</w:t>
            </w:r>
            <w:r>
              <w:rPr>
                <w:noProof/>
                <w:webHidden/>
              </w:rPr>
              <w:tab/>
            </w:r>
            <w:r>
              <w:rPr>
                <w:noProof/>
                <w:webHidden/>
              </w:rPr>
              <w:fldChar w:fldCharType="begin"/>
            </w:r>
            <w:r>
              <w:rPr>
                <w:noProof/>
                <w:webHidden/>
              </w:rPr>
              <w:instrText xml:space="preserve"> PAGEREF _Toc241450111 \h </w:instrText>
            </w:r>
            <w:r>
              <w:rPr>
                <w:noProof/>
                <w:webHidden/>
              </w:rPr>
            </w:r>
            <w:r>
              <w:rPr>
                <w:noProof/>
                <w:webHidden/>
              </w:rPr>
              <w:fldChar w:fldCharType="separate"/>
            </w:r>
            <w:r>
              <w:rPr>
                <w:noProof/>
                <w:webHidden/>
              </w:rPr>
              <w:t>32</w:t>
            </w:r>
            <w:r>
              <w:rPr>
                <w:noProof/>
                <w:webHidden/>
              </w:rPr>
              <w:fldChar w:fldCharType="end"/>
            </w:r>
          </w:hyperlink>
        </w:p>
        <w:p w14:paraId="4347CB3F" w14:textId="48B4EE4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2" w:history="1">
            <w:r w:rsidRPr="002344D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_Toc241450112 \h </w:instrText>
            </w:r>
            <w:r>
              <w:rPr>
                <w:noProof/>
                <w:webHidden/>
              </w:rPr>
            </w:r>
            <w:r>
              <w:rPr>
                <w:noProof/>
                <w:webHidden/>
              </w:rPr>
              <w:fldChar w:fldCharType="separate"/>
            </w:r>
            <w:r>
              <w:rPr>
                <w:noProof/>
                <w:webHidden/>
              </w:rPr>
              <w:t>34</w:t>
            </w:r>
            <w:r>
              <w:rPr>
                <w:noProof/>
                <w:webHidden/>
              </w:rPr>
              <w:fldChar w:fldCharType="end"/>
            </w:r>
          </w:hyperlink>
        </w:p>
        <w:p w14:paraId="344CF9D8" w14:textId="185F961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3" w:history="1">
            <w:r w:rsidRPr="002344DC">
              <w:rPr>
                <w:rStyle w:val="Hyperlink"/>
                <w:noProof/>
                <w:lang w:val="pt-BR"/>
              </w:rPr>
              <w:t>3.4 O nó de demonstração</w:t>
            </w:r>
            <w:r>
              <w:rPr>
                <w:noProof/>
                <w:webHidden/>
              </w:rPr>
              <w:tab/>
            </w:r>
            <w:r>
              <w:rPr>
                <w:noProof/>
                <w:webHidden/>
              </w:rPr>
              <w:fldChar w:fldCharType="begin"/>
            </w:r>
            <w:r>
              <w:rPr>
                <w:noProof/>
                <w:webHidden/>
              </w:rPr>
              <w:instrText xml:space="preserve"> PAGEREF _Toc241450113 \h </w:instrText>
            </w:r>
            <w:r>
              <w:rPr>
                <w:noProof/>
                <w:webHidden/>
              </w:rPr>
            </w:r>
            <w:r>
              <w:rPr>
                <w:noProof/>
                <w:webHidden/>
              </w:rPr>
              <w:fldChar w:fldCharType="separate"/>
            </w:r>
            <w:r>
              <w:rPr>
                <w:noProof/>
                <w:webHidden/>
              </w:rPr>
              <w:t>38</w:t>
            </w:r>
            <w:r>
              <w:rPr>
                <w:noProof/>
                <w:webHidden/>
              </w:rPr>
              <w:fldChar w:fldCharType="end"/>
            </w:r>
          </w:hyperlink>
        </w:p>
        <w:p w14:paraId="081991AA" w14:textId="643BCD5F"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4" w:history="1">
            <w:r w:rsidRPr="002344D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_Toc241450114 \h </w:instrText>
            </w:r>
            <w:r>
              <w:rPr>
                <w:noProof/>
                <w:webHidden/>
              </w:rPr>
            </w:r>
            <w:r>
              <w:rPr>
                <w:noProof/>
                <w:webHidden/>
              </w:rPr>
              <w:fldChar w:fldCharType="separate"/>
            </w:r>
            <w:r>
              <w:rPr>
                <w:noProof/>
                <w:webHidden/>
              </w:rPr>
              <w:t>39</w:t>
            </w:r>
            <w:r>
              <w:rPr>
                <w:noProof/>
                <w:webHidden/>
              </w:rPr>
              <w:fldChar w:fldCharType="end"/>
            </w:r>
          </w:hyperlink>
        </w:p>
        <w:p w14:paraId="57F5D117" w14:textId="4AD1E432"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5" w:history="1">
            <w:r w:rsidRPr="002344D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_Toc241450115 \h </w:instrText>
            </w:r>
            <w:r>
              <w:rPr>
                <w:noProof/>
                <w:webHidden/>
              </w:rPr>
            </w:r>
            <w:r>
              <w:rPr>
                <w:noProof/>
                <w:webHidden/>
              </w:rPr>
              <w:fldChar w:fldCharType="separate"/>
            </w:r>
            <w:r>
              <w:rPr>
                <w:noProof/>
                <w:webHidden/>
              </w:rPr>
              <w:t>41</w:t>
            </w:r>
            <w:r>
              <w:rPr>
                <w:noProof/>
                <w:webHidden/>
              </w:rPr>
              <w:fldChar w:fldCharType="end"/>
            </w:r>
          </w:hyperlink>
        </w:p>
        <w:p w14:paraId="0C635140" w14:textId="47A68844"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6" w:history="1">
            <w:r w:rsidRPr="002344D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_Toc241450116 \h </w:instrText>
            </w:r>
            <w:r>
              <w:rPr>
                <w:noProof/>
                <w:webHidden/>
              </w:rPr>
            </w:r>
            <w:r>
              <w:rPr>
                <w:noProof/>
                <w:webHidden/>
              </w:rPr>
              <w:fldChar w:fldCharType="separate"/>
            </w:r>
            <w:r>
              <w:rPr>
                <w:noProof/>
                <w:webHidden/>
              </w:rPr>
              <w:t>44</w:t>
            </w:r>
            <w:r>
              <w:rPr>
                <w:noProof/>
                <w:webHidden/>
              </w:rPr>
              <w:fldChar w:fldCharType="end"/>
            </w:r>
          </w:hyperlink>
        </w:p>
        <w:p w14:paraId="5930BB52" w14:textId="0B6141F2"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7" w:history="1">
            <w:r w:rsidRPr="002344D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_Toc241450117 \h </w:instrText>
            </w:r>
            <w:r>
              <w:rPr>
                <w:noProof/>
                <w:webHidden/>
              </w:rPr>
            </w:r>
            <w:r>
              <w:rPr>
                <w:noProof/>
                <w:webHidden/>
              </w:rPr>
              <w:fldChar w:fldCharType="separate"/>
            </w:r>
            <w:r>
              <w:rPr>
                <w:noProof/>
                <w:webHidden/>
              </w:rPr>
              <w:t>44</w:t>
            </w:r>
            <w:r>
              <w:rPr>
                <w:noProof/>
                <w:webHidden/>
              </w:rPr>
              <w:fldChar w:fldCharType="end"/>
            </w:r>
          </w:hyperlink>
        </w:p>
        <w:p w14:paraId="3D8F2609" w14:textId="7CE5869E"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18" w:history="1">
            <w:r w:rsidRPr="002344D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_Toc241450118 \h </w:instrText>
            </w:r>
            <w:r>
              <w:rPr>
                <w:noProof/>
                <w:webHidden/>
              </w:rPr>
            </w:r>
            <w:r>
              <w:rPr>
                <w:noProof/>
                <w:webHidden/>
              </w:rPr>
              <w:fldChar w:fldCharType="separate"/>
            </w:r>
            <w:r>
              <w:rPr>
                <w:noProof/>
                <w:webHidden/>
              </w:rPr>
              <w:t>46</w:t>
            </w:r>
            <w:r>
              <w:rPr>
                <w:noProof/>
                <w:webHidden/>
              </w:rPr>
              <w:fldChar w:fldCharType="end"/>
            </w:r>
          </w:hyperlink>
        </w:p>
        <w:p w14:paraId="37B2FAAA" w14:textId="649CD378"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19" w:history="1">
            <w:r w:rsidRPr="002344D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_Toc241450119 \h </w:instrText>
            </w:r>
            <w:r>
              <w:rPr>
                <w:noProof/>
                <w:webHidden/>
              </w:rPr>
            </w:r>
            <w:r>
              <w:rPr>
                <w:noProof/>
                <w:webHidden/>
              </w:rPr>
              <w:fldChar w:fldCharType="separate"/>
            </w:r>
            <w:r>
              <w:rPr>
                <w:noProof/>
                <w:webHidden/>
              </w:rPr>
              <w:t>48</w:t>
            </w:r>
            <w:r>
              <w:rPr>
                <w:noProof/>
                <w:webHidden/>
              </w:rPr>
              <w:fldChar w:fldCharType="end"/>
            </w:r>
          </w:hyperlink>
        </w:p>
        <w:p w14:paraId="68472BF7" w14:textId="41132F3E"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20" w:history="1">
            <w:r w:rsidRPr="002344D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_Toc241450120 \h </w:instrText>
            </w:r>
            <w:r>
              <w:rPr>
                <w:noProof/>
                <w:webHidden/>
              </w:rPr>
            </w:r>
            <w:r>
              <w:rPr>
                <w:noProof/>
                <w:webHidden/>
              </w:rPr>
              <w:fldChar w:fldCharType="separate"/>
            </w:r>
            <w:r>
              <w:rPr>
                <w:noProof/>
                <w:webHidden/>
              </w:rPr>
              <w:t>48</w:t>
            </w:r>
            <w:r>
              <w:rPr>
                <w:noProof/>
                <w:webHidden/>
              </w:rPr>
              <w:fldChar w:fldCharType="end"/>
            </w:r>
          </w:hyperlink>
        </w:p>
        <w:p w14:paraId="0D6E8544" w14:textId="0B555E16"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21" w:history="1">
            <w:r w:rsidRPr="002344DC">
              <w:rPr>
                <w:rStyle w:val="Hyperlink"/>
                <w:noProof/>
                <w:lang w:val="pt-BR"/>
              </w:rPr>
              <w:t>3.5.2 Leitura do trecho e identificação espacial</w:t>
            </w:r>
            <w:r>
              <w:rPr>
                <w:noProof/>
                <w:webHidden/>
              </w:rPr>
              <w:tab/>
            </w:r>
            <w:r>
              <w:rPr>
                <w:noProof/>
                <w:webHidden/>
              </w:rPr>
              <w:fldChar w:fldCharType="begin"/>
            </w:r>
            <w:r>
              <w:rPr>
                <w:noProof/>
                <w:webHidden/>
              </w:rPr>
              <w:instrText xml:space="preserve"> PAGEREF _Toc241450121 \h </w:instrText>
            </w:r>
            <w:r>
              <w:rPr>
                <w:noProof/>
                <w:webHidden/>
              </w:rPr>
            </w:r>
            <w:r>
              <w:rPr>
                <w:noProof/>
                <w:webHidden/>
              </w:rPr>
              <w:fldChar w:fldCharType="separate"/>
            </w:r>
            <w:r>
              <w:rPr>
                <w:noProof/>
                <w:webHidden/>
              </w:rPr>
              <w:t>49</w:t>
            </w:r>
            <w:r>
              <w:rPr>
                <w:noProof/>
                <w:webHidden/>
              </w:rPr>
              <w:fldChar w:fldCharType="end"/>
            </w:r>
          </w:hyperlink>
        </w:p>
        <w:p w14:paraId="63FB2FB5" w14:textId="5DBC83B2"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2" w:history="1">
            <w:r w:rsidRPr="002344DC">
              <w:rPr>
                <w:rStyle w:val="Hyperlink"/>
                <w:noProof/>
                <w:lang w:val="pt-BR"/>
              </w:rPr>
              <w:t>3.6 Camada de previsão</w:t>
            </w:r>
            <w:r>
              <w:rPr>
                <w:noProof/>
                <w:webHidden/>
              </w:rPr>
              <w:tab/>
            </w:r>
            <w:r>
              <w:rPr>
                <w:noProof/>
                <w:webHidden/>
              </w:rPr>
              <w:fldChar w:fldCharType="begin"/>
            </w:r>
            <w:r>
              <w:rPr>
                <w:noProof/>
                <w:webHidden/>
              </w:rPr>
              <w:instrText xml:space="preserve"> PAGEREF _Toc241450122 \h </w:instrText>
            </w:r>
            <w:r>
              <w:rPr>
                <w:noProof/>
                <w:webHidden/>
              </w:rPr>
            </w:r>
            <w:r>
              <w:rPr>
                <w:noProof/>
                <w:webHidden/>
              </w:rPr>
              <w:fldChar w:fldCharType="separate"/>
            </w:r>
            <w:r>
              <w:rPr>
                <w:noProof/>
                <w:webHidden/>
              </w:rPr>
              <w:t>50</w:t>
            </w:r>
            <w:r>
              <w:rPr>
                <w:noProof/>
                <w:webHidden/>
              </w:rPr>
              <w:fldChar w:fldCharType="end"/>
            </w:r>
          </w:hyperlink>
        </w:p>
        <w:p w14:paraId="366220D3" w14:textId="5BF98E6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3" w:history="1">
            <w:r w:rsidRPr="002344DC">
              <w:rPr>
                <w:rStyle w:val="Hyperlink"/>
                <w:noProof/>
                <w:lang w:val="pt-BR"/>
              </w:rPr>
              <w:t>3.7 Mecanismo de decisão</w:t>
            </w:r>
            <w:r>
              <w:rPr>
                <w:noProof/>
                <w:webHidden/>
              </w:rPr>
              <w:tab/>
            </w:r>
            <w:r>
              <w:rPr>
                <w:noProof/>
                <w:webHidden/>
              </w:rPr>
              <w:fldChar w:fldCharType="begin"/>
            </w:r>
            <w:r>
              <w:rPr>
                <w:noProof/>
                <w:webHidden/>
              </w:rPr>
              <w:instrText xml:space="preserve"> PAGEREF _Toc241450123 \h </w:instrText>
            </w:r>
            <w:r>
              <w:rPr>
                <w:noProof/>
                <w:webHidden/>
              </w:rPr>
            </w:r>
            <w:r>
              <w:rPr>
                <w:noProof/>
                <w:webHidden/>
              </w:rPr>
              <w:fldChar w:fldCharType="separate"/>
            </w:r>
            <w:r>
              <w:rPr>
                <w:noProof/>
                <w:webHidden/>
              </w:rPr>
              <w:t>52</w:t>
            </w:r>
            <w:r>
              <w:rPr>
                <w:noProof/>
                <w:webHidden/>
              </w:rPr>
              <w:fldChar w:fldCharType="end"/>
            </w:r>
          </w:hyperlink>
        </w:p>
        <w:p w14:paraId="6D9211F8" w14:textId="3346CB0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4" w:history="1">
            <w:r w:rsidRPr="002344DC">
              <w:rPr>
                <w:rStyle w:val="Hyperlink"/>
                <w:noProof/>
                <w:lang w:val="pt-BR"/>
              </w:rPr>
              <w:t>3.8 Classe de iluminação adotada</w:t>
            </w:r>
            <w:r>
              <w:rPr>
                <w:noProof/>
                <w:webHidden/>
              </w:rPr>
              <w:tab/>
            </w:r>
            <w:r>
              <w:rPr>
                <w:noProof/>
                <w:webHidden/>
              </w:rPr>
              <w:fldChar w:fldCharType="begin"/>
            </w:r>
            <w:r>
              <w:rPr>
                <w:noProof/>
                <w:webHidden/>
              </w:rPr>
              <w:instrText xml:space="preserve"> PAGEREF _Toc241450124 \h </w:instrText>
            </w:r>
            <w:r>
              <w:rPr>
                <w:noProof/>
                <w:webHidden/>
              </w:rPr>
            </w:r>
            <w:r>
              <w:rPr>
                <w:noProof/>
                <w:webHidden/>
              </w:rPr>
              <w:fldChar w:fldCharType="separate"/>
            </w:r>
            <w:r>
              <w:rPr>
                <w:noProof/>
                <w:webHidden/>
              </w:rPr>
              <w:t>57</w:t>
            </w:r>
            <w:r>
              <w:rPr>
                <w:noProof/>
                <w:webHidden/>
              </w:rPr>
              <w:fldChar w:fldCharType="end"/>
            </w:r>
          </w:hyperlink>
        </w:p>
        <w:p w14:paraId="17C856B3" w14:textId="7B83E97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5" w:history="1">
            <w:r w:rsidRPr="002344DC">
              <w:rPr>
                <w:rStyle w:val="Hyperlink"/>
                <w:noProof/>
                <w:lang w:val="pt-BR"/>
              </w:rPr>
              <w:t>3.9 Procedimentos e avaliação</w:t>
            </w:r>
            <w:r>
              <w:rPr>
                <w:noProof/>
                <w:webHidden/>
              </w:rPr>
              <w:tab/>
            </w:r>
            <w:r>
              <w:rPr>
                <w:noProof/>
                <w:webHidden/>
              </w:rPr>
              <w:fldChar w:fldCharType="begin"/>
            </w:r>
            <w:r>
              <w:rPr>
                <w:noProof/>
                <w:webHidden/>
              </w:rPr>
              <w:instrText xml:space="preserve"> PAGEREF _Toc241450125 \h </w:instrText>
            </w:r>
            <w:r>
              <w:rPr>
                <w:noProof/>
                <w:webHidden/>
              </w:rPr>
            </w:r>
            <w:r>
              <w:rPr>
                <w:noProof/>
                <w:webHidden/>
              </w:rPr>
              <w:fldChar w:fldCharType="separate"/>
            </w:r>
            <w:r>
              <w:rPr>
                <w:noProof/>
                <w:webHidden/>
              </w:rPr>
              <w:t>57</w:t>
            </w:r>
            <w:r>
              <w:rPr>
                <w:noProof/>
                <w:webHidden/>
              </w:rPr>
              <w:fldChar w:fldCharType="end"/>
            </w:r>
          </w:hyperlink>
        </w:p>
        <w:p w14:paraId="7BB2D163" w14:textId="4CF3546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6" w:history="1">
            <w:r w:rsidRPr="002344DC">
              <w:rPr>
                <w:rStyle w:val="Hyperlink"/>
                <w:noProof/>
                <w:lang w:val="pt-BR"/>
              </w:rPr>
              <w:t>3.10 Tratamento de dados pessoais</w:t>
            </w:r>
            <w:r>
              <w:rPr>
                <w:noProof/>
                <w:webHidden/>
              </w:rPr>
              <w:tab/>
            </w:r>
            <w:r>
              <w:rPr>
                <w:noProof/>
                <w:webHidden/>
              </w:rPr>
              <w:fldChar w:fldCharType="begin"/>
            </w:r>
            <w:r>
              <w:rPr>
                <w:noProof/>
                <w:webHidden/>
              </w:rPr>
              <w:instrText xml:space="preserve"> PAGEREF _Toc241450126 \h </w:instrText>
            </w:r>
            <w:r>
              <w:rPr>
                <w:noProof/>
                <w:webHidden/>
              </w:rPr>
            </w:r>
            <w:r>
              <w:rPr>
                <w:noProof/>
                <w:webHidden/>
              </w:rPr>
              <w:fldChar w:fldCharType="separate"/>
            </w:r>
            <w:r>
              <w:rPr>
                <w:noProof/>
                <w:webHidden/>
              </w:rPr>
              <w:t>60</w:t>
            </w:r>
            <w:r>
              <w:rPr>
                <w:noProof/>
                <w:webHidden/>
              </w:rPr>
              <w:fldChar w:fldCharType="end"/>
            </w:r>
          </w:hyperlink>
        </w:p>
        <w:p w14:paraId="1617C44B" w14:textId="3E503843"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7" w:history="1">
            <w:r w:rsidRPr="002344D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_Toc241450127 \h </w:instrText>
            </w:r>
            <w:r>
              <w:rPr>
                <w:noProof/>
                <w:webHidden/>
              </w:rPr>
            </w:r>
            <w:r>
              <w:rPr>
                <w:noProof/>
                <w:webHidden/>
              </w:rPr>
              <w:fldChar w:fldCharType="separate"/>
            </w:r>
            <w:r>
              <w:rPr>
                <w:noProof/>
                <w:webHidden/>
              </w:rPr>
              <w:t>61</w:t>
            </w:r>
            <w:r>
              <w:rPr>
                <w:noProof/>
                <w:webHidden/>
              </w:rPr>
              <w:fldChar w:fldCharType="end"/>
            </w:r>
          </w:hyperlink>
        </w:p>
        <w:p w14:paraId="28D23881" w14:textId="43C4C296"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28" w:history="1">
            <w:r w:rsidRPr="002344DC">
              <w:rPr>
                <w:rStyle w:val="Hyperlink"/>
                <w:noProof/>
                <w:lang w:val="pt-BR"/>
              </w:rPr>
              <w:t>4 ENGENHARIA DE SOFTWARE</w:t>
            </w:r>
            <w:r>
              <w:rPr>
                <w:noProof/>
                <w:webHidden/>
              </w:rPr>
              <w:tab/>
            </w:r>
            <w:r>
              <w:rPr>
                <w:noProof/>
                <w:webHidden/>
              </w:rPr>
              <w:fldChar w:fldCharType="begin"/>
            </w:r>
            <w:r>
              <w:rPr>
                <w:noProof/>
                <w:webHidden/>
              </w:rPr>
              <w:instrText xml:space="preserve"> PAGEREF _Toc241450128 \h </w:instrText>
            </w:r>
            <w:r>
              <w:rPr>
                <w:noProof/>
                <w:webHidden/>
              </w:rPr>
            </w:r>
            <w:r>
              <w:rPr>
                <w:noProof/>
                <w:webHidden/>
              </w:rPr>
              <w:fldChar w:fldCharType="separate"/>
            </w:r>
            <w:r>
              <w:rPr>
                <w:noProof/>
                <w:webHidden/>
              </w:rPr>
              <w:t>65</w:t>
            </w:r>
            <w:r>
              <w:rPr>
                <w:noProof/>
                <w:webHidden/>
              </w:rPr>
              <w:fldChar w:fldCharType="end"/>
            </w:r>
          </w:hyperlink>
        </w:p>
        <w:p w14:paraId="23CE7CBD" w14:textId="6A995602"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29" w:history="1">
            <w:r w:rsidRPr="002344D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_Toc241450129 \h </w:instrText>
            </w:r>
            <w:r>
              <w:rPr>
                <w:noProof/>
                <w:webHidden/>
              </w:rPr>
            </w:r>
            <w:r>
              <w:rPr>
                <w:noProof/>
                <w:webHidden/>
              </w:rPr>
              <w:fldChar w:fldCharType="separate"/>
            </w:r>
            <w:r>
              <w:rPr>
                <w:noProof/>
                <w:webHidden/>
              </w:rPr>
              <w:t>65</w:t>
            </w:r>
            <w:r>
              <w:rPr>
                <w:noProof/>
                <w:webHidden/>
              </w:rPr>
              <w:fldChar w:fldCharType="end"/>
            </w:r>
          </w:hyperlink>
        </w:p>
        <w:p w14:paraId="43942A43" w14:textId="76443FC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0" w:history="1">
            <w:r w:rsidRPr="002344D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_Toc241450130 \h </w:instrText>
            </w:r>
            <w:r>
              <w:rPr>
                <w:noProof/>
                <w:webHidden/>
              </w:rPr>
            </w:r>
            <w:r>
              <w:rPr>
                <w:noProof/>
                <w:webHidden/>
              </w:rPr>
              <w:fldChar w:fldCharType="separate"/>
            </w:r>
            <w:r>
              <w:rPr>
                <w:noProof/>
                <w:webHidden/>
              </w:rPr>
              <w:t>65</w:t>
            </w:r>
            <w:r>
              <w:rPr>
                <w:noProof/>
                <w:webHidden/>
              </w:rPr>
              <w:fldChar w:fldCharType="end"/>
            </w:r>
          </w:hyperlink>
        </w:p>
        <w:p w14:paraId="262630BF" w14:textId="70FB6D9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1" w:history="1">
            <w:r w:rsidRPr="002344DC">
              <w:rPr>
                <w:rStyle w:val="Hyperlink"/>
                <w:noProof/>
                <w:lang w:val="pt-BR"/>
              </w:rPr>
              <w:t>4.3 Requisitos funcionais</w:t>
            </w:r>
            <w:r>
              <w:rPr>
                <w:noProof/>
                <w:webHidden/>
              </w:rPr>
              <w:tab/>
            </w:r>
            <w:r>
              <w:rPr>
                <w:noProof/>
                <w:webHidden/>
              </w:rPr>
              <w:fldChar w:fldCharType="begin"/>
            </w:r>
            <w:r>
              <w:rPr>
                <w:noProof/>
                <w:webHidden/>
              </w:rPr>
              <w:instrText xml:space="preserve"> PAGEREF _Toc241450131 \h </w:instrText>
            </w:r>
            <w:r>
              <w:rPr>
                <w:noProof/>
                <w:webHidden/>
              </w:rPr>
            </w:r>
            <w:r>
              <w:rPr>
                <w:noProof/>
                <w:webHidden/>
              </w:rPr>
              <w:fldChar w:fldCharType="separate"/>
            </w:r>
            <w:r>
              <w:rPr>
                <w:noProof/>
                <w:webHidden/>
              </w:rPr>
              <w:t>65</w:t>
            </w:r>
            <w:r>
              <w:rPr>
                <w:noProof/>
                <w:webHidden/>
              </w:rPr>
              <w:fldChar w:fldCharType="end"/>
            </w:r>
          </w:hyperlink>
        </w:p>
        <w:p w14:paraId="2228D226" w14:textId="7832D18E"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2" w:history="1">
            <w:r w:rsidRPr="002344D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_Toc241450132 \h </w:instrText>
            </w:r>
            <w:r>
              <w:rPr>
                <w:noProof/>
                <w:webHidden/>
              </w:rPr>
            </w:r>
            <w:r>
              <w:rPr>
                <w:noProof/>
                <w:webHidden/>
              </w:rPr>
              <w:fldChar w:fldCharType="separate"/>
            </w:r>
            <w:r>
              <w:rPr>
                <w:noProof/>
                <w:webHidden/>
              </w:rPr>
              <w:t>66</w:t>
            </w:r>
            <w:r>
              <w:rPr>
                <w:noProof/>
                <w:webHidden/>
              </w:rPr>
              <w:fldChar w:fldCharType="end"/>
            </w:r>
          </w:hyperlink>
        </w:p>
        <w:p w14:paraId="1312CF94" w14:textId="5D7C1C3C"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3" w:history="1">
            <w:r w:rsidRPr="002344DC">
              <w:rPr>
                <w:rStyle w:val="Hyperlink"/>
                <w:noProof/>
                <w:lang w:val="pt-BR"/>
              </w:rPr>
              <w:t>4.5 Diagrama de casos de uso</w:t>
            </w:r>
            <w:r>
              <w:rPr>
                <w:noProof/>
                <w:webHidden/>
              </w:rPr>
              <w:tab/>
            </w:r>
            <w:r>
              <w:rPr>
                <w:noProof/>
                <w:webHidden/>
              </w:rPr>
              <w:fldChar w:fldCharType="begin"/>
            </w:r>
            <w:r>
              <w:rPr>
                <w:noProof/>
                <w:webHidden/>
              </w:rPr>
              <w:instrText xml:space="preserve"> PAGEREF _Toc241450133 \h </w:instrText>
            </w:r>
            <w:r>
              <w:rPr>
                <w:noProof/>
                <w:webHidden/>
              </w:rPr>
            </w:r>
            <w:r>
              <w:rPr>
                <w:noProof/>
                <w:webHidden/>
              </w:rPr>
              <w:fldChar w:fldCharType="separate"/>
            </w:r>
            <w:r>
              <w:rPr>
                <w:noProof/>
                <w:webHidden/>
              </w:rPr>
              <w:t>67</w:t>
            </w:r>
            <w:r>
              <w:rPr>
                <w:noProof/>
                <w:webHidden/>
              </w:rPr>
              <w:fldChar w:fldCharType="end"/>
            </w:r>
          </w:hyperlink>
        </w:p>
        <w:p w14:paraId="53B21716" w14:textId="1EF64988"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4" w:history="1">
            <w:r w:rsidRPr="002344D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_Toc241450134 \h </w:instrText>
            </w:r>
            <w:r>
              <w:rPr>
                <w:noProof/>
                <w:webHidden/>
              </w:rPr>
            </w:r>
            <w:r>
              <w:rPr>
                <w:noProof/>
                <w:webHidden/>
              </w:rPr>
              <w:fldChar w:fldCharType="separate"/>
            </w:r>
            <w:r>
              <w:rPr>
                <w:noProof/>
                <w:webHidden/>
              </w:rPr>
              <w:t>68</w:t>
            </w:r>
            <w:r>
              <w:rPr>
                <w:noProof/>
                <w:webHidden/>
              </w:rPr>
              <w:fldChar w:fldCharType="end"/>
            </w:r>
          </w:hyperlink>
        </w:p>
        <w:p w14:paraId="722C9B47" w14:textId="7A43FB33"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5" w:history="1">
            <w:r w:rsidRPr="002344DC">
              <w:rPr>
                <w:rStyle w:val="Hyperlink"/>
                <w:noProof/>
                <w:lang w:val="pt-BR"/>
              </w:rPr>
              <w:t>4.6.1 Implantação em nuvem</w:t>
            </w:r>
            <w:r>
              <w:rPr>
                <w:noProof/>
                <w:webHidden/>
              </w:rPr>
              <w:tab/>
            </w:r>
            <w:r>
              <w:rPr>
                <w:noProof/>
                <w:webHidden/>
              </w:rPr>
              <w:fldChar w:fldCharType="begin"/>
            </w:r>
            <w:r>
              <w:rPr>
                <w:noProof/>
                <w:webHidden/>
              </w:rPr>
              <w:instrText xml:space="preserve"> PAGEREF _Toc241450135 \h </w:instrText>
            </w:r>
            <w:r>
              <w:rPr>
                <w:noProof/>
                <w:webHidden/>
              </w:rPr>
            </w:r>
            <w:r>
              <w:rPr>
                <w:noProof/>
                <w:webHidden/>
              </w:rPr>
              <w:fldChar w:fldCharType="separate"/>
            </w:r>
            <w:r>
              <w:rPr>
                <w:noProof/>
                <w:webHidden/>
              </w:rPr>
              <w:t>71</w:t>
            </w:r>
            <w:r>
              <w:rPr>
                <w:noProof/>
                <w:webHidden/>
              </w:rPr>
              <w:fldChar w:fldCharType="end"/>
            </w:r>
          </w:hyperlink>
        </w:p>
        <w:p w14:paraId="344DEF66" w14:textId="76E8FC17"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6" w:history="1">
            <w:r w:rsidRPr="002344DC">
              <w:rPr>
                <w:rStyle w:val="Hyperlink"/>
                <w:noProof/>
                <w:lang w:val="pt-BR"/>
              </w:rPr>
              <w:t>4.6.2 Contratos das interfaces</w:t>
            </w:r>
            <w:r>
              <w:rPr>
                <w:noProof/>
                <w:webHidden/>
              </w:rPr>
              <w:tab/>
            </w:r>
            <w:r>
              <w:rPr>
                <w:noProof/>
                <w:webHidden/>
              </w:rPr>
              <w:fldChar w:fldCharType="begin"/>
            </w:r>
            <w:r>
              <w:rPr>
                <w:noProof/>
                <w:webHidden/>
              </w:rPr>
              <w:instrText xml:space="preserve"> PAGEREF _Toc241450136 \h </w:instrText>
            </w:r>
            <w:r>
              <w:rPr>
                <w:noProof/>
                <w:webHidden/>
              </w:rPr>
            </w:r>
            <w:r>
              <w:rPr>
                <w:noProof/>
                <w:webHidden/>
              </w:rPr>
              <w:fldChar w:fldCharType="separate"/>
            </w:r>
            <w:r>
              <w:rPr>
                <w:noProof/>
                <w:webHidden/>
              </w:rPr>
              <w:t>73</w:t>
            </w:r>
            <w:r>
              <w:rPr>
                <w:noProof/>
                <w:webHidden/>
              </w:rPr>
              <w:fldChar w:fldCharType="end"/>
            </w:r>
          </w:hyperlink>
        </w:p>
        <w:p w14:paraId="2CE5F898" w14:textId="44212459"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37" w:history="1">
            <w:r w:rsidRPr="002344DC">
              <w:rPr>
                <w:rStyle w:val="Hyperlink"/>
                <w:noProof/>
                <w:lang w:val="pt-BR"/>
              </w:rPr>
              <w:t>4.7 Banco de dados</w:t>
            </w:r>
            <w:r>
              <w:rPr>
                <w:noProof/>
                <w:webHidden/>
              </w:rPr>
              <w:tab/>
            </w:r>
            <w:r>
              <w:rPr>
                <w:noProof/>
                <w:webHidden/>
              </w:rPr>
              <w:fldChar w:fldCharType="begin"/>
            </w:r>
            <w:r>
              <w:rPr>
                <w:noProof/>
                <w:webHidden/>
              </w:rPr>
              <w:instrText xml:space="preserve"> PAGEREF _Toc241450137 \h </w:instrText>
            </w:r>
            <w:r>
              <w:rPr>
                <w:noProof/>
                <w:webHidden/>
              </w:rPr>
            </w:r>
            <w:r>
              <w:rPr>
                <w:noProof/>
                <w:webHidden/>
              </w:rPr>
              <w:fldChar w:fldCharType="separate"/>
            </w:r>
            <w:r>
              <w:rPr>
                <w:noProof/>
                <w:webHidden/>
              </w:rPr>
              <w:t>75</w:t>
            </w:r>
            <w:r>
              <w:rPr>
                <w:noProof/>
                <w:webHidden/>
              </w:rPr>
              <w:fldChar w:fldCharType="end"/>
            </w:r>
          </w:hyperlink>
        </w:p>
        <w:p w14:paraId="0D7E9F36" w14:textId="294A3268"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8" w:history="1">
            <w:r w:rsidRPr="002344D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_Toc241450138 \h </w:instrText>
            </w:r>
            <w:r>
              <w:rPr>
                <w:noProof/>
                <w:webHidden/>
              </w:rPr>
            </w:r>
            <w:r>
              <w:rPr>
                <w:noProof/>
                <w:webHidden/>
              </w:rPr>
              <w:fldChar w:fldCharType="separate"/>
            </w:r>
            <w:r>
              <w:rPr>
                <w:noProof/>
                <w:webHidden/>
              </w:rPr>
              <w:t>75</w:t>
            </w:r>
            <w:r>
              <w:rPr>
                <w:noProof/>
                <w:webHidden/>
              </w:rPr>
              <w:fldChar w:fldCharType="end"/>
            </w:r>
          </w:hyperlink>
        </w:p>
        <w:p w14:paraId="4DAE92BD" w14:textId="2B10321A"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39" w:history="1">
            <w:r w:rsidRPr="002344D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_Toc241450139 \h </w:instrText>
            </w:r>
            <w:r>
              <w:rPr>
                <w:noProof/>
                <w:webHidden/>
              </w:rPr>
            </w:r>
            <w:r>
              <w:rPr>
                <w:noProof/>
                <w:webHidden/>
              </w:rPr>
              <w:fldChar w:fldCharType="separate"/>
            </w:r>
            <w:r>
              <w:rPr>
                <w:noProof/>
                <w:webHidden/>
              </w:rPr>
              <w:t>77</w:t>
            </w:r>
            <w:r>
              <w:rPr>
                <w:noProof/>
                <w:webHidden/>
              </w:rPr>
              <w:fldChar w:fldCharType="end"/>
            </w:r>
          </w:hyperlink>
        </w:p>
        <w:p w14:paraId="3D40385F" w14:textId="7D201E99" w:rsidR="008C6BD8" w:rsidRDefault="008C6BD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450140" w:history="1">
            <w:r w:rsidRPr="002344D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_Toc241450140 \h </w:instrText>
            </w:r>
            <w:r>
              <w:rPr>
                <w:noProof/>
                <w:webHidden/>
              </w:rPr>
            </w:r>
            <w:r>
              <w:rPr>
                <w:noProof/>
                <w:webHidden/>
              </w:rPr>
              <w:fldChar w:fldCharType="separate"/>
            </w:r>
            <w:r>
              <w:rPr>
                <w:noProof/>
                <w:webHidden/>
              </w:rPr>
              <w:t>79</w:t>
            </w:r>
            <w:r>
              <w:rPr>
                <w:noProof/>
                <w:webHidden/>
              </w:rPr>
              <w:fldChar w:fldCharType="end"/>
            </w:r>
          </w:hyperlink>
        </w:p>
        <w:p w14:paraId="63BF7AF0" w14:textId="1F7F1D54"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1" w:history="1">
            <w:r w:rsidRPr="002344D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_Toc241450141 \h </w:instrText>
            </w:r>
            <w:r>
              <w:rPr>
                <w:noProof/>
                <w:webHidden/>
              </w:rPr>
            </w:r>
            <w:r>
              <w:rPr>
                <w:noProof/>
                <w:webHidden/>
              </w:rPr>
              <w:fldChar w:fldCharType="separate"/>
            </w:r>
            <w:r>
              <w:rPr>
                <w:noProof/>
                <w:webHidden/>
              </w:rPr>
              <w:t>81</w:t>
            </w:r>
            <w:r>
              <w:rPr>
                <w:noProof/>
                <w:webHidden/>
              </w:rPr>
              <w:fldChar w:fldCharType="end"/>
            </w:r>
          </w:hyperlink>
        </w:p>
        <w:p w14:paraId="43DC2EA4" w14:textId="6BDC3B8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2" w:history="1">
            <w:r w:rsidRPr="002344DC">
              <w:rPr>
                <w:rStyle w:val="Hyperlink"/>
                <w:noProof/>
                <w:lang w:val="pt-BR"/>
              </w:rPr>
              <w:t>4.9 Cronograma de atividades</w:t>
            </w:r>
            <w:r>
              <w:rPr>
                <w:noProof/>
                <w:webHidden/>
              </w:rPr>
              <w:tab/>
            </w:r>
            <w:r>
              <w:rPr>
                <w:noProof/>
                <w:webHidden/>
              </w:rPr>
              <w:fldChar w:fldCharType="begin"/>
            </w:r>
            <w:r>
              <w:rPr>
                <w:noProof/>
                <w:webHidden/>
              </w:rPr>
              <w:instrText xml:space="preserve"> PAGEREF _Toc241450142 \h </w:instrText>
            </w:r>
            <w:r>
              <w:rPr>
                <w:noProof/>
                <w:webHidden/>
              </w:rPr>
            </w:r>
            <w:r>
              <w:rPr>
                <w:noProof/>
                <w:webHidden/>
              </w:rPr>
              <w:fldChar w:fldCharType="separate"/>
            </w:r>
            <w:r>
              <w:rPr>
                <w:noProof/>
                <w:webHidden/>
              </w:rPr>
              <w:t>84</w:t>
            </w:r>
            <w:r>
              <w:rPr>
                <w:noProof/>
                <w:webHidden/>
              </w:rPr>
              <w:fldChar w:fldCharType="end"/>
            </w:r>
          </w:hyperlink>
        </w:p>
        <w:p w14:paraId="70F6212B" w14:textId="22219451"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3" w:history="1">
            <w:r w:rsidRPr="002344D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_Toc241450143 \h </w:instrText>
            </w:r>
            <w:r>
              <w:rPr>
                <w:noProof/>
                <w:webHidden/>
              </w:rPr>
            </w:r>
            <w:r>
              <w:rPr>
                <w:noProof/>
                <w:webHidden/>
              </w:rPr>
              <w:fldChar w:fldCharType="separate"/>
            </w:r>
            <w:r>
              <w:rPr>
                <w:noProof/>
                <w:webHidden/>
              </w:rPr>
              <w:t>84</w:t>
            </w:r>
            <w:r>
              <w:rPr>
                <w:noProof/>
                <w:webHidden/>
              </w:rPr>
              <w:fldChar w:fldCharType="end"/>
            </w:r>
          </w:hyperlink>
        </w:p>
        <w:p w14:paraId="2D63556D" w14:textId="2577E325"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44" w:history="1">
            <w:r w:rsidRPr="002344DC">
              <w:rPr>
                <w:rStyle w:val="Hyperlink"/>
                <w:noProof/>
                <w:lang w:val="pt-BR"/>
              </w:rPr>
              <w:t>5 RESULTADOS</w:t>
            </w:r>
            <w:r>
              <w:rPr>
                <w:noProof/>
                <w:webHidden/>
              </w:rPr>
              <w:tab/>
            </w:r>
            <w:r>
              <w:rPr>
                <w:noProof/>
                <w:webHidden/>
              </w:rPr>
              <w:fldChar w:fldCharType="begin"/>
            </w:r>
            <w:r>
              <w:rPr>
                <w:noProof/>
                <w:webHidden/>
              </w:rPr>
              <w:instrText xml:space="preserve"> PAGEREF _Toc241450144 \h </w:instrText>
            </w:r>
            <w:r>
              <w:rPr>
                <w:noProof/>
                <w:webHidden/>
              </w:rPr>
            </w:r>
            <w:r>
              <w:rPr>
                <w:noProof/>
                <w:webHidden/>
              </w:rPr>
              <w:fldChar w:fldCharType="separate"/>
            </w:r>
            <w:r>
              <w:rPr>
                <w:noProof/>
                <w:webHidden/>
              </w:rPr>
              <w:t>85</w:t>
            </w:r>
            <w:r>
              <w:rPr>
                <w:noProof/>
                <w:webHidden/>
              </w:rPr>
              <w:fldChar w:fldCharType="end"/>
            </w:r>
          </w:hyperlink>
        </w:p>
        <w:p w14:paraId="56D0F22A" w14:textId="725AB76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5" w:history="1">
            <w:r w:rsidRPr="002344DC">
              <w:rPr>
                <w:rStyle w:val="Hyperlink"/>
                <w:noProof/>
                <w:lang w:val="pt-BR"/>
              </w:rPr>
              <w:t>5.1 Camada de previsão</w:t>
            </w:r>
            <w:r>
              <w:rPr>
                <w:noProof/>
                <w:webHidden/>
              </w:rPr>
              <w:tab/>
            </w:r>
            <w:r>
              <w:rPr>
                <w:noProof/>
                <w:webHidden/>
              </w:rPr>
              <w:fldChar w:fldCharType="begin"/>
            </w:r>
            <w:r>
              <w:rPr>
                <w:noProof/>
                <w:webHidden/>
              </w:rPr>
              <w:instrText xml:space="preserve"> PAGEREF _Toc241450145 \h </w:instrText>
            </w:r>
            <w:r>
              <w:rPr>
                <w:noProof/>
                <w:webHidden/>
              </w:rPr>
            </w:r>
            <w:r>
              <w:rPr>
                <w:noProof/>
                <w:webHidden/>
              </w:rPr>
              <w:fldChar w:fldCharType="separate"/>
            </w:r>
            <w:r>
              <w:rPr>
                <w:noProof/>
                <w:webHidden/>
              </w:rPr>
              <w:t>85</w:t>
            </w:r>
            <w:r>
              <w:rPr>
                <w:noProof/>
                <w:webHidden/>
              </w:rPr>
              <w:fldChar w:fldCharType="end"/>
            </w:r>
          </w:hyperlink>
        </w:p>
        <w:p w14:paraId="28E71E9C" w14:textId="0C83956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6" w:history="1">
            <w:r w:rsidRPr="002344DC">
              <w:rPr>
                <w:rStyle w:val="Hyperlink"/>
                <w:noProof/>
                <w:lang w:val="pt-BR"/>
              </w:rPr>
              <w:t>5.2 Invariante de segurança</w:t>
            </w:r>
            <w:r>
              <w:rPr>
                <w:noProof/>
                <w:webHidden/>
              </w:rPr>
              <w:tab/>
            </w:r>
            <w:r>
              <w:rPr>
                <w:noProof/>
                <w:webHidden/>
              </w:rPr>
              <w:fldChar w:fldCharType="begin"/>
            </w:r>
            <w:r>
              <w:rPr>
                <w:noProof/>
                <w:webHidden/>
              </w:rPr>
              <w:instrText xml:space="preserve"> PAGEREF _Toc241450146 \h </w:instrText>
            </w:r>
            <w:r>
              <w:rPr>
                <w:noProof/>
                <w:webHidden/>
              </w:rPr>
            </w:r>
            <w:r>
              <w:rPr>
                <w:noProof/>
                <w:webHidden/>
              </w:rPr>
              <w:fldChar w:fldCharType="separate"/>
            </w:r>
            <w:r>
              <w:rPr>
                <w:noProof/>
                <w:webHidden/>
              </w:rPr>
              <w:t>85</w:t>
            </w:r>
            <w:r>
              <w:rPr>
                <w:noProof/>
                <w:webHidden/>
              </w:rPr>
              <w:fldChar w:fldCharType="end"/>
            </w:r>
          </w:hyperlink>
        </w:p>
        <w:p w14:paraId="458E08FC" w14:textId="3A4A9286"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7" w:history="1">
            <w:r w:rsidRPr="002344D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_Toc241450147 \h </w:instrText>
            </w:r>
            <w:r>
              <w:rPr>
                <w:noProof/>
                <w:webHidden/>
              </w:rPr>
            </w:r>
            <w:r>
              <w:rPr>
                <w:noProof/>
                <w:webHidden/>
              </w:rPr>
              <w:fldChar w:fldCharType="separate"/>
            </w:r>
            <w:r>
              <w:rPr>
                <w:noProof/>
                <w:webHidden/>
              </w:rPr>
              <w:t>85</w:t>
            </w:r>
            <w:r>
              <w:rPr>
                <w:noProof/>
                <w:webHidden/>
              </w:rPr>
              <w:fldChar w:fldCharType="end"/>
            </w:r>
          </w:hyperlink>
        </w:p>
        <w:p w14:paraId="74FB7BDE" w14:textId="1AFB29E5"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8" w:history="1">
            <w:r w:rsidRPr="002344D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_Toc241450148 \h </w:instrText>
            </w:r>
            <w:r>
              <w:rPr>
                <w:noProof/>
                <w:webHidden/>
              </w:rPr>
            </w:r>
            <w:r>
              <w:rPr>
                <w:noProof/>
                <w:webHidden/>
              </w:rPr>
              <w:fldChar w:fldCharType="separate"/>
            </w:r>
            <w:r>
              <w:rPr>
                <w:noProof/>
                <w:webHidden/>
              </w:rPr>
              <w:t>85</w:t>
            </w:r>
            <w:r>
              <w:rPr>
                <w:noProof/>
                <w:webHidden/>
              </w:rPr>
              <w:fldChar w:fldCharType="end"/>
            </w:r>
          </w:hyperlink>
        </w:p>
        <w:p w14:paraId="6ECBE90F" w14:textId="2AE6244D"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49" w:history="1">
            <w:r w:rsidRPr="002344D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_Toc241450149 \h </w:instrText>
            </w:r>
            <w:r>
              <w:rPr>
                <w:noProof/>
                <w:webHidden/>
              </w:rPr>
            </w:r>
            <w:r>
              <w:rPr>
                <w:noProof/>
                <w:webHidden/>
              </w:rPr>
              <w:fldChar w:fldCharType="separate"/>
            </w:r>
            <w:r>
              <w:rPr>
                <w:noProof/>
                <w:webHidden/>
              </w:rPr>
              <w:t>86</w:t>
            </w:r>
            <w:r>
              <w:rPr>
                <w:noProof/>
                <w:webHidden/>
              </w:rPr>
              <w:fldChar w:fldCharType="end"/>
            </w:r>
          </w:hyperlink>
        </w:p>
        <w:p w14:paraId="1FB8D691" w14:textId="02DB30F1"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0" w:history="1">
            <w:r w:rsidRPr="002344DC">
              <w:rPr>
                <w:rStyle w:val="Hyperlink"/>
                <w:noProof/>
                <w:lang w:val="pt-BR"/>
              </w:rPr>
              <w:t>6 ANÁLISE DOS RESULTADOS</w:t>
            </w:r>
            <w:r>
              <w:rPr>
                <w:noProof/>
                <w:webHidden/>
              </w:rPr>
              <w:tab/>
            </w:r>
            <w:r>
              <w:rPr>
                <w:noProof/>
                <w:webHidden/>
              </w:rPr>
              <w:fldChar w:fldCharType="begin"/>
            </w:r>
            <w:r>
              <w:rPr>
                <w:noProof/>
                <w:webHidden/>
              </w:rPr>
              <w:instrText xml:space="preserve"> PAGEREF _Toc241450150 \h </w:instrText>
            </w:r>
            <w:r>
              <w:rPr>
                <w:noProof/>
                <w:webHidden/>
              </w:rPr>
            </w:r>
            <w:r>
              <w:rPr>
                <w:noProof/>
                <w:webHidden/>
              </w:rPr>
              <w:fldChar w:fldCharType="separate"/>
            </w:r>
            <w:r>
              <w:rPr>
                <w:noProof/>
                <w:webHidden/>
              </w:rPr>
              <w:t>87</w:t>
            </w:r>
            <w:r>
              <w:rPr>
                <w:noProof/>
                <w:webHidden/>
              </w:rPr>
              <w:fldChar w:fldCharType="end"/>
            </w:r>
          </w:hyperlink>
        </w:p>
        <w:p w14:paraId="110C44BB" w14:textId="18813BF0"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1" w:history="1">
            <w:r w:rsidRPr="002344DC">
              <w:rPr>
                <w:rStyle w:val="Hyperlink"/>
                <w:noProof/>
                <w:lang w:val="pt-BR"/>
              </w:rPr>
              <w:t>6.1 Avaliação das hipóteses</w:t>
            </w:r>
            <w:r>
              <w:rPr>
                <w:noProof/>
                <w:webHidden/>
              </w:rPr>
              <w:tab/>
            </w:r>
            <w:r>
              <w:rPr>
                <w:noProof/>
                <w:webHidden/>
              </w:rPr>
              <w:fldChar w:fldCharType="begin"/>
            </w:r>
            <w:r>
              <w:rPr>
                <w:noProof/>
                <w:webHidden/>
              </w:rPr>
              <w:instrText xml:space="preserve"> PAGEREF _Toc241450151 \h </w:instrText>
            </w:r>
            <w:r>
              <w:rPr>
                <w:noProof/>
                <w:webHidden/>
              </w:rPr>
            </w:r>
            <w:r>
              <w:rPr>
                <w:noProof/>
                <w:webHidden/>
              </w:rPr>
              <w:fldChar w:fldCharType="separate"/>
            </w:r>
            <w:r>
              <w:rPr>
                <w:noProof/>
                <w:webHidden/>
              </w:rPr>
              <w:t>87</w:t>
            </w:r>
            <w:r>
              <w:rPr>
                <w:noProof/>
                <w:webHidden/>
              </w:rPr>
              <w:fldChar w:fldCharType="end"/>
            </w:r>
          </w:hyperlink>
        </w:p>
        <w:p w14:paraId="1EB57B6C" w14:textId="647D2DBB"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2" w:history="1">
            <w:r w:rsidRPr="002344D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_Toc241450152 \h </w:instrText>
            </w:r>
            <w:r>
              <w:rPr>
                <w:noProof/>
                <w:webHidden/>
              </w:rPr>
            </w:r>
            <w:r>
              <w:rPr>
                <w:noProof/>
                <w:webHidden/>
              </w:rPr>
              <w:fldChar w:fldCharType="separate"/>
            </w:r>
            <w:r>
              <w:rPr>
                <w:noProof/>
                <w:webHidden/>
              </w:rPr>
              <w:t>87</w:t>
            </w:r>
            <w:r>
              <w:rPr>
                <w:noProof/>
                <w:webHidden/>
              </w:rPr>
              <w:fldChar w:fldCharType="end"/>
            </w:r>
          </w:hyperlink>
        </w:p>
        <w:p w14:paraId="334CAEA2" w14:textId="72AC5B67"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3" w:history="1">
            <w:r w:rsidRPr="002344D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_Toc241450153 \h </w:instrText>
            </w:r>
            <w:r>
              <w:rPr>
                <w:noProof/>
                <w:webHidden/>
              </w:rPr>
            </w:r>
            <w:r>
              <w:rPr>
                <w:noProof/>
                <w:webHidden/>
              </w:rPr>
              <w:fldChar w:fldCharType="separate"/>
            </w:r>
            <w:r>
              <w:rPr>
                <w:noProof/>
                <w:webHidden/>
              </w:rPr>
              <w:t>87</w:t>
            </w:r>
            <w:r>
              <w:rPr>
                <w:noProof/>
                <w:webHidden/>
              </w:rPr>
              <w:fldChar w:fldCharType="end"/>
            </w:r>
          </w:hyperlink>
        </w:p>
        <w:p w14:paraId="1FD452DF" w14:textId="587002C9"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4" w:history="1">
            <w:r w:rsidRPr="002344DC">
              <w:rPr>
                <w:rStyle w:val="Hyperlink"/>
                <w:noProof/>
                <w:lang w:val="pt-BR"/>
              </w:rPr>
              <w:t>6.4 Implicações dos resultados</w:t>
            </w:r>
            <w:r>
              <w:rPr>
                <w:noProof/>
                <w:webHidden/>
              </w:rPr>
              <w:tab/>
            </w:r>
            <w:r>
              <w:rPr>
                <w:noProof/>
                <w:webHidden/>
              </w:rPr>
              <w:fldChar w:fldCharType="begin"/>
            </w:r>
            <w:r>
              <w:rPr>
                <w:noProof/>
                <w:webHidden/>
              </w:rPr>
              <w:instrText xml:space="preserve"> PAGEREF _Toc241450154 \h </w:instrText>
            </w:r>
            <w:r>
              <w:rPr>
                <w:noProof/>
                <w:webHidden/>
              </w:rPr>
            </w:r>
            <w:r>
              <w:rPr>
                <w:noProof/>
                <w:webHidden/>
              </w:rPr>
              <w:fldChar w:fldCharType="separate"/>
            </w:r>
            <w:r>
              <w:rPr>
                <w:noProof/>
                <w:webHidden/>
              </w:rPr>
              <w:t>90</w:t>
            </w:r>
            <w:r>
              <w:rPr>
                <w:noProof/>
                <w:webHidden/>
              </w:rPr>
              <w:fldChar w:fldCharType="end"/>
            </w:r>
          </w:hyperlink>
        </w:p>
        <w:p w14:paraId="2F7BFC92" w14:textId="7CEDF218"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5" w:history="1">
            <w:r w:rsidRPr="002344DC">
              <w:rPr>
                <w:rStyle w:val="Hyperlink"/>
                <w:noProof/>
                <w:lang w:val="pt-BR"/>
              </w:rPr>
              <w:t>7 CONCLUSÕES</w:t>
            </w:r>
            <w:r>
              <w:rPr>
                <w:noProof/>
                <w:webHidden/>
              </w:rPr>
              <w:tab/>
            </w:r>
            <w:r>
              <w:rPr>
                <w:noProof/>
                <w:webHidden/>
              </w:rPr>
              <w:fldChar w:fldCharType="begin"/>
            </w:r>
            <w:r>
              <w:rPr>
                <w:noProof/>
                <w:webHidden/>
              </w:rPr>
              <w:instrText xml:space="preserve"> PAGEREF _Toc241450155 \h </w:instrText>
            </w:r>
            <w:r>
              <w:rPr>
                <w:noProof/>
                <w:webHidden/>
              </w:rPr>
            </w:r>
            <w:r>
              <w:rPr>
                <w:noProof/>
                <w:webHidden/>
              </w:rPr>
              <w:fldChar w:fldCharType="separate"/>
            </w:r>
            <w:r>
              <w:rPr>
                <w:noProof/>
                <w:webHidden/>
              </w:rPr>
              <w:t>91</w:t>
            </w:r>
            <w:r>
              <w:rPr>
                <w:noProof/>
                <w:webHidden/>
              </w:rPr>
              <w:fldChar w:fldCharType="end"/>
            </w:r>
          </w:hyperlink>
        </w:p>
        <w:p w14:paraId="4295326C" w14:textId="3838BE6A" w:rsidR="008C6BD8" w:rsidRDefault="008C6BD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450156" w:history="1">
            <w:r w:rsidRPr="002344DC">
              <w:rPr>
                <w:rStyle w:val="Hyperlink"/>
                <w:noProof/>
                <w:lang w:val="pt-BR"/>
              </w:rPr>
              <w:t>7.1 Recomendações</w:t>
            </w:r>
            <w:r>
              <w:rPr>
                <w:noProof/>
                <w:webHidden/>
              </w:rPr>
              <w:tab/>
            </w:r>
            <w:r>
              <w:rPr>
                <w:noProof/>
                <w:webHidden/>
              </w:rPr>
              <w:fldChar w:fldCharType="begin"/>
            </w:r>
            <w:r>
              <w:rPr>
                <w:noProof/>
                <w:webHidden/>
              </w:rPr>
              <w:instrText xml:space="preserve"> PAGEREF _Toc241450156 \h </w:instrText>
            </w:r>
            <w:r>
              <w:rPr>
                <w:noProof/>
                <w:webHidden/>
              </w:rPr>
            </w:r>
            <w:r>
              <w:rPr>
                <w:noProof/>
                <w:webHidden/>
              </w:rPr>
              <w:fldChar w:fldCharType="separate"/>
            </w:r>
            <w:r>
              <w:rPr>
                <w:noProof/>
                <w:webHidden/>
              </w:rPr>
              <w:t>91</w:t>
            </w:r>
            <w:r>
              <w:rPr>
                <w:noProof/>
                <w:webHidden/>
              </w:rPr>
              <w:fldChar w:fldCharType="end"/>
            </w:r>
          </w:hyperlink>
        </w:p>
        <w:p w14:paraId="70BC3AB7" w14:textId="0273CB73"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7" w:history="1">
            <w:r w:rsidRPr="002344DC">
              <w:rPr>
                <w:rStyle w:val="Hyperlink"/>
                <w:noProof/>
                <w:lang w:val="pt-BR"/>
              </w:rPr>
              <w:t>REFERÊNCIAS</w:t>
            </w:r>
            <w:r>
              <w:rPr>
                <w:noProof/>
                <w:webHidden/>
              </w:rPr>
              <w:tab/>
            </w:r>
            <w:r>
              <w:rPr>
                <w:noProof/>
                <w:webHidden/>
              </w:rPr>
              <w:fldChar w:fldCharType="begin"/>
            </w:r>
            <w:r>
              <w:rPr>
                <w:noProof/>
                <w:webHidden/>
              </w:rPr>
              <w:instrText xml:space="preserve"> PAGEREF _Toc241450157 \h </w:instrText>
            </w:r>
            <w:r>
              <w:rPr>
                <w:noProof/>
                <w:webHidden/>
              </w:rPr>
            </w:r>
            <w:r>
              <w:rPr>
                <w:noProof/>
                <w:webHidden/>
              </w:rPr>
              <w:fldChar w:fldCharType="separate"/>
            </w:r>
            <w:r>
              <w:rPr>
                <w:noProof/>
                <w:webHidden/>
              </w:rPr>
              <w:t>93</w:t>
            </w:r>
            <w:r>
              <w:rPr>
                <w:noProof/>
                <w:webHidden/>
              </w:rPr>
              <w:fldChar w:fldCharType="end"/>
            </w:r>
          </w:hyperlink>
        </w:p>
        <w:p w14:paraId="00256463" w14:textId="44429069" w:rsidR="008C6BD8" w:rsidRDefault="008C6BD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450158" w:history="1">
            <w:r w:rsidRPr="002344D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_Toc241450158 \h </w:instrText>
            </w:r>
            <w:r>
              <w:rPr>
                <w:noProof/>
                <w:webHidden/>
              </w:rPr>
            </w:r>
            <w:r>
              <w:rPr>
                <w:noProof/>
                <w:webHidden/>
              </w:rPr>
              <w:fldChar w:fldCharType="separate"/>
            </w:r>
            <w:r>
              <w:rPr>
                <w:noProof/>
                <w:webHidden/>
              </w:rPr>
              <w:t>99</w:t>
            </w:r>
            <w:r>
              <w:rPr>
                <w:noProof/>
                <w:webHidden/>
              </w:rPr>
              <w:fldChar w:fldCharType="end"/>
            </w:r>
          </w:hyperlink>
        </w:p>
        <w:p w14:paraId="51B465BE" w14:textId="3588DEA4" w:rsidR="00E01C3A" w:rsidRDefault="00CC3326">
          <w:r>
            <w:fldChar w:fldCharType="end"/>
          </w:r>
        </w:p>
      </w:sdtContent>
    </w:sdt>
    <w:p w14:paraId="10B00C2F"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CD0189A" w14:textId="77777777" w:rsidR="00E01C3A" w:rsidRDefault="00CC3326">
      <w:pPr>
        <w:pStyle w:val="Heading1"/>
        <w:spacing w:before="480" w:after="280" w:line="360" w:lineRule="auto"/>
        <w:rPr>
          <w:lang w:val="pt-BR"/>
        </w:rPr>
      </w:pPr>
      <w:bookmarkStart w:id="0" w:name="_Toc241450085"/>
      <w:r>
        <w:rPr>
          <w:lang w:val="pt-BR"/>
        </w:rPr>
        <w:t>1 INTRODUÇÃO</w:t>
      </w:r>
      <w:bookmarkEnd w:id="0"/>
    </w:p>
    <w:p w14:paraId="664CA841" w14:textId="77777777" w:rsidR="00E01C3A" w:rsidRDefault="00CC3326">
      <w:pPr>
        <w:pStyle w:val="Heading2"/>
        <w:spacing w:before="360" w:after="240" w:line="360" w:lineRule="auto"/>
        <w:rPr>
          <w:lang w:val="pt-BR"/>
        </w:rPr>
      </w:pPr>
      <w:bookmarkStart w:id="1" w:name="_Toc241450086"/>
      <w:r>
        <w:rPr>
          <w:lang w:val="pt-BR"/>
        </w:rPr>
        <w:t>1.1 Contextualização</w:t>
      </w:r>
      <w:bookmarkEnd w:id="1"/>
    </w:p>
    <w:p w14:paraId="25DFBD6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372C316"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34B2D73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BF749F9" w14:textId="77777777" w:rsidR="00E01C3A" w:rsidRDefault="00CC3326">
      <w:pPr>
        <w:pStyle w:val="Heading2"/>
        <w:spacing w:before="360" w:after="240" w:line="360" w:lineRule="auto"/>
        <w:rPr>
          <w:lang w:val="pt-BR"/>
        </w:rPr>
      </w:pPr>
      <w:bookmarkStart w:id="2" w:name="_Toc241450087"/>
      <w:r>
        <w:rPr>
          <w:lang w:val="pt-BR"/>
        </w:rPr>
        <w:t>1.2 Termos-chave</w:t>
      </w:r>
      <w:bookmarkEnd w:id="2"/>
    </w:p>
    <w:p w14:paraId="68DDABF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1C4DF9" w14:textId="77777777" w:rsidR="00E01C3A" w:rsidRDefault="00CC3326">
      <w:pPr>
        <w:pStyle w:val="Heading3"/>
        <w:spacing w:before="320" w:after="200" w:line="360" w:lineRule="auto"/>
        <w:rPr>
          <w:lang w:val="pt-BR"/>
        </w:rPr>
      </w:pPr>
      <w:bookmarkStart w:id="3" w:name="_Toc241450088"/>
      <w:r>
        <w:rPr>
          <w:lang w:val="pt-BR"/>
        </w:rPr>
        <w:t>1.2.1 Cidades inteligentes</w:t>
      </w:r>
      <w:bookmarkEnd w:id="3"/>
    </w:p>
    <w:p w14:paraId="27E8185C" w14:textId="77777777" w:rsidR="006B1E66" w:rsidRPr="000F5B8B" w:rsidRDefault="00CC3326">
      <w:pPr>
        <w:spacing w:after="120" w:line="360" w:lineRule="auto"/>
        <w:ind w:firstLine="709"/>
        <w:jc w:val="both"/>
        <w:rPr>
          <w:lang w:val="pt-BR"/>
        </w:rPr>
      </w:pPr>
      <w:r>
        <w:rPr>
          <w:lang w:val="pt-BR"/>
        </w:rPr>
        <w:t>Cidade inteligente designa o emprego de tecnologias da informação e comunicação para elevar a eficiência dos serviços públicos, a sustentabilidade ambiental e a qualidade de vida da população. Suas características principais são o sensoriamento e a análise de dados em escala urbana, a sustentabilidade ambiental, a mobilidade eficiente, a governança participativa e a economia inovadora.</w:t>
      </w:r>
    </w:p>
    <w:p w14:paraId="0DFB3F2B"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AB2FB81" w14:textId="77777777" w:rsidR="00E01C3A" w:rsidRDefault="00CC3326">
      <w:pPr>
        <w:pStyle w:val="Heading3"/>
        <w:spacing w:before="320" w:after="200" w:line="360" w:lineRule="auto"/>
        <w:rPr>
          <w:lang w:val="pt-BR"/>
        </w:rPr>
      </w:pPr>
      <w:bookmarkStart w:id="4" w:name="_Toc241450089"/>
      <w:r>
        <w:rPr>
          <w:lang w:val="pt-BR"/>
        </w:rPr>
        <w:t>1.2.2 Internet das Coisas</w:t>
      </w:r>
      <w:bookmarkEnd w:id="4"/>
    </w:p>
    <w:p w14:paraId="3F678E7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2D1E006"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8C09C4" w14:textId="77777777" w:rsidR="00E01C3A" w:rsidRDefault="00CC3326">
      <w:pPr>
        <w:pStyle w:val="Heading3"/>
        <w:spacing w:before="320" w:after="200" w:line="360" w:lineRule="auto"/>
        <w:rPr>
          <w:lang w:val="pt-BR"/>
        </w:rPr>
      </w:pPr>
      <w:bookmarkStart w:id="5" w:name="_Toc241450090"/>
      <w:r>
        <w:rPr>
          <w:lang w:val="pt-BR"/>
        </w:rPr>
        <w:t>1.2.3 Inteligência artificial aplicada à decisão</w:t>
      </w:r>
      <w:bookmarkEnd w:id="5"/>
    </w:p>
    <w:p w14:paraId="3F5F77E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C879F4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9F62FC7" w14:textId="77777777" w:rsidR="006B1E66" w:rsidRPr="000F5B8B" w:rsidRDefault="00CC3326">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493959F" w14:textId="77777777" w:rsidR="00E01C3A" w:rsidRDefault="00CC3326">
      <w:pPr>
        <w:pStyle w:val="Heading2"/>
        <w:spacing w:before="360" w:after="240" w:line="360" w:lineRule="auto"/>
        <w:rPr>
          <w:lang w:val="pt-BR"/>
        </w:rPr>
      </w:pPr>
      <w:bookmarkStart w:id="6" w:name="_Toc241450091"/>
      <w:r>
        <w:rPr>
          <w:lang w:val="pt-BR"/>
        </w:rPr>
        <w:t>1.3 Definição e delimitação do tema</w:t>
      </w:r>
      <w:bookmarkEnd w:id="6"/>
    </w:p>
    <w:p w14:paraId="6CDFD4AB"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1EE912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1842F702"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5C0AD4E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26967F35" w14:textId="77777777" w:rsidR="00E01C3A" w:rsidRDefault="00CC3326">
      <w:pPr>
        <w:pStyle w:val="Heading2"/>
        <w:spacing w:before="360" w:after="240" w:line="360" w:lineRule="auto"/>
        <w:rPr>
          <w:lang w:val="pt-BR"/>
        </w:rPr>
      </w:pPr>
      <w:bookmarkStart w:id="7" w:name="_Toc241450092"/>
      <w:r>
        <w:rPr>
          <w:lang w:val="pt-BR"/>
        </w:rPr>
        <w:t>1.4 Problema de pesquisa</w:t>
      </w:r>
      <w:bookmarkEnd w:id="7"/>
    </w:p>
    <w:p w14:paraId="769ACD32" w14:textId="77777777" w:rsidR="006B1E66" w:rsidRPr="000F5B8B" w:rsidRDefault="00CC3326">
      <w:pPr>
        <w:spacing w:after="120" w:line="360" w:lineRule="auto"/>
        <w:ind w:firstLine="709"/>
        <w:jc w:val="both"/>
        <w:rPr>
          <w:lang w:val="pt-BR"/>
        </w:rPr>
      </w:pPr>
      <w:del w:id="30000" w:author="Vitor Oliveira" w:date="2026-09-29T12:00:00Z">
        <w:r>
          <w:rPr>
            <w:lang w:val="pt-BR"/>
          </w:rPr>
          <w:delText>A iluminação pública não se adapta adequadamente às variações das condições e da movimentação urbana, podendo oferecer iluminação insuficiente em situações de maior demanda ou iluminação desnecessariamente elevada em situações de menor demanda.</w:delText>
        </w:r>
      </w:del>
      <w:ins w:id="30001" w:author="Vitor Oliveira" w:date="2026-09-29T12:00:00Z">
        <w:r>
          <w:rPr>
            <w:lang w:val="pt-BR"/>
          </w:rPr>
          <w:t xml:space="preserve">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ins>
    </w:p>
    <w:p w14:paraId="2BBEF92B"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58699FC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723F8EC"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A116F31"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39E39580"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6AEB1C26" w14:textId="77777777" w:rsidR="00E01C3A" w:rsidRDefault="00CC3326">
      <w:pPr>
        <w:pStyle w:val="Heading2"/>
        <w:spacing w:before="360" w:after="240" w:line="360" w:lineRule="auto"/>
        <w:rPr>
          <w:lang w:val="pt-BR"/>
        </w:rPr>
      </w:pPr>
      <w:bookmarkStart w:id="8" w:name="_Toc241450093"/>
      <w:r>
        <w:rPr>
          <w:lang w:val="pt-BR"/>
        </w:rPr>
        <w:t>1.5 Objetivos</w:t>
      </w:r>
      <w:bookmarkEnd w:id="8"/>
    </w:p>
    <w:p w14:paraId="58A3D70A" w14:textId="77777777" w:rsidR="00E01C3A" w:rsidRDefault="00CC3326">
      <w:pPr>
        <w:pStyle w:val="Heading3"/>
        <w:spacing w:before="320" w:after="200" w:line="360" w:lineRule="auto"/>
        <w:rPr>
          <w:lang w:val="pt-BR"/>
        </w:rPr>
      </w:pPr>
      <w:bookmarkStart w:id="9" w:name="_Toc241450094"/>
      <w:r>
        <w:rPr>
          <w:lang w:val="pt-BR"/>
        </w:rPr>
        <w:t>1.5.1 Objetivo geral</w:t>
      </w:r>
      <w:bookmarkEnd w:id="9"/>
    </w:p>
    <w:p w14:paraId="207D709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07549E5C" w14:textId="77777777" w:rsidR="00E01C3A" w:rsidRDefault="00CC3326">
      <w:pPr>
        <w:pStyle w:val="Heading3"/>
        <w:spacing w:before="320" w:after="200" w:line="360" w:lineRule="auto"/>
        <w:rPr>
          <w:lang w:val="pt-BR"/>
        </w:rPr>
      </w:pPr>
      <w:bookmarkStart w:id="10" w:name="_Toc241450095"/>
      <w:r>
        <w:rPr>
          <w:lang w:val="pt-BR"/>
        </w:rPr>
        <w:t>1.5.2 Objetivos específicos</w:t>
      </w:r>
      <w:bookmarkEnd w:id="10"/>
    </w:p>
    <w:p w14:paraId="544BD29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BD9BF6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B91554B"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1820DF7"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5E8FFA"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7C63C18"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AFC29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6C2AA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517F16C"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2959267"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F1E4EE8" w14:textId="77777777" w:rsidR="00E01C3A" w:rsidRDefault="00CC3326">
      <w:pPr>
        <w:pStyle w:val="Heading2"/>
        <w:spacing w:before="360" w:after="240" w:line="360" w:lineRule="auto"/>
        <w:rPr>
          <w:lang w:val="pt-BR"/>
        </w:rPr>
      </w:pPr>
      <w:bookmarkStart w:id="11" w:name="_Toc241450096"/>
      <w:r>
        <w:rPr>
          <w:lang w:val="pt-BR"/>
        </w:rPr>
        <w:t>1.6 Justificativa</w:t>
      </w:r>
      <w:bookmarkEnd w:id="11"/>
    </w:p>
    <w:p w14:paraId="48C62426"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465A808"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AEC4020"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4650A54"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34A1859"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C94F463"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9703C93" w14:textId="77777777" w:rsidR="00E01C3A" w:rsidRDefault="00CC3326">
      <w:pPr>
        <w:pStyle w:val="Heading2"/>
        <w:spacing w:before="360" w:after="240" w:line="360" w:lineRule="auto"/>
        <w:rPr>
          <w:lang w:val="pt-BR"/>
        </w:rPr>
      </w:pPr>
      <w:bookmarkStart w:id="12" w:name="_Toc241450097"/>
      <w:r>
        <w:rPr>
          <w:lang w:val="pt-BR"/>
        </w:rPr>
        <w:t>1.7 Público-alvo, aplicação e forma de execução</w:t>
      </w:r>
      <w:bookmarkEnd w:id="12"/>
    </w:p>
    <w:p w14:paraId="71D0BF9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53358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338AFD7" w14:textId="77777777" w:rsidR="00E01C3A" w:rsidRDefault="00CC3326">
      <w:pPr>
        <w:pStyle w:val="Heading1"/>
        <w:pageBreakBefore/>
        <w:spacing w:before="480" w:after="280" w:line="360" w:lineRule="auto"/>
        <w:rPr>
          <w:lang w:val="pt-BR"/>
        </w:rPr>
      </w:pPr>
      <w:bookmarkStart w:id="13" w:name="_Toc241450098"/>
      <w:r>
        <w:rPr>
          <w:lang w:val="pt-BR"/>
        </w:rPr>
        <w:t>2 REVISÃO BIBLIOGRÁFICA</w:t>
      </w:r>
      <w:bookmarkEnd w:id="13"/>
    </w:p>
    <w:p w14:paraId="70BEAF6F" w14:textId="77777777" w:rsidR="00E01C3A" w:rsidRDefault="00CC3326">
      <w:pPr>
        <w:pStyle w:val="Heading2"/>
        <w:spacing w:before="360" w:after="240" w:line="360" w:lineRule="auto"/>
        <w:rPr>
          <w:lang w:val="pt-BR"/>
        </w:rPr>
      </w:pPr>
      <w:bookmarkStart w:id="14" w:name="_Toc241450099"/>
      <w:r>
        <w:rPr>
          <w:lang w:val="pt-BR"/>
        </w:rPr>
        <w:t>2.1 Metodologia de seleção das fontes</w:t>
      </w:r>
      <w:bookmarkEnd w:id="14"/>
    </w:p>
    <w:p w14:paraId="5E5D177B"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5AA1BA"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13FB207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18F1B6"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BFD9859"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CA883D"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6D97A61" w14:textId="77777777" w:rsidR="00E01C3A" w:rsidRDefault="00CC3326">
      <w:pPr>
        <w:pStyle w:val="Heading2"/>
        <w:spacing w:before="360" w:after="240" w:line="360" w:lineRule="auto"/>
        <w:rPr>
          <w:lang w:val="pt-BR"/>
        </w:rPr>
      </w:pPr>
      <w:bookmarkStart w:id="15" w:name="_Toc241450100"/>
      <w:r>
        <w:rPr>
          <w:lang w:val="pt-BR"/>
        </w:rPr>
        <w:t>2.2 Infraestrutura instalada e integração ausente: um padrão documentado</w:t>
      </w:r>
      <w:bookmarkEnd w:id="15"/>
    </w:p>
    <w:p w14:paraId="2038BC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BA7050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1177DAA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E0BB945"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62CF50E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6606B2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7BFC06A4"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0E97C05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EBB49C8" w14:textId="77777777" w:rsidR="00E01C3A" w:rsidRDefault="00CC3326">
      <w:pPr>
        <w:pStyle w:val="Heading2"/>
        <w:spacing w:before="360" w:after="240" w:line="360" w:lineRule="auto"/>
        <w:rPr>
          <w:lang w:val="pt-BR"/>
        </w:rPr>
      </w:pPr>
      <w:bookmarkStart w:id="16" w:name="_Toc241450101"/>
      <w:r>
        <w:rPr>
          <w:lang w:val="pt-BR"/>
        </w:rPr>
        <w:t>2.3 A infraestrutura instalada no município de São Paulo</w:t>
      </w:r>
      <w:bookmarkEnd w:id="16"/>
    </w:p>
    <w:p w14:paraId="220A7EF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7B650C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84A83E2" w14:textId="77777777">
        <w:trPr>
          <w:tblHeader/>
        </w:trPr>
        <w:tc>
          <w:tcPr>
            <w:tcW w:w="2100" w:type="dxa"/>
            <w:shd w:val="clear" w:color="auto" w:fill="EDEDED"/>
            <w:tcMar>
              <w:top w:w="70" w:type="dxa"/>
              <w:left w:w="90" w:type="dxa"/>
              <w:bottom w:w="70" w:type="dxa"/>
              <w:right w:w="90" w:type="dxa"/>
            </w:tcMar>
          </w:tcPr>
          <w:p w14:paraId="7846BEB5"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D0F17B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70DD252" w14:textId="77777777" w:rsidR="006B1E66" w:rsidRPr="000F5B8B" w:rsidRDefault="00CC3326">
            <w:pPr>
              <w:rPr>
                <w:lang w:val="pt-BR"/>
              </w:rPr>
            </w:pPr>
            <w:r>
              <w:rPr>
                <w:b/>
                <w:bCs/>
                <w:sz w:val="20"/>
                <w:szCs w:val="20"/>
                <w:lang w:val="pt-BR"/>
              </w:rPr>
              <w:t>O que ainda não faz</w:t>
            </w:r>
          </w:p>
        </w:tc>
      </w:tr>
      <w:tr w:rsidR="006B1E66" w:rsidRPr="00CE1B46" w14:paraId="6473328C" w14:textId="77777777">
        <w:tc>
          <w:tcPr>
            <w:tcW w:w="2100" w:type="dxa"/>
            <w:tcMar>
              <w:top w:w="70" w:type="dxa"/>
              <w:left w:w="90" w:type="dxa"/>
              <w:bottom w:w="70" w:type="dxa"/>
              <w:right w:w="90" w:type="dxa"/>
            </w:tcMar>
          </w:tcPr>
          <w:p w14:paraId="6DB244B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6B0456CF"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2083341E"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288685D1" w14:textId="77777777">
        <w:tc>
          <w:tcPr>
            <w:tcW w:w="2100" w:type="dxa"/>
            <w:tcMar>
              <w:top w:w="70" w:type="dxa"/>
              <w:left w:w="90" w:type="dxa"/>
              <w:bottom w:w="70" w:type="dxa"/>
              <w:right w:w="90" w:type="dxa"/>
            </w:tcMar>
          </w:tcPr>
          <w:p w14:paraId="326701EC" w14:textId="77777777" w:rsidR="006B1E66" w:rsidRDefault="00CC3326">
            <w:r>
              <w:rPr>
                <w:sz w:val="20"/>
                <w:szCs w:val="20"/>
              </w:rPr>
              <w:t>Concessão e telegestão</w:t>
            </w:r>
          </w:p>
        </w:tc>
        <w:tc>
          <w:tcPr>
            <w:tcW w:w="3200" w:type="dxa"/>
            <w:tcMar>
              <w:top w:w="70" w:type="dxa"/>
              <w:left w:w="90" w:type="dxa"/>
              <w:bottom w:w="70" w:type="dxa"/>
              <w:right w:w="90" w:type="dxa"/>
            </w:tcMar>
          </w:tcPr>
          <w:p w14:paraId="34C18524"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F1D77B6"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E1B46" w14:paraId="686AAAFC" w14:textId="77777777">
        <w:tc>
          <w:tcPr>
            <w:tcW w:w="2100" w:type="dxa"/>
            <w:tcMar>
              <w:top w:w="70" w:type="dxa"/>
              <w:left w:w="90" w:type="dxa"/>
              <w:bottom w:w="70" w:type="dxa"/>
              <w:right w:w="90" w:type="dxa"/>
            </w:tcMar>
          </w:tcPr>
          <w:p w14:paraId="4BC870C7" w14:textId="77777777" w:rsidR="006B1E66" w:rsidRDefault="00CC3326">
            <w:r>
              <w:rPr>
                <w:sz w:val="20"/>
                <w:szCs w:val="20"/>
              </w:rPr>
              <w:t>Plataforma Smart Sampa</w:t>
            </w:r>
          </w:p>
        </w:tc>
        <w:tc>
          <w:tcPr>
            <w:tcW w:w="3200" w:type="dxa"/>
            <w:tcMar>
              <w:top w:w="70" w:type="dxa"/>
              <w:left w:w="90" w:type="dxa"/>
              <w:bottom w:w="70" w:type="dxa"/>
              <w:right w:w="90" w:type="dxa"/>
            </w:tcMar>
          </w:tcPr>
          <w:p w14:paraId="639B519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589508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4C16D1C9" w14:textId="77777777">
        <w:tc>
          <w:tcPr>
            <w:tcW w:w="2100" w:type="dxa"/>
            <w:tcMar>
              <w:top w:w="70" w:type="dxa"/>
              <w:left w:w="90" w:type="dxa"/>
              <w:bottom w:w="70" w:type="dxa"/>
              <w:right w:w="90" w:type="dxa"/>
            </w:tcMar>
          </w:tcPr>
          <w:p w14:paraId="5F2E6BAC"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12E5956E"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25EA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AB854EB" w14:textId="77777777">
        <w:tc>
          <w:tcPr>
            <w:tcW w:w="2100" w:type="dxa"/>
            <w:tcMar>
              <w:top w:w="70" w:type="dxa"/>
              <w:left w:w="90" w:type="dxa"/>
              <w:bottom w:w="70" w:type="dxa"/>
              <w:right w:w="90" w:type="dxa"/>
            </w:tcMar>
          </w:tcPr>
          <w:p w14:paraId="227AFC0A" w14:textId="77777777" w:rsidR="006B1E66" w:rsidRDefault="00CC3326">
            <w:r>
              <w:rPr>
                <w:sz w:val="20"/>
                <w:szCs w:val="20"/>
              </w:rPr>
              <w:t>Dados abertos municipais</w:t>
            </w:r>
          </w:p>
        </w:tc>
        <w:tc>
          <w:tcPr>
            <w:tcW w:w="3200" w:type="dxa"/>
            <w:tcMar>
              <w:top w:w="70" w:type="dxa"/>
              <w:left w:w="90" w:type="dxa"/>
              <w:bottom w:w="70" w:type="dxa"/>
              <w:right w:w="90" w:type="dxa"/>
            </w:tcMar>
          </w:tcPr>
          <w:p w14:paraId="6323D450"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094E23E"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2C9E808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7B5ADFB"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FE06872"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F13DDB2"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082CA7F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4339DD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w:t>
      </w:r>
      <w:r>
        <w:rPr>
          <w:lang w:val="pt-BR"/>
        </w:rPr>
        <w:t>ção.</w:t>
      </w:r>
    </w:p>
    <w:p w14:paraId="3B3A4FE4"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17A60F"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714A6B2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EFECCD4" w14:textId="77777777" w:rsidR="00E01C3A" w:rsidRDefault="00CC3326">
      <w:pPr>
        <w:pStyle w:val="Heading2"/>
        <w:spacing w:before="360" w:after="240" w:line="360" w:lineRule="auto"/>
        <w:rPr>
          <w:lang w:val="pt-BR"/>
        </w:rPr>
      </w:pPr>
      <w:bookmarkStart w:id="17" w:name="_Toc241450102"/>
      <w:r>
        <w:rPr>
          <w:lang w:val="pt-BR"/>
        </w:rPr>
        <w:t>2.4 Internet das Coisas e nós embarcados</w:t>
      </w:r>
      <w:bookmarkEnd w:id="17"/>
    </w:p>
    <w:p w14:paraId="2004CA71"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72D71A54"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4119FB15" w14:textId="77777777" w:rsidR="00E01C3A" w:rsidRDefault="00CC3326">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CC22421"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EF0D51C" w14:textId="77777777" w:rsidR="00E01C3A" w:rsidRDefault="00CC3326">
      <w:pPr>
        <w:pStyle w:val="Heading2"/>
        <w:spacing w:before="360" w:after="240" w:line="360" w:lineRule="auto"/>
        <w:rPr>
          <w:lang w:val="pt-BR"/>
        </w:rPr>
      </w:pPr>
      <w:bookmarkStart w:id="18" w:name="_Toc241450103"/>
      <w:r>
        <w:rPr>
          <w:lang w:val="pt-BR"/>
        </w:rPr>
        <w:t>2.5 Requisitos normativos</w:t>
      </w:r>
      <w:bookmarkEnd w:id="18"/>
    </w:p>
    <w:p w14:paraId="582C8C2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400AA7F6"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3DA6DBE"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DB10903"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2BB37CA7"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FC1CDDD"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9035DCA"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1320BAA" w14:textId="77777777" w:rsidR="00E01C3A" w:rsidRDefault="00CC3326">
      <w:pPr>
        <w:pStyle w:val="Heading2"/>
        <w:spacing w:before="360" w:after="240" w:line="360" w:lineRule="auto"/>
        <w:rPr>
          <w:lang w:val="pt-BR"/>
        </w:rPr>
      </w:pPr>
      <w:bookmarkStart w:id="19" w:name="_Toc241450104"/>
      <w:r>
        <w:rPr>
          <w:lang w:val="pt-BR"/>
        </w:rPr>
        <w:t>2.6 Decisão sob informação imprecisa e a escolha de um modelo interpretável</w:t>
      </w:r>
      <w:bookmarkEnd w:id="19"/>
    </w:p>
    <w:p w14:paraId="37F64735"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7E169CE8"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48E7C9F"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294FC1D8" w14:textId="77777777" w:rsidR="006B1E66" w:rsidRPr="000F5B8B" w:rsidRDefault="00CC3326">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73CC4C63"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F9B78C2" w14:textId="77777777" w:rsidR="00E01C3A" w:rsidRDefault="00CC3326">
      <w:pPr>
        <w:pStyle w:val="Heading2"/>
        <w:spacing w:before="360" w:after="240" w:line="360" w:lineRule="auto"/>
        <w:rPr>
          <w:lang w:val="pt-BR"/>
        </w:rPr>
      </w:pPr>
      <w:bookmarkStart w:id="20" w:name="_Toc241450105"/>
      <w:r>
        <w:rPr>
          <w:lang w:val="pt-BR"/>
        </w:rPr>
        <w:t>2.7 Previsão de curto prazo da demanda</w:t>
      </w:r>
      <w:bookmarkEnd w:id="20"/>
    </w:p>
    <w:p w14:paraId="0A74A1FE"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77735F6"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735DEA0B" w14:textId="77777777" w:rsidR="00E01C3A" w:rsidRDefault="00CC3326">
      <w:pPr>
        <w:spacing w:after="120" w:line="360" w:lineRule="auto"/>
        <w:ind w:firstLine="709"/>
        <w:jc w:val="both"/>
        <w:rPr>
          <w:lang w:val="pt-BR"/>
        </w:rPr>
      </w:pPr>
      <w:r>
        <w:rPr>
          <w:lang w:val="pt-BR"/>
        </w:rPr>
        <w:t>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4E8935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96A623B" w14:textId="77777777" w:rsidR="00E01C3A" w:rsidRDefault="00CC3326">
      <w:pPr>
        <w:pStyle w:val="Heading2"/>
        <w:spacing w:before="360" w:after="240" w:line="360" w:lineRule="auto"/>
        <w:rPr>
          <w:lang w:val="pt-BR"/>
        </w:rPr>
      </w:pPr>
      <w:bookmarkStart w:id="21" w:name="_Toc241450106"/>
      <w:r>
        <w:rPr>
          <w:lang w:val="pt-BR"/>
        </w:rPr>
        <w:t>2.8 Trabalhos correlatos e o trabalho mais próximo</w:t>
      </w:r>
      <w:bookmarkEnd w:id="21"/>
    </w:p>
    <w:p w14:paraId="2147264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1938DFD"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BAFED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4CF9FCD"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C325490"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F107"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A4575C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5C44423" w14:textId="77777777" w:rsidR="00E01C3A" w:rsidRDefault="00CC3326">
      <w:pPr>
        <w:pStyle w:val="Heading2"/>
        <w:spacing w:before="360" w:after="240" w:line="360" w:lineRule="auto"/>
        <w:rPr>
          <w:lang w:val="pt-BR"/>
        </w:rPr>
      </w:pPr>
      <w:bookmarkStart w:id="22" w:name="_Toc241450107"/>
      <w:r>
        <w:rPr>
          <w:lang w:val="pt-BR"/>
        </w:rPr>
        <w:t>2.9 Lacuna identificada</w:t>
      </w:r>
      <w:bookmarkEnd w:id="22"/>
    </w:p>
    <w:p w14:paraId="2576BB53" w14:textId="77777777" w:rsidR="006B1E66" w:rsidRPr="000F5B8B" w:rsidRDefault="00CC3326">
      <w:pPr>
        <w:spacing w:after="120" w:line="360" w:lineRule="auto"/>
        <w:ind w:firstLine="709"/>
        <w:jc w:val="both"/>
        <w:rPr>
          <w:lang w:val="pt-BR"/>
        </w:rPr>
      </w:pPr>
      <w:r>
        <w:rPr>
          <w:lang w:val="pt-BR"/>
        </w:rPr>
        <w:t>A revisão permite quatro conclusões.</w:t>
      </w:r>
    </w:p>
    <w:p w14:paraId="56FD1300"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5CEDB83"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BC81BBD"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36DCF1C2"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5337FF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3C1BE97" w14:textId="77777777" w:rsidR="00E01C3A" w:rsidRDefault="00CC3326">
      <w:pPr>
        <w:pStyle w:val="Heading2"/>
        <w:spacing w:before="360" w:after="240" w:line="360" w:lineRule="auto"/>
        <w:rPr>
          <w:lang w:val="pt-BR"/>
        </w:rPr>
      </w:pPr>
      <w:bookmarkStart w:id="23" w:name="_Toc241450108"/>
      <w:r>
        <w:rPr>
          <w:lang w:val="pt-BR"/>
        </w:rPr>
        <w:t>2.10 Hipóteses da pesquisa</w:t>
      </w:r>
      <w:bookmarkEnd w:id="23"/>
    </w:p>
    <w:p w14:paraId="2AB96ABE"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2640C43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DB4D0A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CB603AB"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2DB77EE7" w14:textId="77777777" w:rsidR="00E01C3A" w:rsidRDefault="00CC3326">
      <w:pPr>
        <w:pStyle w:val="Heading1"/>
        <w:pageBreakBefore/>
        <w:spacing w:before="480" w:after="280" w:line="360" w:lineRule="auto"/>
        <w:rPr>
          <w:lang w:val="pt-BR"/>
        </w:rPr>
      </w:pPr>
      <w:bookmarkStart w:id="24" w:name="_Toc241450109"/>
      <w:r>
        <w:rPr>
          <w:lang w:val="pt-BR"/>
        </w:rPr>
        <w:t>3 METODOLOGIA</w:t>
      </w:r>
      <w:bookmarkEnd w:id="24"/>
    </w:p>
    <w:p w14:paraId="738C3E34" w14:textId="77777777" w:rsidR="00E01C3A" w:rsidRDefault="00CC3326">
      <w:pPr>
        <w:pStyle w:val="Heading2"/>
        <w:spacing w:before="360" w:after="240" w:line="360" w:lineRule="auto"/>
        <w:rPr>
          <w:lang w:val="pt-BR"/>
        </w:rPr>
      </w:pPr>
      <w:bookmarkStart w:id="25" w:name="_Toc241450110"/>
      <w:r>
        <w:rPr>
          <w:lang w:val="pt-BR"/>
        </w:rPr>
        <w:t>3.1 Classificação da pesquisa</w:t>
      </w:r>
      <w:bookmarkEnd w:id="25"/>
    </w:p>
    <w:p w14:paraId="663B4C5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BEDBF8B" w14:textId="77777777" w:rsidR="00E01C3A" w:rsidRDefault="00CC3326">
      <w:pPr>
        <w:pStyle w:val="Heading2"/>
        <w:spacing w:before="360" w:after="240" w:line="360" w:lineRule="auto"/>
        <w:rPr>
          <w:lang w:val="pt-BR"/>
        </w:rPr>
      </w:pPr>
      <w:bookmarkStart w:id="26" w:name="_Toc241450111"/>
      <w:r>
        <w:rPr>
          <w:lang w:val="pt-BR"/>
        </w:rPr>
        <w:t>3.2 Arquitetura do sistema</w:t>
      </w:r>
      <w:bookmarkEnd w:id="26"/>
    </w:p>
    <w:p w14:paraId="3AD9E19B"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53B0D44B"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w:t>
      </w:r>
      <w:del w:id="30002" w:author="Vitor Oliveira" w:date="2026-09-29T12:00:00Z">
        <w:r>
          <w:rPr>
            <w:lang w:val="pt-BR"/>
          </w:rPr>
          <w:delText xml:space="preserve">publicando, para cada trecho de via, leituras que descrevem o seu estado — pessoas presentes e ocorrência reportada —, identificado no cadastro municipal de logradouros (3.5.2).</w:delText>
        </w:r>
      </w:del>
      <w:ins w:id="30003" w:author="Vitor Oliveira" w:date="2026-09-29T12:00:00Z">
        <w:r>
          <w:rPr>
            <w:lang w:val="pt-BR"/>
          </w:rPr>
          <w:t xml:space="preserve">publicando, para cada trecho de via, o volume de movimentação a cada 5 min e as ocorrências reportadas, com o trecho identificado no cadastro municipal de logradouros (3.5.2).</w:t>
        </w:r>
      </w:ins>
      <w:r>
        <w:rPr>
          <w:lang w:val="pt-BR"/>
        </w:rPr>
        <w:t xml:space="preserve"> Sua existência decorre de o Smart Sampa não disponibilizar interface pública, e sua especificação é, ela própria, um resultado do trabalho: define o que uma plataforma precisaria publicar para que um sistema de iluminação pudesse consumi-la.</w:t>
      </w:r>
    </w:p>
    <w:p w14:paraId="41CD2B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76F9311D"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as duas restrições rígidas extraídas da ABNT NBR 5101 e corrige a decisão antes de emiti-la, registrando a correção.</w:t>
      </w:r>
    </w:p>
    <w:p w14:paraId="50DE29D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75F8AE5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604636FF"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0B8AF61"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2CCE7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9F89359" w14:textId="77777777" w:rsidR="00E01C3A" w:rsidRDefault="00CC3326">
      <w:pPr>
        <w:spacing w:after="120" w:line="360" w:lineRule="auto"/>
        <w:ind w:firstLine="709"/>
        <w:jc w:val="both"/>
        <w:rPr>
          <w:lang w:val="pt-BR"/>
        </w:rPr>
      </w:pPr>
      <w:r>
        <w:rPr>
          <w:lang w:val="pt-BR"/>
        </w:rPr>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5039C1E1"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52CFBB04" w14:textId="77777777" w:rsidR="00E01C3A" w:rsidRDefault="00CC3326">
      <w:pPr>
        <w:pStyle w:val="Heading2"/>
        <w:spacing w:before="360" w:after="240" w:line="360" w:lineRule="auto"/>
        <w:rPr>
          <w:lang w:val="pt-BR"/>
        </w:rPr>
      </w:pPr>
      <w:bookmarkStart w:id="27" w:name="_Toc241450112"/>
      <w:r>
        <w:rPr>
          <w:lang w:val="pt-BR"/>
        </w:rPr>
        <w:t>3.3 Do protótipo à implantação: o que se propõe e o que se instrumenta</w:t>
      </w:r>
      <w:bookmarkEnd w:id="27"/>
    </w:p>
    <w:p w14:paraId="06465FF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4DC8CED"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724BEE56" w14:textId="77777777">
        <w:trPr>
          <w:tblHeader/>
        </w:trPr>
        <w:tc>
          <w:tcPr>
            <w:tcW w:w="2650" w:type="dxa"/>
            <w:shd w:val="clear" w:color="auto" w:fill="EDEDED"/>
            <w:tcMar>
              <w:top w:w="70" w:type="dxa"/>
              <w:left w:w="90" w:type="dxa"/>
              <w:bottom w:w="70" w:type="dxa"/>
              <w:right w:w="90" w:type="dxa"/>
            </w:tcMar>
          </w:tcPr>
          <w:p w14:paraId="2C17462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13EB08C8"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BCA67D" w14:textId="77777777" w:rsidR="00E01C3A" w:rsidRDefault="00CC3326">
            <w:r>
              <w:rPr>
                <w:b/>
                <w:bCs/>
                <w:sz w:val="20"/>
                <w:szCs w:val="20"/>
              </w:rPr>
              <w:t>Destino na implantação</w:t>
            </w:r>
          </w:p>
        </w:tc>
      </w:tr>
      <w:tr w:rsidR="00E01C3A" w:rsidRPr="00CE1B46" w14:paraId="3240EC57" w14:textId="77777777">
        <w:tc>
          <w:tcPr>
            <w:tcW w:w="2650" w:type="dxa"/>
            <w:tcMar>
              <w:top w:w="70" w:type="dxa"/>
              <w:left w:w="90" w:type="dxa"/>
              <w:bottom w:w="70" w:type="dxa"/>
              <w:right w:w="90" w:type="dxa"/>
            </w:tcMar>
          </w:tcPr>
          <w:p w14:paraId="66034CC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7A57218" w14:textId="77777777" w:rsidR="00E01C3A" w:rsidRDefault="00CC3326">
            <w:r>
              <w:rPr>
                <w:sz w:val="20"/>
                <w:szCs w:val="20"/>
              </w:rPr>
              <w:t>Componente da proposta</w:t>
            </w:r>
          </w:p>
        </w:tc>
        <w:tc>
          <w:tcPr>
            <w:tcW w:w="4221" w:type="dxa"/>
            <w:tcMar>
              <w:top w:w="70" w:type="dxa"/>
              <w:left w:w="90" w:type="dxa"/>
              <w:bottom w:w="70" w:type="dxa"/>
              <w:right w:w="90" w:type="dxa"/>
            </w:tcMar>
          </w:tcPr>
          <w:p w14:paraId="1116C99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4A3E9EF" w14:textId="77777777">
        <w:tc>
          <w:tcPr>
            <w:tcW w:w="2650" w:type="dxa"/>
            <w:tcMar>
              <w:top w:w="70" w:type="dxa"/>
              <w:left w:w="90" w:type="dxa"/>
              <w:bottom w:w="70" w:type="dxa"/>
              <w:right w:w="90" w:type="dxa"/>
            </w:tcMar>
          </w:tcPr>
          <w:p w14:paraId="7FB7A5C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4360FF18" w14:textId="77777777" w:rsidR="00E01C3A" w:rsidRDefault="00CC3326">
            <w:r>
              <w:rPr>
                <w:sz w:val="20"/>
                <w:szCs w:val="20"/>
              </w:rPr>
              <w:t>Componente da proposta</w:t>
            </w:r>
          </w:p>
        </w:tc>
        <w:tc>
          <w:tcPr>
            <w:tcW w:w="4221" w:type="dxa"/>
            <w:tcMar>
              <w:top w:w="70" w:type="dxa"/>
              <w:left w:w="90" w:type="dxa"/>
              <w:bottom w:w="70" w:type="dxa"/>
              <w:right w:w="90" w:type="dxa"/>
            </w:tcMar>
          </w:tcPr>
          <w:p w14:paraId="7B271029"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3467BD89" w14:textId="77777777">
        <w:tc>
          <w:tcPr>
            <w:tcW w:w="2650" w:type="dxa"/>
            <w:tcMar>
              <w:top w:w="70" w:type="dxa"/>
              <w:left w:w="90" w:type="dxa"/>
              <w:bottom w:w="70" w:type="dxa"/>
              <w:right w:w="90" w:type="dxa"/>
            </w:tcMar>
          </w:tcPr>
          <w:p w14:paraId="3F52452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2349089" w14:textId="77777777" w:rsidR="00E01C3A" w:rsidRDefault="00CC3326">
            <w:r>
              <w:rPr>
                <w:sz w:val="20"/>
                <w:szCs w:val="20"/>
              </w:rPr>
              <w:t>Componente da proposta</w:t>
            </w:r>
          </w:p>
        </w:tc>
        <w:tc>
          <w:tcPr>
            <w:tcW w:w="4221" w:type="dxa"/>
            <w:tcMar>
              <w:top w:w="70" w:type="dxa"/>
              <w:left w:w="90" w:type="dxa"/>
              <w:bottom w:w="70" w:type="dxa"/>
              <w:right w:w="90" w:type="dxa"/>
            </w:tcMar>
          </w:tcPr>
          <w:p w14:paraId="4599B2A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74B39B1D" w14:textId="77777777">
        <w:tc>
          <w:tcPr>
            <w:tcW w:w="2650" w:type="dxa"/>
            <w:tcMar>
              <w:top w:w="70" w:type="dxa"/>
              <w:left w:w="90" w:type="dxa"/>
              <w:bottom w:w="70" w:type="dxa"/>
              <w:right w:w="90" w:type="dxa"/>
            </w:tcMar>
          </w:tcPr>
          <w:p w14:paraId="0ADEF6D5"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6AFF67D" w14:textId="77777777" w:rsidR="00E01C3A" w:rsidRDefault="00CC3326">
            <w:r>
              <w:rPr>
                <w:sz w:val="20"/>
                <w:szCs w:val="20"/>
              </w:rPr>
              <w:t>Componente da proposta</w:t>
            </w:r>
          </w:p>
        </w:tc>
        <w:tc>
          <w:tcPr>
            <w:tcW w:w="4221" w:type="dxa"/>
            <w:tcMar>
              <w:top w:w="70" w:type="dxa"/>
              <w:left w:w="90" w:type="dxa"/>
              <w:bottom w:w="70" w:type="dxa"/>
              <w:right w:w="90" w:type="dxa"/>
            </w:tcMar>
          </w:tcPr>
          <w:p w14:paraId="478FDA39" w14:textId="77777777" w:rsidR="00E01C3A" w:rsidRPr="00CE1B46" w:rsidRDefault="00CC3326">
            <w:pPr>
              <w:rPr>
                <w:lang w:val="pt-BR"/>
              </w:rPr>
            </w:pPr>
            <w:r>
              <w:rPr>
                <w:sz w:val="20"/>
                <w:szCs w:val="20"/>
                <w:lang w:val="pt-BR"/>
              </w:rPr>
              <w:t>Implantado no mesmo serviço, conforme 4.7.1</w:t>
            </w:r>
          </w:p>
        </w:tc>
      </w:tr>
      <w:tr w:rsidR="00E01C3A" w:rsidRPr="00CE1B46" w14:paraId="629E4664" w14:textId="77777777">
        <w:tc>
          <w:tcPr>
            <w:tcW w:w="2650" w:type="dxa"/>
            <w:tcMar>
              <w:top w:w="70" w:type="dxa"/>
              <w:left w:w="90" w:type="dxa"/>
              <w:bottom w:w="70" w:type="dxa"/>
              <w:right w:w="90" w:type="dxa"/>
            </w:tcMar>
          </w:tcPr>
          <w:p w14:paraId="2952A2A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2365833" w14:textId="77777777" w:rsidR="00E01C3A" w:rsidRDefault="00CC3326">
            <w:r>
              <w:rPr>
                <w:sz w:val="20"/>
                <w:szCs w:val="20"/>
              </w:rPr>
              <w:t>Componente da proposta</w:t>
            </w:r>
          </w:p>
        </w:tc>
        <w:tc>
          <w:tcPr>
            <w:tcW w:w="4221" w:type="dxa"/>
            <w:tcMar>
              <w:top w:w="70" w:type="dxa"/>
              <w:left w:w="90" w:type="dxa"/>
              <w:bottom w:w="70" w:type="dxa"/>
              <w:right w:w="90" w:type="dxa"/>
            </w:tcMar>
          </w:tcPr>
          <w:p w14:paraId="59E28893"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6DE8F429" w14:textId="77777777">
        <w:tc>
          <w:tcPr>
            <w:tcW w:w="2650" w:type="dxa"/>
            <w:tcMar>
              <w:top w:w="70" w:type="dxa"/>
              <w:left w:w="90" w:type="dxa"/>
              <w:bottom w:w="70" w:type="dxa"/>
              <w:right w:w="90" w:type="dxa"/>
            </w:tcMar>
          </w:tcPr>
          <w:p w14:paraId="6CFF661B" w14:textId="77777777" w:rsidR="00E01C3A" w:rsidRDefault="00CC3326">
            <w:r>
              <w:rPr>
                <w:sz w:val="20"/>
                <w:szCs w:val="20"/>
              </w:rPr>
              <w:t>Microcontrolador ESP32</w:t>
            </w:r>
          </w:p>
        </w:tc>
        <w:tc>
          <w:tcPr>
            <w:tcW w:w="2200" w:type="dxa"/>
            <w:tcMar>
              <w:top w:w="70" w:type="dxa"/>
              <w:left w:w="90" w:type="dxa"/>
              <w:bottom w:w="70" w:type="dxa"/>
              <w:right w:w="90" w:type="dxa"/>
            </w:tcMar>
          </w:tcPr>
          <w:p w14:paraId="1CFD1CB6" w14:textId="77777777" w:rsidR="00E01C3A" w:rsidRDefault="00CC3326">
            <w:r>
              <w:rPr>
                <w:sz w:val="20"/>
                <w:szCs w:val="20"/>
              </w:rPr>
              <w:t>Instrumento de ensaio</w:t>
            </w:r>
          </w:p>
        </w:tc>
        <w:tc>
          <w:tcPr>
            <w:tcW w:w="4221" w:type="dxa"/>
            <w:tcMar>
              <w:top w:w="70" w:type="dxa"/>
              <w:left w:w="90" w:type="dxa"/>
              <w:bottom w:w="70" w:type="dxa"/>
              <w:right w:w="90" w:type="dxa"/>
            </w:tcMar>
          </w:tcPr>
          <w:p w14:paraId="3543322F"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12D3B4E6" w14:textId="77777777">
        <w:tc>
          <w:tcPr>
            <w:tcW w:w="2650" w:type="dxa"/>
            <w:tcMar>
              <w:top w:w="70" w:type="dxa"/>
              <w:left w:w="90" w:type="dxa"/>
              <w:bottom w:w="70" w:type="dxa"/>
              <w:right w:w="90" w:type="dxa"/>
            </w:tcMar>
          </w:tcPr>
          <w:p w14:paraId="1CEBC6D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1C3859B6" w14:textId="77777777" w:rsidR="00E01C3A" w:rsidRDefault="00CC3326">
            <w:r>
              <w:rPr>
                <w:sz w:val="20"/>
                <w:szCs w:val="20"/>
              </w:rPr>
              <w:t>Instrumento de ensaio</w:t>
            </w:r>
          </w:p>
        </w:tc>
        <w:tc>
          <w:tcPr>
            <w:tcW w:w="4221" w:type="dxa"/>
            <w:tcMar>
              <w:top w:w="70" w:type="dxa"/>
              <w:left w:w="90" w:type="dxa"/>
              <w:bottom w:w="70" w:type="dxa"/>
              <w:right w:w="90" w:type="dxa"/>
            </w:tcMar>
          </w:tcPr>
          <w:p w14:paraId="38D65DA7"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914DFEB" w14:textId="77777777">
        <w:tc>
          <w:tcPr>
            <w:tcW w:w="2650" w:type="dxa"/>
            <w:tcMar>
              <w:top w:w="70" w:type="dxa"/>
              <w:left w:w="90" w:type="dxa"/>
              <w:bottom w:w="70" w:type="dxa"/>
              <w:right w:w="90" w:type="dxa"/>
            </w:tcMar>
          </w:tcPr>
          <w:p w14:paraId="5ECF9E3D" w14:textId="77777777" w:rsidR="00E01C3A" w:rsidRDefault="00CC3326">
            <w:r>
              <w:rPr>
                <w:sz w:val="20"/>
                <w:szCs w:val="20"/>
              </w:rPr>
              <w:t>Sensor de iluminância</w:t>
            </w:r>
          </w:p>
        </w:tc>
        <w:tc>
          <w:tcPr>
            <w:tcW w:w="2200" w:type="dxa"/>
            <w:tcMar>
              <w:top w:w="70" w:type="dxa"/>
              <w:left w:w="90" w:type="dxa"/>
              <w:bottom w:w="70" w:type="dxa"/>
              <w:right w:w="90" w:type="dxa"/>
            </w:tcMar>
          </w:tcPr>
          <w:p w14:paraId="5DF67D53" w14:textId="77777777" w:rsidR="00E01C3A" w:rsidRDefault="00CC3326">
            <w:r>
              <w:rPr>
                <w:sz w:val="20"/>
                <w:szCs w:val="20"/>
              </w:rPr>
              <w:t>Instrumento de ensaio</w:t>
            </w:r>
          </w:p>
        </w:tc>
        <w:tc>
          <w:tcPr>
            <w:tcW w:w="4221" w:type="dxa"/>
            <w:tcMar>
              <w:top w:w="70" w:type="dxa"/>
              <w:left w:w="90" w:type="dxa"/>
              <w:bottom w:w="70" w:type="dxa"/>
              <w:right w:w="90" w:type="dxa"/>
            </w:tcMar>
          </w:tcPr>
          <w:p w14:paraId="5432B9F5"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7F8B6052" w14:textId="77777777">
        <w:tc>
          <w:tcPr>
            <w:tcW w:w="2650" w:type="dxa"/>
            <w:tcMar>
              <w:top w:w="70" w:type="dxa"/>
              <w:left w:w="90" w:type="dxa"/>
              <w:bottom w:w="70" w:type="dxa"/>
              <w:right w:w="90" w:type="dxa"/>
            </w:tcMar>
          </w:tcPr>
          <w:p w14:paraId="70DF1422" w14:textId="77777777" w:rsidR="00E01C3A" w:rsidRDefault="00CC3326">
            <w:r>
              <w:rPr>
                <w:sz w:val="20"/>
                <w:szCs w:val="20"/>
              </w:rPr>
              <w:t>Enlace Wi-Fi</w:t>
            </w:r>
          </w:p>
        </w:tc>
        <w:tc>
          <w:tcPr>
            <w:tcW w:w="2200" w:type="dxa"/>
            <w:tcMar>
              <w:top w:w="70" w:type="dxa"/>
              <w:left w:w="90" w:type="dxa"/>
              <w:bottom w:w="70" w:type="dxa"/>
              <w:right w:w="90" w:type="dxa"/>
            </w:tcMar>
          </w:tcPr>
          <w:p w14:paraId="39144D6B" w14:textId="77777777" w:rsidR="00E01C3A" w:rsidRDefault="00CC3326">
            <w:r>
              <w:rPr>
                <w:sz w:val="20"/>
                <w:szCs w:val="20"/>
              </w:rPr>
              <w:t>Instrumento de ensaio</w:t>
            </w:r>
          </w:p>
        </w:tc>
        <w:tc>
          <w:tcPr>
            <w:tcW w:w="4221" w:type="dxa"/>
            <w:tcMar>
              <w:top w:w="70" w:type="dxa"/>
              <w:left w:w="90" w:type="dxa"/>
              <w:bottom w:w="70" w:type="dxa"/>
              <w:right w:w="90" w:type="dxa"/>
            </w:tcMar>
          </w:tcPr>
          <w:p w14:paraId="5AEADF75"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0167FB6" w14:textId="77777777">
        <w:tc>
          <w:tcPr>
            <w:tcW w:w="2650" w:type="dxa"/>
            <w:tcMar>
              <w:top w:w="70" w:type="dxa"/>
              <w:left w:w="90" w:type="dxa"/>
              <w:bottom w:w="70" w:type="dxa"/>
              <w:right w:w="90" w:type="dxa"/>
            </w:tcMar>
          </w:tcPr>
          <w:p w14:paraId="20FB1B4F"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53605E" w14:textId="77777777" w:rsidR="00E01C3A" w:rsidRDefault="00CC3326">
            <w:r>
              <w:rPr>
                <w:sz w:val="20"/>
                <w:szCs w:val="20"/>
              </w:rPr>
              <w:t>Instrumento de ensaio</w:t>
            </w:r>
          </w:p>
        </w:tc>
        <w:tc>
          <w:tcPr>
            <w:tcW w:w="4221" w:type="dxa"/>
            <w:tcMar>
              <w:top w:w="70" w:type="dxa"/>
              <w:left w:w="90" w:type="dxa"/>
              <w:bottom w:w="70" w:type="dxa"/>
              <w:right w:w="90" w:type="dxa"/>
            </w:tcMar>
          </w:tcPr>
          <w:p w14:paraId="05A4D89C" w14:textId="77777777" w:rsidR="00E01C3A" w:rsidRDefault="00CC3326">
            <w:r>
              <w:rPr>
                <w:sz w:val="20"/>
                <w:szCs w:val="20"/>
              </w:rPr>
              <w:t>Não se aplica</w:t>
            </w:r>
          </w:p>
        </w:tc>
      </w:tr>
    </w:tbl>
    <w:p w14:paraId="1A2E34F2" w14:textId="77777777" w:rsidR="00E01C3A" w:rsidRDefault="00CC3326">
      <w:pPr>
        <w:spacing w:before="130" w:after="260"/>
        <w:rPr>
          <w:lang w:val="pt-BR"/>
        </w:rPr>
      </w:pPr>
      <w:r>
        <w:rPr>
          <w:sz w:val="20"/>
          <w:szCs w:val="20"/>
          <w:lang w:val="pt-BR"/>
        </w:rPr>
        <w:t>Fonte: Elaborado pelos autores (2026).</w:t>
      </w:r>
    </w:p>
    <w:p w14:paraId="79B1FAD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BF1A6AF"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0945C9E"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6B1F97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4BBD219"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9870FEA" w14:textId="77777777">
        <w:trPr>
          <w:tblHeader/>
        </w:trPr>
        <w:tc>
          <w:tcPr>
            <w:tcW w:w="2150" w:type="dxa"/>
            <w:shd w:val="clear" w:color="auto" w:fill="EDEDED"/>
            <w:tcMar>
              <w:top w:w="70" w:type="dxa"/>
              <w:left w:w="90" w:type="dxa"/>
              <w:bottom w:w="70" w:type="dxa"/>
              <w:right w:w="90" w:type="dxa"/>
            </w:tcMar>
          </w:tcPr>
          <w:p w14:paraId="7477E5B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36B3A49F"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24BF423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85B8195" w14:textId="77777777" w:rsidR="00E01C3A" w:rsidRPr="00CE1B46" w:rsidRDefault="00CC3326">
            <w:pPr>
              <w:rPr>
                <w:lang w:val="pt-BR"/>
              </w:rPr>
            </w:pPr>
            <w:r>
              <w:rPr>
                <w:b/>
                <w:bCs/>
                <w:sz w:val="20"/>
                <w:szCs w:val="20"/>
                <w:lang w:val="pt-BR"/>
              </w:rPr>
              <w:t>Situação hoje em São Paulo</w:t>
            </w:r>
          </w:p>
        </w:tc>
      </w:tr>
      <w:tr w:rsidR="00E01C3A" w:rsidRPr="00CE1B46" w14:paraId="325C7C6D" w14:textId="77777777">
        <w:tc>
          <w:tcPr>
            <w:tcW w:w="2150" w:type="dxa"/>
            <w:tcMar>
              <w:top w:w="70" w:type="dxa"/>
              <w:left w:w="90" w:type="dxa"/>
              <w:bottom w:w="70" w:type="dxa"/>
              <w:right w:w="90" w:type="dxa"/>
            </w:tcMar>
          </w:tcPr>
          <w:p w14:paraId="5D7A553B"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9248E61"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4A76DFD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D759185"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AED24F7" w14:textId="77777777">
        <w:tc>
          <w:tcPr>
            <w:tcW w:w="2150" w:type="dxa"/>
            <w:tcMar>
              <w:top w:w="70" w:type="dxa"/>
              <w:left w:w="90" w:type="dxa"/>
              <w:bottom w:w="70" w:type="dxa"/>
              <w:right w:w="90" w:type="dxa"/>
            </w:tcMar>
          </w:tcPr>
          <w:p w14:paraId="211E24A9"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1C7130A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D65290D"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CE4A725" w14:textId="77777777" w:rsidR="00E01C3A" w:rsidRPr="00CE1B46" w:rsidRDefault="00CC3326">
            <w:pPr>
              <w:rPr>
                <w:lang w:val="pt-BR"/>
              </w:rPr>
            </w:pPr>
            <w:r>
              <w:rPr>
                <w:sz w:val="20"/>
                <w:szCs w:val="20"/>
                <w:lang w:val="pt-BR"/>
              </w:rPr>
              <w:t>Inexistente. É objeto deste trabalho</w:t>
            </w:r>
          </w:p>
        </w:tc>
      </w:tr>
      <w:tr w:rsidR="00E01C3A" w:rsidRPr="00CE1B46" w14:paraId="509CC114" w14:textId="77777777">
        <w:tc>
          <w:tcPr>
            <w:tcW w:w="2150" w:type="dxa"/>
            <w:tcMar>
              <w:top w:w="70" w:type="dxa"/>
              <w:left w:w="90" w:type="dxa"/>
              <w:bottom w:w="70" w:type="dxa"/>
              <w:right w:w="90" w:type="dxa"/>
            </w:tcMar>
          </w:tcPr>
          <w:p w14:paraId="16AFC836"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0A0871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96BAEDC" w14:textId="77777777" w:rsidR="00E01C3A" w:rsidRDefault="00CC3326">
            <w:r>
              <w:rPr>
                <w:sz w:val="20"/>
                <w:szCs w:val="20"/>
              </w:rPr>
              <w:t>O mesmo módulo</w:t>
            </w:r>
          </w:p>
        </w:tc>
        <w:tc>
          <w:tcPr>
            <w:tcW w:w="2321" w:type="dxa"/>
            <w:tcMar>
              <w:top w:w="70" w:type="dxa"/>
              <w:left w:w="90" w:type="dxa"/>
              <w:bottom w:w="70" w:type="dxa"/>
              <w:right w:w="90" w:type="dxa"/>
            </w:tcMar>
          </w:tcPr>
          <w:p w14:paraId="1320139A" w14:textId="77777777" w:rsidR="00E01C3A" w:rsidRPr="00CE1B46" w:rsidRDefault="00CC3326">
            <w:pPr>
              <w:rPr>
                <w:lang w:val="pt-BR"/>
              </w:rPr>
            </w:pPr>
            <w:r>
              <w:rPr>
                <w:sz w:val="20"/>
                <w:szCs w:val="20"/>
                <w:lang w:val="pt-BR"/>
              </w:rPr>
              <w:t>Inexistente. É objeto deste trabalho</w:t>
            </w:r>
          </w:p>
        </w:tc>
      </w:tr>
      <w:tr w:rsidR="00E01C3A" w:rsidRPr="00CE1B46" w14:paraId="735FD2B1" w14:textId="77777777">
        <w:tc>
          <w:tcPr>
            <w:tcW w:w="2150" w:type="dxa"/>
            <w:tcMar>
              <w:top w:w="70" w:type="dxa"/>
              <w:left w:w="90" w:type="dxa"/>
              <w:bottom w:w="70" w:type="dxa"/>
              <w:right w:w="90" w:type="dxa"/>
            </w:tcMar>
          </w:tcPr>
          <w:p w14:paraId="28A7F6B5"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EB03A72" w14:textId="77777777" w:rsidR="00E01C3A" w:rsidRDefault="00CC3326">
            <w:r>
              <w:rPr>
                <w:sz w:val="20"/>
                <w:szCs w:val="20"/>
              </w:rPr>
              <w:t>Banco relacional de 4.7.1</w:t>
            </w:r>
          </w:p>
        </w:tc>
        <w:tc>
          <w:tcPr>
            <w:tcW w:w="2400" w:type="dxa"/>
            <w:tcMar>
              <w:top w:w="70" w:type="dxa"/>
              <w:left w:w="90" w:type="dxa"/>
              <w:bottom w:w="70" w:type="dxa"/>
              <w:right w:w="90" w:type="dxa"/>
            </w:tcMar>
          </w:tcPr>
          <w:p w14:paraId="59BF0632"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5DA3C1" w14:textId="77777777" w:rsidR="00E01C3A" w:rsidRPr="00CE1B46" w:rsidRDefault="00CC3326">
            <w:pPr>
              <w:rPr>
                <w:lang w:val="pt-BR"/>
              </w:rPr>
            </w:pPr>
            <w:r>
              <w:rPr>
                <w:sz w:val="20"/>
                <w:szCs w:val="20"/>
                <w:lang w:val="pt-BR"/>
              </w:rPr>
              <w:t>Inexistente. É objeto deste trabalho</w:t>
            </w:r>
          </w:p>
        </w:tc>
      </w:tr>
      <w:tr w:rsidR="00E01C3A" w:rsidRPr="00CE1B46" w14:paraId="12218C12" w14:textId="77777777">
        <w:tc>
          <w:tcPr>
            <w:tcW w:w="2150" w:type="dxa"/>
            <w:tcMar>
              <w:top w:w="70" w:type="dxa"/>
              <w:left w:w="90" w:type="dxa"/>
              <w:bottom w:w="70" w:type="dxa"/>
              <w:right w:w="90" w:type="dxa"/>
            </w:tcMar>
          </w:tcPr>
          <w:p w14:paraId="3E22B74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54DD0244"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ACD9B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B2A5592" w14:textId="77777777" w:rsidR="00E01C3A" w:rsidRPr="00CE1B46" w:rsidRDefault="00CC3326">
            <w:pPr>
              <w:rPr>
                <w:lang w:val="pt-BR"/>
              </w:rPr>
            </w:pPr>
            <w:r>
              <w:rPr>
                <w:sz w:val="20"/>
                <w:szCs w:val="20"/>
                <w:lang w:val="pt-BR"/>
              </w:rPr>
              <w:t>Contratado. Caderno de Encargos, cláusulas 7.1 e 17</w:t>
            </w:r>
          </w:p>
        </w:tc>
      </w:tr>
      <w:tr w:rsidR="00E01C3A" w14:paraId="3C975B0C" w14:textId="77777777">
        <w:tc>
          <w:tcPr>
            <w:tcW w:w="2150" w:type="dxa"/>
            <w:tcMar>
              <w:top w:w="70" w:type="dxa"/>
              <w:left w:w="90" w:type="dxa"/>
              <w:bottom w:w="70" w:type="dxa"/>
              <w:right w:w="90" w:type="dxa"/>
            </w:tcMar>
          </w:tcPr>
          <w:p w14:paraId="2C0753B3"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022C69B"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9F43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18A9589" w14:textId="77777777" w:rsidR="00E01C3A" w:rsidRDefault="00CC3326">
            <w:r>
              <w:rPr>
                <w:sz w:val="20"/>
                <w:szCs w:val="20"/>
              </w:rPr>
              <w:t>Contratado. Cláusula 7.1</w:t>
            </w:r>
          </w:p>
        </w:tc>
      </w:tr>
      <w:tr w:rsidR="00E01C3A" w14:paraId="41445FD9" w14:textId="77777777">
        <w:tc>
          <w:tcPr>
            <w:tcW w:w="2150" w:type="dxa"/>
            <w:tcMar>
              <w:top w:w="70" w:type="dxa"/>
              <w:left w:w="90" w:type="dxa"/>
              <w:bottom w:w="70" w:type="dxa"/>
              <w:right w:w="90" w:type="dxa"/>
            </w:tcMar>
          </w:tcPr>
          <w:p w14:paraId="158CB0A2"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160EA8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E1309C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B6BCA81" w14:textId="77777777" w:rsidR="00E01C3A" w:rsidRDefault="00CC3326">
            <w:r>
              <w:rPr>
                <w:sz w:val="20"/>
                <w:szCs w:val="20"/>
              </w:rPr>
              <w:t>Contratado. Caderno de Encargos, itens 13 e 13.3; cadastro publicado no GeoSampa</w:t>
            </w:r>
          </w:p>
        </w:tc>
      </w:tr>
      <w:tr w:rsidR="00E01C3A" w:rsidRPr="00CE1B46" w14:paraId="3C461E8A" w14:textId="77777777">
        <w:tc>
          <w:tcPr>
            <w:tcW w:w="2150" w:type="dxa"/>
            <w:tcMar>
              <w:top w:w="70" w:type="dxa"/>
              <w:left w:w="90" w:type="dxa"/>
              <w:bottom w:w="70" w:type="dxa"/>
              <w:right w:w="90" w:type="dxa"/>
            </w:tcMar>
          </w:tcPr>
          <w:p w14:paraId="771DEF61"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2755D7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B906AFC"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6E6538EF" w14:textId="77777777" w:rsidR="00E01C3A" w:rsidRPr="00CE1B46" w:rsidRDefault="00CC3326">
            <w:pPr>
              <w:rPr>
                <w:lang w:val="pt-BR"/>
              </w:rPr>
            </w:pPr>
            <w:r>
              <w:rPr>
                <w:sz w:val="20"/>
                <w:szCs w:val="20"/>
                <w:lang w:val="pt-BR"/>
              </w:rPr>
              <w:t>Contratado. Cláusula 6.2.1.B; tomada de sete contatos no padrão ANSI C136.41</w:t>
            </w:r>
          </w:p>
        </w:tc>
      </w:tr>
      <w:tr w:rsidR="00E01C3A" w14:paraId="48E754F4" w14:textId="77777777">
        <w:tc>
          <w:tcPr>
            <w:tcW w:w="2150" w:type="dxa"/>
            <w:tcMar>
              <w:top w:w="70" w:type="dxa"/>
              <w:left w:w="90" w:type="dxa"/>
              <w:bottom w:w="70" w:type="dxa"/>
              <w:right w:w="90" w:type="dxa"/>
            </w:tcMar>
          </w:tcPr>
          <w:p w14:paraId="690E5565"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65EEE58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8E90E3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FD426F5" w14:textId="77777777" w:rsidR="00E01C3A" w:rsidRDefault="00CC3326">
            <w:r>
              <w:rPr>
                <w:sz w:val="20"/>
                <w:szCs w:val="20"/>
              </w:rPr>
              <w:t>Certificação compulsória desde 2022</w:t>
            </w:r>
          </w:p>
        </w:tc>
      </w:tr>
      <w:tr w:rsidR="00E01C3A" w:rsidRPr="00CE1B46" w14:paraId="2D914D37" w14:textId="77777777">
        <w:tc>
          <w:tcPr>
            <w:tcW w:w="2150" w:type="dxa"/>
            <w:tcMar>
              <w:top w:w="70" w:type="dxa"/>
              <w:left w:w="90" w:type="dxa"/>
              <w:bottom w:w="70" w:type="dxa"/>
              <w:right w:w="90" w:type="dxa"/>
            </w:tcMar>
          </w:tcPr>
          <w:p w14:paraId="6DB2E73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035CE2E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1D797B2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8757834" w14:textId="77777777" w:rsidR="00E01C3A" w:rsidRPr="00CE1B46" w:rsidRDefault="00CC3326">
            <w:pPr>
              <w:rPr>
                <w:lang w:val="pt-BR"/>
              </w:rPr>
            </w:pPr>
            <w:r>
              <w:rPr>
                <w:sz w:val="20"/>
                <w:szCs w:val="20"/>
                <w:lang w:val="pt-BR"/>
              </w:rPr>
              <w:t>Em operação; a medição é regulada metrologicamente</w:t>
            </w:r>
          </w:p>
        </w:tc>
      </w:tr>
    </w:tbl>
    <w:p w14:paraId="3A4C0728"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1BB4AA6"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92B6FDC"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726F358B" w14:textId="77777777" w:rsidR="00E01C3A" w:rsidRDefault="00CC3326">
      <w:pPr>
        <w:pStyle w:val="Heading2"/>
        <w:spacing w:before="360" w:after="240" w:line="360" w:lineRule="auto"/>
        <w:rPr>
          <w:lang w:val="pt-BR"/>
        </w:rPr>
      </w:pPr>
      <w:bookmarkStart w:id="28" w:name="_Toc241450113"/>
      <w:r>
        <w:rPr>
          <w:lang w:val="pt-BR"/>
        </w:rPr>
        <w:t>3.4 O nó de demonstração</w:t>
      </w:r>
      <w:bookmarkEnd w:id="28"/>
    </w:p>
    <w:p w14:paraId="2F66018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775608A2"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FD1B468" w14:textId="77777777">
        <w:trPr>
          <w:tblHeader/>
        </w:trPr>
        <w:tc>
          <w:tcPr>
            <w:tcW w:w="2100" w:type="dxa"/>
            <w:shd w:val="clear" w:color="auto" w:fill="EDEDED"/>
            <w:tcMar>
              <w:top w:w="70" w:type="dxa"/>
              <w:left w:w="90" w:type="dxa"/>
              <w:bottom w:w="70" w:type="dxa"/>
              <w:right w:w="90" w:type="dxa"/>
            </w:tcMar>
          </w:tcPr>
          <w:p w14:paraId="3A96389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30050D7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CE31CB9" w14:textId="77777777" w:rsidR="006B1E66" w:rsidRDefault="00CC3326">
            <w:r>
              <w:rPr>
                <w:b/>
                <w:bCs/>
                <w:sz w:val="20"/>
                <w:szCs w:val="20"/>
              </w:rPr>
              <w:t>Especificação adotada</w:t>
            </w:r>
          </w:p>
        </w:tc>
      </w:tr>
      <w:tr w:rsidR="006B1E66" w:rsidRPr="00CE1B46" w14:paraId="78BA84F7" w14:textId="77777777">
        <w:tc>
          <w:tcPr>
            <w:tcW w:w="2100" w:type="dxa"/>
            <w:tcMar>
              <w:top w:w="70" w:type="dxa"/>
              <w:left w:w="90" w:type="dxa"/>
              <w:bottom w:w="70" w:type="dxa"/>
              <w:right w:w="90" w:type="dxa"/>
            </w:tcMar>
          </w:tcPr>
          <w:p w14:paraId="6B02D365"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74ACD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2516DA1E"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C77407B" w14:textId="77777777">
        <w:tc>
          <w:tcPr>
            <w:tcW w:w="2100" w:type="dxa"/>
            <w:tcMar>
              <w:top w:w="70" w:type="dxa"/>
              <w:left w:w="90" w:type="dxa"/>
              <w:bottom w:w="70" w:type="dxa"/>
              <w:right w:w="90" w:type="dxa"/>
            </w:tcMar>
          </w:tcPr>
          <w:p w14:paraId="268BF04B"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18E2AC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60B598D"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6441F03" w14:textId="77777777">
        <w:tc>
          <w:tcPr>
            <w:tcW w:w="2100" w:type="dxa"/>
            <w:tcMar>
              <w:top w:w="70" w:type="dxa"/>
              <w:left w:w="90" w:type="dxa"/>
              <w:bottom w:w="70" w:type="dxa"/>
              <w:right w:w="90" w:type="dxa"/>
            </w:tcMar>
          </w:tcPr>
          <w:p w14:paraId="25F1626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3858302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2A3D21BD"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7AB9C868" w14:textId="77777777">
        <w:tc>
          <w:tcPr>
            <w:tcW w:w="2100" w:type="dxa"/>
            <w:tcMar>
              <w:top w:w="70" w:type="dxa"/>
              <w:left w:w="90" w:type="dxa"/>
              <w:bottom w:w="70" w:type="dxa"/>
              <w:right w:w="90" w:type="dxa"/>
            </w:tcMar>
          </w:tcPr>
          <w:p w14:paraId="7E667746"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3BFAB9A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1CB22ECA"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334BDF2D" w14:textId="77777777">
        <w:tc>
          <w:tcPr>
            <w:tcW w:w="2100" w:type="dxa"/>
            <w:tcMar>
              <w:top w:w="70" w:type="dxa"/>
              <w:left w:w="90" w:type="dxa"/>
              <w:bottom w:w="70" w:type="dxa"/>
              <w:right w:w="90" w:type="dxa"/>
            </w:tcMar>
          </w:tcPr>
          <w:p w14:paraId="444A337E" w14:textId="77777777" w:rsidR="006B1E66" w:rsidRDefault="00CC3326">
            <w:r>
              <w:rPr>
                <w:sz w:val="20"/>
                <w:szCs w:val="20"/>
              </w:rPr>
              <w:t>Fonte de 12 V</w:t>
            </w:r>
          </w:p>
        </w:tc>
        <w:tc>
          <w:tcPr>
            <w:tcW w:w="3200" w:type="dxa"/>
            <w:tcMar>
              <w:top w:w="70" w:type="dxa"/>
              <w:left w:w="90" w:type="dxa"/>
              <w:bottom w:w="70" w:type="dxa"/>
              <w:right w:w="90" w:type="dxa"/>
            </w:tcMar>
          </w:tcPr>
          <w:p w14:paraId="6DA65066"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20673AEA"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32EBF03C" w14:textId="77777777">
        <w:tc>
          <w:tcPr>
            <w:tcW w:w="2100" w:type="dxa"/>
            <w:tcMar>
              <w:top w:w="70" w:type="dxa"/>
              <w:left w:w="90" w:type="dxa"/>
              <w:bottom w:w="70" w:type="dxa"/>
              <w:right w:w="90" w:type="dxa"/>
            </w:tcMar>
          </w:tcPr>
          <w:p w14:paraId="00BD95B9" w14:textId="77777777" w:rsidR="006B1E66" w:rsidRDefault="00CC3326">
            <w:r>
              <w:rPr>
                <w:sz w:val="20"/>
                <w:szCs w:val="20"/>
              </w:rPr>
              <w:t>Anteparo de bancada</w:t>
            </w:r>
          </w:p>
        </w:tc>
        <w:tc>
          <w:tcPr>
            <w:tcW w:w="3200" w:type="dxa"/>
            <w:tcMar>
              <w:top w:w="70" w:type="dxa"/>
              <w:left w:w="90" w:type="dxa"/>
              <w:bottom w:w="70" w:type="dxa"/>
              <w:right w:w="90" w:type="dxa"/>
            </w:tcMar>
          </w:tcPr>
          <w:p w14:paraId="04257B8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D01A38C"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206BF518" w14:textId="77777777" w:rsidR="006B1E66" w:rsidRPr="000F5B8B" w:rsidRDefault="00CC3326">
      <w:pPr>
        <w:spacing w:before="130" w:after="260"/>
        <w:rPr>
          <w:lang w:val="pt-BR"/>
        </w:rPr>
      </w:pPr>
      <w:r>
        <w:rPr>
          <w:sz w:val="20"/>
          <w:szCs w:val="20"/>
          <w:lang w:val="pt-BR"/>
        </w:rPr>
        <w:t>Fonte: Elaborado pelos autores (2026).</w:t>
      </w:r>
    </w:p>
    <w:p w14:paraId="68A659E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0D382E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5D522F8F" w14:textId="77777777" w:rsidR="00E01C3A" w:rsidRDefault="00CC3326">
      <w:pPr>
        <w:pStyle w:val="Heading3"/>
        <w:spacing w:before="320" w:after="200" w:line="360" w:lineRule="auto"/>
        <w:rPr>
          <w:lang w:val="pt-BR"/>
        </w:rPr>
      </w:pPr>
      <w:bookmarkStart w:id="29" w:name="_Toc241450114"/>
      <w:r>
        <w:rPr>
          <w:lang w:val="pt-BR"/>
        </w:rPr>
        <w:t>3.4.1 Critérios de seleção e alternativas preteridas</w:t>
      </w:r>
      <w:bookmarkEnd w:id="29"/>
    </w:p>
    <w:p w14:paraId="34F7780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4C3D69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50A214" w14:textId="77777777">
        <w:trPr>
          <w:tblHeader/>
        </w:trPr>
        <w:tc>
          <w:tcPr>
            <w:tcW w:w="1450" w:type="dxa"/>
            <w:shd w:val="clear" w:color="auto" w:fill="EDEDED"/>
            <w:tcMar>
              <w:top w:w="60" w:type="dxa"/>
              <w:left w:w="80" w:type="dxa"/>
              <w:bottom w:w="60" w:type="dxa"/>
              <w:right w:w="80" w:type="dxa"/>
            </w:tcMar>
          </w:tcPr>
          <w:p w14:paraId="380D48D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70B0009F"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2B14CD86"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581D4799" w14:textId="77777777" w:rsidR="006B1E66" w:rsidRDefault="00CC3326">
            <w:r>
              <w:rPr>
                <w:b/>
                <w:bCs/>
                <w:sz w:val="20"/>
                <w:szCs w:val="20"/>
              </w:rPr>
              <w:t>Razão determinante da escolha</w:t>
            </w:r>
          </w:p>
        </w:tc>
      </w:tr>
      <w:tr w:rsidR="006B1E66" w:rsidRPr="00CE1B46" w14:paraId="21ABC2A4" w14:textId="77777777">
        <w:tc>
          <w:tcPr>
            <w:tcW w:w="1450" w:type="dxa"/>
            <w:tcMar>
              <w:top w:w="60" w:type="dxa"/>
              <w:left w:w="80" w:type="dxa"/>
              <w:bottom w:w="60" w:type="dxa"/>
              <w:right w:w="80" w:type="dxa"/>
            </w:tcMar>
          </w:tcPr>
          <w:p w14:paraId="0E66CFE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941B2E6" w14:textId="77777777" w:rsidR="006B1E66" w:rsidRDefault="00CC3326">
            <w:r>
              <w:rPr>
                <w:sz w:val="20"/>
                <w:szCs w:val="20"/>
              </w:rPr>
              <w:t>ESP32</w:t>
            </w:r>
          </w:p>
        </w:tc>
        <w:tc>
          <w:tcPr>
            <w:tcW w:w="1950" w:type="dxa"/>
            <w:tcMar>
              <w:top w:w="60" w:type="dxa"/>
              <w:left w:w="80" w:type="dxa"/>
              <w:bottom w:w="60" w:type="dxa"/>
              <w:right w:w="80" w:type="dxa"/>
            </w:tcMar>
          </w:tcPr>
          <w:p w14:paraId="0878D1F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E1B8AE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1C174D17" w14:textId="77777777">
        <w:tc>
          <w:tcPr>
            <w:tcW w:w="1450" w:type="dxa"/>
            <w:tcMar>
              <w:top w:w="60" w:type="dxa"/>
              <w:left w:w="80" w:type="dxa"/>
              <w:bottom w:w="60" w:type="dxa"/>
              <w:right w:w="80" w:type="dxa"/>
            </w:tcMar>
          </w:tcPr>
          <w:p w14:paraId="5556CC71"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7DEDF41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2CBA5640"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038B8FC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55CB10ED" w14:textId="77777777">
        <w:tc>
          <w:tcPr>
            <w:tcW w:w="1450" w:type="dxa"/>
            <w:tcMar>
              <w:top w:w="60" w:type="dxa"/>
              <w:left w:w="80" w:type="dxa"/>
              <w:bottom w:w="60" w:type="dxa"/>
              <w:right w:w="80" w:type="dxa"/>
            </w:tcMar>
          </w:tcPr>
          <w:p w14:paraId="44F51AA3" w14:textId="77777777" w:rsidR="006B1E66" w:rsidRDefault="00CC3326">
            <w:r>
              <w:rPr>
                <w:sz w:val="20"/>
                <w:szCs w:val="20"/>
              </w:rPr>
              <w:t>Fonte de luz</w:t>
            </w:r>
          </w:p>
        </w:tc>
        <w:tc>
          <w:tcPr>
            <w:tcW w:w="1750" w:type="dxa"/>
            <w:tcMar>
              <w:top w:w="60" w:type="dxa"/>
              <w:left w:w="80" w:type="dxa"/>
              <w:bottom w:w="60" w:type="dxa"/>
              <w:right w:w="80" w:type="dxa"/>
            </w:tcMar>
          </w:tcPr>
          <w:p w14:paraId="0A0BAA4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7C90D93B"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5BEAB267"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6BEF200E" w14:textId="77777777">
        <w:tc>
          <w:tcPr>
            <w:tcW w:w="1450" w:type="dxa"/>
            <w:tcMar>
              <w:top w:w="60" w:type="dxa"/>
              <w:left w:w="80" w:type="dxa"/>
              <w:bottom w:w="60" w:type="dxa"/>
              <w:right w:w="80" w:type="dxa"/>
            </w:tcMar>
          </w:tcPr>
          <w:p w14:paraId="6A55496F" w14:textId="77777777" w:rsidR="006B1E66" w:rsidRDefault="00CC3326">
            <w:r>
              <w:rPr>
                <w:sz w:val="20"/>
                <w:szCs w:val="20"/>
              </w:rPr>
              <w:t>Medição da iluminância</w:t>
            </w:r>
          </w:p>
        </w:tc>
        <w:tc>
          <w:tcPr>
            <w:tcW w:w="1750" w:type="dxa"/>
            <w:tcMar>
              <w:top w:w="60" w:type="dxa"/>
              <w:left w:w="80" w:type="dxa"/>
              <w:bottom w:w="60" w:type="dxa"/>
              <w:right w:w="80" w:type="dxa"/>
            </w:tcMar>
          </w:tcPr>
          <w:p w14:paraId="64EF126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2A19C2F"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4CF19BB4"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75B2B58A" w14:textId="77777777">
        <w:tc>
          <w:tcPr>
            <w:tcW w:w="1450" w:type="dxa"/>
            <w:tcMar>
              <w:top w:w="60" w:type="dxa"/>
              <w:left w:w="80" w:type="dxa"/>
              <w:bottom w:w="60" w:type="dxa"/>
              <w:right w:w="80" w:type="dxa"/>
            </w:tcMar>
          </w:tcPr>
          <w:p w14:paraId="4FADA6DB" w14:textId="77777777" w:rsidR="006B1E66" w:rsidRDefault="00CC3326">
            <w:r>
              <w:rPr>
                <w:sz w:val="20"/>
                <w:szCs w:val="20"/>
              </w:rPr>
              <w:t>Transporte da mensagem</w:t>
            </w:r>
          </w:p>
        </w:tc>
        <w:tc>
          <w:tcPr>
            <w:tcW w:w="1750" w:type="dxa"/>
            <w:tcMar>
              <w:top w:w="60" w:type="dxa"/>
              <w:left w:w="80" w:type="dxa"/>
              <w:bottom w:w="60" w:type="dxa"/>
              <w:right w:w="80" w:type="dxa"/>
            </w:tcMar>
          </w:tcPr>
          <w:p w14:paraId="53E6FD7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F95C8BE" w14:textId="77777777" w:rsidR="006B1E66" w:rsidRDefault="00CC3326">
            <w:r>
              <w:rPr>
                <w:sz w:val="20"/>
                <w:szCs w:val="20"/>
              </w:rPr>
              <w:t>LoRaWAN; NB-IoT; Zigbee</w:t>
            </w:r>
          </w:p>
        </w:tc>
        <w:tc>
          <w:tcPr>
            <w:tcW w:w="3921" w:type="dxa"/>
            <w:tcMar>
              <w:top w:w="60" w:type="dxa"/>
              <w:left w:w="80" w:type="dxa"/>
              <w:bottom w:w="60" w:type="dxa"/>
              <w:right w:w="80" w:type="dxa"/>
            </w:tcMar>
          </w:tcPr>
          <w:p w14:paraId="1043020F"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63EB62E5" w14:textId="77777777" w:rsidR="006B1E66" w:rsidRPr="000F5B8B" w:rsidRDefault="00CC3326">
      <w:pPr>
        <w:spacing w:before="130" w:after="260"/>
        <w:rPr>
          <w:lang w:val="pt-BR"/>
        </w:rPr>
      </w:pPr>
      <w:r>
        <w:rPr>
          <w:sz w:val="20"/>
          <w:szCs w:val="20"/>
          <w:lang w:val="pt-BR"/>
        </w:rPr>
        <w:t>Fonte: Elaborado pelos autores (2026).</w:t>
      </w:r>
    </w:p>
    <w:p w14:paraId="583DDD7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865AB6B"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F6E0083" w14:textId="77777777" w:rsidR="00E01C3A" w:rsidRDefault="00CC3326">
      <w:pPr>
        <w:pStyle w:val="Heading3"/>
        <w:spacing w:before="320" w:after="200" w:line="360" w:lineRule="auto"/>
        <w:rPr>
          <w:lang w:val="pt-BR"/>
        </w:rPr>
      </w:pPr>
      <w:bookmarkStart w:id="30" w:name="_Toc241450115"/>
      <w:r>
        <w:rPr>
          <w:lang w:val="pt-BR"/>
        </w:rPr>
        <w:t>3.4.2 Dimensionamento fotométrico da bancada</w:t>
      </w:r>
      <w:bookmarkEnd w:id="30"/>
    </w:p>
    <w:p w14:paraId="4A1676DC"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ADAA485"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0E670EA"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7386786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8C503FF"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93710B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0886C4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409B413" w14:textId="77777777">
        <w:trPr>
          <w:tblHeader/>
        </w:trPr>
        <w:tc>
          <w:tcPr>
            <w:tcW w:w="1700" w:type="dxa"/>
            <w:shd w:val="clear" w:color="auto" w:fill="EDEDED"/>
            <w:tcMar>
              <w:top w:w="70" w:type="dxa"/>
              <w:left w:w="90" w:type="dxa"/>
              <w:bottom w:w="70" w:type="dxa"/>
              <w:right w:w="90" w:type="dxa"/>
            </w:tcMar>
          </w:tcPr>
          <w:p w14:paraId="2CAFDEE7"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72071357"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147DDF21"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BE5A578" w14:textId="77777777" w:rsidR="006B1E66" w:rsidRDefault="00CC3326">
            <w:r>
              <w:rPr>
                <w:b/>
                <w:bCs/>
                <w:sz w:val="20"/>
                <w:szCs w:val="20"/>
              </w:rPr>
              <w:t>Observação</w:t>
            </w:r>
          </w:p>
        </w:tc>
      </w:tr>
      <w:tr w:rsidR="006B1E66" w:rsidRPr="00CE1B46" w14:paraId="400275E4" w14:textId="77777777">
        <w:tc>
          <w:tcPr>
            <w:tcW w:w="1700" w:type="dxa"/>
            <w:tcMar>
              <w:top w:w="70" w:type="dxa"/>
              <w:left w:w="90" w:type="dxa"/>
              <w:bottom w:w="70" w:type="dxa"/>
              <w:right w:w="90" w:type="dxa"/>
            </w:tcMar>
          </w:tcPr>
          <w:p w14:paraId="334E21AF"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76EF5E3"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6DBF1F6"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EDE44CE"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B21C2A7" w14:textId="77777777">
        <w:tc>
          <w:tcPr>
            <w:tcW w:w="1700" w:type="dxa"/>
            <w:tcMar>
              <w:top w:w="70" w:type="dxa"/>
              <w:left w:w="90" w:type="dxa"/>
              <w:bottom w:w="70" w:type="dxa"/>
              <w:right w:w="90" w:type="dxa"/>
            </w:tcMar>
          </w:tcPr>
          <w:p w14:paraId="39718A9D"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53DF7A42"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3F620BEB" w14:textId="77777777" w:rsidR="006B1E66" w:rsidRDefault="00CC3326">
            <w:r>
              <w:rPr>
                <w:sz w:val="20"/>
                <w:szCs w:val="20"/>
              </w:rPr>
              <w:t>Classe P3, Tabela 7</w:t>
            </w:r>
          </w:p>
        </w:tc>
        <w:tc>
          <w:tcPr>
            <w:tcW w:w="2471" w:type="dxa"/>
            <w:tcMar>
              <w:top w:w="70" w:type="dxa"/>
              <w:left w:w="90" w:type="dxa"/>
              <w:bottom w:w="70" w:type="dxa"/>
              <w:right w:w="90" w:type="dxa"/>
            </w:tcMar>
          </w:tcPr>
          <w:p w14:paraId="2F701D53" w14:textId="77777777" w:rsidR="006B1E66" w:rsidRPr="000F5B8B" w:rsidRDefault="00CC3326">
            <w:pPr>
              <w:rPr>
                <w:lang w:val="pt-BR"/>
              </w:rPr>
            </w:pPr>
            <w:r>
              <w:rPr>
                <w:sz w:val="20"/>
                <w:szCs w:val="20"/>
                <w:lang w:val="pt-BR"/>
              </w:rPr>
              <w:t>Referência para o cálculo da taxa de variação</w:t>
            </w:r>
          </w:p>
        </w:tc>
      </w:tr>
      <w:tr w:rsidR="006B1E66" w:rsidRPr="00CE1B46" w14:paraId="7233984A" w14:textId="77777777">
        <w:tc>
          <w:tcPr>
            <w:tcW w:w="1700" w:type="dxa"/>
            <w:tcMar>
              <w:top w:w="70" w:type="dxa"/>
              <w:left w:w="90" w:type="dxa"/>
              <w:bottom w:w="70" w:type="dxa"/>
              <w:right w:w="90" w:type="dxa"/>
            </w:tcMar>
          </w:tcPr>
          <w:p w14:paraId="59358823" w14:textId="77777777" w:rsidR="006B1E66" w:rsidRDefault="00CC3326">
            <w:r>
              <w:rPr>
                <w:sz w:val="20"/>
                <w:szCs w:val="20"/>
              </w:rPr>
              <w:t>Piso de atenuação</w:t>
            </w:r>
          </w:p>
        </w:tc>
        <w:tc>
          <w:tcPr>
            <w:tcW w:w="2500" w:type="dxa"/>
            <w:tcMar>
              <w:top w:w="70" w:type="dxa"/>
              <w:left w:w="90" w:type="dxa"/>
              <w:bottom w:w="70" w:type="dxa"/>
              <w:right w:w="90" w:type="dxa"/>
            </w:tcMar>
          </w:tcPr>
          <w:p w14:paraId="75B49023"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2B0A7E5C"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C9E5BC6" w14:textId="77777777" w:rsidR="006B1E66" w:rsidRPr="000F5B8B" w:rsidRDefault="00CC3326">
            <w:pPr>
              <w:rPr>
                <w:lang w:val="pt-BR"/>
              </w:rPr>
            </w:pPr>
            <w:r>
              <w:rPr>
                <w:sz w:val="20"/>
                <w:szCs w:val="20"/>
                <w:lang w:val="pt-BR"/>
              </w:rPr>
              <w:t>Limite inferior verificado antes de cada atuação</w:t>
            </w:r>
          </w:p>
        </w:tc>
      </w:tr>
      <w:tr w:rsidR="006B1E66" w:rsidRPr="00CE1B46" w14:paraId="6955F430" w14:textId="77777777">
        <w:tc>
          <w:tcPr>
            <w:tcW w:w="1700" w:type="dxa"/>
            <w:tcMar>
              <w:top w:w="70" w:type="dxa"/>
              <w:left w:w="90" w:type="dxa"/>
              <w:bottom w:w="70" w:type="dxa"/>
              <w:right w:w="90" w:type="dxa"/>
            </w:tcMar>
          </w:tcPr>
          <w:p w14:paraId="40663529"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2C123D7D" w14:textId="77777777" w:rsidR="006B1E66" w:rsidRDefault="00CC3326">
            <w:r>
              <w:rPr>
                <w:sz w:val="20"/>
                <w:szCs w:val="20"/>
              </w:rPr>
              <w:t>1 lux por minuto</w:t>
            </w:r>
          </w:p>
        </w:tc>
        <w:tc>
          <w:tcPr>
            <w:tcW w:w="2400" w:type="dxa"/>
            <w:tcMar>
              <w:top w:w="70" w:type="dxa"/>
              <w:left w:w="90" w:type="dxa"/>
              <w:bottom w:w="70" w:type="dxa"/>
              <w:right w:w="90" w:type="dxa"/>
            </w:tcMar>
          </w:tcPr>
          <w:p w14:paraId="52CDA4D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639FAC4"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CC48BBA" w14:textId="77777777">
        <w:tc>
          <w:tcPr>
            <w:tcW w:w="1700" w:type="dxa"/>
            <w:tcMar>
              <w:top w:w="70" w:type="dxa"/>
              <w:left w:w="90" w:type="dxa"/>
              <w:bottom w:w="70" w:type="dxa"/>
              <w:right w:w="90" w:type="dxa"/>
            </w:tcMar>
          </w:tcPr>
          <w:p w14:paraId="2185BE1D"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2DB2EDC"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4DA17CF9" w14:textId="77777777" w:rsidR="006B1E66" w:rsidRDefault="00CC3326">
            <w:r>
              <w:rPr>
                <w:sz w:val="20"/>
                <w:szCs w:val="20"/>
              </w:rPr>
              <w:t>Não prescrito pela norma</w:t>
            </w:r>
          </w:p>
        </w:tc>
        <w:tc>
          <w:tcPr>
            <w:tcW w:w="2471" w:type="dxa"/>
            <w:tcMar>
              <w:top w:w="70" w:type="dxa"/>
              <w:left w:w="90" w:type="dxa"/>
              <w:bottom w:w="70" w:type="dxa"/>
              <w:right w:w="90" w:type="dxa"/>
            </w:tcMar>
          </w:tcPr>
          <w:p w14:paraId="47442822"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B311D36" w14:textId="77777777" w:rsidR="006B1E66" w:rsidRPr="000F5B8B" w:rsidRDefault="00CC3326">
      <w:pPr>
        <w:spacing w:before="130" w:after="260"/>
        <w:rPr>
          <w:lang w:val="pt-BR"/>
        </w:rPr>
      </w:pPr>
      <w:r>
        <w:rPr>
          <w:sz w:val="20"/>
          <w:szCs w:val="20"/>
          <w:lang w:val="pt-BR"/>
        </w:rPr>
        <w:t>Fonte: Elaborado pelos autores (2026).</w:t>
      </w:r>
    </w:p>
    <w:p w14:paraId="663A74C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B9E3601" w14:textId="77777777" w:rsidR="00E01C3A" w:rsidRDefault="00CC3326">
      <w:pPr>
        <w:pStyle w:val="Heading3"/>
        <w:spacing w:before="320" w:after="200" w:line="360" w:lineRule="auto"/>
        <w:rPr>
          <w:lang w:val="pt-BR"/>
        </w:rPr>
      </w:pPr>
      <w:bookmarkStart w:id="31" w:name="_Toc241450116"/>
      <w:r>
        <w:rPr>
          <w:lang w:val="pt-BR"/>
        </w:rPr>
        <w:t>3.4.3 Controle das condições de medição</w:t>
      </w:r>
      <w:bookmarkEnd w:id="31"/>
    </w:p>
    <w:p w14:paraId="2F8AA40C"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74C4388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6BA4B0C"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3DDCC52" w14:textId="77777777" w:rsidR="00E01C3A" w:rsidRDefault="00CC3326">
      <w:pPr>
        <w:pStyle w:val="Heading3"/>
        <w:spacing w:before="320" w:after="200" w:line="360" w:lineRule="auto"/>
        <w:rPr>
          <w:lang w:val="pt-BR"/>
        </w:rPr>
      </w:pPr>
      <w:bookmarkStart w:id="32" w:name="_Toc241450117"/>
      <w:r>
        <w:rPr>
          <w:lang w:val="pt-BR"/>
        </w:rPr>
        <w:t>3.4.4 Verificação da medição e incerteza declarada</w:t>
      </w:r>
      <w:bookmarkEnd w:id="32"/>
    </w:p>
    <w:p w14:paraId="7EF45222"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DFFD53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5AA38A5A"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4EFF83C6"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B6F1E0B"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0E0610A" w14:textId="77777777" w:rsidR="00847C0D" w:rsidRDefault="00CC3326">
      <w:pPr>
        <w:spacing w:after="120" w:line="360" w:lineRule="auto"/>
        <w:ind w:firstLine="709"/>
        <w:jc w:val="both"/>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2AF79CB1"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84306E4"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3E6C5BCE" w14:textId="77777777" w:rsidR="00E01C3A" w:rsidRDefault="00CC3326">
      <w:pPr>
        <w:pStyle w:val="Heading3"/>
        <w:spacing w:before="320" w:after="200" w:line="360" w:lineRule="auto"/>
        <w:rPr>
          <w:lang w:val="pt-BR"/>
        </w:rPr>
      </w:pPr>
      <w:bookmarkStart w:id="33" w:name="_Toc241450118"/>
      <w:r>
        <w:rPr>
          <w:lang w:val="pt-BR"/>
        </w:rPr>
        <w:t>3.4.5 Funções de diagnóstico do ponto de luz</w:t>
      </w:r>
      <w:bookmarkEnd w:id="33"/>
    </w:p>
    <w:p w14:paraId="5E0AB4C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BC6AA1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F78D04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08DA56E3"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3B43ECF3"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37E5FFBE"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D90F138" w14:textId="77777777" w:rsidR="00E01C3A" w:rsidRDefault="00CC3326">
      <w:pPr>
        <w:pStyle w:val="Heading2"/>
        <w:spacing w:before="360" w:after="240" w:line="360" w:lineRule="auto"/>
        <w:rPr>
          <w:lang w:val="pt-BR"/>
        </w:rPr>
      </w:pPr>
      <w:bookmarkStart w:id="34" w:name="_Toc241450119"/>
      <w:r>
        <w:rPr>
          <w:lang w:val="pt-BR"/>
        </w:rPr>
        <w:t>3.5 Dados urbanos e construção dos cenários</w:t>
      </w:r>
      <w:bookmarkEnd w:id="34"/>
    </w:p>
    <w:p w14:paraId="0C82B8FB" w14:textId="77777777" w:rsidR="00540256" w:rsidRDefault="002E4A9C">
      <w:pPr>
        <w:pStyle w:val="Heading3"/>
        <w:spacing w:before="320" w:after="200" w:line="360" w:lineRule="auto"/>
      </w:pPr>
      <w:bookmarkStart w:id="35" w:name="_Toc241450120"/>
      <w:r>
        <w:rPr>
          <w:lang w:val="pt-BR"/>
        </w:rPr>
        <w:t>3.5.1 Conjuntos de dados e suíte de cenários</w:t>
      </w:r>
      <w:bookmarkEnd w:id="35"/>
    </w:p>
    <w:p w14:paraId="0DFF1B2D"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0EC24459"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DC4CA3F"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118FAA68"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F891140" w14:textId="77777777" w:rsidR="006B1E66" w:rsidRPr="000F5B8B" w:rsidRDefault="00CC3326">
      <w:pPr>
        <w:spacing w:after="120" w:line="360" w:lineRule="auto"/>
        <w:ind w:firstLine="709"/>
        <w:jc w:val="both"/>
        <w:rPr>
          <w:lang w:val="pt-BR"/>
        </w:rPr>
      </w:pPr>
      <w:r>
        <w:rPr>
          <w:lang w:val="pt-BR"/>
        </w:rPr>
        <w:t xml:space="preserve">Da análise desses conjuntos deriva-se a suíte de cenários de avaliação, composta por situações que cobrem o espaço de entrada do sistema, incluídas as combinações conflitantes — </w:t>
      </w:r>
      <w:del w:id="30004" w:author="Vitor Oliveira" w:date="2026-09-29T12:00:00Z">
        <w:r>
          <w:rPr>
            <w:lang w:val="pt-BR"/>
          </w:rPr>
          <w:delText xml:space="preserve">via vazia com ocorrência reportada, madrugada com pedestres na via</w:delText>
        </w:r>
      </w:del>
      <w:ins w:id="30005" w:author="Vitor Oliveira" w:date="2026-09-29T12:00:00Z">
        <w:r>
          <w:rPr>
            <w:lang w:val="pt-BR"/>
          </w:rPr>
          <w:t xml:space="preserve">movimentação baixa com ocorrência reportada, horário avançado com fluxo intenso</w:t>
        </w:r>
      </w:ins>
      <w:r>
        <w:rPr>
          <w:lang w:val="pt-BR"/>
        </w:rPr>
        <w:t xml:space="preserve"> — que constituem o caso interessante da decisão.</w:t>
      </w:r>
    </w:p>
    <w:p w14:paraId="5867AA4D" w14:textId="77777777" w:rsidR="00847C0D" w:rsidRDefault="00CC3326">
      <w:pPr>
        <w:spacing w:after="120" w:line="360" w:lineRule="auto"/>
        <w:ind w:firstLine="709"/>
        <w:jc w:val="both"/>
      </w:pPr>
      <w:r>
        <w:rPr>
          <w:lang w:val="pt-BR"/>
        </w:rPr>
        <w:t xml:space="preserve">Completam a suíte cenários adversariais, construídos para induzir a violação — </w:t>
      </w:r>
      <w:del w:id="30006" w:author="Vitor Oliveira" w:date="2026-09-29T12:00:00Z">
        <w:r>
          <w:rPr>
            <w:lang w:val="pt-BR"/>
          </w:rPr>
          <w:delText xml:space="preserve">via alternando entre vazia e ocupada a cada minuto, via vazia declarada e interrupção da publicação pela plataforma —, e um cenário de presença intermitente, em que um pedestre ocasional atravessa a via de madrugada. Este último substitui um cenário de ruído na fronteira do tercil inferior, acrescentado depois da primeira comparação entre a inferência nebulosa e uma tabela em degraus (3.9) e que perdeu objeto quando a observação passou a ser a presença, grandeza binária (3.5.2 e 3.7).</w:delText>
        </w:r>
      </w:del>
      <w:ins w:id="30007" w:author="Vitor Oliveira" w:date="2026-09-29T12:00:00Z">
        <w:r>
          <w:rPr>
            <w:lang w:val="pt-BR"/>
          </w:rPr>
          <w:t xml:space="preserve">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w:t>
        </w:r>
      </w:ins>
      <w:r>
        <w:rPr>
          <w:lang w:val="pt-BR"/>
        </w:rPr>
        <w:t xml:space="preserve"> O envelope esperado de cada cenário foi fixado antes de sua execução.</w:t>
      </w:r>
    </w:p>
    <w:p w14:paraId="1BFD34F3" w14:textId="77777777" w:rsidR="00540256" w:rsidRDefault="002E4A9C">
      <w:pPr>
        <w:pStyle w:val="Heading3"/>
        <w:spacing w:before="320" w:after="200" w:line="360" w:lineRule="auto"/>
      </w:pPr>
      <w:bookmarkStart w:id="36" w:name="_Toc241450121"/>
      <w:r>
        <w:rPr>
          <w:lang w:val="pt-BR"/>
        </w:rPr>
        <w:t xml:space="preserve">3.5.2 </w:t>
      </w:r>
      <w:del w:id="30008" w:author="Vitor Oliveira" w:date="2026-09-29T12:00:00Z">
        <w:r>
          <w:rPr>
            <w:lang w:val="pt-BR"/>
          </w:rPr>
          <w:delText xml:space="preserve">Leitura do trecho</w:delText>
        </w:r>
      </w:del>
      <w:ins w:id="30009" w:author="Vitor Oliveira" w:date="2026-09-29T12:00:00Z">
        <w:r>
          <w:rPr>
            <w:lang w:val="pt-BR"/>
          </w:rPr>
          <w:t xml:space="preserve">Publicação por trecho</w:t>
        </w:r>
      </w:ins>
      <w:r>
        <w:rPr>
          <w:lang w:val="pt-BR"/>
        </w:rPr>
        <w:t xml:space="preserve"> e identificação espacial</w:t>
      </w:r>
      <w:bookmarkEnd w:id="36"/>
    </w:p>
    <w:p w14:paraId="5BE5141C" w14:textId="77777777" w:rsidR="00540256" w:rsidRDefault="002E4A9C">
      <w:pPr>
        <w:spacing w:after="120" w:line="360" w:lineRule="auto"/>
        <w:ind w:firstLine="709"/>
        <w:jc w:val="both"/>
      </w:pPr>
      <w:del w:id="30010" w:author="Vitor Oliveira" w:date="2026-09-29T12:00:00Z">
        <w:r>
          <w:rPr>
            <w:lang w:val="pt-BR"/>
          </w:rPr>
          <w:delText>A interface precisa dizer não apenas o que ocorre, mas onde. Com um único ponto de luz, todo evento valeria para ele; com mais de um, é preciso saber qual câmera observa a via que qual luminária ilumina. A plataforma publica, por isso, a leitura de um trecho de via: quantas pessoas há na área do trecho naquele instante, se há ocorrência de segurança ou de trânsito e qual é o trecho. A leitura é renovada a cada poucos segundos e vale por um minuto; vencida sem renovação, o serviço decide o nível pleno (3.7).</w:delText>
        </w:r>
      </w:del>
      <w:del w:id="30011" w:author="Vitor Oliveira" w:date="2026-09-29T12:00:00Z">
        <w:r>
          <w:rPr>
            <w:lang w:val="pt-BR"/>
          </w:rPr>
          <w:delText xml:space="preserve"> A plataforma entrega contagem, e não nível normalizado: quem conhece a via é o serviço de decisão, e a contagem de pessoas por área é exatamente o analítico que o termo de referência da plataforma já exige (2.3).</w:delText>
        </w:r>
      </w:del>
      <w:ins w:id="30012" w:author="Vitor Oliveira" w:date="2026-09-29T12:00:00Z">
        <w:r>
          <w:rPr>
            <w:lang w:val="pt-BR"/>
          </w:rPr>
          <w:t xml:space="preserve">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ins>
    </w:p>
    <w:p>
      <w:pPr>
        <w:spacing w:after="120" w:line="360" w:lineRule="auto"/>
        <w:ind w:firstLine="709"/>
        <w:jc w:val="both"/>
        <w:rPr>
          <w:ins w:id="30013" w:author="Vitor Oliveira" w:date="2026-09-29T12:00:00Z"/>
        </w:rPr>
      </w:pPr>
      <w:ins w:id="30014" w:author="Vitor Oliveira" w:date="2026-09-29T12:00:00Z">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ins>
    </w:p>
    <w:p>
      <w:pPr>
        <w:spacing w:after="120" w:line="360" w:lineRule="auto"/>
        <w:ind w:firstLine="709"/>
        <w:jc w:val="both"/>
        <w:rPr>
          <w:ins w:id="30015" w:author="Vitor Oliveira" w:date="2026-09-29T12:00:00Z"/>
        </w:rPr>
      </w:pPr>
      <w:ins w:id="30016" w:author="Vitor Oliveira" w:date="2026-09-29T12:00:00Z">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ins>
    </w:p>
    <w:p>
      <w:pPr>
        <w:spacing w:after="120" w:line="360" w:lineRule="auto"/>
        <w:ind w:firstLine="709"/>
        <w:jc w:val="both"/>
        <w:rPr>
          <w:ins w:id="30017" w:author="Vitor Oliveira" w:date="2026-09-29T12:00:00Z"/>
        </w:rPr>
      </w:pPr>
      <w:ins w:id="30018" w:author="Vitor Oliveira" w:date="2026-09-29T12:00:00Z">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ins>
    </w:p>
    <w:p w14:paraId="7E415B1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w:t>
      </w:r>
      <w:r>
        <w:rPr>
          <w:lang w:val="pt-BR"/>
        </w:rPr>
        <w:t>publica 662.945 pontos de iluminação, cada um com placa e coordenadas, e 218.768 segmentos de logradouro, cada um com o código oficial do logradouro e sua geometria (SÃO PAULO, 2026c). O que falta é a regra que liga um lugar observado a um ponto de luz.</w:t>
      </w:r>
    </w:p>
    <w:p w14:paraId="2C50C19F"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w:t>
      </w:r>
      <w:del w:id="30019" w:author="Vitor Oliveira" w:date="2026-09-29T12:00:00Z">
        <w:r>
          <w:rPr>
            <w:lang w:val="pt-BR"/>
          </w:rPr>
          <w:delText xml:space="preserve">há presença se houver algu</w:delText>
        </w:r>
      </w:del>
      <w:del w:id="30020" w:author="Vitor Oliveira" w:date="2026-09-29T12:00:00Z">
        <w:r>
          <w:rPr>
            <w:lang w:val="pt-BR"/>
          </w:rPr>
          <w:delText xml:space="preserve">ém em qualquer trecho, e ocorrência se qualquer trecho a reportar. Cada leitura refere-se a um único trecho,</w:delText>
        </w:r>
      </w:del>
      <w:ins w:id="30021" w:author="Vitor Oliveira" w:date="2026-09-29T12:00:00Z">
        <w:r>
          <w:rPr>
            <w:lang w:val="pt-BR"/>
          </w:rPr>
          <w:t xml:space="preserve">vale o maior volume entre os trechos, e há ocorrência se qualquer trecho a reportar. Cada publicação refere-se a um único trecho,</w:t>
        </w:r>
      </w:ins>
      <w:r>
        <w:rPr>
          <w:lang w:val="pt-BR"/>
        </w:rPr>
        <w:t xml:space="preserve"> e o raio e o critério da associação são gravados junto com ela, de modo que a regra seja reconstituível e ajustável por operação sobre dado.</w:t>
      </w:r>
    </w:p>
    <w:p w14:paraId="3120CE33"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w:t>
      </w:r>
      <w:r>
        <w:rPr>
          <w:lang w:val="pt-BR"/>
        </w:rPr>
        <w:t>e é conservador para a segurança e reduz a atenuação. O segundo é que o cadastro tem ruído — placa duplicada, poste a mais de 25 m de qualquer trecho, endereço em texto livre —, e por isso a associação é geométrica, e não por nome de rua.</w:t>
      </w:r>
    </w:p>
    <w:p w14:paraId="52934169"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w:t>
      </w:r>
      <w:r>
        <w:rPr>
          <w:lang w:val="pt-BR"/>
        </w:rPr>
        <w:t>e luz, nível adimensional e identificador da decisão —, e não o transporte.</w:t>
      </w:r>
    </w:p>
    <w:p w14:paraId="76412C89" w14:textId="77777777" w:rsidR="00E01C3A" w:rsidRDefault="00CC3326">
      <w:pPr>
        <w:pStyle w:val="Heading2"/>
        <w:spacing w:before="360" w:after="240" w:line="360" w:lineRule="auto"/>
        <w:rPr>
          <w:lang w:val="pt-BR"/>
        </w:rPr>
      </w:pPr>
      <w:bookmarkStart w:id="37" w:name="_Toc241450122"/>
      <w:r>
        <w:rPr>
          <w:lang w:val="pt-BR"/>
        </w:rPr>
        <w:t>3.6 Camada de previsão</w:t>
      </w:r>
      <w:bookmarkEnd w:id="37"/>
    </w:p>
    <w:p w14:paraId="3D568A57"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060E23"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4F592915"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2A89F8B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A16BE5A"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25913593" w14:textId="77777777" w:rsidR="00540256" w:rsidRDefault="002E4A9C">
      <w:pPr>
        <w:spacing w:after="120" w:line="360" w:lineRule="auto"/>
        <w:ind w:firstLine="709"/>
        <w:jc w:val="both"/>
      </w:pPr>
      <w:r>
        <w:rPr>
          <w:lang w:val="pt-BR"/>
        </w:rPr>
        <w:t xml:space="preserve">Em operação, a série não chega pronta: </w:t>
      </w:r>
      <w:del w:id="30022" w:author="Vitor Oliveira" w:date="2026-09-29T12:00:00Z">
        <w:r>
          <w:rPr>
            <w:lang w:val="pt-BR"/>
          </w:rPr>
          <w:delText xml:space="preserve">o serviço a constrói a partir das leituras de cada trecho (3.5.2), como média horária do número de pessoas,</w:delText>
        </w:r>
      </w:del>
      <w:ins w:id="30023" w:author="Vitor Oliveira" w:date="2026-09-29T12:00:00Z">
        <w:r>
          <w:rPr>
            <w:lang w:val="pt-BR"/>
          </w:rPr>
          <w:t xml:space="preserve">o serviço a constrói a partir dos volumes de cada trecho (3.5.2), como média horária das médias de 5 min,</w:t>
        </w:r>
      </w:ins>
      <w:r>
        <w:rPr>
          <w:lang w:val="pt-BR"/>
        </w:rPr>
        <w:t xml:space="preserve"> dividida por uma referência do trecho — o percentil 99 das médias horárias dos últimos 28 dias, o mesmo critério do treino, </w:t>
      </w:r>
      <w:del w:id="30024" w:author="Vitor Oliveira" w:date="2026-09-29T12:00:00Z">
        <w:r>
          <w:rPr>
            <w:lang w:val="pt-BR"/>
          </w:rPr>
          <w:delText xml:space="preserve">calculado quando há ao menos 168 horas de leitura;</w:delText>
        </w:r>
      </w:del>
      <w:ins w:id="30025" w:author="Vitor Oliveira" w:date="2026-09-29T12:00:00Z">
        <w:r>
          <w:rPr>
            <w:lang w:val="pt-BR"/>
          </w:rPr>
          <w:t xml:space="preserve">calculado quando há ao menos 168 horas de volume;</w:t>
        </w:r>
      </w:ins>
      <w:r>
        <w:rPr>
          <w:lang w:val="pt-BR"/>
        </w:rPr>
        <w:t xml:space="preserve"> até lá, um valor inicial declarado de cinco pessoas. Para um ponto de luz associado a vários trechos, prevalece o maior nível normalizado entre eles, pelo mesmo lado seguro.</w:t>
      </w:r>
      <w:ins w:id="30026" w:author="Vitor Oliveira" w:date="2026-09-29T12:00:00Z">
        <w:r>
          <w:rPr>
            <w:lang w:val="pt-BR"/>
          </w:rPr>
          <w:t xml:space="preserve"> O volume observado, que entra na inferência, é normalizado pela mesma referência, de modo que observado e previsto ficam na mesma escala.</w:t>
        </w:r>
      </w:ins>
      <w:r>
        <w:rPr>
          <w:lang w:val="pt-BR"/>
        </w:rPr>
        <w:t xml:space="preserve"> O arranque com r</w:t>
      </w:r>
      <w:r>
        <w:rPr>
          <w:lang w:val="pt-BR"/>
        </w:rPr>
        <w:t>eferência arbitrada é limitação declarada em 6.3.</w:t>
      </w:r>
    </w:p>
    <w:p w14:paraId="4EC108B1" w14:textId="77777777" w:rsidR="00E01C3A" w:rsidRDefault="00CC3326">
      <w:pPr>
        <w:pStyle w:val="Heading2"/>
        <w:spacing w:before="360" w:after="240" w:line="360" w:lineRule="auto"/>
        <w:rPr>
          <w:lang w:val="pt-BR"/>
        </w:rPr>
      </w:pPr>
      <w:bookmarkStart w:id="38" w:name="_Toc241450123"/>
      <w:r>
        <w:rPr>
          <w:lang w:val="pt-BR"/>
        </w:rPr>
        <w:t>3.7 Mecanismo de decisão</w:t>
      </w:r>
      <w:bookmarkEnd w:id="38"/>
    </w:p>
    <w:p w14:paraId="5E77424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03728D7"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8198B61" w14:textId="77777777">
        <w:trPr>
          <w:tblHeader/>
        </w:trPr>
        <w:tc>
          <w:tcPr>
            <w:tcW w:w="2100" w:type="dxa"/>
            <w:shd w:val="clear" w:color="auto" w:fill="EDEDED"/>
            <w:tcMar>
              <w:top w:w="70" w:type="dxa"/>
              <w:left w:w="90" w:type="dxa"/>
              <w:bottom w:w="70" w:type="dxa"/>
              <w:right w:w="90" w:type="dxa"/>
            </w:tcMar>
          </w:tcPr>
          <w:p w14:paraId="7F2681AA"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349547E"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2F3B1175" w14:textId="77777777" w:rsidR="006B1E66" w:rsidRDefault="00CC3326">
            <w:r>
              <w:rPr>
                <w:b/>
                <w:bCs/>
                <w:sz w:val="20"/>
                <w:szCs w:val="20"/>
              </w:rPr>
              <w:t>Justificativa da inclusão</w:t>
            </w:r>
          </w:p>
        </w:tc>
      </w:tr>
      <w:tr w:rsidR="006B1E66" w:rsidRPr="00CE1B46" w14:paraId="7216553B" w14:textId="77777777">
        <w:tc>
          <w:tcPr>
            <w:tcW w:w="2100" w:type="dxa"/>
            <w:tcMar>
              <w:top w:w="70" w:type="dxa"/>
              <w:left w:w="90" w:type="dxa"/>
              <w:bottom w:w="70" w:type="dxa"/>
              <w:right w:w="90" w:type="dxa"/>
            </w:tcMar>
          </w:tcPr>
          <w:p w14:paraId="5704B27F" w14:textId="77777777" w:rsidR="006B1E66" w:rsidRPr="000F5B8B" w:rsidRDefault="00CC3326">
            <w:pPr>
              <w:rPr>
                <w:lang w:val="pt-BR"/>
              </w:rPr>
            </w:pPr>
            <w:del w:id="30027" w:author="Vitor Oliveira" w:date="2026-09-29T12:00:00Z">
              <w:r>
                <w:rPr>
                  <w:sz w:val="20"/>
                  <w:szCs w:val="20"/>
                  <w:lang w:val="pt-BR"/>
                </w:rPr>
                <w:delText>Presença de pedestres no trecho</w:delText>
              </w:r>
            </w:del>
            <w:ins w:id="30028" w:author="Vitor Oliveira" w:date="2026-09-29T12:00:00Z">
              <w:r>
                <w:rPr>
                  <w:sz w:val="20"/>
                  <w:szCs w:val="20"/>
                  <w:lang w:val="pt-BR"/>
                </w:rPr>
                <w:t xml:space="preserve">Volume de movimentação no trecho</w:t>
              </w:r>
            </w:ins>
          </w:p>
        </w:tc>
        <w:tc>
          <w:tcPr>
            <w:tcW w:w="3200" w:type="dxa"/>
            <w:tcMar>
              <w:top w:w="70" w:type="dxa"/>
              <w:left w:w="90" w:type="dxa"/>
              <w:bottom w:w="70" w:type="dxa"/>
              <w:right w:w="90" w:type="dxa"/>
            </w:tcMar>
          </w:tcPr>
          <w:p w14:paraId="6A409D0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BD62A01" w14:textId="77777777" w:rsidR="006B1E66" w:rsidRPr="000F5B8B" w:rsidRDefault="00CC3326">
            <w:pPr>
              <w:rPr>
                <w:lang w:val="pt-BR"/>
              </w:rPr>
            </w:pPr>
            <w:del w:id="30029" w:author="Vitor Oliveira" w:date="2026-09-29T12:00:00Z">
              <w:r>
                <w:rPr>
                  <w:sz w:val="20"/>
                  <w:szCs w:val="20"/>
                  <w:lang w:val="pt-BR"/>
                </w:rPr>
                <w:delText>Há ou não pessoas na área do trecho, segundo a contagem já exigida da plataforma municipal (2.3). Havendo, não se atenua: a ABNT NBR 5101 fixa a iluminância vertical das classes P para o reconhecimento facial e a reação do pedestre (1.6), e com alguém na via a luz existe para ele. Presença, e não volume, porque a condição vale igualmente em qualquer via, sem normalização; em vias de classe M, a mesma variável seria alimentada pela presença de veículos</w:delText>
              </w:r>
            </w:del>
            <w:ins w:id="30030" w:author="Vitor Oliveira" w:date="2026-09-29T12:00:00Z">
              <w:r>
                <w:rPr>
                  <w:sz w:val="20"/>
                  <w:szCs w:val="20"/>
                  <w:lang w:val="pt-BR"/>
                </w:rPr>
                <w:t xml:space="preserve">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ins>
          </w:p>
        </w:tc>
      </w:tr>
      <w:tr w:rsidR="006B1E66" w:rsidRPr="00CE1B46" w14:paraId="0D38F6E1" w14:textId="77777777">
        <w:tc>
          <w:tcPr>
            <w:tcW w:w="2100" w:type="dxa"/>
            <w:tcMar>
              <w:top w:w="70" w:type="dxa"/>
              <w:left w:w="90" w:type="dxa"/>
              <w:bottom w:w="70" w:type="dxa"/>
              <w:right w:w="90" w:type="dxa"/>
            </w:tcMar>
          </w:tcPr>
          <w:p w14:paraId="5DD0B5B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2AD7FBEF" w14:textId="77777777" w:rsidR="006B1E66" w:rsidRDefault="00CC3326">
            <w:r>
              <w:rPr>
                <w:sz w:val="20"/>
                <w:szCs w:val="20"/>
              </w:rPr>
              <w:t xml:space="preserve">Camada de previsão, </w:t>
            </w:r>
            <w:del w:id="30031" w:author="Vitor Oliveira" w:date="2026-09-29T12:00:00Z">
              <w:r>
                <w:rPr>
                  <w:sz w:val="20"/>
                  <w:szCs w:val="20"/>
                </w:rPr>
                <w:delText xml:space="preserve">sobre o histórico de leituras do trecho</w:delText>
              </w:r>
            </w:del>
            <w:ins w:id="30032" w:author="Vitor Oliveira" w:date="2026-09-29T12:00:00Z">
              <w:r>
                <w:rPr>
                  <w:sz w:val="20"/>
                  <w:szCs w:val="20"/>
                </w:rPr>
                <w:t xml:space="preserve">sobre o histórico de volumes do trecho</w:t>
              </w:r>
            </w:ins>
            <w:r>
              <w:rPr>
                <w:sz w:val="20"/>
                <w:szCs w:val="20"/>
              </w:rPr>
              <w:t xml:space="preserve"> (3.6)</w:t>
            </w:r>
          </w:p>
        </w:tc>
        <w:tc>
          <w:tcPr>
            <w:tcW w:w="3771" w:type="dxa"/>
            <w:tcMar>
              <w:top w:w="70" w:type="dxa"/>
              <w:left w:w="90" w:type="dxa"/>
              <w:bottom w:w="70" w:type="dxa"/>
              <w:right w:w="90" w:type="dxa"/>
            </w:tcMar>
          </w:tcPr>
          <w:p w14:paraId="3AE8BA1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722647C6" w14:textId="77777777">
        <w:tc>
          <w:tcPr>
            <w:tcW w:w="2100" w:type="dxa"/>
            <w:tcMar>
              <w:top w:w="70" w:type="dxa"/>
              <w:left w:w="90" w:type="dxa"/>
              <w:bottom w:w="70" w:type="dxa"/>
              <w:right w:w="90" w:type="dxa"/>
            </w:tcMar>
          </w:tcPr>
          <w:p w14:paraId="5D63D161"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5964668E"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BBF3A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FF702A2" w14:textId="77777777">
        <w:tc>
          <w:tcPr>
            <w:tcW w:w="2100" w:type="dxa"/>
            <w:tcMar>
              <w:top w:w="70" w:type="dxa"/>
              <w:left w:w="90" w:type="dxa"/>
              <w:bottom w:w="70" w:type="dxa"/>
              <w:right w:w="90" w:type="dxa"/>
            </w:tcMar>
          </w:tcPr>
          <w:p w14:paraId="419C68E5" w14:textId="77777777" w:rsidR="006B1E66" w:rsidRDefault="00CC3326">
            <w:r>
              <w:rPr>
                <w:sz w:val="20"/>
                <w:szCs w:val="20"/>
              </w:rPr>
              <w:t>Faixa horária</w:t>
            </w:r>
          </w:p>
        </w:tc>
        <w:tc>
          <w:tcPr>
            <w:tcW w:w="3200" w:type="dxa"/>
            <w:tcMar>
              <w:top w:w="70" w:type="dxa"/>
              <w:left w:w="90" w:type="dxa"/>
              <w:bottom w:w="70" w:type="dxa"/>
              <w:right w:w="90" w:type="dxa"/>
            </w:tcMar>
          </w:tcPr>
          <w:p w14:paraId="2870FDAC"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1C0793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CFBD9F6" w14:textId="77777777">
        <w:tc>
          <w:tcPr>
            <w:tcW w:w="2100" w:type="dxa"/>
            <w:tcMar>
              <w:top w:w="70" w:type="dxa"/>
              <w:left w:w="90" w:type="dxa"/>
              <w:bottom w:w="70" w:type="dxa"/>
              <w:right w:w="90" w:type="dxa"/>
            </w:tcMar>
          </w:tcPr>
          <w:p w14:paraId="622CB78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8A66A0"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208FF021"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4E58024" w14:textId="77777777" w:rsidR="006B1E66" w:rsidRPr="000F5B8B" w:rsidRDefault="00CC3326">
      <w:pPr>
        <w:spacing w:before="130" w:after="260"/>
        <w:rPr>
          <w:lang w:val="pt-BR"/>
        </w:rPr>
      </w:pPr>
      <w:r>
        <w:rPr>
          <w:sz w:val="20"/>
          <w:szCs w:val="20"/>
          <w:lang w:val="pt-BR"/>
        </w:rPr>
        <w:t>Fonte: Elaborado pelos autores (2026).</w:t>
      </w:r>
    </w:p>
    <w:p w14:paraId="2371D3C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w:t>
      </w:r>
      <w:del w:id="30033" w:author="Vitor Oliveira" w:date="2026-09-29T12:00:00Z">
        <w:r>
          <w:rPr>
            <w:lang w:val="pt-BR"/>
          </w:rPr>
          <w:delText xml:space="preserve">A movimentação prevista é particionada em baixa, média e alta</w:delText>
        </w:r>
      </w:del>
      <w:ins w:id="30034" w:author="Vitor Oliveira" w:date="2026-09-29T12:00:00Z">
        <w:r>
          <w:rPr>
            <w:lang w:val="pt-BR"/>
          </w:rPr>
          <w:t xml:space="preserve">As variáveis de movimentação, a observada e a prevista, são particionadas em baixa, média e alta</w:t>
        </w:r>
      </w:ins>
      <w:r>
        <w:rPr>
          <w:lang w:val="pt-BR"/>
        </w:rPr>
        <w:t xml:space="preserve">,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w:t>
      </w:r>
      <w:ins w:id="30037" w:author="Vitor Oliveira" w:date="2026-09-29T12:00:00Z">
        <w:r>
          <w:rPr>
            <w:lang w:val="pt-BR"/>
          </w:rPr>
          <w:t xml:space="preserv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w:t>
        </w:r>
      </w:ins>
      <w:r>
        <w:rPr>
          <w:lang w:val="pt-BR"/>
        </w:rPr>
        <w:t xml:space="preserv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w:t>
      </w:r>
      <w:del w:id="30035" w:author="Vitor Oliveira" w:date="2026-09-29T12:00:00Z">
        <w:r>
          <w:rPr>
            <w:lang w:val="pt-BR"/>
          </w:rPr>
          <w:delText xml:space="preserve">presença e ocorrência reportada são categóricas,</w:delText>
        </w:r>
      </w:del>
      <w:ins w:id="30036" w:author="Vitor Oliveira" w:date="2026-09-29T12:00:00Z">
        <w:r>
          <w:rPr>
            <w:lang w:val="pt-BR"/>
          </w:rPr>
          <w:t xml:space="preserve">ocorrência reportada é categórica,</w:t>
        </w:r>
      </w:ins>
      <w:r>
        <w:rPr>
          <w:lang w:val="pt-BR"/>
        </w:rPr>
        <w:t xml:space="preserve"> a faixa horária é fixada pelo relógio e a classe de iluminação é atributo do ponto de luz.</w:t>
      </w:r>
    </w:p>
    <w:p w14:paraId="60D52B2A"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6CE5CFDC" w14:textId="77777777" w:rsidR="006B1E66" w:rsidRPr="000F5B8B" w:rsidRDefault="00CC3326">
      <w:pPr>
        <w:spacing w:after="120" w:line="360" w:lineRule="auto"/>
        <w:ind w:firstLine="709"/>
        <w:jc w:val="both"/>
        <w:rPr>
          <w:lang w:val="pt-BR"/>
        </w:rPr>
      </w:pPr>
      <w:del w:id="30038" w:author="Vitor Oliveira" w:date="2026-09-29T12:00:00Z">
        <w:r>
          <w:rPr>
            <w:lang w:val="pt-BR"/>
          </w:rPr>
          <w:delTex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 O universo de saída vai de zero ao fluxo pleno, e a inferência não conhece o piso da classe: o piso é imposto exclusivamente pela camada de verificação, o que mantém a camada adaptativa independente da norma e torna contável, no registro, cada correção que a verificação impõe.</w:delText>
        </w:r>
      </w:del>
      <w:ins w:id="30039" w:author="Vitor Oliveira" w:date="2026-09-29T12:00:00Z">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ins>
    </w:p>
    <w:p w14:paraId="4764107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64D7EA69"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w:t>
      </w:r>
      <w:del w:id="30040" w:author="Vitor Oliveira" w:date="2026-09-29T12:00:00Z">
        <w:r>
          <w:rPr>
            <w:lang w:val="pt-BR"/>
          </w:rPr>
          <w:delText xml:space="preserve">A base vigente tem seis regras. Três elevam ao pleno: a ocorrência reportada; a presença de pedestre no trecho, pela prescrição de reconhecimento facial das classes P; e a movimentação prevista alta, por antecipação. Três atenuam, e todas exigem via vazia e ausência de ocorrência: a previsão baixa conduz ao nível reduzido, a previsão média ao intermediário, e o início da noite ao intermediário, como evidência de apoio. Nenhuma regra reduz a luz com a via ocupada — a norma pede classe mais alta, e não mais baixa, quando cresce a atividade de pedestres (2.5) —, e a evidência de risco ou de pedestre não é diluída</w:delText>
        </w:r>
      </w:del>
      <w:ins w:id="30041" w:author="Vitor Oliveira" w:date="2026-09-29T12:00:00Z">
        <w:r>
          <w:rPr>
            <w:lang w:val="pt-BR"/>
          </w:rPr>
          <w:t xml:space="preserve">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w:t>
        </w:r>
      </w:ins>
      <w:r>
        <w:rPr>
          <w:lang w:val="pt-BR"/>
        </w:rPr>
        <w:t xml:space="preserve">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w:t>
      </w:r>
      <w:del w:id="30042" w:author="Vitor Oliveira" w:date="2026-09-29T12:00:00Z">
        <w:r>
          <w:rPr>
            <w:lang w:val="pt-BR"/>
          </w:rPr>
          <w:delText xml:space="preserve">com a base vigente, isso ocorre apenas quando faltam a previsão e o histórico do trecho, porque falta de informação nunca produz atenuação.</w:delText>
        </w:r>
      </w:del>
      <w:ins w:id="30043" w:author="Vitor Oliveira" w:date="2026-09-29T12:00:00Z">
        <w:r>
          <w:rPr>
            <w:lang w:val="pt-BR"/>
          </w:rPr>
          <w:t xml:space="preserve">com a base vigente, isso ocorre apenas quando falta o volume do trecho, porque falta de informação nunca produz atenuação.</w:t>
        </w:r>
      </w:ins>
      <w:r>
        <w:rPr>
          <w:lang w:val="pt-BR"/>
        </w:rPr>
        <w:t xml:space="preserve"> Qualquer alteração da base gera nova versão, identificada pelo conteúdo do arquivo, e cada decisão registra a versão que a produziu. </w:t>
      </w:r>
      <w:del w:id="30044" w:author="Vitor Oliveira" w:date="2026-09-29T12:00:00Z">
        <w:r>
          <w:rPr>
            <w:lang w:val="pt-BR"/>
          </w:rPr>
          <w:delText xml:space="preserve">A base vigente substitui uma versão de oito regras que tratava a movimentação observada como volume relativo, normalizado no ponto; a reformulação decorreu de a plataforma publicar contagem de pessoas, e não nível, e de a norma associar a iluminação de pedestres à presença de quem precisa ser reconhecido.</w:delText>
        </w:r>
      </w:del>
      <w:ins w:id="30045" w:author="Vitor Oliveira" w:date="2026-09-29T12:00:00Z">
        <w:r>
          <w:rPr>
            <w:lang w:val="pt-BR"/>
          </w:rPr>
          <w:t xml:space="preserve">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ins>
      <w:r>
        <w:rPr>
          <w:lang w:val="pt-BR"/>
        </w:rPr>
        <w:t xml:space="preserve"> Cada decisão grava ainda as entradas da inferência e o grau com que cada regra foi ativada, o que permite explicá-la regra a regra.</w:t>
      </w:r>
    </w:p>
    <w:p w14:paraId="4A48A7CB" w14:textId="77777777" w:rsidR="00847C0D" w:rsidRDefault="00CC3326">
      <w:pPr>
        <w:spacing w:after="120" w:line="360" w:lineRule="auto"/>
        <w:ind w:firstLine="709"/>
        <w:jc w:val="both"/>
      </w:pPr>
      <w:r>
        <w:rPr>
          <w:lang w:val="pt-BR"/>
        </w:rPr>
        <w:t xml:space="preserve">A multiplicidade que justifica a inferência nebulosa é de variáveis, e não de classes: mesmo numa única classe, </w:t>
      </w:r>
      <w:del w:id="30046" w:author="Vitor Oliveira" w:date="2026-09-29T12:00:00Z">
        <w:r>
          <w:rPr>
            <w:lang w:val="pt-BR"/>
          </w:rPr>
          <w:delText xml:space="preserve">o sistema compõe movimentação prevista e faixa horária, e trata a presença de pedestre e a ocorrência reportada como condições que suspendem a atenuação.</w:delText>
        </w:r>
      </w:del>
      <w:ins w:id="30047" w:author="Vitor Oliveira" w:date="2026-09-29T12:00:00Z">
        <w:r>
          <w:rPr>
            <w:lang w:val="pt-BR"/>
          </w:rPr>
          <w:t xml:space="preserve">o sistema compõe movimentação observada, prevista e faixa horária, e trata a ocorrência reportada como condição que suspende a atenuação.</w:t>
        </w:r>
      </w:ins>
      <w:r>
        <w:rPr>
          <w:lang w:val="pt-BR"/>
        </w:rPr>
        <w:t xml:space="preserve">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pPr>
        <w:spacing w:after="120" w:line="360" w:lineRule="auto"/>
        <w:ind w:firstLine="709"/>
        <w:jc w:val="both"/>
        <w:rPr>
          <w:ins w:id="30048" w:author="Vitor Oliveira" w:date="2026-09-29T12:00:00Z"/>
        </w:rPr>
      </w:pPr>
      <w:ins w:id="30049" w:author="Vitor Oliveira" w:date="2026-09-29T12:00:00Z">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w:t>
        </w:r>
      </w:ins>
    </w:p>
    <w:p w14:paraId="6059F4EE" w14:textId="77777777" w:rsidR="00847C0D" w:rsidRDefault="00CC3326">
      <w:pPr>
        <w:spacing w:after="120" w:line="360" w:lineRule="auto"/>
        <w:ind w:firstLine="709"/>
        <w:jc w:val="both"/>
      </w:pPr>
      <w:del w:id="30050" w:author="Vitor Oliveira" w:date="2026-09-29T12:00:00Z">
        <w:r>
          <w:rPr>
            <w:lang w:val="pt-BR"/>
          </w:rPr>
          <w:delText>A escolha foi confrontada com a alternativa mais simples: a mesma base, com os mesmos tercis, operando como tabela em degraus, sem pertinência parcial. Com a presença tratada como condição binária, a pertinência parcial atua apenas sobre a movimentação prevista e a faixa horária, e na suíte de cenários as duas empatam em segurança, aderência ao envelope e energia no modo antecipado. Na versão anterior da base, um cenário com a movimentação oscilando em torno de um tercil mostrou a tabela alternando entre degraus e a inferência nebulosa estável, com diferença de pequena amplitude; com a observação reduzida à presença, esse cenário perdeu objeto. O trabalho não fundamenta a escolha em desempenho medido; fundamenta-a na legibilidade da base e na resposta gradual junto às fronteiras da previsão, com os números reportados no Capítulo 5.</w:delText>
        </w:r>
      </w:del>
      <w:ins w:id="30051" w:author="Vitor Oliveira" w:date="2026-09-29T12:00:00Z">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w:t>
        </w:r>
      </w:ins>
    </w:p>
    <w:p w14:paraId="761634A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4CEF2E4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ED04A5E"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67C1BE6E"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EB36A5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1403400F" w14:textId="77777777" w:rsidR="00847C0D" w:rsidRDefault="00CC3326">
      <w:pPr>
        <w:spacing w:after="120" w:line="360" w:lineRule="auto"/>
        <w:ind w:firstLine="709"/>
        <w:jc w:val="both"/>
      </w:pPr>
      <w:r>
        <w:rPr>
          <w:lang w:val="pt-BR"/>
        </w:rPr>
        <w:t xml:space="preserve">A mesma lógica é estendida ao serviço. </w:t>
      </w:r>
      <w:del w:id="30052" w:author="Vitor Oliveira" w:date="2026-09-29T12:00:00Z">
        <w:r>
          <w:rPr>
            <w:lang w:val="pt-BR"/>
          </w:rPr>
          <w:delText xml:space="preserve">A leitura publicada vale por um minuto, e a plataforma a renova a cada poucos segundos; vencida sem renovação,</w:delText>
        </w:r>
      </w:del>
      <w:ins w:id="30053" w:author="Vitor Oliveira" w:date="2026-09-29T12:00:00Z">
        <w:r>
          <w:rPr>
            <w:lang w:val="pt-BR"/>
          </w:rPr>
          <w:t xml:space="preserve">O volume publicado vale por 15 min, três períodos de publicação; vencido sem renovação,</w:t>
        </w:r>
      </w:ins>
      <w:r>
        <w:rPr>
          <w:lang w:val="pt-BR"/>
        </w:rPr>
        <w:t xml:space="preserve"> o serviço decide o nível pleno e continua a publicar, de modo que a ausência de dado fica registrada como decisão, e não desaparece da auditoria. </w:t>
      </w:r>
      <w:del w:id="30054" w:author="Vitor Oliveira" w:date="2026-09-29T12:00:00Z">
        <w:r>
          <w:rPr>
            <w:lang w:val="pt-BR"/>
          </w:rPr>
          <w:delText xml:space="preserve">A ocorrência integra a leitura e vale enquanto a leitura que a reporta estiver vigente; em cada trecho, prevalece a leitura mais recente.</w:delText>
        </w:r>
      </w:del>
      <w:ins w:id="30055" w:author="Vitor Oliveira" w:date="2026-09-29T12:00:00Z">
        <w:r>
          <w:rPr>
            <w:lang w:val="pt-BR"/>
          </w:rPr>
          <w:t xml:space="preserve">A ocorrência vale até que a plataforma publique o seu encerramento ou até vencer a vigência informada, o que vier primeiro; em cada trecho, prevalece a publicação mais recente de cada tipo.</w:t>
        </w:r>
      </w:ins>
      <w:r>
        <w:rPr>
          <w:lang w:val="pt-BR"/>
        </w:rPr>
        <w:t xml:space="preserve"> Falta de informação nunca produz atenuação.</w:t>
      </w:r>
    </w:p>
    <w:p w14:paraId="5BBD389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531F5F2" w14:textId="77777777" w:rsidR="00E01C3A" w:rsidRDefault="00CC3326">
      <w:pPr>
        <w:pStyle w:val="Heading2"/>
        <w:spacing w:before="360" w:after="240" w:line="360" w:lineRule="auto"/>
        <w:rPr>
          <w:lang w:val="pt-BR"/>
        </w:rPr>
      </w:pPr>
      <w:bookmarkStart w:id="39" w:name="_Toc241450124"/>
      <w:r>
        <w:rPr>
          <w:lang w:val="pt-BR"/>
        </w:rPr>
        <w:t>3.8 Classe de iluminação adotada</w:t>
      </w:r>
      <w:bookmarkEnd w:id="39"/>
    </w:p>
    <w:p w14:paraId="68B4F1A5"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A731A5"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9282D3B"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562D45B8" w14:textId="77777777">
        <w:trPr>
          <w:tblHeader/>
        </w:trPr>
        <w:tc>
          <w:tcPr>
            <w:tcW w:w="1700" w:type="dxa"/>
            <w:shd w:val="clear" w:color="auto" w:fill="EDEDED"/>
            <w:tcMar>
              <w:top w:w="70" w:type="dxa"/>
              <w:left w:w="90" w:type="dxa"/>
              <w:bottom w:w="70" w:type="dxa"/>
              <w:right w:w="90" w:type="dxa"/>
            </w:tcMar>
          </w:tcPr>
          <w:p w14:paraId="055C034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5F7A8A2"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90D1026"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05317A4B" w14:textId="77777777" w:rsidR="006B1E66" w:rsidRPr="000F5B8B" w:rsidRDefault="00CC3326">
            <w:pPr>
              <w:rPr>
                <w:lang w:val="pt-BR"/>
              </w:rPr>
            </w:pPr>
            <w:r>
              <w:rPr>
                <w:b/>
                <w:bCs/>
                <w:sz w:val="20"/>
                <w:szCs w:val="20"/>
                <w:lang w:val="pt-BR"/>
              </w:rPr>
              <w:t>Iluminância vertical mínima mantida (lux)</w:t>
            </w:r>
          </w:p>
        </w:tc>
      </w:tr>
      <w:tr w:rsidR="006B1E66" w14:paraId="04FB0A89" w14:textId="77777777">
        <w:tc>
          <w:tcPr>
            <w:tcW w:w="1700" w:type="dxa"/>
            <w:tcMar>
              <w:top w:w="70" w:type="dxa"/>
              <w:left w:w="90" w:type="dxa"/>
              <w:bottom w:w="70" w:type="dxa"/>
              <w:right w:w="90" w:type="dxa"/>
            </w:tcMar>
          </w:tcPr>
          <w:p w14:paraId="21D87FB5" w14:textId="77777777" w:rsidR="006B1E66" w:rsidRDefault="00CC3326">
            <w:r>
              <w:rPr>
                <w:sz w:val="20"/>
                <w:szCs w:val="20"/>
              </w:rPr>
              <w:t>P3 (fluxo pleno)</w:t>
            </w:r>
          </w:p>
        </w:tc>
        <w:tc>
          <w:tcPr>
            <w:tcW w:w="2500" w:type="dxa"/>
            <w:tcMar>
              <w:top w:w="70" w:type="dxa"/>
              <w:left w:w="90" w:type="dxa"/>
              <w:bottom w:w="70" w:type="dxa"/>
              <w:right w:w="90" w:type="dxa"/>
            </w:tcMar>
          </w:tcPr>
          <w:p w14:paraId="09A810C2" w14:textId="77777777" w:rsidR="006B1E66" w:rsidRDefault="00CC3326">
            <w:r>
              <w:rPr>
                <w:sz w:val="20"/>
                <w:szCs w:val="20"/>
              </w:rPr>
              <w:t>10</w:t>
            </w:r>
          </w:p>
        </w:tc>
        <w:tc>
          <w:tcPr>
            <w:tcW w:w="2400" w:type="dxa"/>
            <w:tcMar>
              <w:top w:w="70" w:type="dxa"/>
              <w:left w:w="90" w:type="dxa"/>
              <w:bottom w:w="70" w:type="dxa"/>
              <w:right w:w="90" w:type="dxa"/>
            </w:tcMar>
          </w:tcPr>
          <w:p w14:paraId="0F979954" w14:textId="77777777" w:rsidR="006B1E66" w:rsidRDefault="00CC3326">
            <w:r>
              <w:rPr>
                <w:sz w:val="20"/>
                <w:szCs w:val="20"/>
              </w:rPr>
              <w:t>2,0</w:t>
            </w:r>
          </w:p>
        </w:tc>
        <w:tc>
          <w:tcPr>
            <w:tcW w:w="2471" w:type="dxa"/>
            <w:tcMar>
              <w:top w:w="70" w:type="dxa"/>
              <w:left w:w="90" w:type="dxa"/>
              <w:bottom w:w="70" w:type="dxa"/>
              <w:right w:w="90" w:type="dxa"/>
            </w:tcMar>
          </w:tcPr>
          <w:p w14:paraId="45E1DD7E" w14:textId="77777777" w:rsidR="006B1E66" w:rsidRDefault="00CC3326">
            <w:r>
              <w:rPr>
                <w:sz w:val="20"/>
                <w:szCs w:val="20"/>
              </w:rPr>
              <w:t>3,0</w:t>
            </w:r>
          </w:p>
        </w:tc>
      </w:tr>
      <w:tr w:rsidR="006B1E66" w14:paraId="28672BF6" w14:textId="77777777">
        <w:tc>
          <w:tcPr>
            <w:tcW w:w="1700" w:type="dxa"/>
            <w:tcMar>
              <w:top w:w="70" w:type="dxa"/>
              <w:left w:w="90" w:type="dxa"/>
              <w:bottom w:w="70" w:type="dxa"/>
              <w:right w:w="90" w:type="dxa"/>
            </w:tcMar>
          </w:tcPr>
          <w:p w14:paraId="2DCFE27E" w14:textId="77777777" w:rsidR="006B1E66" w:rsidRDefault="00CC3326">
            <w:r>
              <w:rPr>
                <w:sz w:val="20"/>
                <w:szCs w:val="20"/>
              </w:rPr>
              <w:t>P4 (nível intermediário)</w:t>
            </w:r>
          </w:p>
        </w:tc>
        <w:tc>
          <w:tcPr>
            <w:tcW w:w="2500" w:type="dxa"/>
            <w:tcMar>
              <w:top w:w="70" w:type="dxa"/>
              <w:left w:w="90" w:type="dxa"/>
              <w:bottom w:w="70" w:type="dxa"/>
              <w:right w:w="90" w:type="dxa"/>
            </w:tcMar>
          </w:tcPr>
          <w:p w14:paraId="1B30C282" w14:textId="77777777" w:rsidR="006B1E66" w:rsidRDefault="00CC3326">
            <w:r>
              <w:rPr>
                <w:sz w:val="20"/>
                <w:szCs w:val="20"/>
              </w:rPr>
              <w:t>7,5</w:t>
            </w:r>
          </w:p>
        </w:tc>
        <w:tc>
          <w:tcPr>
            <w:tcW w:w="2400" w:type="dxa"/>
            <w:tcMar>
              <w:top w:w="70" w:type="dxa"/>
              <w:left w:w="90" w:type="dxa"/>
              <w:bottom w:w="70" w:type="dxa"/>
              <w:right w:w="90" w:type="dxa"/>
            </w:tcMar>
          </w:tcPr>
          <w:p w14:paraId="38A2BAB0" w14:textId="77777777" w:rsidR="006B1E66" w:rsidRDefault="00CC3326">
            <w:r>
              <w:rPr>
                <w:sz w:val="20"/>
                <w:szCs w:val="20"/>
              </w:rPr>
              <w:t>1,5</w:t>
            </w:r>
          </w:p>
        </w:tc>
        <w:tc>
          <w:tcPr>
            <w:tcW w:w="2471" w:type="dxa"/>
            <w:tcMar>
              <w:top w:w="70" w:type="dxa"/>
              <w:left w:w="90" w:type="dxa"/>
              <w:bottom w:w="70" w:type="dxa"/>
              <w:right w:w="90" w:type="dxa"/>
            </w:tcMar>
          </w:tcPr>
          <w:p w14:paraId="55E0B406" w14:textId="77777777" w:rsidR="006B1E66" w:rsidRDefault="00CC3326">
            <w:r>
              <w:rPr>
                <w:sz w:val="20"/>
                <w:szCs w:val="20"/>
              </w:rPr>
              <w:t>2,5</w:t>
            </w:r>
          </w:p>
        </w:tc>
      </w:tr>
      <w:tr w:rsidR="006B1E66" w14:paraId="3E09ADCB" w14:textId="77777777">
        <w:tc>
          <w:tcPr>
            <w:tcW w:w="1700" w:type="dxa"/>
            <w:tcMar>
              <w:top w:w="70" w:type="dxa"/>
              <w:left w:w="90" w:type="dxa"/>
              <w:bottom w:w="70" w:type="dxa"/>
              <w:right w:w="90" w:type="dxa"/>
            </w:tcMar>
          </w:tcPr>
          <w:p w14:paraId="190E57C8" w14:textId="77777777" w:rsidR="006B1E66" w:rsidRDefault="00CC3326">
            <w:r>
              <w:rPr>
                <w:sz w:val="20"/>
                <w:szCs w:val="20"/>
              </w:rPr>
              <w:t>P5 (piso admissível)</w:t>
            </w:r>
          </w:p>
        </w:tc>
        <w:tc>
          <w:tcPr>
            <w:tcW w:w="2500" w:type="dxa"/>
            <w:tcMar>
              <w:top w:w="70" w:type="dxa"/>
              <w:left w:w="90" w:type="dxa"/>
              <w:bottom w:w="70" w:type="dxa"/>
              <w:right w:w="90" w:type="dxa"/>
            </w:tcMar>
          </w:tcPr>
          <w:p w14:paraId="564A5E35" w14:textId="77777777" w:rsidR="006B1E66" w:rsidRDefault="00CC3326">
            <w:r>
              <w:rPr>
                <w:sz w:val="20"/>
                <w:szCs w:val="20"/>
              </w:rPr>
              <w:t>5,0</w:t>
            </w:r>
          </w:p>
        </w:tc>
        <w:tc>
          <w:tcPr>
            <w:tcW w:w="2400" w:type="dxa"/>
            <w:tcMar>
              <w:top w:w="70" w:type="dxa"/>
              <w:left w:w="90" w:type="dxa"/>
              <w:bottom w:w="70" w:type="dxa"/>
              <w:right w:w="90" w:type="dxa"/>
            </w:tcMar>
          </w:tcPr>
          <w:p w14:paraId="7E0D0D30" w14:textId="77777777" w:rsidR="006B1E66" w:rsidRDefault="00CC3326">
            <w:r>
              <w:rPr>
                <w:sz w:val="20"/>
                <w:szCs w:val="20"/>
              </w:rPr>
              <w:t>1,0</w:t>
            </w:r>
          </w:p>
        </w:tc>
        <w:tc>
          <w:tcPr>
            <w:tcW w:w="2471" w:type="dxa"/>
            <w:tcMar>
              <w:top w:w="70" w:type="dxa"/>
              <w:left w:w="90" w:type="dxa"/>
              <w:bottom w:w="70" w:type="dxa"/>
              <w:right w:w="90" w:type="dxa"/>
            </w:tcMar>
          </w:tcPr>
          <w:p w14:paraId="55BFE6E4" w14:textId="77777777" w:rsidR="006B1E66" w:rsidRDefault="00CC3326">
            <w:r>
              <w:rPr>
                <w:sz w:val="20"/>
                <w:szCs w:val="20"/>
              </w:rPr>
              <w:t>1,5</w:t>
            </w:r>
          </w:p>
        </w:tc>
      </w:tr>
      <w:tr w:rsidR="006B1E66" w14:paraId="4FC2ED72" w14:textId="77777777">
        <w:tc>
          <w:tcPr>
            <w:tcW w:w="1700" w:type="dxa"/>
            <w:tcMar>
              <w:top w:w="70" w:type="dxa"/>
              <w:left w:w="90" w:type="dxa"/>
              <w:bottom w:w="70" w:type="dxa"/>
              <w:right w:w="90" w:type="dxa"/>
            </w:tcMar>
          </w:tcPr>
          <w:p w14:paraId="145D0CFB" w14:textId="77777777" w:rsidR="006B1E66" w:rsidRDefault="00CC3326">
            <w:r>
              <w:rPr>
                <w:sz w:val="20"/>
                <w:szCs w:val="20"/>
              </w:rPr>
              <w:t>P6 (não dimerizável)</w:t>
            </w:r>
          </w:p>
        </w:tc>
        <w:tc>
          <w:tcPr>
            <w:tcW w:w="2500" w:type="dxa"/>
            <w:tcMar>
              <w:top w:w="70" w:type="dxa"/>
              <w:left w:w="90" w:type="dxa"/>
              <w:bottom w:w="70" w:type="dxa"/>
              <w:right w:w="90" w:type="dxa"/>
            </w:tcMar>
          </w:tcPr>
          <w:p w14:paraId="50C7B08E" w14:textId="77777777" w:rsidR="006B1E66" w:rsidRDefault="00CC3326">
            <w:r>
              <w:rPr>
                <w:sz w:val="20"/>
                <w:szCs w:val="20"/>
              </w:rPr>
              <w:t>3,0</w:t>
            </w:r>
          </w:p>
        </w:tc>
        <w:tc>
          <w:tcPr>
            <w:tcW w:w="2400" w:type="dxa"/>
            <w:tcMar>
              <w:top w:w="70" w:type="dxa"/>
              <w:left w:w="90" w:type="dxa"/>
              <w:bottom w:w="70" w:type="dxa"/>
              <w:right w:w="90" w:type="dxa"/>
            </w:tcMar>
          </w:tcPr>
          <w:p w14:paraId="17CD1A58" w14:textId="77777777" w:rsidR="006B1E66" w:rsidRDefault="00CC3326">
            <w:r>
              <w:rPr>
                <w:sz w:val="20"/>
                <w:szCs w:val="20"/>
              </w:rPr>
              <w:t>0,6</w:t>
            </w:r>
          </w:p>
        </w:tc>
        <w:tc>
          <w:tcPr>
            <w:tcW w:w="2471" w:type="dxa"/>
            <w:tcMar>
              <w:top w:w="70" w:type="dxa"/>
              <w:left w:w="90" w:type="dxa"/>
              <w:bottom w:w="70" w:type="dxa"/>
              <w:right w:w="90" w:type="dxa"/>
            </w:tcMar>
          </w:tcPr>
          <w:p w14:paraId="327864E2" w14:textId="77777777" w:rsidR="006B1E66" w:rsidRDefault="00CC3326">
            <w:r>
              <w:rPr>
                <w:sz w:val="20"/>
                <w:szCs w:val="20"/>
              </w:rPr>
              <w:t>1,0</w:t>
            </w:r>
          </w:p>
        </w:tc>
      </w:tr>
    </w:tbl>
    <w:p w14:paraId="041C02DD" w14:textId="77777777" w:rsidR="006B1E66" w:rsidRPr="000F5B8B" w:rsidRDefault="00CC3326">
      <w:pPr>
        <w:spacing w:before="130" w:after="260"/>
        <w:rPr>
          <w:lang w:val="pt-BR"/>
        </w:rPr>
      </w:pPr>
      <w:r>
        <w:rPr>
          <w:sz w:val="20"/>
          <w:szCs w:val="20"/>
          <w:lang w:val="pt-BR"/>
        </w:rPr>
        <w:t>Fonte: Adaptado da ABNT NBR 5101 (2024).</w:t>
      </w:r>
    </w:p>
    <w:p w14:paraId="41A68099" w14:textId="77777777" w:rsidR="00E01C3A" w:rsidRDefault="00CC3326">
      <w:pPr>
        <w:pStyle w:val="Heading2"/>
        <w:spacing w:before="360" w:after="240" w:line="360" w:lineRule="auto"/>
        <w:rPr>
          <w:lang w:val="pt-BR"/>
        </w:rPr>
      </w:pPr>
      <w:bookmarkStart w:id="40" w:name="_Toc241450125"/>
      <w:r>
        <w:rPr>
          <w:lang w:val="pt-BR"/>
        </w:rPr>
        <w:t>3.9 Procedimentos e avaliação</w:t>
      </w:r>
      <w:bookmarkEnd w:id="40"/>
    </w:p>
    <w:p w14:paraId="2BA03CC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D489E45"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25ECA033"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01CA83EC"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1339B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43E04747"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0E1B42DE" w14:textId="77777777" w:rsidR="00847C0D" w:rsidRDefault="00CC3326">
      <w:pPr>
        <w:spacing w:after="120" w:line="360" w:lineRule="auto"/>
        <w:ind w:firstLine="709"/>
        <w:jc w:val="both"/>
      </w:pPr>
      <w:r>
        <w:rPr>
          <w:lang w:val="pt-BR"/>
        </w:rPr>
        <w:t xml:space="preserve">Duas execuções complementares da suíte respondem a perguntas que as etapas acima não isolam. Na primeira, a suíte é repetida com a camada de previsão desligada — </w:t>
      </w:r>
      <w:del w:id="30056" w:author="Vitor Oliveira" w:date="2026-09-29T12:00:00Z">
        <w:r>
          <w:rPr>
            <w:lang w:val="pt-BR"/>
          </w:rPr>
          <w:delText xml:space="preserve">a inferência recebe o nível de movimentação da última hora, calculado das leituras do trecho, no lugar da previsão, com a mesma base de regras —</w:delText>
        </w:r>
      </w:del>
      <w:ins w:id="30057" w:author="Vitor Oliveira" w:date="2026-09-29T12:00:00Z">
        <w:r>
          <w:rPr>
            <w:lang w:val="pt-BR"/>
          </w:rPr>
          <w:t xml:space="preserve">a inferência recebe o volume observado no lugar da previsão, com a mesma base de regras —</w:t>
        </w:r>
      </w:ins>
      <w:r>
        <w:rPr>
          <w:lang w:val="pt-BR"/>
        </w:rPr>
        <w:t xml:space="preserve">, e compara-se a fração da janela de baixa demanda consumida em transição, métrica de H3 (2.10). </w:t>
      </w:r>
      <w:del w:id="30058" w:author="Vitor Oliveira" w:date="2026-09-29T12:00:00Z">
        <w:r>
          <w:rPr>
            <w:lang w:val="pt-BR"/>
          </w:rPr>
          <w:delText xml:space="preserve">A janela de baixa demanda é o conjunto de ciclos com a via vazia, leitura vigente e nenhuma ocorrência. Os ciclos em nível intermediário, que as regras de apoio produzem com a via vazia, contam como transição,</w:delText>
        </w:r>
      </w:del>
      <w:ins w:id="30059" w:author="Vitor Oliveira" w:date="2026-09-29T12:00:00Z">
        <w:r>
          <w:rPr>
            <w:lang w:val="pt-BR"/>
          </w:rPr>
          <w:t xml:space="preserve">A janela de baixa demanda é o conjunto de ciclos com o volume observado abaixo do tercil inferior e nenhuma ocorrência. Os ciclos acima da classe mínima nessa janela contam como transição, inclusive os que as regras de apoio mantêm uma classe abaixo,</w:t>
        </w:r>
      </w:ins>
      <w:r>
        <w:rPr>
          <w:lang w:val="pt-BR"/>
        </w:rPr>
        <w:t xml:space="preserve">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6E0EA7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D90547D" w14:textId="77777777" w:rsidR="00540256" w:rsidRDefault="002E4A9C">
      <w:pPr>
        <w:spacing w:after="120" w:line="360" w:lineRule="auto"/>
        <w:ind w:firstLine="709"/>
        <w:jc w:val="both"/>
      </w:pPr>
      <w:del w:id="30060" w:author="Vitor Oliveira" w:date="2026-09-29T12:00:00Z">
        <w:r>
          <w:rPr>
            <w:lang w:val="pt-BR"/>
          </w:rPr>
          <w:delText xml:space="preserve">Com a base vigente, os envelopes decorrem dos conjuntos de saída — pleno com pedestre ou ocorrência, entre o piso e o intermediário com a via vazia, descida sob a rampa normativa nas transições — e são largos.</w:delText>
        </w:r>
      </w:del>
      <w:ins w:id="30061" w:author="Vitor Oliveira" w:date="2026-09-29T12:00:00Z">
        <w:r>
          <w:rPr>
            <w:lang w:val="pt-BR"/>
          </w:rPr>
          <w:t xml:space="preserve">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w:t>
        </w:r>
      </w:ins>
      <w:r>
        <w:rPr>
          <w:lang w:val="pt-BR"/>
        </w:rPr>
        <w:t xml:space="preserve"> A aderência verifica, por isso, coerência grosseira entre a decisão e a condição da via, e discrimina pouco entre regimes; é apresentada com essa ressalva.</w:t>
      </w:r>
    </w:p>
    <w:p w14:paraId="65061726"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35B3018B" w14:textId="77777777" w:rsidR="00E01C3A" w:rsidRDefault="00CC3326">
      <w:pPr>
        <w:pStyle w:val="Heading2"/>
        <w:spacing w:before="360" w:after="240" w:line="360" w:lineRule="auto"/>
        <w:rPr>
          <w:lang w:val="pt-BR"/>
        </w:rPr>
      </w:pPr>
      <w:bookmarkStart w:id="41" w:name="_Toc241450126"/>
      <w:r>
        <w:rPr>
          <w:lang w:val="pt-BR"/>
        </w:rPr>
        <w:t>3.10 Tratamento de dados pessoais</w:t>
      </w:r>
      <w:bookmarkEnd w:id="41"/>
    </w:p>
    <w:p w14:paraId="2F4F0B30"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066CF42D" w14:textId="77777777" w:rsidR="006B1E66" w:rsidRPr="000F5B8B" w:rsidRDefault="00CC3326">
      <w:pPr>
        <w:pStyle w:val="ListParagraph"/>
        <w:numPr>
          <w:ilvl w:val="0"/>
          <w:numId w:val="2"/>
        </w:numPr>
        <w:spacing w:after="120" w:line="360" w:lineRule="auto"/>
        <w:jc w:val="both"/>
        <w:rPr>
          <w:lang w:val="pt-BR"/>
        </w:rPr>
      </w:pPr>
      <w:r>
        <w:rPr>
          <w:lang w:val="pt-BR"/>
        </w:rPr>
        <w:t xml:space="preserve">A interface de dados urbanos publica apenas descritores agregados do estado da via — </w:t>
      </w:r>
      <w:del w:id="30062" w:author="Vitor Oliveira" w:date="2026-09-29T12:00:00Z">
        <w:r>
          <w:rPr>
            <w:lang w:val="pt-BR"/>
          </w:rPr>
          <w:delText xml:space="preserve">número de pessoas presentes no trecho, ocorrência reportada —</w:delText>
        </w:r>
      </w:del>
      <w:ins w:id="30063" w:author="Vitor Oliveira" w:date="2026-09-29T12:00:00Z">
        <w:r>
          <w:rPr>
            <w:lang w:val="pt-BR"/>
          </w:rPr>
          <w:t xml:space="preserve">média de pessoas presentes no trecho num período, ocorrência reportada —</w:t>
        </w:r>
      </w:ins>
      <w:r>
        <w:rPr>
          <w:lang w:val="pt-BR"/>
        </w:rPr>
        <w:t xml:space="preserve">, sem referência a indivíduo: contagem, e não identificação.</w:t>
      </w:r>
    </w:p>
    <w:p w14:paraId="1CE01D9E"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5CDD03D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5EA7B2C"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F8415CF"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79458355"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7ACC4B9C"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0A7DAA11" w14:textId="77777777" w:rsidR="00E01C3A" w:rsidRDefault="00CC3326">
      <w:pPr>
        <w:pStyle w:val="Heading2"/>
        <w:spacing w:before="360" w:after="240" w:line="360" w:lineRule="auto"/>
        <w:rPr>
          <w:lang w:val="pt-BR"/>
        </w:rPr>
      </w:pPr>
      <w:bookmarkStart w:id="42" w:name="_Toc241450127"/>
      <w:r>
        <w:rPr>
          <w:lang w:val="pt-BR"/>
        </w:rPr>
        <w:t>3.11 Estimativa de consumo e linhas de base de comparação</w:t>
      </w:r>
      <w:bookmarkEnd w:id="42"/>
    </w:p>
    <w:p w14:paraId="11F21489"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0F0A94C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23F96072"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0F5AEF6"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773B11CD" w14:textId="77777777">
        <w:trPr>
          <w:tblHeader/>
        </w:trPr>
        <w:tc>
          <w:tcPr>
            <w:tcW w:w="2300" w:type="dxa"/>
            <w:shd w:val="clear" w:color="auto" w:fill="EDEDED"/>
            <w:tcMar>
              <w:top w:w="70" w:type="dxa"/>
              <w:left w:w="90" w:type="dxa"/>
              <w:bottom w:w="70" w:type="dxa"/>
              <w:right w:w="90" w:type="dxa"/>
            </w:tcMar>
          </w:tcPr>
          <w:p w14:paraId="5C45DA06"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EC9FD0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5FD087B" w14:textId="77777777" w:rsidR="00E01C3A" w:rsidRDefault="00CC3326">
            <w:r>
              <w:rPr>
                <w:b/>
                <w:bCs/>
                <w:sz w:val="20"/>
                <w:szCs w:val="20"/>
              </w:rPr>
              <w:t>Origem</w:t>
            </w:r>
          </w:p>
        </w:tc>
      </w:tr>
      <w:tr w:rsidR="00E01C3A" w:rsidRPr="00CE1B46" w14:paraId="0E53E8D0" w14:textId="77777777">
        <w:tc>
          <w:tcPr>
            <w:tcW w:w="2300" w:type="dxa"/>
            <w:tcMar>
              <w:top w:w="70" w:type="dxa"/>
              <w:left w:w="90" w:type="dxa"/>
              <w:bottom w:w="70" w:type="dxa"/>
              <w:right w:w="90" w:type="dxa"/>
            </w:tcMar>
          </w:tcPr>
          <w:p w14:paraId="3026CB60" w14:textId="77777777" w:rsidR="00E01C3A" w:rsidRDefault="00CC3326">
            <w:r>
              <w:rPr>
                <w:sz w:val="20"/>
                <w:szCs w:val="20"/>
              </w:rPr>
              <w:t>Potência nominal</w:t>
            </w:r>
          </w:p>
        </w:tc>
        <w:tc>
          <w:tcPr>
            <w:tcW w:w="2800" w:type="dxa"/>
            <w:tcMar>
              <w:top w:w="70" w:type="dxa"/>
              <w:left w:w="90" w:type="dxa"/>
              <w:bottom w:w="70" w:type="dxa"/>
              <w:right w:w="90" w:type="dxa"/>
            </w:tcMar>
          </w:tcPr>
          <w:p w14:paraId="5B54FCE9" w14:textId="77777777" w:rsidR="00E01C3A" w:rsidRDefault="00CC3326">
            <w:r>
              <w:rPr>
                <w:sz w:val="20"/>
                <w:szCs w:val="20"/>
              </w:rPr>
              <w:t>40 W</w:t>
            </w:r>
          </w:p>
        </w:tc>
        <w:tc>
          <w:tcPr>
            <w:tcW w:w="3971" w:type="dxa"/>
            <w:tcMar>
              <w:top w:w="70" w:type="dxa"/>
              <w:left w:w="90" w:type="dxa"/>
              <w:bottom w:w="70" w:type="dxa"/>
              <w:right w:w="90" w:type="dxa"/>
            </w:tcMar>
          </w:tcPr>
          <w:p w14:paraId="66776B15" w14:textId="77777777" w:rsidR="00E01C3A" w:rsidRPr="00CE1B46" w:rsidRDefault="00CC3326">
            <w:pPr>
              <w:rPr>
                <w:lang w:val="pt-BR"/>
              </w:rPr>
            </w:pPr>
            <w:r>
              <w:rPr>
                <w:sz w:val="20"/>
                <w:szCs w:val="20"/>
                <w:lang w:val="pt-BR"/>
              </w:rPr>
              <w:t>Limite inferior da faixa contratual de 40 W a 440 W</w:t>
            </w:r>
          </w:p>
        </w:tc>
      </w:tr>
      <w:tr w:rsidR="00E01C3A" w:rsidRPr="00CE1B46" w14:paraId="6F034F96" w14:textId="77777777">
        <w:tc>
          <w:tcPr>
            <w:tcW w:w="2300" w:type="dxa"/>
            <w:tcMar>
              <w:top w:w="70" w:type="dxa"/>
              <w:left w:w="90" w:type="dxa"/>
              <w:bottom w:w="70" w:type="dxa"/>
              <w:right w:w="90" w:type="dxa"/>
            </w:tcMar>
          </w:tcPr>
          <w:p w14:paraId="4417216B"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669E601"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7A98FEC"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4DADDD" w14:textId="77777777">
        <w:tc>
          <w:tcPr>
            <w:tcW w:w="2300" w:type="dxa"/>
            <w:tcMar>
              <w:top w:w="70" w:type="dxa"/>
              <w:left w:w="90" w:type="dxa"/>
              <w:bottom w:w="70" w:type="dxa"/>
              <w:right w:w="90" w:type="dxa"/>
            </w:tcMar>
          </w:tcPr>
          <w:p w14:paraId="6D111B2F" w14:textId="77777777" w:rsidR="00E01C3A" w:rsidRDefault="00CC3326">
            <w:r>
              <w:rPr>
                <w:sz w:val="20"/>
                <w:szCs w:val="20"/>
              </w:rPr>
              <w:t>Interface de dimerização</w:t>
            </w:r>
          </w:p>
        </w:tc>
        <w:tc>
          <w:tcPr>
            <w:tcW w:w="2800" w:type="dxa"/>
            <w:tcMar>
              <w:top w:w="70" w:type="dxa"/>
              <w:left w:w="90" w:type="dxa"/>
              <w:bottom w:w="70" w:type="dxa"/>
              <w:right w:w="90" w:type="dxa"/>
            </w:tcMar>
          </w:tcPr>
          <w:p w14:paraId="444CD748"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52EBACB6" w14:textId="77777777" w:rsidR="00E01C3A" w:rsidRPr="00CE1B46" w:rsidRDefault="00CC3326">
            <w:pPr>
              <w:rPr>
                <w:lang w:val="pt-BR"/>
              </w:rPr>
            </w:pPr>
            <w:r>
              <w:rPr>
                <w:sz w:val="20"/>
                <w:szCs w:val="20"/>
                <w:lang w:val="pt-BR"/>
              </w:rPr>
              <w:t>Exigência contratual para o driver</w:t>
            </w:r>
          </w:p>
        </w:tc>
      </w:tr>
      <w:tr w:rsidR="00E01C3A" w14:paraId="50B945E8" w14:textId="77777777">
        <w:tc>
          <w:tcPr>
            <w:tcW w:w="2300" w:type="dxa"/>
            <w:tcMar>
              <w:top w:w="70" w:type="dxa"/>
              <w:left w:w="90" w:type="dxa"/>
              <w:bottom w:w="70" w:type="dxa"/>
              <w:right w:w="90" w:type="dxa"/>
            </w:tcMar>
          </w:tcPr>
          <w:p w14:paraId="5D13D8C4"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D6FBD1B" w14:textId="77777777" w:rsidR="00E01C3A" w:rsidRDefault="00CC3326">
            <w:r>
              <w:rPr>
                <w:sz w:val="20"/>
                <w:szCs w:val="20"/>
              </w:rPr>
              <w:t>Proporcional</w:t>
            </w:r>
          </w:p>
        </w:tc>
        <w:tc>
          <w:tcPr>
            <w:tcW w:w="3971" w:type="dxa"/>
            <w:tcMar>
              <w:top w:w="70" w:type="dxa"/>
              <w:left w:w="90" w:type="dxa"/>
              <w:bottom w:w="70" w:type="dxa"/>
              <w:right w:w="90" w:type="dxa"/>
            </w:tcMar>
          </w:tcPr>
          <w:p w14:paraId="22B68FD9" w14:textId="77777777" w:rsidR="00E01C3A" w:rsidRDefault="00CC3326">
            <w:r>
              <w:rPr>
                <w:sz w:val="20"/>
                <w:szCs w:val="20"/>
              </w:rPr>
              <w:t>Hipótese adotada nesta subseção</w:t>
            </w:r>
          </w:p>
        </w:tc>
      </w:tr>
      <w:tr w:rsidR="00E01C3A" w:rsidRPr="00CE1B46" w14:paraId="32581B30" w14:textId="77777777">
        <w:tc>
          <w:tcPr>
            <w:tcW w:w="2300" w:type="dxa"/>
            <w:tcMar>
              <w:top w:w="70" w:type="dxa"/>
              <w:left w:w="90" w:type="dxa"/>
              <w:bottom w:w="70" w:type="dxa"/>
              <w:right w:w="90" w:type="dxa"/>
            </w:tcMar>
          </w:tcPr>
          <w:p w14:paraId="6EBBB975"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2C6B816" w14:textId="77777777" w:rsidR="00E01C3A" w:rsidRDefault="00CC3326">
            <w:r>
              <w:rPr>
                <w:sz w:val="20"/>
                <w:szCs w:val="20"/>
              </w:rPr>
              <w:t>Não considerado</w:t>
            </w:r>
          </w:p>
        </w:tc>
        <w:tc>
          <w:tcPr>
            <w:tcW w:w="3971" w:type="dxa"/>
            <w:tcMar>
              <w:top w:w="70" w:type="dxa"/>
              <w:left w:w="90" w:type="dxa"/>
              <w:bottom w:w="70" w:type="dxa"/>
              <w:right w:w="90" w:type="dxa"/>
            </w:tcMar>
          </w:tcPr>
          <w:p w14:paraId="0C910421" w14:textId="77777777" w:rsidR="00E01C3A" w:rsidRPr="00CE1B46" w:rsidRDefault="00CC3326">
            <w:pPr>
              <w:rPr>
                <w:lang w:val="pt-BR"/>
              </w:rPr>
            </w:pPr>
            <w:r>
              <w:rPr>
                <w:sz w:val="20"/>
                <w:szCs w:val="20"/>
                <w:lang w:val="pt-BR"/>
              </w:rPr>
              <w:t>Declarado como viés na delimitação ao final desta subseção</w:t>
            </w:r>
          </w:p>
        </w:tc>
      </w:tr>
    </w:tbl>
    <w:p w14:paraId="7917D8ED" w14:textId="77777777" w:rsidR="00E01C3A" w:rsidRDefault="00CC3326">
      <w:pPr>
        <w:spacing w:before="130" w:after="260"/>
        <w:rPr>
          <w:lang w:val="pt-BR"/>
        </w:rPr>
      </w:pPr>
      <w:r>
        <w:rPr>
          <w:sz w:val="20"/>
          <w:szCs w:val="20"/>
          <w:lang w:val="pt-BR"/>
        </w:rPr>
        <w:t>Fonte: Elaborado pelos autores (2026) a partir de São Paulo (2015).</w:t>
      </w:r>
    </w:p>
    <w:p w14:paraId="22E9E9C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2BAE79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7535356"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32B0EF06" w14:textId="77777777" w:rsidR="00540256" w:rsidRDefault="002E4A9C">
      <w:pPr>
        <w:spacing w:after="120" w:line="360" w:lineRule="auto"/>
        <w:ind w:firstLine="709"/>
        <w:jc w:val="both"/>
      </w:pPr>
      <w:del w:id="30064" w:author="Vitor Oliveira" w:date="2026-09-29T12:00:00Z">
        <w:r>
          <w:rPr>
            <w:lang w:val="pt-BR"/>
          </w:rPr>
          <w:delText>Uma consequência da base vigente precisa ser declarada antes do resultado. A programação horária atenua às cegas, inclusive com a via ocupada; a decisão informada por dados urbanos não atenua havendo pedestre no trecho (3.7). Por isso, ela pode consumir mais que a segunda linha de base, e a comparação com ela é de aderência contra energia, e não de economia. É nesses termos que o resultado é reportado.</w:delText>
        </w:r>
      </w:del>
      <w:ins w:id="30065" w:author="Vitor Oliveira" w:date="2026-09-29T12:00:00Z">
        <w:r>
          <w:rPr>
            <w:lang w:val="pt-BR"/>
          </w:rPr>
          <w:t xml:space="preserve">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ins>
    </w:p>
    <w:p w14:paraId="48CE8F6C"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60FEB2"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F17D20D" w14:textId="77777777" w:rsidR="00E01C3A" w:rsidRDefault="00CC3326">
      <w:pPr>
        <w:pStyle w:val="Heading1"/>
        <w:pageBreakBefore/>
        <w:spacing w:before="480" w:after="280" w:line="360" w:lineRule="auto"/>
        <w:rPr>
          <w:lang w:val="pt-BR"/>
        </w:rPr>
      </w:pPr>
      <w:bookmarkStart w:id="43" w:name="_Toc241450128"/>
      <w:r>
        <w:rPr>
          <w:lang w:val="pt-BR"/>
        </w:rPr>
        <w:t>4 ENGENHARIA DE SOFTWARE</w:t>
      </w:r>
      <w:bookmarkEnd w:id="43"/>
    </w:p>
    <w:p w14:paraId="6FE1F8F6"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4B18F711" w14:textId="77777777" w:rsidR="00E01C3A" w:rsidRDefault="00CC3326">
      <w:pPr>
        <w:pStyle w:val="Heading2"/>
        <w:spacing w:before="360" w:after="240" w:line="360" w:lineRule="auto"/>
        <w:rPr>
          <w:lang w:val="pt-BR"/>
        </w:rPr>
      </w:pPr>
      <w:bookmarkStart w:id="44" w:name="_Toc241450129"/>
      <w:r>
        <w:rPr>
          <w:lang w:val="pt-BR"/>
        </w:rPr>
        <w:t>4.1 Partes interessadas e elicitação de requisitos</w:t>
      </w:r>
      <w:bookmarkEnd w:id="44"/>
    </w:p>
    <w:p w14:paraId="17CB3134"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92B4C30" w14:textId="77777777" w:rsidR="00E01C3A" w:rsidRDefault="00CC3326">
      <w:pPr>
        <w:pStyle w:val="Heading2"/>
        <w:spacing w:before="360" w:after="240" w:line="360" w:lineRule="auto"/>
        <w:rPr>
          <w:lang w:val="pt-BR"/>
        </w:rPr>
      </w:pPr>
      <w:bookmarkStart w:id="45" w:name="_Toc241450130"/>
      <w:r>
        <w:rPr>
          <w:lang w:val="pt-BR"/>
        </w:rPr>
        <w:t>4.2 Processo de desenvolvimento e planejamento do projeto</w:t>
      </w:r>
      <w:bookmarkEnd w:id="45"/>
    </w:p>
    <w:p w14:paraId="3D16C566"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D9FAC7A" w14:textId="77777777" w:rsidR="00E01C3A" w:rsidRDefault="00CC3326">
      <w:pPr>
        <w:pStyle w:val="Heading2"/>
        <w:spacing w:before="360" w:after="240" w:line="360" w:lineRule="auto"/>
        <w:rPr>
          <w:lang w:val="pt-BR"/>
        </w:rPr>
      </w:pPr>
      <w:bookmarkStart w:id="46" w:name="_Toc241450131"/>
      <w:r>
        <w:rPr>
          <w:lang w:val="pt-BR"/>
        </w:rPr>
        <w:t>4.3 Requisitos funcionais</w:t>
      </w:r>
      <w:bookmarkEnd w:id="46"/>
    </w:p>
    <w:p w14:paraId="61A896AA"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BA8E98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885A65" w14:textId="77777777">
        <w:trPr>
          <w:tblHeader/>
        </w:trPr>
        <w:tc>
          <w:tcPr>
            <w:tcW w:w="900" w:type="dxa"/>
            <w:shd w:val="clear" w:color="auto" w:fill="EDEDED"/>
            <w:tcMar>
              <w:top w:w="70" w:type="dxa"/>
              <w:left w:w="90" w:type="dxa"/>
              <w:bottom w:w="70" w:type="dxa"/>
              <w:right w:w="90" w:type="dxa"/>
            </w:tcMar>
          </w:tcPr>
          <w:p w14:paraId="3A12A300"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804061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4D6BCC45" w14:textId="77777777" w:rsidR="00E01C3A" w:rsidRDefault="00CC3326">
            <w:r>
              <w:rPr>
                <w:b/>
                <w:bCs/>
                <w:sz w:val="20"/>
                <w:szCs w:val="20"/>
              </w:rPr>
              <w:t>Origem</w:t>
            </w:r>
          </w:p>
        </w:tc>
      </w:tr>
      <w:tr w:rsidR="00E01C3A" w14:paraId="0BA6BE66" w14:textId="77777777">
        <w:tc>
          <w:tcPr>
            <w:tcW w:w="900" w:type="dxa"/>
            <w:tcMar>
              <w:top w:w="70" w:type="dxa"/>
              <w:left w:w="90" w:type="dxa"/>
              <w:bottom w:w="70" w:type="dxa"/>
              <w:right w:w="90" w:type="dxa"/>
            </w:tcMar>
          </w:tcPr>
          <w:p w14:paraId="79009AAC" w14:textId="77777777" w:rsidR="00E01C3A" w:rsidRDefault="00CC3326">
            <w:r>
              <w:rPr>
                <w:sz w:val="20"/>
                <w:szCs w:val="20"/>
              </w:rPr>
              <w:t>RF01</w:t>
            </w:r>
          </w:p>
        </w:tc>
        <w:tc>
          <w:tcPr>
            <w:tcW w:w="6171" w:type="dxa"/>
            <w:tcMar>
              <w:top w:w="70" w:type="dxa"/>
              <w:left w:w="90" w:type="dxa"/>
              <w:bottom w:w="70" w:type="dxa"/>
              <w:right w:w="90" w:type="dxa"/>
            </w:tcMar>
          </w:tcPr>
          <w:p w14:paraId="273AAB5A"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10CC60B5" w14:textId="77777777" w:rsidR="00E01C3A" w:rsidRDefault="00CC3326">
            <w:r>
              <w:rPr>
                <w:sz w:val="20"/>
                <w:szCs w:val="20"/>
              </w:rPr>
              <w:t>3.2 e 3.5</w:t>
            </w:r>
          </w:p>
        </w:tc>
      </w:tr>
      <w:tr w:rsidR="00E01C3A" w14:paraId="1E06B8D9" w14:textId="77777777">
        <w:tc>
          <w:tcPr>
            <w:tcW w:w="900" w:type="dxa"/>
            <w:tcMar>
              <w:top w:w="70" w:type="dxa"/>
              <w:left w:w="90" w:type="dxa"/>
              <w:bottom w:w="70" w:type="dxa"/>
              <w:right w:w="90" w:type="dxa"/>
            </w:tcMar>
          </w:tcPr>
          <w:p w14:paraId="16E2FCD7" w14:textId="77777777" w:rsidR="00E01C3A" w:rsidRDefault="00CC3326">
            <w:r>
              <w:rPr>
                <w:sz w:val="20"/>
                <w:szCs w:val="20"/>
              </w:rPr>
              <w:t>RF02</w:t>
            </w:r>
          </w:p>
        </w:tc>
        <w:tc>
          <w:tcPr>
            <w:tcW w:w="6171" w:type="dxa"/>
            <w:tcMar>
              <w:top w:w="70" w:type="dxa"/>
              <w:left w:w="90" w:type="dxa"/>
              <w:bottom w:w="70" w:type="dxa"/>
              <w:right w:w="90" w:type="dxa"/>
            </w:tcMar>
          </w:tcPr>
          <w:p w14:paraId="1D0A76E9"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358081F7" w14:textId="77777777" w:rsidR="00E01C3A" w:rsidRDefault="00CC3326">
            <w:r>
              <w:rPr>
                <w:sz w:val="20"/>
                <w:szCs w:val="20"/>
              </w:rPr>
              <w:t>3.6</w:t>
            </w:r>
          </w:p>
        </w:tc>
      </w:tr>
      <w:tr w:rsidR="00E01C3A" w14:paraId="0BB01B67" w14:textId="77777777">
        <w:tc>
          <w:tcPr>
            <w:tcW w:w="900" w:type="dxa"/>
            <w:tcMar>
              <w:top w:w="70" w:type="dxa"/>
              <w:left w:w="90" w:type="dxa"/>
              <w:bottom w:w="70" w:type="dxa"/>
              <w:right w:w="90" w:type="dxa"/>
            </w:tcMar>
          </w:tcPr>
          <w:p w14:paraId="02EE27B0" w14:textId="77777777" w:rsidR="00E01C3A" w:rsidRDefault="00CC3326">
            <w:r>
              <w:rPr>
                <w:sz w:val="20"/>
                <w:szCs w:val="20"/>
              </w:rPr>
              <w:t>RF03</w:t>
            </w:r>
          </w:p>
        </w:tc>
        <w:tc>
          <w:tcPr>
            <w:tcW w:w="6171" w:type="dxa"/>
            <w:tcMar>
              <w:top w:w="70" w:type="dxa"/>
              <w:left w:w="90" w:type="dxa"/>
              <w:bottom w:w="70" w:type="dxa"/>
              <w:right w:w="90" w:type="dxa"/>
            </w:tcMar>
          </w:tcPr>
          <w:p w14:paraId="05755006"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08BBBCB" w14:textId="77777777" w:rsidR="00E01C3A" w:rsidRDefault="00CC3326">
            <w:r>
              <w:rPr>
                <w:sz w:val="20"/>
                <w:szCs w:val="20"/>
              </w:rPr>
              <w:t>3.7</w:t>
            </w:r>
          </w:p>
        </w:tc>
      </w:tr>
      <w:tr w:rsidR="00E01C3A" w14:paraId="0961AA89" w14:textId="77777777">
        <w:tc>
          <w:tcPr>
            <w:tcW w:w="900" w:type="dxa"/>
            <w:tcMar>
              <w:top w:w="70" w:type="dxa"/>
              <w:left w:w="90" w:type="dxa"/>
              <w:bottom w:w="70" w:type="dxa"/>
              <w:right w:w="90" w:type="dxa"/>
            </w:tcMar>
          </w:tcPr>
          <w:p w14:paraId="7E17FFA2" w14:textId="77777777" w:rsidR="00E01C3A" w:rsidRDefault="00CC3326">
            <w:r>
              <w:rPr>
                <w:sz w:val="20"/>
                <w:szCs w:val="20"/>
              </w:rPr>
              <w:t>RF04</w:t>
            </w:r>
          </w:p>
        </w:tc>
        <w:tc>
          <w:tcPr>
            <w:tcW w:w="6171" w:type="dxa"/>
            <w:tcMar>
              <w:top w:w="70" w:type="dxa"/>
              <w:left w:w="90" w:type="dxa"/>
              <w:bottom w:w="70" w:type="dxa"/>
              <w:right w:w="90" w:type="dxa"/>
            </w:tcMar>
          </w:tcPr>
          <w:p w14:paraId="79B6D7A5"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767BE088" w14:textId="77777777" w:rsidR="00E01C3A" w:rsidRDefault="00CC3326">
            <w:r>
              <w:rPr>
                <w:sz w:val="20"/>
                <w:szCs w:val="20"/>
              </w:rPr>
              <w:t>2.5, 3.7 e 3.8</w:t>
            </w:r>
          </w:p>
        </w:tc>
      </w:tr>
      <w:tr w:rsidR="00E01C3A" w14:paraId="49526C9D" w14:textId="77777777">
        <w:tc>
          <w:tcPr>
            <w:tcW w:w="900" w:type="dxa"/>
            <w:tcMar>
              <w:top w:w="70" w:type="dxa"/>
              <w:left w:w="90" w:type="dxa"/>
              <w:bottom w:w="70" w:type="dxa"/>
              <w:right w:w="90" w:type="dxa"/>
            </w:tcMar>
          </w:tcPr>
          <w:p w14:paraId="02D7F741" w14:textId="77777777" w:rsidR="00E01C3A" w:rsidRDefault="00CC3326">
            <w:r>
              <w:rPr>
                <w:sz w:val="20"/>
                <w:szCs w:val="20"/>
              </w:rPr>
              <w:t>RF05</w:t>
            </w:r>
          </w:p>
        </w:tc>
        <w:tc>
          <w:tcPr>
            <w:tcW w:w="6171" w:type="dxa"/>
            <w:tcMar>
              <w:top w:w="70" w:type="dxa"/>
              <w:left w:w="90" w:type="dxa"/>
              <w:bottom w:w="70" w:type="dxa"/>
              <w:right w:w="90" w:type="dxa"/>
            </w:tcMar>
          </w:tcPr>
          <w:p w14:paraId="323535E8"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E61CF17" w14:textId="77777777" w:rsidR="00E01C3A" w:rsidRDefault="00CC3326">
            <w:r>
              <w:rPr>
                <w:sz w:val="20"/>
                <w:szCs w:val="20"/>
              </w:rPr>
              <w:t>4.6.1</w:t>
            </w:r>
          </w:p>
        </w:tc>
      </w:tr>
      <w:tr w:rsidR="00E01C3A" w14:paraId="714D80E0" w14:textId="77777777">
        <w:tc>
          <w:tcPr>
            <w:tcW w:w="900" w:type="dxa"/>
            <w:tcMar>
              <w:top w:w="70" w:type="dxa"/>
              <w:left w:w="90" w:type="dxa"/>
              <w:bottom w:w="70" w:type="dxa"/>
              <w:right w:w="90" w:type="dxa"/>
            </w:tcMar>
          </w:tcPr>
          <w:p w14:paraId="7A1D92E8" w14:textId="77777777" w:rsidR="00E01C3A" w:rsidRDefault="00CC3326">
            <w:r>
              <w:rPr>
                <w:sz w:val="20"/>
                <w:szCs w:val="20"/>
              </w:rPr>
              <w:t>RF06</w:t>
            </w:r>
          </w:p>
        </w:tc>
        <w:tc>
          <w:tcPr>
            <w:tcW w:w="6171" w:type="dxa"/>
            <w:tcMar>
              <w:top w:w="70" w:type="dxa"/>
              <w:left w:w="90" w:type="dxa"/>
              <w:bottom w:w="70" w:type="dxa"/>
              <w:right w:w="90" w:type="dxa"/>
            </w:tcMar>
          </w:tcPr>
          <w:p w14:paraId="5B99C03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3471155E" w14:textId="77777777" w:rsidR="00E01C3A" w:rsidRDefault="00CC3326">
            <w:r>
              <w:rPr>
                <w:sz w:val="20"/>
                <w:szCs w:val="20"/>
              </w:rPr>
              <w:t>3.4</w:t>
            </w:r>
          </w:p>
        </w:tc>
      </w:tr>
      <w:tr w:rsidR="00E01C3A" w14:paraId="094F01CF" w14:textId="77777777">
        <w:tc>
          <w:tcPr>
            <w:tcW w:w="900" w:type="dxa"/>
            <w:tcMar>
              <w:top w:w="70" w:type="dxa"/>
              <w:left w:w="90" w:type="dxa"/>
              <w:bottom w:w="70" w:type="dxa"/>
              <w:right w:w="90" w:type="dxa"/>
            </w:tcMar>
          </w:tcPr>
          <w:p w14:paraId="45560763" w14:textId="77777777" w:rsidR="00E01C3A" w:rsidRDefault="00CC3326">
            <w:r>
              <w:rPr>
                <w:sz w:val="20"/>
                <w:szCs w:val="20"/>
              </w:rPr>
              <w:t>RF07</w:t>
            </w:r>
          </w:p>
        </w:tc>
        <w:tc>
          <w:tcPr>
            <w:tcW w:w="6171" w:type="dxa"/>
            <w:tcMar>
              <w:top w:w="70" w:type="dxa"/>
              <w:left w:w="90" w:type="dxa"/>
              <w:bottom w:w="70" w:type="dxa"/>
              <w:right w:w="90" w:type="dxa"/>
            </w:tcMar>
          </w:tcPr>
          <w:p w14:paraId="10663E1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D693CD1" w14:textId="77777777" w:rsidR="00E01C3A" w:rsidRDefault="00CC3326">
            <w:r>
              <w:rPr>
                <w:sz w:val="20"/>
                <w:szCs w:val="20"/>
              </w:rPr>
              <w:t>4.7.1</w:t>
            </w:r>
          </w:p>
        </w:tc>
      </w:tr>
      <w:tr w:rsidR="00E01C3A" w14:paraId="322D2D29" w14:textId="77777777">
        <w:tc>
          <w:tcPr>
            <w:tcW w:w="900" w:type="dxa"/>
            <w:tcMar>
              <w:top w:w="70" w:type="dxa"/>
              <w:left w:w="90" w:type="dxa"/>
              <w:bottom w:w="70" w:type="dxa"/>
              <w:right w:w="90" w:type="dxa"/>
            </w:tcMar>
          </w:tcPr>
          <w:p w14:paraId="37051A8C" w14:textId="77777777" w:rsidR="00E01C3A" w:rsidRDefault="00CC3326">
            <w:r>
              <w:rPr>
                <w:sz w:val="20"/>
                <w:szCs w:val="20"/>
              </w:rPr>
              <w:t>RF08</w:t>
            </w:r>
          </w:p>
        </w:tc>
        <w:tc>
          <w:tcPr>
            <w:tcW w:w="6171" w:type="dxa"/>
            <w:tcMar>
              <w:top w:w="70" w:type="dxa"/>
              <w:left w:w="90" w:type="dxa"/>
              <w:bottom w:w="70" w:type="dxa"/>
              <w:right w:w="90" w:type="dxa"/>
            </w:tcMar>
          </w:tcPr>
          <w:p w14:paraId="59D8371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6C72D99" w14:textId="77777777" w:rsidR="00E01C3A" w:rsidRDefault="00CC3326">
            <w:r>
              <w:rPr>
                <w:sz w:val="20"/>
                <w:szCs w:val="20"/>
              </w:rPr>
              <w:t>4.6.1</w:t>
            </w:r>
          </w:p>
        </w:tc>
      </w:tr>
      <w:tr w:rsidR="00E01C3A" w14:paraId="09863F9A" w14:textId="77777777">
        <w:tc>
          <w:tcPr>
            <w:tcW w:w="900" w:type="dxa"/>
            <w:tcMar>
              <w:top w:w="70" w:type="dxa"/>
              <w:left w:w="90" w:type="dxa"/>
              <w:bottom w:w="70" w:type="dxa"/>
              <w:right w:w="90" w:type="dxa"/>
            </w:tcMar>
          </w:tcPr>
          <w:p w14:paraId="0A2A4AED" w14:textId="77777777" w:rsidR="00E01C3A" w:rsidRDefault="00CC3326">
            <w:r>
              <w:rPr>
                <w:sz w:val="20"/>
                <w:szCs w:val="20"/>
              </w:rPr>
              <w:t>RF09</w:t>
            </w:r>
          </w:p>
        </w:tc>
        <w:tc>
          <w:tcPr>
            <w:tcW w:w="6171" w:type="dxa"/>
            <w:tcMar>
              <w:top w:w="70" w:type="dxa"/>
              <w:left w:w="90" w:type="dxa"/>
              <w:bottom w:w="70" w:type="dxa"/>
              <w:right w:w="90" w:type="dxa"/>
            </w:tcMar>
          </w:tcPr>
          <w:p w14:paraId="13890F16"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0C14802F" w14:textId="77777777" w:rsidR="00E01C3A" w:rsidRDefault="00CC3326">
            <w:r>
              <w:rPr>
                <w:sz w:val="20"/>
                <w:szCs w:val="20"/>
              </w:rPr>
              <w:t>4.7.1</w:t>
            </w:r>
          </w:p>
        </w:tc>
      </w:tr>
      <w:tr w:rsidR="00E01C3A" w14:paraId="1706C1DA" w14:textId="77777777">
        <w:tc>
          <w:tcPr>
            <w:tcW w:w="900" w:type="dxa"/>
            <w:tcMar>
              <w:top w:w="70" w:type="dxa"/>
              <w:left w:w="90" w:type="dxa"/>
              <w:bottom w:w="70" w:type="dxa"/>
              <w:right w:w="90" w:type="dxa"/>
            </w:tcMar>
          </w:tcPr>
          <w:p w14:paraId="7E42B715" w14:textId="77777777" w:rsidR="00E01C3A" w:rsidRDefault="00CC3326">
            <w:r>
              <w:rPr>
                <w:sz w:val="20"/>
                <w:szCs w:val="20"/>
              </w:rPr>
              <w:t>RF10</w:t>
            </w:r>
          </w:p>
        </w:tc>
        <w:tc>
          <w:tcPr>
            <w:tcW w:w="6171" w:type="dxa"/>
            <w:tcMar>
              <w:top w:w="70" w:type="dxa"/>
              <w:left w:w="90" w:type="dxa"/>
              <w:bottom w:w="70" w:type="dxa"/>
              <w:right w:w="90" w:type="dxa"/>
            </w:tcMar>
          </w:tcPr>
          <w:p w14:paraId="60768D0C"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F0DFF45" w14:textId="77777777" w:rsidR="00E01C3A" w:rsidRDefault="00CC3326">
            <w:r>
              <w:rPr>
                <w:sz w:val="20"/>
                <w:szCs w:val="20"/>
              </w:rPr>
              <w:t>3.5 e 3.9</w:t>
            </w:r>
          </w:p>
        </w:tc>
      </w:tr>
      <w:tr w:rsidR="00E01C3A" w14:paraId="1FBEE72E" w14:textId="77777777">
        <w:tc>
          <w:tcPr>
            <w:tcW w:w="900" w:type="dxa"/>
            <w:tcMar>
              <w:top w:w="70" w:type="dxa"/>
              <w:left w:w="90" w:type="dxa"/>
              <w:bottom w:w="70" w:type="dxa"/>
              <w:right w:w="90" w:type="dxa"/>
            </w:tcMar>
          </w:tcPr>
          <w:p w14:paraId="79477C1E" w14:textId="77777777" w:rsidR="00E01C3A" w:rsidRDefault="00CC3326">
            <w:r>
              <w:rPr>
                <w:sz w:val="20"/>
                <w:szCs w:val="20"/>
              </w:rPr>
              <w:t>RF11</w:t>
            </w:r>
          </w:p>
        </w:tc>
        <w:tc>
          <w:tcPr>
            <w:tcW w:w="6171" w:type="dxa"/>
            <w:tcMar>
              <w:top w:w="70" w:type="dxa"/>
              <w:left w:w="90" w:type="dxa"/>
              <w:bottom w:w="70" w:type="dxa"/>
              <w:right w:w="90" w:type="dxa"/>
            </w:tcMar>
          </w:tcPr>
          <w:p w14:paraId="46718661"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0C3D1E45" w14:textId="77777777" w:rsidR="00E01C3A" w:rsidRDefault="00CC3326">
            <w:r>
              <w:rPr>
                <w:sz w:val="20"/>
                <w:szCs w:val="20"/>
              </w:rPr>
              <w:t>3.4.5</w:t>
            </w:r>
          </w:p>
        </w:tc>
      </w:tr>
      <w:tr w:rsidR="00E01C3A" w14:paraId="0055740F" w14:textId="77777777">
        <w:tc>
          <w:tcPr>
            <w:tcW w:w="900" w:type="dxa"/>
            <w:tcMar>
              <w:top w:w="70" w:type="dxa"/>
              <w:left w:w="90" w:type="dxa"/>
              <w:bottom w:w="70" w:type="dxa"/>
              <w:right w:w="90" w:type="dxa"/>
            </w:tcMar>
          </w:tcPr>
          <w:p w14:paraId="79B78655" w14:textId="77777777" w:rsidR="00E01C3A" w:rsidRDefault="00CC3326">
            <w:r>
              <w:rPr>
                <w:sz w:val="20"/>
                <w:szCs w:val="20"/>
              </w:rPr>
              <w:t>RF12</w:t>
            </w:r>
          </w:p>
        </w:tc>
        <w:tc>
          <w:tcPr>
            <w:tcW w:w="6171" w:type="dxa"/>
            <w:tcMar>
              <w:top w:w="70" w:type="dxa"/>
              <w:left w:w="90" w:type="dxa"/>
              <w:bottom w:w="70" w:type="dxa"/>
              <w:right w:w="90" w:type="dxa"/>
            </w:tcMar>
          </w:tcPr>
          <w:p w14:paraId="10A954A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4B225CF8" w14:textId="77777777" w:rsidR="00E01C3A" w:rsidRDefault="00CC3326">
            <w:r>
              <w:rPr>
                <w:sz w:val="20"/>
                <w:szCs w:val="20"/>
              </w:rPr>
              <w:t>3.11</w:t>
            </w:r>
          </w:p>
        </w:tc>
      </w:tr>
    </w:tbl>
    <w:p w14:paraId="69520E62" w14:textId="77777777" w:rsidR="00E01C3A" w:rsidRDefault="00CC3326">
      <w:pPr>
        <w:spacing w:before="130" w:after="260"/>
        <w:rPr>
          <w:lang w:val="pt-BR"/>
        </w:rPr>
      </w:pPr>
      <w:r>
        <w:rPr>
          <w:sz w:val="20"/>
          <w:szCs w:val="20"/>
          <w:lang w:val="pt-BR"/>
        </w:rPr>
        <w:t>Fonte: Elaborado pelos autores (2026).</w:t>
      </w:r>
    </w:p>
    <w:p w14:paraId="0BFEA285" w14:textId="77777777" w:rsidR="00E01C3A" w:rsidRDefault="00CC3326">
      <w:pPr>
        <w:pStyle w:val="Heading2"/>
        <w:spacing w:before="360" w:after="240" w:line="360" w:lineRule="auto"/>
        <w:rPr>
          <w:lang w:val="pt-BR"/>
        </w:rPr>
      </w:pPr>
      <w:bookmarkStart w:id="47" w:name="_Toc241450132"/>
      <w:r>
        <w:rPr>
          <w:lang w:val="pt-BR"/>
        </w:rPr>
        <w:t>4.4 Requisitos não funcionais e critérios de qualidade</w:t>
      </w:r>
      <w:bookmarkEnd w:id="47"/>
    </w:p>
    <w:p w14:paraId="42AD6CC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1234064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F99F02F" w14:textId="77777777">
        <w:trPr>
          <w:tblHeader/>
        </w:trPr>
        <w:tc>
          <w:tcPr>
            <w:tcW w:w="850" w:type="dxa"/>
            <w:shd w:val="clear" w:color="auto" w:fill="EDEDED"/>
            <w:tcMar>
              <w:top w:w="70" w:type="dxa"/>
              <w:left w:w="90" w:type="dxa"/>
              <w:bottom w:w="70" w:type="dxa"/>
              <w:right w:w="90" w:type="dxa"/>
            </w:tcMar>
          </w:tcPr>
          <w:p w14:paraId="70E1E42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4F99604"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15FCCAA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DF65EA7" w14:textId="77777777" w:rsidR="00E01C3A" w:rsidRDefault="00CC3326">
            <w:r>
              <w:rPr>
                <w:b/>
                <w:bCs/>
                <w:sz w:val="20"/>
                <w:szCs w:val="20"/>
              </w:rPr>
              <w:t>Forma de verificação</w:t>
            </w:r>
          </w:p>
        </w:tc>
      </w:tr>
      <w:tr w:rsidR="00E01C3A" w:rsidRPr="00CE1B46" w14:paraId="130D913D" w14:textId="77777777">
        <w:tc>
          <w:tcPr>
            <w:tcW w:w="850" w:type="dxa"/>
            <w:tcMar>
              <w:top w:w="70" w:type="dxa"/>
              <w:left w:w="90" w:type="dxa"/>
              <w:bottom w:w="70" w:type="dxa"/>
              <w:right w:w="90" w:type="dxa"/>
            </w:tcMar>
          </w:tcPr>
          <w:p w14:paraId="1F9FE171" w14:textId="77777777" w:rsidR="00E01C3A" w:rsidRDefault="00CC3326">
            <w:r>
              <w:rPr>
                <w:sz w:val="20"/>
                <w:szCs w:val="20"/>
              </w:rPr>
              <w:t>RNF01</w:t>
            </w:r>
          </w:p>
        </w:tc>
        <w:tc>
          <w:tcPr>
            <w:tcW w:w="3500" w:type="dxa"/>
            <w:tcMar>
              <w:top w:w="70" w:type="dxa"/>
              <w:left w:w="90" w:type="dxa"/>
              <w:bottom w:w="70" w:type="dxa"/>
              <w:right w:w="90" w:type="dxa"/>
            </w:tcMar>
          </w:tcPr>
          <w:p w14:paraId="53985F87"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7958FB8"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FB738D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067C054" w14:textId="77777777">
        <w:tc>
          <w:tcPr>
            <w:tcW w:w="850" w:type="dxa"/>
            <w:tcMar>
              <w:top w:w="70" w:type="dxa"/>
              <w:left w:w="90" w:type="dxa"/>
              <w:bottom w:w="70" w:type="dxa"/>
              <w:right w:w="90" w:type="dxa"/>
            </w:tcMar>
          </w:tcPr>
          <w:p w14:paraId="0A899CEB" w14:textId="77777777" w:rsidR="00E01C3A" w:rsidRDefault="00CC3326">
            <w:r>
              <w:rPr>
                <w:sz w:val="20"/>
                <w:szCs w:val="20"/>
              </w:rPr>
              <w:t>RNF02</w:t>
            </w:r>
          </w:p>
        </w:tc>
        <w:tc>
          <w:tcPr>
            <w:tcW w:w="3500" w:type="dxa"/>
            <w:tcMar>
              <w:top w:w="70" w:type="dxa"/>
              <w:left w:w="90" w:type="dxa"/>
              <w:bottom w:w="70" w:type="dxa"/>
              <w:right w:w="90" w:type="dxa"/>
            </w:tcMar>
          </w:tcPr>
          <w:p w14:paraId="5C5588FC"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8750C6E"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D6AAC7C"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474C14D" w14:textId="77777777">
        <w:tc>
          <w:tcPr>
            <w:tcW w:w="850" w:type="dxa"/>
            <w:tcMar>
              <w:top w:w="70" w:type="dxa"/>
              <w:left w:w="90" w:type="dxa"/>
              <w:bottom w:w="70" w:type="dxa"/>
              <w:right w:w="90" w:type="dxa"/>
            </w:tcMar>
          </w:tcPr>
          <w:p w14:paraId="474A2198" w14:textId="77777777" w:rsidR="00E01C3A" w:rsidRDefault="00CC3326">
            <w:r>
              <w:rPr>
                <w:sz w:val="20"/>
                <w:szCs w:val="20"/>
              </w:rPr>
              <w:t>RNF03</w:t>
            </w:r>
          </w:p>
        </w:tc>
        <w:tc>
          <w:tcPr>
            <w:tcW w:w="3500" w:type="dxa"/>
            <w:tcMar>
              <w:top w:w="70" w:type="dxa"/>
              <w:left w:w="90" w:type="dxa"/>
              <w:bottom w:w="70" w:type="dxa"/>
              <w:right w:w="90" w:type="dxa"/>
            </w:tcMar>
          </w:tcPr>
          <w:p w14:paraId="01F79E36"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37D36DE" w14:textId="77777777" w:rsidR="00E01C3A" w:rsidRDefault="00CC3326">
            <w:r>
              <w:rPr>
                <w:sz w:val="20"/>
                <w:szCs w:val="20"/>
              </w:rPr>
              <w:t>Eficiência de desempenho</w:t>
            </w:r>
          </w:p>
        </w:tc>
        <w:tc>
          <w:tcPr>
            <w:tcW w:w="2971" w:type="dxa"/>
            <w:tcMar>
              <w:top w:w="70" w:type="dxa"/>
              <w:left w:w="90" w:type="dxa"/>
              <w:bottom w:w="70" w:type="dxa"/>
              <w:right w:w="90" w:type="dxa"/>
            </w:tcMar>
          </w:tcPr>
          <w:p w14:paraId="45AE8D6F"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FB4DBBB" w14:textId="77777777">
        <w:tc>
          <w:tcPr>
            <w:tcW w:w="850" w:type="dxa"/>
            <w:tcMar>
              <w:top w:w="70" w:type="dxa"/>
              <w:left w:w="90" w:type="dxa"/>
              <w:bottom w:w="70" w:type="dxa"/>
              <w:right w:w="90" w:type="dxa"/>
            </w:tcMar>
          </w:tcPr>
          <w:p w14:paraId="1E2888FB" w14:textId="77777777" w:rsidR="00E01C3A" w:rsidRDefault="00CC3326">
            <w:r>
              <w:rPr>
                <w:sz w:val="20"/>
                <w:szCs w:val="20"/>
              </w:rPr>
              <w:t>RNF04</w:t>
            </w:r>
          </w:p>
        </w:tc>
        <w:tc>
          <w:tcPr>
            <w:tcW w:w="3500" w:type="dxa"/>
            <w:tcMar>
              <w:top w:w="70" w:type="dxa"/>
              <w:left w:w="90" w:type="dxa"/>
              <w:bottom w:w="70" w:type="dxa"/>
              <w:right w:w="90" w:type="dxa"/>
            </w:tcMar>
          </w:tcPr>
          <w:p w14:paraId="141BCF2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09E65646" w14:textId="77777777" w:rsidR="00E01C3A" w:rsidRDefault="00CC3326">
            <w:r>
              <w:rPr>
                <w:sz w:val="20"/>
                <w:szCs w:val="20"/>
              </w:rPr>
              <w:t>Manutenibilidade</w:t>
            </w:r>
          </w:p>
        </w:tc>
        <w:tc>
          <w:tcPr>
            <w:tcW w:w="2971" w:type="dxa"/>
            <w:tcMar>
              <w:top w:w="70" w:type="dxa"/>
              <w:left w:w="90" w:type="dxa"/>
              <w:bottom w:w="70" w:type="dxa"/>
              <w:right w:w="90" w:type="dxa"/>
            </w:tcMar>
          </w:tcPr>
          <w:p w14:paraId="648865C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2DE6CA10" w14:textId="77777777">
        <w:tc>
          <w:tcPr>
            <w:tcW w:w="850" w:type="dxa"/>
            <w:tcMar>
              <w:top w:w="70" w:type="dxa"/>
              <w:left w:w="90" w:type="dxa"/>
              <w:bottom w:w="70" w:type="dxa"/>
              <w:right w:w="90" w:type="dxa"/>
            </w:tcMar>
          </w:tcPr>
          <w:p w14:paraId="385E725F" w14:textId="77777777" w:rsidR="00E01C3A" w:rsidRDefault="00CC3326">
            <w:r>
              <w:rPr>
                <w:sz w:val="20"/>
                <w:szCs w:val="20"/>
              </w:rPr>
              <w:t>RNF05</w:t>
            </w:r>
          </w:p>
        </w:tc>
        <w:tc>
          <w:tcPr>
            <w:tcW w:w="3500" w:type="dxa"/>
            <w:tcMar>
              <w:top w:w="70" w:type="dxa"/>
              <w:left w:w="90" w:type="dxa"/>
              <w:bottom w:w="70" w:type="dxa"/>
              <w:right w:w="90" w:type="dxa"/>
            </w:tcMar>
          </w:tcPr>
          <w:p w14:paraId="1A566D6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0AF8F17" w14:textId="77777777" w:rsidR="00E01C3A" w:rsidRDefault="00CC3326">
            <w:r>
              <w:rPr>
                <w:sz w:val="20"/>
                <w:szCs w:val="20"/>
              </w:rPr>
              <w:t>Flexibilidade</w:t>
            </w:r>
          </w:p>
        </w:tc>
        <w:tc>
          <w:tcPr>
            <w:tcW w:w="2971" w:type="dxa"/>
            <w:tcMar>
              <w:top w:w="70" w:type="dxa"/>
              <w:left w:w="90" w:type="dxa"/>
              <w:bottom w:w="70" w:type="dxa"/>
              <w:right w:w="90" w:type="dxa"/>
            </w:tcMar>
          </w:tcPr>
          <w:p w14:paraId="6A111F3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25909A1" w14:textId="77777777">
        <w:tc>
          <w:tcPr>
            <w:tcW w:w="850" w:type="dxa"/>
            <w:tcMar>
              <w:top w:w="70" w:type="dxa"/>
              <w:left w:w="90" w:type="dxa"/>
              <w:bottom w:w="70" w:type="dxa"/>
              <w:right w:w="90" w:type="dxa"/>
            </w:tcMar>
          </w:tcPr>
          <w:p w14:paraId="09E28149" w14:textId="77777777" w:rsidR="00E01C3A" w:rsidRDefault="00CC3326">
            <w:r>
              <w:rPr>
                <w:sz w:val="20"/>
                <w:szCs w:val="20"/>
              </w:rPr>
              <w:t>RNF06</w:t>
            </w:r>
          </w:p>
        </w:tc>
        <w:tc>
          <w:tcPr>
            <w:tcW w:w="3500" w:type="dxa"/>
            <w:tcMar>
              <w:top w:w="70" w:type="dxa"/>
              <w:left w:w="90" w:type="dxa"/>
              <w:bottom w:w="70" w:type="dxa"/>
              <w:right w:w="90" w:type="dxa"/>
            </w:tcMar>
          </w:tcPr>
          <w:p w14:paraId="51868D35"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31E4133B"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5C28445"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D465DD7" w14:textId="77777777">
        <w:tc>
          <w:tcPr>
            <w:tcW w:w="850" w:type="dxa"/>
            <w:tcMar>
              <w:top w:w="70" w:type="dxa"/>
              <w:left w:w="90" w:type="dxa"/>
              <w:bottom w:w="70" w:type="dxa"/>
              <w:right w:w="90" w:type="dxa"/>
            </w:tcMar>
          </w:tcPr>
          <w:p w14:paraId="0CD35908" w14:textId="77777777" w:rsidR="00E01C3A" w:rsidRDefault="00CC3326">
            <w:r>
              <w:rPr>
                <w:sz w:val="20"/>
                <w:szCs w:val="20"/>
              </w:rPr>
              <w:t>RNF07</w:t>
            </w:r>
          </w:p>
        </w:tc>
        <w:tc>
          <w:tcPr>
            <w:tcW w:w="3500" w:type="dxa"/>
            <w:tcMar>
              <w:top w:w="70" w:type="dxa"/>
              <w:left w:w="90" w:type="dxa"/>
              <w:bottom w:w="70" w:type="dxa"/>
              <w:right w:w="90" w:type="dxa"/>
            </w:tcMar>
          </w:tcPr>
          <w:p w14:paraId="230B3ED5"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762A54" w14:textId="77777777" w:rsidR="00E01C3A" w:rsidRDefault="00CC3326">
            <w:r>
              <w:rPr>
                <w:sz w:val="20"/>
                <w:szCs w:val="20"/>
              </w:rPr>
              <w:t>Confiabilidade</w:t>
            </w:r>
          </w:p>
        </w:tc>
        <w:tc>
          <w:tcPr>
            <w:tcW w:w="2971" w:type="dxa"/>
            <w:tcMar>
              <w:top w:w="70" w:type="dxa"/>
              <w:left w:w="90" w:type="dxa"/>
              <w:bottom w:w="70" w:type="dxa"/>
              <w:right w:w="90" w:type="dxa"/>
            </w:tcMar>
          </w:tcPr>
          <w:p w14:paraId="2D428DCB"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45CB335" w14:textId="77777777">
        <w:tc>
          <w:tcPr>
            <w:tcW w:w="850" w:type="dxa"/>
            <w:tcMar>
              <w:top w:w="70" w:type="dxa"/>
              <w:left w:w="90" w:type="dxa"/>
              <w:bottom w:w="70" w:type="dxa"/>
              <w:right w:w="90" w:type="dxa"/>
            </w:tcMar>
          </w:tcPr>
          <w:p w14:paraId="3F8AF62E" w14:textId="77777777" w:rsidR="00E01C3A" w:rsidRDefault="00CC3326">
            <w:r>
              <w:rPr>
                <w:sz w:val="20"/>
                <w:szCs w:val="20"/>
              </w:rPr>
              <w:t>RNF08</w:t>
            </w:r>
          </w:p>
        </w:tc>
        <w:tc>
          <w:tcPr>
            <w:tcW w:w="3500" w:type="dxa"/>
            <w:tcMar>
              <w:top w:w="70" w:type="dxa"/>
              <w:left w:w="90" w:type="dxa"/>
              <w:bottom w:w="70" w:type="dxa"/>
              <w:right w:w="90" w:type="dxa"/>
            </w:tcMar>
          </w:tcPr>
          <w:p w14:paraId="511328B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70CC9F1" w14:textId="77777777" w:rsidR="00E01C3A" w:rsidRDefault="00CC3326">
            <w:r>
              <w:rPr>
                <w:sz w:val="20"/>
                <w:szCs w:val="20"/>
              </w:rPr>
              <w:t>Segurança da informação</w:t>
            </w:r>
          </w:p>
        </w:tc>
        <w:tc>
          <w:tcPr>
            <w:tcW w:w="2971" w:type="dxa"/>
            <w:tcMar>
              <w:top w:w="70" w:type="dxa"/>
              <w:left w:w="90" w:type="dxa"/>
              <w:bottom w:w="70" w:type="dxa"/>
              <w:right w:w="90" w:type="dxa"/>
            </w:tcMar>
          </w:tcPr>
          <w:p w14:paraId="70AC12DE"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0339AAF6" w14:textId="77777777">
        <w:tc>
          <w:tcPr>
            <w:tcW w:w="850" w:type="dxa"/>
            <w:tcMar>
              <w:top w:w="70" w:type="dxa"/>
              <w:left w:w="90" w:type="dxa"/>
              <w:bottom w:w="70" w:type="dxa"/>
              <w:right w:w="90" w:type="dxa"/>
            </w:tcMar>
          </w:tcPr>
          <w:p w14:paraId="4353A2BD" w14:textId="77777777" w:rsidR="00E01C3A" w:rsidRDefault="00CC3326">
            <w:r>
              <w:rPr>
                <w:sz w:val="20"/>
                <w:szCs w:val="20"/>
              </w:rPr>
              <w:t>RNF09</w:t>
            </w:r>
          </w:p>
        </w:tc>
        <w:tc>
          <w:tcPr>
            <w:tcW w:w="3500" w:type="dxa"/>
            <w:tcMar>
              <w:top w:w="70" w:type="dxa"/>
              <w:left w:w="90" w:type="dxa"/>
              <w:bottom w:w="70" w:type="dxa"/>
              <w:right w:w="90" w:type="dxa"/>
            </w:tcMar>
          </w:tcPr>
          <w:p w14:paraId="7A97061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0ED2CED2" w14:textId="77777777" w:rsidR="00E01C3A" w:rsidRDefault="00CC3326">
            <w:r>
              <w:rPr>
                <w:sz w:val="20"/>
                <w:szCs w:val="20"/>
              </w:rPr>
              <w:t>Flexibilidade</w:t>
            </w:r>
          </w:p>
        </w:tc>
        <w:tc>
          <w:tcPr>
            <w:tcW w:w="2971" w:type="dxa"/>
            <w:tcMar>
              <w:top w:w="70" w:type="dxa"/>
              <w:left w:w="90" w:type="dxa"/>
              <w:bottom w:w="70" w:type="dxa"/>
              <w:right w:w="90" w:type="dxa"/>
            </w:tcMar>
          </w:tcPr>
          <w:p w14:paraId="485515FF"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5660523E" w14:textId="77777777" w:rsidR="00E01C3A" w:rsidRDefault="00CC3326">
      <w:pPr>
        <w:spacing w:before="130" w:after="260"/>
        <w:rPr>
          <w:lang w:val="pt-BR"/>
        </w:rPr>
      </w:pPr>
      <w:r>
        <w:rPr>
          <w:sz w:val="20"/>
          <w:szCs w:val="20"/>
          <w:lang w:val="pt-BR"/>
        </w:rPr>
        <w:t>Fonte: Elaborado pelos autores (2026).</w:t>
      </w:r>
    </w:p>
    <w:p w14:paraId="483FFB2D"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5993D858" w14:textId="77777777" w:rsidR="00E01C3A" w:rsidRDefault="00CC3326">
      <w:pPr>
        <w:pStyle w:val="Heading2"/>
        <w:spacing w:before="360" w:after="240" w:line="360" w:lineRule="auto"/>
        <w:rPr>
          <w:lang w:val="pt-BR"/>
        </w:rPr>
      </w:pPr>
      <w:bookmarkStart w:id="48" w:name="_Toc241450133"/>
      <w:r>
        <w:rPr>
          <w:lang w:val="pt-BR"/>
        </w:rPr>
        <w:t>4.5 Diagrama de casos de uso</w:t>
      </w:r>
      <w:bookmarkEnd w:id="48"/>
    </w:p>
    <w:p w14:paraId="17DF907F"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6B71A85" w14:textId="77777777" w:rsidR="00E01C3A" w:rsidRDefault="00CC3326">
      <w:pPr>
        <w:pStyle w:val="Heading2"/>
        <w:spacing w:before="360" w:after="240" w:line="360" w:lineRule="auto"/>
        <w:rPr>
          <w:lang w:val="pt-BR"/>
        </w:rPr>
      </w:pPr>
      <w:bookmarkStart w:id="49" w:name="_Toc241450134"/>
      <w:r>
        <w:rPr>
          <w:lang w:val="pt-BR"/>
        </w:rPr>
        <w:t>4.6 Desenho da arquitetura do sistema</w:t>
      </w:r>
      <w:bookmarkEnd w:id="49"/>
    </w:p>
    <w:p w14:paraId="69815DF8"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2FEE476"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278F55E4" w14:textId="77777777" w:rsidR="00E01C3A" w:rsidRDefault="00CC3326">
      <w:pPr>
        <w:keepNext/>
        <w:spacing w:before="130" w:after="60"/>
        <w:jc w:val="center"/>
        <w:rPr>
          <w:lang w:val="pt-BR"/>
        </w:rPr>
      </w:pPr>
      <w:r>
        <w:rPr>
          <w:sz w:val="20"/>
          <w:szCs w:val="20"/>
          <w:lang w:val="pt-BR"/>
        </w:rPr>
        <w:t>Figura 1 – Arquitetura do sistema</w:t>
      </w:r>
    </w:p>
    <w:p w14:paraId="40DEC932" w14:textId="77777777" w:rsidR="00E01C3A" w:rsidRDefault="00CC3326">
      <w:pPr>
        <w:spacing w:after="280"/>
        <w:jc w:val="center"/>
        <w:rPr>
          <w:lang w:val="pt-BR"/>
        </w:rPr>
      </w:pPr>
      <w:r>
        <w:rPr>
          <w:sz w:val="20"/>
          <w:szCs w:val="20"/>
          <w:lang w:val="pt-BR"/>
        </w:rPr>
        <w:t>Fonte: Elaborado pelos autores (2026).</w:t>
      </w:r>
    </w:p>
    <w:p w14:paraId="3DD953F0"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575F0A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89F42E4"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2542628" w14:textId="77777777">
        <w:trPr>
          <w:tblHeader/>
        </w:trPr>
        <w:tc>
          <w:tcPr>
            <w:tcW w:w="1750" w:type="dxa"/>
            <w:shd w:val="clear" w:color="auto" w:fill="EDEDED"/>
            <w:tcMar>
              <w:top w:w="70" w:type="dxa"/>
              <w:left w:w="90" w:type="dxa"/>
              <w:bottom w:w="70" w:type="dxa"/>
              <w:right w:w="90" w:type="dxa"/>
            </w:tcMar>
          </w:tcPr>
          <w:p w14:paraId="00D5EC1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9CED7DE"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F3C2B40" w14:textId="77777777" w:rsidR="00E01C3A" w:rsidRDefault="00CC3326">
            <w:r>
              <w:rPr>
                <w:b/>
                <w:bCs/>
                <w:sz w:val="20"/>
                <w:szCs w:val="20"/>
              </w:rPr>
              <w:t>Justificativa</w:t>
            </w:r>
          </w:p>
        </w:tc>
      </w:tr>
      <w:tr w:rsidR="00E01C3A" w:rsidRPr="00CE1B46" w14:paraId="317C9CBF" w14:textId="77777777">
        <w:tc>
          <w:tcPr>
            <w:tcW w:w="1750" w:type="dxa"/>
            <w:tcMar>
              <w:top w:w="70" w:type="dxa"/>
              <w:left w:w="90" w:type="dxa"/>
              <w:bottom w:w="70" w:type="dxa"/>
              <w:right w:w="90" w:type="dxa"/>
            </w:tcMar>
          </w:tcPr>
          <w:p w14:paraId="31489DFB" w14:textId="77777777" w:rsidR="00E01C3A" w:rsidRDefault="00CC3326">
            <w:r>
              <w:rPr>
                <w:sz w:val="20"/>
                <w:szCs w:val="20"/>
              </w:rPr>
              <w:t>Implantação em nuvem</w:t>
            </w:r>
          </w:p>
        </w:tc>
        <w:tc>
          <w:tcPr>
            <w:tcW w:w="3100" w:type="dxa"/>
            <w:tcMar>
              <w:top w:w="70" w:type="dxa"/>
              <w:left w:w="90" w:type="dxa"/>
              <w:bottom w:w="70" w:type="dxa"/>
              <w:right w:w="90" w:type="dxa"/>
            </w:tcMar>
          </w:tcPr>
          <w:p w14:paraId="49E16AAB"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7C5FCB5"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5FE17CCF" w14:textId="77777777">
        <w:tc>
          <w:tcPr>
            <w:tcW w:w="1750" w:type="dxa"/>
            <w:tcMar>
              <w:top w:w="70" w:type="dxa"/>
              <w:left w:w="90" w:type="dxa"/>
              <w:bottom w:w="70" w:type="dxa"/>
              <w:right w:w="90" w:type="dxa"/>
            </w:tcMar>
          </w:tcPr>
          <w:p w14:paraId="149621EF" w14:textId="77777777" w:rsidR="00E01C3A" w:rsidRDefault="00CC3326">
            <w:r>
              <w:rPr>
                <w:sz w:val="20"/>
                <w:szCs w:val="20"/>
              </w:rPr>
              <w:t>Back end</w:t>
            </w:r>
          </w:p>
        </w:tc>
        <w:tc>
          <w:tcPr>
            <w:tcW w:w="3100" w:type="dxa"/>
            <w:tcMar>
              <w:top w:w="70" w:type="dxa"/>
              <w:left w:w="90" w:type="dxa"/>
              <w:bottom w:w="70" w:type="dxa"/>
              <w:right w:w="90" w:type="dxa"/>
            </w:tcMar>
          </w:tcPr>
          <w:p w14:paraId="5EA0796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5F663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00C688C" w14:textId="77777777">
        <w:tc>
          <w:tcPr>
            <w:tcW w:w="1750" w:type="dxa"/>
            <w:tcMar>
              <w:top w:w="70" w:type="dxa"/>
              <w:left w:w="90" w:type="dxa"/>
              <w:bottom w:w="70" w:type="dxa"/>
              <w:right w:w="90" w:type="dxa"/>
            </w:tcMar>
          </w:tcPr>
          <w:p w14:paraId="687E04D0" w14:textId="77777777" w:rsidR="00E01C3A" w:rsidRDefault="00CC3326">
            <w:r>
              <w:rPr>
                <w:sz w:val="20"/>
                <w:szCs w:val="20"/>
              </w:rPr>
              <w:t>Front end</w:t>
            </w:r>
          </w:p>
        </w:tc>
        <w:tc>
          <w:tcPr>
            <w:tcW w:w="3100" w:type="dxa"/>
            <w:tcMar>
              <w:top w:w="70" w:type="dxa"/>
              <w:left w:w="90" w:type="dxa"/>
              <w:bottom w:w="70" w:type="dxa"/>
              <w:right w:w="90" w:type="dxa"/>
            </w:tcMar>
          </w:tcPr>
          <w:p w14:paraId="458B83D1" w14:textId="77777777" w:rsidR="00E01C3A" w:rsidRPr="00CE1B46" w:rsidRDefault="00CC3326">
            <w:pPr>
              <w:rPr>
                <w:lang w:val="pt-BR"/>
              </w:rPr>
            </w:pPr>
            <w:r>
              <w:rPr>
                <w:sz w:val="20"/>
                <w:szCs w:val="20"/>
                <w:lang w:val="pt-BR"/>
              </w:rPr>
              <w:t xml:space="preserve">Sim. Painel web estático, publicado em serviço de hospedagem de front end, que consome a interface de programação e apresenta a cadeia completa de cada decisão, com a explicação regra a regra; na demonstração, </w:t>
            </w:r>
            <w:del w:id="30066" w:author="Vitor Oliveira" w:date="2026-09-29T12:00:00Z">
              <w:r>
                <w:rPr>
                  <w:sz w:val="20"/>
                  <w:szCs w:val="20"/>
                  <w:lang w:val="pt-BR"/>
                </w:rPr>
                <w:delText xml:space="preserve">emula a publicação de leituras pela plataforma</w:delText>
              </w:r>
            </w:del>
            <w:ins w:id="30067" w:author="Vitor Oliveira" w:date="2026-09-29T12:00:00Z">
              <w:r>
                <w:rPr>
                  <w:sz w:val="20"/>
                  <w:szCs w:val="20"/>
                  <w:lang w:val="pt-BR"/>
                </w:rPr>
                <w:t xml:space="preserve">emula a publicação da plataforma</w:t>
              </w:r>
            </w:ins>
          </w:p>
        </w:tc>
        <w:tc>
          <w:tcPr>
            <w:tcW w:w="4221" w:type="dxa"/>
            <w:tcMar>
              <w:top w:w="70" w:type="dxa"/>
              <w:left w:w="90" w:type="dxa"/>
              <w:bottom w:w="70" w:type="dxa"/>
              <w:right w:w="90" w:type="dxa"/>
            </w:tcMar>
          </w:tcPr>
          <w:p w14:paraId="144CC41E"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3DCE8C6" w14:textId="77777777">
        <w:tc>
          <w:tcPr>
            <w:tcW w:w="1750" w:type="dxa"/>
            <w:tcMar>
              <w:top w:w="70" w:type="dxa"/>
              <w:left w:w="90" w:type="dxa"/>
              <w:bottom w:w="70" w:type="dxa"/>
              <w:right w:w="90" w:type="dxa"/>
            </w:tcMar>
          </w:tcPr>
          <w:p w14:paraId="57139ECC" w14:textId="77777777" w:rsidR="00E01C3A" w:rsidRDefault="00CC3326">
            <w:r>
              <w:rPr>
                <w:sz w:val="20"/>
                <w:szCs w:val="20"/>
              </w:rPr>
              <w:t>Banco de dados</w:t>
            </w:r>
          </w:p>
        </w:tc>
        <w:tc>
          <w:tcPr>
            <w:tcW w:w="3100" w:type="dxa"/>
            <w:tcMar>
              <w:top w:w="70" w:type="dxa"/>
              <w:left w:w="90" w:type="dxa"/>
              <w:bottom w:w="70" w:type="dxa"/>
              <w:right w:w="90" w:type="dxa"/>
            </w:tcMar>
          </w:tcPr>
          <w:p w14:paraId="26BFCD14"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72B515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61E2EF0" w14:textId="77777777">
        <w:tc>
          <w:tcPr>
            <w:tcW w:w="1750" w:type="dxa"/>
            <w:tcMar>
              <w:top w:w="70" w:type="dxa"/>
              <w:left w:w="90" w:type="dxa"/>
              <w:bottom w:w="70" w:type="dxa"/>
              <w:right w:w="90" w:type="dxa"/>
            </w:tcMar>
          </w:tcPr>
          <w:p w14:paraId="0CDAD02B" w14:textId="77777777" w:rsidR="00E01C3A" w:rsidRDefault="00CC3326">
            <w:r>
              <w:rPr>
                <w:sz w:val="20"/>
                <w:szCs w:val="20"/>
              </w:rPr>
              <w:t>Aplicativo móvel</w:t>
            </w:r>
          </w:p>
        </w:tc>
        <w:tc>
          <w:tcPr>
            <w:tcW w:w="3100" w:type="dxa"/>
            <w:tcMar>
              <w:top w:w="70" w:type="dxa"/>
              <w:left w:w="90" w:type="dxa"/>
              <w:bottom w:w="70" w:type="dxa"/>
              <w:right w:w="90" w:type="dxa"/>
            </w:tcMar>
          </w:tcPr>
          <w:p w14:paraId="4170CC1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1F52CA0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ED8771B" w14:textId="77777777">
        <w:tc>
          <w:tcPr>
            <w:tcW w:w="1750" w:type="dxa"/>
            <w:tcMar>
              <w:top w:w="70" w:type="dxa"/>
              <w:left w:w="90" w:type="dxa"/>
              <w:bottom w:w="70" w:type="dxa"/>
              <w:right w:w="90" w:type="dxa"/>
            </w:tcMar>
          </w:tcPr>
          <w:p w14:paraId="0EFB7B57" w14:textId="77777777" w:rsidR="00E01C3A" w:rsidRDefault="00CC3326">
            <w:r>
              <w:rPr>
                <w:sz w:val="20"/>
                <w:szCs w:val="20"/>
              </w:rPr>
              <w:t>Software embarcado</w:t>
            </w:r>
          </w:p>
        </w:tc>
        <w:tc>
          <w:tcPr>
            <w:tcW w:w="3100" w:type="dxa"/>
            <w:tcMar>
              <w:top w:w="70" w:type="dxa"/>
              <w:left w:w="90" w:type="dxa"/>
              <w:bottom w:w="70" w:type="dxa"/>
              <w:right w:w="90" w:type="dxa"/>
            </w:tcMar>
          </w:tcPr>
          <w:p w14:paraId="60B77D63"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7A52356C"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83009FB" w14:textId="77777777">
        <w:tc>
          <w:tcPr>
            <w:tcW w:w="1750" w:type="dxa"/>
            <w:tcMar>
              <w:top w:w="70" w:type="dxa"/>
              <w:left w:w="90" w:type="dxa"/>
              <w:bottom w:w="70" w:type="dxa"/>
              <w:right w:w="90" w:type="dxa"/>
            </w:tcMar>
          </w:tcPr>
          <w:p w14:paraId="115E1ED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62D2551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3A16CFD6"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05FB8F5F" w14:textId="77777777" w:rsidR="00E01C3A" w:rsidRDefault="00CC3326">
      <w:pPr>
        <w:spacing w:before="130" w:after="260"/>
        <w:rPr>
          <w:lang w:val="pt-BR"/>
        </w:rPr>
      </w:pPr>
      <w:r>
        <w:rPr>
          <w:sz w:val="20"/>
          <w:szCs w:val="20"/>
          <w:lang w:val="pt-BR"/>
        </w:rPr>
        <w:t>Fonte: Elaborado pelos autores (2026).</w:t>
      </w:r>
    </w:p>
    <w:p w14:paraId="1EB7D0E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0CD714C1"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4FBE8ED" w14:textId="77777777">
        <w:trPr>
          <w:tblHeader/>
        </w:trPr>
        <w:tc>
          <w:tcPr>
            <w:tcW w:w="2300" w:type="dxa"/>
            <w:shd w:val="clear" w:color="auto" w:fill="EDEDED"/>
            <w:tcMar>
              <w:top w:w="70" w:type="dxa"/>
              <w:left w:w="90" w:type="dxa"/>
              <w:bottom w:w="70" w:type="dxa"/>
              <w:right w:w="90" w:type="dxa"/>
            </w:tcMar>
          </w:tcPr>
          <w:p w14:paraId="3243DEDF"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0C9D1AC"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097DAA53" w14:textId="77777777" w:rsidR="00E01C3A" w:rsidRDefault="00CC3326">
            <w:r>
              <w:rPr>
                <w:b/>
                <w:bCs/>
                <w:sz w:val="20"/>
                <w:szCs w:val="20"/>
              </w:rPr>
              <w:t>Responsabilidade</w:t>
            </w:r>
          </w:p>
        </w:tc>
      </w:tr>
      <w:tr w:rsidR="00E01C3A" w:rsidRPr="00CE1B46" w14:paraId="7BA3925F" w14:textId="77777777">
        <w:tc>
          <w:tcPr>
            <w:tcW w:w="2300" w:type="dxa"/>
            <w:tcMar>
              <w:top w:w="70" w:type="dxa"/>
              <w:left w:w="90" w:type="dxa"/>
              <w:bottom w:w="70" w:type="dxa"/>
              <w:right w:w="90" w:type="dxa"/>
            </w:tcMar>
          </w:tcPr>
          <w:p w14:paraId="3F239D7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545CE879"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B4F48AC"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2AB35991" w14:textId="77777777">
        <w:tc>
          <w:tcPr>
            <w:tcW w:w="2300" w:type="dxa"/>
            <w:tcMar>
              <w:top w:w="70" w:type="dxa"/>
              <w:left w:w="90" w:type="dxa"/>
              <w:bottom w:w="70" w:type="dxa"/>
              <w:right w:w="90" w:type="dxa"/>
            </w:tcMar>
          </w:tcPr>
          <w:p w14:paraId="4D3346F0"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3354BE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EAE2AF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071C4AC7" w14:textId="77777777">
        <w:tc>
          <w:tcPr>
            <w:tcW w:w="2300" w:type="dxa"/>
            <w:tcMar>
              <w:top w:w="70" w:type="dxa"/>
              <w:left w:w="90" w:type="dxa"/>
              <w:bottom w:w="70" w:type="dxa"/>
              <w:right w:w="90" w:type="dxa"/>
            </w:tcMar>
          </w:tcPr>
          <w:p w14:paraId="3D7FD1B0"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6B9C27C0"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0ADD048"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0DA61B0F" w14:textId="77777777">
        <w:tc>
          <w:tcPr>
            <w:tcW w:w="2300" w:type="dxa"/>
            <w:tcMar>
              <w:top w:w="70" w:type="dxa"/>
              <w:left w:w="90" w:type="dxa"/>
              <w:bottom w:w="70" w:type="dxa"/>
              <w:right w:w="90" w:type="dxa"/>
            </w:tcMar>
          </w:tcPr>
          <w:p w14:paraId="636D67FE"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73B61D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C25B539"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159E8257" w14:textId="77777777">
        <w:tc>
          <w:tcPr>
            <w:tcW w:w="2300" w:type="dxa"/>
            <w:tcMar>
              <w:top w:w="70" w:type="dxa"/>
              <w:left w:w="90" w:type="dxa"/>
              <w:bottom w:w="70" w:type="dxa"/>
              <w:right w:w="90" w:type="dxa"/>
            </w:tcMar>
          </w:tcPr>
          <w:p w14:paraId="3868CFA3"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27F27B1B"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C697AF3"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6217B5A5" w14:textId="77777777">
        <w:tc>
          <w:tcPr>
            <w:tcW w:w="2300" w:type="dxa"/>
            <w:tcMar>
              <w:top w:w="70" w:type="dxa"/>
              <w:left w:w="90" w:type="dxa"/>
              <w:bottom w:w="70" w:type="dxa"/>
              <w:right w:w="90" w:type="dxa"/>
            </w:tcMar>
          </w:tcPr>
          <w:p w14:paraId="7CFAF0B5" w14:textId="77777777" w:rsidR="00E01C3A" w:rsidRDefault="00CC3326">
            <w:r>
              <w:rPr>
                <w:sz w:val="20"/>
                <w:szCs w:val="20"/>
              </w:rPr>
              <w:t>Banco de dados</w:t>
            </w:r>
          </w:p>
        </w:tc>
        <w:tc>
          <w:tcPr>
            <w:tcW w:w="3000" w:type="dxa"/>
            <w:tcMar>
              <w:top w:w="70" w:type="dxa"/>
              <w:left w:w="90" w:type="dxa"/>
              <w:bottom w:w="70" w:type="dxa"/>
              <w:right w:w="90" w:type="dxa"/>
            </w:tcMar>
          </w:tcPr>
          <w:p w14:paraId="41F15D4B" w14:textId="77777777" w:rsidR="00E01C3A" w:rsidRDefault="00CC3326">
            <w:r>
              <w:rPr>
                <w:sz w:val="20"/>
                <w:szCs w:val="20"/>
              </w:rPr>
              <w:t>PostgreSQL em contêiner</w:t>
            </w:r>
          </w:p>
        </w:tc>
        <w:tc>
          <w:tcPr>
            <w:tcW w:w="3771" w:type="dxa"/>
            <w:tcMar>
              <w:top w:w="70" w:type="dxa"/>
              <w:left w:w="90" w:type="dxa"/>
              <w:bottom w:w="70" w:type="dxa"/>
              <w:right w:w="90" w:type="dxa"/>
            </w:tcMar>
          </w:tcPr>
          <w:p w14:paraId="6394E4BB" w14:textId="77777777" w:rsidR="00E01C3A" w:rsidRPr="00CE1B46" w:rsidRDefault="00CC3326">
            <w:pPr>
              <w:rPr>
                <w:lang w:val="pt-BR"/>
              </w:rPr>
            </w:pPr>
            <w:r>
              <w:rPr>
                <w:sz w:val="20"/>
                <w:szCs w:val="20"/>
                <w:lang w:val="pt-BR"/>
              </w:rPr>
              <w:t>Registrar a cadeia completa de cada ciclo de decisão</w:t>
            </w:r>
          </w:p>
        </w:tc>
      </w:tr>
      <w:tr w:rsidR="00E01C3A" w:rsidRPr="00CE1B46" w14:paraId="5077C592" w14:textId="77777777">
        <w:tc>
          <w:tcPr>
            <w:tcW w:w="2300" w:type="dxa"/>
            <w:tcMar>
              <w:top w:w="70" w:type="dxa"/>
              <w:left w:w="90" w:type="dxa"/>
              <w:bottom w:w="70" w:type="dxa"/>
              <w:right w:w="90" w:type="dxa"/>
            </w:tcMar>
          </w:tcPr>
          <w:p w14:paraId="42A0615E" w14:textId="77777777" w:rsidR="00E01C3A" w:rsidRDefault="00CC3326">
            <w:r>
              <w:rPr>
                <w:sz w:val="20"/>
                <w:szCs w:val="20"/>
              </w:rPr>
              <w:t>Painel de acompanhamento</w:t>
            </w:r>
          </w:p>
        </w:tc>
        <w:tc>
          <w:tcPr>
            <w:tcW w:w="3000" w:type="dxa"/>
            <w:tcMar>
              <w:top w:w="70" w:type="dxa"/>
              <w:left w:w="90" w:type="dxa"/>
              <w:bottom w:w="70" w:type="dxa"/>
              <w:right w:w="90" w:type="dxa"/>
            </w:tcMar>
          </w:tcPr>
          <w:p w14:paraId="1DC4389B"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BBC438A" w14:textId="77777777" w:rsidR="00E01C3A" w:rsidRPr="00CE1B46" w:rsidRDefault="00CC3326">
            <w:pPr>
              <w:rPr>
                <w:lang w:val="pt-BR"/>
              </w:rPr>
            </w:pPr>
            <w:r>
              <w:rPr>
                <w:sz w:val="20"/>
                <w:szCs w:val="20"/>
                <w:lang w:val="pt-BR"/>
              </w:rPr>
              <w:t xml:space="preserve">Exibir o dado recebido, o nível pretendido, a correção imposta e a iluminância medida; explicar cada decisão pelas regras ativadas; na demonstração, </w:t>
            </w:r>
            <w:del w:id="30068" w:author="Vitor Oliveira" w:date="2026-09-29T12:00:00Z">
              <w:r>
                <w:rPr>
                  <w:sz w:val="20"/>
                  <w:szCs w:val="20"/>
                  <w:lang w:val="pt-BR"/>
                </w:rPr>
                <w:delText xml:space="preserve">publicar leituras de trecho em nome da plataforma emulada</w:delText>
              </w:r>
            </w:del>
            <w:ins w:id="30069" w:author="Vitor Oliveira" w:date="2026-09-29T12:00:00Z">
              <w:r>
                <w:rPr>
                  <w:sz w:val="20"/>
                  <w:szCs w:val="20"/>
                  <w:lang w:val="pt-BR"/>
                </w:rPr>
                <w:t xml:space="preserve">publicar volumes e ocorrências de trecho em nome da plataforma emulada</w:t>
              </w:r>
            </w:ins>
          </w:p>
        </w:tc>
      </w:tr>
      <w:tr w:rsidR="00E01C3A" w:rsidRPr="00CE1B46" w14:paraId="798A54E4" w14:textId="77777777">
        <w:tc>
          <w:tcPr>
            <w:tcW w:w="2300" w:type="dxa"/>
            <w:tcMar>
              <w:top w:w="70" w:type="dxa"/>
              <w:left w:w="90" w:type="dxa"/>
              <w:bottom w:w="70" w:type="dxa"/>
              <w:right w:w="90" w:type="dxa"/>
            </w:tcMar>
          </w:tcPr>
          <w:p w14:paraId="1DE353F9" w14:textId="77777777" w:rsidR="00E01C3A" w:rsidRDefault="00CC3326">
            <w:r>
              <w:rPr>
                <w:sz w:val="20"/>
                <w:szCs w:val="20"/>
              </w:rPr>
              <w:t>Firmware do nó</w:t>
            </w:r>
          </w:p>
        </w:tc>
        <w:tc>
          <w:tcPr>
            <w:tcW w:w="3000" w:type="dxa"/>
            <w:tcMar>
              <w:top w:w="70" w:type="dxa"/>
              <w:left w:w="90" w:type="dxa"/>
              <w:bottom w:w="70" w:type="dxa"/>
              <w:right w:w="90" w:type="dxa"/>
            </w:tcMar>
          </w:tcPr>
          <w:p w14:paraId="35193A72"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23E3E9BA" w14:textId="77777777" w:rsidR="00E01C3A" w:rsidRPr="00CE1B46" w:rsidRDefault="00CC3326">
            <w:pPr>
              <w:rPr>
                <w:lang w:val="pt-BR"/>
              </w:rPr>
            </w:pPr>
            <w:r>
              <w:rPr>
                <w:sz w:val="20"/>
                <w:szCs w:val="20"/>
                <w:lang w:val="pt-BR"/>
              </w:rPr>
              <w:t>Aplicar o ciclo de trabalho comandado e publicar a iluminância lida</w:t>
            </w:r>
          </w:p>
        </w:tc>
      </w:tr>
    </w:tbl>
    <w:p w14:paraId="4AE7A43E" w14:textId="77777777" w:rsidR="00E01C3A" w:rsidRDefault="00CC3326">
      <w:pPr>
        <w:spacing w:before="130" w:after="260"/>
        <w:rPr>
          <w:lang w:val="pt-BR"/>
        </w:rPr>
      </w:pPr>
      <w:r>
        <w:rPr>
          <w:sz w:val="20"/>
          <w:szCs w:val="20"/>
          <w:lang w:val="pt-BR"/>
        </w:rPr>
        <w:t>Fonte: Elaborado pelos autores (2026).</w:t>
      </w:r>
    </w:p>
    <w:p w14:paraId="3394AA47"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95531C5" w14:textId="77777777" w:rsidR="00E01C3A" w:rsidRDefault="00CC3326">
      <w:pPr>
        <w:pStyle w:val="Heading3"/>
        <w:spacing w:before="320" w:after="200" w:line="360" w:lineRule="auto"/>
        <w:rPr>
          <w:lang w:val="pt-BR"/>
        </w:rPr>
      </w:pPr>
      <w:bookmarkStart w:id="50" w:name="_Toc241450135"/>
      <w:r>
        <w:rPr>
          <w:lang w:val="pt-BR"/>
        </w:rPr>
        <w:t>4.6.1 Implantação em nuvem</w:t>
      </w:r>
      <w:bookmarkEnd w:id="50"/>
    </w:p>
    <w:p w14:paraId="04633374"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máquina virtual em nuvem; a exceção é o painel, aplicação estática publicada à parte. Ao nó cabe executar. </w:t>
      </w:r>
      <w:r>
        <w:t>A repartição é a seguinte.</w:t>
      </w:r>
    </w:p>
    <w:p w14:paraId="6CB9974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6EE144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168BCCC5"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C3B5C2A"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C4B6C61" w14:textId="77777777" w:rsidR="006B1E66" w:rsidRPr="000F5B8B" w:rsidRDefault="00CC3326">
      <w:pPr>
        <w:pStyle w:val="ListParagraph"/>
        <w:numPr>
          <w:ilvl w:val="0"/>
          <w:numId w:val="2"/>
        </w:numPr>
        <w:spacing w:after="120" w:line="360" w:lineRule="auto"/>
        <w:jc w:val="both"/>
        <w:rPr>
          <w:lang w:val="pt-BR"/>
        </w:rPr>
      </w:pPr>
      <w:r>
        <w:rPr>
          <w:lang w:val="pt-BR"/>
        </w:rPr>
        <w:t xml:space="preserve">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w:t>
      </w:r>
      <w:del w:id="30070" w:author="Vitor Oliveira" w:date="2026-09-29T12:00:00Z">
        <w:r>
          <w:rPr>
            <w:lang w:val="pt-BR"/>
          </w:rPr>
          <w:delText xml:space="preserve">um formulário que publica a leitura de um trecho como a plataforma a publicaria,</w:delText>
        </w:r>
      </w:del>
      <w:ins w:id="30071" w:author="Vitor Oliveira" w:date="2026-09-29T12:00:00Z">
        <w:r>
          <w:rPr>
            <w:lang w:val="pt-BR"/>
          </w:rPr>
          <w:t xml:space="preserve">um formulário que publica o volume ou a ocorrência de um trecho como a plataforma os publicaria,</w:t>
        </w:r>
      </w:ins>
      <w:r>
        <w:rPr>
          <w:lang w:val="pt-BR"/>
        </w:rPr>
        <w:t xml:space="preserve"> com chave própria, distinta da chave de integração, e uma visão que explica cada decisão: </w:t>
      </w:r>
      <w:del w:id="30072" w:author="Vitor Oliveira" w:date="2026-09-29T12:00:00Z">
        <w:r>
          <w:rPr>
            <w:lang w:val="pt-BR"/>
          </w:rPr>
          <w:delText xml:space="preserve">as entradas, as regras que dispararam e o grau de cada uma,</w:delText>
        </w:r>
      </w:del>
      <w:ins w:id="30073" w:author="Vitor Oliveira" w:date="2026-09-29T12:00:00Z">
        <w:r>
          <w:rPr>
            <w:lang w:val="pt-BR"/>
          </w:rPr>
          <w:t xml:space="preserve">as entradas, as regras que dispararam e o grau de cada uma, o degrau de classe resultante,</w:t>
        </w:r>
      </w:ins>
      <w:r>
        <w:rPr>
          <w:lang w:val="pt-BR"/>
        </w:rPr>
        <w:t xml:space="preserve"> a correção imposta e a luz medida. O formulário emula a plataforma; a decisão continua no serviço.</w:t>
      </w:r>
    </w:p>
    <w:p w14:paraId="5489BD1F" w14:textId="77777777" w:rsidR="006B1E66" w:rsidRPr="000F5B8B" w:rsidRDefault="00CC3326">
      <w:pPr>
        <w:spacing w:after="120" w:line="360" w:lineRule="auto"/>
        <w:ind w:firstLine="709"/>
        <w:jc w:val="both"/>
        <w:rPr>
          <w:lang w:val="pt-BR"/>
        </w:rPr>
      </w:pPr>
      <w:r>
        <w:rPr>
          <w:lang w:val="pt-BR"/>
        </w:rPr>
        <w:t xml:space="preserve">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w:t>
      </w:r>
      <w:del w:id="30074" w:author="Vitor Oliveira" w:date="2026-09-29T12:00:00Z">
        <w:r>
          <w:rPr>
            <w:lang w:val="pt-BR"/>
          </w:rPr>
          <w:delText xml:space="preserve">a publicação de leituras exige chave de acesso;</w:delText>
        </w:r>
      </w:del>
      <w:ins w:id="30075" w:author="Vitor Oliveira" w:date="2026-09-29T12:00:00Z">
        <w:r>
          <w:rPr>
            <w:lang w:val="pt-BR"/>
          </w:rPr>
          <w:t xml:space="preserve">a publicação exige chave de acesso;</w:t>
        </w:r>
      </w:ins>
      <w:r>
        <w:rPr>
          <w:lang w:val="pt-BR"/>
        </w:rPr>
        <w:t xml:space="preserve"> as consultas permanecem abertas, porque o painel apenas lê.</w:t>
      </w:r>
    </w:p>
    <w:p w14:paraId="4329401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08C15BC" w14:textId="77777777" w:rsidR="00E01C3A" w:rsidRDefault="00CC3326">
      <w:pPr>
        <w:pStyle w:val="Heading3"/>
        <w:spacing w:before="320" w:after="200" w:line="360" w:lineRule="auto"/>
        <w:rPr>
          <w:lang w:val="pt-BR"/>
        </w:rPr>
      </w:pPr>
      <w:bookmarkStart w:id="51" w:name="_Toc241450136"/>
      <w:r>
        <w:rPr>
          <w:lang w:val="pt-BR"/>
        </w:rPr>
        <w:t>4.6.2 Contratos das interfaces</w:t>
      </w:r>
      <w:bookmarkEnd w:id="51"/>
    </w:p>
    <w:p w14:paraId="392A984D"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322194FF"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A48A4EF" w14:textId="77777777">
        <w:trPr>
          <w:tblHeader/>
        </w:trPr>
        <w:tc>
          <w:tcPr>
            <w:tcW w:w="2600" w:type="dxa"/>
            <w:shd w:val="clear" w:color="auto" w:fill="EDEDED"/>
            <w:tcMar>
              <w:top w:w="70" w:type="dxa"/>
              <w:left w:w="90" w:type="dxa"/>
              <w:bottom w:w="70" w:type="dxa"/>
              <w:right w:w="90" w:type="dxa"/>
            </w:tcMar>
          </w:tcPr>
          <w:p w14:paraId="4D5DB80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F68CF23"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12DF4437" w14:textId="77777777" w:rsidR="00E01C3A" w:rsidRDefault="00CC3326">
            <w:r>
              <w:rPr>
                <w:b/>
                <w:bCs/>
                <w:sz w:val="20"/>
                <w:szCs w:val="20"/>
              </w:rPr>
              <w:t>Conteúdo</w:t>
            </w:r>
          </w:p>
        </w:tc>
      </w:tr>
      <w:tr w:rsidR="00E01C3A" w:rsidRPr="00CE1B46" w14:paraId="02F55261" w14:textId="77777777">
        <w:tc>
          <w:tcPr>
            <w:tcW w:w="2600" w:type="dxa"/>
            <w:tcMar>
              <w:top w:w="70" w:type="dxa"/>
              <w:left w:w="90" w:type="dxa"/>
              <w:bottom w:w="70" w:type="dxa"/>
              <w:right w:w="90" w:type="dxa"/>
            </w:tcMar>
          </w:tcPr>
          <w:p w14:paraId="6FEC2C14" w14:textId="77777777" w:rsidR="00E01C3A" w:rsidRDefault="00CC3326">
            <w:r>
              <w:rPr>
                <w:sz w:val="20"/>
                <w:szCs w:val="20"/>
              </w:rPr>
              <w:t>REST – POST /eventos</w:t>
            </w:r>
          </w:p>
        </w:tc>
        <w:tc>
          <w:tcPr>
            <w:tcW w:w="2700" w:type="dxa"/>
            <w:tcMar>
              <w:top w:w="70" w:type="dxa"/>
              <w:left w:w="90" w:type="dxa"/>
              <w:bottom w:w="70" w:type="dxa"/>
              <w:right w:w="90" w:type="dxa"/>
            </w:tcMar>
          </w:tcPr>
          <w:p w14:paraId="5263F180" w14:textId="77777777" w:rsidR="00E01C3A" w:rsidRDefault="00CC3326">
            <w:del w:id="30076" w:author="Vitor Oliveira" w:date="2026-09-29T12:00:00Z">
              <w:r>
                <w:rPr>
                  <w:sz w:val="20"/>
                  <w:szCs w:val="20"/>
                </w:rPr>
                <w:delText>Publicação da leitura de um trecho de via</w:delText>
              </w:r>
            </w:del>
            <w:ins w:id="30077" w:author="Vitor Oliveira" w:date="2026-09-29T12:00:00Z">
              <w:r>
                <w:rPr>
                  <w:sz w:val="20"/>
                  <w:szCs w:val="20"/>
                </w:rPr>
                <w:t xml:space="preserve">Publicação do volume ou da ocorrência de trechos de via</w:t>
              </w:r>
            </w:ins>
          </w:p>
        </w:tc>
        <w:tc>
          <w:tcPr>
            <w:tcW w:w="3771" w:type="dxa"/>
            <w:tcMar>
              <w:top w:w="70" w:type="dxa"/>
              <w:left w:w="90" w:type="dxa"/>
              <w:bottom w:w="70" w:type="dxa"/>
              <w:right w:w="90" w:type="dxa"/>
            </w:tcMar>
          </w:tcPr>
          <w:p w14:paraId="5F34AD9D" w14:textId="77777777" w:rsidR="00E01C3A" w:rsidRPr="00CE1B46" w:rsidRDefault="00CC3326">
            <w:pPr>
              <w:rPr>
                <w:lang w:val="pt-BR"/>
              </w:rPr>
            </w:pPr>
            <w:del w:id="30078" w:author="Vitor Oliveira" w:date="2026-09-29T12:00:00Z">
              <w:r>
                <w:rPr>
                  <w:sz w:val="20"/>
                  <w:szCs w:val="20"/>
                  <w:lang w:val="pt-BR"/>
                </w:rPr>
                <w:delText>Carimbo de tempo com fuso horário; número de pessoas na área do trecho, inteiro não negativo; ocorrência, segurança ou trânsito, ausente quando não há; trecho de via, pelo código do segmento de logradouro no cadastro municipal; origem; vigência opcional. Exige chave de acesso; campo fora do contrato ou trecho fora do cadastro é recusado</w:delText>
              </w:r>
            </w:del>
            <w:ins w:id="30079" w:author="Vitor Oliveira" w:date="2026-09-29T12:00:00Z">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origem; vigência opcional. Exige chave de acesso; campo fora do contrato ou trecho fora do cadastro recusa o item, e no pacote só ele</w:t>
              </w:r>
            </w:ins>
          </w:p>
        </w:tc>
      </w:tr>
      <w:tr w:rsidR="00E01C3A" w:rsidRPr="00CE1B46" w14:paraId="5BB74088" w14:textId="77777777">
        <w:tc>
          <w:tcPr>
            <w:tcW w:w="2600" w:type="dxa"/>
            <w:tcMar>
              <w:top w:w="70" w:type="dxa"/>
              <w:left w:w="90" w:type="dxa"/>
              <w:bottom w:w="70" w:type="dxa"/>
              <w:right w:w="90" w:type="dxa"/>
            </w:tcMar>
          </w:tcPr>
          <w:p w14:paraId="18660DC3" w14:textId="77777777" w:rsidR="00E01C3A" w:rsidRDefault="00CC3326">
            <w:r>
              <w:rPr>
                <w:sz w:val="20"/>
                <w:szCs w:val="20"/>
              </w:rPr>
              <w:t>REST – GET /eventos</w:t>
            </w:r>
          </w:p>
        </w:tc>
        <w:tc>
          <w:tcPr>
            <w:tcW w:w="2700" w:type="dxa"/>
            <w:tcMar>
              <w:top w:w="70" w:type="dxa"/>
              <w:left w:w="90" w:type="dxa"/>
              <w:bottom w:w="70" w:type="dxa"/>
              <w:right w:w="90" w:type="dxa"/>
            </w:tcMar>
          </w:tcPr>
          <w:p w14:paraId="1E2AA000"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6448E648" w14:textId="77777777" w:rsidR="00E01C3A" w:rsidRPr="00CE1B46" w:rsidRDefault="00CC3326">
            <w:pPr>
              <w:rPr>
                <w:lang w:val="pt-BR"/>
              </w:rPr>
            </w:pPr>
            <w:del w:id="30080" w:author="Vitor Oliveira" w:date="2026-09-29T12:00:00Z">
              <w:r>
                <w:rPr>
                  <w:sz w:val="20"/>
                  <w:szCs w:val="20"/>
                  <w:lang w:val="pt-BR"/>
                </w:rPr>
                <w:delText xml:space="preserve">Coleção de leituras,</w:delText>
              </w:r>
            </w:del>
            <w:ins w:id="30081" w:author="Vitor Oliveira" w:date="2026-09-29T12:00:00Z">
              <w:r>
                <w:rPr>
                  <w:sz w:val="20"/>
                  <w:szCs w:val="20"/>
                  <w:lang w:val="pt-BR"/>
                </w:rPr>
                <w:t xml:space="preserve">Coleção de publicações,</w:t>
              </w:r>
            </w:ins>
            <w:r>
              <w:rPr>
                <w:sz w:val="20"/>
                <w:szCs w:val="20"/>
                <w:lang w:val="pt-BR"/>
              </w:rPr>
              <w:t xml:space="preserve"> filtrada por carimbo de tempo e por trecho</w:t>
            </w:r>
          </w:p>
        </w:tc>
      </w:tr>
      <w:tr w:rsidR="00E01C3A" w:rsidRPr="00CE1B46" w14:paraId="6344EE9D" w14:textId="77777777">
        <w:tc>
          <w:tcPr>
            <w:tcW w:w="2600" w:type="dxa"/>
            <w:tcMar>
              <w:top w:w="70" w:type="dxa"/>
              <w:left w:w="90" w:type="dxa"/>
              <w:bottom w:w="70" w:type="dxa"/>
              <w:right w:w="90" w:type="dxa"/>
            </w:tcMar>
          </w:tcPr>
          <w:p w14:paraId="20337C39" w14:textId="77777777" w:rsidR="00E01C3A" w:rsidRDefault="00CC3326">
            <w:r>
              <w:rPr>
                <w:sz w:val="20"/>
                <w:szCs w:val="20"/>
              </w:rPr>
              <w:t>REST – GET /decisoes</w:t>
            </w:r>
          </w:p>
        </w:tc>
        <w:tc>
          <w:tcPr>
            <w:tcW w:w="2700" w:type="dxa"/>
            <w:tcMar>
              <w:top w:w="70" w:type="dxa"/>
              <w:left w:w="90" w:type="dxa"/>
              <w:bottom w:w="70" w:type="dxa"/>
              <w:right w:w="90" w:type="dxa"/>
            </w:tcMar>
          </w:tcPr>
          <w:p w14:paraId="72314FE0"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8D234EA" w14:textId="77777777" w:rsidR="00E01C3A" w:rsidRPr="00CE1B46" w:rsidRDefault="00CC3326">
            <w:pPr>
              <w:rPr>
                <w:lang w:val="pt-BR"/>
              </w:rPr>
            </w:pPr>
            <w:r>
              <w:rPr>
                <w:sz w:val="20"/>
                <w:szCs w:val="20"/>
                <w:lang w:val="pt-BR"/>
              </w:rPr>
              <w:t xml:space="preserve">Nível pretendido, nível emitido, restrição aplicada e versão da base de regras, </w:t>
            </w:r>
            <w:del w:id="30082" w:author="Vitor Oliveira" w:date="2026-09-29T12:00:00Z">
              <w:r>
                <w:rPr>
                  <w:sz w:val="20"/>
                  <w:szCs w:val="20"/>
                  <w:lang w:val="pt-BR"/>
                </w:rPr>
                <w:delText xml:space="preserve">com as entradas da inferência e o grau de cada regra ativada</w:delText>
              </w:r>
            </w:del>
            <w:ins w:id="30083" w:author="Vitor Oliveira" w:date="2026-09-29T12:00:00Z">
              <w:r>
                <w:rPr>
                  <w:sz w:val="20"/>
                  <w:szCs w:val="20"/>
                  <w:lang w:val="pt-BR"/>
                </w:rPr>
                <w:t xml:space="preserve">com as entradas da inferência, o grau de cada regra ativada e o degrau de classe</w:t>
              </w:r>
            </w:ins>
          </w:p>
        </w:tc>
      </w:tr>
      <w:tr w:rsidR="00E01C3A" w:rsidRPr="00CE1B46" w14:paraId="74BF314F" w14:textId="77777777">
        <w:tc>
          <w:tcPr>
            <w:tcW w:w="2600" w:type="dxa"/>
            <w:tcMar>
              <w:top w:w="70" w:type="dxa"/>
              <w:left w:w="90" w:type="dxa"/>
              <w:bottom w:w="70" w:type="dxa"/>
              <w:right w:w="90" w:type="dxa"/>
            </w:tcMar>
          </w:tcPr>
          <w:p w14:paraId="6682F5AB" w14:textId="77777777" w:rsidR="00E01C3A" w:rsidRDefault="00CC3326">
            <w:r>
              <w:rPr>
                <w:sz w:val="20"/>
                <w:szCs w:val="20"/>
              </w:rPr>
              <w:t>REST – GET /telemetria</w:t>
            </w:r>
          </w:p>
        </w:tc>
        <w:tc>
          <w:tcPr>
            <w:tcW w:w="2700" w:type="dxa"/>
            <w:tcMar>
              <w:top w:w="70" w:type="dxa"/>
              <w:left w:w="90" w:type="dxa"/>
              <w:bottom w:w="70" w:type="dxa"/>
              <w:right w:w="90" w:type="dxa"/>
            </w:tcMar>
          </w:tcPr>
          <w:p w14:paraId="49178BE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75EA3D0"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51B260F6" w14:textId="77777777">
        <w:tc>
          <w:tcPr>
            <w:tcW w:w="2600" w:type="dxa"/>
            <w:tcMar>
              <w:top w:w="70" w:type="dxa"/>
              <w:left w:w="90" w:type="dxa"/>
              <w:bottom w:w="70" w:type="dxa"/>
              <w:right w:w="90" w:type="dxa"/>
            </w:tcMar>
          </w:tcPr>
          <w:p w14:paraId="65D3A03A" w14:textId="77777777" w:rsidR="00E01C3A" w:rsidRDefault="00CC3326">
            <w:r>
              <w:rPr>
                <w:sz w:val="20"/>
                <w:szCs w:val="20"/>
              </w:rPr>
              <w:t>REST – GET /trechos</w:t>
            </w:r>
          </w:p>
        </w:tc>
        <w:tc>
          <w:tcPr>
            <w:tcW w:w="2700" w:type="dxa"/>
            <w:tcMar>
              <w:top w:w="70" w:type="dxa"/>
              <w:left w:w="90" w:type="dxa"/>
              <w:bottom w:w="70" w:type="dxa"/>
              <w:right w:w="90" w:type="dxa"/>
            </w:tcMar>
          </w:tcPr>
          <w:p w14:paraId="02B6CD15"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E6435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030E7DAF" w14:textId="77777777">
        <w:tc>
          <w:tcPr>
            <w:tcW w:w="2600" w:type="dxa"/>
            <w:tcMar>
              <w:top w:w="70" w:type="dxa"/>
              <w:left w:w="90" w:type="dxa"/>
              <w:bottom w:w="70" w:type="dxa"/>
              <w:right w:w="90" w:type="dxa"/>
            </w:tcMar>
          </w:tcPr>
          <w:p w14:paraId="433E8D9E" w14:textId="77777777" w:rsidR="00847C0D" w:rsidRDefault="00CC3326">
            <w:r>
              <w:rPr>
                <w:sz w:val="20"/>
                <w:szCs w:val="20"/>
              </w:rPr>
              <w:t>REST – GET /pontos</w:t>
            </w:r>
          </w:p>
        </w:tc>
        <w:tc>
          <w:tcPr>
            <w:tcW w:w="2700" w:type="dxa"/>
            <w:tcMar>
              <w:top w:w="70" w:type="dxa"/>
              <w:left w:w="90" w:type="dxa"/>
              <w:bottom w:w="70" w:type="dxa"/>
              <w:right w:w="90" w:type="dxa"/>
            </w:tcMar>
          </w:tcPr>
          <w:p w14:paraId="51CBAE7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F1747C"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41D7F1E5" w14:textId="77777777">
        <w:tc>
          <w:tcPr>
            <w:tcW w:w="2600" w:type="dxa"/>
            <w:tcMar>
              <w:top w:w="70" w:type="dxa"/>
              <w:left w:w="90" w:type="dxa"/>
              <w:bottom w:w="70" w:type="dxa"/>
              <w:right w:w="90" w:type="dxa"/>
            </w:tcMar>
          </w:tcPr>
          <w:p w14:paraId="5DF864BC" w14:textId="77777777" w:rsidR="00847C0D" w:rsidRDefault="00CC3326">
            <w:r>
              <w:rPr>
                <w:sz w:val="20"/>
                <w:szCs w:val="20"/>
              </w:rPr>
              <w:t>REST – GET /alertas</w:t>
            </w:r>
          </w:p>
        </w:tc>
        <w:tc>
          <w:tcPr>
            <w:tcW w:w="2700" w:type="dxa"/>
            <w:tcMar>
              <w:top w:w="70" w:type="dxa"/>
              <w:left w:w="90" w:type="dxa"/>
              <w:bottom w:w="70" w:type="dxa"/>
              <w:right w:w="90" w:type="dxa"/>
            </w:tcMar>
          </w:tcPr>
          <w:p w14:paraId="1D3D690D"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7F3DFA7" w14:textId="77777777" w:rsidR="00847C0D" w:rsidRDefault="00CC3326">
            <w:r>
              <w:rPr>
                <w:sz w:val="20"/>
                <w:szCs w:val="20"/>
                <w:lang w:val="pt-BR"/>
              </w:rPr>
              <w:t>Alertas de diagnóstico abertos (RF11)</w:t>
            </w:r>
          </w:p>
        </w:tc>
      </w:tr>
      <w:tr w:rsidR="00E01C3A" w:rsidRPr="00CE1B46" w14:paraId="17FFE0AE" w14:textId="77777777">
        <w:tc>
          <w:tcPr>
            <w:tcW w:w="2600" w:type="dxa"/>
            <w:tcMar>
              <w:top w:w="70" w:type="dxa"/>
              <w:left w:w="90" w:type="dxa"/>
              <w:bottom w:w="70" w:type="dxa"/>
              <w:right w:w="90" w:type="dxa"/>
            </w:tcMar>
          </w:tcPr>
          <w:p w14:paraId="1467AB12" w14:textId="77777777" w:rsidR="00847C0D" w:rsidRDefault="00CC3326">
            <w:r>
              <w:rPr>
                <w:sz w:val="20"/>
                <w:szCs w:val="20"/>
              </w:rPr>
              <w:t>REST – GET /energia</w:t>
            </w:r>
          </w:p>
        </w:tc>
        <w:tc>
          <w:tcPr>
            <w:tcW w:w="2700" w:type="dxa"/>
            <w:tcMar>
              <w:top w:w="70" w:type="dxa"/>
              <w:left w:w="90" w:type="dxa"/>
              <w:bottom w:w="70" w:type="dxa"/>
              <w:right w:w="90" w:type="dxa"/>
            </w:tcMar>
          </w:tcPr>
          <w:p w14:paraId="681A92F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84641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1AA4E25E" w14:textId="77777777">
        <w:tc>
          <w:tcPr>
            <w:tcW w:w="2600" w:type="dxa"/>
            <w:tcMar>
              <w:top w:w="70" w:type="dxa"/>
              <w:left w:w="90" w:type="dxa"/>
              <w:bottom w:w="70" w:type="dxa"/>
              <w:right w:w="90" w:type="dxa"/>
            </w:tcMar>
          </w:tcPr>
          <w:p w14:paraId="4E5B3A64"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CDBFD9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E9CA64E" w14:textId="77777777" w:rsidR="00847C0D" w:rsidRDefault="00CC3326">
            <w:del w:id="30084" w:author="Vitor Oliveira" w:date="2026-09-29T12:00:00Z">
              <w:r>
                <w:rPr>
                  <w:sz w:val="20"/>
                  <w:szCs w:val="20"/>
                  <w:lang w:val="pt-BR"/>
                </w:rPr>
                <w:delText xml:space="preserve">Para uma leitura,</w:delText>
              </w:r>
            </w:del>
            <w:ins w:id="30085" w:author="Vitor Oliveira" w:date="2026-09-29T12:00:00Z">
              <w:r>
                <w:rPr>
                  <w:sz w:val="20"/>
                  <w:szCs w:val="20"/>
                  <w:lang w:val="pt-BR"/>
                </w:rPr>
                <w:t xml:space="preserve">Para uma publicação,</w:t>
              </w:r>
            </w:ins>
            <w:r>
              <w:rPr>
                <w:sz w:val="20"/>
                <w:szCs w:val="20"/>
                <w:lang w:val="pt-BR"/>
              </w:rPr>
              <w:t xml:space="preserve"> a cadeia de cada ponto de luz afetado: entradas, regras ativadas com texto, origem e grau, nível pretendido, restrição e seu motivo, nível emitido e iluminância medida</w:t>
            </w:r>
          </w:p>
        </w:tc>
      </w:tr>
      <w:tr w:rsidR="00E01C3A" w:rsidRPr="00CE1B46" w14:paraId="0D75509F" w14:textId="77777777">
        <w:tc>
          <w:tcPr>
            <w:tcW w:w="2600" w:type="dxa"/>
            <w:tcMar>
              <w:top w:w="70" w:type="dxa"/>
              <w:left w:w="90" w:type="dxa"/>
              <w:bottom w:w="70" w:type="dxa"/>
              <w:right w:w="90" w:type="dxa"/>
            </w:tcMar>
          </w:tcPr>
          <w:p w14:paraId="428CF66E"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4D6C256" w14:textId="77777777" w:rsidR="00E01C3A" w:rsidRDefault="00CC3326">
            <w:r>
              <w:rPr>
                <w:sz w:val="20"/>
                <w:szCs w:val="20"/>
              </w:rPr>
              <w:t>Tópico assinado pelo nó</w:t>
            </w:r>
          </w:p>
        </w:tc>
        <w:tc>
          <w:tcPr>
            <w:tcW w:w="3771" w:type="dxa"/>
            <w:tcMar>
              <w:top w:w="70" w:type="dxa"/>
              <w:left w:w="90" w:type="dxa"/>
              <w:bottom w:w="70" w:type="dxa"/>
              <w:right w:w="90" w:type="dxa"/>
            </w:tcMar>
          </w:tcPr>
          <w:p w14:paraId="2DEA380F"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521BC53B" w14:textId="77777777">
        <w:tc>
          <w:tcPr>
            <w:tcW w:w="2600" w:type="dxa"/>
            <w:tcMar>
              <w:top w:w="70" w:type="dxa"/>
              <w:left w:w="90" w:type="dxa"/>
              <w:bottom w:w="70" w:type="dxa"/>
              <w:right w:w="90" w:type="dxa"/>
            </w:tcMar>
          </w:tcPr>
          <w:p w14:paraId="68A2ADF0"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43F7C9A5" w14:textId="77777777" w:rsidR="00E01C3A" w:rsidRDefault="00CC3326">
            <w:r>
              <w:rPr>
                <w:sz w:val="20"/>
                <w:szCs w:val="20"/>
              </w:rPr>
              <w:t>Tópico publicado pelo nó</w:t>
            </w:r>
          </w:p>
        </w:tc>
        <w:tc>
          <w:tcPr>
            <w:tcW w:w="3771" w:type="dxa"/>
            <w:tcMar>
              <w:top w:w="70" w:type="dxa"/>
              <w:left w:w="90" w:type="dxa"/>
              <w:bottom w:w="70" w:type="dxa"/>
              <w:right w:w="90" w:type="dxa"/>
            </w:tcMar>
          </w:tcPr>
          <w:p w14:paraId="13FFA9A4"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5700141C" w14:textId="77777777">
        <w:tc>
          <w:tcPr>
            <w:tcW w:w="2600" w:type="dxa"/>
            <w:tcMar>
              <w:top w:w="70" w:type="dxa"/>
              <w:left w:w="90" w:type="dxa"/>
              <w:bottom w:w="70" w:type="dxa"/>
              <w:right w:w="90" w:type="dxa"/>
            </w:tcMar>
          </w:tcPr>
          <w:p w14:paraId="0E6A3B4F"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1C71F52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5AD5CC00" w14:textId="77777777" w:rsidR="00847C0D" w:rsidRDefault="00CC3326">
            <w:r>
              <w:rPr>
                <w:sz w:val="20"/>
                <w:szCs w:val="20"/>
                <w:lang w:val="pt-BR"/>
              </w:rPr>
              <w:t>Presença do nó, com última vontade que indica a desconexão</w:t>
            </w:r>
          </w:p>
        </w:tc>
      </w:tr>
    </w:tbl>
    <w:p w14:paraId="39105688" w14:textId="77777777" w:rsidR="00E01C3A" w:rsidRDefault="00CC3326">
      <w:pPr>
        <w:spacing w:before="130" w:after="260"/>
        <w:rPr>
          <w:lang w:val="pt-BR"/>
        </w:rPr>
      </w:pPr>
      <w:r>
        <w:rPr>
          <w:sz w:val="20"/>
          <w:szCs w:val="20"/>
          <w:lang w:val="pt-BR"/>
        </w:rPr>
        <w:t>Fonte: Elaborado pelos autores (2026).</w:t>
      </w:r>
    </w:p>
    <w:p w14:paraId="42D46983"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9E092B7"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6769654C" w14:textId="77777777" w:rsidR="00E01C3A" w:rsidRDefault="00CC3326">
      <w:pPr>
        <w:pStyle w:val="Heading2"/>
        <w:spacing w:before="360" w:after="240" w:line="360" w:lineRule="auto"/>
        <w:rPr>
          <w:lang w:val="pt-BR"/>
        </w:rPr>
      </w:pPr>
      <w:bookmarkStart w:id="52" w:name="_Toc241450137"/>
      <w:r>
        <w:rPr>
          <w:lang w:val="pt-BR"/>
        </w:rPr>
        <w:t>4.7 Banco de dados</w:t>
      </w:r>
      <w:bookmarkEnd w:id="52"/>
    </w:p>
    <w:p w14:paraId="51600740" w14:textId="77777777" w:rsidR="00E01C3A" w:rsidRDefault="00CC3326">
      <w:pPr>
        <w:pStyle w:val="Heading3"/>
        <w:spacing w:before="320" w:after="200" w:line="360" w:lineRule="auto"/>
        <w:rPr>
          <w:lang w:val="pt-BR"/>
        </w:rPr>
      </w:pPr>
      <w:bookmarkStart w:id="53" w:name="_Toc241450138"/>
      <w:r>
        <w:rPr>
          <w:lang w:val="pt-BR"/>
        </w:rPr>
        <w:t>4.7.1 Modelo conceitual e justificativa da escolha</w:t>
      </w:r>
      <w:bookmarkEnd w:id="53"/>
    </w:p>
    <w:p w14:paraId="6C02F8A4"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90995FA"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0FCB6EF7"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A6CB6B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7AAAB81"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CEC6C30" w14:textId="77777777">
        <w:trPr>
          <w:tblHeader/>
        </w:trPr>
        <w:tc>
          <w:tcPr>
            <w:tcW w:w="2100" w:type="dxa"/>
            <w:shd w:val="clear" w:color="auto" w:fill="EDEDED"/>
            <w:tcMar>
              <w:top w:w="70" w:type="dxa"/>
              <w:left w:w="90" w:type="dxa"/>
              <w:bottom w:w="70" w:type="dxa"/>
              <w:right w:w="90" w:type="dxa"/>
            </w:tcMar>
          </w:tcPr>
          <w:p w14:paraId="3982349A"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5328CF63"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FA8E1D4" w14:textId="77777777" w:rsidR="006B1E66" w:rsidRDefault="00CC3326">
            <w:r>
              <w:rPr>
                <w:b/>
                <w:bCs/>
                <w:sz w:val="20"/>
                <w:szCs w:val="20"/>
              </w:rPr>
              <w:t>Função no sistema</w:t>
            </w:r>
          </w:p>
        </w:tc>
      </w:tr>
      <w:tr w:rsidR="006B1E66" w:rsidRPr="00CE1B46" w14:paraId="3C17CFEF" w14:textId="77777777">
        <w:tc>
          <w:tcPr>
            <w:tcW w:w="2100" w:type="dxa"/>
            <w:tcMar>
              <w:top w:w="70" w:type="dxa"/>
              <w:left w:w="90" w:type="dxa"/>
              <w:bottom w:w="70" w:type="dxa"/>
              <w:right w:w="90" w:type="dxa"/>
            </w:tcMar>
          </w:tcPr>
          <w:p w14:paraId="44FF560A" w14:textId="77777777" w:rsidR="006B1E66" w:rsidRDefault="00CC3326">
            <w:r>
              <w:rPr>
                <w:sz w:val="20"/>
                <w:szCs w:val="20"/>
              </w:rPr>
              <w:t>classe_iluminacao</w:t>
            </w:r>
          </w:p>
        </w:tc>
        <w:tc>
          <w:tcPr>
            <w:tcW w:w="3200" w:type="dxa"/>
            <w:tcMar>
              <w:top w:w="70" w:type="dxa"/>
              <w:left w:w="90" w:type="dxa"/>
              <w:bottom w:w="70" w:type="dxa"/>
              <w:right w:w="90" w:type="dxa"/>
            </w:tcMar>
          </w:tcPr>
          <w:p w14:paraId="129486FE"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70B6B14"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0F72E0F5" w14:textId="77777777">
        <w:tc>
          <w:tcPr>
            <w:tcW w:w="2100" w:type="dxa"/>
            <w:tcMar>
              <w:top w:w="70" w:type="dxa"/>
              <w:left w:w="90" w:type="dxa"/>
              <w:bottom w:w="70" w:type="dxa"/>
              <w:right w:w="90" w:type="dxa"/>
            </w:tcMar>
          </w:tcPr>
          <w:p w14:paraId="7890CC5A" w14:textId="77777777" w:rsidR="006B1E66" w:rsidRDefault="00CC3326">
            <w:r>
              <w:rPr>
                <w:sz w:val="20"/>
                <w:szCs w:val="20"/>
              </w:rPr>
              <w:t>ponto_de_luz</w:t>
            </w:r>
          </w:p>
        </w:tc>
        <w:tc>
          <w:tcPr>
            <w:tcW w:w="3200" w:type="dxa"/>
            <w:tcMar>
              <w:top w:w="70" w:type="dxa"/>
              <w:left w:w="90" w:type="dxa"/>
              <w:bottom w:w="70" w:type="dxa"/>
              <w:right w:w="90" w:type="dxa"/>
            </w:tcMar>
          </w:tcPr>
          <w:p w14:paraId="65FC924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858CAF"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0E7B0C06" w14:textId="77777777">
        <w:tc>
          <w:tcPr>
            <w:tcW w:w="2100" w:type="dxa"/>
            <w:tcMar>
              <w:top w:w="70" w:type="dxa"/>
              <w:left w:w="90" w:type="dxa"/>
              <w:bottom w:w="70" w:type="dxa"/>
              <w:right w:w="90" w:type="dxa"/>
            </w:tcMar>
          </w:tcPr>
          <w:p w14:paraId="452CC024" w14:textId="77777777" w:rsidR="006B1E66" w:rsidRDefault="00CC3326">
            <w:r>
              <w:rPr>
                <w:sz w:val="20"/>
                <w:szCs w:val="20"/>
              </w:rPr>
              <w:t>trecho_via</w:t>
            </w:r>
          </w:p>
        </w:tc>
        <w:tc>
          <w:tcPr>
            <w:tcW w:w="3200" w:type="dxa"/>
            <w:tcMar>
              <w:top w:w="70" w:type="dxa"/>
              <w:left w:w="90" w:type="dxa"/>
              <w:bottom w:w="70" w:type="dxa"/>
              <w:right w:w="90" w:type="dxa"/>
            </w:tcMar>
          </w:tcPr>
          <w:p w14:paraId="60D3F433"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3E4C4189" w14:textId="77777777" w:rsidR="006B1E66" w:rsidRPr="000F5B8B" w:rsidRDefault="00CC3326">
            <w:del w:id="30092" w:author="Vitor Oliveira" w:date="2026-09-29T12:00:00Z">
              <w:r>
                <w:rPr>
                  <w:sz w:val="20"/>
                  <w:szCs w:val="20"/>
                  <w:lang w:val="pt-BR"/>
                </w:rPr>
                <w:delText xml:space="preserve">Unidade espacial das leituras</w:delText>
              </w:r>
            </w:del>
            <w:ins w:id="30093" w:author="Vitor Oliveira" w:date="2026-09-29T12:00:00Z">
              <w:r>
                <w:rPr>
                  <w:sz w:val="20"/>
                  <w:szCs w:val="20"/>
                  <w:lang w:val="pt-BR"/>
                </w:rPr>
                <w:t xml:space="preserve">Unidade espacial das publicações</w:t>
              </w:r>
            </w:ins>
            <w:r>
              <w:rPr>
                <w:sz w:val="20"/>
                <w:szCs w:val="20"/>
                <w:lang w:val="pt-BR"/>
              </w:rPr>
              <w:t xml:space="preserve"> (3.5.2). A referência normaliza a série da previsão como no treino (3.6)</w:t>
            </w:r>
          </w:p>
        </w:tc>
      </w:tr>
      <w:tr w:rsidR="006B1E66" w:rsidRPr="00CE1B46" w14:paraId="5325871B" w14:textId="77777777">
        <w:tc>
          <w:tcPr>
            <w:tcW w:w="2100" w:type="dxa"/>
            <w:tcMar>
              <w:top w:w="70" w:type="dxa"/>
              <w:left w:w="90" w:type="dxa"/>
              <w:bottom w:w="70" w:type="dxa"/>
              <w:right w:w="90" w:type="dxa"/>
            </w:tcMar>
          </w:tcPr>
          <w:p w14:paraId="21890132" w14:textId="77777777" w:rsidR="006B1E66" w:rsidRDefault="00CC3326">
            <w:r>
              <w:rPr>
                <w:sz w:val="20"/>
                <w:szCs w:val="20"/>
              </w:rPr>
              <w:t>trecho_ponto</w:t>
            </w:r>
          </w:p>
        </w:tc>
        <w:tc>
          <w:tcPr>
            <w:tcW w:w="3200" w:type="dxa"/>
            <w:tcMar>
              <w:top w:w="70" w:type="dxa"/>
              <w:left w:w="90" w:type="dxa"/>
              <w:bottom w:w="70" w:type="dxa"/>
              <w:right w:w="90" w:type="dxa"/>
            </w:tcMar>
          </w:tcPr>
          <w:p w14:paraId="1FFFABCA"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2E6E28F2"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41693258" w14:textId="77777777">
        <w:tc>
          <w:tcPr>
            <w:tcW w:w="2100" w:type="dxa"/>
            <w:tcMar>
              <w:top w:w="70" w:type="dxa"/>
              <w:left w:w="90" w:type="dxa"/>
              <w:bottom w:w="70" w:type="dxa"/>
              <w:right w:w="90" w:type="dxa"/>
            </w:tcMar>
          </w:tcPr>
          <w:p w14:paraId="61BD03AD" w14:textId="77777777" w:rsidR="006B1E66" w:rsidRDefault="00CC3326">
            <w:r>
              <w:rPr>
                <w:sz w:val="20"/>
                <w:szCs w:val="20"/>
              </w:rPr>
              <w:t>evento_urbano</w:t>
            </w:r>
          </w:p>
        </w:tc>
        <w:tc>
          <w:tcPr>
            <w:tcW w:w="3200" w:type="dxa"/>
            <w:tcMar>
              <w:top w:w="70" w:type="dxa"/>
              <w:left w:w="90" w:type="dxa"/>
              <w:bottom w:w="70" w:type="dxa"/>
              <w:right w:w="90" w:type="dxa"/>
            </w:tcMar>
          </w:tcPr>
          <w:p w14:paraId="2B430121" w14:textId="77777777" w:rsidR="006B1E66" w:rsidRPr="000F5B8B" w:rsidRDefault="00CC3326">
            <w:pPr>
              <w:rPr>
                <w:lang w:val="pt-BR"/>
              </w:rPr>
            </w:pPr>
            <w:del w:id="30086" w:author="Vitor Oliveira" w:date="2026-09-29T12:00:00Z">
              <w:r>
                <w:rPr>
                  <w:sz w:val="20"/>
                  <w:szCs w:val="20"/>
                  <w:lang w:val="pt-BR"/>
                </w:rPr>
                <w:delText>Carimbo de tempo; número de pessoas; ocorrência; trecho; origem; vigência</w:delText>
              </w:r>
            </w:del>
            <w:ins w:id="30087" w:author="Vitor Oliveira" w:date="2026-09-29T12:00:00Z">
              <w:r>
                <w:rPr>
                  <w:sz w:val="20"/>
                  <w:szCs w:val="20"/>
                  <w:lang w:val="pt-BR"/>
                </w:rPr>
                <w:t xml:space="preserve">Carimbo de tempo; tipo; média de pessoas e duração do período; ocorrência; trecho; origem; vigência</w:t>
              </w:r>
            </w:ins>
          </w:p>
        </w:tc>
        <w:tc>
          <w:tcPr>
            <w:tcW w:w="3771" w:type="dxa"/>
            <w:tcMar>
              <w:top w:w="70" w:type="dxa"/>
              <w:left w:w="90" w:type="dxa"/>
              <w:bottom w:w="70" w:type="dxa"/>
              <w:right w:w="90" w:type="dxa"/>
            </w:tcMar>
          </w:tcPr>
          <w:p w14:paraId="448F1D70" w14:textId="77777777" w:rsidR="006B1E66" w:rsidRPr="000F5B8B" w:rsidRDefault="00CC3326">
            <w:pPr>
              <w:rPr>
                <w:lang w:val="pt-BR"/>
              </w:rPr>
            </w:pPr>
            <w:del w:id="30088" w:author="Vitor Oliveira" w:date="2026-09-29T12:00:00Z">
              <w:r>
                <w:rPr>
                  <w:sz w:val="20"/>
                  <w:szCs w:val="20"/>
                  <w:lang w:val="pt-BR"/>
                </w:rPr>
                <w:delText>Registra cada leitura de trecho recebida da interface de dados urbanos: pessoas presentes e ocorrência reportada</w:delText>
              </w:r>
            </w:del>
            <w:ins w:id="30089" w:author="Vitor Oliveira" w:date="2026-09-29T12:00:00Z">
              <w:r>
                <w:rPr>
                  <w:sz w:val="20"/>
                  <w:szCs w:val="20"/>
                  <w:lang w:val="pt-BR"/>
                </w:rPr>
                <w:t xml:space="preserve">Registra cada publicação recebida da interface de dados urbanos: volume de movimentação do trecho e ocorrência reportada</w:t>
              </w:r>
            </w:ins>
          </w:p>
        </w:tc>
      </w:tr>
      <w:tr w:rsidR="006B1E66" w:rsidRPr="00CE1B46" w14:paraId="0F40B77F" w14:textId="77777777">
        <w:tc>
          <w:tcPr>
            <w:tcW w:w="2100" w:type="dxa"/>
            <w:tcMar>
              <w:top w:w="70" w:type="dxa"/>
              <w:left w:w="90" w:type="dxa"/>
              <w:bottom w:w="70" w:type="dxa"/>
              <w:right w:w="90" w:type="dxa"/>
            </w:tcMar>
          </w:tcPr>
          <w:p w14:paraId="7BBD3FF1" w14:textId="77777777" w:rsidR="006B1E66" w:rsidRDefault="00CC3326">
            <w:r>
              <w:rPr>
                <w:sz w:val="20"/>
                <w:szCs w:val="20"/>
              </w:rPr>
              <w:t>versao_base_regras</w:t>
            </w:r>
          </w:p>
        </w:tc>
        <w:tc>
          <w:tcPr>
            <w:tcW w:w="3200" w:type="dxa"/>
            <w:tcMar>
              <w:top w:w="70" w:type="dxa"/>
              <w:left w:w="90" w:type="dxa"/>
              <w:bottom w:w="70" w:type="dxa"/>
              <w:right w:w="90" w:type="dxa"/>
            </w:tcMar>
          </w:tcPr>
          <w:p w14:paraId="264B08EC"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27A20FB1"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71DDBC00" w14:textId="77777777">
        <w:tc>
          <w:tcPr>
            <w:tcW w:w="2100" w:type="dxa"/>
            <w:tcMar>
              <w:top w:w="70" w:type="dxa"/>
              <w:left w:w="90" w:type="dxa"/>
              <w:bottom w:w="70" w:type="dxa"/>
              <w:right w:w="90" w:type="dxa"/>
            </w:tcMar>
          </w:tcPr>
          <w:p w14:paraId="40CC2D79" w14:textId="77777777" w:rsidR="006B1E66" w:rsidRDefault="00CC3326">
            <w:r>
              <w:rPr>
                <w:sz w:val="20"/>
                <w:szCs w:val="20"/>
              </w:rPr>
              <w:t>decisao</w:t>
            </w:r>
          </w:p>
        </w:tc>
        <w:tc>
          <w:tcPr>
            <w:tcW w:w="3200" w:type="dxa"/>
            <w:tcMar>
              <w:top w:w="70" w:type="dxa"/>
              <w:left w:w="90" w:type="dxa"/>
              <w:bottom w:w="70" w:type="dxa"/>
              <w:right w:w="90" w:type="dxa"/>
            </w:tcMar>
          </w:tcPr>
          <w:p w14:paraId="73F9467B"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execução de cenário; </w:t>
            </w:r>
            <w:del w:id="30090" w:author="Vitor Oliveira" w:date="2026-09-29T12:00:00Z">
              <w:r>
                <w:rPr>
                  <w:sz w:val="20"/>
                  <w:szCs w:val="20"/>
                  <w:lang w:val="pt-BR"/>
                </w:rPr>
                <w:delText xml:space="preserve">entradas da inferência e grau de ativação de cada regra</w:delText>
              </w:r>
            </w:del>
            <w:ins w:id="30091" w:author="Vitor Oliveira" w:date="2026-09-29T12:00:00Z">
              <w:r>
                <w:rPr>
                  <w:sz w:val="20"/>
                  <w:szCs w:val="20"/>
                  <w:lang w:val="pt-BR"/>
                </w:rPr>
                <w:t xml:space="preserve">entradas da inferência, grau de ativação de cada regra e degrau de classe</w:t>
              </w:r>
            </w:ins>
          </w:p>
        </w:tc>
        <w:tc>
          <w:tcPr>
            <w:tcW w:w="3771" w:type="dxa"/>
            <w:tcMar>
              <w:top w:w="70" w:type="dxa"/>
              <w:left w:w="90" w:type="dxa"/>
              <w:bottom w:w="70" w:type="dxa"/>
              <w:right w:w="90" w:type="dxa"/>
            </w:tcMar>
          </w:tcPr>
          <w:p w14:paraId="3D11E07C"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40C05DD1" w14:textId="77777777">
        <w:tc>
          <w:tcPr>
            <w:tcW w:w="2100" w:type="dxa"/>
            <w:tcMar>
              <w:top w:w="70" w:type="dxa"/>
              <w:left w:w="90" w:type="dxa"/>
              <w:bottom w:w="70" w:type="dxa"/>
              <w:right w:w="90" w:type="dxa"/>
            </w:tcMar>
          </w:tcPr>
          <w:p w14:paraId="62824CBA" w14:textId="77777777" w:rsidR="006B1E66" w:rsidRDefault="00CC3326">
            <w:r>
              <w:rPr>
                <w:sz w:val="20"/>
                <w:szCs w:val="20"/>
              </w:rPr>
              <w:t>telemetria</w:t>
            </w:r>
          </w:p>
        </w:tc>
        <w:tc>
          <w:tcPr>
            <w:tcW w:w="3200" w:type="dxa"/>
            <w:tcMar>
              <w:top w:w="70" w:type="dxa"/>
              <w:left w:w="90" w:type="dxa"/>
              <w:bottom w:w="70" w:type="dxa"/>
              <w:right w:w="90" w:type="dxa"/>
            </w:tcMar>
          </w:tcPr>
          <w:p w14:paraId="3BC657CF"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43236AAE"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15BBB472" w14:textId="77777777">
        <w:tc>
          <w:tcPr>
            <w:tcW w:w="2100" w:type="dxa"/>
            <w:tcMar>
              <w:top w:w="70" w:type="dxa"/>
              <w:left w:w="90" w:type="dxa"/>
              <w:bottom w:w="70" w:type="dxa"/>
              <w:right w:w="90" w:type="dxa"/>
            </w:tcMar>
          </w:tcPr>
          <w:p w14:paraId="2EDBF524" w14:textId="77777777" w:rsidR="00847C0D" w:rsidRDefault="00CC3326">
            <w:r>
              <w:rPr>
                <w:sz w:val="20"/>
                <w:szCs w:val="20"/>
              </w:rPr>
              <w:t>versao_modelo_previsao</w:t>
            </w:r>
          </w:p>
        </w:tc>
        <w:tc>
          <w:tcPr>
            <w:tcW w:w="3200" w:type="dxa"/>
            <w:tcMar>
              <w:top w:w="70" w:type="dxa"/>
              <w:left w:w="90" w:type="dxa"/>
              <w:bottom w:w="70" w:type="dxa"/>
              <w:right w:w="90" w:type="dxa"/>
            </w:tcMar>
          </w:tcPr>
          <w:p w14:paraId="4758343A"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DD88038"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4FD21E19" w14:textId="77777777">
        <w:tc>
          <w:tcPr>
            <w:tcW w:w="2100" w:type="dxa"/>
            <w:tcMar>
              <w:top w:w="70" w:type="dxa"/>
              <w:left w:w="90" w:type="dxa"/>
              <w:bottom w:w="70" w:type="dxa"/>
              <w:right w:w="90" w:type="dxa"/>
            </w:tcMar>
          </w:tcPr>
          <w:p w14:paraId="5D06338F" w14:textId="77777777" w:rsidR="00847C0D" w:rsidRDefault="00CC3326">
            <w:r>
              <w:rPr>
                <w:sz w:val="20"/>
                <w:szCs w:val="20"/>
              </w:rPr>
              <w:t>execucao_cenario</w:t>
            </w:r>
          </w:p>
        </w:tc>
        <w:tc>
          <w:tcPr>
            <w:tcW w:w="3200" w:type="dxa"/>
            <w:tcMar>
              <w:top w:w="70" w:type="dxa"/>
              <w:left w:w="90" w:type="dxa"/>
              <w:bottom w:w="70" w:type="dxa"/>
              <w:right w:w="90" w:type="dxa"/>
            </w:tcMar>
          </w:tcPr>
          <w:p w14:paraId="51F4CCFD"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3768F029" w14:textId="77777777" w:rsidR="00847C0D" w:rsidRDefault="00CC3326">
            <w:r>
              <w:rPr>
                <w:sz w:val="20"/>
                <w:szCs w:val="20"/>
                <w:lang w:val="pt-BR"/>
              </w:rPr>
              <w:t>Separa as execuções da suíte e os regimes e modos comparados em 3.9 e 3.11</w:t>
            </w:r>
          </w:p>
        </w:tc>
      </w:tr>
      <w:tr w:rsidR="006B1E66" w:rsidRPr="00CE1B46" w14:paraId="71BF5643" w14:textId="77777777">
        <w:tc>
          <w:tcPr>
            <w:tcW w:w="2100" w:type="dxa"/>
            <w:tcMar>
              <w:top w:w="70" w:type="dxa"/>
              <w:left w:w="90" w:type="dxa"/>
              <w:bottom w:w="70" w:type="dxa"/>
              <w:right w:w="90" w:type="dxa"/>
            </w:tcMar>
          </w:tcPr>
          <w:p w14:paraId="4AD990AE" w14:textId="77777777" w:rsidR="00847C0D" w:rsidRDefault="00CC3326">
            <w:r>
              <w:rPr>
                <w:sz w:val="20"/>
                <w:szCs w:val="20"/>
              </w:rPr>
              <w:t>sessao_medicao</w:t>
            </w:r>
          </w:p>
        </w:tc>
        <w:tc>
          <w:tcPr>
            <w:tcW w:w="3200" w:type="dxa"/>
            <w:tcMar>
              <w:top w:w="70" w:type="dxa"/>
              <w:left w:w="90" w:type="dxa"/>
              <w:bottom w:w="70" w:type="dxa"/>
              <w:right w:w="90" w:type="dxa"/>
            </w:tcMar>
          </w:tcPr>
          <w:p w14:paraId="179036C2"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2917843" w14:textId="77777777" w:rsidR="00847C0D" w:rsidRDefault="00CC3326">
            <w:r>
              <w:rPr>
                <w:sz w:val="20"/>
                <w:szCs w:val="20"/>
                <w:lang w:val="pt-BR"/>
              </w:rPr>
              <w:t>Registra a residual de cada sessão e a regra de descarte de 3.4.3</w:t>
            </w:r>
          </w:p>
        </w:tc>
      </w:tr>
      <w:tr w:rsidR="006B1E66" w:rsidRPr="00CE1B46" w14:paraId="5B75818A" w14:textId="77777777">
        <w:tc>
          <w:tcPr>
            <w:tcW w:w="2100" w:type="dxa"/>
            <w:tcMar>
              <w:top w:w="70" w:type="dxa"/>
              <w:left w:w="90" w:type="dxa"/>
              <w:bottom w:w="70" w:type="dxa"/>
              <w:right w:w="90" w:type="dxa"/>
            </w:tcMar>
          </w:tcPr>
          <w:p w14:paraId="545D43D2" w14:textId="77777777" w:rsidR="00847C0D" w:rsidRDefault="00CC3326">
            <w:r>
              <w:rPr>
                <w:sz w:val="20"/>
                <w:szCs w:val="20"/>
              </w:rPr>
              <w:t>calibracao</w:t>
            </w:r>
          </w:p>
        </w:tc>
        <w:tc>
          <w:tcPr>
            <w:tcW w:w="3200" w:type="dxa"/>
            <w:tcMar>
              <w:top w:w="70" w:type="dxa"/>
              <w:left w:w="90" w:type="dxa"/>
              <w:bottom w:w="70" w:type="dxa"/>
              <w:right w:w="90" w:type="dxa"/>
            </w:tcMar>
          </w:tcPr>
          <w:p w14:paraId="18FFB651"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50211E7" w14:textId="77777777" w:rsidR="00847C0D" w:rsidRDefault="00CC3326">
            <w:r>
              <w:rPr>
                <w:sz w:val="20"/>
                <w:szCs w:val="20"/>
                <w:lang w:val="pt-BR"/>
              </w:rPr>
              <w:t>Guarda a varredura de 3.4.4, origem da tabela do nó e da tolerância do diagnóstico</w:t>
            </w:r>
          </w:p>
        </w:tc>
      </w:tr>
      <w:tr w:rsidR="006B1E66" w:rsidRPr="00CE1B46" w14:paraId="1E9E77A8" w14:textId="77777777">
        <w:tc>
          <w:tcPr>
            <w:tcW w:w="2100" w:type="dxa"/>
            <w:tcMar>
              <w:top w:w="70" w:type="dxa"/>
              <w:left w:w="90" w:type="dxa"/>
              <w:bottom w:w="70" w:type="dxa"/>
              <w:right w:w="90" w:type="dxa"/>
            </w:tcMar>
          </w:tcPr>
          <w:p w14:paraId="45F774EE" w14:textId="77777777" w:rsidR="00847C0D" w:rsidRDefault="00CC3326">
            <w:r>
              <w:rPr>
                <w:sz w:val="20"/>
                <w:szCs w:val="20"/>
              </w:rPr>
              <w:t>alerta_diagnostico</w:t>
            </w:r>
          </w:p>
        </w:tc>
        <w:tc>
          <w:tcPr>
            <w:tcW w:w="3200" w:type="dxa"/>
            <w:tcMar>
              <w:top w:w="70" w:type="dxa"/>
              <w:left w:w="90" w:type="dxa"/>
              <w:bottom w:w="70" w:type="dxa"/>
              <w:right w:w="90" w:type="dxa"/>
            </w:tcMar>
          </w:tcPr>
          <w:p w14:paraId="414DBA9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DFBC416" w14:textId="77777777" w:rsidR="00847C0D" w:rsidRDefault="00CC3326">
            <w:r>
              <w:rPr>
                <w:sz w:val="20"/>
                <w:szCs w:val="20"/>
                <w:lang w:val="pt-BR"/>
              </w:rPr>
              <w:t>Registra os alertas de falha total e de perda de controle (RF11)</w:t>
            </w:r>
          </w:p>
        </w:tc>
      </w:tr>
      <w:tr w:rsidR="006B1E66" w:rsidRPr="00CE1B46" w14:paraId="40EF2D74" w14:textId="77777777">
        <w:tc>
          <w:tcPr>
            <w:tcW w:w="2100" w:type="dxa"/>
            <w:tcMar>
              <w:top w:w="70" w:type="dxa"/>
              <w:left w:w="90" w:type="dxa"/>
              <w:bottom w:w="70" w:type="dxa"/>
              <w:right w:w="90" w:type="dxa"/>
            </w:tcMar>
          </w:tcPr>
          <w:p w14:paraId="40611E94" w14:textId="77777777" w:rsidR="00847C0D" w:rsidRDefault="00CC3326">
            <w:r>
              <w:rPr>
                <w:sz w:val="20"/>
                <w:szCs w:val="20"/>
              </w:rPr>
              <w:t>luminaria_referencia</w:t>
            </w:r>
          </w:p>
        </w:tc>
        <w:tc>
          <w:tcPr>
            <w:tcW w:w="3200" w:type="dxa"/>
            <w:tcMar>
              <w:top w:w="70" w:type="dxa"/>
              <w:left w:w="90" w:type="dxa"/>
              <w:bottom w:w="70" w:type="dxa"/>
              <w:right w:w="90" w:type="dxa"/>
            </w:tcMar>
          </w:tcPr>
          <w:p w14:paraId="68DEF698"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4CA71576" w14:textId="77777777" w:rsidR="00847C0D" w:rsidRDefault="00CC3326">
            <w:r>
              <w:rPr>
                <w:sz w:val="20"/>
                <w:szCs w:val="20"/>
                <w:lang w:val="pt-BR"/>
              </w:rPr>
              <w:t>Luminárias do Quadro 9, lidas pela estimativa de energia</w:t>
            </w:r>
          </w:p>
        </w:tc>
      </w:tr>
    </w:tbl>
    <w:p w14:paraId="32AF8FF6" w14:textId="77777777" w:rsidR="006B1E66" w:rsidRPr="000F5B8B" w:rsidRDefault="00CC3326">
      <w:pPr>
        <w:spacing w:before="130" w:after="260"/>
        <w:rPr>
          <w:lang w:val="pt-BR"/>
        </w:rPr>
      </w:pPr>
      <w:r>
        <w:rPr>
          <w:sz w:val="20"/>
          <w:szCs w:val="20"/>
          <w:lang w:val="pt-BR"/>
        </w:rPr>
        <w:t>Fonte: Elaborado pelos autores (2026).</w:t>
      </w:r>
    </w:p>
    <w:p w14:paraId="14329B8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74851E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31E73EEB" w14:textId="77777777" w:rsidR="00E01C3A" w:rsidRDefault="00CC3326">
      <w:pPr>
        <w:pStyle w:val="Heading3"/>
        <w:spacing w:before="320" w:after="200" w:line="360" w:lineRule="auto"/>
        <w:rPr>
          <w:lang w:val="pt-BR"/>
        </w:rPr>
      </w:pPr>
      <w:bookmarkStart w:id="54" w:name="_Toc241450139"/>
      <w:r>
        <w:rPr>
          <w:lang w:val="pt-BR"/>
        </w:rPr>
        <w:t>4.7.2 Modelo lógico: diagrama entidade-relacionamento</w:t>
      </w:r>
      <w:bookmarkEnd w:id="54"/>
    </w:p>
    <w:p w14:paraId="0F658EF9"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462A9284"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6A43A44C" w14:textId="77777777" w:rsidR="00E01C3A" w:rsidRDefault="00CC3326">
      <w:pPr>
        <w:keepNext/>
        <w:spacing w:before="130" w:after="60"/>
        <w:jc w:val="center"/>
        <w:rPr>
          <w:lang w:val="pt-BR"/>
        </w:rPr>
      </w:pPr>
      <w:r>
        <w:rPr>
          <w:sz w:val="20"/>
          <w:szCs w:val="20"/>
          <w:lang w:val="pt-BR"/>
        </w:rPr>
        <w:t>Figura 2 – Diagrama entidade-relacionamento do banco de dados</w:t>
      </w:r>
    </w:p>
    <w:p w14:paraId="4002E95A" w14:textId="77777777" w:rsidR="00E01C3A" w:rsidRDefault="00CC3326">
      <w:pPr>
        <w:spacing w:after="280"/>
        <w:jc w:val="center"/>
        <w:rPr>
          <w:lang w:val="pt-BR"/>
        </w:rPr>
      </w:pPr>
      <w:r>
        <w:rPr>
          <w:sz w:val="20"/>
          <w:szCs w:val="20"/>
          <w:lang w:val="pt-BR"/>
        </w:rPr>
        <w:t>Fonte: Elaborado pelos autores (2026).</w:t>
      </w:r>
    </w:p>
    <w:p w14:paraId="4ABEF132"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A37DA4A"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6BBE1B87"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7732F14B" w14:textId="77777777" w:rsidR="00E01C3A" w:rsidRDefault="00CC3326">
      <w:pPr>
        <w:pStyle w:val="Heading3"/>
        <w:spacing w:before="320" w:after="200" w:line="360" w:lineRule="auto"/>
        <w:rPr>
          <w:lang w:val="pt-BR"/>
        </w:rPr>
      </w:pPr>
      <w:bookmarkStart w:id="55" w:name="_Toc241450140"/>
      <w:r>
        <w:rPr>
          <w:lang w:val="pt-BR"/>
        </w:rPr>
        <w:t>4.7.3 Modelo físico: tabelas, domínios e restrições</w:t>
      </w:r>
      <w:bookmarkEnd w:id="55"/>
    </w:p>
    <w:p w14:paraId="785FAFC5"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9E71D91"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F99095A" w14:textId="77777777">
        <w:trPr>
          <w:tblHeader/>
        </w:trPr>
        <w:tc>
          <w:tcPr>
            <w:tcW w:w="2100" w:type="dxa"/>
            <w:shd w:val="clear" w:color="auto" w:fill="EDEDED"/>
            <w:tcMar>
              <w:top w:w="70" w:type="dxa"/>
              <w:left w:w="90" w:type="dxa"/>
              <w:bottom w:w="70" w:type="dxa"/>
              <w:right w:w="90" w:type="dxa"/>
            </w:tcMar>
          </w:tcPr>
          <w:p w14:paraId="026607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1F28C96D"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AC41651" w14:textId="77777777" w:rsidR="00847C0D" w:rsidRDefault="00CC3326">
            <w:r>
              <w:rPr>
                <w:sz w:val="20"/>
                <w:szCs w:val="20"/>
              </w:rPr>
              <w:t>Uso pelo sistema</w:t>
            </w:r>
          </w:p>
        </w:tc>
      </w:tr>
      <w:tr w:rsidR="006B1E66" w:rsidRPr="00CE1B46" w14:paraId="753C46C9" w14:textId="77777777">
        <w:tc>
          <w:tcPr>
            <w:tcW w:w="2100" w:type="dxa"/>
            <w:tcMar>
              <w:top w:w="70" w:type="dxa"/>
              <w:left w:w="90" w:type="dxa"/>
              <w:bottom w:w="70" w:type="dxa"/>
              <w:right w:w="90" w:type="dxa"/>
            </w:tcMar>
          </w:tcPr>
          <w:p w14:paraId="3D089923" w14:textId="77777777" w:rsidR="00847C0D" w:rsidRDefault="00CC3326">
            <w:r>
              <w:rPr>
                <w:sz w:val="20"/>
                <w:szCs w:val="20"/>
              </w:rPr>
              <w:t>classe_iluminacao</w:t>
            </w:r>
          </w:p>
        </w:tc>
        <w:tc>
          <w:tcPr>
            <w:tcW w:w="3200" w:type="dxa"/>
            <w:tcMar>
              <w:top w:w="70" w:type="dxa"/>
              <w:left w:w="90" w:type="dxa"/>
              <w:bottom w:w="70" w:type="dxa"/>
              <w:right w:w="90" w:type="dxa"/>
            </w:tcMar>
          </w:tcPr>
          <w:p w14:paraId="0DE7AC95"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BD493F1"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57502FF" w14:textId="77777777">
        <w:tc>
          <w:tcPr>
            <w:tcW w:w="2100" w:type="dxa"/>
            <w:tcMar>
              <w:top w:w="70" w:type="dxa"/>
              <w:left w:w="90" w:type="dxa"/>
              <w:bottom w:w="70" w:type="dxa"/>
              <w:right w:w="90" w:type="dxa"/>
            </w:tcMar>
          </w:tcPr>
          <w:p w14:paraId="24747CBD" w14:textId="77777777" w:rsidR="00847C0D" w:rsidRDefault="00CC3326">
            <w:r>
              <w:rPr>
                <w:sz w:val="20"/>
                <w:szCs w:val="20"/>
              </w:rPr>
              <w:t>ponto_de_luz</w:t>
            </w:r>
          </w:p>
        </w:tc>
        <w:tc>
          <w:tcPr>
            <w:tcW w:w="3200" w:type="dxa"/>
            <w:tcMar>
              <w:top w:w="70" w:type="dxa"/>
              <w:left w:w="90" w:type="dxa"/>
              <w:bottom w:w="70" w:type="dxa"/>
              <w:right w:w="90" w:type="dxa"/>
            </w:tcMar>
          </w:tcPr>
          <w:p w14:paraId="23E231E8"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7A1638E" w14:textId="77777777" w:rsidR="00847C0D" w:rsidRDefault="00CC3326">
            <w:r>
              <w:rPr>
                <w:sz w:val="20"/>
                <w:szCs w:val="20"/>
                <w:lang w:val="pt-BR"/>
              </w:rPr>
              <w:t>Ponto comandado; o estado é atualizado pela presença do nó e pelo diagnóstico</w:t>
            </w:r>
          </w:p>
        </w:tc>
      </w:tr>
      <w:tr w:rsidR="006B1E66" w:rsidRPr="00CE1B46" w14:paraId="06307F4F" w14:textId="77777777">
        <w:tc>
          <w:tcPr>
            <w:tcW w:w="2100" w:type="dxa"/>
            <w:tcMar>
              <w:top w:w="70" w:type="dxa"/>
              <w:left w:w="90" w:type="dxa"/>
              <w:bottom w:w="70" w:type="dxa"/>
              <w:right w:w="90" w:type="dxa"/>
            </w:tcMar>
          </w:tcPr>
          <w:p w14:paraId="3500C442" w14:textId="77777777" w:rsidR="00847C0D" w:rsidRDefault="00CC3326">
            <w:r>
              <w:rPr>
                <w:sz w:val="20"/>
                <w:szCs w:val="20"/>
              </w:rPr>
              <w:t>trecho_via</w:t>
            </w:r>
          </w:p>
        </w:tc>
        <w:tc>
          <w:tcPr>
            <w:tcW w:w="3200" w:type="dxa"/>
            <w:tcMar>
              <w:top w:w="70" w:type="dxa"/>
              <w:left w:w="90" w:type="dxa"/>
              <w:bottom w:w="70" w:type="dxa"/>
              <w:right w:w="90" w:type="dxa"/>
            </w:tcMar>
          </w:tcPr>
          <w:p w14:paraId="7975E6B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3B2143BD" w14:textId="77777777" w:rsidR="00847C0D" w:rsidRDefault="00CC3326">
            <w:del w:id="30098" w:author="Vitor Oliveira" w:date="2026-09-29T12:00:00Z">
              <w:r>
                <w:rPr>
                  <w:sz w:val="20"/>
                  <w:szCs w:val="20"/>
                  <w:lang w:val="pt-BR"/>
                </w:rPr>
                <w:delText xml:space="preserve">Lugar a que cada leitura se refere;</w:delText>
              </w:r>
            </w:del>
            <w:ins w:id="30099" w:author="Vitor Oliveira" w:date="2026-09-29T12:00:00Z">
              <w:r>
                <w:rPr>
                  <w:sz w:val="20"/>
                  <w:szCs w:val="20"/>
                  <w:lang w:val="pt-BR"/>
                </w:rPr>
                <w:t xml:space="preserve">Lugar a que cada publicação se refere;</w:t>
              </w:r>
            </w:ins>
            <w:r>
              <w:rPr>
                <w:sz w:val="20"/>
                <w:szCs w:val="20"/>
                <w:lang w:val="pt-BR"/>
              </w:rPr>
              <w:t xml:space="preserve"> carga inicial com o recorte real do cadastro</w:t>
            </w:r>
          </w:p>
        </w:tc>
      </w:tr>
      <w:tr w:rsidR="006B1E66" w:rsidRPr="00CE1B46" w14:paraId="6FA90D88" w14:textId="77777777">
        <w:tc>
          <w:tcPr>
            <w:tcW w:w="2100" w:type="dxa"/>
            <w:tcMar>
              <w:top w:w="70" w:type="dxa"/>
              <w:left w:w="90" w:type="dxa"/>
              <w:bottom w:w="70" w:type="dxa"/>
              <w:right w:w="90" w:type="dxa"/>
            </w:tcMar>
          </w:tcPr>
          <w:p w14:paraId="0D909E6B" w14:textId="77777777" w:rsidR="00847C0D" w:rsidRDefault="00CC3326">
            <w:r>
              <w:rPr>
                <w:sz w:val="20"/>
                <w:szCs w:val="20"/>
              </w:rPr>
              <w:t>trecho_ponto</w:t>
            </w:r>
          </w:p>
        </w:tc>
        <w:tc>
          <w:tcPr>
            <w:tcW w:w="3200" w:type="dxa"/>
            <w:tcMar>
              <w:top w:w="70" w:type="dxa"/>
              <w:left w:w="90" w:type="dxa"/>
              <w:bottom w:w="70" w:type="dxa"/>
              <w:right w:w="90" w:type="dxa"/>
            </w:tcMar>
          </w:tcPr>
          <w:p w14:paraId="001A2280"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5AA41C0" w14:textId="77777777" w:rsidR="00847C0D" w:rsidRDefault="00CC3326">
            <w:r>
              <w:rPr>
                <w:sz w:val="20"/>
                <w:szCs w:val="20"/>
                <w:lang w:val="pt-BR"/>
              </w:rPr>
              <w:t>Pontos de luz afetados por uma leitura e trechos que cada ponto enxerga</w:t>
            </w:r>
          </w:p>
        </w:tc>
      </w:tr>
      <w:tr w:rsidR="006B1E66" w:rsidRPr="00CE1B46" w14:paraId="03D2435C" w14:textId="77777777">
        <w:tc>
          <w:tcPr>
            <w:tcW w:w="2100" w:type="dxa"/>
            <w:tcMar>
              <w:top w:w="70" w:type="dxa"/>
              <w:left w:w="90" w:type="dxa"/>
              <w:bottom w:w="70" w:type="dxa"/>
              <w:right w:w="90" w:type="dxa"/>
            </w:tcMar>
          </w:tcPr>
          <w:p w14:paraId="43791E1E" w14:textId="77777777" w:rsidR="00847C0D" w:rsidRDefault="00CC3326">
            <w:r>
              <w:rPr>
                <w:sz w:val="20"/>
                <w:szCs w:val="20"/>
              </w:rPr>
              <w:t>luminaria_referencia</w:t>
            </w:r>
          </w:p>
        </w:tc>
        <w:tc>
          <w:tcPr>
            <w:tcW w:w="3200" w:type="dxa"/>
            <w:tcMar>
              <w:top w:w="70" w:type="dxa"/>
              <w:left w:w="90" w:type="dxa"/>
              <w:bottom w:w="70" w:type="dxa"/>
              <w:right w:w="90" w:type="dxa"/>
            </w:tcMar>
          </w:tcPr>
          <w:p w14:paraId="18853466"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937FC2E" w14:textId="77777777" w:rsidR="00847C0D" w:rsidRDefault="00CC3326">
            <w:r>
              <w:rPr>
                <w:sz w:val="20"/>
                <w:szCs w:val="20"/>
                <w:lang w:val="pt-BR"/>
              </w:rPr>
              <w:t>Luminárias de 40 W e 440 W do Quadro 9, lidas pela estimativa de energia</w:t>
            </w:r>
          </w:p>
        </w:tc>
      </w:tr>
      <w:tr w:rsidR="006B1E66" w:rsidRPr="00CE1B46" w14:paraId="2ED12364" w14:textId="77777777">
        <w:tc>
          <w:tcPr>
            <w:tcW w:w="2100" w:type="dxa"/>
            <w:tcMar>
              <w:top w:w="70" w:type="dxa"/>
              <w:left w:w="90" w:type="dxa"/>
              <w:bottom w:w="70" w:type="dxa"/>
              <w:right w:w="90" w:type="dxa"/>
            </w:tcMar>
          </w:tcPr>
          <w:p w14:paraId="346EE150" w14:textId="77777777" w:rsidR="00847C0D" w:rsidRDefault="00CC3326">
            <w:r>
              <w:rPr>
                <w:sz w:val="20"/>
                <w:szCs w:val="20"/>
              </w:rPr>
              <w:t>evento_urbano</w:t>
            </w:r>
          </w:p>
        </w:tc>
        <w:tc>
          <w:tcPr>
            <w:tcW w:w="3200" w:type="dxa"/>
            <w:tcMar>
              <w:top w:w="70" w:type="dxa"/>
              <w:left w:w="90" w:type="dxa"/>
              <w:bottom w:w="70" w:type="dxa"/>
              <w:right w:w="90" w:type="dxa"/>
            </w:tcMar>
          </w:tcPr>
          <w:p w14:paraId="1CC67914" w14:textId="77777777" w:rsidR="00847C0D" w:rsidRDefault="00CC3326">
            <w:r>
              <w:rPr>
                <w:sz w:val="20"/>
                <w:szCs w:val="20"/>
                <w:lang w:val="pt-BR"/>
              </w:rPr>
              <w:t xml:space="preserve">Identificador; instantes de ocorrência e de recebimento; </w:t>
            </w:r>
            <w:del w:id="30094" w:author="Vitor Oliveira" w:date="2026-09-29T12:00:00Z">
              <w:r>
                <w:rPr>
                  <w:sz w:val="20"/>
                  <w:szCs w:val="20"/>
                  <w:lang w:val="pt-BR"/>
                </w:rPr>
                <w:delText xml:space="preserve">tipo em {leitura}; número de pessoas, inteiro não negativo; ocorrência em {segurança, trânsito}, nula quando não há;</w:delText>
              </w:r>
            </w:del>
            <w:ins w:id="30095" w:author="Vitor Oliveira" w:date="2026-09-29T12:00:00Z">
              <w:r>
                <w:rPr>
                  <w:sz w:val="20"/>
                  <w:szCs w:val="20"/>
                  <w:lang w:val="pt-BR"/>
                </w:rPr>
                <w:t xml:space="preserve">tipo em {volume, ocorrência}; média de pessoas, não negativa, e duração do período, de 1 s a 1 h, presentes só no volume; ocorrência em {segurança, trânsito, encerrada}, presente só na ocorrência;</w:t>
              </w:r>
            </w:ins>
            <w:r>
              <w:rPr>
                <w:sz w:val="20"/>
                <w:szCs w:val="20"/>
                <w:lang w:val="pt-BR"/>
              </w:rPr>
              <w:t xml:space="preserve">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051FC4E4" w14:textId="77777777" w:rsidR="00847C0D" w:rsidRDefault="00CC3326">
            <w:del w:id="30096" w:author="Vitor Oliveira" w:date="2026-09-29T12:00:00Z">
              <w:r>
                <w:rPr>
                  <w:sz w:val="20"/>
                  <w:szCs w:val="20"/>
                  <w:lang w:val="pt-BR"/>
                </w:rPr>
                <w:delText xml:space="preserve">Leitura do trecho publicada pela interface;</w:delText>
              </w:r>
            </w:del>
            <w:ins w:id="30097" w:author="Vitor Oliveira" w:date="2026-09-29T12:00:00Z">
              <w:r>
                <w:rPr>
                  <w:sz w:val="20"/>
                  <w:szCs w:val="20"/>
                  <w:lang w:val="pt-BR"/>
                </w:rPr>
                <w:t xml:space="preserve">Publicação do trecho pela interface;</w:t>
              </w:r>
            </w:ins>
            <w:r>
              <w:rPr>
                <w:sz w:val="20"/>
                <w:szCs w:val="20"/>
                <w:lang w:val="pt-BR"/>
              </w:rPr>
              <w:t xml:space="preserve"> cada inserção notifica o serviço de decisão, que decide na hora (RNF03)</w:t>
            </w:r>
          </w:p>
        </w:tc>
      </w:tr>
      <w:tr w:rsidR="006B1E66" w:rsidRPr="00CE1B46" w14:paraId="1F617283" w14:textId="77777777">
        <w:tc>
          <w:tcPr>
            <w:tcW w:w="2100" w:type="dxa"/>
            <w:tcMar>
              <w:top w:w="70" w:type="dxa"/>
              <w:left w:w="90" w:type="dxa"/>
              <w:bottom w:w="70" w:type="dxa"/>
              <w:right w:w="90" w:type="dxa"/>
            </w:tcMar>
          </w:tcPr>
          <w:p w14:paraId="28476E86" w14:textId="77777777" w:rsidR="00847C0D" w:rsidRDefault="00CC3326">
            <w:r>
              <w:rPr>
                <w:sz w:val="20"/>
                <w:szCs w:val="20"/>
              </w:rPr>
              <w:t>versao_base_regras</w:t>
            </w:r>
          </w:p>
        </w:tc>
        <w:tc>
          <w:tcPr>
            <w:tcW w:w="3200" w:type="dxa"/>
            <w:tcMar>
              <w:top w:w="70" w:type="dxa"/>
              <w:left w:w="90" w:type="dxa"/>
              <w:bottom w:w="70" w:type="dxa"/>
              <w:right w:w="90" w:type="dxa"/>
            </w:tcMar>
          </w:tcPr>
          <w:p w14:paraId="5767D130"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44D0F55B" w14:textId="77777777" w:rsidR="00847C0D" w:rsidRDefault="00CC3326">
            <w:r>
              <w:rPr>
                <w:sz w:val="20"/>
                <w:szCs w:val="20"/>
                <w:lang w:val="pt-BR"/>
              </w:rPr>
              <w:t>O serviço confere o hash ao iniciar e recusa operar com arquivo alterado sem nova versão (RNF04)</w:t>
            </w:r>
          </w:p>
        </w:tc>
      </w:tr>
      <w:tr w:rsidR="006B1E66" w:rsidRPr="00CE1B46" w14:paraId="48D6A141" w14:textId="77777777">
        <w:tc>
          <w:tcPr>
            <w:tcW w:w="2100" w:type="dxa"/>
            <w:tcMar>
              <w:top w:w="70" w:type="dxa"/>
              <w:left w:w="90" w:type="dxa"/>
              <w:bottom w:w="70" w:type="dxa"/>
              <w:right w:w="90" w:type="dxa"/>
            </w:tcMar>
          </w:tcPr>
          <w:p w14:paraId="7872C5E2" w14:textId="77777777" w:rsidR="00847C0D" w:rsidRDefault="00CC3326">
            <w:r>
              <w:rPr>
                <w:sz w:val="20"/>
                <w:szCs w:val="20"/>
              </w:rPr>
              <w:t>versao_modelo_previsao</w:t>
            </w:r>
          </w:p>
        </w:tc>
        <w:tc>
          <w:tcPr>
            <w:tcW w:w="3200" w:type="dxa"/>
            <w:tcMar>
              <w:top w:w="70" w:type="dxa"/>
              <w:left w:w="90" w:type="dxa"/>
              <w:bottom w:w="70" w:type="dxa"/>
              <w:right w:w="90" w:type="dxa"/>
            </w:tcMar>
          </w:tcPr>
          <w:p w14:paraId="661E5514"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4B2C259" w14:textId="77777777" w:rsidR="00847C0D" w:rsidRDefault="00CC3326">
            <w:r>
              <w:rPr>
                <w:sz w:val="20"/>
                <w:szCs w:val="20"/>
                <w:lang w:val="pt-BR"/>
              </w:rPr>
              <w:t>Versão da previsão que alimentou cada decisão (RNF04)</w:t>
            </w:r>
          </w:p>
        </w:tc>
      </w:tr>
      <w:tr w:rsidR="006B1E66" w:rsidRPr="00CE1B46" w14:paraId="5CCE9373" w14:textId="77777777">
        <w:tc>
          <w:tcPr>
            <w:tcW w:w="2100" w:type="dxa"/>
            <w:tcMar>
              <w:top w:w="70" w:type="dxa"/>
              <w:left w:w="90" w:type="dxa"/>
              <w:bottom w:w="70" w:type="dxa"/>
              <w:right w:w="90" w:type="dxa"/>
            </w:tcMar>
          </w:tcPr>
          <w:p w14:paraId="6CF51B0B" w14:textId="77777777" w:rsidR="00847C0D" w:rsidRDefault="00CC3326">
            <w:r>
              <w:rPr>
                <w:sz w:val="20"/>
                <w:szCs w:val="20"/>
              </w:rPr>
              <w:t>execucao_cenario</w:t>
            </w:r>
          </w:p>
        </w:tc>
        <w:tc>
          <w:tcPr>
            <w:tcW w:w="3200" w:type="dxa"/>
            <w:tcMar>
              <w:top w:w="70" w:type="dxa"/>
              <w:left w:w="90" w:type="dxa"/>
              <w:bottom w:w="70" w:type="dxa"/>
              <w:right w:w="90" w:type="dxa"/>
            </w:tcMar>
          </w:tcPr>
          <w:p w14:paraId="121B6C6F"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11BA67B" w14:textId="77777777" w:rsidR="00847C0D" w:rsidRDefault="00CC3326">
            <w:r>
              <w:rPr>
                <w:sz w:val="20"/>
                <w:szCs w:val="20"/>
                <w:lang w:val="pt-BR"/>
              </w:rPr>
              <w:t>Separa as execuções da suíte (RF10) e os modos comparados para H3</w:t>
            </w:r>
          </w:p>
        </w:tc>
      </w:tr>
      <w:tr w:rsidR="006B1E66" w:rsidRPr="00CE1B46" w14:paraId="178A9E0C" w14:textId="77777777">
        <w:tc>
          <w:tcPr>
            <w:tcW w:w="2100" w:type="dxa"/>
            <w:tcMar>
              <w:top w:w="70" w:type="dxa"/>
              <w:left w:w="90" w:type="dxa"/>
              <w:bottom w:w="70" w:type="dxa"/>
              <w:right w:w="90" w:type="dxa"/>
            </w:tcMar>
          </w:tcPr>
          <w:p w14:paraId="7BFB89A7" w14:textId="77777777" w:rsidR="00847C0D" w:rsidRDefault="00CC3326">
            <w:r>
              <w:rPr>
                <w:sz w:val="20"/>
                <w:szCs w:val="20"/>
              </w:rPr>
              <w:t>decisao</w:t>
            </w:r>
          </w:p>
        </w:tc>
        <w:tc>
          <w:tcPr>
            <w:tcW w:w="3200" w:type="dxa"/>
            <w:tcMar>
              <w:top w:w="70" w:type="dxa"/>
              <w:left w:w="90" w:type="dxa"/>
              <w:bottom w:w="70" w:type="dxa"/>
              <w:right w:w="90" w:type="dxa"/>
            </w:tcMar>
          </w:tcPr>
          <w:p w14:paraId="7BDCB490"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5D0803E7" w14:textId="77777777" w:rsidR="00847C0D" w:rsidRDefault="00CC3326">
            <w:r>
              <w:rPr>
                <w:sz w:val="20"/>
                <w:szCs w:val="20"/>
                <w:lang w:val="pt-BR"/>
              </w:rPr>
              <w:t>Núcleo do registro de auditoria</w:t>
            </w:r>
          </w:p>
        </w:tc>
      </w:tr>
      <w:tr w:rsidR="006B1E66" w:rsidRPr="00CE1B46" w14:paraId="494E885B" w14:textId="77777777">
        <w:tc>
          <w:tcPr>
            <w:tcW w:w="2100" w:type="dxa"/>
            <w:tcMar>
              <w:top w:w="70" w:type="dxa"/>
              <w:left w:w="90" w:type="dxa"/>
              <w:bottom w:w="70" w:type="dxa"/>
              <w:right w:w="90" w:type="dxa"/>
            </w:tcMar>
          </w:tcPr>
          <w:p w14:paraId="3BDDDFC4" w14:textId="77777777" w:rsidR="00847C0D" w:rsidRDefault="00CC3326">
            <w:r>
              <w:rPr>
                <w:sz w:val="20"/>
                <w:szCs w:val="20"/>
              </w:rPr>
              <w:t>decisao_evento</w:t>
            </w:r>
          </w:p>
        </w:tc>
        <w:tc>
          <w:tcPr>
            <w:tcW w:w="3200" w:type="dxa"/>
            <w:tcMar>
              <w:top w:w="70" w:type="dxa"/>
              <w:left w:w="90" w:type="dxa"/>
              <w:bottom w:w="70" w:type="dxa"/>
              <w:right w:w="90" w:type="dxa"/>
            </w:tcMar>
          </w:tcPr>
          <w:p w14:paraId="49DE3EE4"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6E1F7EC0" w14:textId="77777777" w:rsidR="00847C0D" w:rsidRDefault="00CC3326">
            <w:r>
              <w:rPr>
                <w:sz w:val="20"/>
                <w:szCs w:val="20"/>
                <w:lang w:val="pt-BR"/>
              </w:rPr>
              <w:t>Eventos em que cada decisão se apoiou, na relação de muitos para muitos</w:t>
            </w:r>
          </w:p>
        </w:tc>
      </w:tr>
      <w:tr w:rsidR="006B1E66" w:rsidRPr="00CE1B46" w14:paraId="3167AB65" w14:textId="77777777">
        <w:tc>
          <w:tcPr>
            <w:tcW w:w="2100" w:type="dxa"/>
            <w:tcMar>
              <w:top w:w="70" w:type="dxa"/>
              <w:left w:w="90" w:type="dxa"/>
              <w:bottom w:w="70" w:type="dxa"/>
              <w:right w:w="90" w:type="dxa"/>
            </w:tcMar>
          </w:tcPr>
          <w:p w14:paraId="64D1E798" w14:textId="77777777" w:rsidR="00847C0D" w:rsidRDefault="00CC3326">
            <w:r>
              <w:rPr>
                <w:sz w:val="20"/>
                <w:szCs w:val="20"/>
              </w:rPr>
              <w:t>sessao_medicao</w:t>
            </w:r>
          </w:p>
        </w:tc>
        <w:tc>
          <w:tcPr>
            <w:tcW w:w="3200" w:type="dxa"/>
            <w:tcMar>
              <w:top w:w="70" w:type="dxa"/>
              <w:left w:w="90" w:type="dxa"/>
              <w:bottom w:w="70" w:type="dxa"/>
              <w:right w:w="90" w:type="dxa"/>
            </w:tcMar>
          </w:tcPr>
          <w:p w14:paraId="63AE9892"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3C1FF786" w14:textId="77777777" w:rsidR="00847C0D" w:rsidRDefault="00CC3326">
            <w:r>
              <w:rPr>
                <w:sz w:val="20"/>
                <w:szCs w:val="20"/>
                <w:lang w:val="pt-BR"/>
              </w:rPr>
              <w:t>Residual subtraída das leituras e regra de descarte de 3.4.3</w:t>
            </w:r>
          </w:p>
        </w:tc>
      </w:tr>
      <w:tr w:rsidR="006B1E66" w:rsidRPr="00CE1B46" w14:paraId="3C04FF3F" w14:textId="77777777">
        <w:tc>
          <w:tcPr>
            <w:tcW w:w="2100" w:type="dxa"/>
            <w:tcMar>
              <w:top w:w="70" w:type="dxa"/>
              <w:left w:w="90" w:type="dxa"/>
              <w:bottom w:w="70" w:type="dxa"/>
              <w:right w:w="90" w:type="dxa"/>
            </w:tcMar>
          </w:tcPr>
          <w:p w14:paraId="712701C1" w14:textId="77777777" w:rsidR="00847C0D" w:rsidRDefault="00CC3326">
            <w:r>
              <w:rPr>
                <w:sz w:val="20"/>
                <w:szCs w:val="20"/>
              </w:rPr>
              <w:t>telemetria</w:t>
            </w:r>
          </w:p>
        </w:tc>
        <w:tc>
          <w:tcPr>
            <w:tcW w:w="3200" w:type="dxa"/>
            <w:tcMar>
              <w:top w:w="70" w:type="dxa"/>
              <w:left w:w="90" w:type="dxa"/>
              <w:bottom w:w="70" w:type="dxa"/>
              <w:right w:w="90" w:type="dxa"/>
            </w:tcMar>
          </w:tcPr>
          <w:p w14:paraId="007B2E92"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10B6486C" w14:textId="77777777" w:rsidR="00847C0D" w:rsidRDefault="00CC3326">
            <w:r>
              <w:rPr>
                <w:sz w:val="20"/>
                <w:szCs w:val="20"/>
                <w:lang w:val="pt-BR"/>
              </w:rPr>
              <w:t>Confirmação de cada decisão, na proporção de uma para uma</w:t>
            </w:r>
          </w:p>
        </w:tc>
      </w:tr>
      <w:tr w:rsidR="006B1E66" w:rsidRPr="00CE1B46" w14:paraId="64C5DBE5" w14:textId="77777777">
        <w:tc>
          <w:tcPr>
            <w:tcW w:w="2100" w:type="dxa"/>
            <w:tcMar>
              <w:top w:w="70" w:type="dxa"/>
              <w:left w:w="90" w:type="dxa"/>
              <w:bottom w:w="70" w:type="dxa"/>
              <w:right w:w="90" w:type="dxa"/>
            </w:tcMar>
          </w:tcPr>
          <w:p w14:paraId="26C0F914" w14:textId="77777777" w:rsidR="00847C0D" w:rsidRDefault="00CC3326">
            <w:r>
              <w:rPr>
                <w:sz w:val="20"/>
                <w:szCs w:val="20"/>
              </w:rPr>
              <w:t>calibracao</w:t>
            </w:r>
          </w:p>
        </w:tc>
        <w:tc>
          <w:tcPr>
            <w:tcW w:w="3200" w:type="dxa"/>
            <w:tcMar>
              <w:top w:w="70" w:type="dxa"/>
              <w:left w:w="90" w:type="dxa"/>
              <w:bottom w:w="70" w:type="dxa"/>
              <w:right w:w="90" w:type="dxa"/>
            </w:tcMar>
          </w:tcPr>
          <w:p w14:paraId="542046B0"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544A048" w14:textId="77777777" w:rsidR="00847C0D" w:rsidRDefault="00CC3326">
            <w:r>
              <w:rPr>
                <w:sz w:val="20"/>
                <w:szCs w:val="20"/>
                <w:lang w:val="pt-BR"/>
              </w:rPr>
              <w:t>Varredura de 3.4.4; origem da tabela do firmware e da tolerância do diagnóstico</w:t>
            </w:r>
          </w:p>
        </w:tc>
      </w:tr>
      <w:tr w:rsidR="006B1E66" w:rsidRPr="00CE1B46" w14:paraId="2809EA00" w14:textId="77777777">
        <w:tc>
          <w:tcPr>
            <w:tcW w:w="2100" w:type="dxa"/>
            <w:tcMar>
              <w:top w:w="70" w:type="dxa"/>
              <w:left w:w="90" w:type="dxa"/>
              <w:bottom w:w="70" w:type="dxa"/>
              <w:right w:w="90" w:type="dxa"/>
            </w:tcMar>
          </w:tcPr>
          <w:p w14:paraId="1591D635" w14:textId="77777777" w:rsidR="00847C0D" w:rsidRDefault="00CC3326">
            <w:r>
              <w:rPr>
                <w:sz w:val="20"/>
                <w:szCs w:val="20"/>
              </w:rPr>
              <w:t>alerta_diagnostico</w:t>
            </w:r>
          </w:p>
        </w:tc>
        <w:tc>
          <w:tcPr>
            <w:tcW w:w="3200" w:type="dxa"/>
            <w:tcMar>
              <w:top w:w="70" w:type="dxa"/>
              <w:left w:w="90" w:type="dxa"/>
              <w:bottom w:w="70" w:type="dxa"/>
              <w:right w:w="90" w:type="dxa"/>
            </w:tcMar>
          </w:tcPr>
          <w:p w14:paraId="16D365F4"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6FB0C0B" w14:textId="77777777" w:rsidR="00847C0D" w:rsidRDefault="00CC3326">
            <w:r>
              <w:rPr>
                <w:sz w:val="20"/>
                <w:szCs w:val="20"/>
                <w:lang w:val="pt-BR"/>
              </w:rPr>
              <w:t>Alertas do RF11, abertos e encerrados pelo serviço</w:t>
            </w:r>
          </w:p>
        </w:tc>
      </w:tr>
    </w:tbl>
    <w:p w14:paraId="1F62B9F9" w14:textId="77777777" w:rsidR="00847C0D" w:rsidRDefault="00CC3326">
      <w:pPr>
        <w:spacing w:before="130" w:after="260"/>
      </w:pPr>
      <w:r>
        <w:rPr>
          <w:sz w:val="20"/>
          <w:szCs w:val="20"/>
          <w:lang w:val="pt-BR"/>
        </w:rPr>
        <w:t>Fonte: Elaborado pelos autores (2026).</w:t>
      </w:r>
    </w:p>
    <w:p w14:paraId="2985533C"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7AD6ED19" w14:textId="77777777" w:rsidR="00E01C3A" w:rsidRDefault="00CC3326">
      <w:pPr>
        <w:pStyle w:val="Heading2"/>
        <w:spacing w:before="360" w:after="240" w:line="360" w:lineRule="auto"/>
        <w:rPr>
          <w:lang w:val="pt-BR"/>
        </w:rPr>
      </w:pPr>
      <w:bookmarkStart w:id="56" w:name="_Toc241450141"/>
      <w:r>
        <w:rPr>
          <w:lang w:val="pt-BR"/>
        </w:rPr>
        <w:t>4.8 Especificação dos casos de teste</w:t>
      </w:r>
      <w:bookmarkEnd w:id="56"/>
    </w:p>
    <w:p w14:paraId="2252E327"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60E10770"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16534DC6" w14:textId="77777777">
        <w:trPr>
          <w:tblHeader/>
        </w:trPr>
        <w:tc>
          <w:tcPr>
            <w:tcW w:w="850" w:type="dxa"/>
            <w:shd w:val="clear" w:color="auto" w:fill="EDEDED"/>
            <w:tcMar>
              <w:top w:w="70" w:type="dxa"/>
              <w:left w:w="90" w:type="dxa"/>
              <w:bottom w:w="70" w:type="dxa"/>
              <w:right w:w="90" w:type="dxa"/>
            </w:tcMar>
          </w:tcPr>
          <w:p w14:paraId="33E73D56"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928EA6D"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1B63DCD"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076DB206" w14:textId="77777777" w:rsidR="00847C0D" w:rsidRDefault="00CC3326">
            <w:r>
              <w:rPr>
                <w:sz w:val="20"/>
                <w:szCs w:val="20"/>
              </w:rPr>
              <w:t>Resultado esperado</w:t>
            </w:r>
          </w:p>
        </w:tc>
      </w:tr>
      <w:tr w:rsidR="00E01C3A" w:rsidRPr="00CE1B46" w14:paraId="003E3FE9" w14:textId="77777777">
        <w:tc>
          <w:tcPr>
            <w:tcW w:w="850" w:type="dxa"/>
            <w:tcMar>
              <w:top w:w="70" w:type="dxa"/>
              <w:left w:w="90" w:type="dxa"/>
              <w:bottom w:w="70" w:type="dxa"/>
              <w:right w:w="90" w:type="dxa"/>
            </w:tcMar>
          </w:tcPr>
          <w:p w14:paraId="14DB643F" w14:textId="77777777" w:rsidR="00847C0D" w:rsidRDefault="00CC3326">
            <w:r>
              <w:rPr>
                <w:sz w:val="20"/>
                <w:szCs w:val="20"/>
              </w:rPr>
              <w:t>CT01</w:t>
            </w:r>
          </w:p>
        </w:tc>
        <w:tc>
          <w:tcPr>
            <w:tcW w:w="3500" w:type="dxa"/>
            <w:tcMar>
              <w:top w:w="70" w:type="dxa"/>
              <w:left w:w="90" w:type="dxa"/>
              <w:bottom w:w="70" w:type="dxa"/>
              <w:right w:w="90" w:type="dxa"/>
            </w:tcMar>
          </w:tcPr>
          <w:p w14:paraId="3FA18B05" w14:textId="77777777" w:rsidR="00847C0D" w:rsidRDefault="00CC3326">
            <w:r>
              <w:rPr>
                <w:sz w:val="20"/>
                <w:szCs w:val="20"/>
                <w:lang w:val="pt-BR"/>
              </w:rPr>
              <w:t>RF01, RNF08</w:t>
            </w:r>
          </w:p>
        </w:tc>
        <w:tc>
          <w:tcPr>
            <w:tcW w:w="1750" w:type="dxa"/>
            <w:tcMar>
              <w:top w:w="70" w:type="dxa"/>
              <w:left w:w="90" w:type="dxa"/>
              <w:bottom w:w="70" w:type="dxa"/>
              <w:right w:w="90" w:type="dxa"/>
            </w:tcMar>
          </w:tcPr>
          <w:p w14:paraId="335F1942" w14:textId="77777777" w:rsidR="00847C0D" w:rsidRDefault="00CC3326">
            <w:del w:id="30100" w:author="Vitor Oliveira" w:date="2026-09-29T12:00:00Z">
              <w:r>
                <w:rPr>
                  <w:sz w:val="20"/>
                  <w:szCs w:val="20"/>
                </w:rPr>
                <w:delText>Leitura com campo fora do contrato, número de pessoas negativo, trecho fora do cadastro ou sem chave de acesso</w:delText>
              </w:r>
            </w:del>
            <w:ins w:id="30101" w:author="Vitor Oliveira" w:date="2026-09-29T12:00:00Z">
              <w:r>
                <w:rPr>
                  <w:sz w:val="20"/>
                  <w:szCs w:val="20"/>
                </w:rPr>
                <w:t xml:space="preserve">Publicação com campo fora do contrato, média negativa, volume com ocorrência, trecho fora do cadastro, pacote com item inválido ou sem chave de acesso</w:t>
              </w:r>
            </w:ins>
          </w:p>
        </w:tc>
        <w:tc>
          <w:tcPr>
            <w:tcW w:w="2971" w:type="dxa"/>
            <w:tcMar>
              <w:top w:w="70" w:type="dxa"/>
              <w:left w:w="90" w:type="dxa"/>
              <w:bottom w:w="70" w:type="dxa"/>
              <w:right w:w="90" w:type="dxa"/>
            </w:tcMar>
          </w:tcPr>
          <w:p w14:paraId="6258B5AB" w14:textId="77777777" w:rsidR="00847C0D" w:rsidRDefault="00CC3326">
            <w:del w:id="30102" w:author="Vitor Oliveira" w:date="2026-09-29T12:00:00Z">
              <w:r>
                <w:rPr>
                  <w:sz w:val="20"/>
                  <w:szCs w:val="20"/>
                  <w:lang w:val="pt-BR"/>
                </w:rPr>
                <w:delText>Recusa com erro de validação ou de autenticação; nada é gravado</w:delText>
              </w:r>
            </w:del>
            <w:ins w:id="30103" w:author="Vitor Oliveira" w:date="2026-09-29T12:00:00Z">
              <w:r>
                <w:rPr>
                  <w:sz w:val="20"/>
                  <w:szCs w:val="20"/>
                  <w:lang w:val="pt-BR"/>
                </w:rPr>
                <w:t xml:space="preserve">Recusa com erro de validação ou de autenticação; no pacote, só o item inválido é recusado e os demais são gravados</w:t>
              </w:r>
            </w:ins>
          </w:p>
        </w:tc>
      </w:tr>
      <w:tr w:rsidR="00E01C3A" w:rsidRPr="00CE1B46" w14:paraId="20EC479F" w14:textId="77777777">
        <w:tc>
          <w:tcPr>
            <w:tcW w:w="850" w:type="dxa"/>
            <w:tcMar>
              <w:top w:w="70" w:type="dxa"/>
              <w:left w:w="90" w:type="dxa"/>
              <w:bottom w:w="70" w:type="dxa"/>
              <w:right w:w="90" w:type="dxa"/>
            </w:tcMar>
          </w:tcPr>
          <w:p w14:paraId="6F267880" w14:textId="77777777" w:rsidR="00847C0D" w:rsidRDefault="00CC3326">
            <w:r>
              <w:rPr>
                <w:sz w:val="20"/>
                <w:szCs w:val="20"/>
              </w:rPr>
              <w:t>CT02</w:t>
            </w:r>
          </w:p>
        </w:tc>
        <w:tc>
          <w:tcPr>
            <w:tcW w:w="3500" w:type="dxa"/>
            <w:tcMar>
              <w:top w:w="70" w:type="dxa"/>
              <w:left w:w="90" w:type="dxa"/>
              <w:bottom w:w="70" w:type="dxa"/>
              <w:right w:w="90" w:type="dxa"/>
            </w:tcMar>
          </w:tcPr>
          <w:p w14:paraId="31E9C2CF" w14:textId="77777777" w:rsidR="00847C0D" w:rsidRDefault="00CC3326">
            <w:r>
              <w:rPr>
                <w:sz w:val="20"/>
                <w:szCs w:val="20"/>
                <w:lang w:val="pt-BR"/>
              </w:rPr>
              <w:t>RF02</w:t>
            </w:r>
          </w:p>
        </w:tc>
        <w:tc>
          <w:tcPr>
            <w:tcW w:w="1750" w:type="dxa"/>
            <w:tcMar>
              <w:top w:w="70" w:type="dxa"/>
              <w:left w:w="90" w:type="dxa"/>
              <w:bottom w:w="70" w:type="dxa"/>
              <w:right w:w="90" w:type="dxa"/>
            </w:tcMar>
          </w:tcPr>
          <w:p w14:paraId="6FE34E3F" w14:textId="77777777" w:rsidR="00847C0D" w:rsidRDefault="00CC3326">
            <w:del w:id="30104" w:author="Vitor Oliveira" w:date="2026-09-29T12:00:00Z">
              <w:r>
                <w:rPr>
                  <w:sz w:val="20"/>
                  <w:szCs w:val="20"/>
                </w:rPr>
                <w:delText xml:space="preserve">Histórico de leituras do trecho;</w:delText>
              </w:r>
            </w:del>
            <w:ins w:id="30105" w:author="Vitor Oliveira" w:date="2026-09-29T12:00:00Z">
              <w:r>
                <w:rPr>
                  <w:sz w:val="20"/>
                  <w:szCs w:val="20"/>
                </w:rPr>
                <w:t xml:space="preserve">Histórico de volumes do trecho;</w:t>
              </w:r>
            </w:ins>
            <w:r>
              <w:rPr>
                <w:sz w:val="20"/>
                <w:szCs w:val="20"/>
              </w:rPr>
              <w:t xml:space="preserve"> histórico incompleto</w:t>
            </w:r>
          </w:p>
        </w:tc>
        <w:tc>
          <w:tcPr>
            <w:tcW w:w="2971" w:type="dxa"/>
            <w:tcMar>
              <w:top w:w="70" w:type="dxa"/>
              <w:left w:w="90" w:type="dxa"/>
              <w:bottom w:w="70" w:type="dxa"/>
              <w:right w:w="90" w:type="dxa"/>
            </w:tcMar>
          </w:tcPr>
          <w:p w14:paraId="7E3DB8ED" w14:textId="77777777" w:rsidR="00847C0D" w:rsidRDefault="00CC3326">
            <w:r>
              <w:rPr>
                <w:sz w:val="20"/>
                <w:szCs w:val="20"/>
                <w:lang w:val="pt-BR"/>
              </w:rPr>
              <w:t>Previsão entre 0 e 1 que acompanha o patamar do histórico; sem histórico, persistência</w:t>
            </w:r>
          </w:p>
        </w:tc>
      </w:tr>
      <w:tr w:rsidR="00E01C3A" w:rsidRPr="00CE1B46" w14:paraId="2DACA97C" w14:textId="77777777">
        <w:tc>
          <w:tcPr>
            <w:tcW w:w="850" w:type="dxa"/>
            <w:tcMar>
              <w:top w:w="70" w:type="dxa"/>
              <w:left w:w="90" w:type="dxa"/>
              <w:bottom w:w="70" w:type="dxa"/>
              <w:right w:w="90" w:type="dxa"/>
            </w:tcMar>
          </w:tcPr>
          <w:p w14:paraId="23846B6A" w14:textId="77777777" w:rsidR="00847C0D" w:rsidRDefault="00CC3326">
            <w:r>
              <w:rPr>
                <w:sz w:val="20"/>
                <w:szCs w:val="20"/>
              </w:rPr>
              <w:t>CT03</w:t>
            </w:r>
          </w:p>
        </w:tc>
        <w:tc>
          <w:tcPr>
            <w:tcW w:w="3500" w:type="dxa"/>
            <w:tcMar>
              <w:top w:w="70" w:type="dxa"/>
              <w:left w:w="90" w:type="dxa"/>
              <w:bottom w:w="70" w:type="dxa"/>
              <w:right w:w="90" w:type="dxa"/>
            </w:tcMar>
          </w:tcPr>
          <w:p w14:paraId="2A199461" w14:textId="77777777" w:rsidR="00847C0D" w:rsidRDefault="00CC3326">
            <w:r>
              <w:rPr>
                <w:sz w:val="20"/>
                <w:szCs w:val="20"/>
                <w:lang w:val="pt-BR"/>
              </w:rPr>
              <w:t>RF03, RNF05</w:t>
            </w:r>
          </w:p>
        </w:tc>
        <w:tc>
          <w:tcPr>
            <w:tcW w:w="1750" w:type="dxa"/>
            <w:tcMar>
              <w:top w:w="70" w:type="dxa"/>
              <w:left w:w="90" w:type="dxa"/>
              <w:bottom w:w="70" w:type="dxa"/>
              <w:right w:w="90" w:type="dxa"/>
            </w:tcMar>
          </w:tcPr>
          <w:p w14:paraId="325E2308"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6072C2EB" w14:textId="77777777" w:rsidR="00847C0D" w:rsidRDefault="00CC3326">
            <w:del w:id="30106" w:author="Vitor Oliveira" w:date="2026-09-29T12:00:00Z">
              <w:r>
                <w:rPr>
                  <w:sz w:val="20"/>
                  <w:szCs w:val="20"/>
                  <w:lang w:val="pt-BR"/>
                </w:rPr>
                <w:delText>Seis regras, todas com origem declarada e legíveis em linguagem natural; nenhuma regra de atenuação sem via vazia e sem ausência de ocorrência</w:delText>
              </w:r>
            </w:del>
            <w:ins w:id="30107" w:author="Vitor Oliveira" w:date="2026-09-29T12:00:00Z">
              <w:r>
                <w:rPr>
                  <w:sz w:val="20"/>
                  <w:szCs w:val="20"/>
                  <w:lang w:val="pt-BR"/>
                </w:rPr>
                <w:t xml:space="preserve">Sete regras, todas com origem declarada e legíveis em linguagem natural; nenhuma regra que desça de classe sem ausência de ocorrência; saída em três degraus de classe</w:t>
              </w:r>
            </w:ins>
          </w:p>
        </w:tc>
      </w:tr>
      <w:tr w:rsidR="00E01C3A" w:rsidRPr="00CE1B46" w14:paraId="726A1433" w14:textId="77777777">
        <w:tc>
          <w:tcPr>
            <w:tcW w:w="850" w:type="dxa"/>
            <w:tcMar>
              <w:top w:w="70" w:type="dxa"/>
              <w:left w:w="90" w:type="dxa"/>
              <w:bottom w:w="70" w:type="dxa"/>
              <w:right w:w="90" w:type="dxa"/>
            </w:tcMar>
          </w:tcPr>
          <w:p w14:paraId="53EEB40A" w14:textId="77777777" w:rsidR="00847C0D" w:rsidRDefault="00CC3326">
            <w:r>
              <w:rPr>
                <w:sz w:val="20"/>
                <w:szCs w:val="20"/>
              </w:rPr>
              <w:t>CT04</w:t>
            </w:r>
          </w:p>
        </w:tc>
        <w:tc>
          <w:tcPr>
            <w:tcW w:w="3500" w:type="dxa"/>
            <w:tcMar>
              <w:top w:w="70" w:type="dxa"/>
              <w:left w:w="90" w:type="dxa"/>
              <w:bottom w:w="70" w:type="dxa"/>
              <w:right w:w="90" w:type="dxa"/>
            </w:tcMar>
          </w:tcPr>
          <w:p w14:paraId="077DD41B" w14:textId="77777777" w:rsidR="00847C0D" w:rsidRDefault="00CC3326">
            <w:r>
              <w:rPr>
                <w:sz w:val="20"/>
                <w:szCs w:val="20"/>
                <w:lang w:val="pt-BR"/>
              </w:rPr>
              <w:t>RF03</w:t>
            </w:r>
          </w:p>
        </w:tc>
        <w:tc>
          <w:tcPr>
            <w:tcW w:w="1750" w:type="dxa"/>
            <w:tcMar>
              <w:top w:w="70" w:type="dxa"/>
              <w:left w:w="90" w:type="dxa"/>
              <w:bottom w:w="70" w:type="dxa"/>
              <w:right w:w="90" w:type="dxa"/>
            </w:tcMar>
          </w:tcPr>
          <w:p w14:paraId="013EB594" w14:textId="77777777" w:rsidR="00847C0D" w:rsidRDefault="00CC3326">
            <w:del w:id="30108" w:author="Vitor Oliveira" w:date="2026-09-29T12:00:00Z">
              <w:r>
                <w:rPr>
                  <w:sz w:val="20"/>
                  <w:szCs w:val="20"/>
                </w:rPr>
                <w:delText>Ocorrência reportada, ou um único pedestre no trecho, com previsão baixa, na madrugada e no início da noite</w:delText>
              </w:r>
            </w:del>
            <w:ins w:id="30109" w:author="Vitor Oliveira" w:date="2026-09-29T12:00:00Z">
              <w:r>
                <w:rPr>
                  <w:sz w:val="20"/>
                  <w:szCs w:val="20"/>
                </w:rPr>
                <w:t xml:space="preserve">Ocorrência reportada com volume baixo ou médio, na madrugada e no início da noite</w:t>
              </w:r>
            </w:ins>
          </w:p>
        </w:tc>
        <w:tc>
          <w:tcPr>
            <w:tcW w:w="2971" w:type="dxa"/>
            <w:tcMar>
              <w:top w:w="70" w:type="dxa"/>
              <w:left w:w="90" w:type="dxa"/>
              <w:bottom w:w="70" w:type="dxa"/>
              <w:right w:w="90" w:type="dxa"/>
            </w:tcMar>
          </w:tcPr>
          <w:p w14:paraId="5DC890DB" w14:textId="77777777" w:rsidR="00847C0D" w:rsidRDefault="00CC3326">
            <w:del w:id="30110" w:author="Vitor Oliveira" w:date="2026-09-29T12:00:00Z">
              <w:r>
                <w:rPr>
                  <w:sz w:val="20"/>
                  <w:szCs w:val="20"/>
                  <w:lang w:val="pt-BR"/>
                </w:rPr>
                <w:delText>Nível pretendido acima de 0,9: a evidência de risco ou de pedestre não é diluída</w:delText>
              </w:r>
            </w:del>
            <w:ins w:id="30111" w:author="Vitor Oliveira" w:date="2026-09-29T12:00:00Z">
              <w:r>
                <w:rPr>
                  <w:sz w:val="20"/>
                  <w:szCs w:val="20"/>
                  <w:lang w:val="pt-BR"/>
                </w:rPr>
                <w:t xml:space="preserve">Nível pretendido igual ao da classe da via: a evidência de risco não é diluída</w:t>
              </w:r>
            </w:ins>
          </w:p>
        </w:tc>
      </w:tr>
      <w:tr w:rsidR="00E01C3A" w:rsidRPr="00CE1B46" w14:paraId="7C5E7453" w14:textId="77777777">
        <w:tc>
          <w:tcPr>
            <w:tcW w:w="850" w:type="dxa"/>
            <w:tcMar>
              <w:top w:w="70" w:type="dxa"/>
              <w:left w:w="90" w:type="dxa"/>
              <w:bottom w:w="70" w:type="dxa"/>
              <w:right w:w="90" w:type="dxa"/>
            </w:tcMar>
          </w:tcPr>
          <w:p w14:paraId="6A95CA62" w14:textId="77777777" w:rsidR="00847C0D" w:rsidRDefault="00CC3326">
            <w:r>
              <w:rPr>
                <w:sz w:val="20"/>
                <w:szCs w:val="20"/>
              </w:rPr>
              <w:t>CT05</w:t>
            </w:r>
          </w:p>
        </w:tc>
        <w:tc>
          <w:tcPr>
            <w:tcW w:w="3500" w:type="dxa"/>
            <w:tcMar>
              <w:top w:w="70" w:type="dxa"/>
              <w:left w:w="90" w:type="dxa"/>
              <w:bottom w:w="70" w:type="dxa"/>
              <w:right w:w="90" w:type="dxa"/>
            </w:tcMar>
          </w:tcPr>
          <w:p w14:paraId="0F81F42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77F90B9"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3DFD0EA" w14:textId="77777777" w:rsidR="00847C0D" w:rsidRDefault="00CC3326">
            <w:r>
              <w:rPr>
                <w:sz w:val="20"/>
                <w:szCs w:val="20"/>
                <w:lang w:val="pt-BR"/>
              </w:rPr>
              <w:t>Zero violações de piso e de taxa; nível emitido nunca inferior ao pretendido</w:t>
            </w:r>
          </w:p>
        </w:tc>
      </w:tr>
      <w:tr w:rsidR="00E01C3A" w:rsidRPr="00CE1B46" w14:paraId="64149F3D" w14:textId="77777777">
        <w:tc>
          <w:tcPr>
            <w:tcW w:w="850" w:type="dxa"/>
            <w:tcMar>
              <w:top w:w="70" w:type="dxa"/>
              <w:left w:w="90" w:type="dxa"/>
              <w:bottom w:w="70" w:type="dxa"/>
              <w:right w:w="90" w:type="dxa"/>
            </w:tcMar>
          </w:tcPr>
          <w:p w14:paraId="4EA193C1" w14:textId="77777777" w:rsidR="00847C0D" w:rsidRDefault="00CC3326">
            <w:r>
              <w:rPr>
                <w:sz w:val="20"/>
                <w:szCs w:val="20"/>
              </w:rPr>
              <w:t>CT06</w:t>
            </w:r>
          </w:p>
        </w:tc>
        <w:tc>
          <w:tcPr>
            <w:tcW w:w="3500" w:type="dxa"/>
            <w:tcMar>
              <w:top w:w="70" w:type="dxa"/>
              <w:left w:w="90" w:type="dxa"/>
              <w:bottom w:w="70" w:type="dxa"/>
              <w:right w:w="90" w:type="dxa"/>
            </w:tcMar>
          </w:tcPr>
          <w:p w14:paraId="27AE39D7" w14:textId="77777777" w:rsidR="00847C0D" w:rsidRDefault="00CC3326">
            <w:r>
              <w:rPr>
                <w:sz w:val="20"/>
                <w:szCs w:val="20"/>
                <w:lang w:val="pt-BR"/>
              </w:rPr>
              <w:t>RNF02</w:t>
            </w:r>
          </w:p>
        </w:tc>
        <w:tc>
          <w:tcPr>
            <w:tcW w:w="1750" w:type="dxa"/>
            <w:tcMar>
              <w:top w:w="70" w:type="dxa"/>
              <w:left w:w="90" w:type="dxa"/>
              <w:bottom w:w="70" w:type="dxa"/>
              <w:right w:w="90" w:type="dxa"/>
            </w:tcMar>
          </w:tcPr>
          <w:p w14:paraId="61EDC811" w14:textId="77777777" w:rsidR="00847C0D" w:rsidRDefault="00CC3326">
            <w:del w:id="30112" w:author="Vitor Oliveira" w:date="2026-09-29T12:00:00Z">
              <w:r>
                <w:rPr>
                  <w:sz w:val="20"/>
                  <w:szCs w:val="20"/>
                </w:rPr>
                <w:delText>Via vazia com previsão baixa, a partir do pleno</w:delText>
              </w:r>
            </w:del>
            <w:ins w:id="30113" w:author="Vitor Oliveira" w:date="2026-09-29T12:00:00Z">
              <w:r>
                <w:rPr>
                  <w:sz w:val="20"/>
                  <w:szCs w:val="20"/>
                </w:rPr>
                <w:t xml:space="preserve">Volume baixo com previsão baixa, a partir do pleno</w:t>
              </w:r>
            </w:ins>
          </w:p>
        </w:tc>
        <w:tc>
          <w:tcPr>
            <w:tcW w:w="2971" w:type="dxa"/>
            <w:tcMar>
              <w:top w:w="70" w:type="dxa"/>
              <w:left w:w="90" w:type="dxa"/>
              <w:bottom w:w="70" w:type="dxa"/>
              <w:right w:w="90" w:type="dxa"/>
            </w:tcMar>
          </w:tcPr>
          <w:p w14:paraId="7A2121A5" w14:textId="77777777" w:rsidR="00847C0D" w:rsidRDefault="00CC3326">
            <w:r>
              <w:rPr>
                <w:sz w:val="20"/>
                <w:szCs w:val="20"/>
                <w:lang w:val="pt-BR"/>
              </w:rPr>
              <w:t>Descida até o piso em no mínimo cinco minutos</w:t>
            </w:r>
          </w:p>
        </w:tc>
      </w:tr>
      <w:tr w:rsidR="00E01C3A" w:rsidRPr="00CE1B46" w14:paraId="63C14F1A" w14:textId="77777777">
        <w:tc>
          <w:tcPr>
            <w:tcW w:w="850" w:type="dxa"/>
            <w:tcMar>
              <w:top w:w="70" w:type="dxa"/>
              <w:left w:w="90" w:type="dxa"/>
              <w:bottom w:w="70" w:type="dxa"/>
              <w:right w:w="90" w:type="dxa"/>
            </w:tcMar>
          </w:tcPr>
          <w:p w14:paraId="062DE15F" w14:textId="77777777" w:rsidR="00847C0D" w:rsidRDefault="00CC3326">
            <w:r>
              <w:rPr>
                <w:sz w:val="20"/>
                <w:szCs w:val="20"/>
              </w:rPr>
              <w:t>CT07</w:t>
            </w:r>
          </w:p>
        </w:tc>
        <w:tc>
          <w:tcPr>
            <w:tcW w:w="3500" w:type="dxa"/>
            <w:tcMar>
              <w:top w:w="70" w:type="dxa"/>
              <w:left w:w="90" w:type="dxa"/>
              <w:bottom w:w="70" w:type="dxa"/>
              <w:right w:w="90" w:type="dxa"/>
            </w:tcMar>
          </w:tcPr>
          <w:p w14:paraId="292BB6C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D10C6A5"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57A15832" w14:textId="77777777" w:rsidR="00847C0D" w:rsidRDefault="00CC3326">
            <w:r>
              <w:rPr>
                <w:sz w:val="20"/>
                <w:szCs w:val="20"/>
                <w:lang w:val="pt-BR"/>
              </w:rPr>
              <w:t>Rampa recomeça do pleno, e não do último nível gravado</w:t>
            </w:r>
          </w:p>
        </w:tc>
      </w:tr>
      <w:tr w:rsidR="00E01C3A" w:rsidRPr="00CE1B46" w14:paraId="6AF69F0D" w14:textId="77777777">
        <w:tc>
          <w:tcPr>
            <w:tcW w:w="850" w:type="dxa"/>
            <w:tcMar>
              <w:top w:w="70" w:type="dxa"/>
              <w:left w:w="90" w:type="dxa"/>
              <w:bottom w:w="70" w:type="dxa"/>
              <w:right w:w="90" w:type="dxa"/>
            </w:tcMar>
          </w:tcPr>
          <w:p w14:paraId="0A048997" w14:textId="77777777" w:rsidR="00847C0D" w:rsidRDefault="00CC3326">
            <w:r>
              <w:rPr>
                <w:sz w:val="20"/>
                <w:szCs w:val="20"/>
              </w:rPr>
              <w:t>CT08</w:t>
            </w:r>
          </w:p>
        </w:tc>
        <w:tc>
          <w:tcPr>
            <w:tcW w:w="3500" w:type="dxa"/>
            <w:tcMar>
              <w:top w:w="70" w:type="dxa"/>
              <w:left w:w="90" w:type="dxa"/>
              <w:bottom w:w="70" w:type="dxa"/>
              <w:right w:w="90" w:type="dxa"/>
            </w:tcMar>
          </w:tcPr>
          <w:p w14:paraId="6B1F23F8" w14:textId="77777777" w:rsidR="00847C0D" w:rsidRDefault="00CC3326">
            <w:r>
              <w:rPr>
                <w:sz w:val="20"/>
                <w:szCs w:val="20"/>
                <w:lang w:val="pt-BR"/>
              </w:rPr>
              <w:t>RF07, RNF04</w:t>
            </w:r>
          </w:p>
        </w:tc>
        <w:tc>
          <w:tcPr>
            <w:tcW w:w="1750" w:type="dxa"/>
            <w:tcMar>
              <w:top w:w="70" w:type="dxa"/>
              <w:left w:w="90" w:type="dxa"/>
              <w:bottom w:w="70" w:type="dxa"/>
              <w:right w:w="90" w:type="dxa"/>
            </w:tcMar>
          </w:tcPr>
          <w:p w14:paraId="24B3D130"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16CEE17" w14:textId="77777777" w:rsidR="00847C0D" w:rsidRDefault="00CC3326">
            <w:r>
              <w:rPr>
                <w:sz w:val="20"/>
                <w:szCs w:val="20"/>
                <w:lang w:val="pt-BR"/>
              </w:rPr>
              <w:t>Cadeia completa gravada, com versões da base e do modelo; serviço recusa operar com hash divergente</w:t>
            </w:r>
          </w:p>
        </w:tc>
      </w:tr>
      <w:tr w:rsidR="00E01C3A" w:rsidRPr="00CE1B46" w14:paraId="2A5A3261" w14:textId="77777777">
        <w:tc>
          <w:tcPr>
            <w:tcW w:w="850" w:type="dxa"/>
            <w:tcMar>
              <w:top w:w="70" w:type="dxa"/>
              <w:left w:w="90" w:type="dxa"/>
              <w:bottom w:w="70" w:type="dxa"/>
              <w:right w:w="90" w:type="dxa"/>
            </w:tcMar>
          </w:tcPr>
          <w:p w14:paraId="1240A67E" w14:textId="77777777" w:rsidR="00847C0D" w:rsidRDefault="00CC3326">
            <w:r>
              <w:rPr>
                <w:sz w:val="20"/>
                <w:szCs w:val="20"/>
              </w:rPr>
              <w:t>CT09</w:t>
            </w:r>
          </w:p>
        </w:tc>
        <w:tc>
          <w:tcPr>
            <w:tcW w:w="3500" w:type="dxa"/>
            <w:tcMar>
              <w:top w:w="70" w:type="dxa"/>
              <w:left w:w="90" w:type="dxa"/>
              <w:bottom w:w="70" w:type="dxa"/>
              <w:right w:w="90" w:type="dxa"/>
            </w:tcMar>
          </w:tcPr>
          <w:p w14:paraId="553FF17C" w14:textId="77777777" w:rsidR="00847C0D" w:rsidRDefault="00CC3326">
            <w:r>
              <w:rPr>
                <w:sz w:val="20"/>
                <w:szCs w:val="20"/>
                <w:lang w:val="pt-BR"/>
              </w:rPr>
              <w:t>RF07</w:t>
            </w:r>
          </w:p>
        </w:tc>
        <w:tc>
          <w:tcPr>
            <w:tcW w:w="1750" w:type="dxa"/>
            <w:tcMar>
              <w:top w:w="70" w:type="dxa"/>
              <w:left w:w="90" w:type="dxa"/>
              <w:bottom w:w="70" w:type="dxa"/>
              <w:right w:w="90" w:type="dxa"/>
            </w:tcMar>
          </w:tcPr>
          <w:p w14:paraId="1120075A"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14C6D15A" w14:textId="77777777" w:rsidR="00847C0D" w:rsidRDefault="00CC3326">
            <w:r>
              <w:rPr>
                <w:sz w:val="20"/>
                <w:szCs w:val="20"/>
                <w:lang w:val="pt-BR"/>
              </w:rPr>
              <w:t>Uma única telemetria por decisão; mensagem malformada descartada</w:t>
            </w:r>
          </w:p>
        </w:tc>
      </w:tr>
      <w:tr w:rsidR="00E01C3A" w:rsidRPr="00CE1B46" w14:paraId="49293D43" w14:textId="77777777">
        <w:tc>
          <w:tcPr>
            <w:tcW w:w="850" w:type="dxa"/>
            <w:tcMar>
              <w:top w:w="70" w:type="dxa"/>
              <w:left w:w="90" w:type="dxa"/>
              <w:bottom w:w="70" w:type="dxa"/>
              <w:right w:w="90" w:type="dxa"/>
            </w:tcMar>
          </w:tcPr>
          <w:p w14:paraId="614B6E0E" w14:textId="77777777" w:rsidR="00847C0D" w:rsidRDefault="00CC3326">
            <w:r>
              <w:rPr>
                <w:sz w:val="20"/>
                <w:szCs w:val="20"/>
              </w:rPr>
              <w:t>CT10</w:t>
            </w:r>
          </w:p>
        </w:tc>
        <w:tc>
          <w:tcPr>
            <w:tcW w:w="3500" w:type="dxa"/>
            <w:tcMar>
              <w:top w:w="70" w:type="dxa"/>
              <w:left w:w="90" w:type="dxa"/>
              <w:bottom w:w="70" w:type="dxa"/>
              <w:right w:w="90" w:type="dxa"/>
            </w:tcMar>
          </w:tcPr>
          <w:p w14:paraId="25C9FF7B" w14:textId="77777777" w:rsidR="00847C0D" w:rsidRDefault="00CC3326">
            <w:r>
              <w:rPr>
                <w:sz w:val="20"/>
                <w:szCs w:val="20"/>
                <w:lang w:val="pt-BR"/>
              </w:rPr>
              <w:t>RF09</w:t>
            </w:r>
          </w:p>
        </w:tc>
        <w:tc>
          <w:tcPr>
            <w:tcW w:w="1750" w:type="dxa"/>
            <w:tcMar>
              <w:top w:w="70" w:type="dxa"/>
              <w:left w:w="90" w:type="dxa"/>
              <w:bottom w:w="70" w:type="dxa"/>
              <w:right w:w="90" w:type="dxa"/>
            </w:tcMar>
          </w:tcPr>
          <w:p w14:paraId="515AD6D7" w14:textId="77777777" w:rsidR="00847C0D" w:rsidRDefault="00CC3326">
            <w:del w:id="30114" w:author="Vitor Oliveira" w:date="2026-09-29T12:00:00Z">
              <w:r>
                <w:rPr>
                  <w:sz w:val="20"/>
                  <w:szCs w:val="20"/>
                </w:rPr>
                <w:delText>Classe lida da tabela; classe não dimerizável</w:delText>
              </w:r>
            </w:del>
            <w:ins w:id="30115" w:author="Vitor Oliveira" w:date="2026-09-29T12:00:00Z">
              <w:r>
                <w:rPr>
                  <w:sz w:val="20"/>
                  <w:szCs w:val="20"/>
                </w:rPr>
                <w:t xml:space="preserve">Classe lida da tabela; classe não dimerizável; classes P3 e P4</w:t>
              </w:r>
            </w:ins>
          </w:p>
        </w:tc>
        <w:tc>
          <w:tcPr>
            <w:tcW w:w="2971" w:type="dxa"/>
            <w:tcMar>
              <w:top w:w="70" w:type="dxa"/>
              <w:left w:w="90" w:type="dxa"/>
              <w:bottom w:w="70" w:type="dxa"/>
              <w:right w:w="90" w:type="dxa"/>
            </w:tcMar>
          </w:tcPr>
          <w:p w14:paraId="24F0E90C" w14:textId="77777777" w:rsidR="00847C0D" w:rsidRDefault="00CC3326">
            <w:del w:id="30116" w:author="Vitor Oliveira" w:date="2026-09-29T12:00:00Z">
              <w:r>
                <w:rPr>
                  <w:sz w:val="20"/>
                  <w:szCs w:val="20"/>
                  <w:lang w:val="pt-BR"/>
                </w:rPr>
                <w:delText>Critério de P3 igual ao da tabela; piso pleno para classe não dimerizável</w:delText>
              </w:r>
            </w:del>
            <w:ins w:id="30117" w:author="Vitor Oliveira" w:date="2026-09-29T12:00:00Z">
              <w:r>
                <w:rPr>
                  <w:sz w:val="20"/>
                  <w:szCs w:val="20"/>
                  <w:lang w:val="pt-BR"/>
                </w:rPr>
                <w:t xml:space="preserve">Critério de P3 igual ao da tabela; piso pleno para classe não dimerizável; degraus P3, P4 e P5 e P4, P5 e P6 lidos da tabela</w:t>
              </w:r>
            </w:ins>
          </w:p>
        </w:tc>
      </w:tr>
      <w:tr w:rsidR="00E01C3A" w:rsidRPr="00CE1B46" w14:paraId="612D6A9F" w14:textId="77777777">
        <w:tc>
          <w:tcPr>
            <w:tcW w:w="850" w:type="dxa"/>
            <w:tcMar>
              <w:top w:w="70" w:type="dxa"/>
              <w:left w:w="90" w:type="dxa"/>
              <w:bottom w:w="70" w:type="dxa"/>
              <w:right w:w="90" w:type="dxa"/>
            </w:tcMar>
          </w:tcPr>
          <w:p w14:paraId="4E200D41" w14:textId="77777777" w:rsidR="00847C0D" w:rsidRDefault="00CC3326">
            <w:r>
              <w:rPr>
                <w:sz w:val="20"/>
                <w:szCs w:val="20"/>
              </w:rPr>
              <w:t>CT11</w:t>
            </w:r>
          </w:p>
        </w:tc>
        <w:tc>
          <w:tcPr>
            <w:tcW w:w="3500" w:type="dxa"/>
            <w:tcMar>
              <w:top w:w="70" w:type="dxa"/>
              <w:left w:w="90" w:type="dxa"/>
              <w:bottom w:w="70" w:type="dxa"/>
              <w:right w:w="90" w:type="dxa"/>
            </w:tcMar>
          </w:tcPr>
          <w:p w14:paraId="3EA94F41" w14:textId="77777777" w:rsidR="00847C0D" w:rsidRDefault="00CC3326">
            <w:r>
              <w:rPr>
                <w:sz w:val="20"/>
                <w:szCs w:val="20"/>
                <w:lang w:val="pt-BR"/>
              </w:rPr>
              <w:t>RF10</w:t>
            </w:r>
          </w:p>
        </w:tc>
        <w:tc>
          <w:tcPr>
            <w:tcW w:w="1750" w:type="dxa"/>
            <w:tcMar>
              <w:top w:w="70" w:type="dxa"/>
              <w:left w:w="90" w:type="dxa"/>
              <w:bottom w:w="70" w:type="dxa"/>
              <w:right w:w="90" w:type="dxa"/>
            </w:tcMar>
          </w:tcPr>
          <w:p w14:paraId="005245E3"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6F4FBDB3" w14:textId="77777777" w:rsidR="00847C0D" w:rsidRDefault="00CC3326">
            <w:r>
              <w:rPr>
                <w:sz w:val="20"/>
                <w:szCs w:val="20"/>
                <w:lang w:val="pt-BR"/>
              </w:rPr>
              <w:t>Cada execução enxerga só os próprios eventos; resultados idênticos</w:t>
            </w:r>
          </w:p>
        </w:tc>
      </w:tr>
      <w:tr w:rsidR="00E01C3A" w:rsidRPr="00CE1B46" w14:paraId="298F6776" w14:textId="77777777">
        <w:tc>
          <w:tcPr>
            <w:tcW w:w="850" w:type="dxa"/>
            <w:tcMar>
              <w:top w:w="70" w:type="dxa"/>
              <w:left w:w="90" w:type="dxa"/>
              <w:bottom w:w="70" w:type="dxa"/>
              <w:right w:w="90" w:type="dxa"/>
            </w:tcMar>
          </w:tcPr>
          <w:p w14:paraId="266041E3" w14:textId="77777777" w:rsidR="00847C0D" w:rsidRDefault="00CC3326">
            <w:r>
              <w:rPr>
                <w:sz w:val="20"/>
                <w:szCs w:val="20"/>
              </w:rPr>
              <w:t>CT12</w:t>
            </w:r>
          </w:p>
        </w:tc>
        <w:tc>
          <w:tcPr>
            <w:tcW w:w="3500" w:type="dxa"/>
            <w:tcMar>
              <w:top w:w="70" w:type="dxa"/>
              <w:left w:w="90" w:type="dxa"/>
              <w:bottom w:w="70" w:type="dxa"/>
              <w:right w:w="90" w:type="dxa"/>
            </w:tcMar>
          </w:tcPr>
          <w:p w14:paraId="55CC5910" w14:textId="77777777" w:rsidR="00847C0D" w:rsidRDefault="00CC3326">
            <w:r>
              <w:rPr>
                <w:sz w:val="20"/>
                <w:szCs w:val="20"/>
                <w:lang w:val="pt-BR"/>
              </w:rPr>
              <w:t>RF11</w:t>
            </w:r>
          </w:p>
        </w:tc>
        <w:tc>
          <w:tcPr>
            <w:tcW w:w="1750" w:type="dxa"/>
            <w:tcMar>
              <w:top w:w="70" w:type="dxa"/>
              <w:left w:w="90" w:type="dxa"/>
              <w:bottom w:w="70" w:type="dxa"/>
              <w:right w:w="90" w:type="dxa"/>
            </w:tcMar>
          </w:tcPr>
          <w:p w14:paraId="1B818C1D"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53E8EB15"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2C3C50C3" w14:textId="77777777">
        <w:tc>
          <w:tcPr>
            <w:tcW w:w="850" w:type="dxa"/>
            <w:tcMar>
              <w:top w:w="70" w:type="dxa"/>
              <w:left w:w="90" w:type="dxa"/>
              <w:bottom w:w="70" w:type="dxa"/>
              <w:right w:w="90" w:type="dxa"/>
            </w:tcMar>
          </w:tcPr>
          <w:p w14:paraId="7D80E3BE" w14:textId="77777777" w:rsidR="00847C0D" w:rsidRDefault="00CC3326">
            <w:r>
              <w:rPr>
                <w:sz w:val="20"/>
                <w:szCs w:val="20"/>
              </w:rPr>
              <w:t>CT13</w:t>
            </w:r>
          </w:p>
        </w:tc>
        <w:tc>
          <w:tcPr>
            <w:tcW w:w="3500" w:type="dxa"/>
            <w:tcMar>
              <w:top w:w="70" w:type="dxa"/>
              <w:left w:w="90" w:type="dxa"/>
              <w:bottom w:w="70" w:type="dxa"/>
              <w:right w:w="90" w:type="dxa"/>
            </w:tcMar>
          </w:tcPr>
          <w:p w14:paraId="54ADF3F9" w14:textId="77777777" w:rsidR="00847C0D" w:rsidRDefault="00CC3326">
            <w:r>
              <w:rPr>
                <w:sz w:val="20"/>
                <w:szCs w:val="20"/>
                <w:lang w:val="pt-BR"/>
              </w:rPr>
              <w:t>RF12</w:t>
            </w:r>
          </w:p>
        </w:tc>
        <w:tc>
          <w:tcPr>
            <w:tcW w:w="1750" w:type="dxa"/>
            <w:tcMar>
              <w:top w:w="70" w:type="dxa"/>
              <w:left w:w="90" w:type="dxa"/>
              <w:bottom w:w="70" w:type="dxa"/>
              <w:right w:w="90" w:type="dxa"/>
            </w:tcMar>
          </w:tcPr>
          <w:p w14:paraId="30756C5A"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3CA8AD2" w14:textId="77777777" w:rsidR="00847C0D" w:rsidRDefault="00CC3326">
            <w:r>
              <w:rPr>
                <w:sz w:val="20"/>
                <w:szCs w:val="20"/>
                <w:lang w:val="pt-BR"/>
              </w:rPr>
              <w:t>2,50 Wh a 40 W; razão entre regimes independente da potência</w:t>
            </w:r>
          </w:p>
        </w:tc>
      </w:tr>
      <w:tr w:rsidR="00E01C3A" w:rsidRPr="00CE1B46" w14:paraId="097E57B8" w14:textId="77777777">
        <w:tc>
          <w:tcPr>
            <w:tcW w:w="850" w:type="dxa"/>
            <w:tcMar>
              <w:top w:w="70" w:type="dxa"/>
              <w:left w:w="90" w:type="dxa"/>
              <w:bottom w:w="70" w:type="dxa"/>
              <w:right w:w="90" w:type="dxa"/>
            </w:tcMar>
          </w:tcPr>
          <w:p w14:paraId="20F324B4" w14:textId="77777777" w:rsidR="00847C0D" w:rsidRDefault="00CC3326">
            <w:r>
              <w:rPr>
                <w:sz w:val="20"/>
                <w:szCs w:val="20"/>
              </w:rPr>
              <w:t>CT14</w:t>
            </w:r>
          </w:p>
        </w:tc>
        <w:tc>
          <w:tcPr>
            <w:tcW w:w="3500" w:type="dxa"/>
            <w:tcMar>
              <w:top w:w="70" w:type="dxa"/>
              <w:left w:w="90" w:type="dxa"/>
              <w:bottom w:w="70" w:type="dxa"/>
              <w:right w:w="90" w:type="dxa"/>
            </w:tcMar>
          </w:tcPr>
          <w:p w14:paraId="2AD3DB65" w14:textId="77777777" w:rsidR="00847C0D" w:rsidRDefault="00CC3326">
            <w:r>
              <w:rPr>
                <w:sz w:val="20"/>
                <w:szCs w:val="20"/>
                <w:lang w:val="pt-BR"/>
              </w:rPr>
              <w:t>RF08</w:t>
            </w:r>
          </w:p>
        </w:tc>
        <w:tc>
          <w:tcPr>
            <w:tcW w:w="1750" w:type="dxa"/>
            <w:tcMar>
              <w:top w:w="70" w:type="dxa"/>
              <w:left w:w="90" w:type="dxa"/>
              <w:bottom w:w="70" w:type="dxa"/>
              <w:right w:w="90" w:type="dxa"/>
            </w:tcMar>
          </w:tcPr>
          <w:p w14:paraId="1C94688B"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047B4E7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796247A" w14:textId="77777777">
        <w:tc>
          <w:tcPr>
            <w:tcW w:w="850" w:type="dxa"/>
            <w:tcMar>
              <w:top w:w="70" w:type="dxa"/>
              <w:left w:w="90" w:type="dxa"/>
              <w:bottom w:w="70" w:type="dxa"/>
              <w:right w:w="90" w:type="dxa"/>
            </w:tcMar>
          </w:tcPr>
          <w:p w14:paraId="4EF7E690" w14:textId="77777777" w:rsidR="00847C0D" w:rsidRDefault="00CC3326">
            <w:r>
              <w:rPr>
                <w:sz w:val="20"/>
                <w:szCs w:val="20"/>
              </w:rPr>
              <w:t>CT15</w:t>
            </w:r>
          </w:p>
        </w:tc>
        <w:tc>
          <w:tcPr>
            <w:tcW w:w="3500" w:type="dxa"/>
            <w:tcMar>
              <w:top w:w="70" w:type="dxa"/>
              <w:left w:w="90" w:type="dxa"/>
              <w:bottom w:w="70" w:type="dxa"/>
              <w:right w:w="90" w:type="dxa"/>
            </w:tcMar>
          </w:tcPr>
          <w:p w14:paraId="17550F69" w14:textId="77777777" w:rsidR="00847C0D" w:rsidRDefault="00CC3326">
            <w:r>
              <w:rPr>
                <w:sz w:val="20"/>
                <w:szCs w:val="20"/>
                <w:lang w:val="pt-BR"/>
              </w:rPr>
              <w:t>RF05, RF06</w:t>
            </w:r>
          </w:p>
        </w:tc>
        <w:tc>
          <w:tcPr>
            <w:tcW w:w="1750" w:type="dxa"/>
            <w:tcMar>
              <w:top w:w="70" w:type="dxa"/>
              <w:left w:w="90" w:type="dxa"/>
              <w:bottom w:w="70" w:type="dxa"/>
              <w:right w:w="90" w:type="dxa"/>
            </w:tcMar>
          </w:tcPr>
          <w:p w14:paraId="353CF49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E80A064" w14:textId="77777777" w:rsidR="00847C0D" w:rsidRDefault="00CC3326">
            <w:r>
              <w:rPr>
                <w:sz w:val="20"/>
                <w:szCs w:val="20"/>
                <w:lang w:val="pt-BR"/>
              </w:rPr>
              <w:t>Ciclo de trabalho aplicado e iluminância medida correspondentes ao nível emitido</w:t>
            </w:r>
          </w:p>
        </w:tc>
      </w:tr>
      <w:tr w:rsidR="00E01C3A" w:rsidRPr="00CE1B46" w14:paraId="2DB0CA5D" w14:textId="77777777">
        <w:tc>
          <w:tcPr>
            <w:tcW w:w="850" w:type="dxa"/>
            <w:tcMar>
              <w:top w:w="70" w:type="dxa"/>
              <w:left w:w="90" w:type="dxa"/>
              <w:bottom w:w="70" w:type="dxa"/>
              <w:right w:w="90" w:type="dxa"/>
            </w:tcMar>
          </w:tcPr>
          <w:p w14:paraId="46021172" w14:textId="77777777" w:rsidR="00847C0D" w:rsidRDefault="00CC3326">
            <w:r>
              <w:rPr>
                <w:sz w:val="20"/>
                <w:szCs w:val="20"/>
              </w:rPr>
              <w:t>CT16</w:t>
            </w:r>
          </w:p>
        </w:tc>
        <w:tc>
          <w:tcPr>
            <w:tcW w:w="3500" w:type="dxa"/>
            <w:tcMar>
              <w:top w:w="70" w:type="dxa"/>
              <w:left w:w="90" w:type="dxa"/>
              <w:bottom w:w="70" w:type="dxa"/>
              <w:right w:w="90" w:type="dxa"/>
            </w:tcMar>
          </w:tcPr>
          <w:p w14:paraId="586413EF" w14:textId="77777777" w:rsidR="00847C0D" w:rsidRDefault="00CC3326">
            <w:r>
              <w:rPr>
                <w:sz w:val="20"/>
                <w:szCs w:val="20"/>
                <w:lang w:val="pt-BR"/>
              </w:rPr>
              <w:t>RF11</w:t>
            </w:r>
          </w:p>
        </w:tc>
        <w:tc>
          <w:tcPr>
            <w:tcW w:w="1750" w:type="dxa"/>
            <w:tcMar>
              <w:top w:w="70" w:type="dxa"/>
              <w:left w:w="90" w:type="dxa"/>
              <w:bottom w:w="70" w:type="dxa"/>
              <w:right w:w="90" w:type="dxa"/>
            </w:tcMar>
          </w:tcPr>
          <w:p w14:paraId="125DA9A5"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2E41CF0C" w14:textId="77777777" w:rsidR="00847C0D" w:rsidRDefault="00CC3326">
            <w:r>
              <w:rPr>
                <w:sz w:val="20"/>
                <w:szCs w:val="20"/>
                <w:lang w:val="pt-BR"/>
              </w:rPr>
              <w:t>Alerta de falha total aberto e encerrado ao religar</w:t>
            </w:r>
          </w:p>
        </w:tc>
      </w:tr>
      <w:tr w:rsidR="00E01C3A" w:rsidRPr="00CE1B46" w14:paraId="0C6F27A3" w14:textId="77777777">
        <w:tc>
          <w:tcPr>
            <w:tcW w:w="850" w:type="dxa"/>
            <w:tcMar>
              <w:top w:w="70" w:type="dxa"/>
              <w:left w:w="90" w:type="dxa"/>
              <w:bottom w:w="70" w:type="dxa"/>
              <w:right w:w="90" w:type="dxa"/>
            </w:tcMar>
          </w:tcPr>
          <w:p w14:paraId="725024CE" w14:textId="77777777" w:rsidR="00847C0D" w:rsidRDefault="00CC3326">
            <w:r>
              <w:rPr>
                <w:sz w:val="20"/>
                <w:szCs w:val="20"/>
              </w:rPr>
              <w:t>CT17</w:t>
            </w:r>
          </w:p>
        </w:tc>
        <w:tc>
          <w:tcPr>
            <w:tcW w:w="3500" w:type="dxa"/>
            <w:tcMar>
              <w:top w:w="70" w:type="dxa"/>
              <w:left w:w="90" w:type="dxa"/>
              <w:bottom w:w="70" w:type="dxa"/>
              <w:right w:w="90" w:type="dxa"/>
            </w:tcMar>
          </w:tcPr>
          <w:p w14:paraId="07A0D692" w14:textId="77777777" w:rsidR="00847C0D" w:rsidRDefault="00CC3326">
            <w:r>
              <w:rPr>
                <w:sz w:val="20"/>
                <w:szCs w:val="20"/>
                <w:lang w:val="pt-BR"/>
              </w:rPr>
              <w:t>RNF03</w:t>
            </w:r>
          </w:p>
        </w:tc>
        <w:tc>
          <w:tcPr>
            <w:tcW w:w="1750" w:type="dxa"/>
            <w:tcMar>
              <w:top w:w="70" w:type="dxa"/>
              <w:left w:w="90" w:type="dxa"/>
              <w:bottom w:w="70" w:type="dxa"/>
              <w:right w:w="90" w:type="dxa"/>
            </w:tcMar>
          </w:tcPr>
          <w:p w14:paraId="40544986"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7C957324" w14:textId="77777777" w:rsidR="00847C0D" w:rsidRDefault="00CC3326">
            <w:r>
              <w:rPr>
                <w:sz w:val="20"/>
                <w:szCs w:val="20"/>
                <w:lang w:val="pt-BR"/>
              </w:rPr>
              <w:t>Latência inferior a 2 s em todas as repetições</w:t>
            </w:r>
          </w:p>
        </w:tc>
      </w:tr>
      <w:tr w:rsidR="00E01C3A" w:rsidRPr="00CE1B46" w14:paraId="639976FB" w14:textId="77777777">
        <w:tc>
          <w:tcPr>
            <w:tcW w:w="850" w:type="dxa"/>
            <w:tcMar>
              <w:top w:w="70" w:type="dxa"/>
              <w:left w:w="90" w:type="dxa"/>
              <w:bottom w:w="70" w:type="dxa"/>
              <w:right w:w="90" w:type="dxa"/>
            </w:tcMar>
          </w:tcPr>
          <w:p w14:paraId="1F505FEC" w14:textId="77777777" w:rsidR="00847C0D" w:rsidRDefault="00CC3326">
            <w:r>
              <w:rPr>
                <w:sz w:val="20"/>
                <w:szCs w:val="20"/>
              </w:rPr>
              <w:t>CT18</w:t>
            </w:r>
          </w:p>
        </w:tc>
        <w:tc>
          <w:tcPr>
            <w:tcW w:w="3500" w:type="dxa"/>
            <w:tcMar>
              <w:top w:w="70" w:type="dxa"/>
              <w:left w:w="90" w:type="dxa"/>
              <w:bottom w:w="70" w:type="dxa"/>
              <w:right w:w="90" w:type="dxa"/>
            </w:tcMar>
          </w:tcPr>
          <w:p w14:paraId="697CB40D" w14:textId="77777777" w:rsidR="00847C0D" w:rsidRDefault="00CC3326">
            <w:r>
              <w:rPr>
                <w:sz w:val="20"/>
                <w:szCs w:val="20"/>
                <w:lang w:val="pt-BR"/>
              </w:rPr>
              <w:t>RNF07</w:t>
            </w:r>
          </w:p>
        </w:tc>
        <w:tc>
          <w:tcPr>
            <w:tcW w:w="1750" w:type="dxa"/>
            <w:tcMar>
              <w:top w:w="70" w:type="dxa"/>
              <w:left w:w="90" w:type="dxa"/>
              <w:bottom w:w="70" w:type="dxa"/>
              <w:right w:w="90" w:type="dxa"/>
            </w:tcMar>
          </w:tcPr>
          <w:p w14:paraId="70145653"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574094CE" w14:textId="77777777" w:rsidR="00847C0D" w:rsidRDefault="00CC3326">
            <w:r>
              <w:rPr>
                <w:sz w:val="20"/>
                <w:szCs w:val="20"/>
                <w:lang w:val="pt-BR"/>
              </w:rPr>
              <w:t>Nó no pleno em até 15 s, medido pelo sensor</w:t>
            </w:r>
          </w:p>
        </w:tc>
      </w:tr>
      <w:tr w:rsidR="00E01C3A" w:rsidRPr="00CE1B46" w14:paraId="763D9046" w14:textId="77777777">
        <w:tc>
          <w:tcPr>
            <w:tcW w:w="850" w:type="dxa"/>
            <w:tcMar>
              <w:top w:w="70" w:type="dxa"/>
              <w:left w:w="90" w:type="dxa"/>
              <w:bottom w:w="70" w:type="dxa"/>
              <w:right w:w="90" w:type="dxa"/>
            </w:tcMar>
          </w:tcPr>
          <w:p w14:paraId="1176545A" w14:textId="77777777" w:rsidR="00847C0D" w:rsidRDefault="00CC3326">
            <w:r>
              <w:rPr>
                <w:sz w:val="20"/>
                <w:szCs w:val="20"/>
              </w:rPr>
              <w:t>CT19</w:t>
            </w:r>
          </w:p>
        </w:tc>
        <w:tc>
          <w:tcPr>
            <w:tcW w:w="3500" w:type="dxa"/>
            <w:tcMar>
              <w:top w:w="70" w:type="dxa"/>
              <w:left w:w="90" w:type="dxa"/>
              <w:bottom w:w="70" w:type="dxa"/>
              <w:right w:w="90" w:type="dxa"/>
            </w:tcMar>
          </w:tcPr>
          <w:p w14:paraId="038EBA05" w14:textId="77777777" w:rsidR="00847C0D" w:rsidRDefault="00CC3326">
            <w:r>
              <w:rPr>
                <w:sz w:val="20"/>
                <w:szCs w:val="20"/>
                <w:lang w:val="pt-BR"/>
              </w:rPr>
              <w:t>RNF06</w:t>
            </w:r>
          </w:p>
        </w:tc>
        <w:tc>
          <w:tcPr>
            <w:tcW w:w="1750" w:type="dxa"/>
            <w:tcMar>
              <w:top w:w="70" w:type="dxa"/>
              <w:left w:w="90" w:type="dxa"/>
              <w:bottom w:w="70" w:type="dxa"/>
              <w:right w:w="90" w:type="dxa"/>
            </w:tcMar>
          </w:tcPr>
          <w:p w14:paraId="15830392"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5E2CC2E4" w14:textId="77777777" w:rsidR="00847C0D" w:rsidRDefault="00CC3326">
            <w:r>
              <w:rPr>
                <w:sz w:val="20"/>
                <w:szCs w:val="20"/>
                <w:lang w:val="pt-BR"/>
              </w:rPr>
              <w:t>Recusa sem credencial; canal cifrado negociado com credencial</w:t>
            </w:r>
          </w:p>
        </w:tc>
      </w:tr>
      <w:tr w:rsidR="00E01C3A" w:rsidRPr="00CE1B46" w14:paraId="79B58887" w14:textId="77777777">
        <w:tc>
          <w:tcPr>
            <w:tcW w:w="850" w:type="dxa"/>
            <w:tcMar>
              <w:top w:w="70" w:type="dxa"/>
              <w:left w:w="90" w:type="dxa"/>
              <w:bottom w:w="70" w:type="dxa"/>
              <w:right w:w="90" w:type="dxa"/>
            </w:tcMar>
          </w:tcPr>
          <w:p w14:paraId="32D4B967" w14:textId="77777777" w:rsidR="00847C0D" w:rsidRDefault="00CC3326">
            <w:r>
              <w:rPr>
                <w:sz w:val="20"/>
                <w:szCs w:val="20"/>
              </w:rPr>
              <w:t>CT20</w:t>
            </w:r>
          </w:p>
        </w:tc>
        <w:tc>
          <w:tcPr>
            <w:tcW w:w="3500" w:type="dxa"/>
            <w:tcMar>
              <w:top w:w="70" w:type="dxa"/>
              <w:left w:w="90" w:type="dxa"/>
              <w:bottom w:w="70" w:type="dxa"/>
              <w:right w:w="90" w:type="dxa"/>
            </w:tcMar>
          </w:tcPr>
          <w:p w14:paraId="25D97485" w14:textId="77777777" w:rsidR="00847C0D" w:rsidRDefault="00CC3326">
            <w:r>
              <w:rPr>
                <w:sz w:val="20"/>
                <w:szCs w:val="20"/>
                <w:lang w:val="pt-BR"/>
              </w:rPr>
              <w:t>RNF09</w:t>
            </w:r>
          </w:p>
        </w:tc>
        <w:tc>
          <w:tcPr>
            <w:tcW w:w="1750" w:type="dxa"/>
            <w:tcMar>
              <w:top w:w="70" w:type="dxa"/>
              <w:left w:w="90" w:type="dxa"/>
              <w:bottom w:w="70" w:type="dxa"/>
              <w:right w:w="90" w:type="dxa"/>
            </w:tcMar>
          </w:tcPr>
          <w:p w14:paraId="2257CC77"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1D4BA2E9" w14:textId="77777777" w:rsidR="00847C0D" w:rsidRDefault="00CC3326">
            <w:r>
              <w:rPr>
                <w:sz w:val="20"/>
                <w:szCs w:val="20"/>
                <w:lang w:val="pt-BR"/>
              </w:rPr>
              <w:t>Comandado sem alteração do código do serviço</w:t>
            </w:r>
          </w:p>
        </w:tc>
      </w:tr>
    </w:tbl>
    <w:p w14:paraId="4443929C" w14:textId="77777777" w:rsidR="00847C0D" w:rsidRDefault="00CC3326">
      <w:pPr>
        <w:spacing w:before="130" w:after="260"/>
      </w:pPr>
      <w:r>
        <w:rPr>
          <w:sz w:val="20"/>
          <w:szCs w:val="20"/>
          <w:lang w:val="pt-BR"/>
        </w:rPr>
        <w:t>Fonte: Elaborado pelos autores (2026).</w:t>
      </w:r>
    </w:p>
    <w:p w14:paraId="6F5C5657" w14:textId="77777777" w:rsidR="00E01C3A" w:rsidRDefault="00CC3326">
      <w:pPr>
        <w:pStyle w:val="Heading2"/>
        <w:spacing w:before="360" w:after="240" w:line="360" w:lineRule="auto"/>
        <w:rPr>
          <w:lang w:val="pt-BR"/>
        </w:rPr>
      </w:pPr>
      <w:bookmarkStart w:id="57" w:name="_Toc241450142"/>
      <w:r>
        <w:rPr>
          <w:lang w:val="pt-BR"/>
        </w:rPr>
        <w:t>4.9 Cronograma de atividades</w:t>
      </w:r>
      <w:bookmarkEnd w:id="57"/>
    </w:p>
    <w:p w14:paraId="4469487B"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60E80B6" w14:textId="77777777" w:rsidR="00E01C3A" w:rsidRDefault="00CC3326">
      <w:pPr>
        <w:pStyle w:val="Heading2"/>
        <w:spacing w:before="360" w:after="240" w:line="360" w:lineRule="auto"/>
        <w:rPr>
          <w:lang w:val="pt-BR"/>
        </w:rPr>
      </w:pPr>
      <w:bookmarkStart w:id="58" w:name="_Toc241450143"/>
      <w:r>
        <w:rPr>
          <w:lang w:val="pt-BR"/>
        </w:rPr>
        <w:t>4.10 Resultado da execução dos casos de teste</w:t>
      </w:r>
      <w:bookmarkEnd w:id="58"/>
    </w:p>
    <w:p w14:paraId="456C7A6B"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6DA12C77" w14:textId="77777777" w:rsidR="00E01C3A" w:rsidRDefault="00CC3326">
      <w:pPr>
        <w:pStyle w:val="Heading1"/>
        <w:pageBreakBefore/>
        <w:spacing w:before="480" w:after="280" w:line="360" w:lineRule="auto"/>
        <w:rPr>
          <w:lang w:val="pt-BR"/>
        </w:rPr>
      </w:pPr>
      <w:bookmarkStart w:id="59" w:name="_Toc241450144"/>
      <w:r>
        <w:rPr>
          <w:lang w:val="pt-BR"/>
        </w:rPr>
        <w:t>5 RESULTADOS</w:t>
      </w:r>
      <w:bookmarkEnd w:id="59"/>
    </w:p>
    <w:p w14:paraId="5B33CA03"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6CD9CDCC" w14:textId="77777777" w:rsidR="00E01C3A" w:rsidRDefault="00CC3326">
      <w:pPr>
        <w:pStyle w:val="Heading2"/>
        <w:spacing w:before="360" w:after="240" w:line="360" w:lineRule="auto"/>
        <w:rPr>
          <w:lang w:val="pt-BR"/>
        </w:rPr>
      </w:pPr>
      <w:bookmarkStart w:id="60" w:name="_Toc241450145"/>
      <w:r>
        <w:rPr>
          <w:lang w:val="pt-BR"/>
        </w:rPr>
        <w:t>5.1 Camada de previsão</w:t>
      </w:r>
      <w:bookmarkEnd w:id="60"/>
    </w:p>
    <w:p w14:paraId="7AB8FCD9" w14:textId="77777777" w:rsidR="00E01C3A" w:rsidRDefault="00CC3326">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25C906D9" w14:textId="77777777" w:rsidR="00E01C3A" w:rsidRDefault="00CC3326">
      <w:pPr>
        <w:pStyle w:val="Heading2"/>
        <w:spacing w:before="360" w:after="240" w:line="360" w:lineRule="auto"/>
        <w:rPr>
          <w:lang w:val="pt-BR"/>
        </w:rPr>
      </w:pPr>
      <w:bookmarkStart w:id="61" w:name="_Toc241450146"/>
      <w:r>
        <w:rPr>
          <w:lang w:val="pt-BR"/>
        </w:rPr>
        <w:t>5.2 Invariante de segurança</w:t>
      </w:r>
      <w:bookmarkEnd w:id="61"/>
    </w:p>
    <w:p w14:paraId="2C18699B"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3F9830AE" w14:textId="77777777" w:rsidR="00E01C3A" w:rsidRDefault="00CC3326">
      <w:pPr>
        <w:pStyle w:val="Heading2"/>
        <w:spacing w:before="360" w:after="240" w:line="360" w:lineRule="auto"/>
        <w:rPr>
          <w:lang w:val="pt-BR"/>
        </w:rPr>
      </w:pPr>
      <w:bookmarkStart w:id="62" w:name="_Toc241450147"/>
      <w:r>
        <w:rPr>
          <w:lang w:val="pt-BR"/>
        </w:rPr>
        <w:t>5.3 Latência do percurso e funções de diagnóstico</w:t>
      </w:r>
      <w:bookmarkEnd w:id="62"/>
    </w:p>
    <w:p w14:paraId="4C906717"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5ACFBC10" w14:textId="77777777" w:rsidR="00E01C3A" w:rsidRDefault="00CC3326">
      <w:pPr>
        <w:pStyle w:val="Heading2"/>
        <w:spacing w:before="360" w:after="240" w:line="360" w:lineRule="auto"/>
        <w:rPr>
          <w:lang w:val="pt-BR"/>
        </w:rPr>
      </w:pPr>
      <w:bookmarkStart w:id="63" w:name="_Toc241450148"/>
      <w:r>
        <w:rPr>
          <w:lang w:val="pt-BR"/>
        </w:rPr>
        <w:t>5.4 Concordância com o envelope esperado e especificação da interface</w:t>
      </w:r>
      <w:bookmarkEnd w:id="63"/>
    </w:p>
    <w:p>
      <w:pPr>
        <w:spacing w:after="120" w:line="360" w:lineRule="auto"/>
        <w:ind w:firstLine="709"/>
        <w:jc w:val="both"/>
        <w:rPr>
          <w:ins w:id="30118" w:author="Vitor Oliveira" w:date="2026-09-29T12:00:00Z"/>
        </w:rPr>
      </w:pPr>
      <w:ins w:id="30119" w:author="Vitor Oliveira" w:date="2026-09-29T12:00:00Z">
        <w:r>
          <w:rPr>
            <w:lang w:val="pt-BR"/>
          </w:rPr>
          <w:t xml:space="preserve">O Quadro 18 consolida a especificação da interface de integração: o que a plataforma municipal de monitoramento precisaria publicar para que um sistema de iluminação pudesse consumi-la, onde, quando e como, com a justificativa de cada requisito.</w:t>
        </w:r>
      </w:ins>
    </w:p>
    <w:p>
      <w:pPr>
        <w:keepNext/>
        <w:spacing w:before="260" w:after="130"/>
        <w:rPr>
          <w:ins w:id="30120" w:author="Vitor Oliveira" w:date="2026-09-29T12:00:00Z"/>
        </w:rPr>
      </w:pPr>
      <w:ins w:id="30121" w:author="Vitor Oliveira" w:date="2026-09-29T12:00:00Z">
        <w:r>
          <w:rPr>
            <w:sz w:val="20"/>
            <w:szCs w:val="20"/>
            <w:lang w:val="pt-BR"/>
          </w:rPr>
          <w:t xml:space="preserve">Quadro 18 – Especificação da interface de integração</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A48A4EF" w14:textId="77777777">
        <w:trPr>
          <w:tblHeader/>
          <w:ins w:id="30122" w:author="Vitor Oliveira" w:date="2026-09-29T12:00:00Z"/>
        </w:trPr>
        <w:tc>
          <w:tcPr>
            <w:tcW w:w="2600" w:type="dxa"/>
            <w:shd w:val="clear" w:color="auto" w:fill="EDEDED"/>
            <w:tcMar>
              <w:top w:w="70" w:type="dxa"/>
              <w:left w:w="90" w:type="dxa"/>
              <w:bottom w:w="70" w:type="dxa"/>
              <w:right w:w="90" w:type="dxa"/>
            </w:tcMar>
          </w:tcPr>
          <w:p w14:paraId="4D5DB801" w14:textId="77777777" w:rsidR="00E01C3A" w:rsidRDefault="00CC3326">
            <w:pPr>
              <w:rPr>
                <w:ins w:id="30123" w:author="Vitor Oliveira" w:date="2026-09-29T12:00:00Z"/>
              </w:rPr>
            </w:pPr>
            <w:ins w:id="30124" w:author="Vitor Oliveira" w:date="2026-09-29T12:00:00Z">
              <w:r>
                <w:rPr>
                  <w:b/>
                  <w:bCs/>
                  <w:sz w:val="20"/>
                  <w:szCs w:val="20"/>
                </w:rPr>
                <w:t xml:space="preserve">Aspecto</w:t>
              </w:r>
            </w:ins>
          </w:p>
        </w:tc>
        <w:tc>
          <w:tcPr>
            <w:tcW w:w="2700" w:type="dxa"/>
            <w:shd w:val="clear" w:color="auto" w:fill="EDEDED"/>
            <w:tcMar>
              <w:top w:w="70" w:type="dxa"/>
              <w:left w:w="90" w:type="dxa"/>
              <w:bottom w:w="70" w:type="dxa"/>
              <w:right w:w="90" w:type="dxa"/>
            </w:tcMar>
          </w:tcPr>
          <w:p w14:paraId="1F68CF23" w14:textId="77777777" w:rsidR="00E01C3A" w:rsidRDefault="00CC3326">
            <w:pPr>
              <w:rPr>
                <w:ins w:id="30125" w:author="Vitor Oliveira" w:date="2026-09-29T12:00:00Z"/>
              </w:rPr>
            </w:pPr>
            <w:ins w:id="30126" w:author="Vitor Oliveira" w:date="2026-09-29T12:00:00Z">
              <w:r>
                <w:rPr>
                  <w:b/>
                  <w:bCs/>
                  <w:sz w:val="20"/>
                  <w:szCs w:val="20"/>
                </w:rPr>
                <w:t xml:space="preserve">Requisito à plataforma</w:t>
              </w:r>
            </w:ins>
          </w:p>
        </w:tc>
        <w:tc>
          <w:tcPr>
            <w:tcW w:w="3771" w:type="dxa"/>
            <w:shd w:val="clear" w:color="auto" w:fill="EDEDED"/>
            <w:tcMar>
              <w:top w:w="70" w:type="dxa"/>
              <w:left w:w="90" w:type="dxa"/>
              <w:bottom w:w="70" w:type="dxa"/>
              <w:right w:w="90" w:type="dxa"/>
            </w:tcMar>
          </w:tcPr>
          <w:p w14:paraId="12DF4437" w14:textId="77777777" w:rsidR="00E01C3A" w:rsidRDefault="00CC3326">
            <w:pPr>
              <w:rPr>
                <w:ins w:id="30127" w:author="Vitor Oliveira" w:date="2026-09-29T12:00:00Z"/>
              </w:rPr>
            </w:pPr>
            <w:ins w:id="30128" w:author="Vitor Oliveira" w:date="2026-09-29T12:00:00Z">
              <w:r>
                <w:rPr>
                  <w:b/>
                  <w:bCs/>
                  <w:sz w:val="20"/>
                  <w:szCs w:val="20"/>
                </w:rPr>
                <w:t xml:space="preserve">Justificativa</w:t>
              </w:r>
            </w:ins>
          </w:p>
        </w:tc>
      </w:tr>
      <w:tr w:rsidR="00E01C3A" w:rsidRPr="00CE1B46" w14:paraId="02F55261" w14:textId="77777777">
        <w:trPr>
          <w:ins w:id="30129"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30" w:author="Vitor Oliveira" w:date="2026-09-29T12:00:00Z"/>
              </w:rPr>
            </w:pPr>
            <w:ins w:id="30131" w:author="Vitor Oliveira" w:date="2026-09-29T12:00:00Z">
              <w:r>
                <w:rPr>
                  <w:sz w:val="20"/>
                  <w:szCs w:val="20"/>
                </w:rPr>
                <w:t xml:space="preserve">O que publicar: volume</w:t>
              </w:r>
            </w:ins>
          </w:p>
        </w:tc>
        <w:tc>
          <w:tcPr>
            <w:tcW w:w="2700" w:type="dxa"/>
            <w:tcMar>
              <w:top w:w="70" w:type="dxa"/>
              <w:left w:w="90" w:type="dxa"/>
              <w:bottom w:w="70" w:type="dxa"/>
              <w:right w:w="90" w:type="dxa"/>
            </w:tcMar>
          </w:tcPr>
          <w:p w14:paraId="5263F180" w14:textId="77777777" w:rsidR="00E01C3A" w:rsidRDefault="00CC3326">
            <w:pPr>
              <w:rPr>
                <w:ins w:id="30132" w:author="Vitor Oliveira" w:date="2026-09-29T12:00:00Z"/>
              </w:rPr>
            </w:pPr>
            <w:ins w:id="30133" w:author="Vitor Oliveira" w:date="2026-09-29T12:00:00Z">
              <w:r>
                <w:rPr>
                  <w:sz w:val="20"/>
                  <w:szCs w:val="20"/>
                </w:rPr>
                <w:t xml:space="preserve">Média de pessoas presentes na área do trecho no período, a partir da contagem por área; ocupação, e não soma de passagens</w:t>
              </w:r>
            </w:ins>
          </w:p>
        </w:tc>
        <w:tc>
          <w:tcPr>
            <w:tcW w:w="3771" w:type="dxa"/>
            <w:tcMar>
              <w:top w:w="70" w:type="dxa"/>
              <w:left w:w="90" w:type="dxa"/>
              <w:bottom w:w="70" w:type="dxa"/>
              <w:right w:w="90" w:type="dxa"/>
            </w:tcMar>
          </w:tcPr>
          <w:p w14:paraId="5F34AD9D" w14:textId="77777777" w:rsidR="00E01C3A" w:rsidRPr="00CE1B46" w:rsidRDefault="00CC3326">
            <w:pPr>
              <w:rPr>
                <w:ins w:id="30134" w:author="Vitor Oliveira" w:date="2026-09-29T12:00:00Z"/>
              </w:rPr>
            </w:pPr>
            <w:ins w:id="30135" w:author="Vitor Oliveira" w:date="2026-09-29T12:00:00Z">
              <w:r>
                <w:rPr>
                  <w:sz w:val="20"/>
                  <w:szCs w:val="20"/>
                  <w:lang w:val="pt-BR"/>
                </w:rPr>
                <w:t xml:space="preserve">Não conta duas vezes quem entra e sai da imagem; o dado de origem já é exigido no termo de referência da plataforma (2.3)</w:t>
              </w:r>
            </w:ins>
          </w:p>
        </w:tc>
      </w:tr>
      <w:tr w:rsidR="00E01C3A" w:rsidRPr="00CE1B46" w14:paraId="02F55261" w14:textId="77777777">
        <w:trPr>
          <w:ins w:id="30136"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37" w:author="Vitor Oliveira" w:date="2026-09-29T12:00:00Z"/>
              </w:rPr>
            </w:pPr>
            <w:ins w:id="30138" w:author="Vitor Oliveira" w:date="2026-09-29T12:00:00Z">
              <w:r>
                <w:rPr>
                  <w:sz w:val="20"/>
                  <w:szCs w:val="20"/>
                </w:rPr>
                <w:t xml:space="preserve">O que publicar: ocorrência</w:t>
              </w:r>
            </w:ins>
          </w:p>
        </w:tc>
        <w:tc>
          <w:tcPr>
            <w:tcW w:w="2700" w:type="dxa"/>
            <w:tcMar>
              <w:top w:w="70" w:type="dxa"/>
              <w:left w:w="90" w:type="dxa"/>
              <w:bottom w:w="70" w:type="dxa"/>
              <w:right w:w="90" w:type="dxa"/>
            </w:tcMar>
          </w:tcPr>
          <w:p w14:paraId="5263F180" w14:textId="77777777" w:rsidR="00E01C3A" w:rsidRDefault="00CC3326">
            <w:pPr>
              <w:rPr>
                <w:ins w:id="30139" w:author="Vitor Oliveira" w:date="2026-09-29T12:00:00Z"/>
              </w:rPr>
            </w:pPr>
            <w:ins w:id="30140" w:author="Vitor Oliveira" w:date="2026-09-29T12:00:00Z">
              <w:r>
                <w:rPr>
                  <w:sz w:val="20"/>
                  <w:szCs w:val="20"/>
                </w:rPr>
                <w:t xml:space="preserve">Segurança ou trânsito, e o seu encerramento; sem imagem, identificação de pessoa ou placa</w:t>
              </w:r>
            </w:ins>
          </w:p>
        </w:tc>
        <w:tc>
          <w:tcPr>
            <w:tcW w:w="3771" w:type="dxa"/>
            <w:tcMar>
              <w:top w:w="70" w:type="dxa"/>
              <w:left w:w="90" w:type="dxa"/>
              <w:bottom w:w="70" w:type="dxa"/>
              <w:right w:w="90" w:type="dxa"/>
            </w:tcMar>
          </w:tcPr>
          <w:p w14:paraId="5F34AD9D" w14:textId="77777777" w:rsidR="00E01C3A" w:rsidRPr="00CE1B46" w:rsidRDefault="00CC3326">
            <w:pPr>
              <w:rPr>
                <w:ins w:id="30141" w:author="Vitor Oliveira" w:date="2026-09-29T12:00:00Z"/>
              </w:rPr>
            </w:pPr>
            <w:ins w:id="30142" w:author="Vitor Oliveira" w:date="2026-09-29T12:00:00Z">
              <w:r>
                <w:rPr>
                  <w:sz w:val="20"/>
                  <w:szCs w:val="20"/>
                  <w:lang w:val="pt-BR"/>
                </w:rPr>
                <w:t xml:space="preserve">A ocorrência leva à classe da via na hora; nenhum dado pessoal compõe o contrato (3.10, RNF08)</w:t>
              </w:r>
            </w:ins>
          </w:p>
        </w:tc>
      </w:tr>
      <w:tr w:rsidR="00E01C3A" w:rsidRPr="00CE1B46" w14:paraId="02F55261" w14:textId="77777777">
        <w:trPr>
          <w:ins w:id="30143"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44" w:author="Vitor Oliveira" w:date="2026-09-29T12:00:00Z"/>
              </w:rPr>
            </w:pPr>
            <w:ins w:id="30145" w:author="Vitor Oliveira" w:date="2026-09-29T12:00:00Z">
              <w:r>
                <w:rPr>
                  <w:sz w:val="20"/>
                  <w:szCs w:val="20"/>
                </w:rPr>
                <w:t xml:space="preserve">Onde</w:t>
              </w:r>
            </w:ins>
          </w:p>
        </w:tc>
        <w:tc>
          <w:tcPr>
            <w:tcW w:w="2700" w:type="dxa"/>
            <w:tcMar>
              <w:top w:w="70" w:type="dxa"/>
              <w:left w:w="90" w:type="dxa"/>
              <w:bottom w:w="70" w:type="dxa"/>
              <w:right w:w="90" w:type="dxa"/>
            </w:tcMar>
          </w:tcPr>
          <w:p w14:paraId="5263F180" w14:textId="77777777" w:rsidR="00E01C3A" w:rsidRDefault="00CC3326">
            <w:pPr>
              <w:rPr>
                <w:ins w:id="30146" w:author="Vitor Oliveira" w:date="2026-09-29T12:00:00Z"/>
              </w:rPr>
            </w:pPr>
            <w:ins w:id="30147" w:author="Vitor Oliveira" w:date="2026-09-29T12:00:00Z">
              <w:r>
                <w:rPr>
                  <w:sz w:val="20"/>
                  <w:szCs w:val="20"/>
                </w:rPr>
                <w:t xml:space="preserve">Código do segmento de logradouro no cadastro municipal (GeoSampa)</w:t>
              </w:r>
            </w:ins>
          </w:p>
        </w:tc>
        <w:tc>
          <w:tcPr>
            <w:tcW w:w="3771" w:type="dxa"/>
            <w:tcMar>
              <w:top w:w="70" w:type="dxa"/>
              <w:left w:w="90" w:type="dxa"/>
              <w:bottom w:w="70" w:type="dxa"/>
              <w:right w:w="90" w:type="dxa"/>
            </w:tcMar>
          </w:tcPr>
          <w:p w14:paraId="5F34AD9D" w14:textId="77777777" w:rsidR="00E01C3A" w:rsidRPr="00CE1B46" w:rsidRDefault="00CC3326">
            <w:pPr>
              <w:rPr>
                <w:ins w:id="30148" w:author="Vitor Oliveira" w:date="2026-09-29T12:00:00Z"/>
              </w:rPr>
            </w:pPr>
            <w:ins w:id="30149" w:author="Vitor Oliveira" w:date="2026-09-29T12:00:00Z">
              <w:r>
                <w:rPr>
                  <w:sz w:val="20"/>
                  <w:szCs w:val="20"/>
                  <w:lang w:val="pt-BR"/>
                </w:rPr>
                <w:t xml:space="preserve">Base cartográfica oficial, já exigida da plataforma; liga a câmera ao ponto de luz (3.5.2)</w:t>
              </w:r>
            </w:ins>
          </w:p>
        </w:tc>
      </w:tr>
      <w:tr w:rsidR="00E01C3A" w:rsidRPr="00CE1B46" w14:paraId="02F55261" w14:textId="77777777">
        <w:trPr>
          <w:ins w:id="30150"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51" w:author="Vitor Oliveira" w:date="2026-09-29T12:00:00Z"/>
              </w:rPr>
            </w:pPr>
            <w:ins w:id="30152" w:author="Vitor Oliveira" w:date="2026-09-29T12:00:00Z">
              <w:r>
                <w:rPr>
                  <w:sz w:val="20"/>
                  <w:szCs w:val="20"/>
                </w:rPr>
                <w:t xml:space="preserve">Quando</w:t>
              </w:r>
            </w:ins>
          </w:p>
        </w:tc>
        <w:tc>
          <w:tcPr>
            <w:tcW w:w="2700" w:type="dxa"/>
            <w:tcMar>
              <w:top w:w="70" w:type="dxa"/>
              <w:left w:w="90" w:type="dxa"/>
              <w:bottom w:w="70" w:type="dxa"/>
              <w:right w:w="90" w:type="dxa"/>
            </w:tcMar>
          </w:tcPr>
          <w:p w14:paraId="5263F180" w14:textId="77777777" w:rsidR="00E01C3A" w:rsidRDefault="00CC3326">
            <w:pPr>
              <w:rPr>
                <w:ins w:id="30153" w:author="Vitor Oliveira" w:date="2026-09-29T12:00:00Z"/>
              </w:rPr>
            </w:pPr>
            <w:ins w:id="30154" w:author="Vitor Oliveira" w:date="2026-09-29T12:00:00Z">
              <w:r>
                <w:rPr>
                  <w:sz w:val="20"/>
                  <w:szCs w:val="20"/>
                </w:rPr>
                <w:t xml:space="preserve">Volume a cada 5 min por trecho, válido por 15 min; ocorrência na hora, válida até o encerramento ou 15 min</w:t>
              </w:r>
            </w:ins>
          </w:p>
        </w:tc>
        <w:tc>
          <w:tcPr>
            <w:tcW w:w="3771" w:type="dxa"/>
            <w:tcMar>
              <w:top w:w="70" w:type="dxa"/>
              <w:left w:w="90" w:type="dxa"/>
              <w:bottom w:w="70" w:type="dxa"/>
              <w:right w:w="90" w:type="dxa"/>
            </w:tcMar>
          </w:tcPr>
          <w:p w14:paraId="5F34AD9D" w14:textId="77777777" w:rsidR="00E01C3A" w:rsidRPr="00CE1B46" w:rsidRDefault="00CC3326">
            <w:pPr>
              <w:rPr>
                <w:ins w:id="30155" w:author="Vitor Oliveira" w:date="2026-09-29T12:00:00Z"/>
              </w:rPr>
            </w:pPr>
            <w:ins w:id="30156" w:author="Vitor Oliveira" w:date="2026-09-29T12:00:00Z">
              <w:r>
                <w:rPr>
                  <w:sz w:val="20"/>
                  <w:szCs w:val="20"/>
                  <w:lang w:val="pt-BR"/>
                </w:rPr>
                <w:t xml:space="preserve">5 min é o tempo mínimo de descida do pleno ao piso (6.10.2); 15 min tolera duas publicações perdidas; sem publicação, o pleno</w:t>
              </w:r>
            </w:ins>
          </w:p>
        </w:tc>
      </w:tr>
      <w:tr w:rsidR="00E01C3A" w:rsidRPr="00CE1B46" w14:paraId="02F55261" w14:textId="77777777">
        <w:trPr>
          <w:ins w:id="30157"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58" w:author="Vitor Oliveira" w:date="2026-09-29T12:00:00Z"/>
              </w:rPr>
            </w:pPr>
            <w:ins w:id="30159" w:author="Vitor Oliveira" w:date="2026-09-29T12:00:00Z">
              <w:r>
                <w:rPr>
                  <w:sz w:val="20"/>
                  <w:szCs w:val="20"/>
                </w:rPr>
                <w:t xml:space="preserve">Como</w:t>
              </w:r>
            </w:ins>
          </w:p>
        </w:tc>
        <w:tc>
          <w:tcPr>
            <w:tcW w:w="2700" w:type="dxa"/>
            <w:tcMar>
              <w:top w:w="70" w:type="dxa"/>
              <w:left w:w="90" w:type="dxa"/>
              <w:bottom w:w="70" w:type="dxa"/>
              <w:right w:w="90" w:type="dxa"/>
            </w:tcMar>
          </w:tcPr>
          <w:p w14:paraId="5263F180" w14:textId="77777777" w:rsidR="00E01C3A" w:rsidRDefault="00CC3326">
            <w:pPr>
              <w:rPr>
                <w:ins w:id="30160" w:author="Vitor Oliveira" w:date="2026-09-29T12:00:00Z"/>
              </w:rPr>
            </w:pPr>
            <w:ins w:id="30161" w:author="Vitor Oliveira" w:date="2026-09-29T12:00:00Z">
              <w:r>
                <w:rPr>
                  <w:sz w:val="20"/>
                  <w:szCs w:val="20"/>
                </w:rPr>
                <w:t xml:space="preserve">Um trecho por mensagem ou pacote de até 500 trechos; envios distribuídos no período; chave de acesso</w:t>
              </w:r>
            </w:ins>
          </w:p>
        </w:tc>
        <w:tc>
          <w:tcPr>
            <w:tcW w:w="3771" w:type="dxa"/>
            <w:tcMar>
              <w:top w:w="70" w:type="dxa"/>
              <w:left w:w="90" w:type="dxa"/>
              <w:bottom w:w="70" w:type="dxa"/>
              <w:right w:w="90" w:type="dxa"/>
            </w:tcMar>
          </w:tcPr>
          <w:p w14:paraId="5F34AD9D" w14:textId="77777777" w:rsidR="00E01C3A" w:rsidRPr="00CE1B46" w:rsidRDefault="00CC3326">
            <w:pPr>
              <w:rPr>
                <w:ins w:id="30162" w:author="Vitor Oliveira" w:date="2026-09-29T12:00:00Z"/>
              </w:rPr>
            </w:pPr>
            <w:ins w:id="30163" w:author="Vitor Oliveira" w:date="2026-09-29T12:00:00Z">
              <w:r>
                <w:rPr>
                  <w:sz w:val="20"/>
                  <w:szCs w:val="20"/>
                  <w:lang w:val="pt-BR"/>
                </w:rPr>
                <w:t xml:space="preserve">Cerca de 170 mensagens por segundo para 50 mil câmeras, sem picos; resumo na origem, como no Array of Things (2.2)</w:t>
              </w:r>
            </w:ins>
          </w:p>
        </w:tc>
      </w:tr>
      <w:tr w:rsidR="00E01C3A" w:rsidRPr="00CE1B46" w14:paraId="02F55261" w14:textId="77777777">
        <w:trPr>
          <w:ins w:id="30164" w:author="Vitor Oliveira" w:date="2026-09-29T12:00:00Z"/>
        </w:trPr>
        <w:tc>
          <w:tcPr>
            <w:tcW w:w="2600" w:type="dxa"/>
            <w:tcMar>
              <w:top w:w="70" w:type="dxa"/>
              <w:left w:w="90" w:type="dxa"/>
              <w:bottom w:w="70" w:type="dxa"/>
              <w:right w:w="90" w:type="dxa"/>
            </w:tcMar>
          </w:tcPr>
          <w:p w14:paraId="6FEC2C14" w14:textId="77777777" w:rsidR="00E01C3A" w:rsidRDefault="00CC3326">
            <w:pPr>
              <w:rPr>
                <w:ins w:id="30165" w:author="Vitor Oliveira" w:date="2026-09-29T12:00:00Z"/>
              </w:rPr>
            </w:pPr>
            <w:ins w:id="30166" w:author="Vitor Oliveira" w:date="2026-09-29T12:00:00Z">
              <w:r>
                <w:rPr>
                  <w:sz w:val="20"/>
                  <w:szCs w:val="20"/>
                </w:rPr>
                <w:t xml:space="preserve">Falha</w:t>
              </w:r>
            </w:ins>
          </w:p>
        </w:tc>
        <w:tc>
          <w:tcPr>
            <w:tcW w:w="2700" w:type="dxa"/>
            <w:tcMar>
              <w:top w:w="70" w:type="dxa"/>
              <w:left w:w="90" w:type="dxa"/>
              <w:bottom w:w="70" w:type="dxa"/>
              <w:right w:w="90" w:type="dxa"/>
            </w:tcMar>
          </w:tcPr>
          <w:p w14:paraId="5263F180" w14:textId="77777777" w:rsidR="00E01C3A" w:rsidRDefault="00CC3326">
            <w:pPr>
              <w:rPr>
                <w:ins w:id="30167" w:author="Vitor Oliveira" w:date="2026-09-29T12:00:00Z"/>
              </w:rPr>
            </w:pPr>
            <w:ins w:id="30168" w:author="Vitor Oliveira" w:date="2026-09-29T12:00:00Z">
              <w:r>
                <w:rPr>
                  <w:sz w:val="20"/>
                  <w:szCs w:val="20"/>
                </w:rPr>
                <w:t xml:space="preserve">Item inválido recusado sozinho, com o motivo; os demais itens do pacote são gravados</w:t>
              </w:r>
            </w:ins>
          </w:p>
        </w:tc>
        <w:tc>
          <w:tcPr>
            <w:tcW w:w="3771" w:type="dxa"/>
            <w:tcMar>
              <w:top w:w="70" w:type="dxa"/>
              <w:left w:w="90" w:type="dxa"/>
              <w:bottom w:w="70" w:type="dxa"/>
              <w:right w:w="90" w:type="dxa"/>
            </w:tcMar>
          </w:tcPr>
          <w:p w14:paraId="5F34AD9D" w14:textId="77777777" w:rsidR="00E01C3A" w:rsidRPr="00CE1B46" w:rsidRDefault="00CC3326">
            <w:pPr>
              <w:rPr>
                <w:ins w:id="30169" w:author="Vitor Oliveira" w:date="2026-09-29T12:00:00Z"/>
              </w:rPr>
            </w:pPr>
            <w:ins w:id="30170" w:author="Vitor Oliveira" w:date="2026-09-29T12:00:00Z">
              <w:r>
                <w:rPr>
                  <w:sz w:val="20"/>
                  <w:szCs w:val="20"/>
                  <w:lang w:val="pt-BR"/>
                </w:rPr>
                <w:t xml:space="preserve">Um erro não derruba a publicação de uma região; falta de dado nunca produz atenuação (3.7)</w:t>
              </w:r>
            </w:ins>
          </w:p>
        </w:tc>
      </w:tr>
    </w:tbl>
    <w:p>
      <w:pPr>
        <w:spacing w:before="130" w:after="260"/>
        <w:rPr>
          <w:ins w:id="30171" w:author="Vitor Oliveira" w:date="2026-09-29T12:00:00Z"/>
        </w:rPr>
      </w:pPr>
      <w:ins w:id="30172" w:author="Vitor Oliveira" w:date="2026-09-29T12:00:00Z">
        <w:r>
          <w:rPr>
            <w:sz w:val="20"/>
            <w:szCs w:val="20"/>
            <w:lang w:val="pt-BR"/>
          </w:rPr>
          <w:t xml:space="preserve">Fonte: Elaborado pelos autores (2026).</w:t>
        </w:r>
      </w:ins>
    </w:p>
    <w:p w14:paraId="6E6EA26D" w14:textId="77777777" w:rsidR="00E01C3A" w:rsidRDefault="00CC3326">
      <w:pPr>
        <w:spacing w:after="120" w:line="360" w:lineRule="auto"/>
        <w:ind w:firstLine="709"/>
        <w:jc w:val="both"/>
        <w:rPr>
          <w:lang w:val="pt-BR"/>
        </w:rPr>
      </w:pPr>
      <w:r>
        <w:rPr>
          <w:highlight w:val="yellow"/>
          <w:lang w:val="pt-BR"/>
        </w:rPr>
        <w:t xml:space="preserve">[PENDENTE — Etapa 6; objetivo específico f). Concordância entre a decisão produzida em cada cenário e o envelope esperado, com as discordâncias listadas; </w:t>
      </w:r>
      <w:del w:id="30173" w:author="Vitor Oliveira" w:date="2026-09-29T12:00:00Z">
        <w:r>
          <w:rPr>
            <w:highlight w:val="yellow"/>
            <w:lang w:val="pt-BR"/>
          </w:rPr>
          <w:delText xml:space="preserve">especificação consolidada da interface de integração — que informação precisaria ser publicada, em que semântica e com que periodicidade.]</w:delText>
        </w:r>
      </w:del>
      <w:ins w:id="30174" w:author="Vitor Oliveira" w:date="2026-09-29T12:00:00Z">
        <w:r>
          <w:rPr>
            <w:highlight w:val="yellow"/>
            <w:lang w:val="pt-BR"/>
          </w:rPr>
          <w:t xml:space="preserve">a especificação consolidada da interface está no Quadro 18.]</w:t>
        </w:r>
      </w:ins>
    </w:p>
    <w:p w14:paraId="255A3007" w14:textId="77777777" w:rsidR="00E01C3A" w:rsidRDefault="00CC3326">
      <w:pPr>
        <w:pStyle w:val="Heading2"/>
        <w:spacing w:before="360" w:after="240" w:line="360" w:lineRule="auto"/>
        <w:rPr>
          <w:lang w:val="pt-BR"/>
        </w:rPr>
      </w:pPr>
      <w:bookmarkStart w:id="64" w:name="_Toc241450149"/>
      <w:r>
        <w:rPr>
          <w:lang w:val="pt-BR"/>
        </w:rPr>
        <w:t>5.5 Estimativa de consumo de energia</w:t>
      </w:r>
      <w:bookmarkEnd w:id="64"/>
    </w:p>
    <w:p w14:paraId="0FF13CE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4BA6B3F" w14:textId="77777777" w:rsidR="00E01C3A" w:rsidRDefault="00CC3326">
      <w:pPr>
        <w:pStyle w:val="Heading1"/>
        <w:pageBreakBefore/>
        <w:spacing w:before="480" w:after="280" w:line="360" w:lineRule="auto"/>
        <w:rPr>
          <w:lang w:val="pt-BR"/>
        </w:rPr>
      </w:pPr>
      <w:bookmarkStart w:id="65" w:name="_Toc241450150"/>
      <w:r>
        <w:rPr>
          <w:lang w:val="pt-BR"/>
        </w:rPr>
        <w:t>6 ANÁLISE DOS RESULTADOS</w:t>
      </w:r>
      <w:bookmarkEnd w:id="65"/>
    </w:p>
    <w:p w14:paraId="6EB116FE" w14:textId="77777777" w:rsidR="00E01C3A" w:rsidRDefault="00CC3326">
      <w:pPr>
        <w:pStyle w:val="Heading2"/>
        <w:spacing w:before="360" w:after="240" w:line="360" w:lineRule="auto"/>
        <w:rPr>
          <w:lang w:val="pt-BR"/>
        </w:rPr>
      </w:pPr>
      <w:bookmarkStart w:id="66" w:name="_Toc241450151"/>
      <w:r>
        <w:rPr>
          <w:lang w:val="pt-BR"/>
        </w:rPr>
        <w:t>6.1 Avaliação das hipóteses</w:t>
      </w:r>
      <w:bookmarkEnd w:id="66"/>
    </w:p>
    <w:p w14:paraId="1ACBF694"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1DBF3940" w14:textId="77777777" w:rsidR="00E01C3A" w:rsidRDefault="00CC3326">
      <w:pPr>
        <w:pStyle w:val="Heading2"/>
        <w:spacing w:before="360" w:after="240" w:line="360" w:lineRule="auto"/>
        <w:rPr>
          <w:lang w:val="pt-BR"/>
        </w:rPr>
      </w:pPr>
      <w:bookmarkStart w:id="67" w:name="_Toc241450152"/>
      <w:r>
        <w:rPr>
          <w:lang w:val="pt-BR"/>
        </w:rPr>
        <w:t>6.2 Discussão dos resultados e comparação com a literatura</w:t>
      </w:r>
      <w:bookmarkEnd w:id="67"/>
    </w:p>
    <w:p w14:paraId="4C04098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1EEE34D" w14:textId="77777777" w:rsidR="00E01C3A" w:rsidRDefault="00CC3326">
      <w:pPr>
        <w:pStyle w:val="Heading2"/>
        <w:spacing w:before="360" w:after="240" w:line="360" w:lineRule="auto"/>
        <w:rPr>
          <w:lang w:val="pt-BR"/>
        </w:rPr>
      </w:pPr>
      <w:bookmarkStart w:id="68" w:name="_Toc241450153"/>
      <w:r>
        <w:rPr>
          <w:lang w:val="pt-BR"/>
        </w:rPr>
        <w:t>6.3 Exatidão, confiabilidade e limitações</w:t>
      </w:r>
      <w:bookmarkEnd w:id="68"/>
    </w:p>
    <w:p w14:paraId="5492D79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06594C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740A20E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39C88F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673E75B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6236EA76"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FCD8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B2C94FA"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385C1F73"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w:t>
      </w:r>
      <w:r>
        <w:rPr>
          <w:lang w:val="pt-BR"/>
        </w:rPr>
        <w:t>ração entre as camadas adaptativa e fixa descrita em 3.7.</w:t>
      </w:r>
    </w:p>
    <w:p w14:paraId="412F567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0141AD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E55C81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2BEA50CF"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72AD3FD"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211372FE"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22F4B33"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B649D98"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0DFEC7A9"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23E571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CA0E0A2" w14:textId="77777777" w:rsidR="00540256" w:rsidRDefault="002E4A9C">
      <w:pPr>
        <w:pStyle w:val="ListParagraph"/>
        <w:numPr>
          <w:ilvl w:val="0"/>
          <w:numId w:val="2"/>
        </w:numPr>
        <w:spacing w:after="120" w:line="360" w:lineRule="auto"/>
        <w:jc w:val="both"/>
      </w:pPr>
      <w:r>
        <w:rPr>
          <w:lang w:val="pt-BR"/>
        </w:rPr>
        <w:t xml:space="preserve">Até acumular </w:t>
      </w:r>
      <w:del w:id="30183" w:author="Vitor Oliveira" w:date="2026-09-29T12:00:00Z">
        <w:r>
          <w:rPr>
            <w:lang w:val="pt-BR"/>
          </w:rPr>
          <w:delText xml:space="preserve">sete dias de leituras,</w:delText>
        </w:r>
      </w:del>
      <w:ins w:id="30184" w:author="Vitor Oliveira" w:date="2026-09-29T12:00:00Z">
        <w:r>
          <w:rPr>
            <w:lang w:val="pt-BR"/>
          </w:rPr>
          <w:t xml:space="preserve">sete dias de volumes,</w:t>
        </w:r>
      </w:ins>
      <w:r>
        <w:rPr>
          <w:lang w:val="pt-BR"/>
        </w:rPr>
        <w:t xml:space="preserve"> a referência que normaliza a série de previsão de cada trecho é um valor inicial arbitrado, de cinco pessoas; nesse período, a previsão opera sobre escala não aprendida.</w:t>
      </w:r>
    </w:p>
    <w:p w14:paraId="32D66C50" w14:textId="77777777" w:rsidR="00540256" w:rsidRDefault="002E4A9C">
      <w:pPr>
        <w:pStyle w:val="ListParagraph"/>
        <w:numPr>
          <w:ilvl w:val="0"/>
          <w:numId w:val="2"/>
        </w:numPr>
        <w:spacing w:after="120" w:line="360" w:lineRule="auto"/>
        <w:jc w:val="both"/>
      </w:pPr>
      <w:r>
        <w:rPr>
          <w:lang w:val="pt-BR"/>
        </w:rPr>
        <w:t xml:space="preserve">Na demonstração, </w:t>
      </w:r>
      <w:del w:id="30185" w:author="Vitor Oliveira" w:date="2026-09-29T12:00:00Z">
        <w:r>
          <w:rPr>
            <w:lang w:val="pt-BR"/>
          </w:rPr>
          <w:delText xml:space="preserve">a chave com que o painel publica leituras está</w:delText>
        </w:r>
      </w:del>
      <w:ins w:id="30186" w:author="Vitor Oliveira" w:date="2026-09-29T12:00:00Z">
        <w:r>
          <w:rPr>
            <w:lang w:val="pt-BR"/>
          </w:rPr>
          <w:t xml:space="preserve">a chave com que o painel publica está</w:t>
        </w:r>
      </w:ins>
      <w:r>
        <w:rPr>
          <w:lang w:val="pt-BR"/>
        </w:rPr>
        <w:t xml:space="preserve"> embutida na aplicação estática e é, portanto, pública: </w:t>
      </w:r>
      <w:del w:id="30187" w:author="Vitor Oliveira" w:date="2026-09-29T12:00:00Z">
        <w:r>
          <w:rPr>
            <w:lang w:val="pt-BR"/>
          </w:rPr>
          <w:delText xml:space="preserve">qualquer visitante pode publicar leituras.</w:delText>
        </w:r>
      </w:del>
      <w:ins w:id="30188" w:author="Vitor Oliveira" w:date="2026-09-29T12:00:00Z">
        <w:r>
          <w:rPr>
            <w:lang w:val="pt-BR"/>
          </w:rPr>
          <w:t xml:space="preserve">qualquer visitante pode publicar volumes e ocorrências.</w:t>
        </w:r>
      </w:ins>
      <w:r>
        <w:rPr>
          <w:lang w:val="pt-BR"/>
        </w:rPr>
        <w:t xml:space="preserve"> O pior caso é luz a mais, porque a verificação normativa </w:t>
      </w:r>
      <w:del w:id="30189" w:author="Vitor Oliveira" w:date="2026-09-29T12:00:00Z">
        <w:r>
          <w:rPr>
            <w:lang w:val="pt-BR"/>
          </w:rPr>
          <w:delText xml:space="preserve">independe da origem da leitura.</w:delText>
        </w:r>
      </w:del>
      <w:ins w:id="30190" w:author="Vitor Oliveira" w:date="2026-09-29T12:00:00Z">
        <w:r>
          <w:rPr>
            <w:lang w:val="pt-BR"/>
          </w:rPr>
          <w:t xml:space="preserve">independe da origem da publicação.</w:t>
        </w:r>
      </w:ins>
      <w:r>
        <w:rPr>
          <w:lang w:val="pt-BR"/>
        </w:rPr>
        <w:t xml:space="preserve"> A chave é distinta da de integração e é revogada após a defesa.</w:t>
      </w:r>
    </w:p>
    <w:p>
      <w:pPr>
        <w:pStyle w:val="ListParagraph"/>
        <w:numPr>
          <w:ilvl w:val="0"/>
          <w:numId w:val="2"/>
        </w:numPr>
        <w:spacing w:after="120" w:line="360" w:lineRule="auto"/>
        <w:jc w:val="both"/>
        <w:rPr>
          <w:ins w:id="30191" w:author="Vitor Oliveira" w:date="2026-09-29T12:00:00Z"/>
        </w:rPr>
      </w:pPr>
      <w:ins w:id="30192" w:author="Vitor Oliveira" w:date="2026-09-29T12:00:00Z">
        <w:r>
          <w:rPr>
            <w:lang w:val="pt-BR"/>
          </w:rPr>
          <w:t xml:space="preserve">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ins>
    </w:p>
    <w:p>
      <w:pPr>
        <w:pStyle w:val="ListParagraph"/>
        <w:numPr>
          <w:ilvl w:val="0"/>
          <w:numId w:val="2"/>
        </w:numPr>
        <w:spacing w:after="120" w:line="360" w:lineRule="auto"/>
        <w:jc w:val="both"/>
        <w:rPr>
          <w:ins w:id="30193" w:author="Vitor Oliveira" w:date="2026-09-29T12:00:00Z"/>
        </w:rPr>
      </w:pPr>
      <w:ins w:id="30194" w:author="Vitor Oliveira" w:date="2026-09-29T12:00:00Z">
        <w:r>
          <w:rPr>
            <w:lang w:val="pt-BR"/>
          </w:rPr>
          <w:t xml:space="preserve">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ins>
    </w:p>
    <w:p>
      <w:pPr>
        <w:pStyle w:val="ListParagraph"/>
        <w:numPr>
          <w:ilvl w:val="0"/>
          <w:numId w:val="2"/>
        </w:numPr>
        <w:spacing w:after="120" w:line="360" w:lineRule="auto"/>
        <w:jc w:val="both"/>
        <w:rPr>
          <w:ins w:id="30195" w:author="Vitor Oliveira" w:date="2026-09-29T12:00:00Z"/>
        </w:rPr>
      </w:pPr>
      <w:ins w:id="30196" w:author="Vitor Oliveira" w:date="2026-09-29T12:00:00Z">
        <w:r>
          <w:rPr>
            <w:lang w:val="pt-BR"/>
          </w:rPr>
          <w:t xml:space="preserve">Com a publicação do volume a cada 5 min, um aumento súbito de movimentação só pesa na decisão na publicação seguinte; apenas a ocorrência é publicada na hora.</w:t>
        </w:r>
      </w:ins>
    </w:p>
    <w:p>
      <w:pPr>
        <w:pStyle w:val="ListParagraph"/>
        <w:numPr>
          <w:ilvl w:val="0"/>
          <w:numId w:val="2"/>
        </w:numPr>
        <w:spacing w:after="120" w:line="360" w:lineRule="auto"/>
        <w:jc w:val="both"/>
        <w:rPr>
          <w:ins w:id="30197" w:author="Vitor Oliveira" w:date="2026-09-29T12:00:00Z"/>
        </w:rPr>
      </w:pPr>
      <w:ins w:id="30198" w:author="Vitor Oliveira" w:date="2026-09-29T12:00:00Z">
        <w:r>
          <w:rPr>
            <w:lang w:val="pt-BR"/>
          </w:rPr>
          <w:t xml:space="preserve">O sistema não detecta sozinho a degradação da contagem pela plataforma — câmera obstruída, chuva ou defeito. A previsão atua como segunda evidência, e o pior caso permanece dentro da faixa admitida pela norma (3.7).</w:t>
        </w:r>
      </w:ins>
    </w:p>
    <w:p>
      <w:pPr>
        <w:pStyle w:val="ListParagraph"/>
        <w:numPr>
          <w:ilvl w:val="0"/>
          <w:numId w:val="2"/>
        </w:numPr>
        <w:spacing w:after="120" w:line="360" w:lineRule="auto"/>
        <w:jc w:val="both"/>
        <w:rPr>
          <w:ins w:id="30199" w:author="Vitor Oliveira" w:date="2026-09-29T12:00:00Z"/>
        </w:rPr>
      </w:pPr>
      <w:ins w:id="30200" w:author="Vitor Oliveira" w:date="2026-09-29T12:00:00Z">
        <w:r>
          <w:rPr>
            <w:lang w:val="pt-BR"/>
          </w:rPr>
          <w:t xml:space="preserve">Não houve teste de carga na escala do parque: a estimativa de cerca de 170 publicações por segundo para 50 mil câmeras é cálculo, e não medição.</w:t>
        </w:r>
      </w:ins>
    </w:p>
    <w:p w14:paraId="67061226" w14:textId="77777777" w:rsidR="00E01C3A" w:rsidRDefault="00CC3326">
      <w:pPr>
        <w:pStyle w:val="Heading2"/>
        <w:spacing w:before="360" w:after="240" w:line="360" w:lineRule="auto"/>
        <w:rPr>
          <w:lang w:val="pt-BR"/>
        </w:rPr>
      </w:pPr>
      <w:bookmarkStart w:id="69" w:name="_Toc241450154"/>
      <w:r>
        <w:rPr>
          <w:lang w:val="pt-BR"/>
        </w:rPr>
        <w:t>6.4 Implicações dos resultados</w:t>
      </w:r>
      <w:bookmarkEnd w:id="69"/>
    </w:p>
    <w:p w14:paraId="6EF33AE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426CC58" w14:textId="77777777" w:rsidR="00E01C3A" w:rsidRDefault="00CC3326">
      <w:pPr>
        <w:pStyle w:val="Heading1"/>
        <w:pageBreakBefore/>
        <w:spacing w:before="480" w:after="280" w:line="360" w:lineRule="auto"/>
        <w:rPr>
          <w:lang w:val="pt-BR"/>
        </w:rPr>
      </w:pPr>
      <w:bookmarkStart w:id="70" w:name="_Toc241450155"/>
      <w:r>
        <w:rPr>
          <w:lang w:val="pt-BR"/>
        </w:rPr>
        <w:t>7 CONCLUSÕES</w:t>
      </w:r>
      <w:bookmarkEnd w:id="70"/>
    </w:p>
    <w:p w14:paraId="5F79F028"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63FF2477" w14:textId="77777777" w:rsidR="00E01C3A" w:rsidRDefault="00CC3326">
      <w:pPr>
        <w:pStyle w:val="Heading2"/>
        <w:spacing w:before="360" w:after="240" w:line="360" w:lineRule="auto"/>
        <w:rPr>
          <w:lang w:val="pt-BR"/>
        </w:rPr>
      </w:pPr>
      <w:bookmarkStart w:id="71" w:name="_Toc241450156"/>
      <w:r>
        <w:rPr>
          <w:lang w:val="pt-BR"/>
        </w:rPr>
        <w:t>7.1 Recomendações</w:t>
      </w:r>
      <w:bookmarkEnd w:id="71"/>
    </w:p>
    <w:p w14:paraId="4E26E5B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5465F76"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7C9197E"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E3D8A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17FA7AD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F488371"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1BE77C5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1A9ACE6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FEE393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3115B1FF"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85A5443" w14:textId="77777777" w:rsidR="00E01C3A" w:rsidRDefault="00CC3326">
      <w:pPr>
        <w:pStyle w:val="Heading1"/>
        <w:pageBreakBefore/>
        <w:spacing w:before="480" w:after="280" w:line="360" w:lineRule="auto"/>
        <w:jc w:val="center"/>
        <w:rPr>
          <w:lang w:val="pt-BR"/>
        </w:rPr>
      </w:pPr>
      <w:bookmarkStart w:id="72" w:name="_Toc241450157"/>
      <w:r>
        <w:rPr>
          <w:lang w:val="pt-BR"/>
        </w:rPr>
        <w:t>REFERÊNCIAS</w:t>
      </w:r>
      <w:bookmarkEnd w:id="72"/>
    </w:p>
    <w:p w14:paraId="2C5F52E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FFC231C"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66DBD60A"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1AAF3AEA"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4F73F17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E02F62A"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42AA68DF"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1E861505"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18E12A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132AC20"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001F1F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45AC35E5"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A9C6FA0"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5E733A5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5932210"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88E613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934EEB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EB7046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E30AB0C"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C1EDE14"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173A5C4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34F25C9E"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0D7F0E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074220D8"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0EF2BE29"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1175ED82"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55A0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FCD660"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19B9147E"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C53E3A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6951CBF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0209DF0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4FBCE5E8"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1CCCC622"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6D9D074"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D1EE4A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535E34F"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F5E19FA"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8176237"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41F9C04"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B11C98"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34A2D693"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60E99B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592B28C4"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7C7BEA4"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4E998C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40980102"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26B9267"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13DC49BE"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505CD14"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4A991D9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F10A223" w14:textId="77777777" w:rsidR="006B1E66" w:rsidRDefault="00CC3326">
      <w:pPr>
        <w:spacing w:after="240"/>
      </w:pPr>
      <w:r>
        <w:t xml:space="preserve">ZADEH, Lotfi A. Fuzzy sets. </w:t>
      </w:r>
      <w:r>
        <w:rPr>
          <w:b/>
          <w:bCs/>
        </w:rPr>
        <w:t>Information and Control</w:t>
      </w:r>
      <w:r>
        <w:t>, v. 8, n. 3, p. 338-353, 1965.</w:t>
      </w:r>
    </w:p>
    <w:p w14:paraId="6C28FDB7" w14:textId="77777777" w:rsidR="00E01C3A" w:rsidRDefault="00CC3326">
      <w:pPr>
        <w:pStyle w:val="Heading1"/>
        <w:pageBreakBefore/>
        <w:spacing w:before="480" w:after="280" w:line="360" w:lineRule="auto"/>
        <w:jc w:val="center"/>
        <w:rPr>
          <w:lang w:val="pt-BR"/>
        </w:rPr>
      </w:pPr>
      <w:bookmarkStart w:id="73" w:name="_Toc241450158"/>
      <w:r>
        <w:rPr>
          <w:lang w:val="pt-BR"/>
        </w:rPr>
        <w:t>APÊNDICE A — DECLARAÇÃO DE USO DE FERRAMENTAS DE INTELIGÊNCIA ARTIFICIAL GENERATIVA</w:t>
      </w:r>
      <w:bookmarkEnd w:id="73"/>
    </w:p>
    <w:p w14:paraId="7B9A4FFC" w14:textId="77777777" w:rsidR="00E01C3A" w:rsidRDefault="00CC3326">
      <w:pPr>
        <w:spacing w:before="280" w:after="140" w:line="360" w:lineRule="auto"/>
        <w:jc w:val="both"/>
        <w:rPr>
          <w:b/>
          <w:bCs/>
          <w:lang w:val="pt-BR"/>
        </w:rPr>
      </w:pPr>
      <w:r>
        <w:rPr>
          <w:b/>
          <w:bCs/>
          <w:lang w:val="pt-BR"/>
        </w:rPr>
        <w:t>1 Identificação</w:t>
      </w:r>
    </w:p>
    <w:p w14:paraId="69FB7626"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EF07687" w14:textId="77777777" w:rsidR="00101C02" w:rsidRDefault="00CC3326">
      <w:pPr>
        <w:spacing w:after="120" w:line="360" w:lineRule="auto"/>
        <w:jc w:val="both"/>
        <w:rPr>
          <w:lang w:val="pt-BR"/>
        </w:rPr>
      </w:pPr>
      <w:r>
        <w:rPr>
          <w:lang w:val="pt-BR"/>
        </w:rPr>
        <w:t xml:space="preserve">Autores: </w:t>
      </w:r>
    </w:p>
    <w:p w14:paraId="1A001A5F" w14:textId="77777777" w:rsidR="00101C02" w:rsidRDefault="00CC3326">
      <w:pPr>
        <w:spacing w:after="120" w:line="360" w:lineRule="auto"/>
        <w:jc w:val="both"/>
        <w:rPr>
          <w:lang w:val="pt-BR"/>
        </w:rPr>
      </w:pPr>
      <w:r>
        <w:rPr>
          <w:lang w:val="pt-BR"/>
        </w:rPr>
        <w:t xml:space="preserve">Bruno Bonavigo Dacal, RA N309EC4, CPF _____._____._____-___; </w:t>
      </w:r>
    </w:p>
    <w:p w14:paraId="110075C6" w14:textId="77777777" w:rsidR="00101C02" w:rsidRDefault="00CC3326">
      <w:pPr>
        <w:spacing w:after="120" w:line="360" w:lineRule="auto"/>
        <w:jc w:val="both"/>
        <w:rPr>
          <w:lang w:val="pt-BR"/>
        </w:rPr>
      </w:pPr>
      <w:r>
        <w:rPr>
          <w:lang w:val="pt-BR"/>
        </w:rPr>
        <w:t xml:space="preserve">Lucas de Araujo Vergara, RA N090758, CPF _____._____._____-___; </w:t>
      </w:r>
    </w:p>
    <w:p w14:paraId="59B2D670" w14:textId="77777777" w:rsidR="00E01C3A" w:rsidRDefault="00CC3326">
      <w:pPr>
        <w:spacing w:after="120" w:line="360" w:lineRule="auto"/>
        <w:jc w:val="both"/>
        <w:rPr>
          <w:lang w:val="pt-BR"/>
        </w:rPr>
      </w:pPr>
      <w:r>
        <w:rPr>
          <w:lang w:val="pt-BR"/>
        </w:rPr>
        <w:t>Vitor Oliveira dos Santos, RA N083DG1, CPF _____._____._____-___.</w:t>
      </w:r>
    </w:p>
    <w:p w14:paraId="3CD978A7" w14:textId="77777777" w:rsidR="00E01C3A" w:rsidRDefault="00CC3326">
      <w:pPr>
        <w:spacing w:after="120" w:line="360" w:lineRule="auto"/>
        <w:jc w:val="both"/>
        <w:rPr>
          <w:lang w:val="pt-BR"/>
        </w:rPr>
      </w:pPr>
      <w:r>
        <w:rPr>
          <w:lang w:val="pt-BR"/>
        </w:rPr>
        <w:t>Curso: Bacharelado em Ciência da Computação — Universidade Paulista (UNIP).</w:t>
      </w:r>
    </w:p>
    <w:p w14:paraId="7DF68312" w14:textId="77777777" w:rsidR="00E01C3A" w:rsidRDefault="00CC3326">
      <w:pPr>
        <w:spacing w:after="120" w:line="360" w:lineRule="auto"/>
        <w:jc w:val="both"/>
        <w:rPr>
          <w:lang w:val="pt-BR"/>
        </w:rPr>
      </w:pPr>
      <w:r>
        <w:rPr>
          <w:lang w:val="pt-BR"/>
        </w:rPr>
        <w:t>Orientador: Prof. Marco Gomes.</w:t>
      </w:r>
    </w:p>
    <w:p w14:paraId="750F32A9" w14:textId="77777777" w:rsidR="00E01C3A" w:rsidRDefault="00CC3326">
      <w:pPr>
        <w:spacing w:before="280" w:after="140" w:line="360" w:lineRule="auto"/>
        <w:jc w:val="both"/>
        <w:rPr>
          <w:b/>
          <w:bCs/>
          <w:lang w:val="pt-BR"/>
        </w:rPr>
      </w:pPr>
      <w:r>
        <w:rPr>
          <w:b/>
          <w:bCs/>
          <w:lang w:val="pt-BR"/>
        </w:rPr>
        <w:t>2 Natureza do uso</w:t>
      </w:r>
    </w:p>
    <w:p w14:paraId="6317779A"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165432AE"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del w:id="30181" w:author="Vitor Oliveira" w:date="2026-09-29T12:00:00Z">
        <w:r>
          <w:rPr>
            <w:lang w:val="pt-BR"/>
          </w:rPr>
          <w:delText xml:space="preserve">Quadro 18.</w:delText>
        </w:r>
      </w:del>
      <w:ins w:id="30182" w:author="Vitor Oliveira" w:date="2026-09-29T12:00:00Z">
        <w:r>
          <w:rPr>
            <w:lang w:val="pt-BR"/>
          </w:rPr>
          <w:t xml:space="preserve">Quadro 19.</w:t>
        </w:r>
      </w:ins>
    </w:p>
    <w:p w14:paraId="3728E79F" w14:textId="77777777" w:rsidR="00E01C3A" w:rsidRDefault="00CC3326">
      <w:pPr>
        <w:keepNext/>
        <w:spacing w:before="260" w:after="130"/>
        <w:rPr>
          <w:lang w:val="pt-BR"/>
        </w:rPr>
      </w:pPr>
      <w:del w:id="30179" w:author="Vitor Oliveira" w:date="2026-09-29T12:00:00Z">
        <w:r>
          <w:rPr>
            <w:sz w:val="20"/>
            <w:szCs w:val="20"/>
            <w:lang w:val="pt-BR"/>
          </w:rPr>
          <w:delText xml:space="preserve">Quadro 18</w:delText>
        </w:r>
      </w:del>
      <w:ins w:id="30180" w:author="Vitor Oliveira" w:date="2026-09-29T12:00:00Z">
        <w:r>
          <w:rPr>
            <w:sz w:val="20"/>
            <w:szCs w:val="20"/>
            <w:lang w:val="pt-BR"/>
          </w:rPr>
          <w:t xml:space="preserve">Quadro 19</w:t>
        </w:r>
      </w:ins>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7108768F" w14:textId="77777777" w:rsidTr="00101C02">
        <w:trPr>
          <w:tblHeader/>
        </w:trPr>
        <w:tc>
          <w:tcPr>
            <w:tcW w:w="1693" w:type="dxa"/>
            <w:shd w:val="clear" w:color="auto" w:fill="EDEDED"/>
            <w:tcMar>
              <w:top w:w="70" w:type="dxa"/>
              <w:left w:w="90" w:type="dxa"/>
              <w:bottom w:w="70" w:type="dxa"/>
              <w:right w:w="90" w:type="dxa"/>
            </w:tcMar>
          </w:tcPr>
          <w:p w14:paraId="374A9142"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42B36A4B"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78018680"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D91D2BC"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E4E686B" w14:textId="77777777" w:rsidR="00E01C3A" w:rsidRPr="00CE1B46" w:rsidRDefault="00CC3326">
            <w:pPr>
              <w:rPr>
                <w:lang w:val="pt-BR"/>
              </w:rPr>
            </w:pPr>
            <w:r>
              <w:rPr>
                <w:b/>
                <w:bCs/>
                <w:sz w:val="20"/>
                <w:szCs w:val="20"/>
                <w:lang w:val="pt-BR"/>
              </w:rPr>
              <w:t>Nível de intervenção humana pós-geração (%)</w:t>
            </w:r>
          </w:p>
        </w:tc>
      </w:tr>
      <w:tr w:rsidR="00E01C3A" w14:paraId="69112788" w14:textId="77777777" w:rsidTr="00101C02">
        <w:tc>
          <w:tcPr>
            <w:tcW w:w="1693" w:type="dxa"/>
            <w:tcMar>
              <w:top w:w="70" w:type="dxa"/>
              <w:left w:w="90" w:type="dxa"/>
              <w:bottom w:w="70" w:type="dxa"/>
              <w:right w:w="90" w:type="dxa"/>
            </w:tcMar>
          </w:tcPr>
          <w:p w14:paraId="6CB933CC" w14:textId="77777777" w:rsidR="00E01C3A" w:rsidRDefault="00CC3326">
            <w:r>
              <w:rPr>
                <w:sz w:val="20"/>
                <w:szCs w:val="20"/>
              </w:rPr>
              <w:t>Claude Opus 5 (Anthropic)</w:t>
            </w:r>
          </w:p>
        </w:tc>
        <w:tc>
          <w:tcPr>
            <w:tcW w:w="1435" w:type="dxa"/>
            <w:tcMar>
              <w:top w:w="70" w:type="dxa"/>
              <w:left w:w="90" w:type="dxa"/>
              <w:bottom w:w="70" w:type="dxa"/>
              <w:right w:w="90" w:type="dxa"/>
            </w:tcMar>
          </w:tcPr>
          <w:p w14:paraId="1805100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54473D9" w14:textId="77777777" w:rsidR="00E01C3A" w:rsidRDefault="00CC3326">
            <w:r>
              <w:rPr>
                <w:sz w:val="20"/>
                <w:szCs w:val="20"/>
              </w:rPr>
              <w:t>Todo o documento</w:t>
            </w:r>
          </w:p>
        </w:tc>
        <w:tc>
          <w:tcPr>
            <w:tcW w:w="2672" w:type="dxa"/>
            <w:tcMar>
              <w:top w:w="70" w:type="dxa"/>
              <w:left w:w="90" w:type="dxa"/>
              <w:bottom w:w="70" w:type="dxa"/>
              <w:right w:w="90" w:type="dxa"/>
            </w:tcMar>
          </w:tcPr>
          <w:p w14:paraId="7E1D121C"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C4CCAE9" w14:textId="77777777" w:rsidR="00E01C3A" w:rsidRDefault="00CC3326">
            <w:r>
              <w:rPr>
                <w:sz w:val="20"/>
                <w:szCs w:val="20"/>
              </w:rPr>
              <w:t>_____</w:t>
            </w:r>
          </w:p>
        </w:tc>
      </w:tr>
      <w:tr w:rsidR="00E01C3A" w14:paraId="6755EC63" w14:textId="77777777" w:rsidTr="00101C02">
        <w:tc>
          <w:tcPr>
            <w:tcW w:w="1693" w:type="dxa"/>
            <w:tcMar>
              <w:top w:w="70" w:type="dxa"/>
              <w:left w:w="90" w:type="dxa"/>
              <w:bottom w:w="70" w:type="dxa"/>
              <w:right w:w="90" w:type="dxa"/>
            </w:tcMar>
          </w:tcPr>
          <w:p w14:paraId="522672E8" w14:textId="77777777" w:rsidR="00E01C3A" w:rsidRDefault="00CC3326">
            <w:r>
              <w:rPr>
                <w:sz w:val="20"/>
                <w:szCs w:val="20"/>
              </w:rPr>
              <w:t>Claude Opus 5 (Anthropic)</w:t>
            </w:r>
          </w:p>
        </w:tc>
        <w:tc>
          <w:tcPr>
            <w:tcW w:w="1435" w:type="dxa"/>
            <w:tcMar>
              <w:top w:w="70" w:type="dxa"/>
              <w:left w:w="90" w:type="dxa"/>
              <w:bottom w:w="70" w:type="dxa"/>
              <w:right w:w="90" w:type="dxa"/>
            </w:tcMar>
          </w:tcPr>
          <w:p w14:paraId="28131AB4"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7FF43EDB" w14:textId="77777777" w:rsidR="00E01C3A" w:rsidRDefault="00CC3326">
            <w:r>
              <w:rPr>
                <w:sz w:val="20"/>
                <w:szCs w:val="20"/>
              </w:rPr>
              <w:t>Figuras 1 e 2</w:t>
            </w:r>
          </w:p>
        </w:tc>
        <w:tc>
          <w:tcPr>
            <w:tcW w:w="2672" w:type="dxa"/>
            <w:tcMar>
              <w:top w:w="70" w:type="dxa"/>
              <w:left w:w="90" w:type="dxa"/>
              <w:bottom w:w="70" w:type="dxa"/>
              <w:right w:w="90" w:type="dxa"/>
            </w:tcMar>
          </w:tcPr>
          <w:p w14:paraId="581C6519" w14:textId="77777777" w:rsidR="00E01C3A" w:rsidRPr="00CE1B46" w:rsidRDefault="00CC3326">
            <w:pPr>
              <w:rPr>
                <w:lang w:val="pt-BR"/>
              </w:rPr>
            </w:pPr>
            <w:r>
              <w:rPr>
                <w:sz w:val="20"/>
                <w:szCs w:val="20"/>
                <w:lang w:val="pt-BR"/>
              </w:rPr>
              <w:t>Geração dos diagramas de arquitetura e de entidade-relacionamento por script Python, a partir da especificação definida pelos autores</w:t>
            </w:r>
          </w:p>
        </w:tc>
        <w:tc>
          <w:tcPr>
            <w:tcW w:w="1645" w:type="dxa"/>
            <w:tcMar>
              <w:top w:w="70" w:type="dxa"/>
              <w:left w:w="90" w:type="dxa"/>
              <w:bottom w:w="70" w:type="dxa"/>
              <w:right w:w="90" w:type="dxa"/>
            </w:tcMar>
          </w:tcPr>
          <w:p w14:paraId="545F4E91" w14:textId="77777777" w:rsidR="00E01C3A" w:rsidRDefault="00CC3326">
            <w:r>
              <w:rPr>
                <w:sz w:val="20"/>
                <w:szCs w:val="20"/>
              </w:rPr>
              <w:t>_____</w:t>
            </w:r>
          </w:p>
        </w:tc>
      </w:tr>
      <w:tr w:rsidR="00E01C3A" w14:paraId="1D5CF300" w14:textId="77777777" w:rsidTr="00101C02">
        <w:tc>
          <w:tcPr>
            <w:tcW w:w="1693" w:type="dxa"/>
            <w:tcMar>
              <w:top w:w="70" w:type="dxa"/>
              <w:left w:w="90" w:type="dxa"/>
              <w:bottom w:w="70" w:type="dxa"/>
              <w:right w:w="90" w:type="dxa"/>
            </w:tcMar>
          </w:tcPr>
          <w:p w14:paraId="665A7864" w14:textId="77777777" w:rsidR="00E01C3A" w:rsidRDefault="00CC3326">
            <w:r>
              <w:rPr>
                <w:sz w:val="20"/>
                <w:szCs w:val="20"/>
              </w:rPr>
              <w:t>Claude Opus 5 (Anthropic)</w:t>
            </w:r>
          </w:p>
        </w:tc>
        <w:tc>
          <w:tcPr>
            <w:tcW w:w="1435" w:type="dxa"/>
            <w:tcMar>
              <w:top w:w="70" w:type="dxa"/>
              <w:left w:w="90" w:type="dxa"/>
              <w:bottom w:w="70" w:type="dxa"/>
              <w:right w:w="90" w:type="dxa"/>
            </w:tcMar>
          </w:tcPr>
          <w:p w14:paraId="37C979C8"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751C53F" w14:textId="77777777" w:rsidR="00E01C3A" w:rsidRDefault="00CC3326">
            <w:r>
              <w:rPr>
                <w:sz w:val="20"/>
                <w:szCs w:val="20"/>
              </w:rPr>
              <w:t>Capítulo 2</w:t>
            </w:r>
          </w:p>
        </w:tc>
        <w:tc>
          <w:tcPr>
            <w:tcW w:w="2672" w:type="dxa"/>
            <w:tcMar>
              <w:top w:w="70" w:type="dxa"/>
              <w:left w:w="90" w:type="dxa"/>
              <w:bottom w:w="70" w:type="dxa"/>
              <w:right w:w="90" w:type="dxa"/>
            </w:tcMar>
          </w:tcPr>
          <w:p w14:paraId="2708E8B1"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BD389DF" w14:textId="77777777" w:rsidR="00E01C3A" w:rsidRDefault="00CC3326">
            <w:r>
              <w:rPr>
                <w:sz w:val="20"/>
                <w:szCs w:val="20"/>
              </w:rPr>
              <w:t>_____</w:t>
            </w:r>
          </w:p>
        </w:tc>
      </w:tr>
      <w:tr w:rsidR="00E01C3A" w14:paraId="54733AE3" w14:textId="77777777" w:rsidTr="00101C02">
        <w:tc>
          <w:tcPr>
            <w:tcW w:w="1693" w:type="dxa"/>
            <w:tcMar>
              <w:top w:w="70" w:type="dxa"/>
              <w:left w:w="90" w:type="dxa"/>
              <w:bottom w:w="70" w:type="dxa"/>
              <w:right w:w="90" w:type="dxa"/>
            </w:tcMar>
          </w:tcPr>
          <w:p w14:paraId="11E30951" w14:textId="77777777" w:rsidR="00E01C3A" w:rsidRDefault="00CC3326">
            <w:r>
              <w:rPr>
                <w:sz w:val="20"/>
                <w:szCs w:val="20"/>
              </w:rPr>
              <w:t>Claude Opus 5 (Anthropic)</w:t>
            </w:r>
          </w:p>
        </w:tc>
        <w:tc>
          <w:tcPr>
            <w:tcW w:w="1435" w:type="dxa"/>
            <w:tcMar>
              <w:top w:w="70" w:type="dxa"/>
              <w:left w:w="90" w:type="dxa"/>
              <w:bottom w:w="70" w:type="dxa"/>
              <w:right w:w="90" w:type="dxa"/>
            </w:tcMar>
          </w:tcPr>
          <w:p w14:paraId="4DE91263"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1732F05" w14:textId="77777777" w:rsidR="00E01C3A" w:rsidRDefault="00CC3326">
            <w:r>
              <w:rPr>
                <w:sz w:val="20"/>
                <w:szCs w:val="20"/>
              </w:rPr>
              <w:t>2.2, 2.3 e 3.6</w:t>
            </w:r>
          </w:p>
        </w:tc>
        <w:tc>
          <w:tcPr>
            <w:tcW w:w="2672" w:type="dxa"/>
            <w:tcMar>
              <w:top w:w="70" w:type="dxa"/>
              <w:left w:w="90" w:type="dxa"/>
              <w:bottom w:w="70" w:type="dxa"/>
              <w:right w:w="90" w:type="dxa"/>
            </w:tcMar>
          </w:tcPr>
          <w:p w14:paraId="3ADF7822"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A10755D" w14:textId="77777777" w:rsidR="00E01C3A" w:rsidRDefault="00CC3326">
            <w:r>
              <w:rPr>
                <w:sz w:val="20"/>
                <w:szCs w:val="20"/>
              </w:rPr>
              <w:t>_____</w:t>
            </w:r>
          </w:p>
        </w:tc>
      </w:tr>
      <w:tr w:rsidR="00E01C3A" w14:paraId="65D1B16F" w14:textId="77777777" w:rsidTr="00101C02">
        <w:tc>
          <w:tcPr>
            <w:tcW w:w="1693" w:type="dxa"/>
            <w:tcMar>
              <w:top w:w="70" w:type="dxa"/>
              <w:left w:w="90" w:type="dxa"/>
              <w:bottom w:w="70" w:type="dxa"/>
              <w:right w:w="90" w:type="dxa"/>
            </w:tcMar>
          </w:tcPr>
          <w:p w14:paraId="63A708F4" w14:textId="77777777" w:rsidR="00E01C3A" w:rsidRDefault="00CC3326">
            <w:r>
              <w:rPr>
                <w:sz w:val="20"/>
                <w:szCs w:val="20"/>
              </w:rPr>
              <w:t>Claude Opus 5 (Anthropic)</w:t>
            </w:r>
          </w:p>
        </w:tc>
        <w:tc>
          <w:tcPr>
            <w:tcW w:w="1435" w:type="dxa"/>
            <w:tcMar>
              <w:top w:w="70" w:type="dxa"/>
              <w:left w:w="90" w:type="dxa"/>
              <w:bottom w:w="70" w:type="dxa"/>
              <w:right w:w="90" w:type="dxa"/>
            </w:tcMar>
          </w:tcPr>
          <w:p w14:paraId="1A0F677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C00E625" w14:textId="77777777" w:rsidR="00E01C3A" w:rsidRDefault="00CC3326">
            <w:r>
              <w:rPr>
                <w:sz w:val="20"/>
                <w:szCs w:val="20"/>
              </w:rPr>
              <w:t>Todo o documento</w:t>
            </w:r>
          </w:p>
        </w:tc>
        <w:tc>
          <w:tcPr>
            <w:tcW w:w="2672" w:type="dxa"/>
            <w:tcMar>
              <w:top w:w="70" w:type="dxa"/>
              <w:left w:w="90" w:type="dxa"/>
              <w:bottom w:w="70" w:type="dxa"/>
              <w:right w:w="90" w:type="dxa"/>
            </w:tcMar>
          </w:tcPr>
          <w:p w14:paraId="2989EF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BC2A8C7" w14:textId="77777777" w:rsidR="00E01C3A" w:rsidRDefault="00CC3326">
            <w:r>
              <w:rPr>
                <w:sz w:val="20"/>
                <w:szCs w:val="20"/>
              </w:rPr>
              <w:t>_____</w:t>
            </w:r>
          </w:p>
        </w:tc>
      </w:tr>
    </w:tbl>
    <w:p w14:paraId="3890D2AE" w14:textId="77777777" w:rsidR="00E01C3A" w:rsidRDefault="00CC3326">
      <w:pPr>
        <w:spacing w:before="130" w:after="260"/>
        <w:rPr>
          <w:lang w:val="pt-BR"/>
        </w:rPr>
      </w:pPr>
      <w:r>
        <w:rPr>
          <w:sz w:val="20"/>
          <w:szCs w:val="20"/>
          <w:lang w:val="pt-BR"/>
        </w:rPr>
        <w:t>Fonte: Elaborado pelos autores (2026).</w:t>
      </w:r>
    </w:p>
    <w:p w14:paraId="26EF3182"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14B08F7" w14:textId="77777777" w:rsidR="00E01C3A" w:rsidRDefault="00CC3326">
      <w:pPr>
        <w:spacing w:before="280" w:after="140" w:line="360" w:lineRule="auto"/>
        <w:jc w:val="both"/>
        <w:rPr>
          <w:b/>
          <w:bCs/>
          <w:lang w:val="pt-BR"/>
        </w:rPr>
      </w:pPr>
      <w:r>
        <w:rPr>
          <w:b/>
          <w:bCs/>
          <w:lang w:val="pt-BR"/>
        </w:rPr>
        <w:t>3 Protocolo de auditoria e prompts</w:t>
      </w:r>
    </w:p>
    <w:p w14:paraId="76A3C32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038347D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E683A27"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5F8BE0B4"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43840D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D1D5891"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79DB9D4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92E58A7"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20BFC2D"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0D6076B" w14:textId="77777777" w:rsidR="00E01C3A" w:rsidRDefault="00CC3326">
      <w:pPr>
        <w:spacing w:after="120" w:line="360" w:lineRule="auto"/>
        <w:jc w:val="both"/>
        <w:rPr>
          <w:lang w:val="pt-BR"/>
        </w:rPr>
      </w:pPr>
      <w:r>
        <w:rPr>
          <w:lang w:val="pt-BR"/>
        </w:rPr>
        <w:t>Local: ______________________________________, Data: ____/____/2026.</w:t>
      </w:r>
    </w:p>
    <w:p w14:paraId="4DE748C6" w14:textId="77777777" w:rsidR="00E01C3A" w:rsidRDefault="00CC3326">
      <w:pPr>
        <w:spacing w:before="520" w:after="60"/>
        <w:jc w:val="center"/>
        <w:rPr>
          <w:lang w:val="pt-BR"/>
        </w:rPr>
      </w:pPr>
      <w:r>
        <w:rPr>
          <w:lang w:val="pt-BR"/>
        </w:rPr>
        <w:t>_______________________________________</w:t>
      </w:r>
    </w:p>
    <w:p w14:paraId="3CDFA78D" w14:textId="77777777" w:rsidR="00E01C3A" w:rsidRDefault="00CC3326">
      <w:pPr>
        <w:spacing w:before="520" w:after="60"/>
        <w:jc w:val="center"/>
        <w:rPr>
          <w:lang w:val="pt-BR"/>
        </w:rPr>
      </w:pPr>
      <w:r>
        <w:rPr>
          <w:lang w:val="pt-BR"/>
        </w:rPr>
        <w:t>Bruno Bonavigo Dacal — RA N309EC4</w:t>
      </w:r>
    </w:p>
    <w:p w14:paraId="6B2B9AF8" w14:textId="77777777" w:rsidR="00E01C3A" w:rsidRDefault="00CC3326">
      <w:pPr>
        <w:spacing w:before="520" w:after="60"/>
        <w:jc w:val="center"/>
        <w:rPr>
          <w:lang w:val="pt-BR"/>
        </w:rPr>
      </w:pPr>
      <w:r>
        <w:rPr>
          <w:lang w:val="pt-BR"/>
        </w:rPr>
        <w:t>_______________________________________</w:t>
      </w:r>
    </w:p>
    <w:p w14:paraId="02E518A1" w14:textId="77777777" w:rsidR="00E01C3A" w:rsidRDefault="00CC3326">
      <w:pPr>
        <w:spacing w:before="520" w:after="60"/>
        <w:jc w:val="center"/>
        <w:rPr>
          <w:lang w:val="pt-BR"/>
        </w:rPr>
      </w:pPr>
      <w:r>
        <w:rPr>
          <w:lang w:val="pt-BR"/>
        </w:rPr>
        <w:t>Lucas de Araujo Vergara — RA N090758</w:t>
      </w:r>
    </w:p>
    <w:p w14:paraId="29EE87C5" w14:textId="77777777" w:rsidR="00E01C3A" w:rsidRDefault="00CC3326">
      <w:pPr>
        <w:spacing w:before="520" w:after="60"/>
        <w:jc w:val="center"/>
        <w:rPr>
          <w:lang w:val="pt-BR"/>
        </w:rPr>
      </w:pPr>
      <w:r>
        <w:rPr>
          <w:lang w:val="pt-BR"/>
        </w:rPr>
        <w:t>_______________________________________</w:t>
      </w:r>
    </w:p>
    <w:p w14:paraId="3EDB5BA6" w14:textId="77777777" w:rsidR="00E01C3A" w:rsidRDefault="00CC3326">
      <w:pPr>
        <w:spacing w:before="520" w:after="60"/>
        <w:jc w:val="center"/>
        <w:rPr>
          <w:lang w:val="pt-BR"/>
        </w:rPr>
      </w:pPr>
      <w:r>
        <w:rPr>
          <w:lang w:val="pt-BR"/>
        </w:rPr>
        <w:t>Vitor Oliveira dos Santos — RA N083DG1</w:t>
      </w:r>
    </w:p>
    <w:p w14:paraId="0057B9F0" w14:textId="77777777" w:rsidR="00E01C3A" w:rsidRDefault="00CC3326">
      <w:pPr>
        <w:spacing w:before="520" w:after="60"/>
        <w:jc w:val="center"/>
        <w:rPr>
          <w:lang w:val="pt-BR"/>
        </w:rPr>
      </w:pPr>
      <w:r>
        <w:rPr>
          <w:lang w:val="pt-BR"/>
        </w:rPr>
        <w:t>Ciente e de acordo:</w:t>
      </w:r>
    </w:p>
    <w:p w14:paraId="4084DC5E" w14:textId="77777777" w:rsidR="00E01C3A" w:rsidRDefault="00CC3326">
      <w:pPr>
        <w:spacing w:before="520" w:after="60"/>
        <w:jc w:val="center"/>
        <w:rPr>
          <w:lang w:val="pt-BR"/>
        </w:rPr>
      </w:pPr>
      <w:r>
        <w:rPr>
          <w:lang w:val="pt-BR"/>
        </w:rPr>
        <w:t>_______________________________________</w:t>
      </w:r>
    </w:p>
    <w:p w14:paraId="4406D41F" w14:textId="77777777" w:rsidR="00E01C3A" w:rsidRDefault="00CC3326">
      <w:pPr>
        <w:spacing w:before="520" w:after="60"/>
        <w:jc w:val="center"/>
        <w:rPr>
          <w:lang w:val="pt-BR"/>
        </w:rPr>
      </w:pPr>
      <w:r>
        <w:rPr>
          <w:lang w:val="pt-BR"/>
        </w:rPr>
        <w:t>Prof. Marco Gomes — Orientador</w:t>
      </w:r>
    </w:p>
    <w:p w14:paraId="5504868C"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D118" w14:textId="77777777" w:rsidR="002E4A9C" w:rsidRDefault="002E4A9C">
      <w:r>
        <w:separator/>
      </w:r>
    </w:p>
  </w:endnote>
  <w:endnote w:type="continuationSeparator" w:id="0">
    <w:p w14:paraId="026F56FD" w14:textId="77777777" w:rsidR="002E4A9C" w:rsidRDefault="002E4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404F" w14:textId="77777777" w:rsidR="002E4A9C" w:rsidRDefault="002E4A9C">
      <w:r>
        <w:separator/>
      </w:r>
    </w:p>
  </w:footnote>
  <w:footnote w:type="continuationSeparator" w:id="0">
    <w:p w14:paraId="09F24B2B" w14:textId="77777777" w:rsidR="002E4A9C" w:rsidRDefault="002E4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9CA7"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2E4A9C"/>
    <w:rsid w:val="003166D5"/>
    <w:rsid w:val="00426396"/>
    <w:rsid w:val="00540256"/>
    <w:rsid w:val="00604A51"/>
    <w:rsid w:val="00682DD6"/>
    <w:rsid w:val="006B1E66"/>
    <w:rsid w:val="006C013E"/>
    <w:rsid w:val="00707226"/>
    <w:rsid w:val="007B78AE"/>
    <w:rsid w:val="008342F1"/>
    <w:rsid w:val="00847C0D"/>
    <w:rsid w:val="008C6BD8"/>
    <w:rsid w:val="009459F7"/>
    <w:rsid w:val="009E28C2"/>
    <w:rsid w:val="00A161AA"/>
    <w:rsid w:val="00AA6728"/>
    <w:rsid w:val="00BE3F90"/>
    <w:rsid w:val="00C03C10"/>
    <w:rsid w:val="00C50638"/>
    <w:rsid w:val="00C6425E"/>
    <w:rsid w:val="00CC3326"/>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CB57"/>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30422</Words>
  <Characters>173408</Characters>
  <Application>Microsoft Office Word</Application>
  <DocSecurity>0</DocSecurity>
  <Lines>1445</Lines>
  <Paragraphs>406</Paragraphs>
  <ScaleCrop>false</ScaleCrop>
  <Company/>
  <LinksUpToDate>false</LinksUpToDate>
  <CharactersWithSpaces>203424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3</cp:revision>
  <dcterms:created xsi:type="dcterms:W3CDTF">2026-09-26T22:07:00Z</dcterms:created>
  <dcterms:modified xsi:type="dcterms:W3CDTF">2026-09-28T04:07:00Z</dcterms:modified>
</cp:coreProperties>
</file>