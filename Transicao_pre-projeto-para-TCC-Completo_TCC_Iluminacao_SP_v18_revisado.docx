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Cidade inteligente designa o emprego de tecnologias da informação e comunicação para elevar a eficiência dos serviços públicos, a sustentabilidade ambiental e a qualidade de vida da população. Suas características principais são o </w:t>
      </w:r>
      <w:r>
        <w:rPr>
          <w:lang w:val="pt-BR"/>
        </w:rPr>
        <w:lastRenderedPageBreak/>
        <w:t>sensoriamento e a análise de dados em escala urbana, a sustentabilidade ambiental, a mobilidade eficiente, a governança participativa e a economia inovadora.</w:t>
      </w:r>
    </w:p>
    <w:p w14:paraId="0809A8E3"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em curso.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 Decidir o nível de iluminação a partir disso é raciocínio aproximado, não consulta a tabela.</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regime atual, praticamente invariante, não exerce.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como ocorre hoje no município (2.3),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de conjuntos de dados públicos municipais.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O terceiro é técnico. Decidir sob informação imprecisa é problema legítimo de inteligência artificial e não se resolve por tabela. As variáveis urbanas chegam parcialmente verdadeiras e em conflito, e um mecanismo capaz de compor evidências parciais numa saída única e graduada é condição para que o sistema se comporte de modo previsível nessas situações. É essa composição que o trabalho implementa e avalia.</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A seleção obedeceu a procedimento explícito, de modo que a revisão seja reproduzível e os critérios de inclusão possam ser auditados.</w:t>
      </w:r>
    </w:p>
    <w:p w14:paraId="3445F25C" w14:textId="77777777" w:rsidR="006B1E66" w:rsidRPr="000F5B8B" w:rsidRDefault="00CC3326">
      <w:pPr>
        <w:spacing w:after="120" w:line="360" w:lineRule="auto"/>
        <w:ind w:firstLine="709"/>
        <w:jc w:val="both"/>
        <w:rPr>
          <w:lang w:val="pt-BR"/>
        </w:rPr>
      </w:pPr>
      <w:r>
        <w:rPr>
          <w:lang w:val="pt-BR"/>
        </w:rPr>
        <w:t>Foram consultados o Portal de Periódicos da CAPES, a base SciELO, a Biblioteca Digital Brasileira de Teses e Dissertações e os acervos das editoras IEEE, Elsevier, Springer, Taylor &amp; Francis e SAGE. Os termos empregados, combinados por operadores booleanos, foram: telegestão de iluminação pública; iluminação pública adaptativa e seu correspondente em língua inglesa adaptive street lighting; smart street lighting; fuzzy logic lighting control; urban data platform; smart city interoperability; short-term traffic forecasting; pedestrian flow prediction; e os descritores normativos referentes à iluminação viária.</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deste trabalho depende de literatura anterior ao recorte. A segunda exceção são os documentos oficiais do poder público e de instituições públicas, os atos regulatórios e os relatórios de órgão de controle externo, empregados exclusivamente para estabelecer fatos </w:t>
      </w:r>
      <w:r>
        <w:rPr>
          <w:lang w:val="pt-BR"/>
        </w:rPr>
        <w:lastRenderedPageBreak/>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Uma terceira exceção, mais restrita, alcança duas fontes nominalmente identificadas. A primeira é a publicação normativa da Commission Internationale de l'Éclairage sobre iluminação viária, de 2010: documento técnico normativo não se avalia pela data de publicação, e sim pela vigência, e a edição citada é a que permanece em vigor. A segunda é o relato da plataforma SmartSantander, de 2014, que comparece exclusivamente como precedente histórico de infraestrutura urbana de sensoriamento efetivamente implantada — uso em que a anterioridade é a própria qualidade pertinente. De nenhuma das duas se extrai afirmação sobre o estado da arte da técnica.</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identificam ainda que a iluminação pública e a mobilidade figuram entre os setores que mais recebem investimento municipal.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5D254A22" w14:textId="77777777" w:rsidR="006B1E66" w:rsidRPr="000F5B8B" w:rsidRDefault="00CC3326">
      <w:pPr>
        <w:spacing w:after="120" w:line="360" w:lineRule="auto"/>
        <w:ind w:firstLine="709"/>
        <w:jc w:val="both"/>
        <w:rPr>
          <w:lang w:val="pt-BR"/>
        </w:rPr>
      </w:pPr>
      <w:r>
        <w:rPr>
          <w:lang w:val="pt-BR"/>
        </w:rPr>
        <w:t>A mesma assimetria aparece nos grandes instrumentos urbanos de pesquisa. O Array of Things, implantado em Chicago pela Universidade de Chicago e pelo Argonne National Laboratory, instala em postes de iluminação nós que executam visão computacional no próprio dispositivo e publicam apenas medições derivadas, jamais imagens (CATLETT et al., 2017). O SmartSantander, na Espanha, opera milhares de dispositivos, dentre os quais sessenta medem volume, ocupação, velocidade e comprimento de fila nas entradas da cidade (SANCHEZ et al., 2014). Ambos são referências consolidadas de sensoriamento urbano em escala, e em ambos os postes comparecem como ponto de instalação: nenhum dos dois fecha o laço sobre a própria iluminação que os sustenta.</w:t>
      </w:r>
    </w:p>
    <w:p w14:paraId="7A99D7C9"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conclui que a fragmentação entre sistemas concebidos isoladamente é o obstáculo dominante à integração, e que a especificação da interface é o instrumento pelo qual essa fragmentação se resolve. Reia e Cruz (2023), examinando a agenda brasileira de cidades inteligentes, oferecem a explicação causal: a arquitetura tecnológica municipal é definida por fornecedores no interior de contratos setoriais, o que produz sistemas que cumprem bem a finalidade contratada e não preveem qualquer outra.</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com modernização integral prevista para 2024 (SÃO PAULO, 2021), é exceção — e é justamente por ser exceção que constitui o caso em que a pergunta deste trabalho pode ser formulada sem depender de investimento ainda não realizado.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existem na cidade, contratadas e em operação.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 com modernização integral prevista para 2024</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Opera em regime praticamente invariante, comandado por horário ou por luz natural</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acesso à interface é tratado caso a caso, sem endpoint público</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Portal de dados abertos com solicitações do SP156, registros de ocorrência do Centro de Gerenciamento de Emergências e base georreferenciada da cidade</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Publicados em periodicidade agregada, adequados à caracterização de distribuições e não à operação em tempo real</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o padrão consolidado para transporte de telemetria em dispositivos de recurso restrito, por seu cabeçalho reduzido e pelo desacoplamento entre produtores e consumidores,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lastRenderedPageBreak/>
        <w:t>Cabe fixar, ante essa arquitetura, a caracterização do nó.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A subseção 6.10.3 recomenda o monitoramento contínuo do tráfego de veículos e do meio ambiente para determinar o tempo de funcionamento da iluminação adaptativa. O emprego de dados do ambiente urbano como entrada da decisão é, portanto, o meio que a própria norma indica como preferencial.</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e não arbitradas, conforme se especifica em 3.7, e cada regra terá origem declarada — prescrição normativa ou conhecimento de domínio.</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derivando suas regras da norma técnica e do conhecimento de domínio, mantém a base de decisão externa e auditável.</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que horizontes de minutos a poucas horas são tratáveis por modelos treinados sobre séries históricas e atributos de calendário, com desempenho que deve sempre ser aferido contra referências ingênuas.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lastRenderedPageBreak/>
        <w:t>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dados de câmeras, sensores acústicos e meteorologia alimentam perfis que acionam cenários dinâmicos de iluminação há mais de uma década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lastRenderedPageBreak/>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prevista em norma desde 2010,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e em operação,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as duas restrições rígidas extraídas da ABNT NBR 5101 e corrige a decisão antes de emiti-la, registrando a correção.</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trabalho,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lastRenderedPageBreak/>
        <w:t>A terceira é de governança. Reia e Cruz (2023) atribuem a fragmentação dos sistemas municipais à definição da arquitetura por fornecedores no interior de contratos setoriais, e Anthony Jnr (2024) identifica na especificação da interface o instrumento pelo qual essa fragmentação se resolve. Alojar a lógica de iluminação no contrato de uma plataforma de segurança reproduziria o arranjo que a revisão diagnostica como causa do problema.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Em operação;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já existem: estão contratados, normalizados ou em operação,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O modelo do controlador em operação no município </w:t>
      </w:r>
      <w:r>
        <w:rPr>
          <w:lang w:val="pt-BR"/>
        </w:rPr>
        <w:lastRenderedPageBreak/>
        <w:t>não é informação divulgada, circunstância que a literatura sobre parcerias público-privadas de iluminação registra como característica do setor, e não como exceção.</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Estrutura opaca de face interna fosca, com a luminária em uma extremidade e o plano de medição na outra; caixa de 44 cm × 16 cm × 19 cm forrada de papel preto fosco, com o segmento e o sensor em paredes opostas, a 0,44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O comportamento do firmware é fixado por quatro regras. Ao ser energizado, o nó aplica o nível pleno e nele permanece até receber o primeiro comando, de modo que nunca parte apagado. O nível recebido é convertido em ciclo de trabalho pela tabela de calibração descrita em 3.4.4. O serviço de decisão emite comando a cada 5 s, e o nó que passa 15 s sem comando assume o nível pleno, conforme o RNF07: três períodos toleram a perda de duas mensagens consecutivas, como numa oscilação breve do enlace, sem deixar o ponto sob comando obsoleto por tempo relevante.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quatro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O ESP8266 comporta o enlace, mas sua modulação por largura de pulso é assistida por software e apresenta instabilidade temporal incompatível com a execução de rampa governada. O Pico W é tecnicamente adequado, e a preferência pelo ESP32 decorre da modulação em hardware com resolução programável e da maturidade das bibliotecas de transporte. O computador de placa única é rejeitado </w:t>
            </w:r>
            <w:r>
              <w:rPr>
                <w:sz w:val="20"/>
                <w:szCs w:val="20"/>
                <w:lang w:val="pt-BR"/>
              </w:rPr>
              <w:lastRenderedPageBreak/>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O módulo baseado no IRF520, de aparência e preço equivalentes, exige comando em 5 V por declaração do próprio fabricante, e operaria em condução parcial. A verificação da tensão de limiar de porta foi o critério que separou dois módulos externamente semelhantes.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é rejeitado por duas razões independentes: um exemplar de 10 W e 800 lm entregaria cerca de 1.300 lux a 0,44 m, mais de setenta vezes o teto adotado, e sua alimentação em faixa de 12 V a 24 V denuncia reatação interna de corrente constante, de modo que a modulação aplicada à entrada não governa o fluxo de forma previsível. A luminária viária, de dezenas de watts, agrava o primeiro problema. A lâmpada incandescente não representa a tecnologia instalada no município e tem inércia térmica que mascara a dinâmica da decisão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O fotorresistor entrega resistência, não iluminância; sua resposta espectral não aproxima a curva de sensibilidade do olho, e a dispersão entre unidades é elevada. Qualquer valor em lux dele extraído seria uma curva ajustada pelos próprios autores, e o trabalho passaria a reportar a própria calibração em lugar de uma iluminância. O luxímetro portátil não dispõe de saída digital e não pode compor a telemetria; ademais, os modelos da faixa de preço compatível declaram erro de zero da ordem de dez lux, superior à própria grandeza medida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As alternativas são as efetivamente empregadas em implantações de telegestão, e seriam as escolhas corretas em campo.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que vão de cerca de 600 a cerca de 1.300 lm por metro, divergência superior ao dobro e incompatível com uma mesma potência.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três emissores a 0,44 m produziram 42,6 lux sem difusor, mais de quatro vezes o valor da classe; com o difusor, a leitura a ciclo de trabalho pleno ficou em 1,79 vez esse valor.</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a iluminação plena da classe situa-se em torno de metade do ciclo de trabalho e o piso de atenuação em torno de um quarto, de modo que a faixa normativa ocupa a região central da excursão. A margem entre o teto físico e o teto normativo é o que torna o resultado </w:t>
      </w:r>
      <w:r>
        <w:rPr>
          <w:lang w:val="pt-BR"/>
        </w:rPr>
        <w:lastRenderedPageBreak/>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10 lux, em torno de metade do ciclo</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5 lux, em torno de um quarto do ciclo</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Um passo a cada 5 s, com queda máxima de 0,083 lux, ou 0,0083 do fluxo pleno, por passo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Medir 10 lux em recinto cuja iluminação de serviço situa-se entre 300 lux e 500 lux não produz resultado interpretável.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Antes de cada sessão, a bancada é mantida a ciclo de trabalho pleno até estabilizar, considerada estável quando a média de um minuto difere menos de 0,1 % da do minuto anterior. No ensaio realizado,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O sensor adotado declara exatidão da ordem de vinte por cento em valor absoluto, e a bancada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lastRenderedPageBreak/>
        <w:t>Ela não afeta a verificação do invariante de segurança. Essa verificação incide sobre o nível decidido pelo sistema, em lux,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Na sessão adotada, 10 lux correspondem a 57,4 % do ciclo de trabalho e 5 lux a 29,7 %, e a maior dispersão entre séries na faixa de operação foi de 0,74 %. Em ensaio de estabilidade de dez minutos a ciclo pleno,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da exatidão absoluta declarada pelo fabricante do sensor.</w:t>
      </w:r>
    </w:p>
    <w:p w14:paraId="558D0270" w14:textId="77777777" w:rsidR="00847C0D" w:rsidRDefault="00CC3326">
      <w:pPr>
        <w:spacing w:after="120" w:line="360" w:lineRule="auto"/>
        <w:ind w:firstLine="709"/>
        <w:jc w:val="both"/>
      </w:pPr>
      <w:r>
        <w:rPr>
          <w:lang w:val="pt-BR"/>
        </w:rPr>
        <w:t>Os dois alertas têm limiares distintos porque os fenômenos são distintos. A falha total é condição inequívoca, e o alerta é aberto após três ciclos consecutivos, cerca de quinze segundos. A perda de controle é gradual — sujeira, depreciação, deslocamento —, não exige ação em segundos, e o alerta só é aberto após doze ciclos, um minuto, o que praticamente elimina o alarme falso.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O conteúdo publicado pela interface emulada não é arbitrário: é construído a partir da análise de conjuntos de dados públicos do município, de modo que os cenários submetidos ao sistema correspondam a situações efetivamente observadas na cidade.</w:t>
      </w:r>
    </w:p>
    <w:p w14:paraId="5FEBFA45" w14:textId="77777777" w:rsidR="006B1E66" w:rsidRPr="000F5B8B" w:rsidRDefault="00CC3326">
      <w:pPr>
        <w:spacing w:after="120" w:line="360" w:lineRule="auto"/>
        <w:ind w:firstLine="709"/>
        <w:jc w:val="both"/>
        <w:rPr>
          <w:lang w:val="pt-BR"/>
        </w:rPr>
      </w:pPr>
      <w:r>
        <w:rPr>
          <w:lang w:val="pt-BR"/>
        </w:rPr>
        <w:t>Dois conjuntos sustentam essa construção. As solicitações registradas pelos canais do SP156, disponibilizadas no portal municipal de dados abertos (SÃO PAULO, 2026a), fornecem a distribuição de demandas por serviço urbano, entre elas as relativas à iluminação pública, permitindo caracterizar regiões e horários de maior incidência. A base georreferenciada municipal fornece a caracterização das vias que permite determinar a classe de iluminação aplicável.</w:t>
      </w:r>
    </w:p>
    <w:p w14:paraId="7AED012E" w14:textId="77777777" w:rsidR="006B1E66" w:rsidRPr="000F5B8B" w:rsidRDefault="00CC3326">
      <w:pPr>
        <w:spacing w:after="120" w:line="360" w:lineRule="auto"/>
        <w:ind w:firstLine="709"/>
        <w:jc w:val="both"/>
        <w:rPr>
          <w:lang w:val="pt-BR"/>
        </w:rPr>
      </w:pPr>
      <w:r>
        <w:rPr>
          <w:lang w:val="pt-BR"/>
        </w:rPr>
        <w:t xml:space="preserve">Declara-se a consequência metodológica: esses conjuntos são agregados e publicados em periodicidade que não é a de tempo real, de modo que servem à </w:t>
      </w:r>
      <w:r>
        <w:rPr>
          <w:lang w:val="pt-BR"/>
        </w:rPr>
        <w:lastRenderedPageBreak/>
        <w:t>construção de cenários realistas e não à operação do sistema sobre informação corrente.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Da análise desses conjuntos deriva-se a suíte de cenários de avaliação, composta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w:t>
      </w:r>
      <w:r>
        <w:rPr>
          <w:lang w:val="pt-BR"/>
        </w:rPr>
        <w:t xml:space="preserve">pela mesma lógica do failsafe do nó (3.4), que, com comando a cada 5 s, tolera 15 s: duas publicações podem se perder sem efeito</w:t>
      </w:r>
      <w:r>
        <w:rPr>
          <w:lang w:val="pt-BR"/>
        </w:rPr>
        <w:t xml:space="preserve">, e, vencido o prazo sem renovação, o serviço decide o nível pleno (3.7).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é o arranjo do Array of Things, em Chicago (CATLETT et al., 2017), e reforça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horária,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Adota-se, em consequência, a série pública do sistema de contagem de pedestres da cidade de Melbourne (CITY OF MELBOURNE, 2026), que mede o mesmo fenômeno que a classe P da ABNT NBR 5101 disciplina: a circulação de pedestres em via urbana. Na extração realizada em setembro de 2026, o conjunto reúne 1.621.525 registros horários provenientes de 97 sensores, em janela móvel de vinte e quatro meses, sob licença aberta. O publicador declara, em metadado próprio, atualização diária, confiabilidade e ausência de problemas conhecidos, e documenta as ressalvas de leitura: hora sem passagem registra zero explícito, e alterações de posição de sensor devem ser consideradas na análise. Fixa-se um recorte datado da série, e a data de extração é registrada, uma vez que a janela é móvel.</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Os valores absolutos de contagem de Melbourne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 de modo que o que se transfere é a estrutura — a forma do ciclo diário e semanal e a dependência temporal entre janelas —, e não o patamar. A </w:t>
      </w:r>
      <w:r>
        <w:rPr>
          <w:lang w:val="pt-BR"/>
        </w:rPr>
        <w:lastRenderedPageBreak/>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Da extração de 23 de setembro de 2026 foram retidos os 49 sensores com cobertura igual ou superior a 98 % no período. Os atributos do modelo são as contagens de uma, duas, três, vinte e quatro e cento e sessenta e oito horas antes, as médias das três e das vinte e quatro horas anteriores, a hora do dia, o dia da semana, o fim de semana e o feriado. No treino, os feriados são os de Victoria,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Em operação, a série não chega pronta: o serviço a constrói a partir dos volumes de cada trecho (3.5.2), como média horária das médias de 5 min, dividida por uma referência do trecho — o percentil 99 das médias horárias dos últimos 28 dias, o mesmo critério do treino, calculado quando há ao menos 168 horas de volume; até lá, um valor inicial declarado de cinco pessoas. Para um ponto de luz associado a vários trechos, prevalece o maior nível normalizado entre eles, pelo mesmo lado seguro. O volume observado, que entra na inferência, é normalizado pela mesma referência, de modo que observado e previsto ficam na mesma escala. O arranque com referência arbitrada é limitação declarada em 6.3.</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lastRenderedPageBreak/>
        <w:t>com o histórico do próprio ponto — o nível da mesma hora na semana anterior,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Como a série de Melbourne é horária e a interface especificada publica volumes de 5 min (3.5.2), realizou-se experimento complementar para verificar se a resolução do dado altera a vantagem do modelo sobre referências simples. Emprega-se a contagem automática de pedestres da cidade de Zurique, em valores de 15 min e sob licença aberta (STADT ZÜRICH, 2026), na janela de 2016 a 2019, período de maior número de pontos de contagem e anterior à pandemia. São retidos os pontos com ao menos 730 dias de registro e cobertura igual ou superior a 95 % na janela; o treino vai até 2018, e o teste é o ano de 2019. Sobre os mesmos dados treinam-se dois modelos, com os hiperparâmetros do modelo principal: um na resolução de 15 min, com alvo no nível médio dos 60 min seguintes, e outro com os dados somados por hora. As referências são a persistência, a média sazonal e o valor do mesmo horário na semana anterior. O critério de leitura foi fixado e versionado antes do treino: o modelo é considerado não substituível numa resolução se, no período noturno, superar a melhor referência simples em ao menos 2 pontos percentuais no acerto da faixa e em ao menos 0,02 na medida F1. Os limiares são critério dos autores, e não valor de norma ou de literatura; o que lhes dá validade é terem sido fixados antes do resultado. O experimento é separado: não altera o modelo em operação, os tercis nem a base de regras.</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É a variável que a norma indica como determinante do tempo de funcionamento da iluminação adaptativa, na subseção 6.10.3,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Base georreferenciada municipal</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0,104 e 0,405 do nível normalizado, valores assimétricos que refletem a predominância de horas de baixa circulação. Os dois valores são únicos e calculados sobre todas as horas do dia, de todos os pontos reunidos; no período noturno, em que o sistema decide, 54 % das horas da série ficam na faixa baixa. O critério não é arbitrado pelos autores: é valor derivado do dado, reproduzível por qualquer leitor que aplique o mesmo procedimento à mesma série. A necessidade do critério decorre de uma lacuna da norma: a ABNT NBR 5101 condiciona a classe ao nível de atividade </w:t>
      </w:r>
      <w:r>
        <w:rPr>
          <w:lang w:val="pt-BR"/>
        </w:rPr>
        <w:lastRenderedPageBreak/>
        <w:t>de pedestres e recomenda reduzir a iluminância nos horários de baixa movimentação (6.3),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Melbourne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lastRenderedPageBreak/>
        <w:t>dimerizável permanece sempre no pleno. A saída contínua, e não a seleção entre estados discretos, decorre de exigência normativa: a taxa de decréscimo do fluxo é limitada, de modo que transições abruptas entre patamares seriam inadmissíveis.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declaradas: as prescrições da ABNT NBR 5101 quanto aos casos em que a atenuação é vedada ou limitada, e o conhecimento de domínio documentado na literatura revisada. Nenhuma regra deriva de decisões rotuladas pelos próprios autores, o que preserva a base externa e auditável.</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w:t>
      </w:r>
      <w:r>
        <w:rPr>
          <w:lang w:val="pt-BR"/>
        </w:rPr>
        <w:lastRenderedPageBreak/>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cenário acrescentado depois da primeira comparação, para exercitar essa região: a tabela salta entre classes em degraus inteiros, com variação total do nível de 2,50, e a inferência nebulosa responde com ajustes menores e mais frequentes, com variação total de 1,47 e 16 inversões de sentido, contra 9 da tabela. A diferença é real, mas de pequena amplitude. O trabalho não fundamenta a escolha em economia de energia; fundamenta-a na legibilidade da base e na resposta gradual junto às fronteiras, onde a previsão e a contagem são menos seguras, com os números reportados no Capítulo 5. A comparação foi depois repetida em seis cenários construídos só para essa região, </w:t>
      </w:r>
      <w:r>
        <w:rPr>
          <w:lang w:val="pt-BR"/>
        </w:rPr>
        <w:lastRenderedPageBreak/>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e opera sobre a decisão antes de sua emissão.</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O ciclo de decisão emite um passo a cada 5 s, com queda máxima de 0,0083 do fluxo pleno por passo, o que respeita por construção o limite de um décimo por minuto. O nível corrente considerado é o da última decisão anterior ao instante atual e, se o nó esteve em failsafe, o pleno, que é o nível em que ele efetivamente se encontra.</w:t>
      </w:r>
    </w:p>
    <w:p w14:paraId="012BC682" w14:textId="77777777" w:rsidR="00847C0D" w:rsidRDefault="00CC3326">
      <w:pPr>
        <w:spacing w:after="240" w:line="360" w:lineRule="auto"/>
        <w:ind w:firstLine="709"/>
        <w:jc w:val="both"/>
      </w:pPr>
      <w:r>
        <w:rPr>
          <w:lang w:val="pt-BR"/>
        </w:rPr>
        <w:t xml:space="preserve">Piso e taxa são ambos limites inferiores, e o nível emitido é o maior entre o pretendido, o piso e o limite de taxa — a única composição que satisfaz os dois ao mesmo tempo. Registra-se como restrição aplicada o limite que determinou o valor, piso ou taxa, ou nenhuma, quando não houve correção; em empate, registra-se o piso, limite normativo absoluto.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w:t>
      </w:r>
      <w:r>
        <w:rPr>
          <w:lang w:val="pt-BR"/>
        </w:rPr>
        <w:lastRenderedPageBreak/>
        <w:t>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A mesma lógica é estendida ao serviço. O volume publicado vale por 15 min, três períodos de publicação; vencido sem renovação, o serviço decide o nível pleno e continua a publicar, de modo que a ausência de dado fica registrada como decisão, e não desaparece da auditoria.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horária adotada,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período do ciclo, o que torna a suíte repetível e rápida sem alterar a rampa, que continua limitada a um décimo por minuto;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spacing w:after="120" w:line="360" w:lineRule="auto"/>
        <w:ind w:firstLine="709"/>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Melbourne, das 18 h às 6 h, no período de teste do modelo, de quatro sensores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lastRenderedPageBreak/>
        <w:t>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Melbourne é horária, e nesses cenários o volume de 5 min repete o valor da hora, limitação que 6.3 registra.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Um último confronto trata só da forma da resposta, com dado real de resolução sub-horária. São oito noites reais da série de 15 min de Zurique (3.6), do ano de teste, de quatro pontos sorteados,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treinado com a série de Melbourne; sua precisão sobre os dados de Zurique não é avaliada,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Três características do arranjo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Os conjuntos de dados públicos empregados na construção dos cenários são divulgados pelo poder público de forma agregada e são utilizados exclusivamente para caracterizar distribuições e frequências.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potência mínima da faixa contratual,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Limite inferior da faixa contratual de 40 W a 440 W</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camada de verificação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da faixa contratual,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que corresponde ao regime hoje </w:t>
      </w:r>
      <w:r>
        <w:rPr>
          <w:lang w:val="pt-BR"/>
        </w:rPr>
        <w:lastRenderedPageBreak/>
        <w:t>praticado no município, caracterizado em 2.3. A segunda é um regime de atenuação por horário fixo,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um ponto de luz viário emprega regulador de corrente constante, cuja eficiência varia com o nível de saída, e consome ainda uma parcela fixa no próprio regulador e no controlador de telegestão, que não se reduz com a dimerização e que não é aqui quantificada, por não haver valor público para o equipamento instalado. Os dois efeitos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lastRenderedPageBreak/>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Produzir, a cada ciclo, estimativa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Aplicar no nó o ciclo de trabalho comandado e medir a iluminância no plano de trabalho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Derivada da série de telemetria entre comandos consecutivos</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O intervalo entre a publicação do evento e a aplicação do ciclo de trabalho no nó deve permanecer inferior a dois segundos</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Na ausência de comando por 15 s, três períodos do </w:t>
            </w:r>
            <w:r>
              <w:rPr>
                <w:sz w:val="20"/>
                <w:szCs w:val="20"/>
                <w:lang w:val="pt-BR"/>
              </w:rPr>
              <w:t xml:space="preserve">ciclo de decisão,</w:t>
            </w:r>
            <w:r>
              <w:rPr>
                <w:sz w:val="20"/>
                <w:szCs w:val="20"/>
                <w:lang w:val="pt-BR"/>
              </w:rPr>
              <w:t xml:space="preserve">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as restrições da ABNT NBR 5101 e o corrige quando necessário, o intermediário de mensagens entrega o comando já verificado e o nó de iluminação o executa,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002000"/>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002000"/>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Confrontar o nível pretendido com as restrições rígidas, corrigi-lo quando necessário e registrar a correção</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as duas restrições rígidas da camada de verificação e publica o comando resultante. Reage a cada evento no momento em que é gravado e mantém um ciclo periódico de 5 s, que conduz as rampas e alimenta o nó, cuja falta de comando aciona o failsafe.</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mantém conexão e ciclo contínuos, e planos gratuitos de plataforma suspendem processos ociosos, o que levaria o nó ao failsafe.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Nível emitido, expresso como fração do fluxo pleno,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Ciclo de trabalho efetivamente aplicado,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a taxa e produz o nível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(6) Comando. O serviço publica, no tópico do ponto de luz, o nível emitido e o identificador da decisão.</w:t>
      </w:r>
    </w:p>
    <w:p w14:paraId="4CDFF75E" w14:textId="77777777" w:rsidR="002A414D" w:rsidRDefault="009172FF">
      <w:pPr>
        <w:spacing w:after="120" w:line="360" w:lineRule="auto"/>
        <w:ind w:firstLine="709"/>
        <w:jc w:val="both"/>
      </w:pPr>
      <w:r>
        <w:rPr>
          <w:lang w:val="pt-BR"/>
        </w:rPr>
        <w:t>(7) Atuação e medição. O nó converte o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Sem evento novo, o serviço repete os passos 3 a 9 a cada 5 s: é esse ciclo que conduz a rampa de descida e que mantém o nó fora do failsafe.</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Nos ciclos seguintes, o serviço prossegue a descida à taxa admitida, até o nível pretendido. 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Código do segmento no cadastro municipal; código, tipo e nome do logradouro; faixa de numeração; geometria; referência de pessoas</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lastRenderedPageBreak/>
              <w:t>movimentação; nível anterior; instante de publicação;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Carimbo de tempo; ponto de luz; decisão correspondente; ciclo de trabalho aplicado; iluminância medida;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429213"/>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429213"/>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lastRenderedPageBreak/>
        <w:t>Duas cardinalidades merecem nota. A relação entre decisão e telemetria é de um para um, e não de um para muitos, porque cada comando emitido produz uma leitura de confirmação;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Código do segmento no cadastro municipal (chave); código, tipo e nome do logradouro; numeração inicial e final; geometria em coordenadas planas; fonte e data de extração; referência de pessoas, positiva</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lastRenderedPageBreak/>
              <w:t>classe vigente, chaves estrangeiras; previsão; níveis pretendido, emitido e anterior; restrição em {nenhuma, piso, taxa}, nenhuma se e somente se o emitido for igual ao pretendido; instante de publicação;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Identificador; decisão, única; ponto; sessão; instantes de medição e de recebimento; ciclo de trabalho entre 0 e 1; iluminância não negativa</w:t>
            </w:r>
          </w:p>
        </w:tc>
        <w:tc>
          <w:tcPr>
            <w:tcW w:w="3771" w:type="dxa"/>
            <w:tcMar>
              <w:top w:w="70" w:type="dxa"/>
              <w:left w:w="90" w:type="dxa"/>
              <w:bottom w:w="70" w:type="dxa"/>
              <w:right w:w="90" w:type="dxa"/>
            </w:tcMar>
          </w:tcPr>
          <w:p w14:paraId="3F91ED06" w14:textId="77777777" w:rsidR="00847C0D" w:rsidRDefault="00CC3326">
            <w:r>
              <w:rPr>
                <w:sz w:val="20"/>
                <w:szCs w:val="20"/>
                <w:lang w:val="pt-BR"/>
              </w:rPr>
              <w:t>Confirmação de cada decisão,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Última decisão mais antiga que o tempo de failsafe</w:t>
            </w:r>
          </w:p>
        </w:tc>
        <w:tc>
          <w:tcPr>
            <w:tcW w:w="2971" w:type="dxa"/>
            <w:tcMar>
              <w:top w:w="70" w:type="dxa"/>
              <w:left w:w="90" w:type="dxa"/>
              <w:bottom w:w="70" w:type="dxa"/>
              <w:right w:w="90" w:type="dxa"/>
            </w:tcMar>
          </w:tcPr>
          <w:p w14:paraId="4372EAF6" w14:textId="77777777" w:rsidR="00847C0D" w:rsidRDefault="00CC3326">
            <w:r>
              <w:rPr>
                <w:sz w:val="20"/>
                <w:szCs w:val="20"/>
                <w:lang w:val="pt-BR"/>
              </w:rPr>
              <w:t>Rampa recomeça do pleno, e não do último nível gravado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Latência inferior a 2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Nó no pleno em até 15 s,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4 e 5 de outubro de 2026, com o nó de bancada ligado ao ambiente implantado e a calibração conferida no início da sessão (3.4.4); o registro de cada caso está no repositório (Apêndice B). Cinco foram satisfeitos. No CT15, a iluminância medida ficou 3,0 % acima do valor esperado para o nível emitido, dentro da tolerância de 3,4 %. No CT16, o alerta de falha total foi aberto após três ciclos com a fonte da fita desligada e encerrado ao religá-la. No CT17, as trinta repetições ficaram abaixo de 2 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O CT18 não foi satisfeito nos termos em que foi fixado: o nó assumiu o nível pleno 15,0 s após o último comando, como exige o RNF07, mas o sensor só registrou o pleno 17,3 s após o último comando, porque a primeira leitura depois da troca ainda corresponde à conversão iniciada antes dela. O CT17 exigiu três execuções, todas registradas; os números estão em 5.3.</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Na partição de teste da série de Melbourne, com 161.332 horas de 49 sensores, o modelo de reforço de gradiente apresentou erro absoluto médio de 0,047 e raiz do erro quadrático médio de 0,076, em nível normalizado. A média sazonal apresentou 0,057 e 0,091, e a persistência, 0,081 e 0,122. O modelo supera as duas referências, com erro absoluto médio 18 % menor que o da média sazonal. Os tercis da distribuição do nível, que fixam as partições de 3.7, resultaram em 0,104 e 0,405.</w:t>
      </w:r>
    </w:p>
    <w:p w14:paraId="7EFAA70F" w14:textId="77777777" w:rsidR="001A5FD5" w:rsidRDefault="002D2B91">
      <w:pPr>
        <w:spacing w:after="120" w:line="360" w:lineRule="auto"/>
        <w:ind w:firstLine="709"/>
        <w:jc w:val="both"/>
      </w:pPr>
      <w:r>
        <w:rPr>
          <w:highlight w:val="yellow"/>
          <w:lang w:val="pt-BR"/>
        </w:rPr>
        <w:t>No experimento complementar com a série de 15 min de Zurique (3.6), 14 pontos atenderam ao critério de seleção, 12 deles com dados no ano de teste. O Quadro 20, em 5.6, reúne o resultado: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sistema emitiu 13.440 decisões em cada um dos quatro modos de execução — com e sem a previsão e, em cada caso, com a inferência nebulosa ou com a tabela em degraus —, num total de 53.760. Não houve violação do piso nem da taxa em nenhuma delas. No modo em operação, a camada de verificação corrigiu 594 decisões pela taxa de decréscimo e nenhuma pelo piso: a inferência nunca pediu nível abaixo da classe mínima, e pediu, 594 vezes, descida mais rápida que a admitida, contida pela rampa. No cenário adversarial de alternância entre vazio e cheio a cada minuto, a correção por taxa atuou </w:t>
      </w:r>
      <w:r>
        <w:rPr>
          <w:highlight w:val="yellow"/>
          <w:lang w:val="pt-BR"/>
        </w:rPr>
        <w:lastRenderedPageBreak/>
        <w:t>em 348 das 720 decisões. As execuções da avaliação dos componentes (5.6) somam outras 613.440 decisões, igualmente sem violação, o que eleva a 667.200 o total de decisões verificadas.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Em trinta repetições independentes, espaçadas de 20 s, a latência variou de 0,98 s a 1,93 s, com mediana de 1,23 s e percentil 95 de 1,51 s; a decisão foi registrada em até 7 ms após o evento em todas elas. Em quatro das trinta repetições, a telemetria veio da decisão seguinte, apoiada no mesmo evento: o ciclo periódico de 5 s emitiu novo comando antes de concluída a leitura, e a relação entre decisão e telemetria, que é de um para um sem ser obrigatória (4.7.2), deixou a primeira decisão sem medição.</w:t>
      </w:r>
    </w:p>
    <w:p>
      <w:pPr>
        <w:spacing w:after="120" w:line="360" w:lineRule="auto"/>
        <w:ind w:firstLine="709"/>
        <w:jc w:val="both"/>
      </w:pPr>
      <w:r>
        <w:rPr>
          <w:highlight w:val="yellow"/>
          <w:lang w:val="pt-BR"/>
        </w:rPr>
        <w:t xml:space="preserve">Essa forma de medição resultou de duas correções feitas depois de execuções anteriores, mantido o critério. Na primeira execução, a latência variou de 2,3 s a 7,1 s: o computador que publicava os eventos tinha o relógio cerca de 1 s adiantado em relação ao servidor, e o serviço, que desconsidera publicações com instante posterior ao do seu relógio, só as incorporou no ciclo periódico seguinte. Na segunda, com o instante corrigido pela diferença medida entre os relógios, seis repetições ficaram sem a telemetria da primeira decisão, pelo motivo descrito acima. A primeira execução expõe uma condição da integração: a resposta imediata pressupõe relógios sincronizados entre a plataforma e o serviço, e uma publicação com instante adiantado retarda a decisão em até um período do ciclo.</w:t>
      </w:r>
    </w:p>
    <w:p>
      <w:pPr>
        <w:spacing w:after="120" w:line="360" w:lineRule="auto"/>
        <w:ind w:firstLine="709"/>
        <w:jc w:val="both"/>
      </w:pPr>
      <w:r>
        <w:rPr>
          <w:highlight w:val="yellow"/>
          <w:lang w:val="pt-BR"/>
        </w:rPr>
        <w:t xml:space="preserve">A conferência da calibração, no início da sessão, mediu residual nula e iluminâncias 2,1 %, 2,7 % e 2,3 % acima do esperado nos níveis 1,0, 0,75 e 0,5, dentro da tolerância de 3,4 %. Essa tolerância decorre da resolução do sensor sobre o piso, nos termos de 3.4.5, porque as repetições da calibração não apresentaram dispersão. A falha induzida — a fonte da fita retirada da tomada com o nó energizado pela porta USB — produziu razão nula entre a iluminância entregue e a esperada e abriu o alerta de falha total após três ciclos consecutivos; religada a fonte, o alerta foi encerrado 35 s após a abertura. A única falha induzida foi detectada.</w:t>
      </w:r>
    </w:p>
    <w:p>
      <w:pPr>
        <w:spacing w:after="120" w:line="360" w:lineRule="auto"/>
        <w:ind w:firstLine="709"/>
        <w:jc w:val="both"/>
      </w:pPr>
      <w:r>
        <w:rPr>
          <w:highlight w:val="yellow"/>
          <w:lang w:val="pt-BR"/>
        </w:rPr>
        <w:t xml:space="preserve">No ensaio do failsafe, o nó foi levado ao piso, 5,1 lux, em 5,3 min, à taxa admitida, e o serviço de decisão foi então interrompido. O nó aplicou o nível pleno 15,0 s após o último comando, e o sensor registrou 10,19 lux 2,3 s depois. Retomado o serviço, a rampa recomeçou do pleno, e não do último nível gravado.</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Cerca de 170 mensagens por segundo para 50 mil câmeras, sem picos; resumo na origem, como no Array of Things (2.2)</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1.440; 100 %;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1.080; 100 %;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13.440; 100 %;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todos os ciclos de todos os cenários, nos quatro modos de execução, de modo que não há discordância </w:t>
      </w:r>
      <w:r>
        <w:rPr>
          <w:lang w:val="pt-BR"/>
        </w:rPr>
        <w:lastRenderedPageBreak/>
        <w:t>a listar.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541,4 Wh; 5.954,9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72,5 % do pleno e 102,1 % do horário fixo; aderência de 100 %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532,3 Wh; 5.855,2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71,3 % do pleno e 100,4 % do horário fixo;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538,6 Wh; 5.924,9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72,1 % do pleno e 101,6 % do horário fixo;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A razão entre os regimes é idêntica nas duas potências, como previsto em 3.11. Na suíte, o regime adaptativo consome 27,5 % menos que o fluxo pleno e 2,1 % mais que o horário fixo, com aderência de 100 %, contra 72,2 % do horário fixo. Nas oito noites reais da avaliação de 5.6, o regime adaptativo consome 69,0 % do fluxo pleno e 87,0 % do horário fixo.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de ciclo de trabalho registrada na descida ao piso do ensaio de failsafe: 68 telemetrias em 5,5 min, com o segmento de fita de 6 cm, de potência plena de 0,86 W pela especificação de 14,4 W/m. Pelo ciclo de trabalho, a descida consumiu 34,4 mWh, 75,7 % do consumo no pleno da classe no mesmo intervalo, proporção próxima da obtida pela fórmula fechada de 3.11 para a rampa de P3 a P5, de 75 %. A estimativa derivada da iluminância medida resultou em 34,8 mWh, divergência de 1,3 % em relação à derivada do ciclo de trabalho.</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Horário fixo abaixo do nível pedido em 282 min dos 495 min com exigência na suíte (278 deles por 2 lux ou mais) e em 535 min dos 3.240 min das noites reais (529 por 2 lux ou mais), com déficit médio de 3,8 lux e de 3,3 lux; sob ocorrência aberta, 30 min na classe mínima. Sistema adaptativo abaixo em 70 min e em 659 min, com déficit médio de 0,8 lux e nenhum minuto 2 lux abaixo. Energia do adaptativo: 102,1 % do horário fixo na suíte e 87,0 %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Energia de 69,0 % e 68,2 % do pleno; janela de baixa demanda em transição de 31,2 % e 17,0 %; atraso médio até a classe mínima de 53,4 min nos dois modos. Acerto da contenção de 16,7 %, contra 2,4 %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Início da noite: luz perdida média de 0,153 e 0,280 do pleno, ao custo de 10,8 Wh na luminária de referência quando a via está de fato vazia. Madrugada: 0,076 nos dois modos, com 119,5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Energia de 87,0 % e 87,2 % do horário fixo; déficit idêntico, de 659 min; janela em transição de 31,2 % e 28,9 %; acerto da contenção de 16,7 % e 54,4 %. Com falha de contagem, luz perdida de 0,153 e 0,075 no início da noite e de 0,076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Energia de 69,0 % e 68,9 % do pleno; variação total do nível de 4,60 e 4,50; inversões de sentido, 9 e 4; janela em transição de 31,2 % e 9,1 %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Variação total do nível de 12,7 e 20,9; subidas bruscas, 20 e 44; inversões de sentido, 152 e 86; energia de 77,1 % e 78,3 %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Oito noites reais de Zurique, em 15 min</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Mudanças perceptíveis de ao menos 6 %: 24, 5 e 5; de ao menos 15 %: 7, 4 e 4; de ao menos 30 %, em conferência posterior: 2, 3 e 3; inversões de sentido: 63, 7 e 7; energia de 61,8 %, 61,7 % e 62,4 % do pleno; nenhum minuto 2 lux abaixo do nível pedido nos três; atraso médio até a classe mínima de 63,8 min, 45,5 min e 44,0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medido quando a contagem falha em horário movimentado, e nenhum efeito na madrugada, em que o histórico também indica pouca movimentação. Já o modelo treinado e a pertinência parcial mostraram-se substituíveis no sistema: com a série horária, a média sazonal iguala o modelo no déficit e o supera no acerto da contenção, e a tabela em degraus iguala a inferência nebulosa em energia, com menos inversões de sentido e saltos maiores. O acerto da contenção apoia-se em poucas horas e é indício, e não estimativa firme. No confronto com noites reais de 15 min, a inferência nebulosa produziu mais mudanças perceptíveis que as duas tabelas, nos dois limiares: nessas noites o volume cruzou os tercis poucas vezes, a tabela quase não trocou de classe, e a saída contínua acompanhou cada variação do volume. No limiar de 30 %, reportado depois de conferidas as fontes, a inferência nebulosa tem uma mudança a menos que as tabelas (2, contra 3 e 3), e as suas maiores elevações são de 42 %, contra 50 % das tabelas; a 20 %, as três empatam em 3. A diferença a 30 % é de um único evento em oito noites e não altera a leitura: nos dois limiares fixados no protocolo, a inferência nebulosa não apresentou a vantagem exigida.</w:t>
      </w:r>
    </w:p>
    <w:p w14:paraId="4F07A4D4" w14:textId="77777777" w:rsidR="001A5FD5" w:rsidRDefault="002D2B91">
      <w:pPr>
        <w:spacing w:after="120" w:line="360" w:lineRule="auto"/>
        <w:ind w:firstLine="709"/>
        <w:jc w:val="both"/>
      </w:pPr>
      <w:r>
        <w:rPr>
          <w:lang w:val="pt-BR"/>
        </w:rPr>
        <w:t>O Quadro 20 apresenta o experimento complementar, no período noturno do ano de teste.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[PENDENTE — declarar, com base no Capítulo 5, se cada hipótese de 2.10 é aceita ou rejeitada: H1 pela concordância de 5.4; H2 pelo resultado de 5.2; H3 pela comparação entre o acionamento antecipado e o puramente reativo — comparação que as etapas de 3.9 ainda não preveem de forma explícita.]</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Os resultados da previsão (5.1 e 5.6) dependem de séries de outras cidades.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5E158599" w14:textId="77777777" w:rsidR="006B1E66" w:rsidRPr="000F5B8B" w:rsidRDefault="00CC3326">
      <w:pPr>
        <w:pStyle w:val="ListParagraph"/>
        <w:numPr>
          <w:ilvl w:val="0"/>
          <w:numId w:val="2"/>
        </w:numPr>
        <w:spacing w:after="120" w:line="360" w:lineRule="auto"/>
        <w:jc w:val="both"/>
        <w:rPr>
          <w:lang w:val="pt-BR"/>
        </w:rPr>
      </w:pPr>
      <w:r>
        <w:rPr>
          <w:lang w:val="pt-BR"/>
        </w:rPr>
        <w:t>Os dados públicos empregados são agregados e não são publicados em tempo real, conforme declarado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Conjuntos distintos conduzem a classes e faixas admissíveis distintas. Em campo, um mesmo ponto de luz costuma iluminar a pista e a calçada,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ao passo que implantações de telegestão empregam predominantemente tecnologias de longo alcance e baixo consumo.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indisponibilidade de módulo pronto no mercado nacional em prazo compatível.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cadência de comando, um a cada 5 s por ponto de luz, foi escolhida para a bancada: conduz a rampa de descida em passos pequenos e serve de sinal de vida ao failsafe do nó. Em escala de parque, com mais de seiscentos mil pontos, corresponderia a cerca de 120 mil comandos por segundo, além de uma decisão gravada por ponto a cada 5 s, volume cuja viabilidade não foi avaliada. Uma alternativa seria emitir comando apenas quando o nível muda, com sinal de vida mais espaçado e failsafe proporcionalmente mais longo, preservando no serviço o controle da taxa de decréscimo; essa variante não foi implementada nem testada.</w:t>
      </w:r>
    </w:p>
    <w:p w14:paraId="25F3F71E" w14:textId="77777777" w:rsidR="001A5FD5" w:rsidRDefault="002D2B91">
      <w:pPr>
        <w:pStyle w:val="ListParagraph"/>
        <w:numPr>
          <w:ilvl w:val="0"/>
          <w:numId w:val="2"/>
        </w:numPr>
        <w:spacing w:after="120" w:line="360" w:lineRule="auto"/>
        <w:jc w:val="both"/>
      </w:pPr>
      <w:r>
        <w:rPr>
          <w:lang w:val="pt-BR"/>
        </w:rPr>
        <w:t>Com a série horária adotada no treino, o modelo de previsão não se mostrou insubstituível no sistema: a média sazonal do próprio ponto produziu o mesmo déficit e energia equivalente (5.6). As regras leem a previsão em três faixas, a elevação do nível é imediata e a movimentação noturna é regular, de modo que o ganho de precisão do modelo raramente muda a decisão. O modelo foi, ademais, treinado para reduzir o erro médio, e não para acertar a faixa.</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A avaliação dos componentes apoia-se em oito noites reais de uma série horária, em que o volume de 5 min repete o valor da hora, e em pares sintéticos de falha de contagem. O déficit em relação ao nível pedido adota o critério dos tercis, que é dos autores. A série de contagem por minuto de Melbourne só é publicada para as últimas 24 horas, e reunir histórico suficiente excedia o prazo de execução.</w:t>
      </w:r>
    </w:p>
    <w:p w14:paraId="1289BA09" w14:textId="77777777" w:rsidR="00461CFB" w:rsidRDefault="006F13C7">
      <w:pPr>
        <w:pStyle w:val="ListParagraph"/>
        <w:numPr>
          <w:ilvl w:val="0"/>
          <w:numId w:val="2"/>
        </w:numPr>
        <w:spacing w:after="120" w:line="360" w:lineRule="auto"/>
        <w:jc w:val="both"/>
      </w:pPr>
      <w:r>
        <w:rPr>
          <w:lang w:val="pt-BR"/>
        </w:rPr>
        <w:t>A plataforma de monitoramento não cobre todas as vias iluminadas. Em trecho sem câmera não há volume publicado, e o ponto de luz permanece no fluxo pleno, como hoje (3.7):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lastRenderedPageBreak/>
        <w:t>Treinar e operar a camada de previsão com série sub-horária, no período de publicação da interface,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54465078" w14:textId="77777777" w:rsidR="006B1E66" w:rsidRDefault="00CC3326">
      <w:pPr>
        <w:spacing w:after="240"/>
      </w:pPr>
      <w:r>
        <w:t xml:space="preserve">CATLETT, Charlie E.; BECKMAN, Peter H.; SANKARAN, Rajesh; GALVIN, Kate Keahey. Array of Things: a scientific research instrument in the public way – platform design and early lessons learned. In: INTERNATIONAL WORKSHOP ON SCIENCE OF SMART CITY OPERATIONS AND PLATFORMS ENGINEERING, 2., 2017, Pittsburgh. </w:t>
      </w:r>
      <w:r>
        <w:rPr>
          <w:b/>
          <w:bCs/>
        </w:rPr>
        <w:t>Proceedings [...]</w:t>
      </w:r>
      <w:r>
        <w:t>. New York: ACM, 2017. p. 26-33. DOI: 10.1145/3063386.3063771.</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5957F8D6" w14:textId="77777777" w:rsidR="006B1E66" w:rsidRPr="000F5B8B" w:rsidRDefault="00CC3326">
      <w:pPr>
        <w:spacing w:after="240"/>
        <w:rPr>
          <w:lang w:val="pt-BR"/>
        </w:rPr>
      </w:pPr>
      <w:r>
        <w:rPr>
          <w:lang w:val="pt-BR"/>
        </w:rPr>
        <w:t xml:space="preserve">REIA, Jess; CRUZ, Luã. Cidades inteligentes no Brasil: conexões entre poder corporativo, direitos e engajamento cívico. </w:t>
      </w:r>
      <w:r>
        <w:rPr>
          <w:b/>
          <w:bCs/>
          <w:lang w:val="pt-BR"/>
        </w:rPr>
        <w:t>Cadernos Metrópole</w:t>
      </w:r>
      <w:r>
        <w:rPr>
          <w:lang w:val="pt-BR"/>
        </w:rPr>
        <w:t>, v. 25, n. 57, p. 467-490, 2023. DOI: 10.1590/2236-9996.2023-5705.</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5F9D5B85" w14:textId="77777777" w:rsidR="006B1E66" w:rsidRPr="000F5B8B" w:rsidRDefault="00CC3326">
      <w:pPr>
        <w:spacing w:after="240"/>
        <w:rPr>
          <w:lang w:val="pt-BR"/>
        </w:rPr>
      </w:pPr>
      <w:r>
        <w:t xml:space="preserve">SANCHEZ, Luis; MUÑOZ, Luis; GALACHE, José Antonio; SOTRES, Pablo; SANTANA, Juan R.; GUTIERREZ, Veronica; RAMDHANY, Rasheed; GLUHAK, Alex; KRCO, Srdjan; THEODORIDIS, Evangelos; PFISTERER, Dennis. SmartSantander: IoT experimentation over a smart city testbed. </w:t>
      </w:r>
      <w:r>
        <w:rPr>
          <w:b/>
          <w:bCs/>
        </w:rPr>
        <w:t>Computer Networks</w:t>
      </w:r>
      <w:r>
        <w:t xml:space="preserve">, v. 61, p. 217-238, 2014. </w:t>
      </w:r>
      <w:r>
        <w:rPr>
          <w:lang w:val="pt-BR"/>
        </w:rPr>
        <w:t>DOI: 10.1016/j.bjp.2013.12.020.</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lastRenderedPageBreak/>
              <w:t>Figuras 1 e 2</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e de entidade-relacionamento por script </w:t>
            </w:r>
            <w:r>
              <w:rPr>
                <w:sz w:val="20"/>
                <w:szCs w:val="20"/>
                <w:lang w:val="pt-BR"/>
              </w:rPr>
              <w:lastRenderedPageBreak/>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Prospecção bibliográfica: formulação dos termos de busca e dos operadores booleanos e localização das fontes nas bases consultadas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del w:id="30000" w:author="Vitor Oliveira" w:date="2026-10-05T04:00:00Z">
        <w:r>
          <w:rPr>
            <w:lang w:val="pt-BR"/>
          </w:rPr>
          <w:delText xml:space="preserve">itens 57 a 61 para os resultados de 5.6.</w:delText>
        </w:r>
      </w:del>
      <w:ins w:id="30001" w:author="Vitor Oliveira" w:date="2026-10-05T04:00:00Z">
        <w:r>
          <w:rPr>
            <w:lang w:val="pt-BR"/>
          </w:rPr>
          <w:t xml:space="preserve">itens 57 a 61 para os resultados de 5.6 e itens 65 e 66 para a sessão de bancada. Os resultados da bancada dependem do nó físico e do ambiente implantado: o que se reproduz sem eles é o cálculo sobre os registros guardados, e não a medição.</w:t>
        </w:r>
      </w:ins>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python -m modelo.baixar_dados; python -m modelo.treinar. Resultado em modelo/resultados/metricas.json</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python -m cenarios.executar --serie, repetido com --reativo e com --degraus; python -m cenarios.aderencia_regimes. Versões 9725f2a e 222760b</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python -m cenarios.executar --pasta avaliacao_ia/melbourne --serie (e avaliacao_ia/camera), nos modos do protocolo; python -m cenarios.avaliacao_ia.analisar. Protocolo d6e31d0; resultados 9646d4d e 222760b</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python -m cenarios.executar --pasta avaliacao_ia/melbourne --serie --previsao media-sazonal (e avaliacao_ia/camera); --pasta avaliacao_ia/ruido --serie, com e sem --degraus; python -m cenarios.avaliacao_ia.analisar_substitutos. Protocolo 6bef5a1; resultado b9157c0</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p>
        </w:tc>
      </w:tr>
      <w:tr w:rsidR="00E01C3A" w:rsidRPr="00CE1B46" w14:paraId="75473CBD" w14:textId="77777777">
        <w:trPr>
          <w:ins w:id="30002" w:author="Vitor Oliveira" w:date="2026-10-05T04:00:00Z"/>
        </w:trPr>
        <w:tc>
          <w:tcPr>
            <w:tcW w:w="2600" w:type="dxa"/>
            <w:tcMar>
              <w:top w:w="70" w:type="dxa"/>
              <w:left w:w="90" w:type="dxa"/>
              <w:bottom w:w="70" w:type="dxa"/>
              <w:right w:w="90" w:type="dxa"/>
            </w:tcMar>
          </w:tcPr>
          <w:p w14:paraId="0706C4C5" w14:textId="77777777" w:rsidR="00E01C3A" w:rsidRDefault="00CC3326">
            <w:pPr>
              <w:rPr>
                <w:ins w:id="30003" w:author="Vitor Oliveira" w:date="2026-10-05T04:00:00Z"/>
              </w:rPr>
            </w:pPr>
            <w:ins w:id="30004" w:author="Vitor Oliveira" w:date="2026-10-05T04:00:00Z">
              <w:r>
                <w:rPr>
                  <w:sz w:val="20"/>
                  <w:szCs w:val="20"/>
                </w:rPr>
                <w:t xml:space="preserve">3.4.4 e 5.3 — conferência da calibração</w:t>
              </w:r>
            </w:ins>
          </w:p>
        </w:tc>
        <w:tc>
          <w:tcPr>
            <w:tcW w:w="2700" w:type="dxa"/>
            <w:tcMar>
              <w:top w:w="70" w:type="dxa"/>
              <w:left w:w="90" w:type="dxa"/>
              <w:bottom w:w="70" w:type="dxa"/>
              <w:right w:w="90" w:type="dxa"/>
            </w:tcMar>
          </w:tcPr>
          <w:p w14:paraId="29B763FA" w14:textId="77777777" w:rsidR="00E01C3A" w:rsidRDefault="00CC3326">
            <w:pPr>
              <w:rPr>
                <w:ins w:id="30005" w:author="Vitor Oliveira" w:date="2026-10-05T04:00:00Z"/>
              </w:rPr>
            </w:pPr>
            <w:ins w:id="30006" w:author="Vitor Oliveira" w:date="2026-10-05T04:00:00Z">
              <w:r>
                <w:rPr>
                  <w:sz w:val="20"/>
                  <w:szCs w:val="20"/>
                </w:rPr>
                <w:t xml:space="preserve">bancada/conferir.py, com o firmware/no/no.ino gravado no nó; tolerância do diagnóstico sobre bancada/resultados/sessao_72.json</w:t>
              </w:r>
            </w:ins>
          </w:p>
        </w:tc>
        <w:tc>
          <w:tcPr>
            <w:tcW w:w="3771" w:type="dxa"/>
            <w:tcMar>
              <w:top w:w="70" w:type="dxa"/>
              <w:left w:w="90" w:type="dxa"/>
              <w:bottom w:w="70" w:type="dxa"/>
              <w:right w:w="90" w:type="dxa"/>
            </w:tcMar>
          </w:tcPr>
          <w:p w14:paraId="7B834050" w14:textId="77777777" w:rsidR="00E01C3A" w:rsidRPr="00CE1B46" w:rsidRDefault="00CC3326">
            <w:pPr>
              <w:rPr>
                <w:ins w:id="30007" w:author="Vitor Oliveira" w:date="2026-10-05T04:00:00Z"/>
              </w:rPr>
            </w:pPr>
            <w:ins w:id="30008" w:author="Vitor Oliveira" w:date="2026-10-05T04:00:00Z">
              <w:r>
                <w:rPr>
                  <w:sz w:val="20"/>
                  <w:szCs w:val="20"/>
                  <w:lang w:val="pt-BR"/>
                </w:rPr>
                <w:t xml:space="preserve">python -m bancada.conferir --vm. Registro em bancada/resultados/conferencia_20261004_211601.json. Versão aeeb6f7</w:t>
              </w:r>
            </w:ins>
          </w:p>
        </w:tc>
      </w:tr>
      <w:tr w:rsidR="00E01C3A" w:rsidRPr="00CE1B46" w14:paraId="75473CBD" w14:textId="77777777">
        <w:trPr>
          <w:ins w:id="30009" w:author="Vitor Oliveira" w:date="2026-10-05T04:00:00Z"/>
        </w:trPr>
        <w:tc>
          <w:tcPr>
            <w:tcW w:w="2600" w:type="dxa"/>
            <w:tcMar>
              <w:top w:w="70" w:type="dxa"/>
              <w:left w:w="90" w:type="dxa"/>
              <w:bottom w:w="70" w:type="dxa"/>
              <w:right w:w="90" w:type="dxa"/>
            </w:tcMar>
          </w:tcPr>
          <w:p w14:paraId="0706C4C5" w14:textId="77777777" w:rsidR="00E01C3A" w:rsidRDefault="00CC3326">
            <w:pPr>
              <w:rPr>
                <w:ins w:id="30010" w:author="Vitor Oliveira" w:date="2026-10-05T04:00:00Z"/>
              </w:rPr>
            </w:pPr>
            <w:ins w:id="30011" w:author="Vitor Oliveira" w:date="2026-10-05T04:00:00Z">
              <w:r>
                <w:rPr>
                  <w:sz w:val="20"/>
                  <w:szCs w:val="20"/>
                </w:rPr>
                <w:t xml:space="preserve">4.10 e 5.3 — casos CT15 a CT20</w:t>
              </w:r>
            </w:ins>
          </w:p>
        </w:tc>
        <w:tc>
          <w:tcPr>
            <w:tcW w:w="2700" w:type="dxa"/>
            <w:tcMar>
              <w:top w:w="70" w:type="dxa"/>
              <w:left w:w="90" w:type="dxa"/>
              <w:bottom w:w="70" w:type="dxa"/>
              <w:right w:w="90" w:type="dxa"/>
            </w:tcMar>
          </w:tcPr>
          <w:p w14:paraId="29B763FA" w14:textId="77777777" w:rsidR="00E01C3A" w:rsidRDefault="00CC3326">
            <w:pPr>
              <w:rPr>
                <w:ins w:id="30012" w:author="Vitor Oliveira" w:date="2026-10-05T04:00:00Z"/>
              </w:rPr>
            </w:pPr>
            <w:ins w:id="30013" w:author="Vitor Oliveira" w:date="2026-10-05T04:00:00Z">
              <w:r>
                <w:rPr>
                  <w:sz w:val="20"/>
                  <w:szCs w:val="20"/>
                </w:rPr>
                <w:t xml:space="preserve">bancada/sessao_ct.py e bancada/ROTEIRO_SESSAO_CT15_CT20.md; nó de bancada e simulado ligados ao ambiente implantado</w:t>
              </w:r>
            </w:ins>
          </w:p>
        </w:tc>
        <w:tc>
          <w:tcPr>
            <w:tcW w:w="3771" w:type="dxa"/>
            <w:tcMar>
              <w:top w:w="70" w:type="dxa"/>
              <w:left w:w="90" w:type="dxa"/>
              <w:bottom w:w="70" w:type="dxa"/>
              <w:right w:w="90" w:type="dxa"/>
            </w:tcMar>
          </w:tcPr>
          <w:p w14:paraId="7B834050" w14:textId="77777777" w:rsidR="00E01C3A" w:rsidRPr="00CE1B46" w:rsidRDefault="00CC3326">
            <w:pPr>
              <w:rPr>
                <w:ins w:id="30014" w:author="Vitor Oliveira" w:date="2026-10-05T04:00:00Z"/>
              </w:rPr>
            </w:pPr>
            <w:ins w:id="30015" w:author="Vitor Oliveira" w:date="2026-10-05T04:00:00Z">
              <w:r>
                <w:rPr>
                  <w:sz w:val="20"/>
                  <w:szCs w:val="20"/>
                  <w:lang w:val="pt-BR"/>
                </w:rPr>
                <w:t xml:space="preserve">python -m bancada.sessao_ct latencia, alertas, piso e credencial, na ordem do roteiro. Registros em bancada/resultados/ct*.json e ct18_*. Versões 9861caf, 6d40dfe, 38bce0f, 069d21e e 7ed1265</w:t>
              </w:r>
            </w:ins>
          </w:p>
        </w:tc>
      </w:tr>
      <w:tr w:rsidR="00E01C3A" w:rsidRPr="00CE1B46" w14:paraId="75473CBD" w14:textId="77777777">
        <w:trPr>
          <w:ins w:id="30016" w:author="Vitor Oliveira" w:date="2026-10-05T04:00:00Z"/>
        </w:trPr>
        <w:tc>
          <w:tcPr>
            <w:tcW w:w="2600" w:type="dxa"/>
            <w:tcMar>
              <w:top w:w="70" w:type="dxa"/>
              <w:left w:w="90" w:type="dxa"/>
              <w:bottom w:w="70" w:type="dxa"/>
              <w:right w:w="90" w:type="dxa"/>
            </w:tcMar>
          </w:tcPr>
          <w:p w14:paraId="0706C4C5" w14:textId="77777777" w:rsidR="00E01C3A" w:rsidRDefault="00CC3326">
            <w:pPr>
              <w:rPr>
                <w:ins w:id="30017" w:author="Vitor Oliveira" w:date="2026-10-05T04:00:00Z"/>
              </w:rPr>
            </w:pPr>
            <w:ins w:id="30018" w:author="Vitor Oliveira" w:date="2026-10-05T04:00:00Z">
              <w:r>
                <w:rPr>
                  <w:sz w:val="20"/>
                  <w:szCs w:val="20"/>
                </w:rPr>
                <w:t xml:space="preserve">5.5 — energia do nó de bancada</w:t>
              </w:r>
            </w:ins>
          </w:p>
        </w:tc>
        <w:tc>
          <w:tcPr>
            <w:tcW w:w="2700" w:type="dxa"/>
            <w:tcMar>
              <w:top w:w="70" w:type="dxa"/>
              <w:left w:w="90" w:type="dxa"/>
              <w:bottom w:w="70" w:type="dxa"/>
              <w:right w:w="90" w:type="dxa"/>
            </w:tcMar>
          </w:tcPr>
          <w:p w14:paraId="29B763FA" w14:textId="77777777" w:rsidR="00E01C3A" w:rsidRDefault="00CC3326">
            <w:pPr>
              <w:rPr>
                <w:ins w:id="30019" w:author="Vitor Oliveira" w:date="2026-10-05T04:00:00Z"/>
              </w:rPr>
            </w:pPr>
            <w:ins w:id="30020" w:author="Vitor Oliveira" w:date="2026-10-05T04:00:00Z">
              <w:r>
                <w:rPr>
                  <w:sz w:val="20"/>
                  <w:szCs w:val="20"/>
                </w:rPr>
                <w:t xml:space="preserve">bancada/energia_bancada.py, sobre a telemetria da descida ao piso guardada em bancada/resultados/energia_bancada_ct18_descida.json</w:t>
              </w:r>
            </w:ins>
          </w:p>
        </w:tc>
        <w:tc>
          <w:tcPr>
            <w:tcW w:w="3771" w:type="dxa"/>
            <w:tcMar>
              <w:top w:w="70" w:type="dxa"/>
              <w:left w:w="90" w:type="dxa"/>
              <w:bottom w:w="70" w:type="dxa"/>
              <w:right w:w="90" w:type="dxa"/>
            </w:tcMar>
          </w:tcPr>
          <w:p w14:paraId="7B834050" w14:textId="77777777" w:rsidR="00E01C3A" w:rsidRPr="00CE1B46" w:rsidRDefault="00CC3326">
            <w:pPr>
              <w:rPr>
                <w:ins w:id="30021" w:author="Vitor Oliveira" w:date="2026-10-05T04:00:00Z"/>
              </w:rPr>
            </w:pPr>
            <w:ins w:id="30022" w:author="Vitor Oliveira" w:date="2026-10-05T04:00:00Z">
              <w:r>
                <w:rPr>
                  <w:sz w:val="20"/>
                  <w:szCs w:val="20"/>
                  <w:lang w:val="pt-BR"/>
                </w:rPr>
                <w:t xml:space="preserve">python -m bancada.energia_bancada bancada/resultados/energia_bancada_ct18_descida.json. Versão 9047ec9</w:t>
              </w:r>
            </w:ins>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