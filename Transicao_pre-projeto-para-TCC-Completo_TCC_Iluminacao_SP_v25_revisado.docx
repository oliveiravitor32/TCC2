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Neste trabalho, cidade inteligente designa</w:t>
      </w:r>
      <w:r>
        <w:rPr>
          <w:lang w:val="pt-BR"/>
        </w:rPr>
        <w:t xml:space="preserve"> o emprego de tecnologias da informação e comunicação para elevar a eficiência dos serviços públicos, a sustentabilidade ambiental e a qualidade de vida da população.</w:t>
      </w:r>
    </w:p>
    <w:p w14:paraId="0809A8E3" w14:textId="77777777" w:rsidR="006B1E66" w:rsidRPr="000F5B8B" w:rsidRDefault="00CC3326">
      <w:pPr>
        <w:spacing w:after="120" w:line="360" w:lineRule="auto"/>
        <w:ind w:firstLine="709"/>
        <w:jc w:val="both"/>
        <w:rPr>
          <w:lang w:val="pt-BR"/>
        </w:rPr>
      </w:pPr>
      <w:r>
        <w:rPr>
          <w:lang w:val="pt-BR"/>
        </w:rPr>
        <w:t xml:space="preserve">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w:t>
      </w:r>
      <w:r>
        <w:rPr>
          <w:lang w:val="pt-BR"/>
        </w:rPr>
        <w:t xml:space="preserve">ambas as coisas já estão contratadas.</w:t>
      </w:r>
      <w:r>
        <w:rPr>
          <w:lang w:val="pt-BR"/>
        </w:rPr>
        <w:t xml:space="preserve">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 xml:space="preserve">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del w:id="30000" w:author="Vitor Oliveira" w:date="2026-10-11T01:00:00Z">
        <w:r>
          <w:rPr>
            <w:lang w:val="pt-BR"/>
          </w:rPr>
          <w:delText xml:space="preserve"> Decidir o nível de iluminação a partir disso é raciocínio aproximado, não consulta a tabela.</w:delText>
        </w:r>
      </w:del>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 xml:space="preserve">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w:t>
      </w:r>
      <w:r>
        <w:rPr>
          <w:lang w:val="pt-BR"/>
        </w:rPr>
        <w:t xml:space="preserve">funções que o fluxo pleno e a programação fixa não exercem.</w:t>
      </w:r>
      <w:r>
        <w:rPr>
          <w:lang w:val="pt-BR"/>
        </w:rPr>
        <w:t xml:space="preserv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 xml:space="preserve">A iluminação pública não se adapta às variações das condições e da movimentação urbana. </w:t>
      </w:r>
      <w:r>
        <w:rPr>
          <w:lang w:val="pt-BR"/>
        </w:rPr>
        <w:t xml:space="preserve">Operada em fluxo pleno durante toda a noite, oferece</w:t>
      </w:r>
      <w:r>
        <w:rPr>
          <w:lang w:val="pt-BR"/>
        </w:rPr>
        <w:t xml:space="preserv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 xml:space="preserve">Especificar o conjunto de variáveis do ambiente urbano pertinentes à decisão de iluminação e as faixas em que cada uma opera, </w:t>
      </w:r>
      <w:r>
        <w:rPr>
          <w:lang w:val="pt-BR"/>
        </w:rPr>
        <w:t xml:space="preserve">a partir do cadastro georreferenciado do município e de séries públicas de contagem de pedestres.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 xml:space="preserve">O terceiro é técnico. </w:t>
      </w:r>
      <w:del w:id="30001" w:author="Vitor Oliveira" w:date="2026-10-11T01:00:00Z">
        <w:r>
          <w:rPr>
            <w:lang w:val="pt-BR"/>
          </w:rPr>
          <w:delText xml:space="preserve">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delText>
        </w:r>
      </w:del>
      <w:ins w:id="30002" w:author="Vitor Oliveira" w:date="2026-10-11T01:00:00Z">
        <w:r>
          <w:rPr>
            <w:lang w:val="pt-BR"/>
          </w:rPr>
          <w:t xml:space="preserve">Decidir sob informação imprecisa é problema legítimo de inteligência artificial: as variáveis urbanas chegam parcialmente verdadeiras e em conflito, e precisam ser compostas numa saída única. O trabalho implementa essa composição por inferência nebulosa e a confronta com uma tabela de decisão com as mesmas regras (5.6).</w:t>
        </w:r>
      </w:ins>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 xml:space="preserve">A revisão é narrativa, e não sistemática: as fontes foram reunidas a partir dos eixos que estruturam esta seção, e cada inclusão obedece aos critérios declarados a seguir, de modo que possa ser auditada pelo leitor.</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w:t>
      </w:r>
      <w:r>
        <w:rPr>
          <w:lang w:val="pt-BR"/>
        </w:rPr>
        <w:t xml:space="preserve">e nenhuma afirmação sobre o estado da arte da técnica depende de literatura anterior ao recorte.</w:t>
      </w:r>
      <w:r>
        <w:rPr>
          <w:lang w:val="pt-BR"/>
        </w:rPr>
        <w:t xml:space="preserve"> A segunda exceção são os documentos oficiais do poder público e de instituições públicas, os atos regulatórios e os relatórios de órgão de controle externo, empregados exclusivamente para estabelecer fatos </w:t>
      </w:r>
      <w:r>
        <w:rPr>
          <w:lang w:val="pt-BR"/>
        </w:rPr>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 xml:space="preserve">Uma terceira exceção, mais restrita, </w:t>
      </w:r>
      <w:r>
        <w:rPr>
          <w:lang w:val="pt-BR"/>
        </w:rPr>
        <w:t xml:space="preserve">alcança uma fonte nominalmente identificada: a publicação normativa</w:t>
      </w:r>
      <w:r>
        <w:rPr>
          <w:lang w:val="pt-BR"/>
        </w:rPr>
        <w:t xml:space="preserve"> da Commission Internationale de l'Éclairage sobre iluminação viária, de 2010: documento técnico normativo não se avalia pela data de publicação, e sim pela vigência, e a edição citada é a que permanece em vigor.</w:t>
      </w:r>
      <w:r>
        <w:rPr>
          <w:lang w:val="pt-BR"/>
        </w:rPr>
        <w:t xml:space="preserve"> Dela não se extrai</w:t>
      </w:r>
      <w:r>
        <w:rPr>
          <w:lang w:val="pt-BR"/>
        </w:rPr>
        <w:t xml:space="preserve"> afirmação sobre o estado da arte da técnica.</w:t>
      </w:r>
      <w:r>
        <w:rPr>
          <w:lang w:val="pt-BR"/>
        </w:rPr>
        <w:t xml:space="preserve"> Fica também fora do recorte o estudo de Shikakura, Morikawa e Nakamura (2003), empregado em 3.9 por ser a fonte localizada pelos autores com valor medido de limiar de percepção de variação de iluminância; dele se extrai apenas esse valor.</w:t>
      </w:r>
      <w:ins w:id="30082" w:author="Vitor Oliveira" w:date="2026-10-11T01:00:00Z">
        <w:r>
          <w:rPr>
            <w:lang w:val="pt-BR"/>
          </w:rPr>
          <w:t xml:space="preserve">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ins>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 xml:space="preserve">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w:t>
      </w:r>
      <w:r>
        <w:rPr>
          <w:lang w:val="pt-BR"/>
        </w:rPr>
        <w:t xml:space="preserve">Os autores registram ainda que a iluminação pública e a mobilidade aparecem como áreas de destaque dos projetos.</w:t>
      </w:r>
      <w:r>
        <w:rPr>
          <w:lang w:val="pt-BR"/>
        </w:rPr>
        <w:t xml:space="preserve">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7A99D7C9" w14:textId="77777777" w:rsidR="006B1E66" w:rsidRPr="000F5B8B" w:rsidRDefault="00CC3326">
      <w:pPr>
        <w:spacing w:after="120" w:line="360" w:lineRule="auto"/>
        <w:ind w:firstLine="709"/>
        <w:jc w:val="both"/>
        <w:rPr>
          <w:lang w:val="pt-BR"/>
        </w:rPr>
      </w:pPr>
      <w:r>
        <w:rPr>
          <w:lang w:val="pt-BR"/>
        </w:rPr>
        <w:t xml:space="preserve">Anthony Jnr (2024) conduz revisão sistemática sobre o emprego de interfaces de programação de aplicações na interoperabilidade entre sistemas digitais municipais e </w:t>
      </w:r>
      <w:r>
        <w:rPr>
          <w:lang w:val="pt-BR"/>
        </w:rPr>
        <w:t xml:space="preserve">aponta os sistemas isolados, sem padronização de interfaces, </w:t>
      </w:r>
      <w:del w:id="30087" w:author="Vitor Oliveira" w:date="2026-10-11T01:00:00Z">
        <w:r>
          <w:rPr>
            <w:lang w:val="pt-BR"/>
          </w:rPr>
          <w:delText xml:space="preserve">como obstáculo à integração,</w:delText>
        </w:r>
      </w:del>
      <w:del w:id="30088" w:author="Vitor Oliveira" w:date="2026-10-11T01:00:00Z">
        <w:r>
          <w:rPr>
            <w:lang w:val="pt-BR"/>
          </w:rPr>
          <w:delText xml:space="preserve"> e que a especificação da interface é o instrumento pelo qual essa fragmentação se resolve.</w:delText>
        </w:r>
      </w:del>
      <w:ins w:id="30089" w:author="Vitor Oliveira" w:date="2026-10-11T01:00:00Z">
        <w:r>
          <w:rPr>
            <w:lang w:val="pt-BR"/>
          </w:rPr>
          <w:t xml:space="preserve">como obstáculo à integração, e a especificação da interface como o instrumento pelo qual esse isolamento se resolve.</w:t>
        </w:r>
      </w:ins>
      <w:del w:id="30090" w:author="Vitor Oliveira" w:date="2026-10-11T01:00:00Z">
        <w:r>
          <w:rPr>
            <w:lang w:val="pt-BR"/>
          </w:rPr>
          <w:delText xml:space="preserve"> </w:delText>
        </w:r>
      </w:del>
      <w:del w:id="30091" w:author="Vitor Oliveira" w:date="2026-10-11T01:00:00Z">
        <w:r>
          <w:rPr>
            <w:lang w:val="pt-BR"/>
          </w:rPr>
          <w:delText xml:space="preserve">Reia e Cruz (2023), examinando a agenda brasileira de cidades inteligentes, registram o peso de atores corporativos em sua condução, inclusive de consultorias privadas na elaboração de planos municipais.</w:delText>
        </w:r>
      </w:del>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 xml:space="preserve">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w:t>
      </w:r>
      <w:del w:id="30049" w:author="Vitor Oliveira" w:date="2026-10-11T01:00:00Z">
        <w:r>
          <w:rPr>
            <w:lang w:val="pt-BR"/>
          </w:rPr>
          <w:delText xml:space="preserve">cerca de 90% do parque convertido, com modernização integral prevista para 2024 (SÃO PAULO, 2021), é exceção — e é justamente por ser exceção que constitui o caso em que a pergunta deste trabalho pode ser formulada sem depender de investimento ainda não realizado.</w:delText>
        </w:r>
      </w:del>
      <w:ins w:id="30050" w:author="Vitor Oliveira" w:date="2026-10-11T01:00:00Z">
        <w:r>
          <w:rPr>
            <w:lang w:val="pt-BR"/>
          </w:rPr>
          <w:t xml:space="preserve">cerca de 90% do parque convertido (SÃO PAULO, 2021), é exceção — e é por ser exceção que constitui o caso em que a pergunta deste trabalho pode ser formulada sobre parque já convertido.</w:t>
        </w:r>
      </w:ins>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 xml:space="preserve">Esta subseção estabelece o fato sobre o qual o trabalho se apoia: as duas capacidades necessárias a um sistema de iluminação responsiva </w:t>
      </w:r>
      <w:r>
        <w:rPr>
          <w:lang w:val="pt-BR"/>
        </w:rPr>
        <w:t xml:space="preserve">já estão contratadas na cidade.</w:t>
      </w:r>
      <w:r>
        <w:rPr>
          <w:lang w:val="pt-BR"/>
        </w:rPr>
        <w:t xml:space="preserve">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 xml:space="preserve">618.355 pontos de luz na licitação, dos quais 535.713 contratados para substituição por tecnologia de estado sólido; 662.945 pontos no cadastro georreferenciado municipal, cada um com placa e coordenadas, na carga de julho de 2026; </w:t>
            </w:r>
            <w:del w:id="30051" w:author="Vitor Oliveira" w:date="2026-10-11T01:00:00Z">
              <w:r>
                <w:rPr>
                  <w:sz w:val="20"/>
                  <w:szCs w:val="20"/>
                  <w:lang w:val="pt-BR"/>
                </w:rPr>
                <w:delText xml:space="preserve">cerca de 90% do parque convertido em 2021, com modernização integral prevista para 2024</w:delText>
              </w:r>
            </w:del>
            <w:ins w:id="30052" w:author="Vitor Oliveira" w:date="2026-10-11T01:00:00Z">
              <w:r>
                <w:rPr>
                  <w:sz w:val="20"/>
                  <w:szCs w:val="20"/>
                  <w:lang w:val="pt-BR"/>
                </w:rPr>
                <w:t xml:space="preserve">cerca de 90% do parque convertido em 2021</w:t>
              </w:r>
            </w:ins>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 xml:space="preserve">Não se localizou registro público de controle conforme o uso da via</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 xml:space="preserve">Destina-se à segurança pública. O termo de referência prevê integração com outros sistemas municipais, entre eles o de iluminação pública, mas não há registro público de que ela opere</w:t>
            </w:r>
            <w:del w:id="30057" w:author="Vitor Oliveira" w:date="2026-10-11T01:00:00Z">
              <w:r>
                <w:rPr>
                  <w:sz w:val="20"/>
                  <w:szCs w:val="20"/>
                  <w:lang w:val="pt-BR"/>
                </w:rPr>
                <w:delText xml:space="preserve">, e o acesso à interface é tratado caso a caso, sem endpoint público</w:delText>
              </w:r>
            </w:del>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del w:id="30053" w:author="Vitor Oliveira" w:date="2026-10-11T01:00:00Z">
              <w:r>
                <w:rPr>
                  <w:sz w:val="20"/>
                  <w:szCs w:val="20"/>
                  <w:lang w:val="pt-BR"/>
                </w:rPr>
                <w:delText>Portal de dados abertos com solicitações do SP156, registros de ocorrência do Centro de Gerenciamento de Emergências e base georreferenciada da cidade</w:delText>
              </w:r>
            </w:del>
            <w:ins w:id="30054" w:author="Vitor Oliveira" w:date="2026-10-11T01:00:00Z">
              <w:r>
                <w:rPr>
                  <w:sz w:val="20"/>
                  <w:szCs w:val="20"/>
                  <w:lang w:val="pt-BR"/>
                </w:rPr>
                <w:t xml:space="preserve">Portal de dados abertos e cadastro georreferenciado (GeoSampa), com os pontos de iluminação e os segmentos de logradouro</w:t>
              </w:r>
            </w:ins>
          </w:p>
        </w:tc>
        <w:tc>
          <w:tcPr>
            <w:tcW w:w="3771" w:type="dxa"/>
            <w:tcMar>
              <w:top w:w="70" w:type="dxa"/>
              <w:left w:w="90" w:type="dxa"/>
              <w:bottom w:w="70" w:type="dxa"/>
              <w:right w:w="90" w:type="dxa"/>
            </w:tcMar>
          </w:tcPr>
          <w:p w14:paraId="75DF51F0" w14:textId="77777777" w:rsidR="006B1E66" w:rsidRPr="000F5B8B" w:rsidRDefault="00CC3326">
            <w:pPr>
              <w:rPr>
                <w:lang w:val="pt-BR"/>
              </w:rPr>
            </w:pPr>
            <w:del w:id="30055" w:author="Vitor Oliveira" w:date="2026-10-11T01:00:00Z">
              <w:r>
                <w:rPr>
                  <w:sz w:val="20"/>
                  <w:szCs w:val="20"/>
                  <w:lang w:val="pt-BR"/>
                </w:rPr>
                <w:delText>Publicados em periodicidade agregada, adequados à caracterização de distribuições e não à operação em tempo real</w:delText>
              </w:r>
            </w:del>
            <w:ins w:id="30056" w:author="Vitor Oliveira" w:date="2026-10-11T01:00:00Z">
              <w:r>
                <w:rPr>
                  <w:sz w:val="20"/>
                  <w:szCs w:val="20"/>
                  <w:lang w:val="pt-BR"/>
                </w:rPr>
                <w:t xml:space="preserve">Não publicam contagem de pedestres por via (3.6)</w:t>
              </w:r>
            </w:ins>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 xml:space="preserve">Lin et al. (2017) descrevem a arquitetura da Internet das Coisas em camadas de percepção, rede e aplicação, organização que constitui o arcabouço arquitetural adotado. O protocolo MQTT (OASIS, 2019) </w:t>
      </w:r>
      <w:r>
        <w:rPr>
          <w:lang w:val="pt-BR"/>
        </w:rPr>
        <w:t xml:space="preserve">é padrão aberto de troca de mensagens, com cabeçalho reduzido e desacoplamento entre produtores e consumidores,</w:t>
      </w:r>
      <w:r>
        <w:rPr>
          <w:lang w:val="pt-BR"/>
        </w:rPr>
        <w:t xml:space="preserve">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t xml:space="preserve">Cabe fixar, ante essa arquitetura, a caracterização do nó. </w:t>
      </w:r>
      <w:r>
        <w:rPr>
          <w:lang w:val="pt-BR"/>
        </w:rPr>
        <w:t xml:space="preserve">Adota-se, neste trabalho, o critério de que um dispositivo constitui elemento de Internet das Coisas quando reúne quatro atributos:</w:t>
      </w:r>
      <w:r>
        <w:rPr>
          <w:lang w:val="pt-BR"/>
        </w:rPr>
        <w:t xml:space="preserve">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iluminação adaptativa. O emprego de dados do ambiente urbano como entrada da decisão </w:t>
      </w:r>
      <w:del w:id="30083" w:author="Vitor Oliveira" w:date="2026-10-11T01:00:00Z">
        <w:r>
          <w:rPr>
            <w:lang w:val="pt-BR"/>
          </w:rPr>
          <w:delText xml:space="preserve">é, portanto, o meio que a própria norma indica como preferencial.</w:delText>
        </w:r>
      </w:del>
      <w:ins w:id="30084" w:author="Vitor Oliveira" w:date="2026-10-11T01:00:00Z">
        <w:r>
          <w:rPr>
            <w:lang w:val="pt-BR"/>
          </w:rPr>
          <w:t xml:space="preserve">segue, portanto, essa recomendação.</w:t>
        </w:r>
      </w:ins>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 xml:space="preserve">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w:t>
      </w:r>
      <w:del w:id="30035" w:author="Vitor Oliveira" w:date="2026-10-11T01:00:00Z">
        <w:r>
          <w:rPr>
            <w:lang w:val="pt-BR"/>
          </w:rPr>
          <w:delText xml:space="preserve">derivadas da distribuição observada nos dados, e não arbitradas,</w:delText>
        </w:r>
      </w:del>
      <w:ins w:id="30036" w:author="Vitor Oliveira" w:date="2026-10-11T01:00:00Z">
        <w:r>
          <w:rPr>
            <w:lang w:val="pt-BR"/>
          </w:rPr>
          <w:t xml:space="preserve">derivadas da distribuição observada nos dados por critério declarado,</w:t>
        </w:r>
      </w:ins>
      <w:r>
        <w:rPr>
          <w:lang w:val="pt-BR"/>
        </w:rPr>
        <w:t xml:space="preserve"> conforme se especifica em 3.7, e cada regra terá origem declarada — </w:t>
      </w:r>
      <w:del w:id="30037" w:author="Vitor Oliveira" w:date="2026-10-11T01:00:00Z">
        <w:r>
          <w:rPr>
            <w:lang w:val="pt-BR"/>
          </w:rPr>
          <w:delText xml:space="preserve">prescrição normativa ou conhecimento de domínio.</w:delText>
        </w:r>
      </w:del>
      <w:ins w:id="30038" w:author="Vitor Oliveira" w:date="2026-10-11T01:00:00Z">
        <w:r>
          <w:rPr>
            <w:lang w:val="pt-BR"/>
          </w:rPr>
          <w:t xml:space="preserve">prescrição normativa ou critério de projeto dos autores.</w:t>
        </w:r>
      </w:ins>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w:t>
      </w:r>
      <w:r>
        <w:rPr>
          <w:lang w:val="pt-BR"/>
        </w:rPr>
        <w:t xml:space="preserve">derivando suas regras da norma técnica e de critérios de projeto declarados, mantém a base de decisão auditável e livre dessa circularidade.</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 xml:space="preserve">A previsão de curto prazo de variáveis de tráfego é campo consolidado. Lana et al. (2018) revisam o estado da arte e </w:t>
      </w:r>
      <w:r>
        <w:rPr>
          <w:lang w:val="pt-BR"/>
        </w:rPr>
        <w:t xml:space="preserve">registram o deslocamento do campo dos modelos autorregressivos para procedimentos orientados por dados.</w:t>
      </w:r>
      <w:r>
        <w:rPr>
          <w:lang w:val="pt-BR"/>
        </w:rPr>
        <w:t xml:space="preserve">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w:t>
      </w:r>
      <w:r>
        <w:rPr>
          <w:lang w:val="pt-BR"/>
        </w:rPr>
        <w:t xml:space="preserve">dados de câmeras e de sensores acústicos alimentam perfis que acionam cenários dinâmicos de iluminação</w:t>
      </w:r>
      <w:r>
        <w:rPr>
          <w:lang w:val="pt-BR"/>
        </w:rPr>
        <w:t xml:space="preserve">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 xml:space="preserve">A primeira é que a atenuação adaptativa é técnica de eficácia demonstrada, </w:t>
      </w:r>
      <w:r>
        <w:rPr>
          <w:lang w:val="pt-BR"/>
        </w:rPr>
        <w:t xml:space="preserve">admitida pela ABNT NBR 5101 desde a revisão de 2024,</w:t>
      </w:r>
      <w:r>
        <w:rPr>
          <w:lang w:val="pt-BR"/>
        </w:rPr>
        <w:t xml:space="preserve">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 xml:space="preserve">A terceira é que, no município de São Paulo, tanto a capacidade de observar o ambiente quanto a de comandar a intensidade de cada luminária </w:t>
      </w:r>
      <w:r>
        <w:rPr>
          <w:lang w:val="pt-BR"/>
        </w:rPr>
        <w:t xml:space="preserve">estão contratadas,</w:t>
      </w:r>
      <w:r>
        <w:rPr>
          <w:lang w:val="pt-BR"/>
        </w:rPr>
        <w:t xml:space="preserve">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w:t>
      </w:r>
      <w:del w:id="30003" w:author="Vitor Oliveira" w:date="2026-10-11T01:00:00Z">
        <w:r>
          <w:rPr>
            <w:lang w:val="pt-BR"/>
          </w:rPr>
          <w:delText xml:space="preserve">confronta o nível pretendido com as duas restrições rígidas extraídas da ABNT NBR 5101 e corrige a decisão antes de emiti-la, registrando a correção.</w:delText>
        </w:r>
      </w:del>
      <w:ins w:id="30004" w:author="Vitor Oliveira" w:date="2026-10-11T01:00:00Z">
        <w:r>
          <w:rPr>
            <w:lang w:val="pt-BR"/>
          </w:rPr>
          <w:t xml:space="preserve">confronta o nível pretendido com o piso extraído da ABNT NBR 5101 e corrige a decisão antes de emiti-la, registrando a correção; a taxa máxima de decréscimo segue com o comando e é aplicada pelo nó (3.7).</w:t>
        </w:r>
      </w:ins>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 xml:space="preserve">Nó de iluminação. Microcontrolador ESP32 que recebe o comando por MQTT, ajusta a intensidade da luminária por modulação por largura de pulso e devolve a iluminância medida </w:t>
      </w:r>
      <w:del w:id="30108" w:author="Vitor Oliveira" w:date="2026-10-11T01:00:00Z">
        <w:r>
          <w:rPr>
            <w:lang w:val="pt-BR"/>
          </w:rPr>
          <w:delText xml:space="preserve">no plano de trabalho</w:delText>
        </w:r>
      </w:del>
      <w:ins w:id="30109" w:author="Vitor Oliveira" w:date="2026-10-11T01:00:00Z">
        <w:r>
          <w:rPr>
            <w:lang w:val="pt-BR"/>
          </w:rPr>
          <w:t xml:space="preserve">no plano de medição</w:t>
        </w:r>
      </w:ins>
      <w:r>
        <w:rPr>
          <w:lang w:val="pt-BR"/>
        </w:rPr>
        <w:t xml:space="preserve">,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t xml:space="preserve">A terceira é de governança. </w:t>
      </w:r>
      <w:r>
        <w:rPr>
          <w:lang w:val="pt-BR"/>
        </w:rPr>
        <w:t xml:space="preserve">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w:t>
      </w:r>
      <w:r>
        <w:rPr>
          <w:lang w:val="pt-BR"/>
        </w:rPr>
        <w:t xml:space="preserve">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 xml:space="preserve">Contratada;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De dez elos da cadeia, </w:t>
      </w:r>
      <w:del w:id="30026" w:author="Vitor Oliveira" w:date="2026-10-11T01:00:00Z">
        <w:r>
          <w:rPr>
            <w:lang w:val="pt-BR"/>
          </w:rPr>
          <w:delText xml:space="preserve">sete já existem: </w:delText>
        </w:r>
      </w:del>
      <w:del w:id="30027" w:author="Vitor Oliveira" w:date="2026-10-11T01:00:00Z">
        <w:r>
          <w:rPr>
            <w:lang w:val="pt-BR"/>
          </w:rPr>
          <w:delText xml:space="preserve">estão contratados ou normalizados</w:delText>
        </w:r>
      </w:del>
      <w:ins w:id="30028" w:author="Vitor Oliveira" w:date="2026-10-11T01:00:00Z">
        <w:r>
          <w:rPr>
            <w:lang w:val="pt-BR"/>
          </w:rPr>
          <w:t xml:space="preserve">sete estão contratados ou normalizados</w:t>
        </w:r>
      </w:ins>
      <w:r>
        <w:rPr>
          <w:lang w:val="pt-BR"/>
        </w:rPr>
        <w:t xml:space="preserve">,</w:t>
      </w:r>
      <w:r>
        <w:rPr>
          <w:lang w:val="pt-BR"/>
        </w:rPr>
        <w:t xml:space="preserve">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w:t>
      </w:r>
      <w:r>
        <w:rPr>
          <w:lang w:val="pt-BR"/>
        </w:rPr>
        <w:t xml:space="preserve">O modelo do controlador instalado no município não é informação divulgada.</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 xml:space="preserve">Estrutura opaca de face interna fosca, com a luminária em uma extremidade e o plano de medição na outra; </w:t>
            </w:r>
            <w:r>
              <w:rPr>
                <w:sz w:val="20"/>
                <w:szCs w:val="20"/>
                <w:lang w:val="pt-BR"/>
              </w:rPr>
              <w:t xml:space="preserve">caixa de polipropileno preto fosco de 43,7 cm × 31 cm × 24 cm, sem forro, com o segmento e o sensor nas paredes menores, opostas, a 0,437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w:t>
      </w:r>
      <w:del w:id="30022" w:author="Vitor Oliveira" w:date="2026-10-11T01:00:00Z">
        <w:r>
          <w:rPr>
            <w:lang w:val="pt-BR"/>
          </w:rPr>
          <w:delText xml:space="preserve">fixado por quatro regras</w:delText>
        </w:r>
      </w:del>
      <w:ins w:id="30023" w:author="Vitor Oliveira" w:date="2026-10-11T01:00:00Z">
        <w:r>
          <w:rPr>
            <w:lang w:val="pt-BR"/>
          </w:rPr>
          <w:t xml:space="preserve">fixado por cinco regras</w:t>
        </w:r>
      </w:ins>
      <w:r>
        <w:rPr>
          <w:lang w:val="pt-BR"/>
        </w:rPr>
        <w:t xml:space="preserve">.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 xml:space="preserve">Cada elemento foi selecionado contra alternativas efetivamente disponíveis, </w:t>
      </w:r>
      <w:r>
        <w:rPr>
          <w:lang w:val="pt-BR"/>
        </w:rPr>
        <w:t xml:space="preserve">segundo três critérios declarados previamente:</w:t>
      </w:r>
      <w:r>
        <w:rPr>
          <w:lang w:val="pt-BR"/>
        </w:rPr>
        <w:t xml:space="preserv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w:t>
            </w:r>
            <w:r>
              <w:rPr>
                <w:sz w:val="20"/>
                <w:szCs w:val="20"/>
                <w:lang w:val="pt-BR"/>
              </w:rPr>
              <w:t xml:space="preserve">O ESP8266 comporta o enlace, mas sua modulação por largura de pulso é feita por software, e não por periférico dedicado. O Pico W é tecnicamente adequado, e a escolha entre ele e o ESP32 não é determinante para o resultado.</w:t>
            </w:r>
            <w:r>
              <w:rPr>
                <w:sz w:val="20"/>
                <w:szCs w:val="20"/>
                <w:lang w:val="pt-BR"/>
              </w:rPr>
              <w:t xml:space="preserve"> O computador de placa única é rejeitado </w:t>
            </w:r>
            <w:r>
              <w:rPr>
                <w:sz w:val="20"/>
                <w:szCs w:val="20"/>
                <w:lang w:val="pt-BR"/>
              </w:rPr>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w:t>
            </w:r>
            <w:r>
              <w:rPr>
                <w:sz w:val="20"/>
                <w:szCs w:val="20"/>
                <w:lang w:val="pt-BR"/>
              </w:rPr>
              <w:t xml:space="preserve">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w:t>
            </w:r>
            <w:r>
              <w:rPr>
                <w:sz w:val="20"/>
                <w:szCs w:val="20"/>
                <w:lang w:val="pt-BR"/>
              </w:rPr>
              <w:t xml:space="preserve">O refletor de 12 V e a luminária viária têm fluxo muito superior ao necessário para obter 10 lux a menos de meio metro. A lâmpada incandescente não representa a tecnologia instalada no município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 xml:space="preserve">O fotorresistor entrega resistência, </w:t>
            </w:r>
            <w:del w:id="30100" w:author="Vitor Oliveira" w:date="2026-10-11T01:00:00Z">
              <w:r>
                <w:rPr>
                  <w:sz w:val="20"/>
                  <w:szCs w:val="20"/>
                  <w:lang w:val="pt-BR"/>
                </w:rPr>
                <w:delText xml:space="preserve">não iluminância;</w:delText>
              </w:r>
            </w:del>
            <w:del w:id="30101" w:author="Vitor Oliveira" w:date="2026-10-11T01:00:00Z">
              <w:r>
                <w:rPr>
                  <w:sz w:val="20"/>
                  <w:szCs w:val="20"/>
                  <w:lang w:val="pt-BR"/>
                </w:rPr>
                <w:delText xml:space="preserve"> Qualquer</w:delText>
              </w:r>
            </w:del>
            <w:ins w:id="30102" w:author="Vitor Oliveira" w:date="2026-10-11T01:00:00Z">
              <w:r>
                <w:rPr>
                  <w:sz w:val="20"/>
                  <w:szCs w:val="20"/>
                  <w:lang w:val="pt-BR"/>
                </w:rPr>
                <w:t xml:space="preserve">não iluminância; qualquer</w:t>
              </w:r>
            </w:ins>
            <w:r>
              <w:rPr>
                <w:sz w:val="20"/>
                <w:szCs w:val="20"/>
                <w:lang w:val="pt-BR"/>
              </w:rPr>
              <w:t xml:space="preserve">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 xml:space="preserve">As alternativas constam entre as tecnologias de enlace relacionadas pelo guia setorial de telegestão (ASSOCIAÇÃO BRASILEIRA DAS CONCESSIONÁRIAS DE ILUMINAÇÃO PÚBLICA, 2024b).</w:t>
            </w:r>
            <w:r>
              <w:rPr>
                <w:sz w:val="20"/>
                <w:szCs w:val="20"/>
                <w:lang w:val="pt-BR"/>
              </w:rPr>
              <w:t xml:space="preserve">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w:t>
      </w:r>
      <w:r>
        <w:rPr>
          <w:lang w:val="pt-BR"/>
        </w:rPr>
        <w:t xml:space="preserve">declaram fluxos divergentes entre si.</w:t>
      </w:r>
      <w:r>
        <w:rPr>
          <w:lang w:val="pt-BR"/>
        </w:rPr>
        <w:t xml:space="preserve">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 xml:space="preserve">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w:t>
      </w:r>
      <w:del w:id="30011" w:author="Vitor Oliveira" w:date="2026-10-11T01:00:00Z">
        <w:r>
          <w:rPr>
            <w:lang w:val="pt-BR"/>
          </w:rPr>
          <w:delText xml:space="preserve">a iluminação plena da classe situa-se em torno de metade do ciclo de trabalho e o piso de atenuação em torno de um quarto, de modo</w:delText>
        </w:r>
      </w:del>
      <w:ins w:id="30012" w:author="Vitor Oliveira" w:date="2026-10-11T01:00:00Z">
        <w:r>
          <w:rPr>
            <w:lang w:val="pt-BR"/>
          </w:rPr>
          <w:t xml:space="preserve">a iluminação plena da classe e o piso de atenuação ficam abaixo do ciclo de trabalho pleno — na sessão adotada, em 65,6 % e 34,0 % do ciclo (3.4.4) —, de modo</w:t>
        </w:r>
      </w:ins>
      <w:r>
        <w:rPr>
          <w:lang w:val="pt-BR"/>
        </w:rPr>
        <w:t xml:space="preserve"> que a faixa normativa ocupa a região central da excursão. A margem entre o teto físico e o teto normativo é o que torna o resultado </w:t>
      </w:r>
      <w:r>
        <w:rPr>
          <w:lang w:val="pt-BR"/>
        </w:rPr>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del w:id="30013" w:author="Vitor Oliveira" w:date="2026-10-11T01:00:00Z">
              <w:r>
                <w:rPr>
                  <w:sz w:val="20"/>
                  <w:szCs w:val="20"/>
                  <w:lang w:val="pt-BR"/>
                </w:rPr>
                <w:delText>10 lux, em torno de metade do ciclo</w:delText>
              </w:r>
            </w:del>
            <w:ins w:id="30014" w:author="Vitor Oliveira" w:date="2026-10-11T01:00:00Z">
              <w:r>
                <w:rPr>
                  <w:sz w:val="20"/>
                  <w:szCs w:val="20"/>
                  <w:lang w:val="pt-BR"/>
                </w:rPr>
                <w:t xml:space="preserve">10 lux, 65,6 % do ciclo na sessão adotada</w:t>
              </w:r>
            </w:ins>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del w:id="30015" w:author="Vitor Oliveira" w:date="2026-10-11T01:00:00Z">
              <w:r>
                <w:rPr>
                  <w:sz w:val="20"/>
                  <w:szCs w:val="20"/>
                  <w:lang w:val="pt-BR"/>
                </w:rPr>
                <w:delText>5 lux, em torno de um quarto do ciclo</w:delText>
              </w:r>
            </w:del>
            <w:ins w:id="30016" w:author="Vitor Oliveira" w:date="2026-10-11T01:00:00Z">
              <w:r>
                <w:rPr>
                  <w:sz w:val="20"/>
                  <w:szCs w:val="20"/>
                  <w:lang w:val="pt-BR"/>
                </w:rPr>
                <w:t xml:space="preserve">5 lux, 34,0 % do ciclo na sessão adotada</w:t>
              </w:r>
            </w:ins>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w:t>
            </w:r>
            <w:del w:id="30017" w:author="Vitor Oliveira" w:date="2026-10-11T01:00:00Z">
              <w:r>
                <w:rPr>
                  <w:sz w:val="20"/>
                  <w:szCs w:val="20"/>
                </w:rPr>
                <w:delText xml:space="preserve">com queda máxima</w:delText>
              </w:r>
            </w:del>
            <w:del w:id="30018" w:author="Vitor Oliveira" w:date="2026-10-11T01:00:00Z">
              <w:r>
                <w:rPr>
                  <w:sz w:val="20"/>
                  <w:szCs w:val="20"/>
                </w:rPr>
                <w:delText xml:space="preserve"> de 0,083 lux, ou 0,0083 do fluxo pleno, por passo</w:delText>
              </w:r>
            </w:del>
            <w:ins w:id="30019" w:author="Vitor Oliveira" w:date="2026-10-11T01:00:00Z">
              <w:r>
                <w:rPr>
                  <w:sz w:val="20"/>
                  <w:szCs w:val="20"/>
                </w:rPr>
                <w:t xml:space="preserve">com queda de 0,08 lux, ou 0,008 do fluxo pleno, por passo, a taxa arredondada para baixo</w:t>
              </w:r>
            </w:ins>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w:t>
      </w:r>
      <w:r>
        <w:rPr>
          <w:lang w:val="pt-BR"/>
        </w:rPr>
        <w:t xml:space="preserve">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 xml:space="preserve">Antes de cada sessão, a bancada é mantida a ciclo de trabalho pleno até estabilizar, considerada estável quando a média de um minuto difere menos de 0,1 % da do minuto anterior. </w:t>
      </w:r>
      <w:r>
        <w:rPr>
          <w:lang w:val="pt-BR"/>
        </w:rPr>
        <w:t xml:space="preserve">No ensaio realizado na primeira caixa,</w:t>
      </w:r>
      <w:r>
        <w:rPr>
          <w:lang w:val="pt-BR"/>
        </w:rPr>
        <w:t xml:space="preserve">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 xml:space="preserve">A exatidão absoluta do sensor adotado não é verificada, e a bancada</w:t>
      </w:r>
      <w:r>
        <w:rPr>
          <w:lang w:val="pt-BR"/>
        </w:rPr>
        <w:t xml:space="preserve">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w:t>
      </w:r>
      <w:r>
        <w:rPr>
          <w:lang w:val="pt-BR"/>
        </w:rPr>
        <w:t xml:space="preserve">sobre o nível decidido pelo sistema, como fração do fluxo pleno, antes</w:t>
      </w:r>
      <w:r>
        <w:rPr>
          <w:lang w:val="pt-BR"/>
        </w:rPr>
        <w:t xml:space="preserve">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w:t>
      </w:r>
      <w:r>
        <w:rPr>
          <w:lang w:val="pt-BR"/>
        </w:rPr>
        <w:t xml:space="preserve">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w:t>
      </w:r>
      <w:r>
        <w:rPr>
          <w:lang w:val="pt-BR"/>
        </w:rPr>
        <w:t xml:space="preserve">apesar de a exatidão absoluta do sensor não ser verificada.</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 xml:space="preserve">Os cenários submetidos ao sistema são construídos pelos autores. A suíte emprega um perfil sintético de movimentação ao longo da noite, e a avaliação dos componentes emprega noites reais da série de contagem de pedestres adotada em 3.6 (3.9).</w:t>
      </w:r>
    </w:p>
    <w:p w14:paraId="7AED012E" w14:textId="77777777" w:rsidR="006B1E66" w:rsidRPr="000F5B8B" w:rsidRDefault="00CC3326">
      <w:pPr>
        <w:spacing w:after="120" w:line="360" w:lineRule="auto"/>
        <w:ind w:firstLine="709"/>
        <w:jc w:val="both"/>
        <w:rPr>
          <w:lang w:val="pt-BR"/>
        </w:rPr>
      </w:pPr>
      <w:r>
        <w:rPr>
          <w:lang w:val="pt-BR"/>
        </w:rPr>
        <w:t xml:space="preserve">Não há série pública de movimentação de pedestres por trecho de via no município (3.6).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 xml:space="preserve">A suíte de cenários de avaliação é composta</w:t>
      </w:r>
      <w:r>
        <w:rPr>
          <w:lang w:val="pt-BR"/>
        </w:rPr>
        <w:t xml:space="preserve">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w:t>
      </w:r>
      <w:r>
        <w:rPr>
          <w:lang w:val="pt-BR"/>
        </w:rPr>
        <w:t xml:space="preserve">reforça</w:t>
      </w:r>
      <w:r>
        <w:rPr>
          <w:lang w:val="pt-BR"/>
        </w:rPr>
        <w:t xml:space="preserve">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5.2, isso reduziu os comandos a </w:t>
      </w:r>
      <w:del w:id="30047" w:author="Vitor Oliveira" w:date="2026-10-11T01:00:00Z">
        <w:r>
          <w:rPr>
            <w:lang w:val="pt-BR"/>
          </w:rPr>
          <w:delText xml:space="preserve">cerca de 1 % dos passos da rampa</w:delText>
        </w:r>
      </w:del>
      <w:ins w:id="30048" w:author="Vitor Oliveira" w:date="2026-10-11T01:00:00Z">
        <w:r>
          <w:rPr>
            <w:lang w:val="pt-BR"/>
          </w:rPr>
          <w:t xml:space="preserve">cerca de 1,3 % dos passos da rampa</w:t>
        </w:r>
      </w:ins>
      <w:r>
        <w:rPr>
          <w:lang w:val="pt-BR"/>
        </w:rPr>
        <w:t xml:space="preserve">,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w:t>
      </w:r>
      <w:r>
        <w:rPr>
          <w:lang w:val="pt-BR"/>
        </w:rPr>
        <w:t xml:space="preserve">Emprega-se a janela de 2016 a 2019, anterior à pandemia;</w:t>
      </w:r>
      <w:r>
        <w:rPr>
          <w:lang w:val="pt-BR"/>
        </w:rPr>
        <w:t xml:space="preserve"> o arquivo foi baixado em 30 de setembro de 2026, e o resumo SHA-256 da cópia empregada é registrado, uma vez que o portal o atualiza. </w:t>
      </w:r>
      <w:r>
        <w:rPr>
          <w:lang w:val="pt-BR"/>
        </w:rPr>
        <w:t xml:space="preserve">Entre as séries públicas com histórico de anos localizadas pelos autores, a de 15 min é a mais próxima do período de 5 min</w:t>
      </w:r>
      <w:r>
        <w:rPr>
          <w:lang w:val="pt-BR"/>
        </w:rPr>
        <w:t xml:space="preserve">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6.3.</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t xml:space="preserve">com o histórico do próprio ponto — </w:t>
      </w:r>
      <w:r>
        <w:rPr>
          <w:lang w:val="pt-BR"/>
        </w:rPr>
        <w:t xml:space="preserve">a média do nível na mesma hora das até quatro semanas anteriores, sem treino</w:t>
      </w:r>
      <w:r>
        <w:rPr>
          <w:lang w:val="pt-BR"/>
        </w:rPr>
        <w:t xml:space="preserve">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(5.6,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 xml:space="preserve">Média de pessoas na área do trecho nos últimos 5 min, a partir da contagem já exigida da plataforma municipal (2.3), normalizada pelo movimento habitual do trecho (3.6). </w:t>
            </w:r>
            <w:del w:id="30085" w:author="Vitor Oliveira" w:date="2026-10-11T01:00:00Z">
              <w:r>
                <w:rPr>
                  <w:sz w:val="20"/>
                  <w:szCs w:val="20"/>
                  <w:lang w:val="pt-BR"/>
                </w:rPr>
                <w:delText xml:space="preserve">É a variável que a norma indica como determinante do tempo de funcionamento da iluminação adaptativa, na subseção 6.10.3,</w:delText>
              </w:r>
            </w:del>
            <w:ins w:id="30086" w:author="Vitor Oliveira" w:date="2026-10-11T01:00:00Z">
              <w:r>
                <w:rPr>
                  <w:sz w:val="20"/>
                  <w:szCs w:val="20"/>
                  <w:lang w:val="pt-BR"/>
                </w:rPr>
                <w:t xml:space="preserve">A subseção 6.10.3 da norma recomenda o monitoramento do tráfego para determinar o tempo de funcionamento da iluminação adaptativa,</w:t>
              </w:r>
            </w:ins>
            <w:r>
              <w:rPr>
                <w:sz w:val="20"/>
                <w:szCs w:val="20"/>
                <w:lang w:val="pt-BR"/>
              </w:rPr>
              <w:t xml:space="preserve">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del w:id="30080" w:author="Vitor Oliveira" w:date="2026-10-11T01:00:00Z">
              <w:r>
                <w:rPr>
                  <w:sz w:val="20"/>
                  <w:szCs w:val="20"/>
                </w:rPr>
                <w:delText>Base georreferenciada municipal</w:delText>
              </w:r>
            </w:del>
            <w:ins w:id="30081" w:author="Vitor Oliveira" w:date="2026-10-11T01:00:00Z">
              <w:r>
                <w:rPr>
                  <w:sz w:val="20"/>
                  <w:szCs w:val="20"/>
                </w:rPr>
                <w:t xml:space="preserve">Atributo do ponto de luz no banco, atribuído pelos autores (3.8)</w:t>
              </w:r>
            </w:ins>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w:t>
      </w:r>
      <w:r>
        <w:rPr>
          <w:lang w:val="pt-BR"/>
        </w:rPr>
        <w:t xml:space="preserve">Os valores não são arbitrados: derivam do dado e são reproduzíveis por qualquer leitor que aplique o mesmo procedimento à mesma série; a escolha dos tercis como critério é dos autores (6.3).</w:t>
      </w:r>
      <w:r>
        <w:rPr>
          <w:lang w:val="pt-BR"/>
        </w:rPr>
        <w:t xml:space="preserve"> A necessidade do critério decorre de uma lacuna da norma: a ABNT NBR 5101 condiciona a classe ao nível de atividade </w:t>
      </w:r>
      <w:r>
        <w:rPr>
          <w:lang w:val="pt-BR"/>
        </w:rPr>
        <w:t xml:space="preserve">de pedestres e recomenda reduzir a iluminância </w:t>
      </w:r>
      <w:del w:id="30098" w:author="Vitor Oliveira" w:date="2026-10-11T01:00:00Z">
        <w:r>
          <w:rPr>
            <w:lang w:val="pt-BR"/>
          </w:rPr>
          <w:delText xml:space="preserve">nos horários de baixa movimentação (6.3), mas</w:delText>
        </w:r>
      </w:del>
      <w:ins w:id="30099" w:author="Vitor Oliveira" w:date="2026-10-11T01:00:00Z">
        <w:r>
          <w:rPr>
            <w:lang w:val="pt-BR"/>
          </w:rPr>
          <w:t xml:space="preserve">nos horários de baixa movimentação (subseção 6.3 da norma), mas</w:t>
        </w:r>
      </w:ins>
      <w:r>
        <w:rPr>
          <w:lang w:val="pt-BR"/>
        </w:rPr>
        <w:t xml:space="preserve">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t xml:space="preserve">dimerizável permanece sempre no pleno.</w:t>
      </w:r>
      <w:r>
        <w:rPr>
          <w:lang w:val="pt-BR"/>
        </w:rPr>
        <w:t xml:space="preserve">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 xml:space="preserve">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del w:id="30096" w:author="Vitor Oliveira" w:date="2026-10-11T01:00:00Z">
        <w:r>
          <w:rPr>
            <w:lang w:val="pt-BR"/>
          </w:rPr>
          <w:delText xml:space="preserve"> Mais recentemente, a troca da série de treino (3.6) mudou os tercis e a largura das rampas, sem mudar as sete regras.</w:delText>
        </w:r>
      </w:del>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w:t>
      </w:r>
      <w:ins w:id="30097" w:author="Vitor Oliveira" w:date="2026-10-11T01:00:00Z">
        <w:r>
          <w:rPr>
            <w:lang w:val="pt-BR"/>
          </w:rPr>
          <w:t xml:space="preserve"> Depois, a troca da série de treino (3.6) mudou os tercis e a largura das rampas, sem mudar as sete regras.</w:t>
        </w:r>
      </w:ins>
      <w:r>
        <w:rPr>
          <w:lang w:val="pt-BR"/>
        </w:rPr>
        <w:t xml:space="preserve">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w:t>
      </w:r>
      <w:r>
        <w:rPr>
          <w:lang w:val="pt-BR"/>
        </w:rPr>
        <w:t xml:space="preserve">A diferença aparece quando o volume oscila em torno de uma fronteira: a tabela salta entre classes em degraus inteiros, e a inferência nebulosa responde com ajustes menores e mais frequentes.</w:t>
      </w:r>
      <w:r>
        <w:rPr>
          <w:lang w:val="pt-BR"/>
        </w:rPr>
        <w:t xml:space="preserve"> O trabalho não fundamenta a escolha em economia de energia; </w:t>
      </w:r>
      <w:del w:id="30039" w:author="Vitor Oliveira" w:date="2026-10-11T01:00:00Z">
        <w:r>
          <w:rPr>
            <w:lang w:val="pt-BR"/>
          </w:rPr>
          <w:delText xml:space="preserve">fundamenta-a na legibilidade da base e na resposta gradual junto às fronteiras, onde a previsão e a contagem são menos seguras, com os números reportados no Capítulo 5.</w:delText>
        </w:r>
      </w:del>
      <w:ins w:id="30040" w:author="Vitor Oliveira" w:date="2026-10-11T01:00:00Z">
        <w:r>
          <w:rPr>
            <w:lang w:val="pt-BR"/>
          </w:rPr>
          <w:t xml:space="preserve">fundamenta-a na legibilidade da base, com os números reportados no Capítulo 5.</w:t>
        </w:r>
      </w:ins>
      <w:r>
        <w:rPr>
          <w:lang w:val="pt-BR"/>
        </w:rPr>
        <w:t xml:space="preserve"> A comparação foi depois repetida em seis cenários construídos só para essa região, </w:t>
      </w:r>
      <w:r>
        <w:rPr>
          <w:lang w:val="pt-BR"/>
        </w:rPr>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 xml:space="preserve">A inferência é seguida, obrigatoriamente, pela camada de verificação normativa, </w:t>
      </w:r>
      <w:del w:id="30005" w:author="Vitor Oliveira" w:date="2026-10-11T01:00:00Z">
        <w:r>
          <w:rPr>
            <w:lang w:val="pt-BR"/>
          </w:rPr>
          <w:delText xml:space="preserve">que implementa as duas restrições rígidas da subseção 2.5 e opera sobre a decisão antes de sua emissão.</w:delText>
        </w:r>
      </w:del>
      <w:ins w:id="30006" w:author="Vitor Oliveira" w:date="2026-10-11T01:00:00Z">
        <w:r>
          <w:rPr>
            <w:lang w:val="pt-BR"/>
          </w:rPr>
          <w:t xml:space="preserve">que implementa as duas restrições rígidas da subseção 2.5: o piso, sobre a decisão antes de sua emissão, e a taxa, no nó, a cada passo da rampa.</w:t>
        </w:r>
      </w:ins>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w:t>
      </w:r>
      <w:del w:id="30020" w:author="Vitor Oliveira" w:date="2026-10-11T01:00:00Z">
        <w:r>
          <w:rPr>
            <w:lang w:val="pt-BR"/>
          </w:rPr>
          <w:delText xml:space="preserve">com queda máxima de 0,0083 do fluxo pleno por passo,</w:delText>
        </w:r>
      </w:del>
      <w:ins w:id="30021" w:author="Vitor Oliveira" w:date="2026-10-11T01:00:00Z">
        <w:r>
          <w:rPr>
            <w:lang w:val="pt-BR"/>
          </w:rPr>
          <w:t xml:space="preserve">com queda de 0,008 do fluxo pleno por passo, a taxa arredondada para baixo,</w:t>
        </w:r>
      </w:ins>
      <w:r>
        <w:rPr>
          <w:lang w:val="pt-BR"/>
        </w:rPr>
        <w:t xml:space="preserve">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r>
        <w:rPr>
          <w:lang w:val="pt-BR"/>
        </w:rPr>
        <w:t xml:space="preserve">O serviço verifica o piso: o nível-alvo emitido é o maior entre o pretendido e o piso, e registra-se como restrição aplicada o piso, quando houve correção, ou nenhuma.</w:t>
      </w:r>
      <w:ins w:id="30069" w:author="Vitor Oliveira" w:date="2026-10-11T01:00:00Z">
        <w:r>
          <w:rPr>
            <w:lang w:val="pt-BR"/>
          </w:rPr>
          <w:t xml:space="preserve"> O valor taxa permanece no domínio da restrição para os registros anteriores à arquitetura de 3.5.2, em que o serviço conduzia a rampa.</w:t>
        </w:r>
      </w:ins>
      <w:r>
        <w:rPr>
          <w:lang w:val="pt-BR"/>
        </w:rPr>
        <w:t xml:space="preserve">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6.3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w:t>
      </w:r>
      <w:del w:id="30043" w:author="Vitor Oliveira" w:date="2026-10-11T01:00:00Z">
        <w:r>
          <w:rPr>
            <w:lang w:val="pt-BR"/>
          </w:rPr>
          <w:delText xml:space="preserve">do ano de teste, de quatro pontos sorteados,</w:delText>
        </w:r>
      </w:del>
      <w:ins w:id="30044" w:author="Vitor Oliveira" w:date="2026-10-11T01:00:00Z">
        <w:r>
          <w:rPr>
            <w:lang w:val="pt-BR"/>
          </w:rPr>
          <w:t xml:space="preserve">do ano de teste, de quatro pontos em sorteio próprio, distinto do da avaliação anterior,</w:t>
        </w:r>
      </w:ins>
      <w:r>
        <w:rPr>
          <w:lang w:val="pt-BR"/>
        </w:rPr>
        <w:t xml:space="preserve">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del w:id="30024" w:author="Vitor Oliveira" w:date="2026-10-11T01:00:00Z">
        <w:r>
          <w:delText xml:space="preserve">Três características do arranjo</w:delText>
        </w:r>
      </w:del>
      <w:ins w:id="30025" w:author="Vitor Oliveira" w:date="2026-10-11T01:00:00Z">
        <w:r>
          <w:t xml:space="preserve">Quatro características do arranjo</w:t>
        </w:r>
      </w:ins>
      <w:r>
        <w:t xml:space="preserve">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 xml:space="preserve">A série pública de contagem de pedestres empregada no treino e nos cenários é agregada por ponto de contagem e não identifica pessoas.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 xml:space="preserve">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w:t>
      </w:r>
      <w:del w:id="30072" w:author="Vitor Oliveira" w:date="2026-10-11T01:00:00Z">
        <w:r>
          <w:rPr>
            <w:lang w:val="pt-BR"/>
          </w:rPr>
          <w:delText xml:space="preserve">adota a potência mínima da faixa contratual,</w:delText>
        </w:r>
      </w:del>
      <w:ins w:id="30073" w:author="Vitor Oliveira" w:date="2026-10-11T01:00:00Z">
        <w:r>
          <w:rPr>
            <w:lang w:val="pt-BR"/>
          </w:rPr>
          <w:t xml:space="preserve">adota a menor potência da faixa do Caderno,</w:t>
        </w:r>
      </w:ins>
      <w:r>
        <w:rPr>
          <w:lang w:val="pt-BR"/>
        </w:rPr>
        <w:t xml:space="preserve">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 xml:space="preserve">Limite inferior da faixa de 40 W a 440 W da tabela de distribuição de luz do Caderno, que admite outras potências</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w:t>
      </w:r>
      <w:del w:id="30076" w:author="Vitor Oliveira" w:date="2026-10-11T01:00:00Z">
        <w:r>
          <w:rPr>
            <w:lang w:val="pt-BR"/>
          </w:rPr>
          <w:delText xml:space="preserve">imposta pela camada de verificação —</w:delText>
        </w:r>
      </w:del>
      <w:ins w:id="30077" w:author="Vitor Oliveira" w:date="2026-10-11T01:00:00Z">
        <w:r>
          <w:rPr>
            <w:lang w:val="pt-BR"/>
          </w:rPr>
          <w:t xml:space="preserve">imposta pela taxa máxima de decréscimo —</w:t>
        </w:r>
      </w:ins>
      <w:r>
        <w:rPr>
          <w:lang w:val="pt-BR"/>
        </w:rPr>
        <w:t xml:space="preserve">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w:t>
      </w:r>
      <w:del w:id="30074" w:author="Vitor Oliveira" w:date="2026-10-11T01:00:00Z">
        <w:r>
          <w:rPr>
            <w:lang w:val="pt-BR"/>
          </w:rPr>
          <w:delText xml:space="preserve">no extremo superior da faixa contratual, 440 W,</w:delText>
        </w:r>
      </w:del>
      <w:ins w:id="30075" w:author="Vitor Oliveira" w:date="2026-10-11T01:00:00Z">
        <w:r>
          <w:rPr>
            <w:lang w:val="pt-BR"/>
          </w:rPr>
          <w:t xml:space="preserve">no extremo superior dessa faixa, 440 W,</w:t>
        </w:r>
      </w:ins>
      <w:r>
        <w:rPr>
          <w:lang w:val="pt-BR"/>
        </w:rPr>
        <w:t xml:space="preserve">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w:t>
      </w:r>
      <w:r>
        <w:rPr>
          <w:lang w:val="pt-BR"/>
        </w:rPr>
        <w:t xml:space="preserve">e a segunda, um regime de atenuação por horário fixo, das 0 h às 5 h, janela escolhida pelos autores, que</w:t>
      </w:r>
      <w:r>
        <w:rPr>
          <w:lang w:val="pt-BR"/>
        </w:rPr>
        <w:t xml:space="preserv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w:t>
      </w:r>
      <w:r>
        <w:rPr>
          <w:lang w:val="pt-BR"/>
        </w:rPr>
        <w:t xml:space="preserve">a eficiência do regulador de corrente de um ponto de luz viário pode variar com o nível de saída, e há ainda uma parcela fixa</w:t>
      </w:r>
      <w:r>
        <w:rPr>
          <w:lang w:val="pt-BR"/>
        </w:rPr>
        <w:t xml:space="preserve"> no próprio regulador e no controlador de telegestão, que não se reduz com a dimerização e que não é aqui quantificada, por não haver valor público para o equipamento instalado. </w:t>
      </w:r>
      <w:r>
        <w:rPr>
          <w:lang w:val="pt-BR"/>
        </w:rPr>
        <w:t xml:space="preserve">Os dois efeitos, se presentes, atuam no mesmo sentido</w:t>
      </w:r>
      <w:r>
        <w:rPr>
          <w:lang w:val="pt-BR"/>
        </w:rPr>
        <w:t xml:space="preserve">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del w:id="30067" w:author="Vitor Oliveira" w:date="2026-10-11T01:00:00Z">
              <w:r>
                <w:rPr>
                  <w:sz w:val="20"/>
                  <w:szCs w:val="20"/>
                  <w:lang w:val="pt-BR"/>
                </w:rPr>
                <w:delText xml:space="preserve">Produzir, a cada ciclo, estimativa</w:delText>
              </w:r>
            </w:del>
            <w:ins w:id="30068" w:author="Vitor Oliveira" w:date="2026-10-11T01:00:00Z">
              <w:r>
                <w:rPr>
                  <w:sz w:val="20"/>
                  <w:szCs w:val="20"/>
                  <w:lang w:val="pt-BR"/>
                </w:rPr>
                <w:t xml:space="preserve">Produzir, a cada decisão, estimativa</w:t>
              </w:r>
            </w:ins>
            <w:r>
              <w:rPr>
                <w:sz w:val="20"/>
                <w:szCs w:val="20"/>
                <w:lang w:val="pt-BR"/>
              </w:rPr>
              <w:t xml:space="preserve">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 xml:space="preserve">Aplicar no nó o ciclo de trabalho comandado e medir a iluminância </w:t>
            </w:r>
            <w:del w:id="30110" w:author="Vitor Oliveira" w:date="2026-10-11T01:00:00Z">
              <w:r>
                <w:rPr>
                  <w:sz w:val="20"/>
                  <w:szCs w:val="20"/>
                  <w:lang w:val="pt-BR"/>
                </w:rPr>
                <w:delText xml:space="preserve">no plano de trabalho</w:delText>
              </w:r>
            </w:del>
            <w:ins w:id="30111" w:author="Vitor Oliveira" w:date="2026-10-11T01:00:00Z">
              <w:r>
                <w:rPr>
                  <w:sz w:val="20"/>
                  <w:szCs w:val="20"/>
                  <w:lang w:val="pt-BR"/>
                </w:rPr>
                <w:t xml:space="preserve">no plano de medição</w:t>
              </w:r>
            </w:ins>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del w:id="30033" w:author="Vitor Oliveira" w:date="2026-10-11T01:00:00Z">
              <w:r>
                <w:rPr>
                  <w:sz w:val="20"/>
                  <w:szCs w:val="20"/>
                  <w:lang w:val="pt-BR"/>
                </w:rPr>
                <w:delText>Derivada da série de telemetria entre comandos consecutivos</w:delText>
              </w:r>
            </w:del>
            <w:ins w:id="30034" w:author="Vitor Oliveira" w:date="2026-10-11T01:00:00Z">
              <w:r>
                <w:rPr>
                  <w:sz w:val="20"/>
                  <w:szCs w:val="20"/>
                  <w:lang w:val="pt-BR"/>
                </w:rPr>
                <w:t xml:space="preserve">Contagem de violações de taxa no nível do nó virtual, passo a passo, sobre a suíte de cenários; no nó físico, trajetória da rampa registrada pela porta serial</w:t>
              </w:r>
            </w:ins>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 xml:space="preserve">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w:t>
      </w:r>
      <w:del w:id="30007" w:author="Vitor Oliveira" w:date="2026-10-11T01:00:00Z">
        <w:r>
          <w:rPr>
            <w:lang w:val="pt-BR"/>
          </w:rPr>
          <w:delText xml:space="preserve">a camada de verificação confronta o nível pretendido com as restrições da ABNT NBR 5101 e o corrige quando necessário, o intermediário de mensagens entrega o comando já verificado e o nó de iluminação o executa,</w:delText>
        </w:r>
      </w:del>
      <w:ins w:id="30008" w:author="Vitor Oliveira" w:date="2026-10-11T01:00:00Z">
        <w:r>
          <w:rPr>
            <w:lang w:val="pt-BR"/>
          </w:rPr>
          <w:t xml:space="preserve">a camada de verificação confronta o nível pretendido com o piso da ABNT NBR 5101 e o corrige quando necessário, o intermediário de mensagens entrega o comando já verificado e o nó de iluminação o executa sob a taxa máxima de decréscimo,</w:t>
        </w:r>
      </w:ins>
      <w:r>
        <w:rPr>
          <w:lang w:val="pt-BR"/>
        </w:rPr>
        <w:t xml:space="preserve">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del w:id="30009" w:author="Vitor Oliveira" w:date="2026-10-11T01:00:00Z">
              <w:r>
                <w:rPr>
                  <w:sz w:val="20"/>
                  <w:szCs w:val="20"/>
                  <w:lang w:val="pt-BR"/>
                </w:rPr>
                <w:delText>Confrontar o nível pretendido com as restrições rígidas, corrigi-lo quando necessário e registrar a correção</w:delText>
              </w:r>
            </w:del>
            <w:ins w:id="30010" w:author="Vitor Oliveira" w:date="2026-10-11T01:00:00Z">
              <w:r>
                <w:rPr>
                  <w:sz w:val="20"/>
                  <w:szCs w:val="20"/>
                  <w:lang w:val="pt-BR"/>
                </w:rPr>
                <w:t xml:space="preserve">Confrontar o nível pretendido com o piso, corrigi-lo quando necessário, registrar a correção e enviar ao nó o piso e a taxa da classe</w:t>
              </w:r>
            </w:ins>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w:t>
      </w:r>
      <w:r>
        <w:rPr>
          <w:lang w:val="pt-BR"/>
        </w:rPr>
        <w:t xml:space="preserve">aplica em seguida a verificação do piso e publica o comando resultante, com o piso e a taxa que o nó aplica.</w:t>
      </w:r>
      <w:r>
        <w:rPr>
          <w:lang w:val="pt-BR"/>
        </w:rPr>
        <w:t xml:space="preserv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w:t>
      </w:r>
      <w:r>
        <w:rPr>
          <w:lang w:val="pt-BR"/>
        </w:rPr>
        <w:t xml:space="preserve">porque o serviço de decisão é processo sempre ligado, com conexão contínua ao intermediário de mensagens.</w:t>
      </w:r>
      <w:r>
        <w:rPr>
          <w:lang w:val="pt-BR"/>
        </w:rPr>
        <w:t xml:space="preserv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w:t>
      </w:r>
      <w:ins w:id="30066" w:author="Vitor Oliveira" w:date="2026-10-11T01:00:00Z">
        <w:r>
          <w:rPr>
            <w:lang w:val="pt-BR"/>
          </w:rPr>
          <w:t xml:space="preserve"> Foi registrado também antes da troca da série de treino (3.6), com os tercis da série anterior; com a base vigente, os graus de ativação e o degrau seriam outros.</w:t>
        </w:r>
      </w:ins>
      <w:r>
        <w:rPr>
          <w:lang w:val="pt-BR"/>
        </w:rPr>
        <w:t xml:space="preserve">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 xml:space="preserve">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 xml:space="preserve">Código do segmento no cadastro municipal; código, tipo e nome do logradouro; faixa de numeração; </w:t>
            </w:r>
            <w:r>
              <w:rPr>
                <w:sz w:val="20"/>
                <w:szCs w:val="20"/>
                <w:lang w:val="pt-BR"/>
              </w:rPr>
              <w:t xml:space="preserve">geometria; referência de pessoas inicial e régua aprendida, com a data do cálculo</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t xml:space="preserve">movimentação; nível anterior; </w:t>
            </w:r>
            <w:r>
              <w:rPr>
                <w:sz w:val="20"/>
                <w:szCs w:val="20"/>
                <w:lang w:val="pt-BR"/>
              </w:rPr>
              <w:t xml:space="preserve">instante de publicação; validade do comando;</w:t>
            </w:r>
            <w:r>
              <w:rPr>
                <w:sz w:val="20"/>
                <w:szCs w:val="20"/>
                <w:lang w:val="pt-BR"/>
              </w:rPr>
              <w:t xml:space="preserve">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 xml:space="preserve">Carimbo de tempo; ponto de luz; decisão correspondente; ciclo de trabalho aplicado; </w:t>
            </w:r>
            <w:r>
              <w:rPr>
                <w:sz w:val="20"/>
                <w:szCs w:val="20"/>
                <w:lang w:val="pt-BR"/>
              </w:rPr>
              <w:t xml:space="preserve">iluminância medida; nível que o nó aplicava ao responder;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t xml:space="preserve">Duas cardinalidades merecem nota. </w:t>
      </w:r>
      <w:del w:id="30029" w:author="Vitor Oliveira" w:date="2026-10-11T01:00:00Z">
        <w:r>
          <w:rPr>
            <w:lang w:val="pt-BR"/>
          </w:rPr>
          <w:delText xml:space="preserve">A relação entre decisão e telemetria é de um para um, e não de um para muitos, porque cada comando emitido produz uma leitura de confirmação;</w:delText>
        </w:r>
      </w:del>
      <w:ins w:id="30030" w:author="Vitor Oliveira" w:date="2026-10-11T01:00:00Z">
        <w:r>
          <w:rPr>
            <w:lang w:val="pt-BR"/>
          </w:rPr>
          <w:t xml:space="preserve">A relação entre decisão e telemetria é de um para no máximo um: cada comando emitido produz uma leitura de confirmação, e a decisão que mantém o alvo e não gera comando não tem telemetria;</w:t>
        </w:r>
      </w:ins>
      <w:r>
        <w:rPr>
          <w:lang w:val="pt-BR"/>
        </w:rPr>
        <w:t xml:space="preserve">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 xml:space="preserve">Código do segmento no cadastro municipal (chave); código, tipo e nome do logradouro; numeração inicial e final; geometria em coordenadas planas; fonte e data de extração; </w:t>
            </w:r>
            <w:r>
              <w:rPr>
                <w:sz w:val="20"/>
                <w:szCs w:val="20"/>
                <w:lang w:val="pt-BR"/>
              </w:rPr>
              <w:t xml:space="preserve">referência de pessoas inicial, positiva; régua aprendida, positiva, e instante do cálculo</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 xml:space="preserve">Identificador; instantes de ocorrência e de recebimento; tipo em {volume, ocorrência}; média de pessoas, não negativa, e duração do período, de 1 s a 1 h, presentes só no volume; ocorrência em {segurança, trânsito, encerrada}, presente só na ocorrência; </w:t>
            </w:r>
            <w:del w:id="30070" w:author="Vitor Oliveira" w:date="2026-10-11T01:00:00Z">
              <w:r>
                <w:rPr>
                  <w:sz w:val="20"/>
                  <w:szCs w:val="20"/>
                  <w:lang w:val="pt-BR"/>
                </w:rPr>
                <w:delText xml:space="preserve">abrangência em {via, quadra, bairro, município};</w:delText>
              </w:r>
            </w:del>
            <w:ins w:id="30071" w:author="Vitor Oliveira" w:date="2026-10-11T01:00:00Z">
              <w:r>
                <w:rPr>
                  <w:sz w:val="20"/>
                  <w:szCs w:val="20"/>
                  <w:lang w:val="pt-BR"/>
                </w:rPr>
                <w:t xml:space="preserve">abrangência em {via, quadra, bairro, município}, com padrão via e sem uso pelo serviço;</w:t>
              </w:r>
            </w:ins>
            <w:r>
              <w:rPr>
                <w:sz w:val="20"/>
                <w:szCs w:val="20"/>
                <w:lang w:val="pt-BR"/>
              </w:rPr>
              <w:t xml:space="preserve">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t xml:space="preserve">classe vigente, chaves estrangeiras; previsão; níveis pretendido, emitido e anterior; restrição em {nenhuma, piso, taxa}, nenhuma se e somente se o emitido for igual ao pretendido; </w:t>
            </w:r>
            <w:r>
              <w:rPr>
                <w:sz w:val="20"/>
                <w:szCs w:val="20"/>
                <w:lang w:val="pt-BR"/>
              </w:rPr>
              <w:t xml:space="preserve">instante de publicação; validade do comando, positiva;</w:t>
            </w:r>
            <w:r>
              <w:rPr>
                <w:sz w:val="20"/>
                <w:szCs w:val="20"/>
                <w:lang w:val="pt-BR"/>
              </w:rPr>
              <w:t xml:space="preserve">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 xml:space="preserve">Identificador; decisão, única; ponto; sessão; instantes de medição e de recebimento; ciclo de trabalho entre 0 e 1; </w:t>
            </w:r>
            <w:r>
              <w:rPr>
                <w:sz w:val="20"/>
                <w:szCs w:val="20"/>
                <w:lang w:val="pt-BR"/>
              </w:rPr>
              <w:t xml:space="preserve">iluminância não negativa; nível aplicado entre 0 e 1</w:t>
            </w:r>
          </w:p>
        </w:tc>
        <w:tc>
          <w:tcPr>
            <w:tcW w:w="3771" w:type="dxa"/>
            <w:tcMar>
              <w:top w:w="70" w:type="dxa"/>
              <w:left w:w="90" w:type="dxa"/>
              <w:bottom w:w="70" w:type="dxa"/>
              <w:right w:w="90" w:type="dxa"/>
            </w:tcMar>
          </w:tcPr>
          <w:p w14:paraId="3F91ED06" w14:textId="77777777" w:rsidR="00847C0D" w:rsidRDefault="00CC3326">
            <w:del w:id="30031" w:author="Vitor Oliveira" w:date="2026-10-11T01:00:00Z">
              <w:r>
                <w:rPr>
                  <w:sz w:val="20"/>
                  <w:szCs w:val="20"/>
                  <w:lang w:val="pt-BR"/>
                </w:rPr>
                <w:delText>Confirmação de cada decisão, na proporção de uma para uma</w:delText>
              </w:r>
            </w:del>
            <w:ins w:id="30032" w:author="Vitor Oliveira" w:date="2026-10-11T01:00:00Z">
              <w:r>
                <w:rPr>
                  <w:sz w:val="20"/>
                  <w:szCs w:val="20"/>
                  <w:lang w:val="pt-BR"/>
                </w:rPr>
                <w:t xml:space="preserve">Confirmação de cada decisão publicada, na proporção de uma para uma</w:t>
              </w:r>
            </w:ins>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 xml:space="preserve">Comando vencido sem renovação</w:t>
            </w:r>
          </w:p>
        </w:tc>
        <w:tc>
          <w:tcPr>
            <w:tcW w:w="2971" w:type="dxa"/>
            <w:tcMar>
              <w:top w:w="70" w:type="dxa"/>
              <w:left w:w="90" w:type="dxa"/>
              <w:bottom w:w="70" w:type="dxa"/>
              <w:right w:w="90" w:type="dxa"/>
            </w:tcMar>
          </w:tcPr>
          <w:p w14:paraId="4372EAF6" w14:textId="77777777" w:rsidR="00847C0D" w:rsidRDefault="00CC3326">
            <w:r>
              <w:rPr>
                <w:sz w:val="20"/>
                <w:szCs w:val="20"/>
                <w:lang w:val="pt-BR"/>
              </w:rPr>
              <w:t xml:space="preserve">Nó no pleno; a rampa seguinte parte do pleno, e não do último nível aplicado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 xml:space="preserve">Latência inferior a 180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 xml:space="preserve">Nó no pleno ao vencer a validade do último comando,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5.6: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(5.6)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pPr>
        <w:spacing w:after="120" w:line="360" w:lineRule="auto"/>
        <w:ind w:firstLine="709"/>
        <w:jc w:val="both"/>
      </w:pPr>
      <w:r>
        <w:rPr>
          <w:highlight w:val="yellow"/>
          <w:lang w:val="pt-BR"/>
        </w:rPr>
        <w:t xml:space="preserve">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6.3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pPr>
        <w:spacing w:after="120" w:line="360" w:lineRule="auto"/>
        <w:ind w:firstLine="709"/>
        <w:jc w:val="both"/>
      </w:pPr>
      <w:r>
        <w:rPr>
          <w:highlight w:val="yellow"/>
          <w:lang w:val="pt-BR"/>
        </w:rPr>
        <w:t xml:space="preserve">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pPr>
        <w:spacing w:after="120" w:line="360" w:lineRule="auto"/>
        <w:ind w:firstLine="709"/>
        <w:jc w:val="both"/>
      </w:pPr>
      <w:r>
        <w:rPr>
          <w:highlight w:val="yellow"/>
          <w:lang w:val="pt-BR"/>
        </w:rPr>
        <w:t xml:space="preserve">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 xml:space="preserve">Cerca de 170 mensagens por segundo para 50 mil câmeras, sem picos</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w:t>
      </w:r>
      <w:del w:id="30045" w:author="Vitor Oliveira" w:date="2026-10-11T01:00:00Z">
        <w:r>
          <w:rPr>
            <w:lang w:val="pt-BR"/>
          </w:rPr>
          <w:delText xml:space="preserve">por 10 min em cada um,</w:delText>
        </w:r>
      </w:del>
      <w:ins w:id="30046" w:author="Vitor Oliveira" w:date="2026-10-11T01:00:00Z">
        <w:r>
          <w:rPr>
            <w:lang w:val="pt-BR"/>
          </w:rPr>
          <w:t xml:space="preserve">por 5 min na madrugada ociosa e por 15 min na ocorrência na madrugada,</w:t>
        </w:r>
      </w:ins>
      <w:r>
        <w:rPr>
          <w:lang w:val="pt-BR"/>
        </w:rPr>
        <w:t xml:space="preserve">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5.6,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del w:id="30041" w:author="Vitor Oliveira" w:date="2026-10-11T01:00:00Z">
              <w:r>
                <w:rPr>
                  <w:sz w:val="20"/>
                  <w:szCs w:val="20"/>
                </w:rPr>
                <w:delText>Oito noites reais de Zurique, em 15 min</w:delText>
              </w:r>
            </w:del>
            <w:ins w:id="30042" w:author="Vitor Oliveira" w:date="2026-10-11T01:00:00Z">
              <w:r>
                <w:rPr>
                  <w:sz w:val="20"/>
                  <w:szCs w:val="20"/>
                </w:rPr>
                <w:t xml:space="preserve">Oito noites reais de Zurique, em 15 min, de sorteio próprio</w:t>
              </w:r>
            </w:ins>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 xml:space="preserve">[PENDENTE — declarar, com base no Capítulo 5, se cada hipótese de 2.10 é aceita ou rejeitada: H1 pela concordância de 5.4; H2 pelo resultado de 5.2; H3 pela comparação entre o acionamento antecipado e o puramente reativo</w:t>
      </w:r>
      <w:del w:id="30060" w:author="Vitor Oliveira" w:date="2026-10-11T01:00:00Z">
        <w:r>
          <w:rPr>
            <w:highlight w:val="yellow"/>
            <w:lang w:val="pt-BR"/>
          </w:rPr>
          <w:delText xml:space="preserve"> — comparação que as etapas de 3.9 ainda não preveem de forma explícita</w:delText>
        </w:r>
      </w:del>
      <w:ins w:id="30061" w:author="Vitor Oliveira" w:date="2026-10-11T01:00:00Z">
        <w:r>
          <w:rPr>
            <w:highlight w:val="yellow"/>
            <w:lang w:val="pt-BR"/>
          </w:rPr>
          <w:t xml:space="preserve"> (3.9 e 5.6)</w:t>
        </w:r>
      </w:ins>
      <w:r>
        <w:rPr>
          <w:highlight w:val="yellow"/>
          <w:lang w:val="pt-BR"/>
        </w:rPr>
        <w:t xml:space="preserve">.]</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w:t>
      </w:r>
      <w:r>
        <w:rPr>
          <w:highlight w:val="yellow"/>
          <w:lang w:val="pt-BR"/>
        </w:rPr>
        <w:t xml:space="preserve">Os resultados da previsão (5.1 e 5.6) dependem de série de outra cidade.</w:t>
      </w:r>
      <w:r>
        <w:rPr>
          <w:highlight w:val="yellow"/>
          <w:lang w:val="pt-BR"/>
        </w:rPr>
        <w:t xml:space="preserve">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del w:id="30059" w:author="Vitor Oliveira" w:date="2026-10-11T01:00:00Z"/>
          <w:lang w:val="pt-BR"/>
        </w:rPr>
      </w:pPr>
      <w:del w:id="30058" w:author="Vitor Oliveira" w:date="2026-10-11T01:00:00Z">
        <w:r>
          <w:rPr>
            <w:lang w:val="pt-BR"/>
          </w:rPr>
          <w:delText>Os dados públicos empregados são agregados e não são publicados em tempo real, conforme declarado em 3.5.</w:delText>
        </w:r>
      </w:del>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 xml:space="preserve">Conjuntos distintos conduzem a classes e faixas admissíveis distintas. Em campo, </w:t>
      </w:r>
      <w:r>
        <w:t xml:space="preserve">um mesmo ponto de luz pode iluminar a pista e a calçada</w:t>
      </w:r>
      <w:r>
        <w:t xml:space="preserve">,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e não uma das tecnologias de longo alcance e baixo consumo também admitidas para telegestão.</w:t>
      </w:r>
      <w:r>
        <w:rPr>
          <w:lang w:val="pt-BR"/>
        </w:rPr>
        <w:t xml:space="preserve">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 xml:space="preserve">O acionamento é feito por modulação de largura de pulso sobre fita de LED com resistores de limitação integrados, e não por regulador de corrente constante, </w:t>
      </w:r>
      <w:r>
        <w:rPr>
          <w:lang w:val="pt-BR"/>
        </w:rPr>
        <w:t xml:space="preserve">por decisão dos autores.</w:t>
      </w:r>
      <w:r>
        <w:rPr>
          <w:lang w:val="pt-BR"/>
        </w:rPr>
        <w:t xml:space="preserve">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w:t>
      </w:r>
      <w:r>
        <w:rPr>
          <w:lang w:val="pt-BR"/>
        </w:rPr>
        <w:t xml:space="preserve">O firmware correspondente foi ensaiado em uma única sessão de bancada (4.10 e 5.3).</w:t>
      </w:r>
      <w:r>
        <w:rPr>
          <w:lang w:val="pt-BR"/>
        </w:rPr>
        <w:t xml:space="preserve">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r>
        <w:rPr>
          <w:lang w:val="pt-BR"/>
        </w:rPr>
        <w:t xml:space="preserve"> Pela mesma razão, um nó que reinicia permanece no pleno até o alvo mudar ou o comando ser renovado, por até cerca de 10 min, também pelo lado seguro.</w:t>
      </w:r>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 xml:space="preserve">A plataforma de monitoramento não cobre todas as vias iluminadas. Em trecho sem câmera não há volume publicado, e o ponto de luz </w:t>
      </w:r>
      <w:del w:id="30078" w:author="Vitor Oliveira" w:date="2026-10-11T01:00:00Z">
        <w:r>
          <w:rPr>
            <w:lang w:val="pt-BR"/>
          </w:rPr>
          <w:delText xml:space="preserve">permanece no fluxo pleno, como hoje (3.7):</w:delText>
        </w:r>
      </w:del>
      <w:ins w:id="30079" w:author="Vitor Oliveira" w:date="2026-10-11T01:00:00Z">
        <w:r>
          <w:rPr>
            <w:lang w:val="pt-BR"/>
          </w:rPr>
          <w:t xml:space="preserve">permanece no fluxo pleno (3.7):</w:t>
        </w:r>
      </w:ins>
      <w:r>
        <w:rPr>
          <w:lang w:val="pt-BR"/>
        </w:rPr>
        <w:t xml:space="preserve">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 xml:space="preserve">Tratar o crescimento das entidades de evento urbano e de telemetria em escala de parque, com particionamento por tempo, </w:t>
      </w:r>
      <w:del w:id="30103" w:author="Vitor Oliveira" w:date="2026-10-11T01:00:00Z">
        <w:r>
          <w:rPr>
            <w:lang w:val="pt-BR"/>
          </w:rPr>
          <w:delText xml:space="preserve">política de retenção e, armazenamento</w:delText>
        </w:r>
      </w:del>
      <w:ins w:id="30104" w:author="Vitor Oliveira" w:date="2026-10-11T01:00:00Z">
        <w:r>
          <w:rPr>
            <w:lang w:val="pt-BR"/>
          </w:rPr>
          <w:t xml:space="preserve">política de retenção e armazenamento</w:t>
        </w:r>
      </w:ins>
      <w:r>
        <w:rPr>
          <w:lang w:val="pt-BR"/>
        </w:rPr>
        <w:t xml:space="preserve">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del w:id="30095" w:author="Vitor Oliveira" w:date="2026-10-11T01:00:00Z"/>
          <w:lang w:val="pt-BR"/>
        </w:rPr>
      </w:pPr>
      <w:del w:id="30092" w:author="Vitor Oliveira" w:date="2026-10-11T01:00:00Z">
        <w:r>
          <w:rPr>
            <w:lang w:val="pt-BR"/>
          </w:rPr>
          <w:delText xml:space="preserve">REIA, Jess; CRUZ, Luã. Cidades inteligentes no Brasil: conexões entre poder corporativo, direitos e engajamento cívico. </w:delText>
        </w:r>
      </w:del>
      <w:del w:id="30093" w:author="Vitor Oliveira" w:date="2026-10-11T01:00:00Z">
        <w:r>
          <w:rPr>
            <w:b/>
            <w:bCs/>
            <w:lang w:val="pt-BR"/>
          </w:rPr>
          <w:delText>Cadernos Metrópole</w:delText>
        </w:r>
      </w:del>
      <w:del w:id="30094" w:author="Vitor Oliveira" w:date="2026-10-11T01:00:00Z">
        <w:r>
          <w:rPr>
            <w:lang w:val="pt-BR"/>
          </w:rPr>
          <w:delText>, v. 25, n. 57, p. 467-490, 2023. DOI: 10.1590/2236-9996.2023-5705.</w:delText>
        </w:r>
      </w:del>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del w:id="30062" w:author="Vitor Oliveira" w:date="2026-10-11T01:00:00Z">
              <w:r>
                <w:rPr>
                  <w:sz w:val="20"/>
                  <w:szCs w:val="20"/>
                </w:rPr>
                <w:delText>Figuras 1 e 2</w:delText>
              </w:r>
            </w:del>
            <w:ins w:id="30063" w:author="Vitor Oliveira" w:date="2026-10-11T01:00:00Z">
              <w:r>
                <w:rPr>
                  <w:sz w:val="20"/>
                  <w:szCs w:val="20"/>
                </w:rPr>
                <w:t xml:space="preserve">Figuras 1, 2 e 3</w:t>
              </w:r>
            </w:ins>
          </w:p>
        </w:tc>
        <w:tc>
          <w:tcPr>
            <w:tcW w:w="2672" w:type="dxa"/>
            <w:tcMar>
              <w:top w:w="70" w:type="dxa"/>
              <w:left w:w="90" w:type="dxa"/>
              <w:bottom w:w="70" w:type="dxa"/>
              <w:right w:w="90" w:type="dxa"/>
            </w:tcMar>
          </w:tcPr>
          <w:p w14:paraId="2C886EF1" w14:textId="77777777" w:rsidR="00E01C3A" w:rsidRPr="00CE1B46" w:rsidRDefault="00CC3326">
            <w:pPr>
              <w:rPr>
                <w:lang w:val="pt-BR"/>
              </w:rPr>
            </w:pPr>
            <w:del w:id="30064" w:author="Vitor Oliveira" w:date="2026-10-11T01:00:00Z">
              <w:r>
                <w:rPr>
                  <w:sz w:val="20"/>
                  <w:szCs w:val="20"/>
                  <w:lang w:val="pt-BR"/>
                </w:rPr>
                <w:delText xml:space="preserve">Geração dos diagramas de arquitetura e de entidade-relacionamento</w:delText>
              </w:r>
            </w:del>
            <w:ins w:id="30065" w:author="Vitor Oliveira" w:date="2026-10-11T01:00:00Z">
              <w:r>
                <w:rPr>
                  <w:sz w:val="20"/>
                  <w:szCs w:val="20"/>
                  <w:lang w:val="pt-BR"/>
                </w:rPr>
                <w:t xml:space="preserve">Geração dos diagramas de arquitetura, de sequência e de entidade-relacionamento</w:t>
              </w:r>
            </w:ins>
            <w:r>
              <w:rPr>
                <w:sz w:val="20"/>
                <w:szCs w:val="20"/>
                <w:lang w:val="pt-BR"/>
              </w:rPr>
              <w:t xml:space="preserve"> por script </w:t>
            </w:r>
            <w:r>
              <w:rPr>
                <w:sz w:val="20"/>
                <w:szCs w:val="20"/>
                <w:lang w:val="pt-BR"/>
              </w:rPr>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5.6, itens 65 e 66 para a sessão de bancada, itens 69 e 70 para a troca da série e da base de regras, </w:t>
      </w:r>
      <w:del w:id="30105" w:author="Vitor Oliveira" w:date="2026-10-11T01:00:00Z">
        <w:r>
          <w:rPr>
            <w:lang w:val="pt-BR"/>
          </w:rPr>
          <w:delText xml:space="preserve">item 71 para a arquitetura de implantação e </w:delText>
        </w:r>
      </w:del>
      <w:del w:id="30106" w:author="Vitor Oliveira" w:date="2026-10-11T01:00:00Z">
        <w:r>
          <w:rPr>
            <w:lang w:val="pt-BR"/>
          </w:rPr>
          <w:delText xml:space="preserve">item 72</w:delText>
        </w:r>
      </w:del>
      <w:ins w:id="30107" w:author="Vitor Oliveira" w:date="2026-10-11T01:00:00Z">
        <w:r>
          <w:rPr>
            <w:lang w:val="pt-BR"/>
          </w:rPr>
          <w:t xml:space="preserve">item 71 para a arquitetura de implantação, item 72</w:t>
        </w:r>
      </w:ins>
      <w:r>
        <w:rPr>
          <w:lang w:val="pt-BR"/>
        </w:rPr>
        <w:t xml:space="preserve"> para o teste de sensibilidade da régua e item 73 para a caixa atual e a sessão de bancada de 10 de outubro.</w:t>
      </w:r>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5.1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3.4.2, 3.4.4 e 5.3 — calibração da caixa atual</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bancada/calibrar.py, com o firmware/no/no.ino gravado no nó</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bancada.calibrar teto; python -m bancada.calibrar completa --vm --comprimento-cm 6. Registro em bancada/resultados/sessao_113.json. Versão d6243c7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piso e credencial; CT16 com comandos provocados e python -m bancada.sessao_ct alertas; CT18 com o registro da porta serial. Registros em bancada/resultados/ct*_20261010*. Versões cae9a11 e 0ec9d77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Resultado em bancada/resultados/energia_bancada_rampa_20261010.json. Versão cae9a11</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