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B5B673" w14:textId="77777777" w:rsidR="006B1E66" w:rsidRPr="000F5B8B" w:rsidRDefault="00CC3326">
      <w:pPr>
        <w:spacing w:line="360" w:lineRule="auto"/>
        <w:jc w:val="center"/>
        <w:rPr>
          <w:lang w:val="pt-BR"/>
        </w:rPr>
      </w:pPr>
      <w:r>
        <w:rPr>
          <w:b/>
          <w:bCs/>
          <w:lang w:val="pt-BR"/>
        </w:rPr>
        <w:t>UNIVERSIDADE PAULISTA – UNIP</w:t>
      </w:r>
    </w:p>
    <w:p w14:paraId="4B2541DA" w14:textId="77777777" w:rsidR="006B1E66" w:rsidRPr="000F5B8B" w:rsidRDefault="00CC3326">
      <w:pPr>
        <w:spacing w:line="360" w:lineRule="auto"/>
        <w:jc w:val="center"/>
        <w:rPr>
          <w:lang w:val="pt-BR"/>
        </w:rPr>
      </w:pPr>
      <w:r>
        <w:rPr>
          <w:b/>
          <w:bCs/>
          <w:lang w:val="pt-BR"/>
        </w:rPr>
        <w:t>CIÊNCIA DA COMPUTAÇÃO – 8º SEMESTRE</w:t>
      </w:r>
    </w:p>
    <w:p w14:paraId="6F5C2D92" w14:textId="77777777" w:rsidR="006B1E66" w:rsidRPr="000F5B8B" w:rsidRDefault="006B1E66">
      <w:pPr>
        <w:spacing w:line="360" w:lineRule="auto"/>
        <w:rPr>
          <w:lang w:val="pt-BR"/>
        </w:rPr>
      </w:pPr>
    </w:p>
    <w:p w14:paraId="3E4D3107" w14:textId="77777777" w:rsidR="006B1E66" w:rsidRPr="000F5B8B" w:rsidRDefault="006B1E66">
      <w:pPr>
        <w:spacing w:line="360" w:lineRule="auto"/>
        <w:rPr>
          <w:lang w:val="pt-BR"/>
        </w:rPr>
      </w:pPr>
    </w:p>
    <w:p w14:paraId="325E9E1B" w14:textId="77777777" w:rsidR="006B1E66" w:rsidRPr="000F5B8B" w:rsidRDefault="006B1E66">
      <w:pPr>
        <w:spacing w:line="360" w:lineRule="auto"/>
        <w:rPr>
          <w:lang w:val="pt-BR"/>
        </w:rPr>
      </w:pPr>
    </w:p>
    <w:p w14:paraId="72E42D00" w14:textId="77777777" w:rsidR="006B1E66" w:rsidRPr="000F5B8B" w:rsidRDefault="006B1E66">
      <w:pPr>
        <w:spacing w:line="360" w:lineRule="auto"/>
        <w:rPr>
          <w:lang w:val="pt-BR"/>
        </w:rPr>
      </w:pPr>
    </w:p>
    <w:p w14:paraId="369F45DF" w14:textId="77777777" w:rsidR="006B1E66" w:rsidRPr="000F5B8B" w:rsidRDefault="00CC3326">
      <w:pPr>
        <w:spacing w:line="360" w:lineRule="auto"/>
        <w:jc w:val="center"/>
        <w:rPr>
          <w:lang w:val="pt-BR"/>
        </w:rPr>
      </w:pPr>
      <w:r>
        <w:rPr>
          <w:lang w:val="pt-BR"/>
        </w:rPr>
        <w:t>BRUNO BONAVIGO DACAL – N309EC4</w:t>
      </w:r>
    </w:p>
    <w:p w14:paraId="17485302" w14:textId="77777777" w:rsidR="006B1E66" w:rsidRPr="000F5B8B" w:rsidRDefault="00CC3326">
      <w:pPr>
        <w:spacing w:line="360" w:lineRule="auto"/>
        <w:jc w:val="center"/>
        <w:rPr>
          <w:lang w:val="pt-BR"/>
        </w:rPr>
      </w:pPr>
      <w:r>
        <w:rPr>
          <w:lang w:val="pt-BR"/>
        </w:rPr>
        <w:t>LUCAS DE ARAUJO VERGARA – N090758</w:t>
      </w:r>
    </w:p>
    <w:p w14:paraId="4CA522C8" w14:textId="77777777" w:rsidR="006B1E66" w:rsidRPr="000F5B8B" w:rsidRDefault="00CC3326">
      <w:pPr>
        <w:spacing w:line="360" w:lineRule="auto"/>
        <w:jc w:val="center"/>
        <w:rPr>
          <w:lang w:val="pt-BR"/>
        </w:rPr>
      </w:pPr>
      <w:r>
        <w:rPr>
          <w:lang w:val="pt-BR"/>
        </w:rPr>
        <w:t>VITOR OLIVEIRA DOS SANTOS – N083DG1</w:t>
      </w:r>
    </w:p>
    <w:p w14:paraId="76342F31" w14:textId="77777777" w:rsidR="006B1E66" w:rsidRPr="000F5B8B" w:rsidRDefault="006B1E66">
      <w:pPr>
        <w:spacing w:line="360" w:lineRule="auto"/>
        <w:rPr>
          <w:lang w:val="pt-BR"/>
        </w:rPr>
      </w:pPr>
    </w:p>
    <w:p w14:paraId="4B035127" w14:textId="77777777" w:rsidR="006B1E66" w:rsidRPr="000F5B8B" w:rsidRDefault="006B1E66">
      <w:pPr>
        <w:spacing w:line="360" w:lineRule="auto"/>
        <w:rPr>
          <w:lang w:val="pt-BR"/>
        </w:rPr>
      </w:pPr>
    </w:p>
    <w:p w14:paraId="594D23CD" w14:textId="77777777" w:rsidR="006B1E66" w:rsidRPr="000F5B8B" w:rsidRDefault="006B1E66">
      <w:pPr>
        <w:spacing w:line="360" w:lineRule="auto"/>
        <w:rPr>
          <w:lang w:val="pt-BR"/>
        </w:rPr>
      </w:pPr>
    </w:p>
    <w:p w14:paraId="7F63591E" w14:textId="77777777" w:rsidR="006B1E66" w:rsidRPr="000F5B8B" w:rsidRDefault="006B1E66">
      <w:pPr>
        <w:spacing w:line="360" w:lineRule="auto"/>
        <w:rPr>
          <w:lang w:val="pt-BR"/>
        </w:rPr>
      </w:pPr>
    </w:p>
    <w:p w14:paraId="215ED873" w14:textId="77777777" w:rsidR="006B1E66" w:rsidRPr="000F5B8B" w:rsidRDefault="006B1E66">
      <w:pPr>
        <w:spacing w:line="360" w:lineRule="auto"/>
        <w:rPr>
          <w:lang w:val="pt-BR"/>
        </w:rPr>
      </w:pPr>
    </w:p>
    <w:p w14:paraId="4EA273B1" w14:textId="77777777" w:rsidR="006B1E66" w:rsidRPr="000F5B8B" w:rsidRDefault="00CC3326">
      <w:pPr>
        <w:spacing w:line="360" w:lineRule="auto"/>
        <w:jc w:val="center"/>
        <w:rPr>
          <w:lang w:val="pt-BR"/>
        </w:rPr>
      </w:pPr>
      <w:r>
        <w:rPr>
          <w:b/>
          <w:bCs/>
          <w:lang w:val="pt-BR"/>
        </w:rPr>
        <w:t>CONTROLE INTELIGENTE DA ILUMINAÇÃO PÚBLICA A PARTIR DE DADOS URBANOS JÁ EXISTENTES: PROPOSTA DE INTEGRAÇÃO ENTRE PLATAFORMA DE MONITORAMENTO E TELEGESTÃO NO MUNICÍPIO DE SÃO PAULO</w:t>
      </w:r>
    </w:p>
    <w:p w14:paraId="493D24D1" w14:textId="77777777" w:rsidR="006B1E66" w:rsidRPr="000F5B8B" w:rsidRDefault="006B1E66">
      <w:pPr>
        <w:spacing w:line="360" w:lineRule="auto"/>
        <w:rPr>
          <w:lang w:val="pt-BR"/>
        </w:rPr>
      </w:pPr>
    </w:p>
    <w:p w14:paraId="49BA45C2" w14:textId="77777777" w:rsidR="006B1E66" w:rsidRPr="000F5B8B" w:rsidRDefault="006B1E66">
      <w:pPr>
        <w:spacing w:line="360" w:lineRule="auto"/>
        <w:rPr>
          <w:lang w:val="pt-BR"/>
        </w:rPr>
      </w:pPr>
    </w:p>
    <w:p w14:paraId="0A130988" w14:textId="77777777" w:rsidR="006B1E66" w:rsidRPr="000F5B8B" w:rsidRDefault="00CC3326">
      <w:pPr>
        <w:spacing w:line="360" w:lineRule="auto"/>
        <w:jc w:val="center"/>
        <w:rPr>
          <w:lang w:val="pt-BR"/>
        </w:rPr>
      </w:pPr>
      <w:r>
        <w:rPr>
          <w:lang w:val="pt-BR"/>
        </w:rPr>
        <w:t>TRABALHO DE CONCLUSÃO DE CURSO</w:t>
      </w:r>
    </w:p>
    <w:p w14:paraId="17616905" w14:textId="77777777" w:rsidR="006B1E66" w:rsidRPr="000F5B8B" w:rsidRDefault="006B1E66">
      <w:pPr>
        <w:spacing w:line="360" w:lineRule="auto"/>
        <w:rPr>
          <w:lang w:val="pt-BR"/>
        </w:rPr>
      </w:pPr>
    </w:p>
    <w:p w14:paraId="0F06AAA7" w14:textId="77777777" w:rsidR="006B1E66" w:rsidRPr="000F5B8B" w:rsidRDefault="006B1E66">
      <w:pPr>
        <w:spacing w:line="360" w:lineRule="auto"/>
        <w:rPr>
          <w:lang w:val="pt-BR"/>
        </w:rPr>
      </w:pPr>
    </w:p>
    <w:p w14:paraId="0DCD873D" w14:textId="77777777" w:rsidR="006B1E66" w:rsidRPr="000F5B8B" w:rsidRDefault="006B1E66">
      <w:pPr>
        <w:spacing w:line="360" w:lineRule="auto"/>
        <w:rPr>
          <w:lang w:val="pt-BR"/>
        </w:rPr>
      </w:pPr>
    </w:p>
    <w:p w14:paraId="20C9D5FA" w14:textId="77777777" w:rsidR="006B1E66" w:rsidRPr="000F5B8B" w:rsidRDefault="006B1E66">
      <w:pPr>
        <w:spacing w:line="360" w:lineRule="auto"/>
        <w:rPr>
          <w:lang w:val="pt-BR"/>
        </w:rPr>
      </w:pPr>
    </w:p>
    <w:p w14:paraId="7A228EBD" w14:textId="77777777" w:rsidR="006B1E66" w:rsidRPr="000F5B8B" w:rsidRDefault="006B1E66">
      <w:pPr>
        <w:spacing w:line="360" w:lineRule="auto"/>
        <w:rPr>
          <w:lang w:val="pt-BR"/>
        </w:rPr>
      </w:pPr>
    </w:p>
    <w:p w14:paraId="1ACAEE56" w14:textId="77777777" w:rsidR="006B1E66" w:rsidRPr="000F5B8B" w:rsidRDefault="006B1E66">
      <w:pPr>
        <w:spacing w:line="360" w:lineRule="auto"/>
        <w:rPr>
          <w:lang w:val="pt-BR"/>
        </w:rPr>
      </w:pPr>
    </w:p>
    <w:p w14:paraId="76260E83" w14:textId="77777777" w:rsidR="006B1E66" w:rsidRPr="000F5B8B" w:rsidRDefault="006B1E66">
      <w:pPr>
        <w:spacing w:line="360" w:lineRule="auto"/>
        <w:rPr>
          <w:lang w:val="pt-BR"/>
        </w:rPr>
      </w:pPr>
    </w:p>
    <w:p w14:paraId="2D07BD6A" w14:textId="77777777" w:rsidR="006B1E66" w:rsidRPr="000F5B8B" w:rsidRDefault="006B1E66">
      <w:pPr>
        <w:spacing w:line="360" w:lineRule="auto"/>
        <w:rPr>
          <w:lang w:val="pt-BR"/>
        </w:rPr>
      </w:pPr>
    </w:p>
    <w:p w14:paraId="1CFA4EDF" w14:textId="77777777" w:rsidR="006B1E66" w:rsidRPr="000F5B8B" w:rsidRDefault="00CC3326">
      <w:pPr>
        <w:spacing w:line="360" w:lineRule="auto"/>
        <w:jc w:val="center"/>
        <w:rPr>
          <w:lang w:val="pt-BR"/>
        </w:rPr>
      </w:pPr>
      <w:r>
        <w:rPr>
          <w:lang w:val="pt-BR"/>
        </w:rPr>
        <w:t>SÃO PAULO</w:t>
      </w:r>
    </w:p>
    <w:p w14:paraId="49B07FCD" w14:textId="77777777" w:rsidR="006B1E66" w:rsidRPr="000F5B8B" w:rsidRDefault="00CC3326">
      <w:pPr>
        <w:spacing w:line="360" w:lineRule="auto"/>
        <w:jc w:val="center"/>
        <w:rPr>
          <w:lang w:val="pt-BR"/>
        </w:rPr>
      </w:pPr>
      <w:r>
        <w:rPr>
          <w:lang w:val="pt-BR"/>
        </w:rPr>
        <w:t>2026</w:t>
      </w:r>
    </w:p>
    <w:p w14:paraId="1323BD8F" w14:textId="77777777" w:rsidR="006B1E66" w:rsidRPr="000F5B8B" w:rsidRDefault="00CC3326">
      <w:pPr>
        <w:rPr>
          <w:lang w:val="pt-BR"/>
        </w:rPr>
      </w:pPr>
      <w:r>
        <w:rPr>
          <w:lang w:val="pt-BR"/>
        </w:rPr>
        <w:br w:type="page"/>
      </w:r>
    </w:p>
    <w:p w14:paraId="5D2BC182" w14:textId="77777777" w:rsidR="006B1E66" w:rsidRPr="000F5B8B" w:rsidRDefault="00CC3326">
      <w:pPr>
        <w:spacing w:line="360" w:lineRule="auto"/>
        <w:jc w:val="center"/>
        <w:rPr>
          <w:lang w:val="pt-BR"/>
        </w:rPr>
      </w:pPr>
      <w:r>
        <w:rPr>
          <w:lang w:val="pt-BR"/>
        </w:rPr>
        <w:t>BRUNO BONAVIGO DACAL – N309EC4</w:t>
      </w:r>
    </w:p>
    <w:p w14:paraId="72AB78A8" w14:textId="77777777" w:rsidR="006B1E66" w:rsidRPr="000F5B8B" w:rsidRDefault="00CC3326">
      <w:pPr>
        <w:spacing w:line="360" w:lineRule="auto"/>
        <w:jc w:val="center"/>
        <w:rPr>
          <w:lang w:val="pt-BR"/>
        </w:rPr>
      </w:pPr>
      <w:r>
        <w:rPr>
          <w:lang w:val="pt-BR"/>
        </w:rPr>
        <w:t>LUCAS DE ARAUJO VERGARA – N090758</w:t>
      </w:r>
    </w:p>
    <w:p w14:paraId="3740BC78" w14:textId="77777777" w:rsidR="006B1E66" w:rsidRPr="000F5B8B" w:rsidRDefault="00CC3326">
      <w:pPr>
        <w:spacing w:line="360" w:lineRule="auto"/>
        <w:jc w:val="center"/>
        <w:rPr>
          <w:lang w:val="pt-BR"/>
        </w:rPr>
      </w:pPr>
      <w:r>
        <w:rPr>
          <w:lang w:val="pt-BR"/>
        </w:rPr>
        <w:t>VITOR OLIVEIRA DOS SANTOS – N083DG1</w:t>
      </w:r>
    </w:p>
    <w:p w14:paraId="498B0FC0" w14:textId="77777777" w:rsidR="006B1E66" w:rsidRPr="000F5B8B" w:rsidRDefault="006B1E66">
      <w:pPr>
        <w:spacing w:line="360" w:lineRule="auto"/>
        <w:rPr>
          <w:lang w:val="pt-BR"/>
        </w:rPr>
      </w:pPr>
    </w:p>
    <w:p w14:paraId="76E80F84" w14:textId="77777777" w:rsidR="006B1E66" w:rsidRPr="000F5B8B" w:rsidRDefault="006B1E66">
      <w:pPr>
        <w:spacing w:line="360" w:lineRule="auto"/>
        <w:rPr>
          <w:lang w:val="pt-BR"/>
        </w:rPr>
      </w:pPr>
    </w:p>
    <w:p w14:paraId="3FA821D4" w14:textId="77777777" w:rsidR="006B1E66" w:rsidRPr="000F5B8B" w:rsidRDefault="006B1E66">
      <w:pPr>
        <w:spacing w:line="360" w:lineRule="auto"/>
        <w:rPr>
          <w:lang w:val="pt-BR"/>
        </w:rPr>
      </w:pPr>
    </w:p>
    <w:p w14:paraId="3026AAFE" w14:textId="77777777" w:rsidR="006B1E66" w:rsidRPr="000F5B8B" w:rsidRDefault="006B1E66">
      <w:pPr>
        <w:spacing w:line="360" w:lineRule="auto"/>
        <w:rPr>
          <w:lang w:val="pt-BR"/>
        </w:rPr>
      </w:pPr>
    </w:p>
    <w:p w14:paraId="567A981B" w14:textId="77777777" w:rsidR="006B1E66" w:rsidRPr="000F5B8B" w:rsidRDefault="006B1E66">
      <w:pPr>
        <w:spacing w:line="360" w:lineRule="auto"/>
        <w:rPr>
          <w:lang w:val="pt-BR"/>
        </w:rPr>
      </w:pPr>
    </w:p>
    <w:p w14:paraId="382A28BD" w14:textId="77777777" w:rsidR="006B1E66" w:rsidRPr="000F5B8B" w:rsidRDefault="00CC3326">
      <w:pPr>
        <w:spacing w:line="360" w:lineRule="auto"/>
        <w:jc w:val="center"/>
        <w:rPr>
          <w:lang w:val="pt-BR"/>
        </w:rPr>
      </w:pPr>
      <w:r>
        <w:rPr>
          <w:b/>
          <w:bCs/>
          <w:lang w:val="pt-BR"/>
        </w:rPr>
        <w:t>CONTROLE INTELIGENTE DA ILUMINAÇÃO PÚBLICA A PARTIR DE DADOS URBANOS JÁ EXISTENTES: PROPOSTA DE INTEGRAÇÃO ENTRE PLATAFORMA DE MONITORAMENTO E TELEGESTÃO NO MUNICÍPIO DE SÃO PAULO</w:t>
      </w:r>
    </w:p>
    <w:p w14:paraId="4469A7D6" w14:textId="77777777" w:rsidR="006B1E66" w:rsidRPr="000F5B8B" w:rsidRDefault="006B1E66">
      <w:pPr>
        <w:spacing w:line="360" w:lineRule="auto"/>
        <w:rPr>
          <w:lang w:val="pt-BR"/>
        </w:rPr>
      </w:pPr>
    </w:p>
    <w:p w14:paraId="24589A08" w14:textId="77777777" w:rsidR="006B1E66" w:rsidRPr="000F5B8B" w:rsidRDefault="006B1E66">
      <w:pPr>
        <w:spacing w:line="360" w:lineRule="auto"/>
        <w:rPr>
          <w:lang w:val="pt-BR"/>
        </w:rPr>
      </w:pPr>
    </w:p>
    <w:p w14:paraId="7619DDD9" w14:textId="77777777" w:rsidR="006B1E66" w:rsidRPr="000F5B8B" w:rsidRDefault="006B1E66">
      <w:pPr>
        <w:spacing w:line="360" w:lineRule="auto"/>
        <w:rPr>
          <w:lang w:val="pt-BR"/>
        </w:rPr>
      </w:pPr>
    </w:p>
    <w:p w14:paraId="5960CFD5" w14:textId="77777777" w:rsidR="006B1E66" w:rsidRPr="000F5B8B" w:rsidRDefault="00CC3326">
      <w:pPr>
        <w:ind w:left="4536"/>
        <w:jc w:val="both"/>
        <w:rPr>
          <w:lang w:val="pt-BR"/>
        </w:rPr>
      </w:pPr>
      <w:r>
        <w:rPr>
          <w:lang w:val="pt-BR"/>
        </w:rPr>
        <w:t>Trabalho de Conclusão de Curso apresentado ao curso de Bacharelado em Ciência da Computação da Universidade Paulista – UNIP, como requisito parcial para a obtenção do título de Bacharel em Ciência da Computação.</w:t>
      </w:r>
    </w:p>
    <w:p w14:paraId="7211FDE9" w14:textId="77777777" w:rsidR="006B1E66" w:rsidRPr="000F5B8B" w:rsidRDefault="006B1E66">
      <w:pPr>
        <w:spacing w:line="360" w:lineRule="auto"/>
        <w:rPr>
          <w:lang w:val="pt-BR"/>
        </w:rPr>
      </w:pPr>
    </w:p>
    <w:p w14:paraId="3746C430" w14:textId="77777777" w:rsidR="006B1E66" w:rsidRPr="000F5B8B" w:rsidRDefault="00CC3326">
      <w:pPr>
        <w:ind w:left="4536"/>
        <w:rPr>
          <w:lang w:val="pt-BR"/>
        </w:rPr>
      </w:pPr>
      <w:r>
        <w:rPr>
          <w:lang w:val="pt-BR"/>
        </w:rPr>
        <w:t>Orientador: Prof. Marco Gomes</w:t>
      </w:r>
    </w:p>
    <w:p w14:paraId="30E138AF" w14:textId="77777777" w:rsidR="006B1E66" w:rsidRPr="000F5B8B" w:rsidRDefault="006B1E66">
      <w:pPr>
        <w:spacing w:line="360" w:lineRule="auto"/>
        <w:rPr>
          <w:lang w:val="pt-BR"/>
        </w:rPr>
      </w:pPr>
    </w:p>
    <w:p w14:paraId="4B4863D8" w14:textId="77777777" w:rsidR="006B1E66" w:rsidRPr="000F5B8B" w:rsidRDefault="006B1E66">
      <w:pPr>
        <w:spacing w:line="360" w:lineRule="auto"/>
        <w:rPr>
          <w:lang w:val="pt-BR"/>
        </w:rPr>
      </w:pPr>
    </w:p>
    <w:p w14:paraId="332B403E" w14:textId="77777777" w:rsidR="006B1E66" w:rsidRPr="000F5B8B" w:rsidRDefault="006B1E66">
      <w:pPr>
        <w:spacing w:line="360" w:lineRule="auto"/>
        <w:rPr>
          <w:lang w:val="pt-BR"/>
        </w:rPr>
      </w:pPr>
    </w:p>
    <w:p w14:paraId="1D4C5E25" w14:textId="77777777" w:rsidR="006B1E66" w:rsidRPr="000F5B8B" w:rsidRDefault="006B1E66">
      <w:pPr>
        <w:spacing w:line="360" w:lineRule="auto"/>
        <w:rPr>
          <w:lang w:val="pt-BR"/>
        </w:rPr>
      </w:pPr>
    </w:p>
    <w:p w14:paraId="15C48032" w14:textId="77777777" w:rsidR="006B1E66" w:rsidRPr="000F5B8B" w:rsidRDefault="006B1E66">
      <w:pPr>
        <w:spacing w:line="360" w:lineRule="auto"/>
        <w:rPr>
          <w:lang w:val="pt-BR"/>
        </w:rPr>
      </w:pPr>
    </w:p>
    <w:p w14:paraId="2E76ADF8" w14:textId="77777777" w:rsidR="006B1E66" w:rsidRPr="000F5B8B" w:rsidRDefault="006B1E66">
      <w:pPr>
        <w:spacing w:line="360" w:lineRule="auto"/>
        <w:rPr>
          <w:lang w:val="pt-BR"/>
        </w:rPr>
      </w:pPr>
    </w:p>
    <w:p w14:paraId="19FCD897" w14:textId="77777777" w:rsidR="006B1E66" w:rsidRPr="000F5B8B" w:rsidRDefault="006B1E66">
      <w:pPr>
        <w:spacing w:line="360" w:lineRule="auto"/>
        <w:rPr>
          <w:lang w:val="pt-BR"/>
        </w:rPr>
      </w:pPr>
    </w:p>
    <w:p w14:paraId="140DD600" w14:textId="77777777" w:rsidR="006B1E66" w:rsidRPr="000F5B8B" w:rsidRDefault="006B1E66">
      <w:pPr>
        <w:spacing w:line="360" w:lineRule="auto"/>
        <w:rPr>
          <w:lang w:val="pt-BR"/>
        </w:rPr>
      </w:pPr>
    </w:p>
    <w:p w14:paraId="71D779DD" w14:textId="77777777" w:rsidR="006B1E66" w:rsidRPr="000F5B8B" w:rsidRDefault="00CC3326">
      <w:pPr>
        <w:spacing w:line="360" w:lineRule="auto"/>
        <w:jc w:val="center"/>
        <w:rPr>
          <w:lang w:val="pt-BR"/>
        </w:rPr>
      </w:pPr>
      <w:r>
        <w:rPr>
          <w:lang w:val="pt-BR"/>
        </w:rPr>
        <w:t>SÃO PAULO</w:t>
      </w:r>
    </w:p>
    <w:p w14:paraId="726B1881" w14:textId="77777777" w:rsidR="006B1E66" w:rsidRPr="000F5B8B" w:rsidRDefault="00CC3326">
      <w:pPr>
        <w:spacing w:line="360" w:lineRule="auto"/>
        <w:jc w:val="center"/>
        <w:rPr>
          <w:lang w:val="pt-BR"/>
        </w:rPr>
      </w:pPr>
      <w:r>
        <w:rPr>
          <w:lang w:val="pt-BR"/>
        </w:rPr>
        <w:t>2026</w:t>
      </w:r>
    </w:p>
    <w:p w14:paraId="11980B92" w14:textId="77777777" w:rsidR="006B1E66" w:rsidRDefault="00CC3326">
      <w:pPr>
        <w:rPr>
          <w:lang w:val="pt-BR"/>
        </w:rPr>
      </w:pPr>
      <w:r>
        <w:rPr>
          <w:lang w:val="pt-BR"/>
        </w:rPr>
        <w:br w:type="page"/>
      </w:r>
    </w:p>
    <w:p w14:paraId="11009983" w14:textId="77777777" w:rsidR="00E01C3A" w:rsidRDefault="00CC3326">
      <w:pPr>
        <w:spacing w:after="480"/>
        <w:jc w:val="center"/>
        <w:rPr>
          <w:b/>
          <w:bCs/>
          <w:lang w:val="pt-BR"/>
        </w:rPr>
      </w:pPr>
      <w:r>
        <w:rPr>
          <w:b/>
          <w:bCs/>
          <w:lang w:val="pt-BR"/>
        </w:rPr>
        <w:t>RESUMO</w:t>
      </w:r>
    </w:p>
    <w:p w14:paraId="5F0DF647" w14:textId="77777777" w:rsidR="00E01C3A" w:rsidRDefault="00CC3326">
      <w:pPr>
        <w:spacing w:after="240"/>
        <w:jc w:val="both"/>
        <w:rPr>
          <w:lang w:val="pt-BR"/>
        </w:rPr>
      </w:pPr>
      <w:r>
        <w:rPr>
          <w:highlight w:val="yellow"/>
          <w:lang w:val="pt-BR"/>
        </w:rPr>
        <w:t>[PENDENTE — redigir ao final, em parágrafo único de cerca de 250 palavras, uma análise breve de todas as etapas do trabalho — problema, objetivo, método, resultados e conclusões —, e não apenas dos resultados. Sugestão do roteiro: partir de uma ou duas sentenças por capítulo.]</w:t>
      </w:r>
    </w:p>
    <w:p w14:paraId="35ADEAC5" w14:textId="77777777" w:rsidR="00E01C3A" w:rsidRDefault="00CC3326">
      <w:pPr>
        <w:spacing w:after="240"/>
        <w:jc w:val="both"/>
        <w:rPr>
          <w:lang w:val="pt-BR"/>
        </w:rPr>
      </w:pPr>
      <w:r>
        <w:rPr>
          <w:b/>
          <w:bCs/>
          <w:lang w:val="pt-BR"/>
        </w:rPr>
        <w:t xml:space="preserve">Palavras-chave: </w:t>
      </w:r>
      <w:r>
        <w:rPr>
          <w:lang w:val="pt-BR"/>
        </w:rPr>
        <w:t>iluminação pública; telegestão; Internet das Coisas; lógica nebulosa; cidades inteligentes.</w:t>
      </w:r>
    </w:p>
    <w:p w14:paraId="6C144D66" w14:textId="77777777" w:rsidR="00E01C3A" w:rsidRDefault="00CC3326">
      <w:pPr>
        <w:rPr>
          <w:lang w:val="pt-BR"/>
        </w:rPr>
      </w:pPr>
      <w:r>
        <w:rPr>
          <w:lang w:val="pt-BR"/>
        </w:rPr>
        <w:br w:type="page"/>
      </w:r>
    </w:p>
    <w:p w14:paraId="61EA26FB" w14:textId="77777777" w:rsidR="00E01C3A" w:rsidRDefault="00CC3326">
      <w:pPr>
        <w:spacing w:after="480"/>
        <w:jc w:val="center"/>
        <w:rPr>
          <w:b/>
          <w:bCs/>
          <w:lang w:val="pt-BR"/>
        </w:rPr>
      </w:pPr>
      <w:r>
        <w:rPr>
          <w:b/>
          <w:bCs/>
          <w:lang w:val="pt-BR"/>
        </w:rPr>
        <w:t>ABSTRACT</w:t>
      </w:r>
    </w:p>
    <w:p w14:paraId="6EE65ECC" w14:textId="77777777" w:rsidR="00E01C3A" w:rsidRDefault="00CC3326">
      <w:pPr>
        <w:spacing w:after="240"/>
        <w:jc w:val="both"/>
        <w:rPr>
          <w:lang w:val="pt-BR"/>
        </w:rPr>
      </w:pPr>
      <w:r>
        <w:rPr>
          <w:highlight w:val="yellow"/>
          <w:lang w:val="pt-BR"/>
        </w:rPr>
        <w:t>[PENDENTE — versão do resumo em língua inglesa, feita após a redação final do resumo.]</w:t>
      </w:r>
    </w:p>
    <w:p w14:paraId="16CF9C5E" w14:textId="77777777" w:rsidR="00E01C3A" w:rsidRPr="00CE1B46" w:rsidRDefault="00CC3326">
      <w:pPr>
        <w:spacing w:after="240"/>
        <w:jc w:val="both"/>
      </w:pPr>
      <w:r>
        <w:rPr>
          <w:b/>
          <w:bCs/>
        </w:rPr>
        <w:t xml:space="preserve">Keywords: </w:t>
      </w:r>
      <w:r>
        <w:t>street lighting; remote management; Internet of Things; fuzzy logic; smart cities.</w:t>
      </w:r>
    </w:p>
    <w:p w14:paraId="35AE7720" w14:textId="77777777" w:rsidR="00E01C3A" w:rsidRPr="00CE1B46" w:rsidRDefault="00CC3326">
      <w:r>
        <w:br w:type="page"/>
      </w:r>
    </w:p>
    <w:p w14:paraId="011CCA37" w14:textId="77777777" w:rsidR="00E01C3A" w:rsidRDefault="00CC3326">
      <w:pPr>
        <w:spacing w:after="480"/>
        <w:jc w:val="center"/>
        <w:rPr>
          <w:b/>
          <w:bCs/>
          <w:lang w:val="pt-BR"/>
        </w:rPr>
      </w:pPr>
      <w:r>
        <w:rPr>
          <w:b/>
          <w:bCs/>
          <w:lang w:val="pt-BR"/>
        </w:rPr>
        <w:t>LISTA DE QUADROS</w:t>
      </w:r>
    </w:p>
    <w:p w14:paraId="48864D50" w14:textId="77777777" w:rsidR="00E01C3A" w:rsidRDefault="00CC3326">
      <w:pPr>
        <w:tabs>
          <w:tab w:val="right" w:leader="dot" w:pos="9071"/>
        </w:tabs>
        <w:spacing w:after="100"/>
        <w:rPr>
          <w:lang w:val="pt-BR"/>
        </w:rPr>
      </w:pPr>
      <w:r>
        <w:rPr>
          <w:lang w:val="pt-BR"/>
        </w:rPr>
        <w:t>Quadro 1 – Infraestrutura urbana instalada no município de São Paulo</w:t>
      </w:r>
      <w:r>
        <w:rPr>
          <w:lang w:val="pt-BR"/>
        </w:rPr>
        <w:tab/>
        <w:t>20</w:t>
      </w:r>
    </w:p>
    <w:p w14:paraId="6350CBC8" w14:textId="77777777" w:rsidR="00E01C3A" w:rsidRDefault="00CC3326">
      <w:pPr>
        <w:tabs>
          <w:tab w:val="right" w:leader="dot" w:pos="9071"/>
        </w:tabs>
        <w:spacing w:after="100"/>
        <w:rPr>
          <w:lang w:val="pt-BR"/>
        </w:rPr>
      </w:pPr>
      <w:r>
        <w:rPr>
          <w:lang w:val="pt-BR"/>
        </w:rPr>
        <w:t>Quadro 2 – Separação entre os componentes da proposta e os instrumentos de ensaio</w:t>
      </w:r>
      <w:r>
        <w:rPr>
          <w:lang w:val="pt-BR"/>
        </w:rPr>
        <w:tab/>
        <w:t>34</w:t>
      </w:r>
    </w:p>
    <w:p w14:paraId="2DA6952B" w14:textId="77777777" w:rsidR="00E01C3A" w:rsidRDefault="00CC3326">
      <w:pPr>
        <w:tabs>
          <w:tab w:val="right" w:leader="dot" w:pos="9071"/>
        </w:tabs>
        <w:spacing w:after="100"/>
        <w:rPr>
          <w:lang w:val="pt-BR"/>
        </w:rPr>
      </w:pPr>
      <w:r>
        <w:rPr>
          <w:lang w:val="pt-BR"/>
        </w:rPr>
        <w:t>Quadro 3 – Cadeia de implantação: o que existe, o que o trabalho constrói e o que a bancada instrumenta</w:t>
      </w:r>
      <w:r>
        <w:rPr>
          <w:lang w:val="pt-BR"/>
        </w:rPr>
        <w:tab/>
        <w:t>36</w:t>
      </w:r>
    </w:p>
    <w:p w14:paraId="6AB56078" w14:textId="77777777" w:rsidR="00E01C3A" w:rsidRDefault="00CC3326">
      <w:pPr>
        <w:tabs>
          <w:tab w:val="right" w:leader="dot" w:pos="9071"/>
        </w:tabs>
        <w:spacing w:after="100"/>
        <w:rPr>
          <w:lang w:val="pt-BR"/>
        </w:rPr>
      </w:pPr>
      <w:r>
        <w:rPr>
          <w:lang w:val="pt-BR"/>
        </w:rPr>
        <w:t>Quadro 4 – Elementos do nó de demonstração</w:t>
      </w:r>
      <w:r>
        <w:rPr>
          <w:lang w:val="pt-BR"/>
        </w:rPr>
        <w:tab/>
        <w:t>37</w:t>
      </w:r>
    </w:p>
    <w:p w14:paraId="4B42D13B" w14:textId="77777777" w:rsidR="00E01C3A" w:rsidRDefault="00CC3326">
      <w:pPr>
        <w:tabs>
          <w:tab w:val="right" w:leader="dot" w:pos="9071"/>
        </w:tabs>
        <w:spacing w:after="100"/>
        <w:rPr>
          <w:lang w:val="pt-BR"/>
        </w:rPr>
      </w:pPr>
      <w:r>
        <w:rPr>
          <w:lang w:val="pt-BR"/>
        </w:rPr>
        <w:t>Quadro 5 – Alternativas consideradas e razão da escolha</w:t>
      </w:r>
      <w:r>
        <w:rPr>
          <w:lang w:val="pt-BR"/>
        </w:rPr>
        <w:tab/>
        <w:t>39</w:t>
      </w:r>
    </w:p>
    <w:p w14:paraId="5D61A504" w14:textId="77777777" w:rsidR="00E01C3A" w:rsidRDefault="00CC3326">
      <w:pPr>
        <w:tabs>
          <w:tab w:val="right" w:leader="dot" w:pos="9071"/>
        </w:tabs>
        <w:spacing w:after="100"/>
        <w:rPr>
          <w:lang w:val="pt-BR"/>
        </w:rPr>
      </w:pPr>
      <w:r>
        <w:rPr>
          <w:lang w:val="pt-BR"/>
        </w:rPr>
        <w:t>Quadro 6 – Dimensionamento da bancada e correspondência com a norma</w:t>
      </w:r>
      <w:r>
        <w:rPr>
          <w:lang w:val="pt-BR"/>
        </w:rPr>
        <w:tab/>
        <w:t>42</w:t>
      </w:r>
    </w:p>
    <w:p w14:paraId="06046977" w14:textId="77777777" w:rsidR="00E01C3A" w:rsidRDefault="00CC3326">
      <w:pPr>
        <w:tabs>
          <w:tab w:val="right" w:leader="dot" w:pos="9071"/>
        </w:tabs>
        <w:spacing w:after="100"/>
        <w:rPr>
          <w:lang w:val="pt-BR"/>
        </w:rPr>
      </w:pPr>
      <w:r>
        <w:rPr>
          <w:lang w:val="pt-BR"/>
        </w:rPr>
        <w:t>Quadro 7 – Variáveis de entrada do sistema de decisão</w:t>
      </w:r>
      <w:r>
        <w:rPr>
          <w:lang w:val="pt-BR"/>
        </w:rPr>
        <w:tab/>
        <w:t>48</w:t>
      </w:r>
    </w:p>
    <w:p w14:paraId="724EB9FE" w14:textId="77777777" w:rsidR="00E01C3A" w:rsidRDefault="00CC3326">
      <w:pPr>
        <w:tabs>
          <w:tab w:val="right" w:leader="dot" w:pos="9071"/>
        </w:tabs>
        <w:spacing w:after="100"/>
        <w:rPr>
          <w:lang w:val="pt-BR"/>
        </w:rPr>
      </w:pPr>
      <w:r>
        <w:rPr>
          <w:lang w:val="pt-BR"/>
        </w:rPr>
        <w:t>Quadro 8 – Requisitos das classes de iluminação P pertinentes ao cenário adotado</w:t>
      </w:r>
      <w:r>
        <w:rPr>
          <w:lang w:val="pt-BR"/>
        </w:rPr>
        <w:tab/>
        <w:t>51</w:t>
      </w:r>
    </w:p>
    <w:p w14:paraId="51423537" w14:textId="77777777" w:rsidR="00E01C3A" w:rsidRDefault="00CC3326">
      <w:pPr>
        <w:tabs>
          <w:tab w:val="right" w:leader="dot" w:pos="9071"/>
        </w:tabs>
        <w:spacing w:after="100"/>
        <w:rPr>
          <w:lang w:val="pt-BR"/>
        </w:rPr>
      </w:pPr>
      <w:r>
        <w:rPr>
          <w:lang w:val="pt-BR"/>
        </w:rPr>
        <w:t>Quadro 9 – Luminária de referência derivada do Caderno de Encargos</w:t>
      </w:r>
      <w:r>
        <w:rPr>
          <w:lang w:val="pt-BR"/>
        </w:rPr>
        <w:tab/>
        <w:t>56</w:t>
      </w:r>
    </w:p>
    <w:p w14:paraId="74006734" w14:textId="77777777" w:rsidR="00E01C3A" w:rsidRDefault="00CC3326">
      <w:pPr>
        <w:tabs>
          <w:tab w:val="right" w:leader="dot" w:pos="9071"/>
        </w:tabs>
        <w:spacing w:after="100"/>
        <w:rPr>
          <w:lang w:val="pt-BR"/>
        </w:rPr>
      </w:pPr>
      <w:r>
        <w:rPr>
          <w:lang w:val="pt-BR"/>
        </w:rPr>
        <w:t>Quadro 10 – Requisitos funcionais</w:t>
      </w:r>
      <w:r>
        <w:rPr>
          <w:lang w:val="pt-BR"/>
        </w:rPr>
        <w:tab/>
        <w:t>59</w:t>
      </w:r>
    </w:p>
    <w:p w14:paraId="4E842921" w14:textId="77777777" w:rsidR="00E01C3A" w:rsidRDefault="00CC3326">
      <w:pPr>
        <w:tabs>
          <w:tab w:val="right" w:leader="dot" w:pos="9071"/>
        </w:tabs>
        <w:spacing w:after="100"/>
        <w:rPr>
          <w:lang w:val="pt-BR"/>
        </w:rPr>
      </w:pPr>
      <w:r>
        <w:rPr>
          <w:lang w:val="pt-BR"/>
        </w:rPr>
        <w:t>Quadro 11 – Requisitos não funcionais</w:t>
      </w:r>
      <w:r>
        <w:rPr>
          <w:lang w:val="pt-BR"/>
        </w:rPr>
        <w:tab/>
        <w:t>60</w:t>
      </w:r>
    </w:p>
    <w:p w14:paraId="3F2ABEEA" w14:textId="77777777" w:rsidR="00E01C3A" w:rsidRDefault="00CC3326">
      <w:pPr>
        <w:tabs>
          <w:tab w:val="right" w:leader="dot" w:pos="9071"/>
        </w:tabs>
        <w:spacing w:after="100"/>
        <w:rPr>
          <w:lang w:val="pt-BR"/>
        </w:rPr>
      </w:pPr>
      <w:r>
        <w:rPr>
          <w:lang w:val="pt-BR"/>
        </w:rPr>
        <w:t>Quadro 12 – Decisões de arquitetura</w:t>
      </w:r>
      <w:r>
        <w:rPr>
          <w:lang w:val="pt-BR"/>
        </w:rPr>
        <w:tab/>
        <w:t>64</w:t>
      </w:r>
    </w:p>
    <w:p w14:paraId="65EAEE5F" w14:textId="77777777" w:rsidR="00E01C3A" w:rsidRDefault="00CC3326">
      <w:pPr>
        <w:tabs>
          <w:tab w:val="right" w:leader="dot" w:pos="9071"/>
        </w:tabs>
        <w:spacing w:after="100"/>
        <w:rPr>
          <w:lang w:val="pt-BR"/>
        </w:rPr>
      </w:pPr>
      <w:r>
        <w:rPr>
          <w:lang w:val="pt-BR"/>
        </w:rPr>
        <w:t>Quadro 13 – Componentes, tecnologias adotadas e responsabilidades</w:t>
      </w:r>
      <w:r>
        <w:rPr>
          <w:lang w:val="pt-BR"/>
        </w:rPr>
        <w:tab/>
        <w:t>64</w:t>
      </w:r>
    </w:p>
    <w:p w14:paraId="00C7AAC7" w14:textId="77777777" w:rsidR="00E01C3A" w:rsidRDefault="00CC3326">
      <w:pPr>
        <w:tabs>
          <w:tab w:val="right" w:leader="dot" w:pos="9071"/>
        </w:tabs>
        <w:spacing w:after="100"/>
        <w:rPr>
          <w:lang w:val="pt-BR"/>
        </w:rPr>
      </w:pPr>
      <w:r>
        <w:rPr>
          <w:lang w:val="pt-BR"/>
        </w:rPr>
        <w:t>Quadro 14 – Interfaces de comunicação</w:t>
      </w:r>
      <w:r>
        <w:rPr>
          <w:lang w:val="pt-BR"/>
        </w:rPr>
        <w:tab/>
        <w:t>67</w:t>
      </w:r>
    </w:p>
    <w:p w14:paraId="60EE872E" w14:textId="77777777" w:rsidR="00847C0D" w:rsidRDefault="00CC3326">
      <w:pPr>
        <w:tabs>
          <w:tab w:val="right" w:leader="dot" w:pos="9071"/>
        </w:tabs>
        <w:spacing w:after="100"/>
        <w:rPr>
          <w:ins w:id="30680" w:author="Vitor Oliveira" w:date="2026-10-11T04:00:00Z"/>
        </w:rPr>
      </w:pPr>
      <w:ins w:id="30679" w:author="Vitor Oliveira" w:date="2026-10-11T04:00:00Z">
        <w:r>
          <w:t xml:space="preserve">Quadro 15 – Casos de teste</w:t>
        </w:r>
      </w:ins>
    </w:p>
    <w:p w14:paraId="06EF35DD" w14:textId="77777777" w:rsidR="00E01C3A" w:rsidRDefault="00CC3326">
      <w:pPr>
        <w:tabs>
          <w:tab w:val="right" w:leader="dot" w:pos="9071"/>
        </w:tabs>
        <w:spacing w:after="100"/>
        <w:rPr>
          <w:lang w:val="pt-BR"/>
        </w:rPr>
      </w:pPr>
      <w:r>
        <w:rPr>
          <w:lang w:val="pt-BR"/>
        </w:rPr>
        <w:t xml:space="preserve">Quadro </w:t>
      </w:r>
      <w:del w:id="30243" w:author="Vitor Oliveira" w:date="2026-10-11T04:00:00Z">
        <w:r>
          <w:rPr>
            <w:lang w:val="pt-BR"/>
          </w:rPr>
          <w:delText xml:space="preserve">15</w:delText>
        </w:r>
      </w:del>
      <w:ins w:id="30244" w:author="Vitor Oliveira" w:date="2026-10-11T04:00:00Z">
        <w:r>
          <w:rPr>
            <w:lang w:val="pt-BR"/>
          </w:rPr>
          <w:t xml:space="preserve">16</w:t>
        </w:r>
      </w:ins>
      <w:r>
        <w:rPr>
          <w:lang w:val="pt-BR"/>
        </w:rPr>
        <w:t xml:space="preserve"> – Entidades do banco de dados e sua função no sistema</w:t>
      </w:r>
      <w:r>
        <w:rPr>
          <w:lang w:val="pt-BR"/>
        </w:rPr>
        <w:tab/>
        <w:t>68</w:t>
      </w:r>
    </w:p>
    <w:p w14:paraId="21F22127" w14:textId="77777777" w:rsidR="00847C0D" w:rsidRDefault="00CC3326">
      <w:pPr>
        <w:tabs>
          <w:tab w:val="right" w:leader="dot" w:pos="9071"/>
        </w:tabs>
        <w:spacing w:after="100"/>
      </w:pPr>
      <w:r>
        <w:rPr>
          <w:lang w:val="pt-BR"/>
        </w:rPr>
        <w:t xml:space="preserve">Quadro </w:t>
      </w:r>
      <w:del w:id="30245" w:author="Vitor Oliveira" w:date="2026-10-11T04:00:00Z">
        <w:r>
          <w:rPr>
            <w:lang w:val="pt-BR"/>
          </w:rPr>
          <w:delText xml:space="preserve">16</w:delText>
        </w:r>
      </w:del>
      <w:ins w:id="30246" w:author="Vitor Oliveira" w:date="2026-10-11T04:00:00Z">
        <w:r>
          <w:rPr>
            <w:lang w:val="pt-BR"/>
          </w:rPr>
          <w:t xml:space="preserve">17</w:t>
        </w:r>
      </w:ins>
      <w:r>
        <w:rPr>
          <w:lang w:val="pt-BR"/>
        </w:rPr>
        <w:t xml:space="preserve"> – Tabelas do banco de dados: atributos, domínios, restrições e uso</w:t>
      </w:r>
    </w:p>
    <w:p w14:paraId="60EE872E" w14:textId="77777777" w:rsidR="00847C0D" w:rsidRDefault="00CC3326">
      <w:pPr>
        <w:tabs>
          <w:tab w:val="right" w:leader="dot" w:pos="9071"/>
        </w:tabs>
        <w:spacing w:after="100"/>
        <w:rPr>
          <w:del w:id="30242" w:author="Vitor Oliveira" w:date="2026-10-11T04:00:00Z"/>
        </w:rPr>
      </w:pPr>
      <w:del w:id="30241" w:author="Vitor Oliveira" w:date="2026-10-11T04:00:00Z">
        <w:r>
          <w:rPr>
            <w:lang w:val="pt-BR"/>
          </w:rPr>
          <w:delText>Quadro 17 – Casos de teste</w:delText>
        </w:r>
      </w:del>
    </w:p>
    <w:p w14:paraId="39C4E623" w14:textId="77777777" w:rsidR="002C2A03" w:rsidRDefault="008C03E9">
      <w:pPr>
        <w:tabs>
          <w:tab w:val="right" w:leader="dot" w:pos="9071"/>
        </w:tabs>
        <w:spacing w:after="100"/>
      </w:pPr>
      <w:r>
        <w:rPr>
          <w:lang w:val="pt-BR"/>
        </w:rPr>
        <w:t>Quadro 18 – Especificação da interface de integração</w:t>
      </w:r>
    </w:p>
    <w:p w14:paraId="51BD9698" w14:textId="77777777" w:rsidR="001A5FD5" w:rsidRDefault="002D2B91">
      <w:pPr>
        <w:tabs>
          <w:tab w:val="right" w:leader="dot" w:pos="9071"/>
        </w:tabs>
        <w:spacing w:after="100"/>
      </w:pPr>
      <w:r>
        <w:rPr>
          <w:lang w:val="pt-BR"/>
        </w:rPr>
        <w:t>Quadro 19 – Retirada e substituição dos componentes de inteligência artificial no sistema</w:t>
      </w:r>
    </w:p>
    <w:p w14:paraId="714722CD" w14:textId="77777777" w:rsidR="001A5FD5" w:rsidRDefault="002D2B91">
      <w:pPr>
        <w:tabs>
          <w:tab w:val="right" w:leader="dot" w:pos="9071"/>
        </w:tabs>
        <w:spacing w:after="100"/>
      </w:pPr>
      <w:r>
        <w:rPr>
          <w:lang w:val="pt-BR"/>
        </w:rPr>
        <w:t>Quadro 20 – Previsão com série de 15 min e com a mesma série somada por hora (Zurique, período noturno)</w:t>
      </w:r>
    </w:p>
    <w:p w14:paraId="510F0DA7" w14:textId="77777777" w:rsidR="00E01C3A" w:rsidRDefault="00CC3326">
      <w:pPr>
        <w:tabs>
          <w:tab w:val="right" w:leader="dot" w:pos="9071"/>
        </w:tabs>
        <w:spacing w:after="100"/>
        <w:rPr>
          <w:lang w:val="pt-BR"/>
        </w:rPr>
      </w:pPr>
      <w:r>
        <w:rPr>
          <w:lang w:val="pt-BR"/>
        </w:rPr>
        <w:t>Quadro 21 – Matriz de emprego técnico de inteligência artificial</w:t>
      </w:r>
      <w:r>
        <w:rPr>
          <w:lang w:val="pt-BR"/>
        </w:rPr>
        <w:tab/>
        <w:t>84</w:t>
      </w:r>
    </w:p>
    <w:p w14:paraId="498BB12F" w14:textId="77777777" w:rsidR="00724418" w:rsidRDefault="002679C7">
      <w:pPr>
        <w:tabs>
          <w:tab w:val="right" w:leader="dot" w:pos="9071"/>
        </w:tabs>
        <w:spacing w:after="100"/>
      </w:pPr>
      <w:r>
        <w:rPr>
          <w:lang w:val="pt-BR"/>
        </w:rPr>
        <w:t>Quadro 22 – Programas, dados e versões que reproduzem os resultados</w:t>
      </w:r>
    </w:p>
    <w:p w14:paraId="0F193909" w14:textId="77777777" w:rsidR="00E01C3A" w:rsidRDefault="00CC3326">
      <w:pPr>
        <w:rPr>
          <w:lang w:val="pt-BR"/>
        </w:rPr>
      </w:pPr>
      <w:r>
        <w:rPr>
          <w:lang w:val="pt-BR"/>
        </w:rPr>
        <w:br w:type="page"/>
      </w:r>
    </w:p>
    <w:p w14:paraId="55ADC365" w14:textId="77777777" w:rsidR="00E01C3A" w:rsidRDefault="00CC3326">
      <w:pPr>
        <w:spacing w:after="480"/>
        <w:jc w:val="center"/>
        <w:rPr>
          <w:b/>
          <w:bCs/>
          <w:lang w:val="pt-BR"/>
        </w:rPr>
      </w:pPr>
      <w:r>
        <w:rPr>
          <w:b/>
          <w:bCs/>
          <w:lang w:val="pt-BR"/>
        </w:rPr>
        <w:t>LISTA DE FIGURAS</w:t>
      </w:r>
    </w:p>
    <w:p w14:paraId="062DCB38" w14:textId="77777777" w:rsidR="00E01C3A" w:rsidRDefault="00CC3326">
      <w:pPr>
        <w:tabs>
          <w:tab w:val="right" w:leader="dot" w:pos="9071"/>
        </w:tabs>
        <w:spacing w:after="100"/>
        <w:rPr>
          <w:lang w:val="pt-BR"/>
        </w:rPr>
      </w:pPr>
      <w:r>
        <w:rPr>
          <w:lang w:val="pt-BR"/>
        </w:rPr>
        <w:t>Figura 1 – Arquitetura do sistema</w:t>
      </w:r>
      <w:r>
        <w:rPr>
          <w:lang w:val="pt-BR"/>
        </w:rPr>
        <w:tab/>
        <w:t>63</w:t>
      </w:r>
    </w:p>
    <w:p w14:paraId="25D9C86F" w14:textId="77777777" w:rsidR="002A414D" w:rsidRDefault="009172FF">
      <w:pPr>
        <w:tabs>
          <w:tab w:val="right" w:leader="dot" w:pos="9071"/>
        </w:tabs>
        <w:spacing w:after="100"/>
      </w:pPr>
      <w:r>
        <w:rPr>
          <w:lang w:val="pt-BR"/>
        </w:rPr>
        <w:t>Figura 2 – Sequência de mensagens de uma decisão</w:t>
      </w:r>
    </w:p>
    <w:p w14:paraId="2EEB20CB" w14:textId="77777777" w:rsidR="00E01C3A" w:rsidRDefault="00CC3326">
      <w:pPr>
        <w:tabs>
          <w:tab w:val="right" w:leader="dot" w:pos="9071"/>
        </w:tabs>
        <w:spacing w:after="100"/>
        <w:rPr>
          <w:lang w:val="pt-BR"/>
        </w:rPr>
      </w:pPr>
      <w:r>
        <w:rPr>
          <w:lang w:val="pt-BR"/>
        </w:rPr>
        <w:t>Figura 3 – Diagrama entidade-relacionamento do banco de dados</w:t>
      </w:r>
      <w:r>
        <w:rPr>
          <w:lang w:val="pt-BR"/>
        </w:rPr>
        <w:tab/>
        <w:t>70</w:t>
      </w:r>
    </w:p>
    <w:p w14:paraId="0D55D6C1" w14:textId="77777777" w:rsidR="00E01C3A" w:rsidRDefault="00CC3326">
      <w:pPr>
        <w:rPr>
          <w:lang w:val="pt-BR"/>
        </w:rPr>
      </w:pPr>
      <w:r>
        <w:rPr>
          <w:lang w:val="pt-BR"/>
        </w:rPr>
        <w:br w:type="page"/>
      </w:r>
    </w:p>
    <w:p w14:paraId="311C56C6" w14:textId="77777777" w:rsidR="000F5B8B" w:rsidRPr="000F5B8B" w:rsidRDefault="000F5B8B" w:rsidP="000F5B8B">
      <w:pPr>
        <w:jc w:val="center"/>
        <w:rPr>
          <w:b/>
          <w:bCs/>
          <w:lang w:val="pt-BR"/>
        </w:rPr>
      </w:pPr>
      <w:r>
        <w:rPr>
          <w:b/>
          <w:bCs/>
          <w:lang w:val="pt-BR"/>
        </w:rPr>
        <w:t>SUMÁRIO</w:t>
      </w:r>
    </w:p>
    <w:p w14:paraId="2739A74C" w14:textId="77777777" w:rsidR="006B1E66" w:rsidRDefault="006B1E66">
      <w:pPr>
        <w:rPr>
          <w:lang w:val="pt-BR"/>
        </w:rPr>
      </w:pPr>
    </w:p>
    <w:sdt>
      <w:sdtPr>
        <w:rPr>
          <w:rFonts w:ascii="Arial" w:eastAsia="Arial" w:hAnsi="Arial" w:cs="Arial"/>
          <w:color w:val="000000"/>
          <w:sz w:val="24"/>
          <w:szCs w:val="24"/>
        </w:rPr>
        <w:id w:val="-113218181"/>
        <w:docPartObj>
          <w:docPartGallery w:val="Table of Contents"/>
          <w:docPartUnique/>
        </w:docPartObj>
      </w:sdtPr>
      <w:sdtEndPr>
        <w:rPr>
          <w:b/>
          <w:bCs/>
          <w:noProof/>
        </w:rPr>
      </w:sdtEndPr>
      <w:sdtContent>
        <w:p w14:paraId="69D3DF61" w14:textId="77777777" w:rsidR="00E01C3A" w:rsidRDefault="00E01C3A">
          <w:pPr>
            <w:pStyle w:val="TOCHeading"/>
          </w:pPr>
        </w:p>
        <w:p w14:paraId="26A92089" w14:textId="6ED8D82D" w:rsidR="00D76925" w:rsidRDefault="00CC3326">
          <w:pPr>
            <w:pStyle w:val="TOC1"/>
            <w:tabs>
              <w:tab w:val="right" w:leader="dot" w:pos="9061"/>
            </w:tabs>
            <w:rPr>
              <w:rFonts w:asciiTheme="minorHAnsi" w:eastAsiaTheme="minorEastAsia" w:hAnsiTheme="minorHAnsi" w:cstheme="minorBidi"/>
              <w:b w:val="0"/>
              <w:bCs w:val="0"/>
              <w:noProof/>
              <w:color w:val="auto"/>
              <w:kern w:val="2"/>
              <w14:ligatures w14:val="standardContextual"/>
            </w:rPr>
          </w:pPr>
          <w:r>
            <w:fldChar w:fldCharType="begin"/>
          </w:r>
          <w:r>
            <w:instrText xml:space="preserve"> TOC \o "1-4" \h \z \u </w:instrText>
          </w:r>
          <w:r>
            <w:fldChar w:fldCharType="separate"/>
          </w:r>
          <w:hyperlink w:anchor="_Toc241791992" w:history="1">
            <w:r w:rsidR="00D76925" w:rsidRPr="00441B6C">
              <w:rPr>
                <w:rStyle w:val="Hyperlink"/>
                <w:noProof/>
                <w:lang w:val="pt-BR"/>
              </w:rPr>
              <w:t>1 INTRODUÇÃO</w:t>
            </w:r>
            <w:r w:rsidR="00D76925">
              <w:rPr>
                <w:noProof/>
                <w:webHidden/>
              </w:rPr>
              <w:tab/>
            </w:r>
            <w:r w:rsidR="00D76925">
              <w:rPr>
                <w:noProof/>
                <w:webHidden/>
              </w:rPr>
              <w:fldChar w:fldCharType="begin"/>
            </w:r>
            <w:r w:rsidR="00D76925">
              <w:rPr>
                <w:noProof/>
                <w:webHidden/>
              </w:rPr>
              <w:instrText xml:space="preserve"> PAGEREF _Toc241791992 \h </w:instrText>
            </w:r>
            <w:r w:rsidR="00D76925">
              <w:rPr>
                <w:noProof/>
                <w:webHidden/>
              </w:rPr>
            </w:r>
            <w:r w:rsidR="00D76925">
              <w:rPr>
                <w:noProof/>
                <w:webHidden/>
              </w:rPr>
              <w:fldChar w:fldCharType="separate"/>
            </w:r>
            <w:r w:rsidR="00D76925">
              <w:rPr>
                <w:noProof/>
                <w:webHidden/>
              </w:rPr>
              <w:t>9</w:t>
            </w:r>
            <w:r w:rsidR="00D76925">
              <w:rPr>
                <w:noProof/>
                <w:webHidden/>
              </w:rPr>
              <w:fldChar w:fldCharType="end"/>
            </w:r>
          </w:hyperlink>
        </w:p>
        <w:p w14:paraId="4151F7F1" w14:textId="24251476"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1993" w:history="1">
            <w:r w:rsidRPr="00441B6C">
              <w:rPr>
                <w:rStyle w:val="Hyperlink"/>
                <w:noProof/>
                <w:lang w:val="pt-BR"/>
              </w:rPr>
              <w:t>1.1 Contextualização</w:t>
            </w:r>
            <w:r>
              <w:rPr>
                <w:noProof/>
                <w:webHidden/>
              </w:rPr>
              <w:tab/>
            </w:r>
            <w:r>
              <w:rPr>
                <w:noProof/>
                <w:webHidden/>
              </w:rPr>
              <w:fldChar w:fldCharType="begin"/>
            </w:r>
            <w:r>
              <w:rPr>
                <w:noProof/>
                <w:webHidden/>
              </w:rPr>
              <w:instrText xml:space="preserve"> PAGEREF _Toc241791993 \h </w:instrText>
            </w:r>
            <w:r>
              <w:rPr>
                <w:noProof/>
                <w:webHidden/>
              </w:rPr>
            </w:r>
            <w:r>
              <w:rPr>
                <w:noProof/>
                <w:webHidden/>
              </w:rPr>
              <w:fldChar w:fldCharType="separate"/>
            </w:r>
            <w:r>
              <w:rPr>
                <w:noProof/>
                <w:webHidden/>
              </w:rPr>
              <w:t>9</w:t>
            </w:r>
            <w:r>
              <w:rPr>
                <w:noProof/>
                <w:webHidden/>
              </w:rPr>
              <w:fldChar w:fldCharType="end"/>
            </w:r>
          </w:hyperlink>
        </w:p>
        <w:p w14:paraId="00A1C008" w14:textId="279B4C98"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1994" w:history="1">
            <w:r w:rsidRPr="00441B6C">
              <w:rPr>
                <w:rStyle w:val="Hyperlink"/>
                <w:noProof/>
                <w:lang w:val="pt-BR"/>
              </w:rPr>
              <w:t>1.2 Termos-chave</w:t>
            </w:r>
            <w:r>
              <w:rPr>
                <w:noProof/>
                <w:webHidden/>
              </w:rPr>
              <w:tab/>
            </w:r>
            <w:r>
              <w:rPr>
                <w:noProof/>
                <w:webHidden/>
              </w:rPr>
              <w:fldChar w:fldCharType="begin"/>
            </w:r>
            <w:r>
              <w:rPr>
                <w:noProof/>
                <w:webHidden/>
              </w:rPr>
              <w:instrText xml:space="preserve"> PAGEREF _Toc241791994 \h </w:instrText>
            </w:r>
            <w:r>
              <w:rPr>
                <w:noProof/>
                <w:webHidden/>
              </w:rPr>
            </w:r>
            <w:r>
              <w:rPr>
                <w:noProof/>
                <w:webHidden/>
              </w:rPr>
              <w:fldChar w:fldCharType="separate"/>
            </w:r>
            <w:r>
              <w:rPr>
                <w:noProof/>
                <w:webHidden/>
              </w:rPr>
              <w:t>9</w:t>
            </w:r>
            <w:r>
              <w:rPr>
                <w:noProof/>
                <w:webHidden/>
              </w:rPr>
              <w:fldChar w:fldCharType="end"/>
            </w:r>
          </w:hyperlink>
        </w:p>
        <w:p w14:paraId="5850A076" w14:textId="343C2245"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1995" w:history="1">
            <w:r w:rsidRPr="00441B6C">
              <w:rPr>
                <w:rStyle w:val="Hyperlink"/>
                <w:noProof/>
                <w:lang w:val="pt-BR"/>
              </w:rPr>
              <w:t>1.2.1 Cidades inteligentes</w:t>
            </w:r>
            <w:r>
              <w:rPr>
                <w:noProof/>
                <w:webHidden/>
              </w:rPr>
              <w:tab/>
            </w:r>
            <w:r>
              <w:rPr>
                <w:noProof/>
                <w:webHidden/>
              </w:rPr>
              <w:fldChar w:fldCharType="begin"/>
            </w:r>
            <w:r>
              <w:rPr>
                <w:noProof/>
                <w:webHidden/>
              </w:rPr>
              <w:instrText xml:space="preserve"> PAGEREF _Toc241791995 \h </w:instrText>
            </w:r>
            <w:r>
              <w:rPr>
                <w:noProof/>
                <w:webHidden/>
              </w:rPr>
            </w:r>
            <w:r>
              <w:rPr>
                <w:noProof/>
                <w:webHidden/>
              </w:rPr>
              <w:fldChar w:fldCharType="separate"/>
            </w:r>
            <w:r>
              <w:rPr>
                <w:noProof/>
                <w:webHidden/>
              </w:rPr>
              <w:t>9</w:t>
            </w:r>
            <w:r>
              <w:rPr>
                <w:noProof/>
                <w:webHidden/>
              </w:rPr>
              <w:fldChar w:fldCharType="end"/>
            </w:r>
          </w:hyperlink>
        </w:p>
        <w:p w14:paraId="2828B97E" w14:textId="28A5681F"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1996" w:history="1">
            <w:r w:rsidRPr="00441B6C">
              <w:rPr>
                <w:rStyle w:val="Hyperlink"/>
                <w:noProof/>
                <w:lang w:val="pt-BR"/>
              </w:rPr>
              <w:t>1.2.2 Internet das Coisas</w:t>
            </w:r>
            <w:r>
              <w:rPr>
                <w:noProof/>
                <w:webHidden/>
              </w:rPr>
              <w:tab/>
            </w:r>
            <w:r>
              <w:rPr>
                <w:noProof/>
                <w:webHidden/>
              </w:rPr>
              <w:fldChar w:fldCharType="begin"/>
            </w:r>
            <w:r>
              <w:rPr>
                <w:noProof/>
                <w:webHidden/>
              </w:rPr>
              <w:instrText xml:space="preserve"> PAGEREF _Toc241791996 \h </w:instrText>
            </w:r>
            <w:r>
              <w:rPr>
                <w:noProof/>
                <w:webHidden/>
              </w:rPr>
            </w:r>
            <w:r>
              <w:rPr>
                <w:noProof/>
                <w:webHidden/>
              </w:rPr>
              <w:fldChar w:fldCharType="separate"/>
            </w:r>
            <w:r>
              <w:rPr>
                <w:noProof/>
                <w:webHidden/>
              </w:rPr>
              <w:t>10</w:t>
            </w:r>
            <w:r>
              <w:rPr>
                <w:noProof/>
                <w:webHidden/>
              </w:rPr>
              <w:fldChar w:fldCharType="end"/>
            </w:r>
          </w:hyperlink>
        </w:p>
        <w:p w14:paraId="3D60E7EC" w14:textId="25911FCA"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1997" w:history="1">
            <w:r w:rsidRPr="00441B6C">
              <w:rPr>
                <w:rStyle w:val="Hyperlink"/>
                <w:noProof/>
                <w:lang w:val="pt-BR"/>
              </w:rPr>
              <w:t>1.2.3 Inteligência artificial aplicada à decisão</w:t>
            </w:r>
            <w:r>
              <w:rPr>
                <w:noProof/>
                <w:webHidden/>
              </w:rPr>
              <w:tab/>
            </w:r>
            <w:r>
              <w:rPr>
                <w:noProof/>
                <w:webHidden/>
              </w:rPr>
              <w:fldChar w:fldCharType="begin"/>
            </w:r>
            <w:r>
              <w:rPr>
                <w:noProof/>
                <w:webHidden/>
              </w:rPr>
              <w:instrText xml:space="preserve"> PAGEREF _Toc241791997 \h </w:instrText>
            </w:r>
            <w:r>
              <w:rPr>
                <w:noProof/>
                <w:webHidden/>
              </w:rPr>
            </w:r>
            <w:r>
              <w:rPr>
                <w:noProof/>
                <w:webHidden/>
              </w:rPr>
              <w:fldChar w:fldCharType="separate"/>
            </w:r>
            <w:r>
              <w:rPr>
                <w:noProof/>
                <w:webHidden/>
              </w:rPr>
              <w:t>10</w:t>
            </w:r>
            <w:r>
              <w:rPr>
                <w:noProof/>
                <w:webHidden/>
              </w:rPr>
              <w:fldChar w:fldCharType="end"/>
            </w:r>
          </w:hyperlink>
        </w:p>
        <w:p w14:paraId="49AE17B5" w14:textId="2375FEA8"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1998" w:history="1">
            <w:r w:rsidRPr="00441B6C">
              <w:rPr>
                <w:rStyle w:val="Hyperlink"/>
                <w:noProof/>
                <w:lang w:val="pt-BR"/>
              </w:rPr>
              <w:t>1.3 Definição e delimitação do tema</w:t>
            </w:r>
            <w:r>
              <w:rPr>
                <w:noProof/>
                <w:webHidden/>
              </w:rPr>
              <w:tab/>
            </w:r>
            <w:r>
              <w:rPr>
                <w:noProof/>
                <w:webHidden/>
              </w:rPr>
              <w:fldChar w:fldCharType="begin"/>
            </w:r>
            <w:r>
              <w:rPr>
                <w:noProof/>
                <w:webHidden/>
              </w:rPr>
              <w:instrText xml:space="preserve"> PAGEREF _Toc241791998 \h </w:instrText>
            </w:r>
            <w:r>
              <w:rPr>
                <w:noProof/>
                <w:webHidden/>
              </w:rPr>
            </w:r>
            <w:r>
              <w:rPr>
                <w:noProof/>
                <w:webHidden/>
              </w:rPr>
              <w:fldChar w:fldCharType="separate"/>
            </w:r>
            <w:r>
              <w:rPr>
                <w:noProof/>
                <w:webHidden/>
              </w:rPr>
              <w:t>11</w:t>
            </w:r>
            <w:r>
              <w:rPr>
                <w:noProof/>
                <w:webHidden/>
              </w:rPr>
              <w:fldChar w:fldCharType="end"/>
            </w:r>
          </w:hyperlink>
        </w:p>
        <w:p w14:paraId="36D065D4" w14:textId="1243A1BD"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1999" w:history="1">
            <w:r w:rsidRPr="00441B6C">
              <w:rPr>
                <w:rStyle w:val="Hyperlink"/>
                <w:noProof/>
                <w:lang w:val="pt-BR"/>
              </w:rPr>
              <w:t>1.4 Problema de pesquisa</w:t>
            </w:r>
            <w:r>
              <w:rPr>
                <w:noProof/>
                <w:webHidden/>
              </w:rPr>
              <w:tab/>
            </w:r>
            <w:r>
              <w:rPr>
                <w:noProof/>
                <w:webHidden/>
              </w:rPr>
              <w:fldChar w:fldCharType="begin"/>
            </w:r>
            <w:r>
              <w:rPr>
                <w:noProof/>
                <w:webHidden/>
              </w:rPr>
              <w:instrText xml:space="preserve"> PAGEREF _Toc241791999 \h </w:instrText>
            </w:r>
            <w:r>
              <w:rPr>
                <w:noProof/>
                <w:webHidden/>
              </w:rPr>
            </w:r>
            <w:r>
              <w:rPr>
                <w:noProof/>
                <w:webHidden/>
              </w:rPr>
              <w:fldChar w:fldCharType="separate"/>
            </w:r>
            <w:r>
              <w:rPr>
                <w:noProof/>
                <w:webHidden/>
              </w:rPr>
              <w:t>12</w:t>
            </w:r>
            <w:r>
              <w:rPr>
                <w:noProof/>
                <w:webHidden/>
              </w:rPr>
              <w:fldChar w:fldCharType="end"/>
            </w:r>
          </w:hyperlink>
        </w:p>
        <w:p w14:paraId="73DF3F25" w14:textId="76BF1143"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00" w:history="1">
            <w:r w:rsidRPr="00441B6C">
              <w:rPr>
                <w:rStyle w:val="Hyperlink"/>
                <w:noProof/>
                <w:lang w:val="pt-BR"/>
              </w:rPr>
              <w:t>1.5 Objetivos</w:t>
            </w:r>
            <w:r>
              <w:rPr>
                <w:noProof/>
                <w:webHidden/>
              </w:rPr>
              <w:tab/>
            </w:r>
            <w:r>
              <w:rPr>
                <w:noProof/>
                <w:webHidden/>
              </w:rPr>
              <w:fldChar w:fldCharType="begin"/>
            </w:r>
            <w:r>
              <w:rPr>
                <w:noProof/>
                <w:webHidden/>
              </w:rPr>
              <w:instrText xml:space="preserve"> PAGEREF _Toc241792000 \h </w:instrText>
            </w:r>
            <w:r>
              <w:rPr>
                <w:noProof/>
                <w:webHidden/>
              </w:rPr>
            </w:r>
            <w:r>
              <w:rPr>
                <w:noProof/>
                <w:webHidden/>
              </w:rPr>
              <w:fldChar w:fldCharType="separate"/>
            </w:r>
            <w:r>
              <w:rPr>
                <w:noProof/>
                <w:webHidden/>
              </w:rPr>
              <w:t>13</w:t>
            </w:r>
            <w:r>
              <w:rPr>
                <w:noProof/>
                <w:webHidden/>
              </w:rPr>
              <w:fldChar w:fldCharType="end"/>
            </w:r>
          </w:hyperlink>
        </w:p>
        <w:p w14:paraId="56865312" w14:textId="5554A649"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01" w:history="1">
            <w:r w:rsidRPr="00441B6C">
              <w:rPr>
                <w:rStyle w:val="Hyperlink"/>
                <w:noProof/>
                <w:lang w:val="pt-BR"/>
              </w:rPr>
              <w:t>1.5.1 Objetivo geral</w:t>
            </w:r>
            <w:r>
              <w:rPr>
                <w:noProof/>
                <w:webHidden/>
              </w:rPr>
              <w:tab/>
            </w:r>
            <w:r>
              <w:rPr>
                <w:noProof/>
                <w:webHidden/>
              </w:rPr>
              <w:fldChar w:fldCharType="begin"/>
            </w:r>
            <w:r>
              <w:rPr>
                <w:noProof/>
                <w:webHidden/>
              </w:rPr>
              <w:instrText xml:space="preserve"> PAGEREF _Toc241792001 \h </w:instrText>
            </w:r>
            <w:r>
              <w:rPr>
                <w:noProof/>
                <w:webHidden/>
              </w:rPr>
            </w:r>
            <w:r>
              <w:rPr>
                <w:noProof/>
                <w:webHidden/>
              </w:rPr>
              <w:fldChar w:fldCharType="separate"/>
            </w:r>
            <w:r>
              <w:rPr>
                <w:noProof/>
                <w:webHidden/>
              </w:rPr>
              <w:t>13</w:t>
            </w:r>
            <w:r>
              <w:rPr>
                <w:noProof/>
                <w:webHidden/>
              </w:rPr>
              <w:fldChar w:fldCharType="end"/>
            </w:r>
          </w:hyperlink>
        </w:p>
        <w:p w14:paraId="7A2DB147" w14:textId="51B3FF1F"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02" w:history="1">
            <w:r w:rsidRPr="00441B6C">
              <w:rPr>
                <w:rStyle w:val="Hyperlink"/>
                <w:noProof/>
                <w:lang w:val="pt-BR"/>
              </w:rPr>
              <w:t>1.5.2 Objetivos específicos</w:t>
            </w:r>
            <w:r>
              <w:rPr>
                <w:noProof/>
                <w:webHidden/>
              </w:rPr>
              <w:tab/>
            </w:r>
            <w:r>
              <w:rPr>
                <w:noProof/>
                <w:webHidden/>
              </w:rPr>
              <w:fldChar w:fldCharType="begin"/>
            </w:r>
            <w:r>
              <w:rPr>
                <w:noProof/>
                <w:webHidden/>
              </w:rPr>
              <w:instrText xml:space="preserve"> PAGEREF _Toc241792002 \h </w:instrText>
            </w:r>
            <w:r>
              <w:rPr>
                <w:noProof/>
                <w:webHidden/>
              </w:rPr>
            </w:r>
            <w:r>
              <w:rPr>
                <w:noProof/>
                <w:webHidden/>
              </w:rPr>
              <w:fldChar w:fldCharType="separate"/>
            </w:r>
            <w:r>
              <w:rPr>
                <w:noProof/>
                <w:webHidden/>
              </w:rPr>
              <w:t>13</w:t>
            </w:r>
            <w:r>
              <w:rPr>
                <w:noProof/>
                <w:webHidden/>
              </w:rPr>
              <w:fldChar w:fldCharType="end"/>
            </w:r>
          </w:hyperlink>
        </w:p>
        <w:p w14:paraId="45F6E588" w14:textId="53BC728A"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03" w:history="1">
            <w:r w:rsidRPr="00441B6C">
              <w:rPr>
                <w:rStyle w:val="Hyperlink"/>
                <w:noProof/>
                <w:lang w:val="pt-BR"/>
              </w:rPr>
              <w:t>1.6 Justificativa</w:t>
            </w:r>
            <w:r>
              <w:rPr>
                <w:noProof/>
                <w:webHidden/>
              </w:rPr>
              <w:tab/>
            </w:r>
            <w:r>
              <w:rPr>
                <w:noProof/>
                <w:webHidden/>
              </w:rPr>
              <w:fldChar w:fldCharType="begin"/>
            </w:r>
            <w:r>
              <w:rPr>
                <w:noProof/>
                <w:webHidden/>
              </w:rPr>
              <w:instrText xml:space="preserve"> PAGEREF _Toc241792003 \h </w:instrText>
            </w:r>
            <w:r>
              <w:rPr>
                <w:noProof/>
                <w:webHidden/>
              </w:rPr>
            </w:r>
            <w:r>
              <w:rPr>
                <w:noProof/>
                <w:webHidden/>
              </w:rPr>
              <w:fldChar w:fldCharType="separate"/>
            </w:r>
            <w:r>
              <w:rPr>
                <w:noProof/>
                <w:webHidden/>
              </w:rPr>
              <w:t>14</w:t>
            </w:r>
            <w:r>
              <w:rPr>
                <w:noProof/>
                <w:webHidden/>
              </w:rPr>
              <w:fldChar w:fldCharType="end"/>
            </w:r>
          </w:hyperlink>
        </w:p>
        <w:p w14:paraId="2BD06C3F" w14:textId="5E83CF57"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04" w:history="1">
            <w:r w:rsidRPr="00441B6C">
              <w:rPr>
                <w:rStyle w:val="Hyperlink"/>
                <w:noProof/>
                <w:lang w:val="pt-BR"/>
              </w:rPr>
              <w:t>1.7 Público-alvo, aplicação e forma de execução</w:t>
            </w:r>
            <w:r>
              <w:rPr>
                <w:noProof/>
                <w:webHidden/>
              </w:rPr>
              <w:tab/>
            </w:r>
            <w:r>
              <w:rPr>
                <w:noProof/>
                <w:webHidden/>
              </w:rPr>
              <w:fldChar w:fldCharType="begin"/>
            </w:r>
            <w:r>
              <w:rPr>
                <w:noProof/>
                <w:webHidden/>
              </w:rPr>
              <w:instrText xml:space="preserve"> PAGEREF _Toc241792004 \h </w:instrText>
            </w:r>
            <w:r>
              <w:rPr>
                <w:noProof/>
                <w:webHidden/>
              </w:rPr>
            </w:r>
            <w:r>
              <w:rPr>
                <w:noProof/>
                <w:webHidden/>
              </w:rPr>
              <w:fldChar w:fldCharType="separate"/>
            </w:r>
            <w:r>
              <w:rPr>
                <w:noProof/>
                <w:webHidden/>
              </w:rPr>
              <w:t>15</w:t>
            </w:r>
            <w:r>
              <w:rPr>
                <w:noProof/>
                <w:webHidden/>
              </w:rPr>
              <w:fldChar w:fldCharType="end"/>
            </w:r>
          </w:hyperlink>
        </w:p>
        <w:p w14:paraId="75D57E8E" w14:textId="440BC81E" w:rsidR="00D76925" w:rsidRDefault="00D76925">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92005" w:history="1">
            <w:r w:rsidRPr="00441B6C">
              <w:rPr>
                <w:rStyle w:val="Hyperlink"/>
                <w:noProof/>
                <w:lang w:val="pt-BR"/>
              </w:rPr>
              <w:t>2 REVISÃO BIBLIOGRÁFICA</w:t>
            </w:r>
            <w:r>
              <w:rPr>
                <w:noProof/>
                <w:webHidden/>
              </w:rPr>
              <w:tab/>
            </w:r>
            <w:r>
              <w:rPr>
                <w:noProof/>
                <w:webHidden/>
              </w:rPr>
              <w:fldChar w:fldCharType="begin"/>
            </w:r>
            <w:r>
              <w:rPr>
                <w:noProof/>
                <w:webHidden/>
              </w:rPr>
              <w:instrText xml:space="preserve"> PAGEREF _Toc241792005 \h </w:instrText>
            </w:r>
            <w:r>
              <w:rPr>
                <w:noProof/>
                <w:webHidden/>
              </w:rPr>
            </w:r>
            <w:r>
              <w:rPr>
                <w:noProof/>
                <w:webHidden/>
              </w:rPr>
              <w:fldChar w:fldCharType="separate"/>
            </w:r>
            <w:r>
              <w:rPr>
                <w:noProof/>
                <w:webHidden/>
              </w:rPr>
              <w:t>17</w:t>
            </w:r>
            <w:r>
              <w:rPr>
                <w:noProof/>
                <w:webHidden/>
              </w:rPr>
              <w:fldChar w:fldCharType="end"/>
            </w:r>
          </w:hyperlink>
        </w:p>
        <w:p w14:paraId="1A650D57" w14:textId="5B01003F"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06" w:history="1">
            <w:r w:rsidRPr="00441B6C">
              <w:rPr>
                <w:rStyle w:val="Hyperlink"/>
                <w:noProof/>
                <w:lang w:val="pt-BR"/>
              </w:rPr>
              <w:t>2.1 Metodologia de seleção das fontes</w:t>
            </w:r>
            <w:r>
              <w:rPr>
                <w:noProof/>
                <w:webHidden/>
              </w:rPr>
              <w:tab/>
            </w:r>
            <w:r>
              <w:rPr>
                <w:noProof/>
                <w:webHidden/>
              </w:rPr>
              <w:fldChar w:fldCharType="begin"/>
            </w:r>
            <w:r>
              <w:rPr>
                <w:noProof/>
                <w:webHidden/>
              </w:rPr>
              <w:instrText xml:space="preserve"> PAGEREF _Toc241792006 \h </w:instrText>
            </w:r>
            <w:r>
              <w:rPr>
                <w:noProof/>
                <w:webHidden/>
              </w:rPr>
            </w:r>
            <w:r>
              <w:rPr>
                <w:noProof/>
                <w:webHidden/>
              </w:rPr>
              <w:fldChar w:fldCharType="separate"/>
            </w:r>
            <w:r>
              <w:rPr>
                <w:noProof/>
                <w:webHidden/>
              </w:rPr>
              <w:t>17</w:t>
            </w:r>
            <w:r>
              <w:rPr>
                <w:noProof/>
                <w:webHidden/>
              </w:rPr>
              <w:fldChar w:fldCharType="end"/>
            </w:r>
          </w:hyperlink>
        </w:p>
        <w:p w14:paraId="31BD90E8" w14:textId="76D1FC04"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07" w:history="1">
            <w:r w:rsidRPr="00441B6C">
              <w:rPr>
                <w:rStyle w:val="Hyperlink"/>
                <w:noProof/>
                <w:lang w:val="pt-BR"/>
              </w:rPr>
              <w:t>2.2 Infraestrutura instalada e integração ausente: um padrão documentado</w:t>
            </w:r>
            <w:r>
              <w:rPr>
                <w:noProof/>
                <w:webHidden/>
              </w:rPr>
              <w:tab/>
            </w:r>
            <w:r>
              <w:rPr>
                <w:noProof/>
                <w:webHidden/>
              </w:rPr>
              <w:fldChar w:fldCharType="begin"/>
            </w:r>
            <w:r>
              <w:rPr>
                <w:noProof/>
                <w:webHidden/>
              </w:rPr>
              <w:instrText xml:space="preserve"> PAGEREF _Toc241792007 \h </w:instrText>
            </w:r>
            <w:r>
              <w:rPr>
                <w:noProof/>
                <w:webHidden/>
              </w:rPr>
            </w:r>
            <w:r>
              <w:rPr>
                <w:noProof/>
                <w:webHidden/>
              </w:rPr>
              <w:fldChar w:fldCharType="separate"/>
            </w:r>
            <w:r>
              <w:rPr>
                <w:noProof/>
                <w:webHidden/>
              </w:rPr>
              <w:t>18</w:t>
            </w:r>
            <w:r>
              <w:rPr>
                <w:noProof/>
                <w:webHidden/>
              </w:rPr>
              <w:fldChar w:fldCharType="end"/>
            </w:r>
          </w:hyperlink>
        </w:p>
        <w:p w14:paraId="506CE700" w14:textId="4A66C7D0"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08" w:history="1">
            <w:r w:rsidRPr="00441B6C">
              <w:rPr>
                <w:rStyle w:val="Hyperlink"/>
                <w:noProof/>
                <w:lang w:val="pt-BR"/>
              </w:rPr>
              <w:t>2.3 A infraestrutura instalada no município de São Paulo</w:t>
            </w:r>
            <w:r>
              <w:rPr>
                <w:noProof/>
                <w:webHidden/>
              </w:rPr>
              <w:tab/>
            </w:r>
            <w:r>
              <w:rPr>
                <w:noProof/>
                <w:webHidden/>
              </w:rPr>
              <w:fldChar w:fldCharType="begin"/>
            </w:r>
            <w:r>
              <w:rPr>
                <w:noProof/>
                <w:webHidden/>
              </w:rPr>
              <w:instrText xml:space="preserve"> PAGEREF _Toc241792008 \h </w:instrText>
            </w:r>
            <w:r>
              <w:rPr>
                <w:noProof/>
                <w:webHidden/>
              </w:rPr>
            </w:r>
            <w:r>
              <w:rPr>
                <w:noProof/>
                <w:webHidden/>
              </w:rPr>
              <w:fldChar w:fldCharType="separate"/>
            </w:r>
            <w:r>
              <w:rPr>
                <w:noProof/>
                <w:webHidden/>
              </w:rPr>
              <w:t>20</w:t>
            </w:r>
            <w:r>
              <w:rPr>
                <w:noProof/>
                <w:webHidden/>
              </w:rPr>
              <w:fldChar w:fldCharType="end"/>
            </w:r>
          </w:hyperlink>
        </w:p>
        <w:p w14:paraId="7CE6D937" w14:textId="49F9341F"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09" w:history="1">
            <w:r w:rsidRPr="00441B6C">
              <w:rPr>
                <w:rStyle w:val="Hyperlink"/>
                <w:noProof/>
                <w:lang w:val="pt-BR"/>
              </w:rPr>
              <w:t>2.4 Internet das Coisas e nós embarcados</w:t>
            </w:r>
            <w:r>
              <w:rPr>
                <w:noProof/>
                <w:webHidden/>
              </w:rPr>
              <w:tab/>
            </w:r>
            <w:r>
              <w:rPr>
                <w:noProof/>
                <w:webHidden/>
              </w:rPr>
              <w:fldChar w:fldCharType="begin"/>
            </w:r>
            <w:r>
              <w:rPr>
                <w:noProof/>
                <w:webHidden/>
              </w:rPr>
              <w:instrText xml:space="preserve"> PAGEREF _Toc241792009 \h </w:instrText>
            </w:r>
            <w:r>
              <w:rPr>
                <w:noProof/>
                <w:webHidden/>
              </w:rPr>
            </w:r>
            <w:r>
              <w:rPr>
                <w:noProof/>
                <w:webHidden/>
              </w:rPr>
              <w:fldChar w:fldCharType="separate"/>
            </w:r>
            <w:r>
              <w:rPr>
                <w:noProof/>
                <w:webHidden/>
              </w:rPr>
              <w:t>23</w:t>
            </w:r>
            <w:r>
              <w:rPr>
                <w:noProof/>
                <w:webHidden/>
              </w:rPr>
              <w:fldChar w:fldCharType="end"/>
            </w:r>
          </w:hyperlink>
        </w:p>
        <w:p w14:paraId="3F281A9A" w14:textId="64E67308"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10" w:history="1">
            <w:r w:rsidRPr="00441B6C">
              <w:rPr>
                <w:rStyle w:val="Hyperlink"/>
                <w:noProof/>
                <w:lang w:val="pt-BR"/>
              </w:rPr>
              <w:t>2.5 Requisitos normativos</w:t>
            </w:r>
            <w:r>
              <w:rPr>
                <w:noProof/>
                <w:webHidden/>
              </w:rPr>
              <w:tab/>
            </w:r>
            <w:r>
              <w:rPr>
                <w:noProof/>
                <w:webHidden/>
              </w:rPr>
              <w:fldChar w:fldCharType="begin"/>
            </w:r>
            <w:r>
              <w:rPr>
                <w:noProof/>
                <w:webHidden/>
              </w:rPr>
              <w:instrText xml:space="preserve"> PAGEREF _Toc241792010 \h </w:instrText>
            </w:r>
            <w:r>
              <w:rPr>
                <w:noProof/>
                <w:webHidden/>
              </w:rPr>
            </w:r>
            <w:r>
              <w:rPr>
                <w:noProof/>
                <w:webHidden/>
              </w:rPr>
              <w:fldChar w:fldCharType="separate"/>
            </w:r>
            <w:r>
              <w:rPr>
                <w:noProof/>
                <w:webHidden/>
              </w:rPr>
              <w:t>24</w:t>
            </w:r>
            <w:r>
              <w:rPr>
                <w:noProof/>
                <w:webHidden/>
              </w:rPr>
              <w:fldChar w:fldCharType="end"/>
            </w:r>
          </w:hyperlink>
        </w:p>
        <w:p w14:paraId="00915719" w14:textId="2E4A9367"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11" w:history="1">
            <w:r w:rsidRPr="00441B6C">
              <w:rPr>
                <w:rStyle w:val="Hyperlink"/>
                <w:noProof/>
                <w:lang w:val="pt-BR"/>
              </w:rPr>
              <w:t>2.6 Decisão sob informação imprecisa e a escolha de um modelo interpretável</w:t>
            </w:r>
            <w:r>
              <w:rPr>
                <w:noProof/>
                <w:webHidden/>
              </w:rPr>
              <w:tab/>
            </w:r>
            <w:r>
              <w:rPr>
                <w:noProof/>
                <w:webHidden/>
              </w:rPr>
              <w:fldChar w:fldCharType="begin"/>
            </w:r>
            <w:r>
              <w:rPr>
                <w:noProof/>
                <w:webHidden/>
              </w:rPr>
              <w:instrText xml:space="preserve"> PAGEREF _Toc241792011 \h </w:instrText>
            </w:r>
            <w:r>
              <w:rPr>
                <w:noProof/>
                <w:webHidden/>
              </w:rPr>
            </w:r>
            <w:r>
              <w:rPr>
                <w:noProof/>
                <w:webHidden/>
              </w:rPr>
              <w:fldChar w:fldCharType="separate"/>
            </w:r>
            <w:r>
              <w:rPr>
                <w:noProof/>
                <w:webHidden/>
              </w:rPr>
              <w:t>26</w:t>
            </w:r>
            <w:r>
              <w:rPr>
                <w:noProof/>
                <w:webHidden/>
              </w:rPr>
              <w:fldChar w:fldCharType="end"/>
            </w:r>
          </w:hyperlink>
        </w:p>
        <w:p w14:paraId="62C702B1" w14:textId="3BFF9D5F"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12" w:history="1">
            <w:r w:rsidRPr="00441B6C">
              <w:rPr>
                <w:rStyle w:val="Hyperlink"/>
                <w:noProof/>
                <w:lang w:val="pt-BR"/>
              </w:rPr>
              <w:t>2.7 Previsão de curto prazo da demanda</w:t>
            </w:r>
            <w:r>
              <w:rPr>
                <w:noProof/>
                <w:webHidden/>
              </w:rPr>
              <w:tab/>
            </w:r>
            <w:r>
              <w:rPr>
                <w:noProof/>
                <w:webHidden/>
              </w:rPr>
              <w:fldChar w:fldCharType="begin"/>
            </w:r>
            <w:r>
              <w:rPr>
                <w:noProof/>
                <w:webHidden/>
              </w:rPr>
              <w:instrText xml:space="preserve"> PAGEREF _Toc241792012 \h </w:instrText>
            </w:r>
            <w:r>
              <w:rPr>
                <w:noProof/>
                <w:webHidden/>
              </w:rPr>
            </w:r>
            <w:r>
              <w:rPr>
                <w:noProof/>
                <w:webHidden/>
              </w:rPr>
              <w:fldChar w:fldCharType="separate"/>
            </w:r>
            <w:r>
              <w:rPr>
                <w:noProof/>
                <w:webHidden/>
              </w:rPr>
              <w:t>27</w:t>
            </w:r>
            <w:r>
              <w:rPr>
                <w:noProof/>
                <w:webHidden/>
              </w:rPr>
              <w:fldChar w:fldCharType="end"/>
            </w:r>
          </w:hyperlink>
        </w:p>
        <w:p w14:paraId="07BF2B61" w14:textId="6F7D099B"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13" w:history="1">
            <w:r w:rsidRPr="00441B6C">
              <w:rPr>
                <w:rStyle w:val="Hyperlink"/>
                <w:noProof/>
                <w:lang w:val="pt-BR"/>
              </w:rPr>
              <w:t>2.8 Trabalhos correlatos e o trabalho mais próximo</w:t>
            </w:r>
            <w:r>
              <w:rPr>
                <w:noProof/>
                <w:webHidden/>
              </w:rPr>
              <w:tab/>
            </w:r>
            <w:r>
              <w:rPr>
                <w:noProof/>
                <w:webHidden/>
              </w:rPr>
              <w:fldChar w:fldCharType="begin"/>
            </w:r>
            <w:r>
              <w:rPr>
                <w:noProof/>
                <w:webHidden/>
              </w:rPr>
              <w:instrText xml:space="preserve"> PAGEREF _Toc241792013 \h </w:instrText>
            </w:r>
            <w:r>
              <w:rPr>
                <w:noProof/>
                <w:webHidden/>
              </w:rPr>
            </w:r>
            <w:r>
              <w:rPr>
                <w:noProof/>
                <w:webHidden/>
              </w:rPr>
              <w:fldChar w:fldCharType="separate"/>
            </w:r>
            <w:r>
              <w:rPr>
                <w:noProof/>
                <w:webHidden/>
              </w:rPr>
              <w:t>28</w:t>
            </w:r>
            <w:r>
              <w:rPr>
                <w:noProof/>
                <w:webHidden/>
              </w:rPr>
              <w:fldChar w:fldCharType="end"/>
            </w:r>
          </w:hyperlink>
        </w:p>
        <w:p w14:paraId="4BEFD678" w14:textId="6515F499"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14" w:history="1">
            <w:r w:rsidRPr="00441B6C">
              <w:rPr>
                <w:rStyle w:val="Hyperlink"/>
                <w:noProof/>
                <w:lang w:val="pt-BR"/>
              </w:rPr>
              <w:t>2.9 Lacuna identificada</w:t>
            </w:r>
            <w:r>
              <w:rPr>
                <w:noProof/>
                <w:webHidden/>
              </w:rPr>
              <w:tab/>
            </w:r>
            <w:r>
              <w:rPr>
                <w:noProof/>
                <w:webHidden/>
              </w:rPr>
              <w:fldChar w:fldCharType="begin"/>
            </w:r>
            <w:r>
              <w:rPr>
                <w:noProof/>
                <w:webHidden/>
              </w:rPr>
              <w:instrText xml:space="preserve"> PAGEREF _Toc241792014 \h </w:instrText>
            </w:r>
            <w:r>
              <w:rPr>
                <w:noProof/>
                <w:webHidden/>
              </w:rPr>
            </w:r>
            <w:r>
              <w:rPr>
                <w:noProof/>
                <w:webHidden/>
              </w:rPr>
              <w:fldChar w:fldCharType="separate"/>
            </w:r>
            <w:r>
              <w:rPr>
                <w:noProof/>
                <w:webHidden/>
              </w:rPr>
              <w:t>30</w:t>
            </w:r>
            <w:r>
              <w:rPr>
                <w:noProof/>
                <w:webHidden/>
              </w:rPr>
              <w:fldChar w:fldCharType="end"/>
            </w:r>
          </w:hyperlink>
        </w:p>
        <w:p w14:paraId="4B039634" w14:textId="67CA2B9A"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15" w:history="1">
            <w:r w:rsidRPr="00441B6C">
              <w:rPr>
                <w:rStyle w:val="Hyperlink"/>
                <w:noProof/>
                <w:lang w:val="pt-BR"/>
              </w:rPr>
              <w:t>2.10 Hipóteses da pesquisa</w:t>
            </w:r>
            <w:r>
              <w:rPr>
                <w:noProof/>
                <w:webHidden/>
              </w:rPr>
              <w:tab/>
            </w:r>
            <w:r>
              <w:rPr>
                <w:noProof/>
                <w:webHidden/>
              </w:rPr>
              <w:fldChar w:fldCharType="begin"/>
            </w:r>
            <w:r>
              <w:rPr>
                <w:noProof/>
                <w:webHidden/>
              </w:rPr>
              <w:instrText xml:space="preserve"> PAGEREF _Toc241792015 \h </w:instrText>
            </w:r>
            <w:r>
              <w:rPr>
                <w:noProof/>
                <w:webHidden/>
              </w:rPr>
            </w:r>
            <w:r>
              <w:rPr>
                <w:noProof/>
                <w:webHidden/>
              </w:rPr>
              <w:fldChar w:fldCharType="separate"/>
            </w:r>
            <w:r>
              <w:rPr>
                <w:noProof/>
                <w:webHidden/>
              </w:rPr>
              <w:t>31</w:t>
            </w:r>
            <w:r>
              <w:rPr>
                <w:noProof/>
                <w:webHidden/>
              </w:rPr>
              <w:fldChar w:fldCharType="end"/>
            </w:r>
          </w:hyperlink>
        </w:p>
        <w:p w14:paraId="63A63636" w14:textId="2195E48C" w:rsidR="00D76925" w:rsidRDefault="00D76925">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92016" w:history="1">
            <w:r w:rsidRPr="00441B6C">
              <w:rPr>
                <w:rStyle w:val="Hyperlink"/>
                <w:noProof/>
                <w:lang w:val="pt-BR"/>
              </w:rPr>
              <w:t>3 METODOLOGIA</w:t>
            </w:r>
            <w:r>
              <w:rPr>
                <w:noProof/>
                <w:webHidden/>
              </w:rPr>
              <w:tab/>
            </w:r>
            <w:r>
              <w:rPr>
                <w:noProof/>
                <w:webHidden/>
              </w:rPr>
              <w:fldChar w:fldCharType="begin"/>
            </w:r>
            <w:r>
              <w:rPr>
                <w:noProof/>
                <w:webHidden/>
              </w:rPr>
              <w:instrText xml:space="preserve"> PAGEREF _Toc241792016 \h </w:instrText>
            </w:r>
            <w:r>
              <w:rPr>
                <w:noProof/>
                <w:webHidden/>
              </w:rPr>
            </w:r>
            <w:r>
              <w:rPr>
                <w:noProof/>
                <w:webHidden/>
              </w:rPr>
              <w:fldChar w:fldCharType="separate"/>
            </w:r>
            <w:r>
              <w:rPr>
                <w:noProof/>
                <w:webHidden/>
              </w:rPr>
              <w:t>32</w:t>
            </w:r>
            <w:r>
              <w:rPr>
                <w:noProof/>
                <w:webHidden/>
              </w:rPr>
              <w:fldChar w:fldCharType="end"/>
            </w:r>
          </w:hyperlink>
        </w:p>
        <w:p w14:paraId="7A7A8FFA" w14:textId="1B72C04E"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17" w:history="1">
            <w:r w:rsidRPr="00441B6C">
              <w:rPr>
                <w:rStyle w:val="Hyperlink"/>
                <w:noProof/>
                <w:lang w:val="pt-BR"/>
              </w:rPr>
              <w:t>3.1 Classificação da pesquisa</w:t>
            </w:r>
            <w:r>
              <w:rPr>
                <w:noProof/>
                <w:webHidden/>
              </w:rPr>
              <w:tab/>
            </w:r>
            <w:r>
              <w:rPr>
                <w:noProof/>
                <w:webHidden/>
              </w:rPr>
              <w:fldChar w:fldCharType="begin"/>
            </w:r>
            <w:r>
              <w:rPr>
                <w:noProof/>
                <w:webHidden/>
              </w:rPr>
              <w:instrText xml:space="preserve"> PAGEREF _Toc241792017 \h </w:instrText>
            </w:r>
            <w:r>
              <w:rPr>
                <w:noProof/>
                <w:webHidden/>
              </w:rPr>
            </w:r>
            <w:r>
              <w:rPr>
                <w:noProof/>
                <w:webHidden/>
              </w:rPr>
              <w:fldChar w:fldCharType="separate"/>
            </w:r>
            <w:r>
              <w:rPr>
                <w:noProof/>
                <w:webHidden/>
              </w:rPr>
              <w:t>32</w:t>
            </w:r>
            <w:r>
              <w:rPr>
                <w:noProof/>
                <w:webHidden/>
              </w:rPr>
              <w:fldChar w:fldCharType="end"/>
            </w:r>
          </w:hyperlink>
        </w:p>
        <w:p w14:paraId="4AF26C45" w14:textId="15B55E32"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18" w:history="1">
            <w:r w:rsidRPr="00441B6C">
              <w:rPr>
                <w:rStyle w:val="Hyperlink"/>
                <w:noProof/>
                <w:lang w:val="pt-BR"/>
              </w:rPr>
              <w:t>3.2 Arquitetura do sistema</w:t>
            </w:r>
            <w:r>
              <w:rPr>
                <w:noProof/>
                <w:webHidden/>
              </w:rPr>
              <w:tab/>
            </w:r>
            <w:r>
              <w:rPr>
                <w:noProof/>
                <w:webHidden/>
              </w:rPr>
              <w:fldChar w:fldCharType="begin"/>
            </w:r>
            <w:r>
              <w:rPr>
                <w:noProof/>
                <w:webHidden/>
              </w:rPr>
              <w:instrText xml:space="preserve"> PAGEREF _Toc241792018 \h </w:instrText>
            </w:r>
            <w:r>
              <w:rPr>
                <w:noProof/>
                <w:webHidden/>
              </w:rPr>
            </w:r>
            <w:r>
              <w:rPr>
                <w:noProof/>
                <w:webHidden/>
              </w:rPr>
              <w:fldChar w:fldCharType="separate"/>
            </w:r>
            <w:r>
              <w:rPr>
                <w:noProof/>
                <w:webHidden/>
              </w:rPr>
              <w:t>32</w:t>
            </w:r>
            <w:r>
              <w:rPr>
                <w:noProof/>
                <w:webHidden/>
              </w:rPr>
              <w:fldChar w:fldCharType="end"/>
            </w:r>
          </w:hyperlink>
        </w:p>
        <w:p w14:paraId="5130760C" w14:textId="060C4F0E"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19" w:history="1">
            <w:r w:rsidRPr="00441B6C">
              <w:rPr>
                <w:rStyle w:val="Hyperlink"/>
                <w:noProof/>
                <w:lang w:val="pt-BR"/>
              </w:rPr>
              <w:t>3.3 Do protótipo à implantação: o que se propõe e o que se instrumenta</w:t>
            </w:r>
            <w:r>
              <w:rPr>
                <w:noProof/>
                <w:webHidden/>
              </w:rPr>
              <w:tab/>
            </w:r>
            <w:r>
              <w:rPr>
                <w:noProof/>
                <w:webHidden/>
              </w:rPr>
              <w:fldChar w:fldCharType="begin"/>
            </w:r>
            <w:r>
              <w:rPr>
                <w:noProof/>
                <w:webHidden/>
              </w:rPr>
              <w:instrText xml:space="preserve"> PAGEREF _Toc241792019 \h </w:instrText>
            </w:r>
            <w:r>
              <w:rPr>
                <w:noProof/>
                <w:webHidden/>
              </w:rPr>
            </w:r>
            <w:r>
              <w:rPr>
                <w:noProof/>
                <w:webHidden/>
              </w:rPr>
              <w:fldChar w:fldCharType="separate"/>
            </w:r>
            <w:r>
              <w:rPr>
                <w:noProof/>
                <w:webHidden/>
              </w:rPr>
              <w:t>34</w:t>
            </w:r>
            <w:r>
              <w:rPr>
                <w:noProof/>
                <w:webHidden/>
              </w:rPr>
              <w:fldChar w:fldCharType="end"/>
            </w:r>
          </w:hyperlink>
        </w:p>
        <w:p w14:paraId="4B2D822D" w14:textId="670FBCC5"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20" w:history="1">
            <w:r w:rsidRPr="00441B6C">
              <w:rPr>
                <w:rStyle w:val="Hyperlink"/>
                <w:noProof/>
                <w:lang w:val="pt-BR"/>
              </w:rPr>
              <w:t>3.4 O nó de demonstração</w:t>
            </w:r>
            <w:r>
              <w:rPr>
                <w:noProof/>
                <w:webHidden/>
              </w:rPr>
              <w:tab/>
            </w:r>
            <w:r>
              <w:rPr>
                <w:noProof/>
                <w:webHidden/>
              </w:rPr>
              <w:fldChar w:fldCharType="begin"/>
            </w:r>
            <w:r>
              <w:rPr>
                <w:noProof/>
                <w:webHidden/>
              </w:rPr>
              <w:instrText xml:space="preserve"> PAGEREF _Toc241792020 \h </w:instrText>
            </w:r>
            <w:r>
              <w:rPr>
                <w:noProof/>
                <w:webHidden/>
              </w:rPr>
            </w:r>
            <w:r>
              <w:rPr>
                <w:noProof/>
                <w:webHidden/>
              </w:rPr>
              <w:fldChar w:fldCharType="separate"/>
            </w:r>
            <w:r>
              <w:rPr>
                <w:noProof/>
                <w:webHidden/>
              </w:rPr>
              <w:t>38</w:t>
            </w:r>
            <w:r>
              <w:rPr>
                <w:noProof/>
                <w:webHidden/>
              </w:rPr>
              <w:fldChar w:fldCharType="end"/>
            </w:r>
          </w:hyperlink>
        </w:p>
        <w:p w14:paraId="2BE7CDB1" w14:textId="13314A64"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21" w:history="1">
            <w:r w:rsidRPr="00441B6C">
              <w:rPr>
                <w:rStyle w:val="Hyperlink"/>
                <w:noProof/>
                <w:lang w:val="pt-BR"/>
              </w:rPr>
              <w:t>3.4.1 Critérios de seleção e alternativas preteridas</w:t>
            </w:r>
            <w:r>
              <w:rPr>
                <w:noProof/>
                <w:webHidden/>
              </w:rPr>
              <w:tab/>
            </w:r>
            <w:r>
              <w:rPr>
                <w:noProof/>
                <w:webHidden/>
              </w:rPr>
              <w:fldChar w:fldCharType="begin"/>
            </w:r>
            <w:r>
              <w:rPr>
                <w:noProof/>
                <w:webHidden/>
              </w:rPr>
              <w:instrText xml:space="preserve"> PAGEREF _Toc241792021 \h </w:instrText>
            </w:r>
            <w:r>
              <w:rPr>
                <w:noProof/>
                <w:webHidden/>
              </w:rPr>
            </w:r>
            <w:r>
              <w:rPr>
                <w:noProof/>
                <w:webHidden/>
              </w:rPr>
              <w:fldChar w:fldCharType="separate"/>
            </w:r>
            <w:r>
              <w:rPr>
                <w:noProof/>
                <w:webHidden/>
              </w:rPr>
              <w:t>39</w:t>
            </w:r>
            <w:r>
              <w:rPr>
                <w:noProof/>
                <w:webHidden/>
              </w:rPr>
              <w:fldChar w:fldCharType="end"/>
            </w:r>
          </w:hyperlink>
        </w:p>
        <w:p w14:paraId="76CAD4DE" w14:textId="3F6ED0A2"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22" w:history="1">
            <w:r w:rsidRPr="00441B6C">
              <w:rPr>
                <w:rStyle w:val="Hyperlink"/>
                <w:noProof/>
                <w:lang w:val="pt-BR"/>
              </w:rPr>
              <w:t>3.4.2 Dimensionamento fotométrico da bancada</w:t>
            </w:r>
            <w:r>
              <w:rPr>
                <w:noProof/>
                <w:webHidden/>
              </w:rPr>
              <w:tab/>
            </w:r>
            <w:r>
              <w:rPr>
                <w:noProof/>
                <w:webHidden/>
              </w:rPr>
              <w:fldChar w:fldCharType="begin"/>
            </w:r>
            <w:r>
              <w:rPr>
                <w:noProof/>
                <w:webHidden/>
              </w:rPr>
              <w:instrText xml:space="preserve"> PAGEREF _Toc241792022 \h </w:instrText>
            </w:r>
            <w:r>
              <w:rPr>
                <w:noProof/>
                <w:webHidden/>
              </w:rPr>
            </w:r>
            <w:r>
              <w:rPr>
                <w:noProof/>
                <w:webHidden/>
              </w:rPr>
              <w:fldChar w:fldCharType="separate"/>
            </w:r>
            <w:r>
              <w:rPr>
                <w:noProof/>
                <w:webHidden/>
              </w:rPr>
              <w:t>41</w:t>
            </w:r>
            <w:r>
              <w:rPr>
                <w:noProof/>
                <w:webHidden/>
              </w:rPr>
              <w:fldChar w:fldCharType="end"/>
            </w:r>
          </w:hyperlink>
        </w:p>
        <w:p w14:paraId="5E55331F" w14:textId="464EBAFC"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23" w:history="1">
            <w:r w:rsidRPr="00441B6C">
              <w:rPr>
                <w:rStyle w:val="Hyperlink"/>
                <w:noProof/>
                <w:lang w:val="pt-BR"/>
              </w:rPr>
              <w:t>3.4.3 Controle das condições de medição</w:t>
            </w:r>
            <w:r>
              <w:rPr>
                <w:noProof/>
                <w:webHidden/>
              </w:rPr>
              <w:tab/>
            </w:r>
            <w:r>
              <w:rPr>
                <w:noProof/>
                <w:webHidden/>
              </w:rPr>
              <w:fldChar w:fldCharType="begin"/>
            </w:r>
            <w:r>
              <w:rPr>
                <w:noProof/>
                <w:webHidden/>
              </w:rPr>
              <w:instrText xml:space="preserve"> PAGEREF _Toc241792023 \h </w:instrText>
            </w:r>
            <w:r>
              <w:rPr>
                <w:noProof/>
                <w:webHidden/>
              </w:rPr>
            </w:r>
            <w:r>
              <w:rPr>
                <w:noProof/>
                <w:webHidden/>
              </w:rPr>
              <w:fldChar w:fldCharType="separate"/>
            </w:r>
            <w:r>
              <w:rPr>
                <w:noProof/>
                <w:webHidden/>
              </w:rPr>
              <w:t>44</w:t>
            </w:r>
            <w:r>
              <w:rPr>
                <w:noProof/>
                <w:webHidden/>
              </w:rPr>
              <w:fldChar w:fldCharType="end"/>
            </w:r>
          </w:hyperlink>
        </w:p>
        <w:p w14:paraId="05970A73" w14:textId="17A9E941"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24" w:history="1">
            <w:r w:rsidRPr="00441B6C">
              <w:rPr>
                <w:rStyle w:val="Hyperlink"/>
                <w:noProof/>
                <w:lang w:val="pt-BR"/>
              </w:rPr>
              <w:t>3.4.4 Verificação da medição e incerteza declarada</w:t>
            </w:r>
            <w:r>
              <w:rPr>
                <w:noProof/>
                <w:webHidden/>
              </w:rPr>
              <w:tab/>
            </w:r>
            <w:r>
              <w:rPr>
                <w:noProof/>
                <w:webHidden/>
              </w:rPr>
              <w:fldChar w:fldCharType="begin"/>
            </w:r>
            <w:r>
              <w:rPr>
                <w:noProof/>
                <w:webHidden/>
              </w:rPr>
              <w:instrText xml:space="preserve"> PAGEREF _Toc241792024 \h </w:instrText>
            </w:r>
            <w:r>
              <w:rPr>
                <w:noProof/>
                <w:webHidden/>
              </w:rPr>
            </w:r>
            <w:r>
              <w:rPr>
                <w:noProof/>
                <w:webHidden/>
              </w:rPr>
              <w:fldChar w:fldCharType="separate"/>
            </w:r>
            <w:r>
              <w:rPr>
                <w:noProof/>
                <w:webHidden/>
              </w:rPr>
              <w:t>44</w:t>
            </w:r>
            <w:r>
              <w:rPr>
                <w:noProof/>
                <w:webHidden/>
              </w:rPr>
              <w:fldChar w:fldCharType="end"/>
            </w:r>
          </w:hyperlink>
        </w:p>
        <w:p w14:paraId="0E789D9F" w14:textId="242519A0"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25" w:history="1">
            <w:r w:rsidRPr="00441B6C">
              <w:rPr>
                <w:rStyle w:val="Hyperlink"/>
                <w:noProof/>
                <w:lang w:val="pt-BR"/>
              </w:rPr>
              <w:t>3.4.5 Funções de diagnóstico do ponto de luz</w:t>
            </w:r>
            <w:r>
              <w:rPr>
                <w:noProof/>
                <w:webHidden/>
              </w:rPr>
              <w:tab/>
            </w:r>
            <w:r>
              <w:rPr>
                <w:noProof/>
                <w:webHidden/>
              </w:rPr>
              <w:fldChar w:fldCharType="begin"/>
            </w:r>
            <w:r>
              <w:rPr>
                <w:noProof/>
                <w:webHidden/>
              </w:rPr>
              <w:instrText xml:space="preserve"> PAGEREF _Toc241792025 \h </w:instrText>
            </w:r>
            <w:r>
              <w:rPr>
                <w:noProof/>
                <w:webHidden/>
              </w:rPr>
            </w:r>
            <w:r>
              <w:rPr>
                <w:noProof/>
                <w:webHidden/>
              </w:rPr>
              <w:fldChar w:fldCharType="separate"/>
            </w:r>
            <w:r>
              <w:rPr>
                <w:noProof/>
                <w:webHidden/>
              </w:rPr>
              <w:t>46</w:t>
            </w:r>
            <w:r>
              <w:rPr>
                <w:noProof/>
                <w:webHidden/>
              </w:rPr>
              <w:fldChar w:fldCharType="end"/>
            </w:r>
          </w:hyperlink>
        </w:p>
        <w:p w14:paraId="444386F2" w14:textId="54C5DF19"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26" w:history="1">
            <w:r w:rsidRPr="00441B6C">
              <w:rPr>
                <w:rStyle w:val="Hyperlink"/>
                <w:noProof/>
                <w:lang w:val="pt-BR"/>
              </w:rPr>
              <w:t>3.5 Dados urbanos e construção dos cenários</w:t>
            </w:r>
            <w:r>
              <w:rPr>
                <w:noProof/>
                <w:webHidden/>
              </w:rPr>
              <w:tab/>
            </w:r>
            <w:r>
              <w:rPr>
                <w:noProof/>
                <w:webHidden/>
              </w:rPr>
              <w:fldChar w:fldCharType="begin"/>
            </w:r>
            <w:r>
              <w:rPr>
                <w:noProof/>
                <w:webHidden/>
              </w:rPr>
              <w:instrText xml:space="preserve"> PAGEREF _Toc241792026 \h </w:instrText>
            </w:r>
            <w:r>
              <w:rPr>
                <w:noProof/>
                <w:webHidden/>
              </w:rPr>
            </w:r>
            <w:r>
              <w:rPr>
                <w:noProof/>
                <w:webHidden/>
              </w:rPr>
              <w:fldChar w:fldCharType="separate"/>
            </w:r>
            <w:r>
              <w:rPr>
                <w:noProof/>
                <w:webHidden/>
              </w:rPr>
              <w:t>48</w:t>
            </w:r>
            <w:r>
              <w:rPr>
                <w:noProof/>
                <w:webHidden/>
              </w:rPr>
              <w:fldChar w:fldCharType="end"/>
            </w:r>
          </w:hyperlink>
        </w:p>
        <w:p w14:paraId="6D9CD5DE" w14:textId="6FFC996B"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27" w:history="1">
            <w:r w:rsidRPr="00441B6C">
              <w:rPr>
                <w:rStyle w:val="Hyperlink"/>
                <w:noProof/>
                <w:lang w:val="pt-BR"/>
              </w:rPr>
              <w:t>3.5.1 Conjuntos de dados e suíte de cenários</w:t>
            </w:r>
            <w:r>
              <w:rPr>
                <w:noProof/>
                <w:webHidden/>
              </w:rPr>
              <w:tab/>
            </w:r>
            <w:r>
              <w:rPr>
                <w:noProof/>
                <w:webHidden/>
              </w:rPr>
              <w:fldChar w:fldCharType="begin"/>
            </w:r>
            <w:r>
              <w:rPr>
                <w:noProof/>
                <w:webHidden/>
              </w:rPr>
              <w:instrText xml:space="preserve"> PAGEREF _Toc241792027 \h </w:instrText>
            </w:r>
            <w:r>
              <w:rPr>
                <w:noProof/>
                <w:webHidden/>
              </w:rPr>
            </w:r>
            <w:r>
              <w:rPr>
                <w:noProof/>
                <w:webHidden/>
              </w:rPr>
              <w:fldChar w:fldCharType="separate"/>
            </w:r>
            <w:r>
              <w:rPr>
                <w:noProof/>
                <w:webHidden/>
              </w:rPr>
              <w:t>48</w:t>
            </w:r>
            <w:r>
              <w:rPr>
                <w:noProof/>
                <w:webHidden/>
              </w:rPr>
              <w:fldChar w:fldCharType="end"/>
            </w:r>
          </w:hyperlink>
        </w:p>
        <w:p w14:paraId="34C58B54" w14:textId="51024146"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28" w:history="1">
            <w:r w:rsidRPr="00441B6C">
              <w:rPr>
                <w:rStyle w:val="Hyperlink"/>
                <w:noProof/>
                <w:lang w:val="pt-BR"/>
              </w:rPr>
              <w:t>3.5.2 Publicação por trecho e identificação espacial</w:t>
            </w:r>
            <w:r>
              <w:rPr>
                <w:noProof/>
                <w:webHidden/>
              </w:rPr>
              <w:tab/>
            </w:r>
            <w:r>
              <w:rPr>
                <w:noProof/>
                <w:webHidden/>
              </w:rPr>
              <w:fldChar w:fldCharType="begin"/>
            </w:r>
            <w:r>
              <w:rPr>
                <w:noProof/>
                <w:webHidden/>
              </w:rPr>
              <w:instrText xml:space="preserve"> PAGEREF _Toc241792028 \h </w:instrText>
            </w:r>
            <w:r>
              <w:rPr>
                <w:noProof/>
                <w:webHidden/>
              </w:rPr>
            </w:r>
            <w:r>
              <w:rPr>
                <w:noProof/>
                <w:webHidden/>
              </w:rPr>
              <w:fldChar w:fldCharType="separate"/>
            </w:r>
            <w:r>
              <w:rPr>
                <w:noProof/>
                <w:webHidden/>
              </w:rPr>
              <w:t>49</w:t>
            </w:r>
            <w:r>
              <w:rPr>
                <w:noProof/>
                <w:webHidden/>
              </w:rPr>
              <w:fldChar w:fldCharType="end"/>
            </w:r>
          </w:hyperlink>
        </w:p>
        <w:p w14:paraId="197EDBBA" w14:textId="3076C79F"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29" w:history="1">
            <w:r w:rsidRPr="00441B6C">
              <w:rPr>
                <w:rStyle w:val="Hyperlink"/>
                <w:noProof/>
                <w:lang w:val="pt-BR"/>
              </w:rPr>
              <w:t>3.6 Camada de previsão</w:t>
            </w:r>
            <w:r>
              <w:rPr>
                <w:noProof/>
                <w:webHidden/>
              </w:rPr>
              <w:tab/>
            </w:r>
            <w:r>
              <w:rPr>
                <w:noProof/>
                <w:webHidden/>
              </w:rPr>
              <w:fldChar w:fldCharType="begin"/>
            </w:r>
            <w:r>
              <w:rPr>
                <w:noProof/>
                <w:webHidden/>
              </w:rPr>
              <w:instrText xml:space="preserve"> PAGEREF _Toc241792029 \h </w:instrText>
            </w:r>
            <w:r>
              <w:rPr>
                <w:noProof/>
                <w:webHidden/>
              </w:rPr>
            </w:r>
            <w:r>
              <w:rPr>
                <w:noProof/>
                <w:webHidden/>
              </w:rPr>
              <w:fldChar w:fldCharType="separate"/>
            </w:r>
            <w:r>
              <w:rPr>
                <w:noProof/>
                <w:webHidden/>
              </w:rPr>
              <w:t>52</w:t>
            </w:r>
            <w:r>
              <w:rPr>
                <w:noProof/>
                <w:webHidden/>
              </w:rPr>
              <w:fldChar w:fldCharType="end"/>
            </w:r>
          </w:hyperlink>
        </w:p>
        <w:p w14:paraId="32C0299D" w14:textId="213AD325"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30" w:history="1">
            <w:r w:rsidRPr="00441B6C">
              <w:rPr>
                <w:rStyle w:val="Hyperlink"/>
                <w:noProof/>
                <w:lang w:val="pt-BR"/>
              </w:rPr>
              <w:t>3.7 Mecanismo de decisão</w:t>
            </w:r>
            <w:r>
              <w:rPr>
                <w:noProof/>
                <w:webHidden/>
              </w:rPr>
              <w:tab/>
            </w:r>
            <w:r>
              <w:rPr>
                <w:noProof/>
                <w:webHidden/>
              </w:rPr>
              <w:fldChar w:fldCharType="begin"/>
            </w:r>
            <w:r>
              <w:rPr>
                <w:noProof/>
                <w:webHidden/>
              </w:rPr>
              <w:instrText xml:space="preserve"> PAGEREF _Toc241792030 \h </w:instrText>
            </w:r>
            <w:r>
              <w:rPr>
                <w:noProof/>
                <w:webHidden/>
              </w:rPr>
            </w:r>
            <w:r>
              <w:rPr>
                <w:noProof/>
                <w:webHidden/>
              </w:rPr>
              <w:fldChar w:fldCharType="separate"/>
            </w:r>
            <w:r>
              <w:rPr>
                <w:noProof/>
                <w:webHidden/>
              </w:rPr>
              <w:t>54</w:t>
            </w:r>
            <w:r>
              <w:rPr>
                <w:noProof/>
                <w:webHidden/>
              </w:rPr>
              <w:fldChar w:fldCharType="end"/>
            </w:r>
          </w:hyperlink>
        </w:p>
        <w:p w14:paraId="11094AF9" w14:textId="19A1C709"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31" w:history="1">
            <w:r w:rsidRPr="00441B6C">
              <w:rPr>
                <w:rStyle w:val="Hyperlink"/>
                <w:noProof/>
                <w:lang w:val="pt-BR"/>
              </w:rPr>
              <w:t>3.8 Classe de iluminação adotada</w:t>
            </w:r>
            <w:r>
              <w:rPr>
                <w:noProof/>
                <w:webHidden/>
              </w:rPr>
              <w:tab/>
            </w:r>
            <w:r>
              <w:rPr>
                <w:noProof/>
                <w:webHidden/>
              </w:rPr>
              <w:fldChar w:fldCharType="begin"/>
            </w:r>
            <w:r>
              <w:rPr>
                <w:noProof/>
                <w:webHidden/>
              </w:rPr>
              <w:instrText xml:space="preserve"> PAGEREF _Toc241792031 \h </w:instrText>
            </w:r>
            <w:r>
              <w:rPr>
                <w:noProof/>
                <w:webHidden/>
              </w:rPr>
            </w:r>
            <w:r>
              <w:rPr>
                <w:noProof/>
                <w:webHidden/>
              </w:rPr>
              <w:fldChar w:fldCharType="separate"/>
            </w:r>
            <w:r>
              <w:rPr>
                <w:noProof/>
                <w:webHidden/>
              </w:rPr>
              <w:t>60</w:t>
            </w:r>
            <w:r>
              <w:rPr>
                <w:noProof/>
                <w:webHidden/>
              </w:rPr>
              <w:fldChar w:fldCharType="end"/>
            </w:r>
          </w:hyperlink>
        </w:p>
        <w:p w14:paraId="2C8DEB41" w14:textId="0F1E5F00"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32" w:history="1">
            <w:r w:rsidRPr="00441B6C">
              <w:rPr>
                <w:rStyle w:val="Hyperlink"/>
                <w:noProof/>
                <w:lang w:val="pt-BR"/>
              </w:rPr>
              <w:t>3.9 Procedimentos e avaliação</w:t>
            </w:r>
            <w:r>
              <w:rPr>
                <w:noProof/>
                <w:webHidden/>
              </w:rPr>
              <w:tab/>
            </w:r>
            <w:r>
              <w:rPr>
                <w:noProof/>
                <w:webHidden/>
              </w:rPr>
              <w:fldChar w:fldCharType="begin"/>
            </w:r>
            <w:r>
              <w:rPr>
                <w:noProof/>
                <w:webHidden/>
              </w:rPr>
              <w:instrText xml:space="preserve"> PAGEREF _Toc241792032 \h </w:instrText>
            </w:r>
            <w:r>
              <w:rPr>
                <w:noProof/>
                <w:webHidden/>
              </w:rPr>
            </w:r>
            <w:r>
              <w:rPr>
                <w:noProof/>
                <w:webHidden/>
              </w:rPr>
              <w:fldChar w:fldCharType="separate"/>
            </w:r>
            <w:r>
              <w:rPr>
                <w:noProof/>
                <w:webHidden/>
              </w:rPr>
              <w:t>61</w:t>
            </w:r>
            <w:r>
              <w:rPr>
                <w:noProof/>
                <w:webHidden/>
              </w:rPr>
              <w:fldChar w:fldCharType="end"/>
            </w:r>
          </w:hyperlink>
        </w:p>
        <w:p w14:paraId="5B86EA50" w14:textId="7E18AEAD"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33" w:history="1">
            <w:r w:rsidRPr="00441B6C">
              <w:rPr>
                <w:rStyle w:val="Hyperlink"/>
                <w:noProof/>
                <w:lang w:val="pt-BR"/>
              </w:rPr>
              <w:t>3.10 Tratamento de dados pessoais</w:t>
            </w:r>
            <w:r>
              <w:rPr>
                <w:noProof/>
                <w:webHidden/>
              </w:rPr>
              <w:tab/>
            </w:r>
            <w:r>
              <w:rPr>
                <w:noProof/>
                <w:webHidden/>
              </w:rPr>
              <w:fldChar w:fldCharType="begin"/>
            </w:r>
            <w:r>
              <w:rPr>
                <w:noProof/>
                <w:webHidden/>
              </w:rPr>
              <w:instrText xml:space="preserve"> PAGEREF _Toc241792033 \h </w:instrText>
            </w:r>
            <w:r>
              <w:rPr>
                <w:noProof/>
                <w:webHidden/>
              </w:rPr>
            </w:r>
            <w:r>
              <w:rPr>
                <w:noProof/>
                <w:webHidden/>
              </w:rPr>
              <w:fldChar w:fldCharType="separate"/>
            </w:r>
            <w:r>
              <w:rPr>
                <w:noProof/>
                <w:webHidden/>
              </w:rPr>
              <w:t>65</w:t>
            </w:r>
            <w:r>
              <w:rPr>
                <w:noProof/>
                <w:webHidden/>
              </w:rPr>
              <w:fldChar w:fldCharType="end"/>
            </w:r>
          </w:hyperlink>
        </w:p>
        <w:p w14:paraId="61D7E6C3" w14:textId="4CAD2AA8"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34" w:history="1">
            <w:r w:rsidRPr="00441B6C">
              <w:rPr>
                <w:rStyle w:val="Hyperlink"/>
                <w:noProof/>
                <w:lang w:val="pt-BR"/>
              </w:rPr>
              <w:t>3.11 Estimativa de consumo e linhas de base de comparação</w:t>
            </w:r>
            <w:r>
              <w:rPr>
                <w:noProof/>
                <w:webHidden/>
              </w:rPr>
              <w:tab/>
            </w:r>
            <w:r>
              <w:rPr>
                <w:noProof/>
                <w:webHidden/>
              </w:rPr>
              <w:fldChar w:fldCharType="begin"/>
            </w:r>
            <w:r>
              <w:rPr>
                <w:noProof/>
                <w:webHidden/>
              </w:rPr>
              <w:instrText xml:space="preserve"> PAGEREF _Toc241792034 \h </w:instrText>
            </w:r>
            <w:r>
              <w:rPr>
                <w:noProof/>
                <w:webHidden/>
              </w:rPr>
            </w:r>
            <w:r>
              <w:rPr>
                <w:noProof/>
                <w:webHidden/>
              </w:rPr>
              <w:fldChar w:fldCharType="separate"/>
            </w:r>
            <w:r>
              <w:rPr>
                <w:noProof/>
                <w:webHidden/>
              </w:rPr>
              <w:t>66</w:t>
            </w:r>
            <w:r>
              <w:rPr>
                <w:noProof/>
                <w:webHidden/>
              </w:rPr>
              <w:fldChar w:fldCharType="end"/>
            </w:r>
          </w:hyperlink>
        </w:p>
        <w:p w14:paraId="32BCAFAA" w14:textId="0008371C" w:rsidR="00D76925" w:rsidRDefault="00D76925">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92035" w:history="1">
            <w:r w:rsidRPr="00441B6C">
              <w:rPr>
                <w:rStyle w:val="Hyperlink"/>
                <w:noProof/>
                <w:lang w:val="pt-BR"/>
              </w:rPr>
              <w:t>4 ENGENHARIA DE SOFTWARE</w:t>
            </w:r>
            <w:r>
              <w:rPr>
                <w:noProof/>
                <w:webHidden/>
              </w:rPr>
              <w:tab/>
            </w:r>
            <w:r>
              <w:rPr>
                <w:noProof/>
                <w:webHidden/>
              </w:rPr>
              <w:fldChar w:fldCharType="begin"/>
            </w:r>
            <w:r>
              <w:rPr>
                <w:noProof/>
                <w:webHidden/>
              </w:rPr>
              <w:instrText xml:space="preserve"> PAGEREF _Toc241792035 \h </w:instrText>
            </w:r>
            <w:r>
              <w:rPr>
                <w:noProof/>
                <w:webHidden/>
              </w:rPr>
            </w:r>
            <w:r>
              <w:rPr>
                <w:noProof/>
                <w:webHidden/>
              </w:rPr>
              <w:fldChar w:fldCharType="separate"/>
            </w:r>
            <w:r>
              <w:rPr>
                <w:noProof/>
                <w:webHidden/>
              </w:rPr>
              <w:t>71</w:t>
            </w:r>
            <w:r>
              <w:rPr>
                <w:noProof/>
                <w:webHidden/>
              </w:rPr>
              <w:fldChar w:fldCharType="end"/>
            </w:r>
          </w:hyperlink>
        </w:p>
        <w:p w14:paraId="0BABEB05" w14:textId="10A8C540"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36" w:history="1">
            <w:r w:rsidRPr="00441B6C">
              <w:rPr>
                <w:rStyle w:val="Hyperlink"/>
                <w:noProof/>
                <w:lang w:val="pt-BR"/>
              </w:rPr>
              <w:t>4.1 Partes interessadas e elicitação de requisitos</w:t>
            </w:r>
            <w:r>
              <w:rPr>
                <w:noProof/>
                <w:webHidden/>
              </w:rPr>
              <w:tab/>
            </w:r>
            <w:r>
              <w:rPr>
                <w:noProof/>
                <w:webHidden/>
              </w:rPr>
              <w:fldChar w:fldCharType="begin"/>
            </w:r>
            <w:r>
              <w:rPr>
                <w:noProof/>
                <w:webHidden/>
              </w:rPr>
              <w:instrText xml:space="preserve"> PAGEREF _Toc241792036 \h </w:instrText>
            </w:r>
            <w:r>
              <w:rPr>
                <w:noProof/>
                <w:webHidden/>
              </w:rPr>
            </w:r>
            <w:r>
              <w:rPr>
                <w:noProof/>
                <w:webHidden/>
              </w:rPr>
              <w:fldChar w:fldCharType="separate"/>
            </w:r>
            <w:r>
              <w:rPr>
                <w:noProof/>
                <w:webHidden/>
              </w:rPr>
              <w:t>71</w:t>
            </w:r>
            <w:r>
              <w:rPr>
                <w:noProof/>
                <w:webHidden/>
              </w:rPr>
              <w:fldChar w:fldCharType="end"/>
            </w:r>
          </w:hyperlink>
        </w:p>
        <w:p w14:paraId="5D63E59F" w14:textId="6C33C917"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37" w:history="1">
            <w:r w:rsidRPr="00441B6C">
              <w:rPr>
                <w:rStyle w:val="Hyperlink"/>
                <w:noProof/>
                <w:lang w:val="pt-BR"/>
              </w:rPr>
              <w:t>4.2 Processo de desenvolvimento e planejamento do projeto</w:t>
            </w:r>
            <w:r>
              <w:rPr>
                <w:noProof/>
                <w:webHidden/>
              </w:rPr>
              <w:tab/>
            </w:r>
            <w:r>
              <w:rPr>
                <w:noProof/>
                <w:webHidden/>
              </w:rPr>
              <w:fldChar w:fldCharType="begin"/>
            </w:r>
            <w:r>
              <w:rPr>
                <w:noProof/>
                <w:webHidden/>
              </w:rPr>
              <w:instrText xml:space="preserve"> PAGEREF _Toc241792037 \h </w:instrText>
            </w:r>
            <w:r>
              <w:rPr>
                <w:noProof/>
                <w:webHidden/>
              </w:rPr>
            </w:r>
            <w:r>
              <w:rPr>
                <w:noProof/>
                <w:webHidden/>
              </w:rPr>
              <w:fldChar w:fldCharType="separate"/>
            </w:r>
            <w:r>
              <w:rPr>
                <w:noProof/>
                <w:webHidden/>
              </w:rPr>
              <w:t>71</w:t>
            </w:r>
            <w:r>
              <w:rPr>
                <w:noProof/>
                <w:webHidden/>
              </w:rPr>
              <w:fldChar w:fldCharType="end"/>
            </w:r>
          </w:hyperlink>
        </w:p>
        <w:p w14:paraId="5C6CF78D" w14:textId="06B3EA88"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38" w:history="1">
            <w:r w:rsidRPr="00441B6C">
              <w:rPr>
                <w:rStyle w:val="Hyperlink"/>
                <w:noProof/>
                <w:lang w:val="pt-BR"/>
              </w:rPr>
              <w:t>4.3 Requisitos funcionais</w:t>
            </w:r>
            <w:r>
              <w:rPr>
                <w:noProof/>
                <w:webHidden/>
              </w:rPr>
              <w:tab/>
            </w:r>
            <w:r>
              <w:rPr>
                <w:noProof/>
                <w:webHidden/>
              </w:rPr>
              <w:fldChar w:fldCharType="begin"/>
            </w:r>
            <w:r>
              <w:rPr>
                <w:noProof/>
                <w:webHidden/>
              </w:rPr>
              <w:instrText xml:space="preserve"> PAGEREF _Toc241792038 \h </w:instrText>
            </w:r>
            <w:r>
              <w:rPr>
                <w:noProof/>
                <w:webHidden/>
              </w:rPr>
            </w:r>
            <w:r>
              <w:rPr>
                <w:noProof/>
                <w:webHidden/>
              </w:rPr>
              <w:fldChar w:fldCharType="separate"/>
            </w:r>
            <w:r>
              <w:rPr>
                <w:noProof/>
                <w:webHidden/>
              </w:rPr>
              <w:t>71</w:t>
            </w:r>
            <w:r>
              <w:rPr>
                <w:noProof/>
                <w:webHidden/>
              </w:rPr>
              <w:fldChar w:fldCharType="end"/>
            </w:r>
          </w:hyperlink>
        </w:p>
        <w:p w14:paraId="5B61C08D" w14:textId="0D57C075"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39" w:history="1">
            <w:r w:rsidRPr="00441B6C">
              <w:rPr>
                <w:rStyle w:val="Hyperlink"/>
                <w:noProof/>
                <w:lang w:val="pt-BR"/>
              </w:rPr>
              <w:t>4.4 Requisitos não funcionais e critérios de qualidade</w:t>
            </w:r>
            <w:r>
              <w:rPr>
                <w:noProof/>
                <w:webHidden/>
              </w:rPr>
              <w:tab/>
            </w:r>
            <w:r>
              <w:rPr>
                <w:noProof/>
                <w:webHidden/>
              </w:rPr>
              <w:fldChar w:fldCharType="begin"/>
            </w:r>
            <w:r>
              <w:rPr>
                <w:noProof/>
                <w:webHidden/>
              </w:rPr>
              <w:instrText xml:space="preserve"> PAGEREF _Toc241792039 \h </w:instrText>
            </w:r>
            <w:r>
              <w:rPr>
                <w:noProof/>
                <w:webHidden/>
              </w:rPr>
            </w:r>
            <w:r>
              <w:rPr>
                <w:noProof/>
                <w:webHidden/>
              </w:rPr>
              <w:fldChar w:fldCharType="separate"/>
            </w:r>
            <w:r>
              <w:rPr>
                <w:noProof/>
                <w:webHidden/>
              </w:rPr>
              <w:t>72</w:t>
            </w:r>
            <w:r>
              <w:rPr>
                <w:noProof/>
                <w:webHidden/>
              </w:rPr>
              <w:fldChar w:fldCharType="end"/>
            </w:r>
          </w:hyperlink>
        </w:p>
        <w:p w14:paraId="5024C361" w14:textId="742582E5"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40" w:history="1">
            <w:r w:rsidRPr="00441B6C">
              <w:rPr>
                <w:rStyle w:val="Hyperlink"/>
                <w:noProof/>
                <w:lang w:val="pt-BR"/>
              </w:rPr>
              <w:t>4.5 Diagrama de casos de uso</w:t>
            </w:r>
            <w:r>
              <w:rPr>
                <w:noProof/>
                <w:webHidden/>
              </w:rPr>
              <w:tab/>
            </w:r>
            <w:r>
              <w:rPr>
                <w:noProof/>
                <w:webHidden/>
              </w:rPr>
              <w:fldChar w:fldCharType="begin"/>
            </w:r>
            <w:r>
              <w:rPr>
                <w:noProof/>
                <w:webHidden/>
              </w:rPr>
              <w:instrText xml:space="preserve"> PAGEREF _Toc241792040 \h </w:instrText>
            </w:r>
            <w:r>
              <w:rPr>
                <w:noProof/>
                <w:webHidden/>
              </w:rPr>
            </w:r>
            <w:r>
              <w:rPr>
                <w:noProof/>
                <w:webHidden/>
              </w:rPr>
              <w:fldChar w:fldCharType="separate"/>
            </w:r>
            <w:r>
              <w:rPr>
                <w:noProof/>
                <w:webHidden/>
              </w:rPr>
              <w:t>73</w:t>
            </w:r>
            <w:r>
              <w:rPr>
                <w:noProof/>
                <w:webHidden/>
              </w:rPr>
              <w:fldChar w:fldCharType="end"/>
            </w:r>
          </w:hyperlink>
        </w:p>
        <w:p w14:paraId="2D683821" w14:textId="62C7E78A"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41" w:history="1">
            <w:r w:rsidRPr="00441B6C">
              <w:rPr>
                <w:rStyle w:val="Hyperlink"/>
                <w:noProof/>
                <w:lang w:val="pt-BR"/>
              </w:rPr>
              <w:t>4.6 Desenho da arquitetura do sistema</w:t>
            </w:r>
            <w:r>
              <w:rPr>
                <w:noProof/>
                <w:webHidden/>
              </w:rPr>
              <w:tab/>
            </w:r>
            <w:r>
              <w:rPr>
                <w:noProof/>
                <w:webHidden/>
              </w:rPr>
              <w:fldChar w:fldCharType="begin"/>
            </w:r>
            <w:r>
              <w:rPr>
                <w:noProof/>
                <w:webHidden/>
              </w:rPr>
              <w:instrText xml:space="preserve"> PAGEREF _Toc241792041 \h </w:instrText>
            </w:r>
            <w:r>
              <w:rPr>
                <w:noProof/>
                <w:webHidden/>
              </w:rPr>
            </w:r>
            <w:r>
              <w:rPr>
                <w:noProof/>
                <w:webHidden/>
              </w:rPr>
              <w:fldChar w:fldCharType="separate"/>
            </w:r>
            <w:r>
              <w:rPr>
                <w:noProof/>
                <w:webHidden/>
              </w:rPr>
              <w:t>74</w:t>
            </w:r>
            <w:r>
              <w:rPr>
                <w:noProof/>
                <w:webHidden/>
              </w:rPr>
              <w:fldChar w:fldCharType="end"/>
            </w:r>
          </w:hyperlink>
        </w:p>
        <w:p w14:paraId="123E264E" w14:textId="6F90191E"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42" w:history="1">
            <w:r w:rsidRPr="00441B6C">
              <w:rPr>
                <w:rStyle w:val="Hyperlink"/>
                <w:noProof/>
                <w:lang w:val="pt-BR"/>
              </w:rPr>
              <w:t>4.6.1 Implantação em nuvem</w:t>
            </w:r>
            <w:r>
              <w:rPr>
                <w:noProof/>
                <w:webHidden/>
              </w:rPr>
              <w:tab/>
            </w:r>
            <w:r>
              <w:rPr>
                <w:noProof/>
                <w:webHidden/>
              </w:rPr>
              <w:fldChar w:fldCharType="begin"/>
            </w:r>
            <w:r>
              <w:rPr>
                <w:noProof/>
                <w:webHidden/>
              </w:rPr>
              <w:instrText xml:space="preserve"> PAGEREF _Toc241792042 \h </w:instrText>
            </w:r>
            <w:r>
              <w:rPr>
                <w:noProof/>
                <w:webHidden/>
              </w:rPr>
            </w:r>
            <w:r>
              <w:rPr>
                <w:noProof/>
                <w:webHidden/>
              </w:rPr>
              <w:fldChar w:fldCharType="separate"/>
            </w:r>
            <w:r>
              <w:rPr>
                <w:noProof/>
                <w:webHidden/>
              </w:rPr>
              <w:t>77</w:t>
            </w:r>
            <w:r>
              <w:rPr>
                <w:noProof/>
                <w:webHidden/>
              </w:rPr>
              <w:fldChar w:fldCharType="end"/>
            </w:r>
          </w:hyperlink>
        </w:p>
        <w:p w14:paraId="7550296B" w14:textId="26411046"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43" w:history="1">
            <w:r w:rsidRPr="00441B6C">
              <w:rPr>
                <w:rStyle w:val="Hyperlink"/>
                <w:noProof/>
                <w:lang w:val="pt-BR"/>
              </w:rPr>
              <w:t>4.6.2 Contratos das interfaces</w:t>
            </w:r>
            <w:r>
              <w:rPr>
                <w:noProof/>
                <w:webHidden/>
              </w:rPr>
              <w:tab/>
            </w:r>
            <w:r>
              <w:rPr>
                <w:noProof/>
                <w:webHidden/>
              </w:rPr>
              <w:fldChar w:fldCharType="begin"/>
            </w:r>
            <w:r>
              <w:rPr>
                <w:noProof/>
                <w:webHidden/>
              </w:rPr>
              <w:instrText xml:space="preserve"> PAGEREF _Toc241792043 \h </w:instrText>
            </w:r>
            <w:r>
              <w:rPr>
                <w:noProof/>
                <w:webHidden/>
              </w:rPr>
            </w:r>
            <w:r>
              <w:rPr>
                <w:noProof/>
                <w:webHidden/>
              </w:rPr>
              <w:fldChar w:fldCharType="separate"/>
            </w:r>
            <w:r>
              <w:rPr>
                <w:noProof/>
                <w:webHidden/>
              </w:rPr>
              <w:t>79</w:t>
            </w:r>
            <w:r>
              <w:rPr>
                <w:noProof/>
                <w:webHidden/>
              </w:rPr>
              <w:fldChar w:fldCharType="end"/>
            </w:r>
          </w:hyperlink>
        </w:p>
        <w:p w14:paraId="1F51D8B9" w14:textId="666DACC5"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44" w:history="1">
            <w:r w:rsidRPr="00441B6C">
              <w:rPr>
                <w:rStyle w:val="Hyperlink"/>
                <w:noProof/>
                <w:lang w:val="pt-BR"/>
              </w:rPr>
              <w:t>4.6.3 Percurso de uma decisão</w:t>
            </w:r>
            <w:r>
              <w:rPr>
                <w:noProof/>
                <w:webHidden/>
              </w:rPr>
              <w:tab/>
            </w:r>
            <w:r>
              <w:rPr>
                <w:noProof/>
                <w:webHidden/>
              </w:rPr>
              <w:fldChar w:fldCharType="begin"/>
            </w:r>
            <w:r>
              <w:rPr>
                <w:noProof/>
                <w:webHidden/>
              </w:rPr>
              <w:instrText xml:space="preserve"> PAGEREF _Toc241792044 \h </w:instrText>
            </w:r>
            <w:r>
              <w:rPr>
                <w:noProof/>
                <w:webHidden/>
              </w:rPr>
            </w:r>
            <w:r>
              <w:rPr>
                <w:noProof/>
                <w:webHidden/>
              </w:rPr>
              <w:fldChar w:fldCharType="separate"/>
            </w:r>
            <w:r>
              <w:rPr>
                <w:noProof/>
                <w:webHidden/>
              </w:rPr>
              <w:t>81</w:t>
            </w:r>
            <w:r>
              <w:rPr>
                <w:noProof/>
                <w:webHidden/>
              </w:rPr>
              <w:fldChar w:fldCharType="end"/>
            </w:r>
          </w:hyperlink>
        </w:p>
        <w:p w14:paraId="21F3E596" w14:textId="7DC6BE86"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45" w:history="1">
            <w:r w:rsidRPr="00441B6C">
              <w:rPr>
                <w:rStyle w:val="Hyperlink"/>
                <w:noProof/>
                <w:lang w:val="pt-BR"/>
              </w:rPr>
              <w:t>4.7 Banco de dados</w:t>
            </w:r>
            <w:r>
              <w:rPr>
                <w:noProof/>
                <w:webHidden/>
              </w:rPr>
              <w:tab/>
            </w:r>
            <w:r>
              <w:rPr>
                <w:noProof/>
                <w:webHidden/>
              </w:rPr>
              <w:fldChar w:fldCharType="begin"/>
            </w:r>
            <w:r>
              <w:rPr>
                <w:noProof/>
                <w:webHidden/>
              </w:rPr>
              <w:instrText xml:space="preserve"> PAGEREF _Toc241792045 \h </w:instrText>
            </w:r>
            <w:r>
              <w:rPr>
                <w:noProof/>
                <w:webHidden/>
              </w:rPr>
            </w:r>
            <w:r>
              <w:rPr>
                <w:noProof/>
                <w:webHidden/>
              </w:rPr>
              <w:fldChar w:fldCharType="separate"/>
            </w:r>
            <w:r>
              <w:rPr>
                <w:noProof/>
                <w:webHidden/>
              </w:rPr>
              <w:t>84</w:t>
            </w:r>
            <w:r>
              <w:rPr>
                <w:noProof/>
                <w:webHidden/>
              </w:rPr>
              <w:fldChar w:fldCharType="end"/>
            </w:r>
          </w:hyperlink>
        </w:p>
        <w:p w14:paraId="24BB5DB2" w14:textId="1D25BA4C"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46" w:history="1">
            <w:r w:rsidRPr="00441B6C">
              <w:rPr>
                <w:rStyle w:val="Hyperlink"/>
                <w:noProof/>
                <w:lang w:val="pt-BR"/>
              </w:rPr>
              <w:t>4.7.1 Modelo conceitual e justificativa da escolha</w:t>
            </w:r>
            <w:r>
              <w:rPr>
                <w:noProof/>
                <w:webHidden/>
              </w:rPr>
              <w:tab/>
            </w:r>
            <w:r>
              <w:rPr>
                <w:noProof/>
                <w:webHidden/>
              </w:rPr>
              <w:fldChar w:fldCharType="begin"/>
            </w:r>
            <w:r>
              <w:rPr>
                <w:noProof/>
                <w:webHidden/>
              </w:rPr>
              <w:instrText xml:space="preserve"> PAGEREF _Toc241792046 \h </w:instrText>
            </w:r>
            <w:r>
              <w:rPr>
                <w:noProof/>
                <w:webHidden/>
              </w:rPr>
            </w:r>
            <w:r>
              <w:rPr>
                <w:noProof/>
                <w:webHidden/>
              </w:rPr>
              <w:fldChar w:fldCharType="separate"/>
            </w:r>
            <w:r>
              <w:rPr>
                <w:noProof/>
                <w:webHidden/>
              </w:rPr>
              <w:t>84</w:t>
            </w:r>
            <w:r>
              <w:rPr>
                <w:noProof/>
                <w:webHidden/>
              </w:rPr>
              <w:fldChar w:fldCharType="end"/>
            </w:r>
          </w:hyperlink>
        </w:p>
        <w:p w14:paraId="430643F7" w14:textId="093FA1C3"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47" w:history="1">
            <w:r w:rsidRPr="00441B6C">
              <w:rPr>
                <w:rStyle w:val="Hyperlink"/>
                <w:noProof/>
                <w:lang w:val="pt-BR"/>
              </w:rPr>
              <w:t>4.7.2 Modelo lógico: diagrama entidade-relacionamento</w:t>
            </w:r>
            <w:r>
              <w:rPr>
                <w:noProof/>
                <w:webHidden/>
              </w:rPr>
              <w:tab/>
            </w:r>
            <w:r>
              <w:rPr>
                <w:noProof/>
                <w:webHidden/>
              </w:rPr>
              <w:fldChar w:fldCharType="begin"/>
            </w:r>
            <w:r>
              <w:rPr>
                <w:noProof/>
                <w:webHidden/>
              </w:rPr>
              <w:instrText xml:space="preserve"> PAGEREF _Toc241792047 \h </w:instrText>
            </w:r>
            <w:r>
              <w:rPr>
                <w:noProof/>
                <w:webHidden/>
              </w:rPr>
            </w:r>
            <w:r>
              <w:rPr>
                <w:noProof/>
                <w:webHidden/>
              </w:rPr>
              <w:fldChar w:fldCharType="separate"/>
            </w:r>
            <w:r>
              <w:rPr>
                <w:noProof/>
                <w:webHidden/>
              </w:rPr>
              <w:t>87</w:t>
            </w:r>
            <w:r>
              <w:rPr>
                <w:noProof/>
                <w:webHidden/>
              </w:rPr>
              <w:fldChar w:fldCharType="end"/>
            </w:r>
          </w:hyperlink>
        </w:p>
        <w:p w14:paraId="626A2D73" w14:textId="0F89EA74"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48" w:history="1">
            <w:r w:rsidRPr="00441B6C">
              <w:rPr>
                <w:rStyle w:val="Hyperlink"/>
                <w:noProof/>
                <w:lang w:val="pt-BR"/>
              </w:rPr>
              <w:t>4.7.3 Modelo físico: tabelas, domínios e restrições</w:t>
            </w:r>
            <w:r>
              <w:rPr>
                <w:noProof/>
                <w:webHidden/>
              </w:rPr>
              <w:tab/>
            </w:r>
            <w:r>
              <w:rPr>
                <w:noProof/>
                <w:webHidden/>
              </w:rPr>
              <w:fldChar w:fldCharType="begin"/>
            </w:r>
            <w:r>
              <w:rPr>
                <w:noProof/>
                <w:webHidden/>
              </w:rPr>
              <w:instrText xml:space="preserve"> PAGEREF _Toc241792048 \h </w:instrText>
            </w:r>
            <w:r>
              <w:rPr>
                <w:noProof/>
                <w:webHidden/>
              </w:rPr>
            </w:r>
            <w:r>
              <w:rPr>
                <w:noProof/>
                <w:webHidden/>
              </w:rPr>
              <w:fldChar w:fldCharType="separate"/>
            </w:r>
            <w:r>
              <w:rPr>
                <w:noProof/>
                <w:webHidden/>
              </w:rPr>
              <w:t>88</w:t>
            </w:r>
            <w:r>
              <w:rPr>
                <w:noProof/>
                <w:webHidden/>
              </w:rPr>
              <w:fldChar w:fldCharType="end"/>
            </w:r>
          </w:hyperlink>
        </w:p>
        <w:p w14:paraId="1E5E8300" w14:textId="072C7AB8"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49" w:history="1">
            <w:r w:rsidRPr="00441B6C">
              <w:rPr>
                <w:rStyle w:val="Hyperlink"/>
                <w:noProof/>
                <w:lang w:val="pt-BR"/>
              </w:rPr>
              <w:t>4.8 Especificação dos casos de teste</w:t>
            </w:r>
            <w:r>
              <w:rPr>
                <w:noProof/>
                <w:webHidden/>
              </w:rPr>
              <w:tab/>
            </w:r>
            <w:r>
              <w:rPr>
                <w:noProof/>
                <w:webHidden/>
              </w:rPr>
              <w:fldChar w:fldCharType="begin"/>
            </w:r>
            <w:r>
              <w:rPr>
                <w:noProof/>
                <w:webHidden/>
              </w:rPr>
              <w:instrText xml:space="preserve"> PAGEREF _Toc241792049 \h </w:instrText>
            </w:r>
            <w:r>
              <w:rPr>
                <w:noProof/>
                <w:webHidden/>
              </w:rPr>
            </w:r>
            <w:r>
              <w:rPr>
                <w:noProof/>
                <w:webHidden/>
              </w:rPr>
              <w:fldChar w:fldCharType="separate"/>
            </w:r>
            <w:r>
              <w:rPr>
                <w:noProof/>
                <w:webHidden/>
              </w:rPr>
              <w:t>90</w:t>
            </w:r>
            <w:r>
              <w:rPr>
                <w:noProof/>
                <w:webHidden/>
              </w:rPr>
              <w:fldChar w:fldCharType="end"/>
            </w:r>
          </w:hyperlink>
        </w:p>
        <w:p w14:paraId="2AD451E5" w14:textId="742190AB"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50" w:history="1">
            <w:r w:rsidRPr="00441B6C">
              <w:rPr>
                <w:rStyle w:val="Hyperlink"/>
                <w:noProof/>
                <w:lang w:val="pt-BR"/>
              </w:rPr>
              <w:t>4.9 Cronograma de atividades</w:t>
            </w:r>
            <w:r>
              <w:rPr>
                <w:noProof/>
                <w:webHidden/>
              </w:rPr>
              <w:tab/>
            </w:r>
            <w:r>
              <w:rPr>
                <w:noProof/>
                <w:webHidden/>
              </w:rPr>
              <w:fldChar w:fldCharType="begin"/>
            </w:r>
            <w:r>
              <w:rPr>
                <w:noProof/>
                <w:webHidden/>
              </w:rPr>
              <w:instrText xml:space="preserve"> PAGEREF _Toc241792050 \h </w:instrText>
            </w:r>
            <w:r>
              <w:rPr>
                <w:noProof/>
                <w:webHidden/>
              </w:rPr>
            </w:r>
            <w:r>
              <w:rPr>
                <w:noProof/>
                <w:webHidden/>
              </w:rPr>
              <w:fldChar w:fldCharType="separate"/>
            </w:r>
            <w:r>
              <w:rPr>
                <w:noProof/>
                <w:webHidden/>
              </w:rPr>
              <w:t>93</w:t>
            </w:r>
            <w:r>
              <w:rPr>
                <w:noProof/>
                <w:webHidden/>
              </w:rPr>
              <w:fldChar w:fldCharType="end"/>
            </w:r>
          </w:hyperlink>
        </w:p>
        <w:p w14:paraId="2E568F31" w14:textId="1A128BE6"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51" w:history="1">
            <w:r w:rsidRPr="00441B6C">
              <w:rPr>
                <w:rStyle w:val="Hyperlink"/>
                <w:noProof/>
                <w:lang w:val="pt-BR"/>
              </w:rPr>
              <w:t>4.10 Resultado da execução dos casos de teste</w:t>
            </w:r>
            <w:r>
              <w:rPr>
                <w:noProof/>
                <w:webHidden/>
              </w:rPr>
              <w:tab/>
            </w:r>
            <w:r>
              <w:rPr>
                <w:noProof/>
                <w:webHidden/>
              </w:rPr>
              <w:fldChar w:fldCharType="begin"/>
            </w:r>
            <w:r>
              <w:rPr>
                <w:noProof/>
                <w:webHidden/>
              </w:rPr>
              <w:instrText xml:space="preserve"> PAGEREF _Toc241792051 \h </w:instrText>
            </w:r>
            <w:r>
              <w:rPr>
                <w:noProof/>
                <w:webHidden/>
              </w:rPr>
            </w:r>
            <w:r>
              <w:rPr>
                <w:noProof/>
                <w:webHidden/>
              </w:rPr>
              <w:fldChar w:fldCharType="separate"/>
            </w:r>
            <w:r>
              <w:rPr>
                <w:noProof/>
                <w:webHidden/>
              </w:rPr>
              <w:t>93</w:t>
            </w:r>
            <w:r>
              <w:rPr>
                <w:noProof/>
                <w:webHidden/>
              </w:rPr>
              <w:fldChar w:fldCharType="end"/>
            </w:r>
          </w:hyperlink>
        </w:p>
        <w:p w14:paraId="49C00BD7" w14:textId="5B7E5288" w:rsidR="00D76925" w:rsidRDefault="00D76925">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92052" w:history="1">
            <w:r w:rsidRPr="00441B6C">
              <w:rPr>
                <w:rStyle w:val="Hyperlink"/>
                <w:noProof/>
                <w:lang w:val="pt-BR"/>
              </w:rPr>
              <w:t>5 RESULTADOS</w:t>
            </w:r>
            <w:r>
              <w:rPr>
                <w:noProof/>
                <w:webHidden/>
              </w:rPr>
              <w:tab/>
            </w:r>
            <w:r>
              <w:rPr>
                <w:noProof/>
                <w:webHidden/>
              </w:rPr>
              <w:fldChar w:fldCharType="begin"/>
            </w:r>
            <w:r>
              <w:rPr>
                <w:noProof/>
                <w:webHidden/>
              </w:rPr>
              <w:instrText xml:space="preserve"> PAGEREF _Toc241792052 \h </w:instrText>
            </w:r>
            <w:r>
              <w:rPr>
                <w:noProof/>
                <w:webHidden/>
              </w:rPr>
            </w:r>
            <w:r>
              <w:rPr>
                <w:noProof/>
                <w:webHidden/>
              </w:rPr>
              <w:fldChar w:fldCharType="separate"/>
            </w:r>
            <w:r>
              <w:rPr>
                <w:noProof/>
                <w:webHidden/>
              </w:rPr>
              <w:t>94</w:t>
            </w:r>
            <w:r>
              <w:rPr>
                <w:noProof/>
                <w:webHidden/>
              </w:rPr>
              <w:fldChar w:fldCharType="end"/>
            </w:r>
          </w:hyperlink>
        </w:p>
        <w:p w14:paraId="6793040E" w14:textId="2D945D30"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53" w:history="1">
            <w:r w:rsidRPr="00441B6C">
              <w:rPr>
                <w:rStyle w:val="Hyperlink"/>
                <w:noProof/>
                <w:lang w:val="pt-BR"/>
              </w:rPr>
              <w:t>5.1 Camada de previsão</w:t>
            </w:r>
            <w:r>
              <w:rPr>
                <w:noProof/>
                <w:webHidden/>
              </w:rPr>
              <w:tab/>
            </w:r>
            <w:r>
              <w:rPr>
                <w:noProof/>
                <w:webHidden/>
              </w:rPr>
              <w:fldChar w:fldCharType="begin"/>
            </w:r>
            <w:r>
              <w:rPr>
                <w:noProof/>
                <w:webHidden/>
              </w:rPr>
              <w:instrText xml:space="preserve"> PAGEREF _Toc241792053 \h </w:instrText>
            </w:r>
            <w:r>
              <w:rPr>
                <w:noProof/>
                <w:webHidden/>
              </w:rPr>
            </w:r>
            <w:r>
              <w:rPr>
                <w:noProof/>
                <w:webHidden/>
              </w:rPr>
              <w:fldChar w:fldCharType="separate"/>
            </w:r>
            <w:r>
              <w:rPr>
                <w:noProof/>
                <w:webHidden/>
              </w:rPr>
              <w:t>94</w:t>
            </w:r>
            <w:r>
              <w:rPr>
                <w:noProof/>
                <w:webHidden/>
              </w:rPr>
              <w:fldChar w:fldCharType="end"/>
            </w:r>
          </w:hyperlink>
        </w:p>
        <w:p w14:paraId="0E0F7BD5" w14:textId="1CBAC0E9"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54" w:history="1">
            <w:r w:rsidRPr="00441B6C">
              <w:rPr>
                <w:rStyle w:val="Hyperlink"/>
                <w:noProof/>
                <w:lang w:val="pt-BR"/>
              </w:rPr>
              <w:t>5.2 Invariante de segurança</w:t>
            </w:r>
            <w:r>
              <w:rPr>
                <w:noProof/>
                <w:webHidden/>
              </w:rPr>
              <w:tab/>
            </w:r>
            <w:r>
              <w:rPr>
                <w:noProof/>
                <w:webHidden/>
              </w:rPr>
              <w:fldChar w:fldCharType="begin"/>
            </w:r>
            <w:r>
              <w:rPr>
                <w:noProof/>
                <w:webHidden/>
              </w:rPr>
              <w:instrText xml:space="preserve"> PAGEREF _Toc241792054 \h </w:instrText>
            </w:r>
            <w:r>
              <w:rPr>
                <w:noProof/>
                <w:webHidden/>
              </w:rPr>
            </w:r>
            <w:r>
              <w:rPr>
                <w:noProof/>
                <w:webHidden/>
              </w:rPr>
              <w:fldChar w:fldCharType="separate"/>
            </w:r>
            <w:r>
              <w:rPr>
                <w:noProof/>
                <w:webHidden/>
              </w:rPr>
              <w:t>94</w:t>
            </w:r>
            <w:r>
              <w:rPr>
                <w:noProof/>
                <w:webHidden/>
              </w:rPr>
              <w:fldChar w:fldCharType="end"/>
            </w:r>
          </w:hyperlink>
        </w:p>
        <w:p w14:paraId="030E5FB1" w14:textId="3F854B25"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55" w:history="1">
            <w:r w:rsidRPr="00441B6C">
              <w:rPr>
                <w:rStyle w:val="Hyperlink"/>
                <w:noProof/>
                <w:lang w:val="pt-BR"/>
              </w:rPr>
              <w:t>5.3 Latência do percurso e funções de diagnóstico</w:t>
            </w:r>
            <w:r>
              <w:rPr>
                <w:noProof/>
                <w:webHidden/>
              </w:rPr>
              <w:tab/>
            </w:r>
            <w:r>
              <w:rPr>
                <w:noProof/>
                <w:webHidden/>
              </w:rPr>
              <w:fldChar w:fldCharType="begin"/>
            </w:r>
            <w:r>
              <w:rPr>
                <w:noProof/>
                <w:webHidden/>
              </w:rPr>
              <w:instrText xml:space="preserve"> PAGEREF _Toc241792055 \h </w:instrText>
            </w:r>
            <w:r>
              <w:rPr>
                <w:noProof/>
                <w:webHidden/>
              </w:rPr>
            </w:r>
            <w:r>
              <w:rPr>
                <w:noProof/>
                <w:webHidden/>
              </w:rPr>
              <w:fldChar w:fldCharType="separate"/>
            </w:r>
            <w:r>
              <w:rPr>
                <w:noProof/>
                <w:webHidden/>
              </w:rPr>
              <w:t>95</w:t>
            </w:r>
            <w:r>
              <w:rPr>
                <w:noProof/>
                <w:webHidden/>
              </w:rPr>
              <w:fldChar w:fldCharType="end"/>
            </w:r>
          </w:hyperlink>
        </w:p>
        <w:p w14:paraId="5979BD73" w14:textId="66ABE845"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56" w:history="1">
            <w:r w:rsidRPr="00441B6C">
              <w:rPr>
                <w:rStyle w:val="Hyperlink"/>
                <w:noProof/>
                <w:lang w:val="pt-BR"/>
              </w:rPr>
              <w:t>5.4 Concordância com o envelope esperado e especificação da interface</w:t>
            </w:r>
            <w:r>
              <w:rPr>
                <w:noProof/>
                <w:webHidden/>
              </w:rPr>
              <w:tab/>
            </w:r>
            <w:r>
              <w:rPr>
                <w:noProof/>
                <w:webHidden/>
              </w:rPr>
              <w:fldChar w:fldCharType="begin"/>
            </w:r>
            <w:r>
              <w:rPr>
                <w:noProof/>
                <w:webHidden/>
              </w:rPr>
              <w:instrText xml:space="preserve"> PAGEREF _Toc241792056 \h </w:instrText>
            </w:r>
            <w:r>
              <w:rPr>
                <w:noProof/>
                <w:webHidden/>
              </w:rPr>
            </w:r>
            <w:r>
              <w:rPr>
                <w:noProof/>
                <w:webHidden/>
              </w:rPr>
              <w:fldChar w:fldCharType="separate"/>
            </w:r>
            <w:r>
              <w:rPr>
                <w:noProof/>
                <w:webHidden/>
              </w:rPr>
              <w:t>95</w:t>
            </w:r>
            <w:r>
              <w:rPr>
                <w:noProof/>
                <w:webHidden/>
              </w:rPr>
              <w:fldChar w:fldCharType="end"/>
            </w:r>
          </w:hyperlink>
        </w:p>
        <w:p w14:paraId="2E65CECE" w14:textId="04AC5A8F"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57" w:history="1">
            <w:r w:rsidRPr="00441B6C">
              <w:rPr>
                <w:rStyle w:val="Hyperlink"/>
                <w:noProof/>
                <w:lang w:val="pt-BR"/>
              </w:rPr>
              <w:t>5.5 Estimativa de consumo de energia</w:t>
            </w:r>
            <w:r>
              <w:rPr>
                <w:noProof/>
                <w:webHidden/>
              </w:rPr>
              <w:tab/>
            </w:r>
            <w:r>
              <w:rPr>
                <w:noProof/>
                <w:webHidden/>
              </w:rPr>
              <w:fldChar w:fldCharType="begin"/>
            </w:r>
            <w:r>
              <w:rPr>
                <w:noProof/>
                <w:webHidden/>
              </w:rPr>
              <w:instrText xml:space="preserve"> PAGEREF _Toc241792057 \h </w:instrText>
            </w:r>
            <w:r>
              <w:rPr>
                <w:noProof/>
                <w:webHidden/>
              </w:rPr>
            </w:r>
            <w:r>
              <w:rPr>
                <w:noProof/>
                <w:webHidden/>
              </w:rPr>
              <w:fldChar w:fldCharType="separate"/>
            </w:r>
            <w:r>
              <w:rPr>
                <w:noProof/>
                <w:webHidden/>
              </w:rPr>
              <w:t>97</w:t>
            </w:r>
            <w:r>
              <w:rPr>
                <w:noProof/>
                <w:webHidden/>
              </w:rPr>
              <w:fldChar w:fldCharType="end"/>
            </w:r>
          </w:hyperlink>
        </w:p>
        <w:p w14:paraId="12BB8024" w14:textId="1675D68D"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58" w:history="1">
            <w:r w:rsidRPr="00441B6C">
              <w:rPr>
                <w:rStyle w:val="Hyperlink"/>
                <w:noProof/>
                <w:lang w:val="pt-BR"/>
              </w:rPr>
              <w:t>5.6 Avaliação dos componentes de inteligência artificial</w:t>
            </w:r>
            <w:r>
              <w:rPr>
                <w:noProof/>
                <w:webHidden/>
              </w:rPr>
              <w:tab/>
            </w:r>
            <w:r>
              <w:rPr>
                <w:noProof/>
                <w:webHidden/>
              </w:rPr>
              <w:fldChar w:fldCharType="begin"/>
            </w:r>
            <w:r>
              <w:rPr>
                <w:noProof/>
                <w:webHidden/>
              </w:rPr>
              <w:instrText xml:space="preserve"> PAGEREF _Toc241792058 \h </w:instrText>
            </w:r>
            <w:r>
              <w:rPr>
                <w:noProof/>
                <w:webHidden/>
              </w:rPr>
            </w:r>
            <w:r>
              <w:rPr>
                <w:noProof/>
                <w:webHidden/>
              </w:rPr>
              <w:fldChar w:fldCharType="separate"/>
            </w:r>
            <w:r>
              <w:rPr>
                <w:noProof/>
                <w:webHidden/>
              </w:rPr>
              <w:t>98</w:t>
            </w:r>
            <w:r>
              <w:rPr>
                <w:noProof/>
                <w:webHidden/>
              </w:rPr>
              <w:fldChar w:fldCharType="end"/>
            </w:r>
          </w:hyperlink>
        </w:p>
        <w:p w14:paraId="3E2FAD9C" w14:textId="46A377C0" w:rsidR="00D76925" w:rsidRDefault="00D76925">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92059" w:history="1">
            <w:r w:rsidRPr="00441B6C">
              <w:rPr>
                <w:rStyle w:val="Hyperlink"/>
                <w:noProof/>
                <w:lang w:val="pt-BR"/>
              </w:rPr>
              <w:t>6 ANÁLISE DOS RESULTADOS</w:t>
            </w:r>
            <w:r>
              <w:rPr>
                <w:noProof/>
                <w:webHidden/>
              </w:rPr>
              <w:tab/>
            </w:r>
            <w:r>
              <w:rPr>
                <w:noProof/>
                <w:webHidden/>
              </w:rPr>
              <w:fldChar w:fldCharType="begin"/>
            </w:r>
            <w:r>
              <w:rPr>
                <w:noProof/>
                <w:webHidden/>
              </w:rPr>
              <w:instrText xml:space="preserve"> PAGEREF _Toc241792059 \h </w:instrText>
            </w:r>
            <w:r>
              <w:rPr>
                <w:noProof/>
                <w:webHidden/>
              </w:rPr>
            </w:r>
            <w:r>
              <w:rPr>
                <w:noProof/>
                <w:webHidden/>
              </w:rPr>
              <w:fldChar w:fldCharType="separate"/>
            </w:r>
            <w:r>
              <w:rPr>
                <w:noProof/>
                <w:webHidden/>
              </w:rPr>
              <w:t>101</w:t>
            </w:r>
            <w:r>
              <w:rPr>
                <w:noProof/>
                <w:webHidden/>
              </w:rPr>
              <w:fldChar w:fldCharType="end"/>
            </w:r>
          </w:hyperlink>
        </w:p>
        <w:p w14:paraId="46240CEB" w14:textId="17FB02E8"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60" w:history="1">
            <w:r w:rsidRPr="00441B6C">
              <w:rPr>
                <w:rStyle w:val="Hyperlink"/>
                <w:noProof/>
                <w:lang w:val="pt-BR"/>
              </w:rPr>
              <w:t>6.1 Avaliação das hipóteses</w:t>
            </w:r>
            <w:r>
              <w:rPr>
                <w:noProof/>
                <w:webHidden/>
              </w:rPr>
              <w:tab/>
            </w:r>
            <w:r>
              <w:rPr>
                <w:noProof/>
                <w:webHidden/>
              </w:rPr>
              <w:fldChar w:fldCharType="begin"/>
            </w:r>
            <w:r>
              <w:rPr>
                <w:noProof/>
                <w:webHidden/>
              </w:rPr>
              <w:instrText xml:space="preserve"> PAGEREF _Toc241792060 \h </w:instrText>
            </w:r>
            <w:r>
              <w:rPr>
                <w:noProof/>
                <w:webHidden/>
              </w:rPr>
            </w:r>
            <w:r>
              <w:rPr>
                <w:noProof/>
                <w:webHidden/>
              </w:rPr>
              <w:fldChar w:fldCharType="separate"/>
            </w:r>
            <w:r>
              <w:rPr>
                <w:noProof/>
                <w:webHidden/>
              </w:rPr>
              <w:t>101</w:t>
            </w:r>
            <w:r>
              <w:rPr>
                <w:noProof/>
                <w:webHidden/>
              </w:rPr>
              <w:fldChar w:fldCharType="end"/>
            </w:r>
          </w:hyperlink>
        </w:p>
        <w:p w14:paraId="701065A4" w14:textId="29F6ED45"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61" w:history="1">
            <w:r w:rsidRPr="00441B6C">
              <w:rPr>
                <w:rStyle w:val="Hyperlink"/>
                <w:noProof/>
                <w:lang w:val="pt-BR"/>
              </w:rPr>
              <w:t>6.2 Discussão dos resultados e comparação com a literatura</w:t>
            </w:r>
            <w:r>
              <w:rPr>
                <w:noProof/>
                <w:webHidden/>
              </w:rPr>
              <w:tab/>
            </w:r>
            <w:r>
              <w:rPr>
                <w:noProof/>
                <w:webHidden/>
              </w:rPr>
              <w:fldChar w:fldCharType="begin"/>
            </w:r>
            <w:r>
              <w:rPr>
                <w:noProof/>
                <w:webHidden/>
              </w:rPr>
              <w:instrText xml:space="preserve"> PAGEREF _Toc241792061 \h </w:instrText>
            </w:r>
            <w:r>
              <w:rPr>
                <w:noProof/>
                <w:webHidden/>
              </w:rPr>
            </w:r>
            <w:r>
              <w:rPr>
                <w:noProof/>
                <w:webHidden/>
              </w:rPr>
              <w:fldChar w:fldCharType="separate"/>
            </w:r>
            <w:r>
              <w:rPr>
                <w:noProof/>
                <w:webHidden/>
              </w:rPr>
              <w:t>101</w:t>
            </w:r>
            <w:r>
              <w:rPr>
                <w:noProof/>
                <w:webHidden/>
              </w:rPr>
              <w:fldChar w:fldCharType="end"/>
            </w:r>
          </w:hyperlink>
        </w:p>
        <w:p w14:paraId="40182F5A" w14:textId="753C2A78"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62" w:history="1">
            <w:r w:rsidRPr="00441B6C">
              <w:rPr>
                <w:rStyle w:val="Hyperlink"/>
                <w:noProof/>
                <w:lang w:val="pt-BR"/>
              </w:rPr>
              <w:t>6.3 Exatidão, confiabilidade e limitações</w:t>
            </w:r>
            <w:r>
              <w:rPr>
                <w:noProof/>
                <w:webHidden/>
              </w:rPr>
              <w:tab/>
            </w:r>
            <w:r>
              <w:rPr>
                <w:noProof/>
                <w:webHidden/>
              </w:rPr>
              <w:fldChar w:fldCharType="begin"/>
            </w:r>
            <w:r>
              <w:rPr>
                <w:noProof/>
                <w:webHidden/>
              </w:rPr>
              <w:instrText xml:space="preserve"> PAGEREF _Toc241792062 \h </w:instrText>
            </w:r>
            <w:r>
              <w:rPr>
                <w:noProof/>
                <w:webHidden/>
              </w:rPr>
            </w:r>
            <w:r>
              <w:rPr>
                <w:noProof/>
                <w:webHidden/>
              </w:rPr>
              <w:fldChar w:fldCharType="separate"/>
            </w:r>
            <w:r>
              <w:rPr>
                <w:noProof/>
                <w:webHidden/>
              </w:rPr>
              <w:t>101</w:t>
            </w:r>
            <w:r>
              <w:rPr>
                <w:noProof/>
                <w:webHidden/>
              </w:rPr>
              <w:fldChar w:fldCharType="end"/>
            </w:r>
          </w:hyperlink>
        </w:p>
        <w:p w14:paraId="7ADD6363" w14:textId="5B3B6069"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63" w:history="1">
            <w:r w:rsidRPr="00441B6C">
              <w:rPr>
                <w:rStyle w:val="Hyperlink"/>
                <w:noProof/>
                <w:lang w:val="pt-BR"/>
              </w:rPr>
              <w:t>6.4 Implicações dos resultados</w:t>
            </w:r>
            <w:r>
              <w:rPr>
                <w:noProof/>
                <w:webHidden/>
              </w:rPr>
              <w:tab/>
            </w:r>
            <w:r>
              <w:rPr>
                <w:noProof/>
                <w:webHidden/>
              </w:rPr>
              <w:fldChar w:fldCharType="begin"/>
            </w:r>
            <w:r>
              <w:rPr>
                <w:noProof/>
                <w:webHidden/>
              </w:rPr>
              <w:instrText xml:space="preserve"> PAGEREF _Toc241792063 \h </w:instrText>
            </w:r>
            <w:r>
              <w:rPr>
                <w:noProof/>
                <w:webHidden/>
              </w:rPr>
            </w:r>
            <w:r>
              <w:rPr>
                <w:noProof/>
                <w:webHidden/>
              </w:rPr>
              <w:fldChar w:fldCharType="separate"/>
            </w:r>
            <w:r>
              <w:rPr>
                <w:noProof/>
                <w:webHidden/>
              </w:rPr>
              <w:t>107</w:t>
            </w:r>
            <w:r>
              <w:rPr>
                <w:noProof/>
                <w:webHidden/>
              </w:rPr>
              <w:fldChar w:fldCharType="end"/>
            </w:r>
          </w:hyperlink>
        </w:p>
        <w:p w14:paraId="1A3AC90C" w14:textId="4ECE8111" w:rsidR="00D76925" w:rsidRDefault="00D76925">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92064" w:history="1">
            <w:r w:rsidRPr="00441B6C">
              <w:rPr>
                <w:rStyle w:val="Hyperlink"/>
                <w:noProof/>
                <w:lang w:val="pt-BR"/>
              </w:rPr>
              <w:t>7 CONCLUSÕES</w:t>
            </w:r>
            <w:r>
              <w:rPr>
                <w:noProof/>
                <w:webHidden/>
              </w:rPr>
              <w:tab/>
            </w:r>
            <w:r>
              <w:rPr>
                <w:noProof/>
                <w:webHidden/>
              </w:rPr>
              <w:fldChar w:fldCharType="begin"/>
            </w:r>
            <w:r>
              <w:rPr>
                <w:noProof/>
                <w:webHidden/>
              </w:rPr>
              <w:instrText xml:space="preserve"> PAGEREF _Toc241792064 \h </w:instrText>
            </w:r>
            <w:r>
              <w:rPr>
                <w:noProof/>
                <w:webHidden/>
              </w:rPr>
            </w:r>
            <w:r>
              <w:rPr>
                <w:noProof/>
                <w:webHidden/>
              </w:rPr>
              <w:fldChar w:fldCharType="separate"/>
            </w:r>
            <w:r>
              <w:rPr>
                <w:noProof/>
                <w:webHidden/>
              </w:rPr>
              <w:t>108</w:t>
            </w:r>
            <w:r>
              <w:rPr>
                <w:noProof/>
                <w:webHidden/>
              </w:rPr>
              <w:fldChar w:fldCharType="end"/>
            </w:r>
          </w:hyperlink>
        </w:p>
        <w:p w14:paraId="5C3FA368" w14:textId="4C3B2CDC"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65" w:history="1">
            <w:r w:rsidRPr="00441B6C">
              <w:rPr>
                <w:rStyle w:val="Hyperlink"/>
                <w:noProof/>
                <w:lang w:val="pt-BR"/>
              </w:rPr>
              <w:t>7.1 Recomendações</w:t>
            </w:r>
            <w:r>
              <w:rPr>
                <w:noProof/>
                <w:webHidden/>
              </w:rPr>
              <w:tab/>
            </w:r>
            <w:r>
              <w:rPr>
                <w:noProof/>
                <w:webHidden/>
              </w:rPr>
              <w:fldChar w:fldCharType="begin"/>
            </w:r>
            <w:r>
              <w:rPr>
                <w:noProof/>
                <w:webHidden/>
              </w:rPr>
              <w:instrText xml:space="preserve"> PAGEREF _Toc241792065 \h </w:instrText>
            </w:r>
            <w:r>
              <w:rPr>
                <w:noProof/>
                <w:webHidden/>
              </w:rPr>
            </w:r>
            <w:r>
              <w:rPr>
                <w:noProof/>
                <w:webHidden/>
              </w:rPr>
              <w:fldChar w:fldCharType="separate"/>
            </w:r>
            <w:r>
              <w:rPr>
                <w:noProof/>
                <w:webHidden/>
              </w:rPr>
              <w:t>108</w:t>
            </w:r>
            <w:r>
              <w:rPr>
                <w:noProof/>
                <w:webHidden/>
              </w:rPr>
              <w:fldChar w:fldCharType="end"/>
            </w:r>
          </w:hyperlink>
        </w:p>
        <w:p w14:paraId="106CA2A7" w14:textId="2539A9DA" w:rsidR="00D76925" w:rsidRDefault="00D76925">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92066" w:history="1">
            <w:r w:rsidRPr="00441B6C">
              <w:rPr>
                <w:rStyle w:val="Hyperlink"/>
                <w:noProof/>
                <w:lang w:val="pt-BR"/>
              </w:rPr>
              <w:t>REFERÊNCIAS</w:t>
            </w:r>
            <w:r>
              <w:rPr>
                <w:noProof/>
                <w:webHidden/>
              </w:rPr>
              <w:tab/>
            </w:r>
            <w:r>
              <w:rPr>
                <w:noProof/>
                <w:webHidden/>
              </w:rPr>
              <w:fldChar w:fldCharType="begin"/>
            </w:r>
            <w:r>
              <w:rPr>
                <w:noProof/>
                <w:webHidden/>
              </w:rPr>
              <w:instrText xml:space="preserve"> PAGEREF _Toc241792066 \h </w:instrText>
            </w:r>
            <w:r>
              <w:rPr>
                <w:noProof/>
                <w:webHidden/>
              </w:rPr>
            </w:r>
            <w:r>
              <w:rPr>
                <w:noProof/>
                <w:webHidden/>
              </w:rPr>
              <w:fldChar w:fldCharType="separate"/>
            </w:r>
            <w:r>
              <w:rPr>
                <w:noProof/>
                <w:webHidden/>
              </w:rPr>
              <w:t>110</w:t>
            </w:r>
            <w:r>
              <w:rPr>
                <w:noProof/>
                <w:webHidden/>
              </w:rPr>
              <w:fldChar w:fldCharType="end"/>
            </w:r>
          </w:hyperlink>
        </w:p>
        <w:p w14:paraId="32A89A4A" w14:textId="1B133E7A" w:rsidR="00D76925" w:rsidRDefault="00D76925">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92067" w:history="1">
            <w:r w:rsidRPr="00441B6C">
              <w:rPr>
                <w:rStyle w:val="Hyperlink"/>
                <w:noProof/>
                <w:lang w:val="pt-BR"/>
              </w:rPr>
              <w:t>APÊNDICE A — DECLARAÇÃO DE USO DE FERRAMENTAS DE INTELIGÊNCIA ARTIFICIAL GENERATIVA</w:t>
            </w:r>
            <w:r>
              <w:rPr>
                <w:noProof/>
                <w:webHidden/>
              </w:rPr>
              <w:tab/>
            </w:r>
            <w:r>
              <w:rPr>
                <w:noProof/>
                <w:webHidden/>
              </w:rPr>
              <w:fldChar w:fldCharType="begin"/>
            </w:r>
            <w:r>
              <w:rPr>
                <w:noProof/>
                <w:webHidden/>
              </w:rPr>
              <w:instrText xml:space="preserve"> PAGEREF _Toc241792067 \h </w:instrText>
            </w:r>
            <w:r>
              <w:rPr>
                <w:noProof/>
                <w:webHidden/>
              </w:rPr>
            </w:r>
            <w:r>
              <w:rPr>
                <w:noProof/>
                <w:webHidden/>
              </w:rPr>
              <w:fldChar w:fldCharType="separate"/>
            </w:r>
            <w:r>
              <w:rPr>
                <w:noProof/>
                <w:webHidden/>
              </w:rPr>
              <w:t>116</w:t>
            </w:r>
            <w:r>
              <w:rPr>
                <w:noProof/>
                <w:webHidden/>
              </w:rPr>
              <w:fldChar w:fldCharType="end"/>
            </w:r>
          </w:hyperlink>
        </w:p>
        <w:p w14:paraId="0933D683" w14:textId="4850D81E" w:rsidR="00D76925" w:rsidRDefault="00D76925">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92068" w:history="1">
            <w:r w:rsidRPr="00441B6C">
              <w:rPr>
                <w:rStyle w:val="Hyperlink"/>
                <w:noProof/>
                <w:lang w:val="pt-BR"/>
              </w:rPr>
              <w:t>APÊNDICE B — REPRODUTIBILIDADE DOS RESULTADOS</w:t>
            </w:r>
            <w:r>
              <w:rPr>
                <w:noProof/>
                <w:webHidden/>
              </w:rPr>
              <w:tab/>
            </w:r>
            <w:r>
              <w:rPr>
                <w:noProof/>
                <w:webHidden/>
              </w:rPr>
              <w:fldChar w:fldCharType="begin"/>
            </w:r>
            <w:r>
              <w:rPr>
                <w:noProof/>
                <w:webHidden/>
              </w:rPr>
              <w:instrText xml:space="preserve"> PAGEREF _Toc241792068 \h </w:instrText>
            </w:r>
            <w:r>
              <w:rPr>
                <w:noProof/>
                <w:webHidden/>
              </w:rPr>
            </w:r>
            <w:r>
              <w:rPr>
                <w:noProof/>
                <w:webHidden/>
              </w:rPr>
              <w:fldChar w:fldCharType="separate"/>
            </w:r>
            <w:r>
              <w:rPr>
                <w:noProof/>
                <w:webHidden/>
              </w:rPr>
              <w:t>120</w:t>
            </w:r>
            <w:r>
              <w:rPr>
                <w:noProof/>
                <w:webHidden/>
              </w:rPr>
              <w:fldChar w:fldCharType="end"/>
            </w:r>
          </w:hyperlink>
        </w:p>
        <w:p w14:paraId="65EA5B48" w14:textId="24B919F6" w:rsidR="00E01C3A" w:rsidRDefault="00CC3326">
          <w:r>
            <w:fldChar w:fldCharType="end"/>
          </w:r>
        </w:p>
      </w:sdtContent>
    </w:sdt>
    <w:p w14:paraId="6ABCD95B" w14:textId="77777777" w:rsidR="000F5B8B" w:rsidRPr="000F5B8B" w:rsidRDefault="000F5B8B">
      <w:pPr>
        <w:rPr>
          <w:lang w:val="pt-BR"/>
        </w:rPr>
        <w:sectPr w:rsidR="000F5B8B" w:rsidRPr="000F5B8B">
          <w:pgSz w:w="11906" w:h="16838"/>
          <w:pgMar w:top="1701" w:right="1134" w:bottom="1134" w:left="1701" w:header="708" w:footer="708" w:gutter="0"/>
          <w:cols w:space="720"/>
          <w:docGrid w:linePitch="360"/>
        </w:sectPr>
      </w:pPr>
    </w:p>
    <w:p w14:paraId="69EB7017" w14:textId="77777777" w:rsidR="00E01C3A" w:rsidRDefault="00CC3326">
      <w:pPr>
        <w:pStyle w:val="Heading1"/>
        <w:spacing w:before="480" w:after="280" w:line="360" w:lineRule="auto"/>
        <w:rPr>
          <w:lang w:val="pt-BR"/>
        </w:rPr>
      </w:pPr>
      <w:bookmarkStart w:id="0" w:name="_Toc241791992"/>
      <w:r>
        <w:rPr>
          <w:lang w:val="pt-BR"/>
        </w:rPr>
        <w:t>1 INTRODUÇÃO</w:t>
      </w:r>
      <w:bookmarkEnd w:id="0"/>
    </w:p>
    <w:p w14:paraId="0838221D" w14:textId="77777777" w:rsidR="00E01C3A" w:rsidRDefault="00CC3326">
      <w:pPr>
        <w:pStyle w:val="Heading2"/>
        <w:spacing w:before="360" w:after="240" w:line="360" w:lineRule="auto"/>
        <w:rPr>
          <w:lang w:val="pt-BR"/>
        </w:rPr>
      </w:pPr>
      <w:bookmarkStart w:id="1" w:name="_Toc241791993"/>
      <w:r>
        <w:rPr>
          <w:lang w:val="pt-BR"/>
        </w:rPr>
        <w:t>1.1 Contextualização</w:t>
      </w:r>
      <w:bookmarkEnd w:id="1"/>
    </w:p>
    <w:p w14:paraId="6C815A65" w14:textId="77777777" w:rsidR="006B1E66" w:rsidRPr="000F5B8B" w:rsidRDefault="00CC3326">
      <w:pPr>
        <w:spacing w:after="120" w:line="360" w:lineRule="auto"/>
        <w:ind w:firstLine="709"/>
        <w:jc w:val="both"/>
        <w:rPr>
          <w:lang w:val="pt-BR"/>
        </w:rPr>
      </w:pPr>
      <w:r>
        <w:rPr>
          <w:lang w:val="pt-BR"/>
        </w:rPr>
        <w:t>O trabalho insere-se no domínio das Cidades Inteligentes, com emprego articulado de Internet das Coisas e Inteligência Artificial. O tema específico é o controle dinâmico da iluminação pública a partir de dados urbanos que o município de São Paulo já produz.</w:t>
      </w:r>
    </w:p>
    <w:p w14:paraId="3975C6CF" w14:textId="77777777" w:rsidR="006B1E66" w:rsidRPr="000F5B8B" w:rsidRDefault="00CC3326">
      <w:pPr>
        <w:spacing w:after="120" w:line="360" w:lineRule="auto"/>
        <w:ind w:firstLine="709"/>
        <w:jc w:val="both"/>
        <w:rPr>
          <w:lang w:val="pt-BR"/>
        </w:rPr>
      </w:pPr>
      <w:r>
        <w:rPr>
          <w:lang w:val="pt-BR"/>
        </w:rPr>
        <w:t>A proposta parte de uma constatação factual sobre a cidade. São Paulo dispõe hoje das duas pontas necessárias a um sistema de iluminação responsiva: de um lado, uma plataforma de videomonitoramento com dezenas de milhares de câmeras e detecção automática de eventos; de outro, um parque de iluminação de mais de seiscentos mil pontos, quase integralmente convertido para tecnologia de estado sólido e sob concessão que obriga a instalação de telegestão em cada luminária, com controle remoto de intensidade. O que não existe é a ligação entre as duas coisas.</w:t>
      </w:r>
    </w:p>
    <w:p w14:paraId="7658BF40" w14:textId="77777777" w:rsidR="006B1E66" w:rsidRPr="000F5B8B" w:rsidRDefault="00CC3326">
      <w:pPr>
        <w:spacing w:after="120" w:line="360" w:lineRule="auto"/>
        <w:ind w:firstLine="709"/>
        <w:jc w:val="both"/>
        <w:rPr>
          <w:lang w:val="pt-BR"/>
        </w:rPr>
      </w:pPr>
      <w:r>
        <w:rPr>
          <w:lang w:val="pt-BR"/>
        </w:rPr>
        <w:t>O trabalho constrói e demonstra essa ligação. Um serviço em nuvem recebe dados do ambiente urbano por interface que emula a integração com a plataforma municipal, submete-os a análise por inteligência artificial, decide o nível de iluminação adequado e comanda um nó físico, que ajusta a intensidade da luminária. Um sensor de iluminância no nó devolve, em tempo real, o valor efetivamente entregue, de modo que a plateia da defesa acompanhe simultaneamente o dado que entrou, a decisão tomada e a luz que saiu.</w:t>
      </w:r>
    </w:p>
    <w:p w14:paraId="45ADE21A" w14:textId="77777777" w:rsidR="00E01C3A" w:rsidRDefault="00CC3326">
      <w:pPr>
        <w:pStyle w:val="Heading2"/>
        <w:spacing w:before="360" w:after="240" w:line="360" w:lineRule="auto"/>
        <w:rPr>
          <w:lang w:val="pt-BR"/>
        </w:rPr>
      </w:pPr>
      <w:bookmarkStart w:id="2" w:name="_Toc241791994"/>
      <w:r>
        <w:rPr>
          <w:lang w:val="pt-BR"/>
        </w:rPr>
        <w:t>1.2 Termos-chave</w:t>
      </w:r>
      <w:bookmarkEnd w:id="2"/>
    </w:p>
    <w:p w14:paraId="3AC7CFFE" w14:textId="77777777" w:rsidR="00E01C3A" w:rsidRDefault="00CC3326">
      <w:pPr>
        <w:spacing w:after="120" w:line="360" w:lineRule="auto"/>
        <w:ind w:firstLine="709"/>
        <w:jc w:val="both"/>
        <w:rPr>
          <w:lang w:val="pt-BR"/>
        </w:rPr>
      </w:pPr>
      <w:r>
        <w:rPr>
          <w:lang w:val="pt-BR"/>
        </w:rPr>
        <w:t>Três termos atravessam o trabalho, e fixa-se a seguir o sentido em que cada um é empregado.</w:t>
      </w:r>
    </w:p>
    <w:p w14:paraId="1E83273B" w14:textId="77777777" w:rsidR="00E01C3A" w:rsidRDefault="00CC3326">
      <w:pPr>
        <w:pStyle w:val="Heading3"/>
        <w:spacing w:before="320" w:after="200" w:line="360" w:lineRule="auto"/>
        <w:rPr>
          <w:lang w:val="pt-BR"/>
        </w:rPr>
      </w:pPr>
      <w:bookmarkStart w:id="3" w:name="_Toc241791995"/>
      <w:r>
        <w:rPr>
          <w:lang w:val="pt-BR"/>
        </w:rPr>
        <w:t>1.2.1 Cidades inteligentes</w:t>
      </w:r>
      <w:bookmarkEnd w:id="3"/>
    </w:p>
    <w:p w14:paraId="2884C1C0" w14:textId="77777777" w:rsidR="006B1E66" w:rsidRPr="000F5B8B" w:rsidRDefault="00CC3326">
      <w:pPr>
        <w:spacing w:after="120" w:line="360" w:lineRule="auto"/>
        <w:ind w:firstLine="709"/>
        <w:jc w:val="both"/>
        <w:rPr>
          <w:lang w:val="pt-BR"/>
        </w:rPr>
      </w:pPr>
      <w:r>
        <w:rPr>
          <w:lang w:val="pt-BR"/>
        </w:rPr>
        <w:t xml:space="preserve">Neste trabalho, cidade inteligente designa</w:t>
      </w:r>
      <w:r>
        <w:rPr>
          <w:lang w:val="pt-BR"/>
        </w:rPr>
        <w:t xml:space="preserve"> o emprego de tecnologias da informação e comunicação para elevar a eficiência dos serviços públicos, a sustentabilidade ambiental e a qualidade de vida da população.</w:t>
      </w:r>
    </w:p>
    <w:p w14:paraId="0809A8E3" w14:textId="77777777" w:rsidR="006B1E66" w:rsidRPr="000F5B8B" w:rsidRDefault="00CC3326">
      <w:pPr>
        <w:spacing w:after="120" w:line="360" w:lineRule="auto"/>
        <w:ind w:firstLine="709"/>
        <w:jc w:val="both"/>
        <w:rPr>
          <w:lang w:val="pt-BR"/>
        </w:rPr>
      </w:pPr>
      <w:r>
        <w:rPr>
          <w:lang w:val="pt-BR"/>
        </w:rPr>
        <w:t xml:space="preserve">O estágio atual dessas iniciativas em São Paulo tem um traço que interessa diretamente a este trabalho: a instrumentação da cidade deixou de ser proposta e passou a ser infraestrutura instalada e contratada. Não se trata, portanto, de propor que a cidade passe a coletar dados ou a controlar remotamente suas luminárias — </w:t>
      </w:r>
      <w:r>
        <w:rPr>
          <w:lang w:val="pt-BR"/>
        </w:rPr>
        <w:t xml:space="preserve">ambas as coisas já estão contratadas.</w:t>
      </w:r>
      <w:r>
        <w:rPr>
          <w:lang w:val="pt-BR"/>
        </w:rPr>
        <w:t xml:space="preserve"> Trata-se de propor um uso para o que já existe.</w:t>
      </w:r>
    </w:p>
    <w:p w14:paraId="75A0C089" w14:textId="77777777" w:rsidR="00E01C3A" w:rsidRDefault="00CC3326">
      <w:pPr>
        <w:pStyle w:val="Heading3"/>
        <w:spacing w:before="320" w:after="200" w:line="360" w:lineRule="auto"/>
        <w:rPr>
          <w:lang w:val="pt-BR"/>
        </w:rPr>
      </w:pPr>
      <w:bookmarkStart w:id="4" w:name="_Toc241791996"/>
      <w:r>
        <w:rPr>
          <w:lang w:val="pt-BR"/>
        </w:rPr>
        <w:t>1.2.2 Internet das Coisas</w:t>
      </w:r>
      <w:bookmarkEnd w:id="4"/>
    </w:p>
    <w:p w14:paraId="33075130" w14:textId="77777777" w:rsidR="006B1E66" w:rsidRPr="000F5B8B" w:rsidRDefault="00CC3326">
      <w:pPr>
        <w:spacing w:after="120" w:line="360" w:lineRule="auto"/>
        <w:ind w:firstLine="709"/>
        <w:jc w:val="both"/>
        <w:rPr>
          <w:lang w:val="pt-BR"/>
        </w:rPr>
      </w:pPr>
      <w:r>
        <w:rPr>
          <w:lang w:val="pt-BR"/>
        </w:rPr>
        <w:t>A Internet das Coisas designa a interconexão de dispositivos dotados de sensoriamento, processamento e comunicação. Sua arquitetura é descrita em camadas — percepção, rede e aplicação —, conforme sistematizado por Lin et al. (2017).</w:t>
      </w:r>
    </w:p>
    <w:p w14:paraId="3AC27D5F" w14:textId="77777777" w:rsidR="006B1E66" w:rsidRPr="000F5B8B" w:rsidRDefault="00CC3326">
      <w:pPr>
        <w:spacing w:after="120" w:line="360" w:lineRule="auto"/>
        <w:ind w:firstLine="709"/>
        <w:jc w:val="both"/>
        <w:rPr>
          <w:lang w:val="pt-BR"/>
        </w:rPr>
      </w:pPr>
      <w:r>
        <w:rPr>
          <w:lang w:val="pt-BR"/>
        </w:rPr>
        <w:t>Neste trabalho, a Internet das Coisas responde pela camada física: é o nó que recebe a decisão produzida na nuvem, ajusta a luminária ao nível determinado e devolve a iluminância medida. Essa telemetria de retorno não é acessório. É ela que converte a decisão, que é abstrata, em grandeza observável — e, portanto, verificável.</w:t>
      </w:r>
    </w:p>
    <w:p w14:paraId="525084AB" w14:textId="77777777" w:rsidR="00E01C3A" w:rsidRDefault="00CC3326">
      <w:pPr>
        <w:pStyle w:val="Heading3"/>
        <w:spacing w:before="320" w:after="200" w:line="360" w:lineRule="auto"/>
        <w:rPr>
          <w:lang w:val="pt-BR"/>
        </w:rPr>
      </w:pPr>
      <w:bookmarkStart w:id="5" w:name="_Toc241791997"/>
      <w:r>
        <w:rPr>
          <w:lang w:val="pt-BR"/>
        </w:rPr>
        <w:t>1.2.3 Inteligência artificial aplicada à decisão</w:t>
      </w:r>
      <w:bookmarkEnd w:id="5"/>
    </w:p>
    <w:p w14:paraId="75FE882F" w14:textId="77777777" w:rsidR="006B1E66" w:rsidRPr="000F5B8B" w:rsidRDefault="00CC3326">
      <w:pPr>
        <w:spacing w:after="120" w:line="360" w:lineRule="auto"/>
        <w:ind w:firstLine="709"/>
        <w:jc w:val="both"/>
        <w:rPr>
          <w:lang w:val="pt-BR"/>
        </w:rPr>
      </w:pPr>
      <w:r>
        <w:rPr>
          <w:lang w:val="pt-BR"/>
        </w:rPr>
        <w:t xml:space="preserve">A inteligência artificial comparece na função de decidir sob informação imprecisa. As variáveis que descrevem o ambiente urbano não chegam como valores exatos aos quais corresponda uma regra única: chegam como grandezas parcialmente verdadeiras e frequentemente simultâneas. Movimentação moderada com ocorrência reportada nas proximidades; horário avançado com fluxo intenso.</w:t>
      </w:r>
    </w:p>
    <w:p w14:paraId="40BB5AC6" w14:textId="77777777" w:rsidR="006B1E66" w:rsidRPr="000F5B8B" w:rsidRDefault="00CC3326">
      <w:pPr>
        <w:spacing w:after="120" w:line="360" w:lineRule="auto"/>
        <w:ind w:firstLine="709"/>
        <w:jc w:val="both"/>
        <w:rPr>
          <w:lang w:val="pt-BR"/>
        </w:rPr>
      </w:pPr>
      <w:r>
        <w:rPr>
          <w:lang w:val="pt-BR"/>
        </w:rPr>
        <w:t>Adota-se sistema de inferência nebulosa, cuja formulação matemática remonta a Zadeh (1965) e cuja aplicação a controle foi estabelecida por Mamdani e Assilian (1975). É técnica consolidada de inteligência artificial, adequada a situações em que o conhecimento do domínio existe em forma linguística e as fronteiras entre as condições são graduais.</w:t>
      </w:r>
    </w:p>
    <w:p w14:paraId="6E9646C0" w14:textId="77777777" w:rsidR="006B1E66" w:rsidRPr="000F5B8B" w:rsidRDefault="00CC3326">
      <w:pPr>
        <w:spacing w:after="120" w:line="360" w:lineRule="auto"/>
        <w:ind w:firstLine="709"/>
        <w:jc w:val="both"/>
        <w:rPr>
          <w:lang w:val="pt-BR"/>
        </w:rPr>
      </w:pPr>
      <w:r>
        <w:rPr>
          <w:lang w:val="pt-BR"/>
        </w:rPr>
        <w:t>A decisão combina dois componentes de naturezas distintas. Um modelo de aprendizado supervisionado estima a movimentação esperada na próxima janela de operação, grandeza observável e verificável contra o que de fato ocorreu; a inferência nebulosa converte essa estimativa, somada às demais condições reportadas, no nível de iluminação pretendido. A distinção importa e é declarada desde já: o aprendizado incide sobre um fenômeno mensurável, e não sobre o julgamento de qual seria o nível correto de iluminação — julgamento que não dispõe de referência externa e cuja rotulação pelos próprios autores tornaria a avaliação circular.</w:t>
      </w:r>
    </w:p>
    <w:p w14:paraId="16253860" w14:textId="77777777" w:rsidR="00E01C3A" w:rsidRDefault="00CC3326">
      <w:pPr>
        <w:pStyle w:val="Heading2"/>
        <w:spacing w:before="360" w:after="240" w:line="360" w:lineRule="auto"/>
        <w:rPr>
          <w:lang w:val="pt-BR"/>
        </w:rPr>
      </w:pPr>
      <w:bookmarkStart w:id="6" w:name="_Toc241791998"/>
      <w:r>
        <w:rPr>
          <w:lang w:val="pt-BR"/>
        </w:rPr>
        <w:t>1.3 Definição e delimitação do tema</w:t>
      </w:r>
      <w:bookmarkEnd w:id="6"/>
    </w:p>
    <w:p w14:paraId="2CF081D5" w14:textId="77777777" w:rsidR="006B1E66" w:rsidRPr="000F5B8B" w:rsidRDefault="00CC3326">
      <w:pPr>
        <w:spacing w:after="240" w:line="360" w:lineRule="auto"/>
        <w:ind w:firstLine="709"/>
        <w:jc w:val="both"/>
        <w:rPr>
          <w:lang w:val="pt-BR"/>
        </w:rPr>
      </w:pPr>
      <w:r>
        <w:rPr>
          <w:lang w:val="pt-BR"/>
        </w:rPr>
        <w:t>O tema definido é a especificação, construção e avaliação de uma camada de decisão que converte dados do ambiente urbano em comando de intensidade para a iluminação pública, demonstrada em um nó físico e situada na infraestrutura efetivamente instalada no município de São Paulo.</w:t>
      </w:r>
    </w:p>
    <w:p w14:paraId="21B1A2BF" w14:textId="77777777" w:rsidR="00E01C3A" w:rsidRDefault="00CC3326">
      <w:pPr>
        <w:spacing w:after="120" w:line="360" w:lineRule="auto"/>
        <w:ind w:firstLine="709"/>
        <w:jc w:val="both"/>
        <w:rPr>
          <w:lang w:val="pt-BR"/>
        </w:rPr>
      </w:pPr>
      <w:r>
        <w:rPr>
          <w:lang w:val="pt-BR"/>
        </w:rPr>
        <w:t xml:space="preserve">Três afirmações delimitam o que o trabalho sustenta, e convém enunciá-las de uma vez, antes das delimitações que as qualificam. A primeira é de possibilidade: a integração entre a plataforma municipal de monitoramento urbano e o sistema de telegestão da iluminação pública é tecnicamente realizável sobre a infraestrutura já contratada pelo município, sem aquisição de equipamento, porque a capacidade de observar e a de comandar já existem e estão especificadas em contrato. A segunda é de benefício: essa integração converte uma capacidade de observação já custeada em serviço de iluminação aderente à condição observada na via, com consumo proporcional a essa condição e com diagnóstico do próprio ponto de luz, </w:t>
      </w:r>
      <w:r>
        <w:rPr>
          <w:lang w:val="pt-BR"/>
        </w:rPr>
        <w:t xml:space="preserve">funções que o fluxo pleno e a programação fixa não exercem.</w:t>
      </w:r>
      <w:r>
        <w:rPr>
          <w:lang w:val="pt-BR"/>
        </w:rPr>
        <w:t xml:space="preserve"> A terceira é de segurança: o comportamento adaptativo resultante é auditável decisão a decisão e não pode transgredir os limites da ABNT NBR 5101, porque a verificação normativa é interposta entre a decisão e a atuação e não depende do componente que aprende.</w:t>
      </w:r>
    </w:p>
    <w:p w14:paraId="36BD2F1C" w14:textId="77777777" w:rsidR="00E01C3A" w:rsidRDefault="00CC3326">
      <w:pPr>
        <w:spacing w:after="120" w:line="360" w:lineRule="auto"/>
        <w:ind w:firstLine="709"/>
        <w:jc w:val="both"/>
        <w:rPr>
          <w:lang w:val="pt-BR"/>
        </w:rPr>
      </w:pPr>
      <w:r>
        <w:rPr>
          <w:lang w:val="pt-BR"/>
        </w:rPr>
        <w:t>O trabalho especifica essa integração, constrói a camada de decisão que a realiza e a demonstra em nó físico, sobre interface equivalente à que a plataforma municipal precisaria publicar. As três afirmações são retomadas, respectivamente, em 2.3, em 3.11 e em 3.7, e a delimitação que segue vale para todas elas.</w:t>
      </w:r>
    </w:p>
    <w:p w14:paraId="12C52815" w14:textId="77777777" w:rsidR="006B1E66" w:rsidRPr="000F5B8B" w:rsidRDefault="00CC3326">
      <w:pPr>
        <w:spacing w:after="120" w:line="360" w:lineRule="auto"/>
        <w:ind w:firstLine="709"/>
        <w:jc w:val="both"/>
        <w:rPr>
          <w:lang w:val="pt-BR"/>
        </w:rPr>
      </w:pPr>
      <w:r>
        <w:rPr>
          <w:lang w:val="pt-BR"/>
        </w:rPr>
        <w:t>Delimita-se o tema a um nó único, em bancada, alimentado por interface que emula a plataforma municipal. Não se contempla integração efetiva com o Smart Sampa ou com o sistema de telegestão da concessionária, controle coordenado de múltiplas luminárias, nem operação em via pública.</w:t>
      </w:r>
    </w:p>
    <w:p w14:paraId="309F581D" w14:textId="77777777" w:rsidR="00E01C3A" w:rsidRDefault="00CC3326">
      <w:pPr>
        <w:pStyle w:val="Heading2"/>
        <w:spacing w:before="360" w:after="240" w:line="360" w:lineRule="auto"/>
        <w:rPr>
          <w:lang w:val="pt-BR"/>
        </w:rPr>
      </w:pPr>
      <w:bookmarkStart w:id="7" w:name="_Toc241791999"/>
      <w:r>
        <w:rPr>
          <w:lang w:val="pt-BR"/>
        </w:rPr>
        <w:t>1.4 Problema de pesquisa</w:t>
      </w:r>
      <w:bookmarkEnd w:id="7"/>
    </w:p>
    <w:p w14:paraId="6C0429FF" w14:textId="77777777" w:rsidR="006B1E66" w:rsidRPr="000F5B8B" w:rsidRDefault="00CC3326">
      <w:pPr>
        <w:spacing w:after="120" w:line="360" w:lineRule="auto"/>
        <w:ind w:firstLine="709"/>
        <w:jc w:val="both"/>
        <w:rPr>
          <w:lang w:val="pt-BR"/>
        </w:rPr>
      </w:pPr>
      <w:r>
        <w:rPr>
          <w:lang w:val="pt-BR"/>
        </w:rPr>
        <w:t xml:space="preserve">A iluminação pública não se adapta às variações das condições e da movimentação urbana. </w:t>
      </w:r>
      <w:r>
        <w:rPr>
          <w:lang w:val="pt-BR"/>
        </w:rPr>
        <w:t xml:space="preserve">Operada em fluxo pleno durante toda a noite, oferece</w:t>
      </w:r>
      <w:r>
        <w:rPr>
          <w:lang w:val="pt-BR"/>
        </w:rPr>
        <w:t xml:space="preserve"> iluminação desnecessariamente elevada em situações de menor demanda. Atenuada por horário fixo, a forma mais simples de reduzir o consumo, pode oferecer iluminação insuficiente quando a via continua ocupada ou quando ocorre um evento que exigiria mais luz.</w:t>
      </w:r>
    </w:p>
    <w:p w14:paraId="76CC1731" w14:textId="77777777" w:rsidR="006B1E66" w:rsidRPr="000F5B8B" w:rsidRDefault="00CC3326">
      <w:pPr>
        <w:spacing w:after="120" w:line="360" w:lineRule="auto"/>
        <w:ind w:firstLine="709"/>
        <w:jc w:val="both"/>
        <w:rPr>
          <w:lang w:val="pt-BR"/>
        </w:rPr>
      </w:pPr>
      <w:r>
        <w:rPr>
          <w:lang w:val="pt-BR"/>
        </w:rPr>
        <w:t>A cidade já dispõe de câmeras que observam o uso das vias e de luminárias cuja intensidade pode ser regulada, mas não ilumina conforme o uso real da rua. O problema investigado neste trabalho é como aproveitar essa infraestrutura já instalada para obter mais segurança que a atenuação por horário fixo e menos consumo que o fluxo pleno.</w:t>
      </w:r>
    </w:p>
    <w:p w14:paraId="0EA2A0E0" w14:textId="77777777" w:rsidR="006B1E66" w:rsidRPr="000F5B8B" w:rsidRDefault="00CC3326">
      <w:pPr>
        <w:spacing w:after="120" w:line="360" w:lineRule="auto"/>
        <w:ind w:firstLine="709"/>
        <w:jc w:val="both"/>
        <w:rPr>
          <w:lang w:val="pt-BR"/>
        </w:rPr>
      </w:pPr>
      <w:r>
        <w:rPr>
          <w:lang w:val="pt-BR"/>
        </w:rPr>
        <w:t>O problema é de integração e de decisão, não de sensoriamento nem de atuação. Em São Paulo, ambas já existem e estão documentadas na subseção 2.3: a plataforma Smart Sampa produz alertas automáticos de evento a partir de dezenas de milhares de câmeras, e a concessão de iluminação pública obriga a instalação de dispositivo de telegestão em cada uma das mais de seiscentas mil luminárias, com informação e controle de intensidade em tempo real. A informação é produzida em um sistema e a capacidade de agir sobre a luz existe em outro, e nada, em operação, liga os dois.</w:t>
      </w:r>
    </w:p>
    <w:p w14:paraId="10025E69" w14:textId="77777777" w:rsidR="006B1E66" w:rsidRPr="000F5B8B" w:rsidRDefault="00CC3326">
      <w:pPr>
        <w:spacing w:after="240" w:line="360" w:lineRule="auto"/>
        <w:ind w:firstLine="709"/>
        <w:jc w:val="both"/>
        <w:rPr>
          <w:lang w:val="pt-BR"/>
        </w:rPr>
      </w:pPr>
      <w:r>
        <w:rPr>
          <w:lang w:val="pt-BR"/>
        </w:rPr>
        <w:t>Converter descrição do ambiente em comando de iluminação exige estabelecer quais variáveis são pertinentes, como se combinam quando apontam em direções distintas, e como se garante que a decisão jamais transgrida os limites de segurança fixados pela normalização técnica.</w:t>
      </w:r>
    </w:p>
    <w:p w14:paraId="45EC9BFD" w14:textId="77777777" w:rsidR="006B1E66" w:rsidRPr="000F5B8B" w:rsidRDefault="00CC3326">
      <w:pPr>
        <w:spacing w:after="240" w:line="360" w:lineRule="auto"/>
        <w:ind w:firstLine="709"/>
        <w:jc w:val="both"/>
        <w:rPr>
          <w:lang w:val="pt-BR"/>
        </w:rPr>
      </w:pPr>
      <w:r>
        <w:rPr>
          <w:lang w:val="pt-BR"/>
        </w:rPr>
        <w:t>Formula-se, assim, o seguinte problema de pesquisa:</w:t>
      </w:r>
    </w:p>
    <w:p w14:paraId="21291B71" w14:textId="77777777" w:rsidR="006B1E66" w:rsidRPr="000F5B8B" w:rsidRDefault="00CC3326">
      <w:pPr>
        <w:spacing w:before="120" w:after="360"/>
        <w:ind w:left="1134" w:right="567"/>
        <w:jc w:val="both"/>
        <w:rPr>
          <w:lang w:val="pt-BR"/>
        </w:rPr>
      </w:pPr>
      <w:r>
        <w:rPr>
          <w:sz w:val="20"/>
          <w:szCs w:val="20"/>
          <w:lang w:val="pt-BR"/>
        </w:rPr>
        <w:t>Como utilizar dados urbanos já produzidos no município e Inteligência Artificial para determinar dinamicamente o nível de iluminação pública conforme o uso observado da via, sem transgredir os limites da ABNT NBR 5101?</w:t>
      </w:r>
    </w:p>
    <w:p w14:paraId="410E926C" w14:textId="77777777" w:rsidR="00E01C3A" w:rsidRDefault="00CC3326">
      <w:pPr>
        <w:pStyle w:val="Heading2"/>
        <w:spacing w:before="360" w:after="240" w:line="360" w:lineRule="auto"/>
        <w:rPr>
          <w:lang w:val="pt-BR"/>
        </w:rPr>
      </w:pPr>
      <w:bookmarkStart w:id="8" w:name="_Toc241792000"/>
      <w:r>
        <w:rPr>
          <w:lang w:val="pt-BR"/>
        </w:rPr>
        <w:t>1.5 Objetivos</w:t>
      </w:r>
      <w:bookmarkEnd w:id="8"/>
    </w:p>
    <w:p w14:paraId="671400F0" w14:textId="77777777" w:rsidR="00E01C3A" w:rsidRDefault="00CC3326">
      <w:pPr>
        <w:pStyle w:val="Heading3"/>
        <w:spacing w:before="320" w:after="200" w:line="360" w:lineRule="auto"/>
        <w:rPr>
          <w:lang w:val="pt-BR"/>
        </w:rPr>
      </w:pPr>
      <w:bookmarkStart w:id="9" w:name="_Toc241792001"/>
      <w:r>
        <w:rPr>
          <w:lang w:val="pt-BR"/>
        </w:rPr>
        <w:t>1.5.1 Objetivo geral</w:t>
      </w:r>
      <w:bookmarkEnd w:id="9"/>
    </w:p>
    <w:p w14:paraId="0574F0E0" w14:textId="77777777" w:rsidR="006B1E66" w:rsidRPr="000F5B8B" w:rsidRDefault="00CC3326">
      <w:pPr>
        <w:spacing w:after="120" w:line="360" w:lineRule="auto"/>
        <w:ind w:firstLine="709"/>
        <w:jc w:val="both"/>
        <w:rPr>
          <w:lang w:val="pt-BR"/>
        </w:rPr>
      </w:pPr>
      <w:r>
        <w:rPr>
          <w:lang w:val="pt-BR"/>
        </w:rPr>
        <w:t>Demonstrar que dados do ambiente urbano disponíveis no município de São Paulo, submetidos a decisão por inteligência artificial, comandam o ajuste da intensidade de um nó de iluminação pública de forma consistente com as condições observadas, dentro de limite de latência especificado, e sem violar em nenhuma decisão os limites estabelecidos pela ABNT NBR 5101.</w:t>
      </w:r>
    </w:p>
    <w:p w14:paraId="72497440" w14:textId="77777777" w:rsidR="00E01C3A" w:rsidRDefault="00CC3326">
      <w:pPr>
        <w:pStyle w:val="Heading3"/>
        <w:spacing w:before="320" w:after="200" w:line="360" w:lineRule="auto"/>
        <w:rPr>
          <w:lang w:val="pt-BR"/>
        </w:rPr>
      </w:pPr>
      <w:bookmarkStart w:id="10" w:name="_Toc241792002"/>
      <w:r>
        <w:rPr>
          <w:lang w:val="pt-BR"/>
        </w:rPr>
        <w:t>1.5.2 Objetivos específicos</w:t>
      </w:r>
      <w:bookmarkEnd w:id="10"/>
    </w:p>
    <w:p w14:paraId="06FDA1E8" w14:textId="77777777" w:rsidR="006B1E66" w:rsidRPr="000F5B8B" w:rsidRDefault="00CC3326">
      <w:pPr>
        <w:pStyle w:val="ListParagraph"/>
        <w:numPr>
          <w:ilvl w:val="0"/>
          <w:numId w:val="3"/>
        </w:numPr>
        <w:spacing w:after="120" w:line="360" w:lineRule="auto"/>
        <w:jc w:val="both"/>
        <w:rPr>
          <w:lang w:val="pt-BR"/>
        </w:rPr>
      </w:pPr>
      <w:r>
        <w:rPr>
          <w:lang w:val="pt-BR"/>
        </w:rPr>
        <w:t>Caracterizar a infraestrutura de monitoramento urbano e de telegestão de iluminação pública instalada no município de São Paulo, identificando que informação é produzida, que capacidade de atuação existe e o que falta para conectá-las.</w:t>
      </w:r>
    </w:p>
    <w:p w14:paraId="4B38EF10" w14:textId="77777777" w:rsidR="006B1E66" w:rsidRPr="000F5B8B" w:rsidRDefault="00CC3326">
      <w:pPr>
        <w:pStyle w:val="ListParagraph"/>
        <w:numPr>
          <w:ilvl w:val="0"/>
          <w:numId w:val="3"/>
        </w:numPr>
        <w:spacing w:after="120" w:line="360" w:lineRule="auto"/>
        <w:jc w:val="both"/>
        <w:rPr>
          <w:lang w:val="pt-BR"/>
        </w:rPr>
      </w:pPr>
      <w:r>
        <w:rPr>
          <w:lang w:val="pt-BR"/>
        </w:rPr>
        <w:t xml:space="preserve">Especificar o conjunto de variáveis do ambiente urbano pertinentes à decisão de iluminação e as faixas em que cada uma opera, </w:t>
      </w:r>
      <w:r>
        <w:rPr>
          <w:lang w:val="pt-BR"/>
        </w:rPr>
        <w:t xml:space="preserve">a partir do cadastro georreferenciado do município e de séries públicas de contagem de pedestres.</w:t>
      </w:r>
    </w:p>
    <w:p w14:paraId="623811FA" w14:textId="77777777" w:rsidR="006B1E66" w:rsidRPr="000F5B8B" w:rsidRDefault="00CC3326">
      <w:pPr>
        <w:pStyle w:val="ListParagraph"/>
        <w:numPr>
          <w:ilvl w:val="0"/>
          <w:numId w:val="3"/>
        </w:numPr>
        <w:spacing w:after="120" w:line="360" w:lineRule="auto"/>
        <w:jc w:val="both"/>
        <w:rPr>
          <w:lang w:val="pt-BR"/>
        </w:rPr>
      </w:pPr>
      <w:r>
        <w:rPr>
          <w:lang w:val="pt-BR"/>
        </w:rPr>
        <w:t>Construir a base de regras e as funções de pertinência do sistema de inferência, derivando das prescrições da ABNT NBR 5101 as restrições que operam como limites rígidos.</w:t>
      </w:r>
    </w:p>
    <w:p w14:paraId="1C168382" w14:textId="77777777" w:rsidR="006B1E66" w:rsidRPr="000F5B8B" w:rsidRDefault="00CC3326">
      <w:pPr>
        <w:pStyle w:val="ListParagraph"/>
        <w:numPr>
          <w:ilvl w:val="0"/>
          <w:numId w:val="3"/>
        </w:numPr>
        <w:spacing w:after="120" w:line="360" w:lineRule="auto"/>
        <w:jc w:val="both"/>
        <w:rPr>
          <w:lang w:val="pt-BR"/>
        </w:rPr>
      </w:pPr>
      <w:r>
        <w:rPr>
          <w:lang w:val="pt-BR"/>
        </w:rPr>
        <w:t>Demonstrar que a camada de verificação normativa impede a violação do piso de iluminância da classe adotada, e da taxa máxima de variação do fluxo, em todas as decisões da suíte de cenários.</w:t>
      </w:r>
    </w:p>
    <w:p w14:paraId="26BFC3FB" w14:textId="77777777" w:rsidR="006B1E66" w:rsidRPr="000F5B8B" w:rsidRDefault="00CC3326">
      <w:pPr>
        <w:pStyle w:val="ListParagraph"/>
        <w:numPr>
          <w:ilvl w:val="0"/>
          <w:numId w:val="3"/>
        </w:numPr>
        <w:spacing w:after="120" w:line="360" w:lineRule="auto"/>
        <w:jc w:val="both"/>
        <w:rPr>
          <w:lang w:val="pt-BR"/>
        </w:rPr>
      </w:pPr>
      <w:r>
        <w:rPr>
          <w:lang w:val="pt-BR"/>
        </w:rPr>
        <w:t>Determinar a latência do percurso completo, desde a recepção do dado urbano até a alteração mensurada da iluminância no nó.</w:t>
      </w:r>
    </w:p>
    <w:p w14:paraId="25CE3F0A" w14:textId="77777777" w:rsidR="006B1E66" w:rsidRPr="000F5B8B" w:rsidRDefault="00CC3326">
      <w:pPr>
        <w:pStyle w:val="ListParagraph"/>
        <w:numPr>
          <w:ilvl w:val="0"/>
          <w:numId w:val="3"/>
        </w:numPr>
        <w:spacing w:after="120" w:line="360" w:lineRule="auto"/>
        <w:jc w:val="both"/>
        <w:rPr>
          <w:lang w:val="pt-BR"/>
        </w:rPr>
      </w:pPr>
      <w:r>
        <w:rPr>
          <w:lang w:val="pt-BR"/>
        </w:rPr>
        <w:t>Especificar a interface de integração entre plataforma de monitoramento urbano e sistema de telegestão de iluminação, indicando que informação precisaria ser publicada e em que semântica.</w:t>
      </w:r>
    </w:p>
    <w:p w14:paraId="745527B7" w14:textId="77777777" w:rsidR="006B1E66" w:rsidRPr="000F5B8B" w:rsidRDefault="00CC3326">
      <w:pPr>
        <w:pStyle w:val="ListParagraph"/>
        <w:numPr>
          <w:ilvl w:val="0"/>
          <w:numId w:val="3"/>
        </w:numPr>
        <w:spacing w:after="120" w:line="360" w:lineRule="auto"/>
        <w:jc w:val="both"/>
        <w:rPr>
          <w:lang w:val="pt-BR"/>
        </w:rPr>
      </w:pPr>
      <w:r>
        <w:rPr>
          <w:lang w:val="pt-BR"/>
        </w:rPr>
        <w:t>Treinar e avaliar um modelo de previsão de curto prazo do nível de movimentação na via, comparando seu erro ao de referências ingênuas de persistência e de média sazonal.</w:t>
      </w:r>
    </w:p>
    <w:p w14:paraId="01E18375" w14:textId="77777777" w:rsidR="00E01C3A" w:rsidRDefault="00CC3326">
      <w:pPr>
        <w:pStyle w:val="ListParagraph"/>
        <w:numPr>
          <w:ilvl w:val="0"/>
          <w:numId w:val="3"/>
        </w:numPr>
        <w:spacing w:after="120" w:line="360" w:lineRule="auto"/>
        <w:jc w:val="both"/>
        <w:rPr>
          <w:lang w:val="pt-BR"/>
        </w:rPr>
      </w:pPr>
      <w:r>
        <w:rPr>
          <w:lang w:val="pt-BR"/>
        </w:rPr>
        <w:t>Demonstrar que a comparação entre o nível comandado e a iluminância medida detecta a falha do ponto de luz e apura a divergência entre o nível decidido e o nível entregue, com tolerância derivada da dispersão do instrumento.</w:t>
      </w:r>
    </w:p>
    <w:p w14:paraId="437CC93D" w14:textId="77777777" w:rsidR="00E01C3A" w:rsidRDefault="00CC3326">
      <w:pPr>
        <w:pStyle w:val="ListParagraph"/>
        <w:numPr>
          <w:ilvl w:val="0"/>
          <w:numId w:val="3"/>
        </w:numPr>
        <w:spacing w:after="120" w:line="360" w:lineRule="auto"/>
        <w:jc w:val="both"/>
        <w:rPr>
          <w:lang w:val="pt-BR"/>
        </w:rPr>
      </w:pPr>
      <w:r>
        <w:rPr>
          <w:lang w:val="pt-BR"/>
        </w:rPr>
        <w:t>Estimar o consumo de energia sob o regime adaptativo — no nó de bancada, a partir da trajetória de ciclo de trabalho registrada, e em luminária de referência derivada dos parâmetros contratuais do parque municipal, a partir do registro de decisões — e compará-lo ao do regime de fluxo pleno constante e ao de um regime de atenuação por horário fixo, sobre a mesma suíte de cenários.</w:t>
      </w:r>
    </w:p>
    <w:p w14:paraId="254109AC" w14:textId="77777777" w:rsidR="00E01C3A" w:rsidRDefault="00CC3326">
      <w:pPr>
        <w:spacing w:after="120" w:line="360" w:lineRule="auto"/>
        <w:ind w:firstLine="709"/>
        <w:jc w:val="both"/>
        <w:rPr>
          <w:lang w:val="pt-BR"/>
        </w:rPr>
      </w:pPr>
      <w:r>
        <w:rPr>
          <w:lang w:val="pt-BR"/>
        </w:rPr>
        <w:t>A construção do protótipo, a implantação da arquitetura em nuvem e o levantamento bibliográfico não figuram entre os objetivos específicos, ainda que sejam necessários à execução. Objetivos específicos correspondem a resultados finais mensuráveis; aquelas atividades são meios, descritos na metodologia.</w:t>
      </w:r>
    </w:p>
    <w:p w14:paraId="4B1CD42A" w14:textId="77777777" w:rsidR="00E01C3A" w:rsidRDefault="00CC3326">
      <w:pPr>
        <w:pStyle w:val="Heading2"/>
        <w:spacing w:before="360" w:after="240" w:line="360" w:lineRule="auto"/>
        <w:rPr>
          <w:lang w:val="pt-BR"/>
        </w:rPr>
      </w:pPr>
      <w:bookmarkStart w:id="11" w:name="_Toc241792003"/>
      <w:r>
        <w:rPr>
          <w:lang w:val="pt-BR"/>
        </w:rPr>
        <w:t>1.6 Justificativa</w:t>
      </w:r>
      <w:bookmarkEnd w:id="11"/>
    </w:p>
    <w:p w14:paraId="2C043071" w14:textId="77777777" w:rsidR="006B1E66" w:rsidRPr="000F5B8B" w:rsidRDefault="00CC3326">
      <w:pPr>
        <w:spacing w:after="120" w:line="360" w:lineRule="auto"/>
        <w:ind w:firstLine="709"/>
        <w:jc w:val="both"/>
        <w:rPr>
          <w:lang w:val="pt-BR"/>
        </w:rPr>
      </w:pPr>
      <w:r>
        <w:rPr>
          <w:lang w:val="pt-BR"/>
        </w:rPr>
        <w:t>A relevância do trabalho sustenta-se em cinco eixos.</w:t>
      </w:r>
    </w:p>
    <w:p w14:paraId="37C32915" w14:textId="77777777" w:rsidR="006B1E66" w:rsidRPr="000F5B8B" w:rsidRDefault="00CC3326">
      <w:pPr>
        <w:spacing w:after="120" w:line="360" w:lineRule="auto"/>
        <w:ind w:firstLine="709"/>
        <w:jc w:val="both"/>
        <w:rPr>
          <w:lang w:val="pt-BR"/>
        </w:rPr>
      </w:pPr>
      <w:r>
        <w:rPr>
          <w:lang w:val="pt-BR"/>
        </w:rPr>
        <w:t>O primeiro é de aproveitamento de investimento público. São Paulo contratou, em 2018, a modernização e a operação de seu parque de iluminação por vinte anos, ao valor de R$ 6,9 bilhões, com obrigação de telegestão em cada luminária (SÃO PAULO, 2018a, 2018b). Construiu, a partir de 2023, uma plataforma de videomonitoramento com dezenas de milhares de câmeras e análise automática de eventos. São dois ativos de escala municipal, custeados com recurso público, cujas finalidades declaradas não se comunicam. Propor o uso conjunto deles não demanda novo investimento em infraestrutura: demanda uma camada de software.</w:t>
      </w:r>
    </w:p>
    <w:p w14:paraId="550BCFC9" w14:textId="77777777" w:rsidR="006B1E66" w:rsidRPr="000F5B8B" w:rsidRDefault="00CC3326">
      <w:pPr>
        <w:spacing w:after="120" w:line="360" w:lineRule="auto"/>
        <w:ind w:firstLine="709"/>
        <w:jc w:val="both"/>
        <w:rPr>
          <w:lang w:val="pt-BR"/>
        </w:rPr>
      </w:pPr>
      <w:r>
        <w:rPr>
          <w:lang w:val="pt-BR"/>
        </w:rPr>
        <w:t xml:space="preserve">O segundo é social. A iluminação viária cumpre função de segurança de tráfego e de percepção de segurança pública. Elevar o nível luminoso diante de condições que o justifiquem — movimentação intensa, ocorrência reportada nas proximidades — atende essa função de modo mais aderente à situação real do que um regime fixo. </w:t>
      </w:r>
      <w:r>
        <w:rPr>
          <w:lang w:val="pt-BR"/>
        </w:rPr>
        <w:t>A própria norma ancora esse raciocínio: ao fixar iluminância vertical mínima para as classes de pedestres, a ABNT NBR 5101 declara que o critério destina-se ao reconhecimento facial e à reação antecipada do pedestre diante de eventual ato de agressão. O nível de iluminação de uma área de circulação é dimensionado pela condição de que uma pessoa seja reconhecível nela.</w:t>
      </w:r>
    </w:p>
    <w:p w14:paraId="412F44F6" w14:textId="77777777" w:rsidR="006B1E66" w:rsidRPr="000F5B8B" w:rsidRDefault="00CC3326">
      <w:pPr>
        <w:spacing w:after="120" w:line="360" w:lineRule="auto"/>
        <w:ind w:firstLine="709"/>
        <w:jc w:val="both"/>
        <w:rPr>
          <w:lang w:val="pt-BR"/>
        </w:rPr>
      </w:pPr>
      <w:r>
        <w:rPr>
          <w:lang w:val="pt-BR"/>
        </w:rPr>
        <w:t xml:space="preserve">O terceiro é técnico. </w:t>
      </w:r>
      <w:r>
        <w:rPr>
          <w:lang w:val="pt-BR"/>
        </w:rPr>
        <w:t xml:space="preserve">Decidir sob informação imprecisa é problema legítimo de inteligência artificial: as variáveis urbanas chegam parcialmente verdadeiras e em conflito, e precisam ser compostas numa saída única. O trabalho implementa essa composição por inferência nebulosa e a confronta com uma tabela de decisão com as mesmas regras (</w:t>
      </w:r>
      <w:del w:id="30247" w:author="Vitor Oliveira" w:date="2026-10-11T04:00:00Z">
        <w:r>
          <w:rPr>
            <w:lang w:val="pt-BR"/>
          </w:rPr>
          <w:delText xml:space="preserve">5.6</w:delText>
        </w:r>
      </w:del>
      <w:ins w:id="30248" w:author="Vitor Oliveira" w:date="2026-10-11T04:00:00Z">
        <w:r>
          <w:rPr>
            <w:lang w:val="pt-BR"/>
          </w:rPr>
          <w:t xml:space="preserve">4.6</w:t>
        </w:r>
      </w:ins>
      <w:r>
        <w:rPr>
          <w:lang w:val="pt-BR"/>
        </w:rPr>
        <w:t xml:space="preserve">).</w:t>
      </w:r>
    </w:p>
    <w:p w14:paraId="4D755D45" w14:textId="77777777" w:rsidR="006B1E66" w:rsidRPr="000F5B8B" w:rsidRDefault="00CC3326">
      <w:pPr>
        <w:spacing w:after="120" w:line="360" w:lineRule="auto"/>
        <w:ind w:firstLine="709"/>
        <w:jc w:val="both"/>
        <w:rPr>
          <w:lang w:val="pt-BR"/>
        </w:rPr>
      </w:pPr>
      <w:r>
        <w:rPr>
          <w:lang w:val="pt-BR"/>
        </w:rPr>
        <w:t>O quarto é normativo. A revisão de 2024 da ABNT NBR 5101 passou a tratar explicitamente a iluminação adaptativa, fixou os critérios sob os quais a atenuação é admissível e recomendou o monitoramento contínuo do tráfego e do meio ambiente para determinar o funcionamento do sistema. O trabalho opera dentro de moldura normativa vigente, e a subseção 2.5 a examina em detalhe.</w:t>
      </w:r>
    </w:p>
    <w:p w14:paraId="2A87F9FB" w14:textId="77777777" w:rsidR="00E01C3A" w:rsidRDefault="00CC3326">
      <w:pPr>
        <w:spacing w:after="120" w:line="360" w:lineRule="auto"/>
        <w:ind w:firstLine="709"/>
        <w:jc w:val="both"/>
        <w:rPr>
          <w:lang w:val="pt-BR"/>
        </w:rPr>
      </w:pPr>
      <w:r>
        <w:rPr>
          <w:lang w:val="pt-BR"/>
        </w:rPr>
        <w:t>O quinto é energético, e convém enunciá-lo com precisão, porque é onde o excesso de promessa compromete trabalhos desta natureza. A metade do problema enunciada em 1.4 — a iluminação desnecessariamente elevada em situações de menor demanda — só adquire consequência mensurável se o consumo entrar na avaliação. O trabalho estima, por isso, o consumo do ponto de luz e o confronta com duas linhas de base, nos termos metodológicos de 3.11. A estimativa é derivada, e não medida: parte da potência declarada do módulo de luz e da trajetória de ciclo de trabalho registrada em banco, dispensando instrumentação elétrica, e é expressa também para uma luminária de referência derivada dos parâmetros contratuais do parque. Afirma-se a razão entre o consumo do regime adaptativo e o dos regimes de referência, sobre a mesma suíte de cenários e a mesma duração. Não se afirma economia anual, economia em escala de parque nem valor monetário, e a delimitação consta entre as limitações.</w:t>
      </w:r>
    </w:p>
    <w:p w14:paraId="3D8DEAD3" w14:textId="77777777" w:rsidR="00E01C3A" w:rsidRDefault="00CC3326">
      <w:pPr>
        <w:pStyle w:val="Heading2"/>
        <w:spacing w:before="360" w:after="240" w:line="360" w:lineRule="auto"/>
        <w:rPr>
          <w:lang w:val="pt-BR"/>
        </w:rPr>
      </w:pPr>
      <w:bookmarkStart w:id="12" w:name="_Toc241792004"/>
      <w:r>
        <w:rPr>
          <w:lang w:val="pt-BR"/>
        </w:rPr>
        <w:t>1.7 Público-alvo, aplicação e forma de execução</w:t>
      </w:r>
      <w:bookmarkEnd w:id="12"/>
    </w:p>
    <w:p w14:paraId="087675ED" w14:textId="77777777" w:rsidR="00E01C3A" w:rsidRDefault="00CC3326">
      <w:pPr>
        <w:spacing w:after="120" w:line="360" w:lineRule="auto"/>
        <w:ind w:firstLine="709"/>
        <w:jc w:val="both"/>
        <w:rPr>
          <w:lang w:val="pt-BR"/>
        </w:rPr>
      </w:pPr>
      <w:r>
        <w:rPr>
          <w:lang w:val="pt-BR"/>
        </w:rPr>
        <w:t>A proposta destina-se ao município. O serviço de decisão é especificado como serviço municipal autônomo, que não pertence à plataforma de monitoramento nem ao sistema de telegestão: consome a interface da primeira e comanda o segundo (3.2). O destinatário direto da informação que o sistema produz — o dado recebido, o nível decidido, a correção imposta pela verificação normativa e a iluminância entregue — é o operador do sistema de iluminação, e não o cidadão, razão pela qual não se desenvolve aplicativo móvel (Quadro 12). O beneficiário final é quem circula pela via: a classe de iluminação adotada é de pedestres (3.8), e a função de segurança que a iluminação cumpre para esse usuário é o fundamento social do trabalho (1.6).</w:t>
      </w:r>
    </w:p>
    <w:p w14:paraId="4396AD56" w14:textId="77777777" w:rsidR="00E01C3A" w:rsidRDefault="00CC3326">
      <w:pPr>
        <w:spacing w:after="120" w:line="360" w:lineRule="auto"/>
        <w:ind w:firstLine="709"/>
        <w:jc w:val="both"/>
        <w:rPr>
          <w:lang w:val="pt-BR"/>
        </w:rPr>
      </w:pPr>
      <w:r>
        <w:rPr>
          <w:lang w:val="pt-BR"/>
        </w:rPr>
        <w:t xml:space="preserve">Quanto à forma de execução, o trabalho combina pesquisa documental sobre a infraestrutura instalada e sobre os dados abertos municipais, desenvolvimento de protótipo e experimentação em bancada, nos termos de 3.1. O método está descrito no Capítulo 3, </w:t>
      </w:r>
      <w:del w:id="30000" w:author="Vitor Oliveira" w:date="2026-10-11T04:00:00Z">
        <w:r>
          <w:rPr>
            <w:lang w:val="pt-BR"/>
          </w:rPr>
          <w:delText xml:space="preserve">e a documentação de engenharia de software que orienta a implementação, no Capítulo 4.</w:delText>
        </w:r>
      </w:del>
      <w:ins w:id="30001" w:author="Vitor Oliveira" w:date="2026-10-11T04:00:00Z">
        <w:r>
          <w:rPr>
            <w:lang w:val="pt-BR"/>
          </w:rPr>
          <w:t xml:space="preserve">e a documentação de engenharia de software que orienta a implementação e o banco de dados, ao final dele, em 3.12 e 3.13.</w:t>
        </w:r>
      </w:ins>
    </w:p>
    <w:p w14:paraId="0684847A" w14:textId="77777777" w:rsidR="00E01C3A" w:rsidRDefault="00CC3326">
      <w:pPr>
        <w:pStyle w:val="Heading1"/>
        <w:pageBreakBefore/>
        <w:spacing w:before="480" w:after="280" w:line="360" w:lineRule="auto"/>
        <w:rPr>
          <w:lang w:val="pt-BR"/>
        </w:rPr>
      </w:pPr>
      <w:bookmarkStart w:id="13" w:name="_Toc241792005"/>
      <w:r>
        <w:rPr>
          <w:lang w:val="pt-BR"/>
        </w:rPr>
        <w:t>2 REVISÃO BIBLIOGRÁFICA</w:t>
      </w:r>
      <w:bookmarkEnd w:id="13"/>
    </w:p>
    <w:p w14:paraId="24DAF3B2" w14:textId="77777777" w:rsidR="00E01C3A" w:rsidRDefault="00CC3326">
      <w:pPr>
        <w:pStyle w:val="Heading2"/>
        <w:spacing w:before="360" w:after="240" w:line="360" w:lineRule="auto"/>
        <w:rPr>
          <w:lang w:val="pt-BR"/>
        </w:rPr>
      </w:pPr>
      <w:bookmarkStart w:id="14" w:name="_Toc241792006"/>
      <w:r>
        <w:rPr>
          <w:lang w:val="pt-BR"/>
        </w:rPr>
        <w:t>2.1 Metodologia de seleção das fontes</w:t>
      </w:r>
      <w:bookmarkEnd w:id="14"/>
    </w:p>
    <w:p w14:paraId="7EC3B00E" w14:textId="77777777" w:rsidR="006B1E66" w:rsidRPr="000F5B8B" w:rsidRDefault="00CC3326">
      <w:pPr>
        <w:spacing w:after="120" w:line="360" w:lineRule="auto"/>
        <w:ind w:firstLine="709"/>
        <w:jc w:val="both"/>
        <w:rPr>
          <w:lang w:val="pt-BR"/>
        </w:rPr>
      </w:pPr>
      <w:r>
        <w:rPr>
          <w:lang w:val="pt-BR"/>
        </w:rPr>
        <w:t xml:space="preserve">A revisão é narrativa, e não sistemática: as fontes foram reunidas a partir dos eixos que estruturam esta seção, e cada inclusão obedece aos critérios declarados a seguir, de modo que possa ser auditada pelo leitor.</w:t>
      </w:r>
    </w:p>
    <w:p w14:paraId="7A6F9533" w14:textId="77777777" w:rsidR="006B1E66" w:rsidRPr="000F5B8B" w:rsidRDefault="00CC3326">
      <w:pPr>
        <w:spacing w:after="120" w:line="360" w:lineRule="auto"/>
        <w:ind w:firstLine="709"/>
        <w:jc w:val="both"/>
        <w:rPr>
          <w:lang w:val="pt-BR"/>
        </w:rPr>
      </w:pPr>
      <w:r>
        <w:rPr>
          <w:lang w:val="pt-BR"/>
        </w:rPr>
        <w:t>Três critérios de inclusão foram aplicados cumulativamente. O primeiro é a publicação em veículo com processo editorial de revisão por pares documentado, indexado em base consolidada, privilegiando periódicos de sociedades científicas e de editoras de tradição reconhecida, ou, no caso da produção nacional, teses e dissertações de programas de pós-graduação avaliados pela Coordenação de Aperfeiçoamento de Pessoal de Nível Superior. O segundo é a aderência direta a um dos eixos que estruturam esta seção. O terceiro é o recorte temporal de dez anos, contado a partir de 2016.</w:t>
      </w:r>
    </w:p>
    <w:p w14:paraId="25BBC74E" w14:textId="77777777" w:rsidR="006B1E66" w:rsidRPr="000F5B8B" w:rsidRDefault="00CC3326">
      <w:pPr>
        <w:spacing w:after="120" w:line="360" w:lineRule="auto"/>
        <w:ind w:firstLine="709"/>
        <w:jc w:val="both"/>
        <w:rPr>
          <w:lang w:val="pt-BR"/>
        </w:rPr>
      </w:pPr>
      <w:r>
        <w:rPr>
          <w:lang w:val="pt-BR"/>
        </w:rPr>
        <w:t>Foram excluídas fontes sem revisão por pares, trabalhos de aderência apenas tangencial e publicações em periódicos de processo editorial não verificável.</w:t>
      </w:r>
    </w:p>
    <w:p w14:paraId="2FD9C5E4" w14:textId="77777777" w:rsidR="006B1E66" w:rsidRPr="000F5B8B" w:rsidRDefault="00CC3326">
      <w:pPr>
        <w:spacing w:after="120" w:line="360" w:lineRule="auto"/>
        <w:ind w:firstLine="709"/>
        <w:jc w:val="both"/>
        <w:rPr>
          <w:lang w:val="pt-BR"/>
        </w:rPr>
      </w:pPr>
      <w:r>
        <w:rPr>
          <w:lang w:val="pt-BR"/>
        </w:rPr>
        <w:t xml:space="preserve">Duas exceções ao recorte temporal são declaradas e delimitadas. A primeira são duas obras seminais — Zadeh (1965) e Mamdani e Assilian (1975) —, que comparecem exclusivamente como atribuição de origem da técnica adotada, e não como sustentação de qualquer afirmação sobre o estado da arte. A distinção é relevante: o estado atual da discussão sobre a técnica é sustentado por fontes de 2019 e 2026, apresentadas na subseção 2.6, </w:t>
      </w:r>
      <w:r>
        <w:rPr>
          <w:lang w:val="pt-BR"/>
        </w:rPr>
        <w:t xml:space="preserve">e nenhuma afirmação sobre o estado da arte da técnica depende de literatura anterior ao recorte.</w:t>
      </w:r>
      <w:r>
        <w:rPr>
          <w:lang w:val="pt-BR"/>
        </w:rPr>
        <w:t xml:space="preserve"> A segunda exceção são os documentos oficiais do poder público e de instituições públicas, os atos regulatórios e os relatórios de órgão de controle externo, empregados exclusivamente para estabelecer fatos </w:t>
      </w:r>
      <w:r>
        <w:rPr>
          <w:lang w:val="pt-BR"/>
        </w:rPr>
        <w:t>sobre a infraestrutura instalada e sobre o regime jurídico que a rege. Fontes dessa natureza comparecem identificadas como tais, e delas não se extrai afirmação de desempenho. Essa matéria não é reportada por literatura revisada por pares, e a fonte primária a documenta de modo verificável.</w:t>
      </w:r>
    </w:p>
    <w:p w14:paraId="50898B67" w14:textId="77777777" w:rsidR="006B1E66" w:rsidRPr="000F5B8B" w:rsidRDefault="00CC3326">
      <w:pPr>
        <w:spacing w:after="120" w:line="360" w:lineRule="auto"/>
        <w:ind w:firstLine="709"/>
        <w:jc w:val="both"/>
        <w:rPr>
          <w:lang w:val="pt-BR"/>
        </w:rPr>
      </w:pPr>
      <w:r>
        <w:rPr>
          <w:lang w:val="pt-BR"/>
        </w:rPr>
        <w:t xml:space="preserve">Uma terceira exceção, mais restrita, </w:t>
      </w:r>
      <w:r>
        <w:rPr>
          <w:lang w:val="pt-BR"/>
        </w:rPr>
        <w:t xml:space="preserve">alcança uma fonte nominalmente identificada: a publicação normativa</w:t>
      </w:r>
      <w:r>
        <w:rPr>
          <w:lang w:val="pt-BR"/>
        </w:rPr>
        <w:t xml:space="preserve"> da Commission Internationale de l'Éclairage sobre iluminação viária, de 2010: documento técnico normativo não se avalia pela data de publicação, e sim pela vigência, e a edição citada é a que permanece em vigor.</w:t>
      </w:r>
      <w:r>
        <w:rPr>
          <w:lang w:val="pt-BR"/>
        </w:rPr>
        <w:t xml:space="preserve"> Dela não se extrai</w:t>
      </w:r>
      <w:r>
        <w:rPr>
          <w:lang w:val="pt-BR"/>
        </w:rPr>
        <w:t xml:space="preserve"> afirmação sobre o estado da arte da técnica.</w:t>
      </w:r>
      <w:r>
        <w:rPr>
          <w:lang w:val="pt-BR"/>
        </w:rPr>
        <w:t xml:space="preserve"> Fica também fora do recorte o estudo de Shikakura, Morikawa e Nakamura (2003), empregado em 3.9 por ser a fonte localizada pelos autores com valor medido de limiar de percepção de variação de iluminância; dele se extrai apenas esse valor.</w:t>
      </w:r>
      <w:r>
        <w:rPr>
          <w:lang w:val="pt-BR"/>
        </w:rPr>
        <w:t xml:space="preserve"> Normas e especificações técnicas — da ABNT, da ISO/IEC, da ANSI, da OASIS e do consórcio TALQ — e a folha de dados do fabricante do microcontrolador comparecem como fonte do que especificam; os documentos da associação setorial de concessionárias, como fonte de dados do setor; e o relato jornalístico de Perry (2020), apenas como registro do caso descrito em 3.10. De nenhuma dessas fontes se extrai afirmação de desempenho.</w:t>
      </w:r>
    </w:p>
    <w:p w14:paraId="47B5C483" w14:textId="77777777" w:rsidR="00E01C3A" w:rsidRDefault="00CC3326">
      <w:pPr>
        <w:pStyle w:val="Heading2"/>
        <w:spacing w:before="360" w:after="240" w:line="360" w:lineRule="auto"/>
        <w:rPr>
          <w:lang w:val="pt-BR"/>
        </w:rPr>
      </w:pPr>
      <w:bookmarkStart w:id="15" w:name="_Toc241792007"/>
      <w:r>
        <w:rPr>
          <w:lang w:val="pt-BR"/>
        </w:rPr>
        <w:t>2.2 Infraestrutura instalada e integração ausente: um padrão documentado</w:t>
      </w:r>
      <w:bookmarkEnd w:id="15"/>
    </w:p>
    <w:p w14:paraId="2340A41E" w14:textId="77777777" w:rsidR="006B1E66" w:rsidRPr="000F5B8B" w:rsidRDefault="00CC3326">
      <w:pPr>
        <w:spacing w:after="120" w:line="360" w:lineRule="auto"/>
        <w:ind w:firstLine="709"/>
        <w:jc w:val="both"/>
        <w:rPr>
          <w:lang w:val="pt-BR"/>
        </w:rPr>
      </w:pPr>
      <w:r>
        <w:rPr>
          <w:lang w:val="pt-BR"/>
        </w:rPr>
        <w:t>Antes de examinar São Paulo, convém estabelecer que a situação descrita neste trabalho não é uma peculiaridade local, e sim uma configuração recorrente, reportada na literatura.</w:t>
      </w:r>
    </w:p>
    <w:p w14:paraId="01E4D42A" w14:textId="77777777" w:rsidR="006B1E66" w:rsidRPr="000F5B8B" w:rsidRDefault="00CC3326">
      <w:pPr>
        <w:spacing w:after="120" w:line="360" w:lineRule="auto"/>
        <w:ind w:firstLine="709"/>
        <w:jc w:val="both"/>
        <w:rPr>
          <w:lang w:val="pt-BR"/>
        </w:rPr>
      </w:pPr>
      <w:r>
        <w:rPr>
          <w:lang w:val="pt-BR"/>
        </w:rPr>
        <w:t xml:space="preserve">Alves, Dias e Seixas (2019) examinam o estado da arte das cidades inteligentes no Brasil e em Portugal e concluem que nenhum dos dois países ultrapassou a primeira fase do processo, aquela de implantação de infraestrutura tecnológica, permanecendo incipiente o estágio em que a tecnologia integrada passa a apoiar o planejamento urbano. </w:t>
      </w:r>
      <w:r>
        <w:rPr>
          <w:lang w:val="pt-BR"/>
        </w:rPr>
        <w:t xml:space="preserve">Os autores registram ainda que a iluminação pública e a mobilidade aparecem como áreas de destaque dos projetos.</w:t>
      </w:r>
      <w:r>
        <w:rPr>
          <w:lang w:val="pt-BR"/>
        </w:rPr>
        <w:t xml:space="preserve"> O diagnóstico é preciso quanto ao problema aqui tratado: investe-se em infraestrutura, e não se investe na integração que a tornaria útil a mais de um serviço.</w:t>
      </w:r>
    </w:p>
    <w:p w14:paraId="42AC0AC0" w14:textId="77777777" w:rsidR="006B1E66" w:rsidRPr="000F5B8B" w:rsidRDefault="00CC3326">
      <w:pPr>
        <w:spacing w:after="120" w:line="360" w:lineRule="auto"/>
        <w:ind w:firstLine="709"/>
        <w:jc w:val="both"/>
        <w:rPr>
          <w:lang w:val="pt-BR"/>
        </w:rPr>
      </w:pPr>
      <w:r>
        <w:rPr>
          <w:lang w:val="pt-BR"/>
        </w:rPr>
        <w:t xml:space="preserve">Dizon e Pranggono (2022) documentam o caso de Sheffield, no Reino Unido, onde 66.802 luminárias — 99,5% do parque — foram convertidas para tecnologia de estado sólido e integradas a um sistema central de telegestão. Os autores registram que a operação utiliza apenas parte das capacidades de controle disponíveis, mantendo regime de acionamento por calendário solar e horário programado, e que a cidade não implantou controle responsivo ao tráfego. É o mesmo descompasso entre </w:t>
      </w:r>
      <w:r>
        <w:rPr>
          <w:lang w:val="pt-BR"/>
        </w:rPr>
        <w:t>capacidade instalada e capacidade utilizada, observado em outra cidade, em outro país e sob outro arranjo contratual.</w:t>
      </w:r>
    </w:p>
    <w:p w14:paraId="7A99D7C9" w14:textId="77777777" w:rsidR="006B1E66" w:rsidRPr="000F5B8B" w:rsidRDefault="00CC3326">
      <w:pPr>
        <w:spacing w:after="120" w:line="360" w:lineRule="auto"/>
        <w:ind w:firstLine="709"/>
        <w:jc w:val="both"/>
        <w:rPr>
          <w:lang w:val="pt-BR"/>
        </w:rPr>
      </w:pPr>
      <w:r>
        <w:rPr>
          <w:lang w:val="pt-BR"/>
        </w:rPr>
        <w:t xml:space="preserve">Anthony Jnr (2024) conduz revisão sistemática sobre o emprego de interfaces de programação de aplicações na interoperabilidade entre sistemas digitais municipais e </w:t>
      </w:r>
      <w:r>
        <w:rPr>
          <w:lang w:val="pt-BR"/>
        </w:rPr>
        <w:t xml:space="preserve">aponta os sistemas isolados, sem padronização de interfaces, </w:t>
      </w:r>
      <w:r>
        <w:rPr>
          <w:lang w:val="pt-BR"/>
        </w:rPr>
        <w:t xml:space="preserve">como obstáculo à integração, e a especificação da interface como o instrumento pelo qual esse isolamento se resolve.</w:t>
      </w:r>
    </w:p>
    <w:p w14:paraId="7AF82743" w14:textId="77777777" w:rsidR="006B1E66" w:rsidRPr="000F5B8B" w:rsidRDefault="00CC3326">
      <w:pPr>
        <w:spacing w:after="120" w:line="360" w:lineRule="auto"/>
        <w:ind w:firstLine="709"/>
        <w:jc w:val="both"/>
        <w:rPr>
          <w:lang w:val="pt-BR"/>
        </w:rPr>
      </w:pPr>
      <w:r>
        <w:rPr>
          <w:lang w:val="pt-BR"/>
        </w:rPr>
        <w:t>Um caso brasileiro recente ilustra o mesmo ponto em escala menor e sob condições favoráveis. Em janeiro de 2026, a Universidade Estadual de Campinas recebeu os dispositivos de telegestão de um projeto que instala 2.615 sensores junto a luminárias de estado sólido em seu campus, executado por operadora de telecomunicações com financiamento vinculado ao Programa Nacional de Iluminação Pública Eficiente (RIBEIRO, 2026). A descrição oficial do sistema informa que a plataforma permite ajustar níveis de iluminação conforme horários, condições ambientais ou demandas específicas, além de identificar falhas em tempo real (NIPE, 2026).</w:t>
      </w:r>
    </w:p>
    <w:p w14:paraId="1D072F40" w14:textId="77777777" w:rsidR="006B1E66" w:rsidRPr="000F5B8B" w:rsidRDefault="00CC3326">
      <w:pPr>
        <w:spacing w:after="120" w:line="360" w:lineRule="auto"/>
        <w:ind w:firstLine="709"/>
        <w:jc w:val="both"/>
        <w:rPr>
          <w:lang w:val="pt-BR"/>
        </w:rPr>
      </w:pPr>
      <w:r>
        <w:rPr>
          <w:lang w:val="pt-BR"/>
        </w:rPr>
        <w:t xml:space="preserve">A proximidade com o que aqui se propõe é aparente e convém demarcá-la. O que se implanta é uma plataforma de telegestão dotada de sensoriamento próprio, instalado para essa finalidade, em rede fechada de campus, com ajuste por </w:t>
      </w:r>
      <w:r>
        <w:rPr>
          <w:lang w:val="pt-BR"/>
        </w:rPr>
        <w:t>programação horária e por condição medida localmente. Não há consumo de dados produzidos por outro sistema, concebido para outra finalidade, nem camada de verificação normativa interposta entre a decisão e a atuação. O caso é, portanto, mais um registro de capacidade instalada — e recente, brasileiro e no estado de São Paulo — do que uma realização do vínculo que este trabalho investiga.</w:t>
      </w:r>
    </w:p>
    <w:p w14:paraId="37AC721B" w14:textId="77777777" w:rsidR="006B1E66" w:rsidRPr="000F5B8B" w:rsidRDefault="00CC3326">
      <w:pPr>
        <w:spacing w:after="120" w:line="360" w:lineRule="auto"/>
        <w:ind w:firstLine="709"/>
        <w:jc w:val="both"/>
        <w:rPr>
          <w:lang w:val="pt-BR"/>
        </w:rPr>
      </w:pPr>
      <w:r>
        <w:rPr>
          <w:lang w:val="pt-BR"/>
        </w:rPr>
        <w:t xml:space="preserve">O quadro nacional dimensiona o problema. Segundo o censo do setor, elaborado a partir da Base de Dados Geográfica da Distribuidora mantida pela Agência Nacional de Energia Elétrica, o Brasil registrava 19.362.437 pontos de luz nas redes das distribuidoras em 2023, número que o próprio censo estima em 22.037.666 quando incluída a iluminação ornamental, com margem de segurança entre 20.185.063 e 24.761.415. Sobre a base das distribuidoras, 3.793.293 pontos, ou 19,6%, operavam em tecnologia de estado sólido (ABCIP, 2024a). São Paulo, que já em 2021 contabilizava </w:t>
      </w:r>
      <w:r>
        <w:rPr>
          <w:lang w:val="pt-BR"/>
        </w:rPr>
        <w:t xml:space="preserve">cerca de 90% do parque convertido (SÃO PAULO, 2021), é exceção — e é por ser exceção que constitui o caso em que a pergunta deste trabalho pode ser formulada sobre parque já convertido.</w:t>
      </w:r>
    </w:p>
    <w:p w14:paraId="6DA25710" w14:textId="77777777" w:rsidR="00E01C3A" w:rsidRDefault="00CC3326">
      <w:pPr>
        <w:pStyle w:val="Heading2"/>
        <w:spacing w:before="360" w:after="240" w:line="360" w:lineRule="auto"/>
        <w:rPr>
          <w:lang w:val="pt-BR"/>
        </w:rPr>
      </w:pPr>
      <w:bookmarkStart w:id="16" w:name="_Toc241792008"/>
      <w:r>
        <w:rPr>
          <w:lang w:val="pt-BR"/>
        </w:rPr>
        <w:t>2.3 A infraestrutura instalada no município de São Paulo</w:t>
      </w:r>
      <w:bookmarkEnd w:id="16"/>
    </w:p>
    <w:p w14:paraId="07F2F82D" w14:textId="77777777" w:rsidR="006B1E66" w:rsidRPr="000F5B8B" w:rsidRDefault="00CC3326">
      <w:pPr>
        <w:spacing w:after="240" w:line="360" w:lineRule="auto"/>
        <w:ind w:firstLine="709"/>
        <w:jc w:val="both"/>
        <w:rPr>
          <w:lang w:val="pt-BR"/>
        </w:rPr>
      </w:pPr>
      <w:r>
        <w:rPr>
          <w:lang w:val="pt-BR"/>
        </w:rPr>
        <w:t xml:space="preserve">Esta subseção estabelece o fato sobre o qual o trabalho se apoia: as duas capacidades necessárias a um sistema de iluminação responsiva </w:t>
      </w:r>
      <w:r>
        <w:rPr>
          <w:lang w:val="pt-BR"/>
        </w:rPr>
        <w:t xml:space="preserve">já estão contratadas na cidade.</w:t>
      </w:r>
      <w:r>
        <w:rPr>
          <w:lang w:val="pt-BR"/>
        </w:rPr>
        <w:t xml:space="preserve"> O Quadro 1 sintetiza o levantamento, construído sobre fontes primárias.</w:t>
      </w:r>
    </w:p>
    <w:p w14:paraId="0F279777" w14:textId="77777777" w:rsidR="006B1E66" w:rsidRPr="000F5B8B" w:rsidRDefault="00CC3326">
      <w:pPr>
        <w:keepNext/>
        <w:spacing w:before="260" w:after="130"/>
        <w:rPr>
          <w:lang w:val="pt-BR"/>
        </w:rPr>
      </w:pPr>
      <w:r>
        <w:rPr>
          <w:sz w:val="20"/>
          <w:szCs w:val="20"/>
          <w:lang w:val="pt-BR"/>
        </w:rPr>
        <w:t>Quadro 1 – Infraestrutura urbana instalada no município de São Paulo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rsidRPr="00CE1B46" w14:paraId="0A4BB5FE" w14:textId="77777777">
        <w:trPr>
          <w:tblHeader/>
        </w:trPr>
        <w:tc>
          <w:tcPr>
            <w:tcW w:w="2100" w:type="dxa"/>
            <w:shd w:val="clear" w:color="auto" w:fill="EDEDED"/>
            <w:tcMar>
              <w:top w:w="70" w:type="dxa"/>
              <w:left w:w="90" w:type="dxa"/>
              <w:bottom w:w="70" w:type="dxa"/>
              <w:right w:w="90" w:type="dxa"/>
            </w:tcMar>
          </w:tcPr>
          <w:p w14:paraId="7CEA5DC9" w14:textId="77777777" w:rsidR="006B1E66" w:rsidRDefault="00CC3326">
            <w:r>
              <w:rPr>
                <w:b/>
                <w:bCs/>
                <w:sz w:val="20"/>
                <w:szCs w:val="20"/>
              </w:rPr>
              <w:t>Ativo</w:t>
            </w:r>
          </w:p>
        </w:tc>
        <w:tc>
          <w:tcPr>
            <w:tcW w:w="3200" w:type="dxa"/>
            <w:shd w:val="clear" w:color="auto" w:fill="EDEDED"/>
            <w:tcMar>
              <w:top w:w="70" w:type="dxa"/>
              <w:left w:w="90" w:type="dxa"/>
              <w:bottom w:w="70" w:type="dxa"/>
              <w:right w:w="90" w:type="dxa"/>
            </w:tcMar>
          </w:tcPr>
          <w:p w14:paraId="461CD2A4" w14:textId="77777777" w:rsidR="006B1E66" w:rsidRDefault="00CC3326">
            <w:r>
              <w:rPr>
                <w:b/>
                <w:bCs/>
                <w:sz w:val="20"/>
                <w:szCs w:val="20"/>
              </w:rPr>
              <w:t>O que já existe</w:t>
            </w:r>
          </w:p>
        </w:tc>
        <w:tc>
          <w:tcPr>
            <w:tcW w:w="3771" w:type="dxa"/>
            <w:shd w:val="clear" w:color="auto" w:fill="EDEDED"/>
            <w:tcMar>
              <w:top w:w="70" w:type="dxa"/>
              <w:left w:w="90" w:type="dxa"/>
              <w:bottom w:w="70" w:type="dxa"/>
              <w:right w:w="90" w:type="dxa"/>
            </w:tcMar>
          </w:tcPr>
          <w:p w14:paraId="5AC9C9B3" w14:textId="77777777" w:rsidR="006B1E66" w:rsidRPr="000F5B8B" w:rsidRDefault="00CC3326">
            <w:pPr>
              <w:rPr>
                <w:lang w:val="pt-BR"/>
              </w:rPr>
            </w:pPr>
            <w:r>
              <w:rPr>
                <w:b/>
                <w:bCs/>
                <w:sz w:val="20"/>
                <w:szCs w:val="20"/>
                <w:lang w:val="pt-BR"/>
              </w:rPr>
              <w:t>O que ainda não faz</w:t>
            </w:r>
          </w:p>
        </w:tc>
      </w:tr>
      <w:tr w:rsidR="006B1E66" w:rsidRPr="00CE1B46" w14:paraId="63FF1C3C" w14:textId="77777777">
        <w:tc>
          <w:tcPr>
            <w:tcW w:w="2100" w:type="dxa"/>
            <w:tcMar>
              <w:top w:w="70" w:type="dxa"/>
              <w:left w:w="90" w:type="dxa"/>
              <w:bottom w:w="70" w:type="dxa"/>
              <w:right w:w="90" w:type="dxa"/>
            </w:tcMar>
          </w:tcPr>
          <w:p w14:paraId="15917C36" w14:textId="77777777" w:rsidR="006B1E66" w:rsidRDefault="00CC3326">
            <w:r>
              <w:rPr>
                <w:sz w:val="20"/>
                <w:szCs w:val="20"/>
              </w:rPr>
              <w:t>Parque de iluminação pública</w:t>
            </w:r>
          </w:p>
        </w:tc>
        <w:tc>
          <w:tcPr>
            <w:tcW w:w="3200" w:type="dxa"/>
            <w:tcMar>
              <w:top w:w="70" w:type="dxa"/>
              <w:left w:w="90" w:type="dxa"/>
              <w:bottom w:w="70" w:type="dxa"/>
              <w:right w:w="90" w:type="dxa"/>
            </w:tcMar>
          </w:tcPr>
          <w:p w14:paraId="0956DA2B" w14:textId="77777777" w:rsidR="006B1E66" w:rsidRPr="000F5B8B" w:rsidRDefault="00CC3326">
            <w:pPr>
              <w:rPr>
                <w:lang w:val="pt-BR"/>
              </w:rPr>
            </w:pPr>
            <w:r>
              <w:rPr>
                <w:sz w:val="20"/>
                <w:szCs w:val="20"/>
                <w:lang w:val="pt-BR"/>
              </w:rPr>
              <w:t xml:space="preserve">618.355 pontos de luz na licitação, dos quais 535.713 contratados para substituição por tecnologia de estado sólido; 662.945 pontos no cadastro georreferenciado municipal, cada um com placa e coordenadas, na carga de julho de 2026; </w:t>
            </w:r>
            <w:r>
              <w:rPr>
                <w:sz w:val="20"/>
                <w:szCs w:val="20"/>
                <w:lang w:val="pt-BR"/>
              </w:rPr>
              <w:t xml:space="preserve">cerca de 90% do parque convertido em 2021</w:t>
            </w:r>
          </w:p>
        </w:tc>
        <w:tc>
          <w:tcPr>
            <w:tcW w:w="3771" w:type="dxa"/>
            <w:tcMar>
              <w:top w:w="70" w:type="dxa"/>
              <w:left w:w="90" w:type="dxa"/>
              <w:bottom w:w="70" w:type="dxa"/>
              <w:right w:w="90" w:type="dxa"/>
            </w:tcMar>
          </w:tcPr>
          <w:p w14:paraId="63FC6016" w14:textId="77777777" w:rsidR="006B1E66" w:rsidRPr="000F5B8B" w:rsidRDefault="00CC3326">
            <w:pPr>
              <w:rPr>
                <w:lang w:val="pt-BR"/>
              </w:rPr>
            </w:pPr>
            <w:r>
              <w:rPr>
                <w:sz w:val="20"/>
                <w:szCs w:val="20"/>
                <w:lang w:val="pt-BR"/>
              </w:rPr>
              <w:t xml:space="preserve">Não se localizou registro público de controle conforme o uso da via</w:t>
            </w:r>
          </w:p>
        </w:tc>
      </w:tr>
      <w:tr w:rsidR="006B1E66" w:rsidRPr="00CE1B46" w14:paraId="39DC4FFF" w14:textId="77777777">
        <w:tc>
          <w:tcPr>
            <w:tcW w:w="2100" w:type="dxa"/>
            <w:tcMar>
              <w:top w:w="70" w:type="dxa"/>
              <w:left w:w="90" w:type="dxa"/>
              <w:bottom w:w="70" w:type="dxa"/>
              <w:right w:w="90" w:type="dxa"/>
            </w:tcMar>
          </w:tcPr>
          <w:p w14:paraId="4CEB0762" w14:textId="77777777" w:rsidR="006B1E66" w:rsidRDefault="00CC3326">
            <w:r>
              <w:rPr>
                <w:sz w:val="20"/>
                <w:szCs w:val="20"/>
              </w:rPr>
              <w:t>Concessão e telegestão</w:t>
            </w:r>
          </w:p>
        </w:tc>
        <w:tc>
          <w:tcPr>
            <w:tcW w:w="3200" w:type="dxa"/>
            <w:tcMar>
              <w:top w:w="70" w:type="dxa"/>
              <w:left w:w="90" w:type="dxa"/>
              <w:bottom w:w="70" w:type="dxa"/>
              <w:right w:w="90" w:type="dxa"/>
            </w:tcMar>
          </w:tcPr>
          <w:p w14:paraId="6F870F6B" w14:textId="77777777" w:rsidR="006B1E66" w:rsidRPr="000F5B8B" w:rsidRDefault="00CC3326">
            <w:pPr>
              <w:rPr>
                <w:lang w:val="pt-BR"/>
              </w:rPr>
            </w:pPr>
            <w:r>
              <w:rPr>
                <w:sz w:val="20"/>
                <w:szCs w:val="20"/>
                <w:lang w:val="pt-BR"/>
              </w:rPr>
              <w:t xml:space="preserve">Contrato de Concessão nº 003/SMSO/2018, de vinte anos, ao valor de R$ 6,9 bilhões, </w:t>
            </w:r>
            <w:r>
              <w:rPr>
                <w:sz w:val="20"/>
                <w:szCs w:val="20"/>
                <w:lang w:val="pt-BR"/>
              </w:rPr>
              <w:t>originado da Concorrência Internacional nº 01/SES/2015. O Anexo III do contrato, Caderno de Encargos, exige telegestão bidirecional, com o centro de controle emitindo comandos isolados ou em grupo e programação agendada, e drivers que permitam dimerização por controle analógico de 0 a 10 V</w:t>
            </w:r>
          </w:p>
        </w:tc>
        <w:tc>
          <w:tcPr>
            <w:tcW w:w="3771" w:type="dxa"/>
            <w:tcMar>
              <w:top w:w="70" w:type="dxa"/>
              <w:left w:w="90" w:type="dxa"/>
              <w:bottom w:w="70" w:type="dxa"/>
              <w:right w:w="90" w:type="dxa"/>
            </w:tcMar>
          </w:tcPr>
          <w:p w14:paraId="2B676D64" w14:textId="77777777" w:rsidR="006B1E66" w:rsidRPr="000F5B8B" w:rsidRDefault="00CC3326">
            <w:pPr>
              <w:rPr>
                <w:lang w:val="pt-BR"/>
              </w:rPr>
            </w:pPr>
            <w:r>
              <w:rPr>
                <w:sz w:val="20"/>
                <w:szCs w:val="20"/>
                <w:lang w:val="pt-BR"/>
              </w:rPr>
              <w:t xml:space="preserve">A telegestão serve à gestão do ativo — falha, consumo, inventário — e não </w:t>
            </w:r>
            <w:r>
              <w:rPr>
                <w:sz w:val="20"/>
                <w:szCs w:val="20"/>
                <w:lang w:val="pt-BR"/>
              </w:rPr>
              <w:t>consome informação sobre o que ocorre na via</w:t>
            </w:r>
          </w:p>
        </w:tc>
      </w:tr>
      <w:tr w:rsidR="006B1E66" w:rsidRPr="00CE1B46" w14:paraId="4B87644D" w14:textId="77777777">
        <w:tc>
          <w:tcPr>
            <w:tcW w:w="2100" w:type="dxa"/>
            <w:tcMar>
              <w:top w:w="70" w:type="dxa"/>
              <w:left w:w="90" w:type="dxa"/>
              <w:bottom w:w="70" w:type="dxa"/>
              <w:right w:w="90" w:type="dxa"/>
            </w:tcMar>
          </w:tcPr>
          <w:p w14:paraId="53F5CC17" w14:textId="77777777" w:rsidR="006B1E66" w:rsidRDefault="00CC3326">
            <w:r>
              <w:rPr>
                <w:sz w:val="20"/>
                <w:szCs w:val="20"/>
              </w:rPr>
              <w:t>Plataforma Smart Sampa</w:t>
            </w:r>
          </w:p>
        </w:tc>
        <w:tc>
          <w:tcPr>
            <w:tcW w:w="3200" w:type="dxa"/>
            <w:tcMar>
              <w:top w:w="70" w:type="dxa"/>
              <w:left w:w="90" w:type="dxa"/>
              <w:bottom w:w="70" w:type="dxa"/>
              <w:right w:w="90" w:type="dxa"/>
            </w:tcMar>
          </w:tcPr>
          <w:p w14:paraId="17A3821F" w14:textId="77777777" w:rsidR="006B1E66" w:rsidRPr="000F5B8B" w:rsidRDefault="00CC3326">
            <w:pPr>
              <w:rPr>
                <w:lang w:val="pt-BR"/>
              </w:rPr>
            </w:pPr>
            <w:r>
              <w:rPr>
                <w:sz w:val="20"/>
                <w:szCs w:val="20"/>
                <w:lang w:val="pt-BR"/>
              </w:rPr>
              <w:t>50 mil câmeras integradas em abril de 2026 — eram 40 mil em setembro de 2025, metade municipais e metade de redes privadas —, e central de monitoramento em operação contínua. O Termo de Referência exige analíticos de contagem de pessoas, de detecção de densidade e concentração de pessoas, de contagem e fluxo de veículos e de alarme de congestionamento, além de interoperabilidade com acesso aos dados por interface de programação</w:t>
            </w:r>
          </w:p>
        </w:tc>
        <w:tc>
          <w:tcPr>
            <w:tcW w:w="3771" w:type="dxa"/>
            <w:tcMar>
              <w:top w:w="70" w:type="dxa"/>
              <w:left w:w="90" w:type="dxa"/>
              <w:bottom w:w="70" w:type="dxa"/>
              <w:right w:w="90" w:type="dxa"/>
            </w:tcMar>
          </w:tcPr>
          <w:p w14:paraId="76C3AB16" w14:textId="77777777" w:rsidR="006B1E66" w:rsidRPr="000F5B8B" w:rsidRDefault="00CC3326">
            <w:pPr>
              <w:rPr>
                <w:lang w:val="pt-BR"/>
              </w:rPr>
            </w:pPr>
            <w:r>
              <w:rPr>
                <w:sz w:val="20"/>
                <w:szCs w:val="20"/>
                <w:lang w:val="pt-BR"/>
              </w:rPr>
              <w:t xml:space="preserve">Destina-se à segurança pública. O termo de referência prevê integração com outros sistemas municipais, entre eles o de iluminação pública, mas não há registro público de que ela opere</w:t>
            </w:r>
          </w:p>
        </w:tc>
      </w:tr>
      <w:tr w:rsidR="006B1E66" w:rsidRPr="00CE1B46" w14:paraId="16C2DADA" w14:textId="77777777">
        <w:tc>
          <w:tcPr>
            <w:tcW w:w="2100" w:type="dxa"/>
            <w:tcMar>
              <w:top w:w="70" w:type="dxa"/>
              <w:left w:w="90" w:type="dxa"/>
              <w:bottom w:w="70" w:type="dxa"/>
              <w:right w:w="90" w:type="dxa"/>
            </w:tcMar>
          </w:tcPr>
          <w:p w14:paraId="241FBAD0" w14:textId="77777777" w:rsidR="006B1E66" w:rsidRDefault="00CC3326">
            <w:r>
              <w:rPr>
                <w:sz w:val="20"/>
                <w:szCs w:val="20"/>
              </w:rPr>
              <w:t>Regime regulatório federal</w:t>
            </w:r>
          </w:p>
        </w:tc>
        <w:tc>
          <w:tcPr>
            <w:tcW w:w="3200" w:type="dxa"/>
            <w:tcMar>
              <w:top w:w="70" w:type="dxa"/>
              <w:left w:w="90" w:type="dxa"/>
              <w:bottom w:w="70" w:type="dxa"/>
              <w:right w:w="90" w:type="dxa"/>
            </w:tcMar>
          </w:tcPr>
          <w:p w14:paraId="704E730F" w14:textId="77777777" w:rsidR="006B1E66" w:rsidRPr="000F5B8B" w:rsidRDefault="00CC3326">
            <w:pPr>
              <w:rPr>
                <w:lang w:val="pt-BR"/>
              </w:rPr>
            </w:pPr>
            <w:r>
              <w:rPr>
                <w:sz w:val="20"/>
                <w:szCs w:val="20"/>
                <w:lang w:val="pt-BR"/>
              </w:rPr>
              <w:t>A Agência Nacional de Energia Elétrica aprovou, em 2022, instruções para o faturamento da iluminação pública quando há sistema de telegestão instalado, substituindo o tempo presumido pela medição</w:t>
            </w:r>
          </w:p>
        </w:tc>
        <w:tc>
          <w:tcPr>
            <w:tcW w:w="3771" w:type="dxa"/>
            <w:tcMar>
              <w:top w:w="70" w:type="dxa"/>
              <w:left w:w="90" w:type="dxa"/>
              <w:bottom w:w="70" w:type="dxa"/>
              <w:right w:w="90" w:type="dxa"/>
            </w:tcMar>
          </w:tcPr>
          <w:p w14:paraId="0CA0FAD1" w14:textId="77777777" w:rsidR="006B1E66" w:rsidRPr="000F5B8B" w:rsidRDefault="00CC3326">
            <w:pPr>
              <w:rPr>
                <w:lang w:val="pt-BR"/>
              </w:rPr>
            </w:pPr>
            <w:r>
              <w:rPr>
                <w:sz w:val="20"/>
                <w:szCs w:val="20"/>
                <w:lang w:val="pt-BR"/>
              </w:rPr>
              <w:t>Nenhum ato vincula a operação da iluminação a dados de outras plataformas municipais</w:t>
            </w:r>
          </w:p>
        </w:tc>
      </w:tr>
      <w:tr w:rsidR="006B1E66" w:rsidRPr="00CE1B46" w14:paraId="13574DC4" w14:textId="77777777">
        <w:tc>
          <w:tcPr>
            <w:tcW w:w="2100" w:type="dxa"/>
            <w:tcMar>
              <w:top w:w="70" w:type="dxa"/>
              <w:left w:w="90" w:type="dxa"/>
              <w:bottom w:w="70" w:type="dxa"/>
              <w:right w:w="90" w:type="dxa"/>
            </w:tcMar>
          </w:tcPr>
          <w:p w14:paraId="4C529624" w14:textId="77777777" w:rsidR="006B1E66" w:rsidRDefault="00CC3326">
            <w:r>
              <w:rPr>
                <w:sz w:val="20"/>
                <w:szCs w:val="20"/>
              </w:rPr>
              <w:t>Dados abertos municipais</w:t>
            </w:r>
          </w:p>
        </w:tc>
        <w:tc>
          <w:tcPr>
            <w:tcW w:w="3200" w:type="dxa"/>
            <w:tcMar>
              <w:top w:w="70" w:type="dxa"/>
              <w:left w:w="90" w:type="dxa"/>
              <w:bottom w:w="70" w:type="dxa"/>
              <w:right w:w="90" w:type="dxa"/>
            </w:tcMar>
          </w:tcPr>
          <w:p w14:paraId="1756BEB8" w14:textId="77777777" w:rsidR="006B1E66" w:rsidRPr="000F5B8B" w:rsidRDefault="00CC3326">
            <w:pPr>
              <w:rPr>
                <w:lang w:val="pt-BR"/>
              </w:rPr>
            </w:pPr>
            <w:r>
              <w:rPr>
                <w:sz w:val="20"/>
                <w:szCs w:val="20"/>
                <w:lang w:val="pt-BR"/>
              </w:rPr>
              <w:t xml:space="preserve">Portal de dados abertos e cadastro georreferenciado (GeoSampa), com os pontos de iluminação e os segmentos de logradouro</w:t>
            </w:r>
          </w:p>
        </w:tc>
        <w:tc>
          <w:tcPr>
            <w:tcW w:w="3771" w:type="dxa"/>
            <w:tcMar>
              <w:top w:w="70" w:type="dxa"/>
              <w:left w:w="90" w:type="dxa"/>
              <w:bottom w:w="70" w:type="dxa"/>
              <w:right w:w="90" w:type="dxa"/>
            </w:tcMar>
          </w:tcPr>
          <w:p w14:paraId="75DF51F0" w14:textId="77777777" w:rsidR="006B1E66" w:rsidRPr="000F5B8B" w:rsidRDefault="00CC3326">
            <w:pPr>
              <w:rPr>
                <w:lang w:val="pt-BR"/>
              </w:rPr>
            </w:pPr>
            <w:r>
              <w:rPr>
                <w:sz w:val="20"/>
                <w:szCs w:val="20"/>
                <w:lang w:val="pt-BR"/>
              </w:rPr>
              <w:t xml:space="preserve">Não publicam contagem de pedestres por via (3.6)</w:t>
            </w:r>
          </w:p>
        </w:tc>
      </w:tr>
    </w:tbl>
    <w:p w14:paraId="174F0922" w14:textId="77777777" w:rsidR="006B1E66" w:rsidRPr="000F5B8B" w:rsidRDefault="00CC3326">
      <w:pPr>
        <w:spacing w:before="130" w:after="260"/>
        <w:rPr>
          <w:lang w:val="pt-BR"/>
        </w:rPr>
      </w:pPr>
      <w:r>
        <w:rPr>
          <w:sz w:val="20"/>
          <w:szCs w:val="20"/>
          <w:lang w:val="pt-BR"/>
        </w:rPr>
        <w:t>Fonte: Elaborado pelos autores (2026) a partir de São Paulo (2015, 2018a, 2021, 2022, 2025, 2026a, 2026b, 2026c) e Agência Nacional de Energia Elétrica (2022).</w:t>
      </w:r>
    </w:p>
    <w:p w14:paraId="4E1E2848" w14:textId="77777777" w:rsidR="006B1E66" w:rsidRPr="000F5B8B" w:rsidRDefault="00CC3326">
      <w:pPr>
        <w:spacing w:after="120" w:line="360" w:lineRule="auto"/>
        <w:ind w:firstLine="709"/>
        <w:jc w:val="both"/>
        <w:rPr>
          <w:lang w:val="pt-BR"/>
        </w:rPr>
      </w:pPr>
      <w:r>
        <w:rPr>
          <w:lang w:val="pt-BR"/>
        </w:rPr>
        <w:t>Quatro consequências decorrem desse levantamento, e são elas que definem o trabalho.</w:t>
      </w:r>
    </w:p>
    <w:p w14:paraId="75FC1E35" w14:textId="77777777" w:rsidR="006B1E66" w:rsidRPr="000F5B8B" w:rsidRDefault="00CC3326">
      <w:pPr>
        <w:spacing w:after="120" w:line="360" w:lineRule="auto"/>
        <w:ind w:firstLine="709"/>
        <w:jc w:val="both"/>
        <w:rPr>
          <w:lang w:val="pt-BR"/>
        </w:rPr>
      </w:pPr>
      <w:r>
        <w:rPr>
          <w:lang w:val="pt-BR"/>
        </w:rPr>
        <w:t xml:space="preserve">A primeira é que a capacidade de atuação não precisa ser proposta. O Anexo III do contrato de concessão, que é o Caderno de Encargos da Concessionária (SÃO PAULO, 2015), exige textualmente sistema de telegestão bidirecional que leve informações do centro de controle aos ativos, na forma de comandos isolados ou em grupo, para que atuem conforme decisão da mesa de comando ou conforme </w:t>
      </w:r>
      <w:r>
        <w:rPr>
          <w:lang w:val="pt-BR"/>
        </w:rPr>
        <w:t>programação agendada; e exige que o driver permita dimerização por controle analógico de 0 a 10 V. Não se trata apenas de capacidade contratada em tese: a interface física pela qual a intensidade se altera está especificada em contrato.</w:t>
      </w:r>
    </w:p>
    <w:p w14:paraId="641FBF1A" w14:textId="77777777" w:rsidR="006B1E66" w:rsidRPr="000F5B8B" w:rsidRDefault="00CC3326">
      <w:pPr>
        <w:spacing w:after="120" w:line="360" w:lineRule="auto"/>
        <w:ind w:firstLine="709"/>
        <w:jc w:val="both"/>
        <w:rPr>
          <w:lang w:val="pt-BR"/>
        </w:rPr>
      </w:pPr>
      <w:r>
        <w:rPr>
          <w:lang w:val="pt-BR"/>
        </w:rPr>
        <w:t>A segunda é que a capacidade de observação também não precisa ser proposta, e este é o ponto em que a documentação contratual é mais eloquente do que qualquer inferência. O Termo de Referência da plataforma municipal de videomonitoramento exige, entre os analíticos de imagem, a detecção de densidade e concentração de pessoas e a contagem de pessoas, e, entre os requisitos das câmeras, a contagem de pessoas por área, a verificação de densidade de veículos e o alarme de congestionamento (SÃO PAULO, 2022), documento que o Termo de Contrato nº 032/SMSU/2023 incorpora como parte integrante do edital que originou a contratação (SÃO PAULO, 2023). São exatamente as grandezas que a ABNT NBR 5101 emprega para classificar uma via: volume de tráfego, composição e nível de atividade de pedestres. A plataforma não foi concebida para iluminação, mas produz, por obrigação contratual, o descritor de que a iluminação precisaria. Registre-se que esses analíticos são, eles próprios, produzidos por inteligência artificial embarcada na plataforma. A consequência é de viabilidade: publicar o descritor agregado que este trabalho consome não demanda capacidade computacional nova, e sim expor o que já é produzido — o que desloca a integração do terreno do desenvolvimento para o da especificação de interface.</w:t>
      </w:r>
    </w:p>
    <w:p w14:paraId="30F33F5C" w14:textId="77777777" w:rsidR="006B1E66" w:rsidRPr="000F5B8B" w:rsidRDefault="00CC3326">
      <w:pPr>
        <w:spacing w:after="120" w:line="360" w:lineRule="auto"/>
        <w:ind w:firstLine="709"/>
        <w:jc w:val="both"/>
        <w:rPr>
          <w:lang w:val="pt-BR"/>
        </w:rPr>
      </w:pPr>
      <w:r>
        <w:rPr>
          <w:lang w:val="pt-BR"/>
        </w:rPr>
        <w:t>O mesmo documento estabelece que a plataforma deve ser interoperável, de modo que seus dados possam ser acessados por interface de programação. A capacidade de publicação está, portanto, contratualmente prevista; o que não existe é o consumidor do outro lado, nem a semântica que tornaria esse consumo útil a um serviço distinto da segurança pública.</w:t>
      </w:r>
    </w:p>
    <w:p w14:paraId="7ED26A02" w14:textId="77777777" w:rsidR="00540256" w:rsidRDefault="002E4A9C">
      <w:pPr>
        <w:spacing w:after="120" w:line="360" w:lineRule="auto"/>
        <w:ind w:firstLine="709"/>
        <w:jc w:val="both"/>
      </w:pPr>
      <w:r>
        <w:rPr>
          <w:lang w:val="pt-BR"/>
        </w:rPr>
        <w:t>O Anexo XI do mesmo termo vai além e relaciona a iluminação pública entre os sistemas com os quais a plataforma deve integrar-se, nos dois sentidos (SÃO PAULO, 2022, Anexo XI). O documento não especifica, porém, que dado trafegaria nem que decisão ele sustentaria, e não há registro público de que essa integração esteja em operação. A previsão contratual reforça a viabilidade do que aqui se propõe e não preenche a lacuna: o que falta continua sendo a camada que converte a descrição da via em nível de iluminação.</w:t>
      </w:r>
    </w:p>
    <w:p w14:paraId="6939DAC4" w14:textId="77777777" w:rsidR="006B1E66" w:rsidRPr="000F5B8B" w:rsidRDefault="00CC3326">
      <w:pPr>
        <w:spacing w:after="120" w:line="360" w:lineRule="auto"/>
        <w:ind w:firstLine="709"/>
        <w:jc w:val="both"/>
        <w:rPr>
          <w:lang w:val="pt-BR"/>
        </w:rPr>
      </w:pPr>
      <w:r>
        <w:rPr>
          <w:lang w:val="pt-BR"/>
        </w:rPr>
        <w:t>A terceira é que o regime regulatório federal já reconheceu a telegestão. Ao aprovar instruções para o faturamento da energia de iluminação pública quando há sistema de gestão instalado, a agência reguladora admitiu que a luminária telegerida informa seu consumo real em vez de operar por tempo presumido. A medição fina que este trabalho pressupõe não é hipótese técnica: é pressuposto de um ato regulatório vigente.</w:t>
      </w:r>
    </w:p>
    <w:p w14:paraId="6B8A7DC6" w14:textId="77777777" w:rsidR="006B1E66" w:rsidRPr="000F5B8B" w:rsidRDefault="00CC3326">
      <w:pPr>
        <w:spacing w:after="120" w:line="360" w:lineRule="auto"/>
        <w:ind w:firstLine="709"/>
        <w:jc w:val="both"/>
        <w:rPr>
          <w:lang w:val="pt-BR"/>
        </w:rPr>
      </w:pPr>
      <w:r>
        <w:rPr>
          <w:lang w:val="pt-BR"/>
        </w:rPr>
        <w:t>A quarta é que a lacuna está exatamente no meio. A telegestão foi concebida para gerir o ativo: saber se a luminária funciona, quanto consome, quando falhou. A plataforma de monitoramento foi concebida para a segurança pública. Nenhuma das duas foi concebida para que a segunda informe a primeira. É essa camada ausente — a que recebe a descrição do ambiente e decide a intensidade da luz — que o presente trabalho especifica, constrói e demonstra.</w:t>
      </w:r>
    </w:p>
    <w:p w14:paraId="3B07F656" w14:textId="77777777" w:rsidR="006B1E66" w:rsidRPr="000F5B8B" w:rsidRDefault="00CC3326">
      <w:pPr>
        <w:spacing w:after="120" w:line="360" w:lineRule="auto"/>
        <w:ind w:firstLine="709"/>
        <w:jc w:val="both"/>
        <w:rPr>
          <w:lang w:val="pt-BR"/>
        </w:rPr>
      </w:pPr>
      <w:r>
        <w:rPr>
          <w:lang w:val="pt-BR"/>
        </w:rPr>
        <w:t>Registra-se, por honestidade de escopo, que a execução da concessão foi sucessivamente ajustada por termos de aditamento e de retomada, publicados pela agência reguladora municipal (SÃO PAULO, 2019-2022), o que situa a implantação da telegestão em estágio ainda em curso. Isso não enfraquece o argumento: reforça-o. A capacidade está contratada e em implantação, e é precisamente durante esse período que faz sentido especificar o que se poderá fazer com ela.</w:t>
      </w:r>
    </w:p>
    <w:p w14:paraId="3B82202D" w14:textId="77777777" w:rsidR="00E01C3A" w:rsidRDefault="00CC3326">
      <w:pPr>
        <w:pStyle w:val="Heading2"/>
        <w:spacing w:before="360" w:after="240" w:line="360" w:lineRule="auto"/>
        <w:rPr>
          <w:lang w:val="pt-BR"/>
        </w:rPr>
      </w:pPr>
      <w:bookmarkStart w:id="17" w:name="_Toc241792009"/>
      <w:r>
        <w:rPr>
          <w:lang w:val="pt-BR"/>
        </w:rPr>
        <w:t>2.4 Internet das Coisas e nós embarcados</w:t>
      </w:r>
      <w:bookmarkEnd w:id="17"/>
    </w:p>
    <w:p w14:paraId="0A193D83" w14:textId="77777777" w:rsidR="006B1E66" w:rsidRPr="000F5B8B" w:rsidRDefault="00CC3326">
      <w:pPr>
        <w:spacing w:after="120" w:line="360" w:lineRule="auto"/>
        <w:ind w:firstLine="709"/>
        <w:jc w:val="both"/>
        <w:rPr>
          <w:lang w:val="pt-BR"/>
        </w:rPr>
      </w:pPr>
      <w:r>
        <w:rPr>
          <w:lang w:val="pt-BR"/>
        </w:rPr>
        <w:t xml:space="preserve">Lin et al. (2017) descrevem a arquitetura da Internet das Coisas em camadas de percepção, rede e aplicação, organização que constitui o arcabouço arquitetural adotado. O protocolo MQTT (OASIS, 2019) </w:t>
      </w:r>
      <w:r>
        <w:rPr>
          <w:lang w:val="pt-BR"/>
        </w:rPr>
        <w:t xml:space="preserve">é padrão aberto de troca de mensagens, com cabeçalho reduzido e desacoplamento entre produtores e consumidores,</w:t>
      </w:r>
      <w:r>
        <w:rPr>
          <w:lang w:val="pt-BR"/>
        </w:rPr>
        <w:t xml:space="preserve"> propriedade adequada a um arranjo em que a decisão é produzida em serviço distinto daquele que a executa.</w:t>
      </w:r>
    </w:p>
    <w:p w14:paraId="055971EE" w14:textId="77777777" w:rsidR="006B1E66" w:rsidRPr="000F5B8B" w:rsidRDefault="00CC3326">
      <w:pPr>
        <w:spacing w:after="120" w:line="360" w:lineRule="auto"/>
        <w:ind w:firstLine="709"/>
        <w:jc w:val="both"/>
        <w:rPr>
          <w:lang w:val="pt-BR"/>
        </w:rPr>
      </w:pPr>
      <w:r>
        <w:rPr>
          <w:lang w:val="pt-BR"/>
        </w:rPr>
        <w:t>O microcontrolador ESP32 (ESPRESSIF SYSTEMS, 2023) integra em encapsulamento único processador de dois núcleos, interfaces de barramento serial e rádio Wi-Fi nativo, com suporte a MQTT sobre TLS. Essas características sustentam a decisão de atribuir ao nó apenas as funções de recepção de comando, atuação e telemetria, mantendo a decisão fora do dispositivo.</w:t>
      </w:r>
    </w:p>
    <w:p w14:paraId="537478CC" w14:textId="77777777" w:rsidR="00E01C3A" w:rsidRDefault="00CC3326">
      <w:pPr>
        <w:spacing w:after="120" w:line="360" w:lineRule="auto"/>
        <w:ind w:firstLine="709"/>
        <w:jc w:val="both"/>
        <w:rPr>
          <w:lang w:val="pt-BR"/>
        </w:rPr>
      </w:pPr>
      <w:r>
        <w:rPr>
          <w:lang w:val="pt-BR"/>
        </w:rPr>
        <w:t xml:space="preserve">Cabe fixar, ante essa arquitetura, a caracterização do nó. </w:t>
      </w:r>
      <w:r>
        <w:rPr>
          <w:lang w:val="pt-BR"/>
        </w:rPr>
        <w:t xml:space="preserve">Adota-se, neste trabalho, o critério de que um dispositivo constitui elemento de Internet das Coisas quando reúne quatro atributos:</w:t>
      </w:r>
      <w:r>
        <w:rPr>
          <w:lang w:val="pt-BR"/>
        </w:rPr>
        <w:t xml:space="preserve"> identidade própria verificável na rede, capacidade de sensoriamento, capacidade de atuação sobre o ambiente e comunicação interoperável por protocolo padronizado. O nó descrito em 3.4 reúne os quatro — credencial própria no intermediário de mensagens, sensor de iluminância, controle da luminária por modulação por largura de pulso e MQTT sobre canal cifrado. Determinante, porém, é a composição dos dois atributos centrais: o dispositivo recebe comando e devolve a grandeza física resultante, e é esse laço fechado que o distingue tanto da telemetria isolada, que mede sem atuar, quanto do comando remoto, que atua sem medir.</w:t>
      </w:r>
    </w:p>
    <w:p w14:paraId="364B12EF" w14:textId="77777777" w:rsidR="00E01C3A" w:rsidRDefault="00CC3326">
      <w:pPr>
        <w:spacing w:after="120" w:line="360" w:lineRule="auto"/>
        <w:ind w:firstLine="709"/>
        <w:jc w:val="both"/>
        <w:rPr>
          <w:lang w:val="pt-BR"/>
        </w:rPr>
      </w:pPr>
      <w:r>
        <w:rPr>
          <w:lang w:val="pt-BR"/>
        </w:rPr>
        <w:t>Duas objeções previsíveis merecem resposta antecipada. A primeira é a de que o nó não decide e seria, portanto, mero atuador remoto: a arquitetura de referência situa a lógica de aplicação na camada de aplicação, e não na de percepção, de modo que a ausência de decisão no dispositivo constitui conformidade com o modelo, e não desvio dele — além de ser, neste trabalho, decisão de projeto justificada em 3.2 e em 3.4.1. A segunda é a de que a Internet das Coisas pressuporia uma rede de dispositivos: o desacoplamento entre produtor e consumidor que o protocolo adotado oferece é precisamente o que torna a arquitetura multinó por construção, e o emprego de um único nó decorre do escopo declarado, não de limitação do arranjo.</w:t>
      </w:r>
    </w:p>
    <w:p w14:paraId="79223915" w14:textId="77777777" w:rsidR="00E01C3A" w:rsidRDefault="00CC3326">
      <w:pPr>
        <w:pStyle w:val="Heading2"/>
        <w:spacing w:before="360" w:after="240" w:line="360" w:lineRule="auto"/>
        <w:rPr>
          <w:lang w:val="pt-BR"/>
        </w:rPr>
      </w:pPr>
      <w:bookmarkStart w:id="18" w:name="_Toc241792010"/>
      <w:r>
        <w:rPr>
          <w:lang w:val="pt-BR"/>
        </w:rPr>
        <w:t>2.5 Requisitos normativos</w:t>
      </w:r>
      <w:bookmarkEnd w:id="18"/>
    </w:p>
    <w:p w14:paraId="30F4C7CD" w14:textId="77777777" w:rsidR="006B1E66" w:rsidRPr="000F5B8B" w:rsidRDefault="00CC3326">
      <w:pPr>
        <w:spacing w:after="120" w:line="360" w:lineRule="auto"/>
        <w:ind w:firstLine="709"/>
        <w:jc w:val="both"/>
        <w:rPr>
          <w:lang w:val="pt-BR"/>
        </w:rPr>
      </w:pPr>
      <w:r>
        <w:rPr>
          <w:lang w:val="pt-BR"/>
        </w:rPr>
        <w:t>A ABNT NBR 5101:2024 (ASSOCIAÇÃO BRASILEIRA DE NORMAS TÉCNICAS, 2024) organiza os requisitos de iluminação viária em três famílias de classes: a classe M, definida em luminância, para vias de tráfego motorizado; a classe C, para áreas de conflito; e a classe P, para calçadas e áreas de caminhada. Para cada classe fixam-se valores mínimos mantidos de iluminância média, mínima e vertical. A classe não é escolhida: é determinada por procedimento normativo que pondera velocidade, volume e composição do tráfego, veículos estacionados, luminância do ambiente e necessidade de reconhecimento facial.</w:t>
      </w:r>
    </w:p>
    <w:p>
      <w:pPr>
        <w:spacing w:after="120" w:line="360" w:lineRule="auto"/>
        <w:ind w:firstLine="709"/>
        <w:jc w:val="both"/>
      </w:pPr>
      <w:r>
        <w:rPr>
          <w:lang w:val="pt-BR"/>
        </w:rPr>
        <w:t xml:space="preserve">A norma técnica não constitui, por si, obrigação legal, e nenhuma das leis associadas ao serviço no edital da concessão fixa níveis de iluminância. No município de São Paulo, a obrigação de observá-la decorre do contrato de concessão: a concessionária submete-se às normas da ABNT e às obrigações do Caderno de Encargos (SÃO PAULO, 2018a, cláusula 11.2), e o Caderno exige os parâmetros da ABNT NBR 5101 na edição de 2012 “ou outra que vier a substituí-la” (SÃO PAULO, 2015, Anexo III, itens 6.2 e 6.5), o que alcança a revisão de 2024 aqui adotada. O contrato também afere o cumprimento: o indicador de nível mínimo de iluminância média mede a iluminância em campo, sobre amostra de ao menos cem pontos de luz, e reduz a remuneração da concessionária pelos pontos que não atingem o mínimo da via ou calçada em que se situam (SÃO PAULO, 2015, Anexo V, p. 20-21). Os mínimos que o trabalho respeita são, portanto, os da norma, tornados obrigatórios pelo contrato.</w:t>
      </w:r>
    </w:p>
    <w:p w14:paraId="39A1CFFA" w14:textId="77777777" w:rsidR="006B1E66" w:rsidRPr="000F5B8B" w:rsidRDefault="00CC3326">
      <w:pPr>
        <w:spacing w:after="120" w:line="360" w:lineRule="auto"/>
        <w:ind w:firstLine="709"/>
        <w:jc w:val="both"/>
        <w:rPr>
          <w:lang w:val="pt-BR"/>
        </w:rPr>
      </w:pPr>
      <w:r>
        <w:rPr>
          <w:lang w:val="pt-BR"/>
        </w:rPr>
        <w:t>Três disposições da revisão de 2024 são determinantes para este trabalho.</w:t>
      </w:r>
    </w:p>
    <w:p w14:paraId="0FB46EC2" w14:textId="77777777" w:rsidR="006B1E66" w:rsidRPr="000F5B8B" w:rsidRDefault="00CC3326">
      <w:pPr>
        <w:spacing w:after="120" w:line="360" w:lineRule="auto"/>
        <w:ind w:firstLine="709"/>
        <w:jc w:val="both"/>
        <w:rPr>
          <w:lang w:val="pt-BR"/>
        </w:rPr>
      </w:pPr>
      <w:r>
        <w:rPr>
          <w:lang w:val="pt-BR"/>
        </w:rPr>
        <w:t xml:space="preserve">A subseção 6.10 trata explicitamente da iluminação adaptativa e fixa os critérios que delimitam o espaço de decisões admissíveis: as classes M6, C5 e P6 não são </w:t>
      </w:r>
      <w:r>
        <w:rPr>
          <w:lang w:val="pt-BR"/>
        </w:rPr>
        <w:t>dimerizáveis; as demais só podem ser dimerizadas até no máximo duas classes imediatamente inferiores; a taxa de decréscimo do fluxo luminoso não pode exceder um décimo por minuto em relação à iluminação plena; e não é aconselhável dimerizar sob nevoeiro, neblina ou chuva. Esta última disposição é recomendação, e não proibição.</w:t>
      </w:r>
    </w:p>
    <w:p w14:paraId="1809C027" w14:textId="77777777" w:rsidR="006B1E66" w:rsidRPr="000F5B8B" w:rsidRDefault="00CC3326">
      <w:pPr>
        <w:spacing w:after="120" w:line="360" w:lineRule="auto"/>
        <w:ind w:firstLine="709"/>
        <w:jc w:val="both"/>
        <w:rPr>
          <w:lang w:val="pt-BR"/>
        </w:rPr>
      </w:pPr>
      <w:r>
        <w:rPr>
          <w:lang w:val="pt-BR"/>
        </w:rPr>
        <w:t xml:space="preserve">A subseção 6.10.3 recomenda o monitoramento contínuo do tráfego de veículos e do meio ambiente para determinar o tempo de funcionamento da iluminação adaptativa. O emprego de dados do ambiente urbano como entrada da decisão </w:t>
      </w:r>
      <w:r>
        <w:rPr>
          <w:lang w:val="pt-BR"/>
        </w:rPr>
        <w:t xml:space="preserve">segue, portanto, essa recomendação.</w:t>
      </w:r>
    </w:p>
    <w:p w14:paraId="491D4A12" w14:textId="77777777" w:rsidR="006B1E66" w:rsidRPr="000F5B8B" w:rsidRDefault="00CC3326">
      <w:pPr>
        <w:spacing w:after="120" w:line="360" w:lineRule="auto"/>
        <w:ind w:firstLine="709"/>
        <w:jc w:val="both"/>
        <w:rPr>
          <w:lang w:val="pt-BR"/>
        </w:rPr>
      </w:pPr>
      <w:r>
        <w:rPr>
          <w:lang w:val="pt-BR"/>
        </w:rPr>
        <w:t>A subseção 6.3, ao tratar da poluição luminosa, prescreve entre as ações de mitigação a utilização de sistemas com controles de luz adaptáveis para reduzir os níveis de iluminância nos horários de baixa movimentação. O controle adaptativo comparece, assim, em duas subseções distintas da norma e sob duas finalidades distintas.</w:t>
      </w:r>
    </w:p>
    <w:p w14:paraId="03AF6D55" w14:textId="77777777" w:rsidR="006B1E66" w:rsidRPr="000F5B8B" w:rsidRDefault="00CC3326">
      <w:pPr>
        <w:spacing w:after="120" w:line="360" w:lineRule="auto"/>
        <w:ind w:firstLine="709"/>
        <w:jc w:val="both"/>
        <w:rPr>
          <w:lang w:val="pt-BR"/>
        </w:rPr>
      </w:pPr>
      <w:r>
        <w:rPr>
          <w:lang w:val="pt-BR"/>
        </w:rPr>
        <w:t xml:space="preserve">Dessas disposições extraem-se duas restrições rígidas, que o sistema deve observar em todas as decisões: o nível decidido nunca pode situar-se abaixo do piso da classe de dimerização admitida; a transição entre níveis nunca pode exceder a taxa máxima de decréscimo. A recomendação relativa a nevoeiro, neblina e chuva não é convertida em restrição: o trabalho consome apenas os descritores que a plataforma municipal de monitoramento produz, por obrigação contratual, a partir de seus analíticos de imagem (2.3), e a condição meteorológica não está entre eles. O termo de referência da plataforma prevê o recebimento de dados de estações climáticas e do Instituto Nacional de Meteorologia (SÃO PAULO, 2022, Anexo XI), mas não há evidência pública de que essa integração esteja em operação, e sua incorporação configuraria uma terceira fonte de dados, fora do recorte adotado. A limitação é declarada na seção </w:t>
      </w:r>
      <w:del w:id="30249" w:author="Vitor Oliveira" w:date="2026-10-11T04:00:00Z">
        <w:r>
          <w:rPr>
            <w:lang w:val="pt-BR"/>
          </w:rPr>
          <w:delText xml:space="preserve">6.3</w:delText>
        </w:r>
      </w:del>
      <w:ins w:id="30250" w:author="Vitor Oliveira" w:date="2026-10-11T04:00:00Z">
        <w:r>
          <w:rPr>
            <w:lang w:val="pt-BR"/>
          </w:rPr>
          <w:t xml:space="preserve">5.3</w:t>
        </w:r>
      </w:ins>
      <w:r>
        <w:rPr>
          <w:lang w:val="pt-BR"/>
        </w:rPr>
        <w:t xml:space="preserve">. A formalização dessas duas restrições constitui a camada de verificação descrita na metodologia.</w:t>
      </w:r>
    </w:p>
    <w:p w14:paraId="7C0212B8" w14:textId="77777777" w:rsidR="006B1E66" w:rsidRPr="000F5B8B" w:rsidRDefault="00CC3326">
      <w:pPr>
        <w:spacing w:after="120" w:line="360" w:lineRule="auto"/>
        <w:ind w:firstLine="709"/>
        <w:jc w:val="both"/>
        <w:rPr>
          <w:lang w:val="pt-BR"/>
        </w:rPr>
      </w:pPr>
      <w:r>
        <w:rPr>
          <w:lang w:val="pt-BR"/>
        </w:rPr>
        <w:t xml:space="preserve">Uma objeção previsível ao controle adaptativo é a de que o chaveamento frequente reduziria a vida útil da luminária, encarecendo a manutenção do parque. Askola et al. (2022) submeteram luminárias de estado sólido a 32 mil horas de envelhecimento sob dimerização acelerada e concluíram que, em cenário de tráfego realista, a redução de vida útil não ultrapassa aproximadamente dois por cento. A </w:t>
      </w:r>
      <w:r>
        <w:rPr>
          <w:lang w:val="pt-BR"/>
        </w:rPr>
        <w:t>objeção, portanto, está medida e respondida na literatura, o que retira do caminho do trabalho um obstáculo que não é de natureza computacional.</w:t>
      </w:r>
    </w:p>
    <w:p w14:paraId="76950990" w14:textId="77777777" w:rsidR="00E01C3A" w:rsidRDefault="00CC3326">
      <w:pPr>
        <w:pStyle w:val="Heading2"/>
        <w:spacing w:before="360" w:after="240" w:line="360" w:lineRule="auto"/>
        <w:rPr>
          <w:lang w:val="pt-BR"/>
        </w:rPr>
      </w:pPr>
      <w:bookmarkStart w:id="19" w:name="_Toc241792011"/>
      <w:r>
        <w:rPr>
          <w:lang w:val="pt-BR"/>
        </w:rPr>
        <w:t>2.6 Decisão sob informação imprecisa e a escolha de um modelo interpretável</w:t>
      </w:r>
      <w:bookmarkEnd w:id="19"/>
    </w:p>
    <w:p w14:paraId="4E9CC8BB" w14:textId="77777777" w:rsidR="006B1E66" w:rsidRPr="000F5B8B" w:rsidRDefault="00CC3326">
      <w:pPr>
        <w:spacing w:after="120" w:line="360" w:lineRule="auto"/>
        <w:ind w:firstLine="709"/>
        <w:jc w:val="both"/>
        <w:rPr>
          <w:lang w:val="pt-BR"/>
        </w:rPr>
      </w:pPr>
      <w:r>
        <w:rPr>
          <w:lang w:val="pt-BR"/>
        </w:rPr>
        <w:t>A teoria de conjuntos nebulosos, formulada por Zadeh (1965), representa classes cujas fronteiras são graduais, atribuindo a cada elemento um grau de pertinência entre zero e um. Mamdani e Assilian (1975) demonstraram que essa representação sintetiza controladores a partir de conhecimento expresso em linguagem natural, dispensando modelo matemático do processo controlado. Estas duas obras comparecem como atribuição de origem, nos termos da subseção 2.1.</w:t>
      </w:r>
    </w:p>
    <w:p w14:paraId="6FCD8BAB" w14:textId="77777777" w:rsidR="006B1E66" w:rsidRPr="000F5B8B" w:rsidRDefault="00CC3326">
      <w:pPr>
        <w:spacing w:after="120" w:line="360" w:lineRule="auto"/>
        <w:ind w:firstLine="709"/>
        <w:jc w:val="both"/>
        <w:rPr>
          <w:lang w:val="pt-BR"/>
        </w:rPr>
      </w:pPr>
      <w:r>
        <w:rPr>
          <w:lang w:val="pt-BR"/>
        </w:rPr>
        <w:t>A justificativa contemporânea da escolha é outra e não depende delas. Rudin (2019) sustenta que, em decisões de alto risco, o caminho adequado não é produzir explicações a posteriori para modelos opacos, mas empregar modelos intrinsecamente interpretáveis, e argumenta que estes alcançam desempenho comparável em grande parte dos problemas aplicados. A iluminação de uma via pública é serviço essencial, fiscalizado por agência reguladora e sujeito a norma técnica com requisitos mínimos de segurança. É, nesse sentido, decisão em que a inspeção do porquê importa tanto quanto o resultado.</w:t>
      </w:r>
    </w:p>
    <w:p w14:paraId="3B7401E1" w14:textId="77777777" w:rsidR="006B1E66" w:rsidRPr="000F5B8B" w:rsidRDefault="00CC3326">
      <w:pPr>
        <w:spacing w:after="120" w:line="360" w:lineRule="auto"/>
        <w:ind w:firstLine="709"/>
        <w:jc w:val="both"/>
        <w:rPr>
          <w:lang w:val="pt-BR"/>
        </w:rPr>
      </w:pPr>
      <w:r>
        <w:rPr>
          <w:lang w:val="pt-BR"/>
        </w:rPr>
        <w:t xml:space="preserve">Pickering, Cohen e De Baets (2026) qualificam essa posição no caso específico dos modelos nebulosos baseados em regras e advertem que a interpretabilidade não decorre automaticamente do formalismo: depende de restrições impostas deliberadamente ao número de regras, à forma das funções de pertinência e à partição do universo de discurso. A advertência é incorporada como requisito de projeto, e não como observação: a base de regras será mantida em dimensão inspecionável por leitor humano, as partições do universo de discurso serão nomeadas em linguagem natural e </w:t>
      </w:r>
      <w:r>
        <w:rPr>
          <w:lang w:val="pt-BR"/>
        </w:rPr>
        <w:t xml:space="preserve">derivadas da distribuição observada nos dados por critério declarado,</w:t>
      </w:r>
      <w:r>
        <w:rPr>
          <w:lang w:val="pt-BR"/>
        </w:rPr>
        <w:t xml:space="preserve"> conforme se especifica em 3.7, e cada regra terá origem declarada — </w:t>
      </w:r>
      <w:r>
        <w:rPr>
          <w:lang w:val="pt-BR"/>
        </w:rPr>
        <w:t xml:space="preserve">prescrição normativa ou critério de projeto dos autores.</w:t>
      </w:r>
    </w:p>
    <w:p w14:paraId="6C78D7CC" w14:textId="77777777" w:rsidR="006B1E66" w:rsidRPr="000F5B8B" w:rsidRDefault="00CC3326">
      <w:pPr>
        <w:spacing w:after="120" w:line="360" w:lineRule="auto"/>
        <w:ind w:firstLine="709"/>
        <w:jc w:val="both"/>
        <w:rPr>
          <w:lang w:val="pt-BR"/>
        </w:rPr>
      </w:pPr>
      <w:r>
        <w:rPr>
          <w:lang w:val="pt-BR"/>
        </w:rPr>
        <w:t xml:space="preserve">Três propriedades motivam a abordagem. A composição de evidências parciais: quando duas condições são simultaneamente verdadeiras em grau, o mecanismo produz saída única que reflete ambas. A continuidade da saída: a resposta junto às fronteiras entre conjuntos é gradual, e não em degraus. E a </w:t>
      </w:r>
      <w:r>
        <w:rPr>
          <w:lang w:val="pt-BR"/>
        </w:rPr>
        <w:t xml:space="preserve">rastreabilidade: cada decisão remonta às regras que a produziram e ao grau com que cada uma foi ativada. Nenhuma das três é exclusiva da inferência nebulosa neste problema — a taxa de variação do fluxo é garantida pela camada de verificação, e não pela continuidade da inferência, e uma tabela de decisão com as mesmas regras é igualmente rastreável —, razão pela qual a escolha é confrontada com essa alternativa em 3.7 e em </w:t>
      </w:r>
      <w:del w:id="30251" w:author="Vitor Oliveira" w:date="2026-10-11T04:00:00Z">
        <w:r>
          <w:rPr>
            <w:lang w:val="pt-BR"/>
          </w:rPr>
          <w:delText xml:space="preserve">5.6</w:delText>
        </w:r>
      </w:del>
      <w:ins w:id="30252" w:author="Vitor Oliveira" w:date="2026-10-11T04:00:00Z">
        <w:r>
          <w:rPr>
            <w:lang w:val="pt-BR"/>
          </w:rPr>
          <w:t xml:space="preserve">4.6</w:t>
        </w:r>
      </w:ins>
      <w:r>
        <w:rPr>
          <w:lang w:val="pt-BR"/>
        </w:rPr>
        <w:t xml:space="preserve">, e o resultado é reportado como veio.</w:t>
      </w:r>
    </w:p>
    <w:p w14:paraId="72FB9CC0" w14:textId="77777777" w:rsidR="006B1E66" w:rsidRPr="000F5B8B" w:rsidRDefault="00CC3326">
      <w:pPr>
        <w:spacing w:after="120" w:line="360" w:lineRule="auto"/>
        <w:ind w:firstLine="709"/>
        <w:jc w:val="both"/>
        <w:rPr>
          <w:lang w:val="pt-BR"/>
        </w:rPr>
      </w:pPr>
      <w:r>
        <w:rPr>
          <w:lang w:val="pt-BR"/>
        </w:rPr>
        <w:t xml:space="preserve">A escolha implica renúncia deliberada a abordagens supervisionadas. Um classificador treinado exigiria decisões rotuladas como corretas, e tais rótulos teriam de ser produzidos pelos próprios autores, o que introduziria circularidade: o sistema aprenderia a reproduzir o julgamento de quem o avalia. A inferência nebulosa, </w:t>
      </w:r>
      <w:r>
        <w:rPr>
          <w:lang w:val="pt-BR"/>
        </w:rPr>
        <w:t xml:space="preserve">derivando suas regras da norma técnica e de critérios de projeto declarados, mantém a base de decisão auditável e livre dessa circularidade.</w:t>
      </w:r>
    </w:p>
    <w:p w14:paraId="39B96477" w14:textId="77777777" w:rsidR="00E01C3A" w:rsidRDefault="00CC3326">
      <w:pPr>
        <w:pStyle w:val="Heading2"/>
        <w:spacing w:before="360" w:after="240" w:line="360" w:lineRule="auto"/>
        <w:rPr>
          <w:lang w:val="pt-BR"/>
        </w:rPr>
      </w:pPr>
      <w:bookmarkStart w:id="20" w:name="_Toc241792012"/>
      <w:r>
        <w:rPr>
          <w:lang w:val="pt-BR"/>
        </w:rPr>
        <w:t>2.7 Previsão de curto prazo da demanda</w:t>
      </w:r>
      <w:bookmarkEnd w:id="20"/>
    </w:p>
    <w:p w14:paraId="185006AB" w14:textId="77777777" w:rsidR="00E01C3A" w:rsidRDefault="00CC3326">
      <w:pPr>
        <w:spacing w:after="120" w:line="360" w:lineRule="auto"/>
        <w:ind w:firstLine="709"/>
        <w:jc w:val="both"/>
        <w:rPr>
          <w:lang w:val="pt-BR"/>
        </w:rPr>
      </w:pPr>
      <w:r>
        <w:rPr>
          <w:lang w:val="pt-BR"/>
        </w:rPr>
        <w:t>A subseção 2.5 estabeleceu que a norma limita a taxa de decréscimo do fluxo luminoso a um décimo por minuto em relação à iluminação plena. Essa restrição tem uma consequência que o controle puramente reativo não resolve: entre a queda observada da movimentação e a chegada ao nível atenuado decorre um intervalo determinado pela própria norma — na classe adotada, não menos que cinco minutos para ir de 10 lux a 5 lux. Um sistema que responde apenas ao estado corrente passa parte da janela de baixa demanda em transição, e não no nível que a janela justificaria. Antecipar a queda é, portanto, condição para que a atenuação se complete dentro do limite normativo sem consumir a própria janela que a motivou.</w:t>
      </w:r>
    </w:p>
    <w:p w14:paraId="511C9501" w14:textId="77777777" w:rsidR="00E01C3A" w:rsidRDefault="00CC3326">
      <w:pPr>
        <w:spacing w:after="120" w:line="360" w:lineRule="auto"/>
        <w:ind w:firstLine="709"/>
        <w:jc w:val="both"/>
        <w:rPr>
          <w:lang w:val="pt-BR"/>
        </w:rPr>
      </w:pPr>
      <w:r>
        <w:rPr>
          <w:lang w:val="pt-BR"/>
        </w:rPr>
        <w:t xml:space="preserve">A previsão de curto prazo de variáveis de tráfego é campo consolidado. Lana et al. (2018) revisam o estado da arte e </w:t>
      </w:r>
      <w:r>
        <w:rPr>
          <w:lang w:val="pt-BR"/>
        </w:rPr>
        <w:t xml:space="preserve">registram o deslocamento do campo dos modelos autorregressivos para procedimentos orientados por dados.</w:t>
      </w:r>
      <w:r>
        <w:rPr>
          <w:lang w:val="pt-BR"/>
        </w:rPr>
        <w:t xml:space="preserve"> No domínio específico da iluminação, Belloni et al. (2024) constroem seu algoritmo de comutação e dimerização sobre dados de tráfego previstos, o que situa a antecipação da demanda como prática já estabelecida no problema aqui tratado.</w:t>
      </w:r>
    </w:p>
    <w:p w14:paraId="508D1AC2" w14:textId="77777777" w:rsidR="00E01C3A" w:rsidRDefault="00CC3326">
      <w:pPr>
        <w:spacing w:after="120" w:line="360" w:lineRule="auto"/>
        <w:ind w:firstLine="709"/>
        <w:jc w:val="both"/>
        <w:rPr>
          <w:lang w:val="pt-BR"/>
        </w:rPr>
      </w:pPr>
      <w:r>
        <w:rPr>
          <w:lang w:val="pt-BR"/>
        </w:rPr>
        <w:t xml:space="preserve">A tarefa é de regressão sobre dados tabulares: a grandeza a prever é o nível de movimentação na próxima janela, e os preditores são as contagens observadas </w:t>
      </w:r>
      <w:r>
        <w:rPr>
          <w:lang w:val="pt-BR"/>
        </w:rPr>
        <w:t xml:space="preserve">em janelas anteriores somadas a atributos de calendário: hora do dia, dia da semana e feriado. Para esse formato de dado, Grinsztajn, Oyallon e Varoquaux (2022) demonstram, em avaliação sistemática sobre dezenas de conjuntos, que modelos baseados em árvores de decisão com reforço de gradiente continuam superando arquiteturas de aprendizado profundo, e o fazem com custo computacional e esforço de ajuste substancialmente menores. Adota-se, por essa razão, o reforço de gradiente na formulação de Chen e Guestrin (2016), e não uma rede neural recorrente. </w:t>
      </w:r>
      <w:r>
        <w:rPr>
          <w:lang w:val="pt-BR"/>
        </w:rPr>
        <w:t xml:space="preserve">A escolha é de adequação ao dado, não de conveniência, e está respaldada em fonte revisada por pares. A referência estabelece a vantagem dos modelos de árvores sobre as redes neurais, mas não ordena os modelos de árvores entre si; essa comparação foi feita sobre os próprios dados do trabalho (3.6 e </w:t>
      </w:r>
      <w:del w:id="30253" w:author="Vitor Oliveira" w:date="2026-10-11T04:00:00Z">
        <w:r>
          <w:rPr>
            <w:lang w:val="pt-BR"/>
          </w:rPr>
          <w:delText xml:space="preserve">5.1</w:delText>
        </w:r>
      </w:del>
      <w:ins w:id="30254" w:author="Vitor Oliveira" w:date="2026-10-11T04:00:00Z">
        <w:r>
          <w:rPr>
            <w:lang w:val="pt-BR"/>
          </w:rPr>
          <w:t xml:space="preserve">4.1</w:t>
        </w:r>
      </w:ins>
      <w:r>
        <w:rPr>
          <w:lang w:val="pt-BR"/>
        </w:rPr>
        <w:t xml:space="preserve">).</w:t>
      </w:r>
    </w:p>
    <w:p w14:paraId="504864AF" w14:textId="77777777" w:rsidR="00E01C3A" w:rsidRDefault="00CC3326">
      <w:pPr>
        <w:spacing w:after="120" w:line="360" w:lineRule="auto"/>
        <w:ind w:firstLine="709"/>
        <w:jc w:val="both"/>
        <w:rPr>
          <w:lang w:val="pt-BR"/>
        </w:rPr>
      </w:pPr>
      <w:r>
        <w:rPr>
          <w:lang w:val="pt-BR"/>
        </w:rPr>
        <w:t>Importa fixar a posição do preditor na arquitetura. Ele antecede a inferência nebulosa e não a substitui: produz uma estimativa de grandeza observável — a movimentação esperada —, e não um nível de iluminação. A decisão continua sendo produzida pela inferência e continua submetida à camada de verificação normativa antes de qualquer atuação. A consequência é que o erro do modelo não se converte em violação da norma: uma previsão equivocada pode produzir uma decisão inadequada, jamais uma decisão inadmissível. É essa separação que permite empregar um componente estatístico em sistema sujeito a requisito normativo de segurança.</w:t>
      </w:r>
    </w:p>
    <w:p w14:paraId="044B701C" w14:textId="77777777" w:rsidR="00E01C3A" w:rsidRDefault="00CC3326">
      <w:pPr>
        <w:pStyle w:val="Heading2"/>
        <w:spacing w:before="360" w:after="240" w:line="360" w:lineRule="auto"/>
        <w:rPr>
          <w:lang w:val="pt-BR"/>
        </w:rPr>
      </w:pPr>
      <w:bookmarkStart w:id="21" w:name="_Toc241792013"/>
      <w:r>
        <w:rPr>
          <w:lang w:val="pt-BR"/>
        </w:rPr>
        <w:t>2.8 Trabalhos correlatos e o trabalho mais próximo</w:t>
      </w:r>
      <w:bookmarkEnd w:id="21"/>
    </w:p>
    <w:p w14:paraId="5D18902D" w14:textId="77777777" w:rsidR="006B1E66" w:rsidRPr="000F5B8B" w:rsidRDefault="00CC3326">
      <w:pPr>
        <w:spacing w:after="120" w:line="360" w:lineRule="auto"/>
        <w:ind w:firstLine="709"/>
        <w:jc w:val="both"/>
        <w:rPr>
          <w:lang w:val="pt-BR"/>
        </w:rPr>
      </w:pPr>
      <w:r>
        <w:rPr>
          <w:lang w:val="pt-BR"/>
        </w:rPr>
        <w:t>A produção nacional sobre iluminação pública inteligente concentra-se em duas frentes, e nenhuma delas é a deste trabalho.</w:t>
      </w:r>
    </w:p>
    <w:p w14:paraId="125FFC6C" w14:textId="77777777" w:rsidR="006B1E66" w:rsidRPr="000F5B8B" w:rsidRDefault="00CC3326">
      <w:pPr>
        <w:spacing w:after="120" w:line="360" w:lineRule="auto"/>
        <w:ind w:firstLine="709"/>
        <w:jc w:val="both"/>
        <w:rPr>
          <w:lang w:val="pt-BR"/>
        </w:rPr>
      </w:pPr>
      <w:r>
        <w:rPr>
          <w:lang w:val="pt-BR"/>
        </w:rPr>
        <w:t>A primeira é a da confiabilidade e da manutenção do ativo. França Filho e Tavares (2025) modelam sistemas de iluminação pública inteligente por redes de Petri estocásticas para avaliar disponibilidade, consumo e estratégias de manutenção antes da implantação. O objeto é a arquitetura: se ela se sustenta e a que custo. Não há política de decisão sobre o nível luminoso, nem dado urbano exógeno. É, significativamente, a mesma finalidade para a qual a telegestão de São Paulo foi concebida.</w:t>
      </w:r>
    </w:p>
    <w:p w14:paraId="07636832" w14:textId="77777777" w:rsidR="006B1E66" w:rsidRPr="000F5B8B" w:rsidRDefault="00CC3326">
      <w:pPr>
        <w:spacing w:after="120" w:line="360" w:lineRule="auto"/>
        <w:ind w:firstLine="709"/>
        <w:jc w:val="both"/>
        <w:rPr>
          <w:lang w:val="pt-BR"/>
        </w:rPr>
      </w:pPr>
      <w:r>
        <w:rPr>
          <w:lang w:val="pt-BR"/>
        </w:rPr>
        <w:t xml:space="preserve">A segunda é a do consumo municipal de dados urbanos de terceiros. Hiroki (2021) documenta o caso de Joinville, em Santa Catarina, onde a administração municipal passou a consumir dados de mobilidade fornecidos por plataforma privada </w:t>
      </w:r>
      <w:r>
        <w:rPr>
          <w:lang w:val="pt-BR"/>
        </w:rPr>
        <w:t>de navegação, e reporta resultado medido em redução de tempo de percurso. É o precedente brasileiro de que um município pode incorporar dado urbano externo à sua decisão. O que o distingue deste trabalho é que ali o dado alimenta planejamento e obra — decisão humana, lenta e pontual —, sem que se feche o laço sobre qualquer ativo urbano em operação.</w:t>
      </w:r>
    </w:p>
    <w:p w14:paraId="0BA0F90B" w14:textId="77777777" w:rsidR="006B1E66" w:rsidRPr="000F5B8B" w:rsidRDefault="00CC3326">
      <w:pPr>
        <w:spacing w:after="120" w:line="360" w:lineRule="auto"/>
        <w:ind w:firstLine="709"/>
        <w:jc w:val="both"/>
        <w:rPr>
          <w:lang w:val="pt-BR"/>
        </w:rPr>
      </w:pPr>
      <w:r>
        <w:rPr>
          <w:lang w:val="pt-BR"/>
        </w:rPr>
        <w:t>O trabalho mais próximo identificado é a dissertação de Nogueira (2024), defendida na Universidade Federal Fluminense, que formula a adaptação dinâmica da iluminação urbana como problema de otimização distribuída de restrições e o resolve por algoritmos executados em rede de luminárias, com cada ponto negociando seu nível com os vizinhos a partir de variáveis ambientais. A proximidade de finalidade é grande e a diferença é de premissa. Naquele trabalho, cada poste dispõe de sensoriamento local, e a avaliação é conduzida em ambiente simulado: a camada de percepção é uma infraestrutura a implantar. Aqui, a percepção é uma infraestrutura já contratada e em operação, produzida por outro sistema municipal para outra finalidade, e o problema desloca-se do sensoriamento para a integração e a decisão.</w:t>
      </w:r>
    </w:p>
    <w:p w14:paraId="397EDB49" w14:textId="77777777" w:rsidR="006B1E66" w:rsidRPr="000F5B8B" w:rsidRDefault="00CC3326">
      <w:pPr>
        <w:spacing w:after="120" w:line="360" w:lineRule="auto"/>
        <w:ind w:firstLine="709"/>
        <w:jc w:val="both"/>
        <w:rPr>
          <w:lang w:val="pt-BR"/>
        </w:rPr>
      </w:pPr>
      <w:r>
        <w:rPr>
          <w:lang w:val="pt-BR"/>
        </w:rPr>
        <w:t>A literatura internacional sobre o mecanismo de controle é anterior e mais avançada do que a nacional, e convém enunciá-la sem atenuações. Belloni et al. (2024) implementam algoritmo de comutação e dimerização a partir de dados de tráfego previstos, aplicado a uma cidade italiana, com medições de campo, simulação luminotécnica e análise custo-benefício. Buyukkinaci et al. (2019) determinam a comutação entre classes normativas M3 a M5 em função de volume e velocidade de tráfego, com estimativa de economia em via de Istambul. A própria CIE 115 declara, desde 2010, que a aplicação de variáveis dependentes do tempo, como volume de tráfego, abre a possibilidade de sistemas de iluminação adaptativa (COMMISSION INTERNATIONALE DE L'ÉCLAIRAGE, 2010).</w:t>
      </w:r>
    </w:p>
    <w:p w14:paraId="52AF5383" w14:textId="77777777" w:rsidR="006B1E66" w:rsidRPr="000F5B8B" w:rsidRDefault="00CC3326">
      <w:pPr>
        <w:spacing w:after="120" w:line="360" w:lineRule="auto"/>
        <w:ind w:firstLine="709"/>
        <w:jc w:val="both"/>
        <w:rPr>
          <w:lang w:val="pt-BR"/>
        </w:rPr>
      </w:pPr>
      <w:r>
        <w:rPr>
          <w:lang w:val="pt-BR"/>
        </w:rPr>
        <w:t xml:space="preserve">No plano das implantações, a referência é a rua Stratumseind, em Eindhoven, onde </w:t>
      </w:r>
      <w:r>
        <w:rPr>
          <w:lang w:val="pt-BR"/>
        </w:rPr>
        <w:t xml:space="preserve">dados de câmeras e de sensores acústicos alimentam perfis que acionam cenários dinâmicos de iluminação</w:t>
      </w:r>
      <w:r>
        <w:rPr>
          <w:lang w:val="pt-BR"/>
        </w:rPr>
        <w:t xml:space="preserve"> (GALIC; GELLERT, 2021). Este último é o precedente mais próximo de um laço fechado entre plataforma urbana e iluminação, e três diferenças o separam desta proposta: sua finalidade é comportamental, e não fotométrica; a decisão não é confrontada com classe de iluminação alguma; e a literatura revisada por pares que o documenta é de </w:t>
      </w:r>
      <w:r>
        <w:rPr>
          <w:lang w:val="pt-BR"/>
        </w:rPr>
        <w:t>proteção de dados, e não de arquitetura de sistemas — é precisamente a ausência de garantias que ela critica.</w:t>
      </w:r>
    </w:p>
    <w:p w14:paraId="2B23BA2F" w14:textId="77777777" w:rsidR="006B1E66" w:rsidRPr="000F5B8B" w:rsidRDefault="00CC3326">
      <w:pPr>
        <w:spacing w:after="240" w:line="360" w:lineRule="auto"/>
        <w:ind w:firstLine="709"/>
        <w:jc w:val="both"/>
        <w:rPr>
          <w:lang w:val="pt-BR"/>
        </w:rPr>
      </w:pPr>
      <w:r>
        <w:rPr>
          <w:lang w:val="pt-BR"/>
        </w:rPr>
        <w:t>Ao caso internacional já citado — Sheffield, onde um parque quase integralmente convertido e telegerido opera por calendário solar (DIZON; PRANGGONO, 2022) — soma-se a mesma constatação por outro caminho: a capacidade de controle está instalada e subutilizada, e o que falta não é equipamento.</w:t>
      </w:r>
    </w:p>
    <w:p w14:paraId="14AA5EA4" w14:textId="77777777" w:rsidR="00E01C3A" w:rsidRDefault="00CC3326">
      <w:pPr>
        <w:pStyle w:val="Heading2"/>
        <w:spacing w:before="360" w:after="240" w:line="360" w:lineRule="auto"/>
        <w:rPr>
          <w:lang w:val="pt-BR"/>
        </w:rPr>
      </w:pPr>
      <w:bookmarkStart w:id="22" w:name="_Toc241792014"/>
      <w:r>
        <w:rPr>
          <w:lang w:val="pt-BR"/>
        </w:rPr>
        <w:t>2.9 Lacuna identificada</w:t>
      </w:r>
      <w:bookmarkEnd w:id="22"/>
    </w:p>
    <w:p w14:paraId="66FD6A94" w14:textId="77777777" w:rsidR="006B1E66" w:rsidRPr="000F5B8B" w:rsidRDefault="00CC3326">
      <w:pPr>
        <w:spacing w:after="120" w:line="360" w:lineRule="auto"/>
        <w:ind w:firstLine="709"/>
        <w:jc w:val="both"/>
        <w:rPr>
          <w:lang w:val="pt-BR"/>
        </w:rPr>
      </w:pPr>
      <w:r>
        <w:rPr>
          <w:lang w:val="pt-BR"/>
        </w:rPr>
        <w:t>A revisão permite quatro conclusões.</w:t>
      </w:r>
    </w:p>
    <w:p w14:paraId="22EEA807" w14:textId="77777777" w:rsidR="006B1E66" w:rsidRPr="000F5B8B" w:rsidRDefault="00CC3326">
      <w:pPr>
        <w:spacing w:after="120" w:line="360" w:lineRule="auto"/>
        <w:ind w:firstLine="709"/>
        <w:jc w:val="both"/>
        <w:rPr>
          <w:lang w:val="pt-BR"/>
        </w:rPr>
      </w:pPr>
      <w:r>
        <w:rPr>
          <w:lang w:val="pt-BR"/>
        </w:rPr>
        <w:t xml:space="preserve">A primeira é que a atenuação adaptativa é técnica de eficácia demonstrada, </w:t>
      </w:r>
      <w:r>
        <w:rPr>
          <w:lang w:val="pt-BR"/>
        </w:rPr>
        <w:t xml:space="preserve">admitida pela ABNT NBR 5101 desde a revisão de 2024,</w:t>
      </w:r>
      <w:r>
        <w:rPr>
          <w:lang w:val="pt-BR"/>
        </w:rPr>
        <w:t xml:space="preserve"> implantada em campo e sem obstáculo operacional relevante quanto à durabilidade do ativo. Nem o conceito de comandar a iluminação por dados de tráfego, nem o emprego de inferência nebulosa para essa finalidade, são originais deste trabalho, e o texto não os reivindica. O problema não é a validade da técnica, mas a origem da informação que a comanda e a garantia de que a decisão resultante permaneça admissível.</w:t>
      </w:r>
    </w:p>
    <w:p w14:paraId="38B0DC7A" w14:textId="77777777" w:rsidR="006B1E66" w:rsidRPr="000F5B8B" w:rsidRDefault="00CC3326">
      <w:pPr>
        <w:spacing w:after="120" w:line="360" w:lineRule="auto"/>
        <w:ind w:firstLine="709"/>
        <w:jc w:val="both"/>
        <w:rPr>
          <w:lang w:val="pt-BR"/>
        </w:rPr>
      </w:pPr>
      <w:r>
        <w:rPr>
          <w:lang w:val="pt-BR"/>
        </w:rPr>
        <w:t>A segunda é que a coexistência de infraestrutura instalada e integração ausente é padrão documentado, e não peculiaridade de São Paulo — o que confere ao recorte valor de caso e não de exceção.</w:t>
      </w:r>
    </w:p>
    <w:p w14:paraId="7406F62E" w14:textId="77777777" w:rsidR="006B1E66" w:rsidRPr="000F5B8B" w:rsidRDefault="00CC3326">
      <w:pPr>
        <w:spacing w:after="120" w:line="360" w:lineRule="auto"/>
        <w:ind w:firstLine="709"/>
        <w:jc w:val="both"/>
        <w:rPr>
          <w:lang w:val="pt-BR"/>
        </w:rPr>
      </w:pPr>
      <w:r>
        <w:rPr>
          <w:lang w:val="pt-BR"/>
        </w:rPr>
        <w:t xml:space="preserve">A terceira é que, no município de São Paulo, tanto a capacidade de observar o ambiente quanto a de comandar a intensidade de cada luminária </w:t>
      </w:r>
      <w:r>
        <w:rPr>
          <w:lang w:val="pt-BR"/>
        </w:rPr>
        <w:t xml:space="preserve">estão contratadas,</w:t>
      </w:r>
      <w:r>
        <w:rPr>
          <w:lang w:val="pt-BR"/>
        </w:rPr>
        <w:t xml:space="preserve"> com a interface física de dimerização especificada em contrato, sem que exista vínculo entre elas.</w:t>
      </w:r>
    </w:p>
    <w:p w14:paraId="4A1F35F3" w14:textId="77777777" w:rsidR="006B1E66" w:rsidRPr="000F5B8B" w:rsidRDefault="00CC3326">
      <w:pPr>
        <w:spacing w:after="120" w:line="360" w:lineRule="auto"/>
        <w:ind w:firstLine="709"/>
        <w:jc w:val="both"/>
        <w:rPr>
          <w:lang w:val="pt-BR"/>
        </w:rPr>
      </w:pPr>
      <w:r>
        <w:rPr>
          <w:lang w:val="pt-BR"/>
        </w:rPr>
        <w:t>A quarta, que decorre das anteriores, delimita o objeto: a camada de decisão que recebe a descrição do ambiente urbano, compõe suas variáveis e produz um nível de iluminação, sujeita a restrições normativas verificadas antes da atuação. É esse mecanismo, e a interface que o integraria à infraestrutura existente, que o trabalho constrói e avalia.</w:t>
      </w:r>
    </w:p>
    <w:p w14:paraId="2A659334" w14:textId="77777777" w:rsidR="006B1E66" w:rsidRPr="000F5B8B" w:rsidRDefault="00CC3326">
      <w:pPr>
        <w:spacing w:after="120" w:line="360" w:lineRule="auto"/>
        <w:ind w:firstLine="709"/>
        <w:jc w:val="both"/>
        <w:rPr>
          <w:lang w:val="pt-BR"/>
        </w:rPr>
      </w:pPr>
      <w:r>
        <w:rPr>
          <w:lang w:val="pt-BR"/>
        </w:rPr>
        <w:t xml:space="preserve">Convém declarar, com precisão, a natureza da contribuição pretendida. Ela é arquitetural e integrativa, e não algorítmica. Nenhum componente isolado deste trabalho é inédito: a inferência nebulosa é técnica de mais de cinquenta anos, a </w:t>
      </w:r>
      <w:r>
        <w:rPr>
          <w:lang w:val="pt-BR"/>
        </w:rPr>
        <w:t>dimerização por tráfego está publicada e implantada, e o transporte de mensagens é padrão de mercado. O que a revisão não localizou foi o arranjo: a camada de decisão que consome a saída já existente e já custeada de uma plataforma municipal concebida para outra finalidade, seguida de um componente de software separável que verifica cada nível decidido contra a norma técnica antes de permitir a atuação. Os trabalhos que decidem o nível pressupõem sensoriamento próprio a implantar; os que consomem dado urbano de terceiros param no planejamento; os que fecham o laço perseguem finalidade comportamental e não confrontam a decisão com classe de iluminação alguma; e os que tratam da infraestrutura instalada ocupam-se de sua confiabilidade. A contribuição está na composição, e é nessa medida que deve ser avaliada.</w:t>
      </w:r>
    </w:p>
    <w:p w14:paraId="15CD0943" w14:textId="77777777" w:rsidR="00E01C3A" w:rsidRDefault="00CC3326">
      <w:pPr>
        <w:pStyle w:val="Heading2"/>
        <w:spacing w:before="360" w:after="240" w:line="360" w:lineRule="auto"/>
        <w:rPr>
          <w:lang w:val="pt-BR"/>
        </w:rPr>
      </w:pPr>
      <w:bookmarkStart w:id="23" w:name="_Toc241792015"/>
      <w:r>
        <w:rPr>
          <w:lang w:val="pt-BR"/>
        </w:rPr>
        <w:t>2.10 Hipóteses da pesquisa</w:t>
      </w:r>
      <w:bookmarkEnd w:id="23"/>
    </w:p>
    <w:p w14:paraId="75E8FADF" w14:textId="77777777" w:rsidR="00E01C3A" w:rsidRDefault="00CC3326">
      <w:pPr>
        <w:spacing w:after="120" w:line="360" w:lineRule="auto"/>
        <w:ind w:firstLine="709"/>
        <w:jc w:val="both"/>
        <w:rPr>
          <w:lang w:val="pt-BR"/>
        </w:rPr>
      </w:pPr>
      <w:r>
        <w:rPr>
          <w:lang w:val="pt-BR"/>
        </w:rPr>
        <w:t xml:space="preserve">Encerrada a revisão, enumeram-se as hipóteses que orientam a investigação. Cada uma apoia-se em uma das subseções anteriores — a primeira em 2.6, a segunda em 2.5 e a terceira em 2.7 — e é avaliada em </w:t>
      </w:r>
      <w:del w:id="30255" w:author="Vitor Oliveira" w:date="2026-10-11T04:00:00Z">
        <w:r>
          <w:rPr>
            <w:lang w:val="pt-BR"/>
          </w:rPr>
          <w:delText xml:space="preserve">6.1</w:delText>
        </w:r>
      </w:del>
      <w:ins w:id="30256" w:author="Vitor Oliveira" w:date="2026-10-11T04:00:00Z">
        <w:r>
          <w:rPr>
            <w:lang w:val="pt-BR"/>
          </w:rPr>
          <w:t xml:space="preserve">5.1</w:t>
        </w:r>
      </w:ins>
      <w:r>
        <w:rPr>
          <w:lang w:val="pt-BR"/>
        </w:rPr>
        <w:t xml:space="preserve">.</w:t>
      </w:r>
    </w:p>
    <w:p w14:paraId="05ED2B4F" w14:textId="77777777" w:rsidR="00E01C3A" w:rsidRDefault="00CC3326">
      <w:pPr>
        <w:spacing w:after="120" w:line="360" w:lineRule="auto"/>
        <w:ind w:left="709"/>
        <w:jc w:val="both"/>
        <w:rPr>
          <w:lang w:val="pt-BR"/>
        </w:rPr>
      </w:pPr>
      <w:r>
        <w:rPr>
          <w:b/>
          <w:bCs/>
          <w:lang w:val="pt-BR"/>
        </w:rPr>
        <w:t xml:space="preserve">H1 — </w:t>
      </w:r>
      <w:r>
        <w:rPr>
          <w:lang w:val="pt-BR"/>
        </w:rPr>
        <w:t>Um sistema de inferência nebulosa operando sobre variáveis do ambiente urbano produz decisões de nível luminoso consistentes com as condições observadas, sem recorrer a estimativa de estado futuro.</w:t>
      </w:r>
    </w:p>
    <w:p w14:paraId="76A3378F" w14:textId="77777777" w:rsidR="00E01C3A" w:rsidRDefault="00CC3326">
      <w:pPr>
        <w:spacing w:after="120" w:line="360" w:lineRule="auto"/>
        <w:ind w:left="709"/>
        <w:jc w:val="both"/>
        <w:rPr>
          <w:lang w:val="pt-BR"/>
        </w:rPr>
      </w:pPr>
      <w:r>
        <w:rPr>
          <w:b/>
          <w:bCs/>
          <w:lang w:val="pt-BR"/>
        </w:rPr>
        <w:t xml:space="preserve">H2 — </w:t>
      </w:r>
      <w:r>
        <w:rPr>
          <w:lang w:val="pt-BR"/>
        </w:rPr>
        <w:t>A interposição de uma camada de verificação normativa entre a inferência e a atuação impede, em todas as decisões, a violação dos limites da ABNT NBR 5101 — de modo que adaptabilidade e conformidade não sejam objetivos concorrentes, mas propriedades simultâneas asseguradas por construção.</w:t>
      </w:r>
    </w:p>
    <w:p w14:paraId="6E975C30" w14:textId="77777777" w:rsidR="00E01C3A" w:rsidRDefault="00CC3326">
      <w:pPr>
        <w:spacing w:after="120" w:line="360" w:lineRule="auto"/>
        <w:ind w:left="709"/>
        <w:jc w:val="both"/>
        <w:rPr>
          <w:lang w:val="pt-BR"/>
        </w:rPr>
      </w:pPr>
      <w:r>
        <w:rPr>
          <w:b/>
          <w:bCs/>
          <w:lang w:val="pt-BR"/>
        </w:rPr>
        <w:t xml:space="preserve">H3 — </w:t>
      </w:r>
      <w:r>
        <w:rPr>
          <w:lang w:val="pt-BR"/>
        </w:rPr>
        <w:t>A antecipação da demanda por modelo treinado sobre série histórica permite iniciar a atenuação dentro do limite de taxa fixado pela norma, reduzindo a fração da janela de baixa demanda consumida em transição quando comparada ao acionamento puramente reativo.</w:t>
      </w:r>
    </w:p>
    <w:p w14:paraId="3FB8855D" w14:textId="77777777" w:rsidR="00E01C3A" w:rsidRDefault="00CC3326">
      <w:pPr>
        <w:pStyle w:val="Heading1"/>
        <w:pageBreakBefore/>
        <w:spacing w:before="480" w:after="280" w:line="360" w:lineRule="auto"/>
        <w:rPr>
          <w:lang w:val="pt-BR"/>
        </w:rPr>
      </w:pPr>
      <w:bookmarkStart w:id="24" w:name="_Toc241792016"/>
      <w:r>
        <w:rPr>
          <w:lang w:val="pt-BR"/>
        </w:rPr>
        <w:t>3 METODOLOGIA</w:t>
      </w:r>
      <w:bookmarkEnd w:id="24"/>
    </w:p>
    <w:p w14:paraId="24E1183A" w14:textId="77777777" w:rsidR="00E01C3A" w:rsidRDefault="00CC3326">
      <w:pPr>
        <w:pStyle w:val="Heading2"/>
        <w:spacing w:before="360" w:after="240" w:line="360" w:lineRule="auto"/>
        <w:rPr>
          <w:lang w:val="pt-BR"/>
        </w:rPr>
      </w:pPr>
      <w:bookmarkStart w:id="25" w:name="_Toc241792017"/>
      <w:r>
        <w:rPr>
          <w:lang w:val="pt-BR"/>
        </w:rPr>
        <w:t>3.1 Classificação da pesquisa</w:t>
      </w:r>
      <w:bookmarkEnd w:id="25"/>
    </w:p>
    <w:p w14:paraId="6A6B41EF" w14:textId="77777777" w:rsidR="006B1E66" w:rsidRPr="000F5B8B" w:rsidRDefault="00CC3326">
      <w:pPr>
        <w:spacing w:after="120" w:line="360" w:lineRule="auto"/>
        <w:ind w:firstLine="709"/>
        <w:jc w:val="both"/>
        <w:rPr>
          <w:lang w:val="pt-BR"/>
        </w:rPr>
      </w:pPr>
      <w:r>
        <w:rPr>
          <w:lang w:val="pt-BR"/>
        </w:rPr>
        <w:t>Quanto à natureza, a pesquisa é aplicada, por destinar-se à solução de problema concreto de infraestrutura urbana. Quanto à abordagem, é quantitativa: opera sobre grandezas mensuráveis — nível decidido, iluminância entregue, latência do percurso e proporção de decisões conformes. Quanto aos objetivos, é documental e exploratória na caracterização da infraestrutura e das variáveis, e experimental na avaliação, em que o comportamento do sistema é observado sob entradas deliberadamente construídas. Quanto aos procedimentos, combina pesquisa bibliográfica, pesquisa documental sobre fontes oficiais e dados abertos municipais, desenvolvimento de protótipo e experimentação em bancada.</w:t>
      </w:r>
    </w:p>
    <w:p w14:paraId="2FCD5800" w14:textId="77777777" w:rsidR="00E01C3A" w:rsidRDefault="00CC3326">
      <w:pPr>
        <w:pStyle w:val="Heading2"/>
        <w:spacing w:before="360" w:after="240" w:line="360" w:lineRule="auto"/>
        <w:rPr>
          <w:lang w:val="pt-BR"/>
        </w:rPr>
      </w:pPr>
      <w:bookmarkStart w:id="26" w:name="_Toc241792018"/>
      <w:r>
        <w:rPr>
          <w:lang w:val="pt-BR"/>
        </w:rPr>
        <w:t>3.2 Arquitetura do sistema</w:t>
      </w:r>
      <w:bookmarkEnd w:id="26"/>
    </w:p>
    <w:p w14:paraId="73B5BA3C" w14:textId="77777777" w:rsidR="006B1E66" w:rsidRDefault="00CC3326">
      <w:pPr>
        <w:spacing w:after="240" w:line="360" w:lineRule="auto"/>
        <w:ind w:firstLine="709"/>
        <w:jc w:val="both"/>
      </w:pPr>
      <w:r>
        <w:rPr>
          <w:lang w:val="pt-BR"/>
        </w:rPr>
        <w:t xml:space="preserve">O sistema reproduz o fluxo completo a ser demonstrado na defesa: dado urbano recebido, análise pela inteligência artificial, decisão de iluminação, comando ao dispositivo e alteração física da intensidade, com a iluminância medida retornando à tela em tempo real. </w:t>
      </w:r>
      <w:r>
        <w:t xml:space="preserve">São quatro elementos encadeados, cuja implantação é detalhada em </w:t>
      </w:r>
      <w:del w:id="30257" w:author="Vitor Oliveira" w:date="2026-10-11T04:00:00Z">
        <w:r>
          <w:delText xml:space="preserve">4.6.1</w:delText>
        </w:r>
      </w:del>
      <w:ins w:id="30258" w:author="Vitor Oliveira" w:date="2026-10-11T04:00:00Z">
        <w:r>
          <w:t xml:space="preserve">3.12.6.1</w:t>
        </w:r>
      </w:ins>
      <w:r>
        <w:t xml:space="preserve">.</w:t>
      </w:r>
    </w:p>
    <w:p w14:paraId="1DB67F84" w14:textId="77777777" w:rsidR="006B1E66" w:rsidRPr="000F5B8B" w:rsidRDefault="00CC3326">
      <w:pPr>
        <w:pStyle w:val="ListParagraph"/>
        <w:numPr>
          <w:ilvl w:val="0"/>
          <w:numId w:val="2"/>
        </w:numPr>
        <w:spacing w:after="120" w:line="360" w:lineRule="auto"/>
        <w:jc w:val="both"/>
        <w:rPr>
          <w:lang w:val="pt-BR"/>
        </w:rPr>
      </w:pPr>
      <w:r>
        <w:rPr>
          <w:lang w:val="pt-BR"/>
        </w:rPr>
        <w:t>Interface de dados urbanos. Serviço que emula a interface de programação de uma plataforma municipal de monitoramento, publicando, para cada trecho de via, o volume de movimentação a cada 5 min e as ocorrências reportadas, com o trecho identificado no cadastro municipal de logradouros (3.5.2). Sua existência decorre de o Smart Sampa não disponibilizar interface pública, e sua especificação é, ela própria, um resultado do trabalho: define o que uma plataforma precisaria publicar para que um sistema de iluminação pudesse consumi-la.</w:t>
      </w:r>
    </w:p>
    <w:p w14:paraId="7D46BE32" w14:textId="77777777" w:rsidR="006B1E66" w:rsidRPr="000F5B8B" w:rsidRDefault="00CC3326">
      <w:pPr>
        <w:pStyle w:val="ListParagraph"/>
        <w:numPr>
          <w:ilvl w:val="0"/>
          <w:numId w:val="2"/>
        </w:numPr>
        <w:spacing w:after="120" w:line="360" w:lineRule="auto"/>
        <w:jc w:val="both"/>
        <w:rPr>
          <w:lang w:val="pt-BR"/>
        </w:rPr>
      </w:pPr>
      <w:r>
        <w:rPr>
          <w:lang w:val="pt-BR"/>
        </w:rPr>
        <w:t>Serviço de decisão. Recebe a descrição de estado, estima a movimentação da próxima hora pela camada de previsão (3.6), submete ambas ao sistema de inferência nebulosa e produz o nível de iluminação pretendido, expresso como fração do fluxo pleno.</w:t>
      </w:r>
    </w:p>
    <w:p w14:paraId="1DFB7CCD" w14:textId="77777777" w:rsidR="006B1E66" w:rsidRPr="000F5B8B" w:rsidRDefault="00CC3326">
      <w:pPr>
        <w:pStyle w:val="ListParagraph"/>
        <w:numPr>
          <w:ilvl w:val="0"/>
          <w:numId w:val="2"/>
        </w:numPr>
        <w:spacing w:after="120" w:line="360" w:lineRule="auto"/>
        <w:jc w:val="both"/>
        <w:rPr>
          <w:lang w:val="pt-BR"/>
        </w:rPr>
      </w:pPr>
      <w:r>
        <w:rPr>
          <w:lang w:val="pt-BR"/>
        </w:rPr>
        <w:t xml:space="preserve">Camada de verificação normativa. Interposta entre a decisão e a atuação, </w:t>
      </w:r>
      <w:r>
        <w:rPr>
          <w:lang w:val="pt-BR"/>
        </w:rPr>
        <w:t xml:space="preserve">confronta o nível pretendido com o piso extraído da ABNT NBR 5101 e corrige a decisão antes de emiti-la, registrando a correção; a taxa máxima de decréscimo segue com o comando e é aplicada pelo nó (3.7).</w:t>
      </w:r>
    </w:p>
    <w:p w14:paraId="53EF8908" w14:textId="77777777" w:rsidR="006B1E66" w:rsidRPr="000F5B8B" w:rsidRDefault="00CC3326">
      <w:pPr>
        <w:pStyle w:val="ListParagraph"/>
        <w:numPr>
          <w:ilvl w:val="0"/>
          <w:numId w:val="2"/>
        </w:numPr>
        <w:spacing w:after="120" w:line="360" w:lineRule="auto"/>
        <w:jc w:val="both"/>
        <w:rPr>
          <w:lang w:val="pt-BR"/>
        </w:rPr>
      </w:pPr>
      <w:r>
        <w:rPr>
          <w:lang w:val="pt-BR"/>
        </w:rPr>
        <w:t xml:space="preserve">Nó de iluminação. Microcontrolador ESP32 que recebe o comando por MQTT, ajusta a intensidade da luminária por modulação por largura de pulso e devolve a iluminância medida </w:t>
      </w:r>
      <w:r>
        <w:rPr>
          <w:lang w:val="pt-BR"/>
        </w:rPr>
        <w:t xml:space="preserve">no plano de medição</w:t>
      </w:r>
      <w:r>
        <w:rPr>
          <w:lang w:val="pt-BR"/>
        </w:rPr>
        <w:t xml:space="preserve">, exibida em painel durante a demonstração.</w:t>
      </w:r>
    </w:p>
    <w:p w14:paraId="2768D977" w14:textId="77777777" w:rsidR="006B1E66" w:rsidRPr="000F5B8B" w:rsidRDefault="00CC3326">
      <w:pPr>
        <w:spacing w:after="120" w:line="360" w:lineRule="auto"/>
        <w:ind w:firstLine="709"/>
        <w:jc w:val="both"/>
        <w:rPr>
          <w:lang w:val="pt-BR"/>
        </w:rPr>
      </w:pPr>
      <w:r>
        <w:rPr>
          <w:lang w:val="pt-BR"/>
        </w:rPr>
        <w:t>A decisão é mantida fora do dispositivo por duas razões. A primeira é arquitetural: o serviço precisa acessar a interface de dados urbanos, externa ao nó, e concentrar essa comunicação em um ponto torna o dispositivo simples e substituível. A segunda é de evolução: mantida a decisão em serviço, alterar a base de regras não exige regravação do firmware de nenhum nó implantado — condição prática para qualquer sistema em escala municipal. É também, registre-se, a mesma topologia da telegestão contratada pelo município, em que o centro de operações comanda e a luminária executa.</w:t>
      </w:r>
    </w:p>
    <w:p w14:paraId="7C6B70BC" w14:textId="77777777" w:rsidR="00E01C3A" w:rsidRDefault="00CC3326">
      <w:pPr>
        <w:spacing w:after="120" w:line="360" w:lineRule="auto"/>
        <w:ind w:firstLine="709"/>
        <w:jc w:val="both"/>
        <w:rPr>
          <w:lang w:val="pt-BR"/>
        </w:rPr>
      </w:pPr>
      <w:r>
        <w:rPr>
          <w:lang w:val="pt-BR"/>
        </w:rPr>
        <w:t>Decisão simétrica, e de consequência maior, é a de manter o serviço de decisão fora da plataforma de monitoramento. A observação de que o Smart Sampa já executa inteligência artificial é correta e comparece em 2.3 como argumento de viabilidade da integração; dela não decorre, porém, que a decisão de iluminação deva residir ali. Três razões sustentam a separação.</w:t>
      </w:r>
    </w:p>
    <w:p w14:paraId="40D0D994" w14:textId="77777777" w:rsidR="00E01C3A" w:rsidRDefault="00CC3326">
      <w:pPr>
        <w:spacing w:after="120" w:line="360" w:lineRule="auto"/>
        <w:ind w:firstLine="709"/>
        <w:jc w:val="both"/>
        <w:rPr>
          <w:lang w:val="pt-BR"/>
        </w:rPr>
      </w:pPr>
      <w:r>
        <w:rPr>
          <w:lang w:val="pt-BR"/>
        </w:rPr>
        <w:t>A primeira é de proteção de dados. A garantia oferecida em 3.10 é arquitetural, e não declaratória: a camada de decisão não consome imagem nem identificador porque suas variáveis de entrada são grandezas de via. Uma decisão produzida dentro do perímetro que opera reconhecimento facial e leitura de placas perderia essa propriedade — a impossibilidade técnica converter-se-ia em compromisso de política, verificável apenas por confiança.</w:t>
      </w:r>
    </w:p>
    <w:p w14:paraId="2737D138" w14:textId="77777777" w:rsidR="00E01C3A" w:rsidRDefault="00CC3326">
      <w:pPr>
        <w:spacing w:after="120" w:line="360" w:lineRule="auto"/>
        <w:ind w:firstLine="709"/>
        <w:jc w:val="both"/>
        <w:rPr>
          <w:lang w:val="pt-BR"/>
        </w:rPr>
      </w:pPr>
      <w:r>
        <w:rPr>
          <w:lang w:val="pt-BR"/>
        </w:rPr>
        <w:t>A segunda é de natureza da contribuição. O trabalho especifica a camada que consome a saída de uma plataforma concebida para outra finalidade; alojada dentro dela, essa camada deixa de ser integração e passa a ser extensão de um sistema de segurança pública, e a lacuna enunciada em 2.9 desapareceria por absorção, e não por solução.</w:t>
      </w:r>
    </w:p>
    <w:p w14:paraId="23620BA4" w14:textId="77777777" w:rsidR="00E01C3A" w:rsidRDefault="00CC3326">
      <w:pPr>
        <w:spacing w:after="120" w:line="360" w:lineRule="auto"/>
        <w:ind w:firstLine="709"/>
        <w:jc w:val="both"/>
        <w:rPr>
          <w:lang w:val="pt-BR"/>
        </w:rPr>
      </w:pPr>
      <w:r>
        <w:rPr>
          <w:lang w:val="pt-BR"/>
        </w:rPr>
        <w:t xml:space="preserve">A terceira é de governança. </w:t>
      </w:r>
      <w:r>
        <w:rPr>
          <w:lang w:val="pt-BR"/>
        </w:rPr>
        <w:t xml:space="preserve">Anthony Jnr (2024) aponta os sistemas isolados como obstáculo à integração e identifica na especificação da interface o instrumento pelo qual esse isolamento se resolve. Alojar a lógica de iluminação no contrato de uma plataforma de segurança produziria mais um sistema desse tipo.</w:t>
      </w:r>
      <w:r>
        <w:rPr>
          <w:lang w:val="pt-BR"/>
        </w:rPr>
        <w:t xml:space="preserve"> Acresce que a camada de verificação normativa, para permanecer auditável, precisa ser inspecionável por quem responde pela iluminação pública, condição que não se satisfaz dentro de sistema operado por terceiro sob outro contrato.</w:t>
      </w:r>
    </w:p>
    <w:p w14:paraId="03655232" w14:textId="77777777" w:rsidR="00E01C3A" w:rsidRDefault="00CC3326">
      <w:pPr>
        <w:spacing w:after="120" w:line="360" w:lineRule="auto"/>
        <w:ind w:firstLine="709"/>
        <w:jc w:val="both"/>
        <w:rPr>
          <w:lang w:val="pt-BR"/>
        </w:rPr>
      </w:pPr>
      <w:r>
        <w:rPr>
          <w:lang w:val="pt-BR"/>
        </w:rPr>
        <w:t xml:space="preserve">O serviço de decisão é, por isso, especificado como serviço municipal autônomo: não pertence à plataforma de monitoramento nem ao sistema de telegestão, consome a interface da primeira e comanda o segundo. É essa a posição que a Figura 1 representa e que </w:t>
      </w:r>
      <w:del w:id="30002" w:author="Vitor Oliveira" w:date="2026-10-11T04:00:00Z">
        <w:r>
          <w:rPr>
            <w:lang w:val="pt-BR"/>
          </w:rPr>
          <w:delText xml:space="preserve">a documentação do Capítulo 4 detalha.</w:delText>
        </w:r>
      </w:del>
      <w:ins w:id="30003" w:author="Vitor Oliveira" w:date="2026-10-11T04:00:00Z">
        <w:r>
          <w:rPr>
            <w:lang w:val="pt-BR"/>
          </w:rPr>
          <w:t xml:space="preserve">a documentação de 3.12 detalha.</w:t>
        </w:r>
      </w:ins>
    </w:p>
    <w:p w14:paraId="610F03CE" w14:textId="77777777" w:rsidR="00E01C3A" w:rsidRDefault="00CC3326">
      <w:pPr>
        <w:pStyle w:val="Heading2"/>
        <w:spacing w:before="360" w:after="240" w:line="360" w:lineRule="auto"/>
        <w:rPr>
          <w:lang w:val="pt-BR"/>
        </w:rPr>
      </w:pPr>
      <w:bookmarkStart w:id="27" w:name="_Toc241792019"/>
      <w:r>
        <w:rPr>
          <w:lang w:val="pt-BR"/>
        </w:rPr>
        <w:t>3.3 Do protótipo à implantação: o que se propõe e o que se instrumenta</w:t>
      </w:r>
      <w:bookmarkEnd w:id="27"/>
    </w:p>
    <w:p w14:paraId="1811E628" w14:textId="77777777" w:rsidR="00E01C3A" w:rsidRDefault="00CC3326">
      <w:pPr>
        <w:spacing w:after="120" w:line="360" w:lineRule="auto"/>
        <w:ind w:firstLine="709"/>
        <w:jc w:val="both"/>
        <w:rPr>
          <w:lang w:val="pt-BR"/>
        </w:rPr>
      </w:pPr>
      <w:r>
        <w:rPr>
          <w:lang w:val="pt-BR"/>
        </w:rPr>
        <w:t>Convém delimitar, antes de qualquer comparação, a natureza do protótipo. Ele não é uma miniatura da iluminação pública nem um modelo em escala do sistema de telegestão: é a bancada de ensaio da camada de software que o trabalho constrói. A distinção não é retórica e tem consequência sobre o que se pode afirmar: nenhum componente físico do protótipo é proposto para implantação em via pública. O Quadro 2 separa o que é proposta do que é instrumento.</w:t>
      </w:r>
    </w:p>
    <w:p w14:paraId="01B74ABA" w14:textId="77777777" w:rsidR="00E01C3A" w:rsidRDefault="00CC3326">
      <w:pPr>
        <w:keepNext/>
        <w:spacing w:before="260" w:after="130"/>
        <w:rPr>
          <w:lang w:val="pt-BR"/>
        </w:rPr>
      </w:pPr>
      <w:r>
        <w:rPr>
          <w:sz w:val="20"/>
          <w:szCs w:val="20"/>
          <w:lang w:val="pt-BR"/>
        </w:rPr>
        <w:t>Quadro 2 – Separação entre os componentes da proposta e os instrumentos de ensaio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50"/>
        <w:gridCol w:w="2200"/>
        <w:gridCol w:w="4221"/>
      </w:tblGrid>
      <w:tr w:rsidR="00E01C3A" w14:paraId="2A3E0444" w14:textId="77777777">
        <w:trPr>
          <w:tblHeader/>
        </w:trPr>
        <w:tc>
          <w:tcPr>
            <w:tcW w:w="2650" w:type="dxa"/>
            <w:shd w:val="clear" w:color="auto" w:fill="EDEDED"/>
            <w:tcMar>
              <w:top w:w="70" w:type="dxa"/>
              <w:left w:w="90" w:type="dxa"/>
              <w:bottom w:w="70" w:type="dxa"/>
              <w:right w:w="90" w:type="dxa"/>
            </w:tcMar>
          </w:tcPr>
          <w:p w14:paraId="6FBA6BE7" w14:textId="77777777" w:rsidR="00E01C3A" w:rsidRDefault="00CC3326">
            <w:r>
              <w:rPr>
                <w:b/>
                <w:bCs/>
                <w:sz w:val="20"/>
                <w:szCs w:val="20"/>
              </w:rPr>
              <w:t>Elemento</w:t>
            </w:r>
          </w:p>
        </w:tc>
        <w:tc>
          <w:tcPr>
            <w:tcW w:w="2200" w:type="dxa"/>
            <w:shd w:val="clear" w:color="auto" w:fill="EDEDED"/>
            <w:tcMar>
              <w:top w:w="70" w:type="dxa"/>
              <w:left w:w="90" w:type="dxa"/>
              <w:bottom w:w="70" w:type="dxa"/>
              <w:right w:w="90" w:type="dxa"/>
            </w:tcMar>
          </w:tcPr>
          <w:p w14:paraId="5DCA6ECF" w14:textId="77777777" w:rsidR="00E01C3A" w:rsidRDefault="00CC3326">
            <w:r>
              <w:rPr>
                <w:b/>
                <w:bCs/>
                <w:sz w:val="20"/>
                <w:szCs w:val="20"/>
              </w:rPr>
              <w:t>Natureza</w:t>
            </w:r>
          </w:p>
        </w:tc>
        <w:tc>
          <w:tcPr>
            <w:tcW w:w="4221" w:type="dxa"/>
            <w:shd w:val="clear" w:color="auto" w:fill="EDEDED"/>
            <w:tcMar>
              <w:top w:w="70" w:type="dxa"/>
              <w:left w:w="90" w:type="dxa"/>
              <w:bottom w:w="70" w:type="dxa"/>
              <w:right w:w="90" w:type="dxa"/>
            </w:tcMar>
          </w:tcPr>
          <w:p w14:paraId="3A09EFB7" w14:textId="77777777" w:rsidR="00E01C3A" w:rsidRDefault="00CC3326">
            <w:r>
              <w:rPr>
                <w:b/>
                <w:bCs/>
                <w:sz w:val="20"/>
                <w:szCs w:val="20"/>
              </w:rPr>
              <w:t>Destino na implantação</w:t>
            </w:r>
          </w:p>
        </w:tc>
      </w:tr>
      <w:tr w:rsidR="00E01C3A" w:rsidRPr="00CE1B46" w14:paraId="55EA91F4" w14:textId="77777777">
        <w:tc>
          <w:tcPr>
            <w:tcW w:w="2650" w:type="dxa"/>
            <w:tcMar>
              <w:top w:w="70" w:type="dxa"/>
              <w:left w:w="90" w:type="dxa"/>
              <w:bottom w:w="70" w:type="dxa"/>
              <w:right w:w="90" w:type="dxa"/>
            </w:tcMar>
          </w:tcPr>
          <w:p w14:paraId="283674CE" w14:textId="77777777" w:rsidR="00E01C3A" w:rsidRPr="00CE1B46" w:rsidRDefault="00CC3326">
            <w:pPr>
              <w:rPr>
                <w:lang w:val="pt-BR"/>
              </w:rPr>
            </w:pPr>
            <w:r>
              <w:rPr>
                <w:sz w:val="20"/>
                <w:szCs w:val="20"/>
                <w:lang w:val="pt-BR"/>
              </w:rPr>
              <w:t>Especificação da interface de dados urbanos</w:t>
            </w:r>
          </w:p>
        </w:tc>
        <w:tc>
          <w:tcPr>
            <w:tcW w:w="2200" w:type="dxa"/>
            <w:tcMar>
              <w:top w:w="70" w:type="dxa"/>
              <w:left w:w="90" w:type="dxa"/>
              <w:bottom w:w="70" w:type="dxa"/>
              <w:right w:w="90" w:type="dxa"/>
            </w:tcMar>
          </w:tcPr>
          <w:p w14:paraId="4C2BBCFB" w14:textId="77777777" w:rsidR="00E01C3A" w:rsidRDefault="00CC3326">
            <w:r>
              <w:rPr>
                <w:sz w:val="20"/>
                <w:szCs w:val="20"/>
              </w:rPr>
              <w:t>Componente da proposta</w:t>
            </w:r>
          </w:p>
        </w:tc>
        <w:tc>
          <w:tcPr>
            <w:tcW w:w="4221" w:type="dxa"/>
            <w:tcMar>
              <w:top w:w="70" w:type="dxa"/>
              <w:left w:w="90" w:type="dxa"/>
              <w:bottom w:w="70" w:type="dxa"/>
              <w:right w:w="90" w:type="dxa"/>
            </w:tcMar>
          </w:tcPr>
          <w:p w14:paraId="44FDC139" w14:textId="77777777" w:rsidR="00E01C3A" w:rsidRPr="00CE1B46" w:rsidRDefault="00CC3326">
            <w:pPr>
              <w:rPr>
                <w:lang w:val="pt-BR"/>
              </w:rPr>
            </w:pPr>
            <w:r>
              <w:rPr>
                <w:sz w:val="20"/>
                <w:szCs w:val="20"/>
                <w:lang w:val="pt-BR"/>
              </w:rPr>
              <w:t>Publicada pela plataforma municipal de monitoramento, cuja interoperabilidade por interface de programação já é exigida em seu termo de referência</w:t>
            </w:r>
          </w:p>
        </w:tc>
      </w:tr>
      <w:tr w:rsidR="00E01C3A" w:rsidRPr="00CE1B46" w14:paraId="61FFA3CE" w14:textId="77777777">
        <w:tc>
          <w:tcPr>
            <w:tcW w:w="2650" w:type="dxa"/>
            <w:tcMar>
              <w:top w:w="70" w:type="dxa"/>
              <w:left w:w="90" w:type="dxa"/>
              <w:bottom w:w="70" w:type="dxa"/>
              <w:right w:w="90" w:type="dxa"/>
            </w:tcMar>
          </w:tcPr>
          <w:p w14:paraId="22EE2D36" w14:textId="77777777" w:rsidR="00E01C3A" w:rsidRPr="00CE1B46" w:rsidRDefault="00CC3326">
            <w:pPr>
              <w:rPr>
                <w:lang w:val="pt-BR"/>
              </w:rPr>
            </w:pPr>
            <w:r>
              <w:rPr>
                <w:sz w:val="20"/>
                <w:szCs w:val="20"/>
                <w:lang w:val="pt-BR"/>
              </w:rPr>
              <w:t>Serviço de decisão: camada de previsão e inferência nebulosa</w:t>
            </w:r>
          </w:p>
        </w:tc>
        <w:tc>
          <w:tcPr>
            <w:tcW w:w="2200" w:type="dxa"/>
            <w:tcMar>
              <w:top w:w="70" w:type="dxa"/>
              <w:left w:w="90" w:type="dxa"/>
              <w:bottom w:w="70" w:type="dxa"/>
              <w:right w:w="90" w:type="dxa"/>
            </w:tcMar>
          </w:tcPr>
          <w:p w14:paraId="264935DA" w14:textId="77777777" w:rsidR="00E01C3A" w:rsidRDefault="00CC3326">
            <w:r>
              <w:rPr>
                <w:sz w:val="20"/>
                <w:szCs w:val="20"/>
              </w:rPr>
              <w:t>Componente da proposta</w:t>
            </w:r>
          </w:p>
        </w:tc>
        <w:tc>
          <w:tcPr>
            <w:tcW w:w="4221" w:type="dxa"/>
            <w:tcMar>
              <w:top w:w="70" w:type="dxa"/>
              <w:left w:w="90" w:type="dxa"/>
              <w:bottom w:w="70" w:type="dxa"/>
              <w:right w:w="90" w:type="dxa"/>
            </w:tcMar>
          </w:tcPr>
          <w:p w14:paraId="61A3BFBD" w14:textId="77777777" w:rsidR="00E01C3A" w:rsidRPr="00CE1B46" w:rsidRDefault="00CC3326">
            <w:pPr>
              <w:rPr>
                <w:lang w:val="pt-BR"/>
              </w:rPr>
            </w:pPr>
            <w:r>
              <w:rPr>
                <w:sz w:val="20"/>
                <w:szCs w:val="20"/>
                <w:lang w:val="pt-BR"/>
              </w:rPr>
              <w:t>Implantado como serviço municipal em nuvem, nos termos de 3.2</w:t>
            </w:r>
          </w:p>
        </w:tc>
      </w:tr>
      <w:tr w:rsidR="00E01C3A" w:rsidRPr="00CE1B46" w14:paraId="28F8F333" w14:textId="77777777">
        <w:tc>
          <w:tcPr>
            <w:tcW w:w="2650" w:type="dxa"/>
            <w:tcMar>
              <w:top w:w="70" w:type="dxa"/>
              <w:left w:w="90" w:type="dxa"/>
              <w:bottom w:w="70" w:type="dxa"/>
              <w:right w:w="90" w:type="dxa"/>
            </w:tcMar>
          </w:tcPr>
          <w:p w14:paraId="273BF020" w14:textId="77777777" w:rsidR="00E01C3A" w:rsidRDefault="00CC3326">
            <w:r>
              <w:rPr>
                <w:sz w:val="20"/>
                <w:szCs w:val="20"/>
              </w:rPr>
              <w:t>Camada de verificação normativa</w:t>
            </w:r>
          </w:p>
        </w:tc>
        <w:tc>
          <w:tcPr>
            <w:tcW w:w="2200" w:type="dxa"/>
            <w:tcMar>
              <w:top w:w="70" w:type="dxa"/>
              <w:left w:w="90" w:type="dxa"/>
              <w:bottom w:w="70" w:type="dxa"/>
              <w:right w:w="90" w:type="dxa"/>
            </w:tcMar>
          </w:tcPr>
          <w:p w14:paraId="4177D0BE" w14:textId="77777777" w:rsidR="00E01C3A" w:rsidRDefault="00CC3326">
            <w:r>
              <w:rPr>
                <w:sz w:val="20"/>
                <w:szCs w:val="20"/>
              </w:rPr>
              <w:t>Componente da proposta</w:t>
            </w:r>
          </w:p>
        </w:tc>
        <w:tc>
          <w:tcPr>
            <w:tcW w:w="4221" w:type="dxa"/>
            <w:tcMar>
              <w:top w:w="70" w:type="dxa"/>
              <w:left w:w="90" w:type="dxa"/>
              <w:bottom w:w="70" w:type="dxa"/>
              <w:right w:w="90" w:type="dxa"/>
            </w:tcMar>
          </w:tcPr>
          <w:p w14:paraId="2C8FF00D" w14:textId="77777777" w:rsidR="00E01C3A" w:rsidRPr="00CE1B46" w:rsidRDefault="00CC3326">
            <w:pPr>
              <w:rPr>
                <w:lang w:val="pt-BR"/>
              </w:rPr>
            </w:pPr>
            <w:r>
              <w:rPr>
                <w:sz w:val="20"/>
                <w:szCs w:val="20"/>
                <w:lang w:val="pt-BR"/>
              </w:rPr>
              <w:t>Implantada no mesmo serviço, interposta entre a decisão e a emissão do comando</w:t>
            </w:r>
          </w:p>
        </w:tc>
      </w:tr>
      <w:tr w:rsidR="00E01C3A" w:rsidRPr="00CE1B46" w14:paraId="5EAF4722" w14:textId="77777777">
        <w:tc>
          <w:tcPr>
            <w:tcW w:w="2650" w:type="dxa"/>
            <w:tcMar>
              <w:top w:w="70" w:type="dxa"/>
              <w:left w:w="90" w:type="dxa"/>
              <w:bottom w:w="70" w:type="dxa"/>
              <w:right w:w="90" w:type="dxa"/>
            </w:tcMar>
          </w:tcPr>
          <w:p w14:paraId="7196A226" w14:textId="77777777" w:rsidR="00E01C3A" w:rsidRPr="00CE1B46" w:rsidRDefault="00CC3326">
            <w:pPr>
              <w:rPr>
                <w:lang w:val="pt-BR"/>
              </w:rPr>
            </w:pPr>
            <w:r>
              <w:rPr>
                <w:sz w:val="20"/>
                <w:szCs w:val="20"/>
                <w:lang w:val="pt-BR"/>
              </w:rPr>
              <w:t>Modelo de dados e registro de auditoria</w:t>
            </w:r>
          </w:p>
        </w:tc>
        <w:tc>
          <w:tcPr>
            <w:tcW w:w="2200" w:type="dxa"/>
            <w:tcMar>
              <w:top w:w="70" w:type="dxa"/>
              <w:left w:w="90" w:type="dxa"/>
              <w:bottom w:w="70" w:type="dxa"/>
              <w:right w:w="90" w:type="dxa"/>
            </w:tcMar>
          </w:tcPr>
          <w:p w14:paraId="3AD7759B" w14:textId="77777777" w:rsidR="00E01C3A" w:rsidRDefault="00CC3326">
            <w:r>
              <w:rPr>
                <w:sz w:val="20"/>
                <w:szCs w:val="20"/>
              </w:rPr>
              <w:t>Componente da proposta</w:t>
            </w:r>
          </w:p>
        </w:tc>
        <w:tc>
          <w:tcPr>
            <w:tcW w:w="4221" w:type="dxa"/>
            <w:tcMar>
              <w:top w:w="70" w:type="dxa"/>
              <w:left w:w="90" w:type="dxa"/>
              <w:bottom w:w="70" w:type="dxa"/>
              <w:right w:w="90" w:type="dxa"/>
            </w:tcMar>
          </w:tcPr>
          <w:p w14:paraId="76C78110" w14:textId="77777777" w:rsidR="00E01C3A" w:rsidRPr="00CE1B46" w:rsidRDefault="00CC3326">
            <w:pPr>
              <w:rPr>
                <w:lang w:val="pt-BR"/>
              </w:rPr>
            </w:pPr>
            <w:r>
              <w:rPr>
                <w:sz w:val="20"/>
                <w:szCs w:val="20"/>
                <w:lang w:val="pt-BR"/>
              </w:rPr>
              <w:t xml:space="preserve">Implantado no mesmo serviço, conforme </w:t>
            </w:r>
            <w:del w:id="30259" w:author="Vitor Oliveira" w:date="2026-10-11T04:00:00Z">
              <w:r>
                <w:rPr>
                  <w:sz w:val="20"/>
                  <w:szCs w:val="20"/>
                  <w:lang w:val="pt-BR"/>
                </w:rPr>
                <w:delText xml:space="preserve">4.7.1</w:delText>
              </w:r>
            </w:del>
            <w:ins w:id="30260" w:author="Vitor Oliveira" w:date="2026-10-11T04:00:00Z">
              <w:r>
                <w:rPr>
                  <w:sz w:val="20"/>
                  <w:szCs w:val="20"/>
                  <w:lang w:val="pt-BR"/>
                </w:rPr>
                <w:t xml:space="preserve">3.13.1</w:t>
              </w:r>
            </w:ins>
          </w:p>
        </w:tc>
      </w:tr>
      <w:tr w:rsidR="00E01C3A" w:rsidRPr="00CE1B46" w14:paraId="270786AA" w14:textId="77777777">
        <w:tc>
          <w:tcPr>
            <w:tcW w:w="2650" w:type="dxa"/>
            <w:tcMar>
              <w:top w:w="70" w:type="dxa"/>
              <w:left w:w="90" w:type="dxa"/>
              <w:bottom w:w="70" w:type="dxa"/>
              <w:right w:w="90" w:type="dxa"/>
            </w:tcMar>
          </w:tcPr>
          <w:p w14:paraId="0548DB2A" w14:textId="77777777" w:rsidR="00E01C3A" w:rsidRPr="00CE1B46" w:rsidRDefault="00CC3326">
            <w:pPr>
              <w:rPr>
                <w:lang w:val="pt-BR"/>
              </w:rPr>
            </w:pPr>
            <w:r>
              <w:rPr>
                <w:sz w:val="20"/>
                <w:szCs w:val="20"/>
                <w:lang w:val="pt-BR"/>
              </w:rPr>
              <w:t>Semântica do comando e da telemetria</w:t>
            </w:r>
          </w:p>
        </w:tc>
        <w:tc>
          <w:tcPr>
            <w:tcW w:w="2200" w:type="dxa"/>
            <w:tcMar>
              <w:top w:w="70" w:type="dxa"/>
              <w:left w:w="90" w:type="dxa"/>
              <w:bottom w:w="70" w:type="dxa"/>
              <w:right w:w="90" w:type="dxa"/>
            </w:tcMar>
          </w:tcPr>
          <w:p w14:paraId="570C9EBE" w14:textId="77777777" w:rsidR="00E01C3A" w:rsidRDefault="00CC3326">
            <w:r>
              <w:rPr>
                <w:sz w:val="20"/>
                <w:szCs w:val="20"/>
              </w:rPr>
              <w:t>Componente da proposta</w:t>
            </w:r>
          </w:p>
        </w:tc>
        <w:tc>
          <w:tcPr>
            <w:tcW w:w="4221" w:type="dxa"/>
            <w:tcMar>
              <w:top w:w="70" w:type="dxa"/>
              <w:left w:w="90" w:type="dxa"/>
              <w:bottom w:w="70" w:type="dxa"/>
              <w:right w:w="90" w:type="dxa"/>
            </w:tcMar>
          </w:tcPr>
          <w:p w14:paraId="1A32B99D" w14:textId="77777777" w:rsidR="00E01C3A" w:rsidRPr="00CE1B46" w:rsidRDefault="00CC3326">
            <w:pPr>
              <w:rPr>
                <w:lang w:val="pt-BR"/>
              </w:rPr>
            </w:pPr>
            <w:r>
              <w:rPr>
                <w:sz w:val="20"/>
                <w:szCs w:val="20"/>
                <w:lang w:val="pt-BR"/>
              </w:rPr>
              <w:t>Mapeada sobre o protocolo do sistema de telegestão contratado</w:t>
            </w:r>
          </w:p>
        </w:tc>
      </w:tr>
      <w:tr w:rsidR="00E01C3A" w:rsidRPr="00CE1B46" w14:paraId="754802AA" w14:textId="77777777">
        <w:tc>
          <w:tcPr>
            <w:tcW w:w="2650" w:type="dxa"/>
            <w:tcMar>
              <w:top w:w="70" w:type="dxa"/>
              <w:left w:w="90" w:type="dxa"/>
              <w:bottom w:w="70" w:type="dxa"/>
              <w:right w:w="90" w:type="dxa"/>
            </w:tcMar>
          </w:tcPr>
          <w:p w14:paraId="66C5FE4C" w14:textId="77777777" w:rsidR="00E01C3A" w:rsidRDefault="00CC3326">
            <w:r>
              <w:rPr>
                <w:sz w:val="20"/>
                <w:szCs w:val="20"/>
              </w:rPr>
              <w:t>Microcontrolador ESP32</w:t>
            </w:r>
          </w:p>
        </w:tc>
        <w:tc>
          <w:tcPr>
            <w:tcW w:w="2200" w:type="dxa"/>
            <w:tcMar>
              <w:top w:w="70" w:type="dxa"/>
              <w:left w:w="90" w:type="dxa"/>
              <w:bottom w:w="70" w:type="dxa"/>
              <w:right w:w="90" w:type="dxa"/>
            </w:tcMar>
          </w:tcPr>
          <w:p w14:paraId="54B9A1F1" w14:textId="77777777" w:rsidR="00E01C3A" w:rsidRDefault="00CC3326">
            <w:r>
              <w:rPr>
                <w:sz w:val="20"/>
                <w:szCs w:val="20"/>
              </w:rPr>
              <w:t>Instrumento de ensaio</w:t>
            </w:r>
          </w:p>
        </w:tc>
        <w:tc>
          <w:tcPr>
            <w:tcW w:w="4221" w:type="dxa"/>
            <w:tcMar>
              <w:top w:w="70" w:type="dxa"/>
              <w:left w:w="90" w:type="dxa"/>
              <w:bottom w:w="70" w:type="dxa"/>
              <w:right w:w="90" w:type="dxa"/>
            </w:tcMar>
          </w:tcPr>
          <w:p w14:paraId="70868FD0" w14:textId="77777777" w:rsidR="00E01C3A" w:rsidRPr="00CE1B46" w:rsidRDefault="00CC3326">
            <w:pPr>
              <w:rPr>
                <w:lang w:val="pt-BR"/>
              </w:rPr>
            </w:pPr>
            <w:r>
              <w:rPr>
                <w:sz w:val="20"/>
                <w:szCs w:val="20"/>
                <w:lang w:val="pt-BR"/>
              </w:rPr>
              <w:t>Substituído pelo controlador alojado na tomada da luminária, de sete contatos no padrão ANSI C136.41, exigida pelo Caderno de Encargos</w:t>
            </w:r>
          </w:p>
        </w:tc>
      </w:tr>
      <w:tr w:rsidR="00E01C3A" w:rsidRPr="00CE1B46" w14:paraId="37C1373B" w14:textId="77777777">
        <w:tc>
          <w:tcPr>
            <w:tcW w:w="2650" w:type="dxa"/>
            <w:tcMar>
              <w:top w:w="70" w:type="dxa"/>
              <w:left w:w="90" w:type="dxa"/>
              <w:bottom w:w="70" w:type="dxa"/>
              <w:right w:w="90" w:type="dxa"/>
            </w:tcMar>
          </w:tcPr>
          <w:p w14:paraId="669B275F" w14:textId="77777777" w:rsidR="00E01C3A" w:rsidRPr="00CE1B46" w:rsidRDefault="00CC3326">
            <w:pPr>
              <w:rPr>
                <w:lang w:val="pt-BR"/>
              </w:rPr>
            </w:pPr>
            <w:r>
              <w:rPr>
                <w:sz w:val="20"/>
                <w:szCs w:val="20"/>
                <w:lang w:val="pt-BR"/>
              </w:rPr>
              <w:t>Segmento de fita de LED e módulo de acionamento</w:t>
            </w:r>
          </w:p>
        </w:tc>
        <w:tc>
          <w:tcPr>
            <w:tcW w:w="2200" w:type="dxa"/>
            <w:tcMar>
              <w:top w:w="70" w:type="dxa"/>
              <w:left w:w="90" w:type="dxa"/>
              <w:bottom w:w="70" w:type="dxa"/>
              <w:right w:w="90" w:type="dxa"/>
            </w:tcMar>
          </w:tcPr>
          <w:p w14:paraId="69424BD7" w14:textId="77777777" w:rsidR="00E01C3A" w:rsidRDefault="00CC3326">
            <w:r>
              <w:rPr>
                <w:sz w:val="20"/>
                <w:szCs w:val="20"/>
              </w:rPr>
              <w:t>Instrumento de ensaio</w:t>
            </w:r>
          </w:p>
        </w:tc>
        <w:tc>
          <w:tcPr>
            <w:tcW w:w="4221" w:type="dxa"/>
            <w:tcMar>
              <w:top w:w="70" w:type="dxa"/>
              <w:left w:w="90" w:type="dxa"/>
              <w:bottom w:w="70" w:type="dxa"/>
              <w:right w:w="90" w:type="dxa"/>
            </w:tcMar>
          </w:tcPr>
          <w:p w14:paraId="2F645943" w14:textId="77777777" w:rsidR="00E01C3A" w:rsidRPr="00CE1B46" w:rsidRDefault="00CC3326">
            <w:pPr>
              <w:rPr>
                <w:lang w:val="pt-BR"/>
              </w:rPr>
            </w:pPr>
            <w:r>
              <w:rPr>
                <w:sz w:val="20"/>
                <w:szCs w:val="20"/>
                <w:lang w:val="pt-BR"/>
              </w:rPr>
              <w:t>Substituídos pela luminária viária, sujeita a certificação compulsória</w:t>
            </w:r>
          </w:p>
        </w:tc>
      </w:tr>
      <w:tr w:rsidR="00E01C3A" w:rsidRPr="00CE1B46" w14:paraId="437F9FA9" w14:textId="77777777">
        <w:tc>
          <w:tcPr>
            <w:tcW w:w="2650" w:type="dxa"/>
            <w:tcMar>
              <w:top w:w="70" w:type="dxa"/>
              <w:left w:w="90" w:type="dxa"/>
              <w:bottom w:w="70" w:type="dxa"/>
              <w:right w:w="90" w:type="dxa"/>
            </w:tcMar>
          </w:tcPr>
          <w:p w14:paraId="0A70AEC0" w14:textId="77777777" w:rsidR="00E01C3A" w:rsidRDefault="00CC3326">
            <w:r>
              <w:rPr>
                <w:sz w:val="20"/>
                <w:szCs w:val="20"/>
              </w:rPr>
              <w:t>Sensor de iluminância</w:t>
            </w:r>
          </w:p>
        </w:tc>
        <w:tc>
          <w:tcPr>
            <w:tcW w:w="2200" w:type="dxa"/>
            <w:tcMar>
              <w:top w:w="70" w:type="dxa"/>
              <w:left w:w="90" w:type="dxa"/>
              <w:bottom w:w="70" w:type="dxa"/>
              <w:right w:w="90" w:type="dxa"/>
            </w:tcMar>
          </w:tcPr>
          <w:p w14:paraId="1FECA6D6" w14:textId="77777777" w:rsidR="00E01C3A" w:rsidRDefault="00CC3326">
            <w:r>
              <w:rPr>
                <w:sz w:val="20"/>
                <w:szCs w:val="20"/>
              </w:rPr>
              <w:t>Instrumento de ensaio</w:t>
            </w:r>
          </w:p>
        </w:tc>
        <w:tc>
          <w:tcPr>
            <w:tcW w:w="4221" w:type="dxa"/>
            <w:tcMar>
              <w:top w:w="70" w:type="dxa"/>
              <w:left w:w="90" w:type="dxa"/>
              <w:bottom w:w="70" w:type="dxa"/>
              <w:right w:w="90" w:type="dxa"/>
            </w:tcMar>
          </w:tcPr>
          <w:p w14:paraId="54C9243A" w14:textId="77777777" w:rsidR="00E01C3A" w:rsidRPr="00CE1B46" w:rsidRDefault="00CC3326">
            <w:pPr>
              <w:rPr>
                <w:lang w:val="pt-BR"/>
              </w:rPr>
            </w:pPr>
            <w:r>
              <w:rPr>
                <w:sz w:val="20"/>
                <w:szCs w:val="20"/>
                <w:lang w:val="pt-BR"/>
              </w:rPr>
              <w:t>Não se aplica. A iluminância entregue é conhecida por certificação fotométrica e projeto luminotécnico</w:t>
            </w:r>
          </w:p>
        </w:tc>
      </w:tr>
      <w:tr w:rsidR="00E01C3A" w:rsidRPr="00CE1B46" w14:paraId="005D33C4" w14:textId="77777777">
        <w:tc>
          <w:tcPr>
            <w:tcW w:w="2650" w:type="dxa"/>
            <w:tcMar>
              <w:top w:w="70" w:type="dxa"/>
              <w:left w:w="90" w:type="dxa"/>
              <w:bottom w:w="70" w:type="dxa"/>
              <w:right w:w="90" w:type="dxa"/>
            </w:tcMar>
          </w:tcPr>
          <w:p w14:paraId="121CE107" w14:textId="77777777" w:rsidR="00E01C3A" w:rsidRDefault="00CC3326">
            <w:r>
              <w:rPr>
                <w:sz w:val="20"/>
                <w:szCs w:val="20"/>
              </w:rPr>
              <w:t>Enlace Wi-Fi</w:t>
            </w:r>
          </w:p>
        </w:tc>
        <w:tc>
          <w:tcPr>
            <w:tcW w:w="2200" w:type="dxa"/>
            <w:tcMar>
              <w:top w:w="70" w:type="dxa"/>
              <w:left w:w="90" w:type="dxa"/>
              <w:bottom w:w="70" w:type="dxa"/>
              <w:right w:w="90" w:type="dxa"/>
            </w:tcMar>
          </w:tcPr>
          <w:p w14:paraId="78F179B8" w14:textId="77777777" w:rsidR="00E01C3A" w:rsidRDefault="00CC3326">
            <w:r>
              <w:rPr>
                <w:sz w:val="20"/>
                <w:szCs w:val="20"/>
              </w:rPr>
              <w:t>Instrumento de ensaio</w:t>
            </w:r>
          </w:p>
        </w:tc>
        <w:tc>
          <w:tcPr>
            <w:tcW w:w="4221" w:type="dxa"/>
            <w:tcMar>
              <w:top w:w="70" w:type="dxa"/>
              <w:left w:w="90" w:type="dxa"/>
              <w:bottom w:w="70" w:type="dxa"/>
              <w:right w:w="90" w:type="dxa"/>
            </w:tcMar>
          </w:tcPr>
          <w:p w14:paraId="62D7802D" w14:textId="77777777" w:rsidR="00E01C3A" w:rsidRPr="00CE1B46" w:rsidRDefault="00CC3326">
            <w:pPr>
              <w:rPr>
                <w:lang w:val="pt-BR"/>
              </w:rPr>
            </w:pPr>
            <w:r>
              <w:rPr>
                <w:sz w:val="20"/>
                <w:szCs w:val="20"/>
                <w:lang w:val="pt-BR"/>
              </w:rPr>
              <w:t>Substituído pelo enlace do sistema de telegestão, que o contrato não especifica</w:t>
            </w:r>
          </w:p>
        </w:tc>
      </w:tr>
      <w:tr w:rsidR="00E01C3A" w14:paraId="086D24E6" w14:textId="77777777">
        <w:tc>
          <w:tcPr>
            <w:tcW w:w="2650" w:type="dxa"/>
            <w:tcMar>
              <w:top w:w="70" w:type="dxa"/>
              <w:left w:w="90" w:type="dxa"/>
              <w:bottom w:w="70" w:type="dxa"/>
              <w:right w:w="90" w:type="dxa"/>
            </w:tcMar>
          </w:tcPr>
          <w:p w14:paraId="12978B85" w14:textId="77777777" w:rsidR="00E01C3A" w:rsidRPr="00CE1B46" w:rsidRDefault="00CC3326">
            <w:pPr>
              <w:rPr>
                <w:lang w:val="pt-BR"/>
              </w:rPr>
            </w:pPr>
            <w:r>
              <w:rPr>
                <w:sz w:val="20"/>
                <w:szCs w:val="20"/>
                <w:lang w:val="pt-BR"/>
              </w:rPr>
              <w:t>Anteparo e controle da luz ambiente</w:t>
            </w:r>
          </w:p>
        </w:tc>
        <w:tc>
          <w:tcPr>
            <w:tcW w:w="2200" w:type="dxa"/>
            <w:tcMar>
              <w:top w:w="70" w:type="dxa"/>
              <w:left w:w="90" w:type="dxa"/>
              <w:bottom w:w="70" w:type="dxa"/>
              <w:right w:w="90" w:type="dxa"/>
            </w:tcMar>
          </w:tcPr>
          <w:p w14:paraId="5AD03253" w14:textId="77777777" w:rsidR="00E01C3A" w:rsidRDefault="00CC3326">
            <w:r>
              <w:rPr>
                <w:sz w:val="20"/>
                <w:szCs w:val="20"/>
              </w:rPr>
              <w:t>Instrumento de ensaio</w:t>
            </w:r>
          </w:p>
        </w:tc>
        <w:tc>
          <w:tcPr>
            <w:tcW w:w="4221" w:type="dxa"/>
            <w:tcMar>
              <w:top w:w="70" w:type="dxa"/>
              <w:left w:w="90" w:type="dxa"/>
              <w:bottom w:w="70" w:type="dxa"/>
              <w:right w:w="90" w:type="dxa"/>
            </w:tcMar>
          </w:tcPr>
          <w:p w14:paraId="00278D87" w14:textId="77777777" w:rsidR="00E01C3A" w:rsidRDefault="00CC3326">
            <w:r>
              <w:rPr>
                <w:sz w:val="20"/>
                <w:szCs w:val="20"/>
              </w:rPr>
              <w:t>Não se aplica</w:t>
            </w:r>
          </w:p>
        </w:tc>
      </w:tr>
    </w:tbl>
    <w:p w14:paraId="5E2D4F84" w14:textId="77777777" w:rsidR="00E01C3A" w:rsidRDefault="00CC3326">
      <w:pPr>
        <w:spacing w:before="130" w:after="260"/>
        <w:rPr>
          <w:lang w:val="pt-BR"/>
        </w:rPr>
      </w:pPr>
      <w:r>
        <w:rPr>
          <w:sz w:val="20"/>
          <w:szCs w:val="20"/>
          <w:lang w:val="pt-BR"/>
        </w:rPr>
        <w:t>Fonte: Elaborado pelos autores (2026).</w:t>
      </w:r>
    </w:p>
    <w:p w14:paraId="0B505982" w14:textId="77777777" w:rsidR="00E01C3A" w:rsidRDefault="00CC3326">
      <w:pPr>
        <w:spacing w:after="120" w:line="360" w:lineRule="auto"/>
        <w:ind w:firstLine="709"/>
        <w:jc w:val="both"/>
        <w:rPr>
          <w:lang w:val="pt-BR"/>
        </w:rPr>
      </w:pPr>
      <w:r>
        <w:rPr>
          <w:lang w:val="pt-BR"/>
        </w:rPr>
        <w:t>Convém desfazer uma leitura possível do quadro. A substituição do nó de ensaio pelo controlador de campo não retira do trabalho o caráter de Internet das Coisas: troca um dispositivo da classe por outro dispositivo da mesma classe. A controladora alojada na tomada normalizada reúne os quatro atributos enunciados em 2.4 — identidade endereçável individualmente pelo centro de controle, sensoriamento das grandezas elétricas do ponto de luz, atuação sobre o driver por controle analógico e comunicação interoperável por protocolo padronizado — e opera no mesmo laço fechado, recebendo comando e reportando resultado. O que este trabalho constrói é a camada de aplicação dessa arquitetura, na acepção de Lin et al. (2017): a camada que decide, e que permanece ausente tanto na bancada quanto no parque.</w:t>
      </w:r>
    </w:p>
    <w:p w14:paraId="24867D43" w14:textId="77777777" w:rsidR="00E01C3A" w:rsidRDefault="00CC3326">
      <w:pPr>
        <w:spacing w:after="120" w:line="360" w:lineRule="auto"/>
        <w:ind w:firstLine="709"/>
        <w:jc w:val="both"/>
        <w:rPr>
          <w:lang w:val="pt-BR"/>
        </w:rPr>
      </w:pPr>
      <w:r>
        <w:rPr>
          <w:lang w:val="pt-BR"/>
        </w:rPr>
        <w:t>Disso decorre a condição de infraestrutura que a proposta pressupõe, e convém declará-la. O mecanismo aqui descrito requer que o ponto de luz seja comandável à distância, isolada ou coletivamente. O relé fotocontrolador e o relógio astronômico, que acionam por luz ambiente ou por horário e não estabelecem comunicação, não satisfazem essa condição; o sistema de telegestão contratado pelo município de São Paulo a satisfaz para cada luminária. Onde o comando for de grupo, e não de ponto, o mecanismo opera sobre o circuito em lugar da luminária, com perda de granularidade e sem alteração alguma na camada de decisão — possibilidade que a própria cláusula de comando isolado ou em grupo contempla.</w:t>
      </w:r>
    </w:p>
    <w:p w14:paraId="56802D2F" w14:textId="77777777" w:rsidR="00E01C3A" w:rsidRDefault="00CC3326">
      <w:pPr>
        <w:spacing w:after="120" w:line="360" w:lineRule="auto"/>
        <w:ind w:firstLine="709"/>
        <w:jc w:val="both"/>
        <w:rPr>
          <w:lang w:val="pt-BR"/>
        </w:rPr>
      </w:pPr>
      <w:r>
        <w:rPr>
          <w:lang w:val="pt-BR"/>
        </w:rPr>
        <w:t xml:space="preserve">A separação se sustenta em uma propriedade da arquitetura, e não em uma conveniência de redação: a camada de decisão emite um nível adimensional, expresso como fração do fluxo pleno, acompanhado do identificador da decisão. Ela </w:t>
      </w:r>
      <w:r>
        <w:rPr>
          <w:lang w:val="pt-BR"/>
        </w:rPr>
        <w:t>não emite tensão, ciclo de trabalho nem lux. Quem materializa esse nível em luz é o nó, e o nó é substituível — na bancada, por modulação por largura de pulso sobre tabela de calibração levantada por medição, com interpolação linear entre pontos medidos; no parque, por controlador em tomada normalizada acionando o driver por controle analógico de 0 V a 10 V, com a iluminância resultante conhecida da certificação do produto. Mesma entrada, atuador diferente. É por isso que o que a bancada estabelece a respeito da decisão transpõe-se ao parque sem depender de que o equipamento seja o mesmo.</w:t>
      </w:r>
    </w:p>
    <w:p w14:paraId="0E52469C" w14:textId="77777777" w:rsidR="00E01C3A" w:rsidRDefault="00CC3326">
      <w:pPr>
        <w:spacing w:after="120" w:line="360" w:lineRule="auto"/>
        <w:ind w:firstLine="709"/>
        <w:jc w:val="both"/>
        <w:rPr>
          <w:lang w:val="pt-BR"/>
        </w:rPr>
      </w:pPr>
      <w:r>
        <w:rPr>
          <w:lang w:val="pt-BR"/>
        </w:rPr>
        <w:t>Estabelecida a natureza do protótipo, resta a pergunta de implantação: o que precisaria existir para que o mecanismo aqui demonstrado operasse sobre o parque municipal. O Quadro 3 percorre a cadeia elo a elo e confronta três colunas — o que a bancada faz, o que o parque faria e qual é a situação de cada elo hoje na cidade.</w:t>
      </w:r>
    </w:p>
    <w:p w14:paraId="056B7CAF" w14:textId="77777777" w:rsidR="00E01C3A" w:rsidRDefault="00CC3326">
      <w:pPr>
        <w:keepNext/>
        <w:spacing w:before="260" w:after="130"/>
        <w:rPr>
          <w:lang w:val="pt-BR"/>
        </w:rPr>
      </w:pPr>
      <w:r>
        <w:rPr>
          <w:sz w:val="20"/>
          <w:szCs w:val="20"/>
          <w:lang w:val="pt-BR"/>
        </w:rPr>
        <w:t>Quadro 3 – Cadeia de implantação: o que existe, o que o trabalho constrói e o que a bancada instrumenta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0"/>
        <w:gridCol w:w="2200"/>
        <w:gridCol w:w="2400"/>
        <w:gridCol w:w="2321"/>
      </w:tblGrid>
      <w:tr w:rsidR="00E01C3A" w:rsidRPr="00CE1B46" w14:paraId="4C224604" w14:textId="77777777">
        <w:trPr>
          <w:tblHeader/>
        </w:trPr>
        <w:tc>
          <w:tcPr>
            <w:tcW w:w="2150" w:type="dxa"/>
            <w:shd w:val="clear" w:color="auto" w:fill="EDEDED"/>
            <w:tcMar>
              <w:top w:w="70" w:type="dxa"/>
              <w:left w:w="90" w:type="dxa"/>
              <w:bottom w:w="70" w:type="dxa"/>
              <w:right w:w="90" w:type="dxa"/>
            </w:tcMar>
          </w:tcPr>
          <w:p w14:paraId="079AE6EC" w14:textId="77777777" w:rsidR="00E01C3A" w:rsidRDefault="00CC3326">
            <w:r>
              <w:rPr>
                <w:b/>
                <w:bCs/>
                <w:sz w:val="20"/>
                <w:szCs w:val="20"/>
              </w:rPr>
              <w:t>Elo da cadeia</w:t>
            </w:r>
          </w:p>
        </w:tc>
        <w:tc>
          <w:tcPr>
            <w:tcW w:w="2200" w:type="dxa"/>
            <w:shd w:val="clear" w:color="auto" w:fill="EDEDED"/>
            <w:tcMar>
              <w:top w:w="70" w:type="dxa"/>
              <w:left w:w="90" w:type="dxa"/>
              <w:bottom w:w="70" w:type="dxa"/>
              <w:right w:w="90" w:type="dxa"/>
            </w:tcMar>
          </w:tcPr>
          <w:p w14:paraId="5C9998B1" w14:textId="77777777" w:rsidR="00E01C3A" w:rsidRPr="00CE1B46" w:rsidRDefault="00CC3326">
            <w:pPr>
              <w:rPr>
                <w:lang w:val="pt-BR"/>
              </w:rPr>
            </w:pPr>
            <w:r>
              <w:rPr>
                <w:b/>
                <w:bCs/>
                <w:sz w:val="20"/>
                <w:szCs w:val="20"/>
                <w:lang w:val="pt-BR"/>
              </w:rPr>
              <w:t>Como a bancada o exerce</w:t>
            </w:r>
          </w:p>
        </w:tc>
        <w:tc>
          <w:tcPr>
            <w:tcW w:w="2400" w:type="dxa"/>
            <w:shd w:val="clear" w:color="auto" w:fill="EDEDED"/>
            <w:tcMar>
              <w:top w:w="70" w:type="dxa"/>
              <w:left w:w="90" w:type="dxa"/>
              <w:bottom w:w="70" w:type="dxa"/>
              <w:right w:w="90" w:type="dxa"/>
            </w:tcMar>
          </w:tcPr>
          <w:p w14:paraId="0B83978B" w14:textId="77777777" w:rsidR="00E01C3A" w:rsidRPr="00CE1B46" w:rsidRDefault="00CC3326">
            <w:pPr>
              <w:rPr>
                <w:lang w:val="pt-BR"/>
              </w:rPr>
            </w:pPr>
            <w:r>
              <w:rPr>
                <w:b/>
                <w:bCs/>
                <w:sz w:val="20"/>
                <w:szCs w:val="20"/>
                <w:lang w:val="pt-BR"/>
              </w:rPr>
              <w:t>Como o parque o exerceria</w:t>
            </w:r>
          </w:p>
        </w:tc>
        <w:tc>
          <w:tcPr>
            <w:tcW w:w="2321" w:type="dxa"/>
            <w:shd w:val="clear" w:color="auto" w:fill="EDEDED"/>
            <w:tcMar>
              <w:top w:w="70" w:type="dxa"/>
              <w:left w:w="90" w:type="dxa"/>
              <w:bottom w:w="70" w:type="dxa"/>
              <w:right w:w="90" w:type="dxa"/>
            </w:tcMar>
          </w:tcPr>
          <w:p w14:paraId="52596FC9" w14:textId="77777777" w:rsidR="00E01C3A" w:rsidRPr="00CE1B46" w:rsidRDefault="00CC3326">
            <w:pPr>
              <w:rPr>
                <w:lang w:val="pt-BR"/>
              </w:rPr>
            </w:pPr>
            <w:r>
              <w:rPr>
                <w:b/>
                <w:bCs/>
                <w:sz w:val="20"/>
                <w:szCs w:val="20"/>
                <w:lang w:val="pt-BR"/>
              </w:rPr>
              <w:t>Situação hoje em São Paulo</w:t>
            </w:r>
          </w:p>
        </w:tc>
      </w:tr>
      <w:tr w:rsidR="00E01C3A" w:rsidRPr="00CE1B46" w14:paraId="65315D0C" w14:textId="77777777">
        <w:tc>
          <w:tcPr>
            <w:tcW w:w="2150" w:type="dxa"/>
            <w:tcMar>
              <w:top w:w="70" w:type="dxa"/>
              <w:left w:w="90" w:type="dxa"/>
              <w:bottom w:w="70" w:type="dxa"/>
              <w:right w:w="90" w:type="dxa"/>
            </w:tcMar>
          </w:tcPr>
          <w:p w14:paraId="59E4D2AE" w14:textId="77777777" w:rsidR="00E01C3A" w:rsidRPr="00CE1B46" w:rsidRDefault="00CC3326">
            <w:pPr>
              <w:rPr>
                <w:lang w:val="pt-BR"/>
              </w:rPr>
            </w:pPr>
            <w:r>
              <w:rPr>
                <w:sz w:val="20"/>
                <w:szCs w:val="20"/>
                <w:lang w:val="pt-BR"/>
              </w:rPr>
              <w:t>Publicação do estado da via</w:t>
            </w:r>
          </w:p>
        </w:tc>
        <w:tc>
          <w:tcPr>
            <w:tcW w:w="2200" w:type="dxa"/>
            <w:tcMar>
              <w:top w:w="70" w:type="dxa"/>
              <w:left w:w="90" w:type="dxa"/>
              <w:bottom w:w="70" w:type="dxa"/>
              <w:right w:w="90" w:type="dxa"/>
            </w:tcMar>
          </w:tcPr>
          <w:p w14:paraId="3A734523" w14:textId="77777777" w:rsidR="00E01C3A" w:rsidRPr="00CE1B46" w:rsidRDefault="00CC3326">
            <w:pPr>
              <w:rPr>
                <w:lang w:val="pt-BR"/>
              </w:rPr>
            </w:pPr>
            <w:r>
              <w:rPr>
                <w:sz w:val="20"/>
                <w:szCs w:val="20"/>
                <w:lang w:val="pt-BR"/>
              </w:rPr>
              <w:t>Interface REST que emula a plataforma municipal</w:t>
            </w:r>
          </w:p>
        </w:tc>
        <w:tc>
          <w:tcPr>
            <w:tcW w:w="2400" w:type="dxa"/>
            <w:tcMar>
              <w:top w:w="70" w:type="dxa"/>
              <w:left w:w="90" w:type="dxa"/>
              <w:bottom w:w="70" w:type="dxa"/>
              <w:right w:w="90" w:type="dxa"/>
            </w:tcMar>
          </w:tcPr>
          <w:p w14:paraId="73302714" w14:textId="77777777" w:rsidR="00E01C3A" w:rsidRPr="00CE1B46" w:rsidRDefault="00CC3326">
            <w:pPr>
              <w:rPr>
                <w:lang w:val="pt-BR"/>
              </w:rPr>
            </w:pPr>
            <w:r>
              <w:rPr>
                <w:sz w:val="20"/>
                <w:szCs w:val="20"/>
                <w:lang w:val="pt-BR"/>
              </w:rPr>
              <w:t>Interface de programação da plataforma de monitoramento</w:t>
            </w:r>
          </w:p>
        </w:tc>
        <w:tc>
          <w:tcPr>
            <w:tcW w:w="2321" w:type="dxa"/>
            <w:tcMar>
              <w:top w:w="70" w:type="dxa"/>
              <w:left w:w="90" w:type="dxa"/>
              <w:bottom w:w="70" w:type="dxa"/>
              <w:right w:w="90" w:type="dxa"/>
            </w:tcMar>
          </w:tcPr>
          <w:p w14:paraId="19582287" w14:textId="77777777" w:rsidR="00E01C3A" w:rsidRPr="00CE1B46" w:rsidRDefault="00CC3326">
            <w:pPr>
              <w:rPr>
                <w:lang w:val="pt-BR"/>
              </w:rPr>
            </w:pPr>
            <w:r>
              <w:rPr>
                <w:sz w:val="20"/>
                <w:szCs w:val="20"/>
                <w:lang w:val="pt-BR"/>
              </w:rPr>
              <w:t>Interoperabilidade exigida em termo de referência; interface não publicada</w:t>
            </w:r>
          </w:p>
        </w:tc>
      </w:tr>
      <w:tr w:rsidR="00E01C3A" w:rsidRPr="00CE1B46" w14:paraId="4A17607F" w14:textId="77777777">
        <w:tc>
          <w:tcPr>
            <w:tcW w:w="2150" w:type="dxa"/>
            <w:tcMar>
              <w:top w:w="70" w:type="dxa"/>
              <w:left w:w="90" w:type="dxa"/>
              <w:bottom w:w="70" w:type="dxa"/>
              <w:right w:w="90" w:type="dxa"/>
            </w:tcMar>
          </w:tcPr>
          <w:p w14:paraId="31CB848E" w14:textId="77777777" w:rsidR="00E01C3A" w:rsidRPr="00CE1B46" w:rsidRDefault="00CC3326">
            <w:pPr>
              <w:rPr>
                <w:lang w:val="pt-BR"/>
              </w:rPr>
            </w:pPr>
            <w:r>
              <w:rPr>
                <w:sz w:val="20"/>
                <w:szCs w:val="20"/>
                <w:lang w:val="pt-BR"/>
              </w:rPr>
              <w:t>Decisão do nível de iluminação</w:t>
            </w:r>
          </w:p>
        </w:tc>
        <w:tc>
          <w:tcPr>
            <w:tcW w:w="2200" w:type="dxa"/>
            <w:tcMar>
              <w:top w:w="70" w:type="dxa"/>
              <w:left w:w="90" w:type="dxa"/>
              <w:bottom w:w="70" w:type="dxa"/>
              <w:right w:w="90" w:type="dxa"/>
            </w:tcMar>
          </w:tcPr>
          <w:p w14:paraId="67A90457" w14:textId="77777777" w:rsidR="00E01C3A" w:rsidRPr="00CE1B46" w:rsidRDefault="00CC3326">
            <w:pPr>
              <w:rPr>
                <w:lang w:val="pt-BR"/>
              </w:rPr>
            </w:pPr>
            <w:r>
              <w:rPr>
                <w:sz w:val="20"/>
                <w:szCs w:val="20"/>
                <w:lang w:val="pt-BR"/>
              </w:rPr>
              <w:t>Camada de previsão e inferência nebulosa</w:t>
            </w:r>
          </w:p>
        </w:tc>
        <w:tc>
          <w:tcPr>
            <w:tcW w:w="2400" w:type="dxa"/>
            <w:tcMar>
              <w:top w:w="70" w:type="dxa"/>
              <w:left w:w="90" w:type="dxa"/>
              <w:bottom w:w="70" w:type="dxa"/>
              <w:right w:w="90" w:type="dxa"/>
            </w:tcMar>
          </w:tcPr>
          <w:p w14:paraId="5A1865C1" w14:textId="77777777" w:rsidR="00E01C3A" w:rsidRPr="00CE1B46" w:rsidRDefault="00CC3326">
            <w:pPr>
              <w:rPr>
                <w:lang w:val="pt-BR"/>
              </w:rPr>
            </w:pPr>
            <w:r>
              <w:rPr>
                <w:sz w:val="20"/>
                <w:szCs w:val="20"/>
                <w:lang w:val="pt-BR"/>
              </w:rPr>
              <w:t>O mesmo serviço, em nuvem municipal</w:t>
            </w:r>
          </w:p>
        </w:tc>
        <w:tc>
          <w:tcPr>
            <w:tcW w:w="2321" w:type="dxa"/>
            <w:tcMar>
              <w:top w:w="70" w:type="dxa"/>
              <w:left w:w="90" w:type="dxa"/>
              <w:bottom w:w="70" w:type="dxa"/>
              <w:right w:w="90" w:type="dxa"/>
            </w:tcMar>
          </w:tcPr>
          <w:p w14:paraId="75048962" w14:textId="77777777" w:rsidR="00E01C3A" w:rsidRPr="00CE1B46" w:rsidRDefault="00CC3326">
            <w:pPr>
              <w:rPr>
                <w:lang w:val="pt-BR"/>
              </w:rPr>
            </w:pPr>
            <w:r>
              <w:rPr>
                <w:sz w:val="20"/>
                <w:szCs w:val="20"/>
                <w:lang w:val="pt-BR"/>
              </w:rPr>
              <w:t>Inexistente. É objeto deste trabalho</w:t>
            </w:r>
          </w:p>
        </w:tc>
      </w:tr>
      <w:tr w:rsidR="00E01C3A" w:rsidRPr="00CE1B46" w14:paraId="192A5FDB" w14:textId="77777777">
        <w:tc>
          <w:tcPr>
            <w:tcW w:w="2150" w:type="dxa"/>
            <w:tcMar>
              <w:top w:w="70" w:type="dxa"/>
              <w:left w:w="90" w:type="dxa"/>
              <w:bottom w:w="70" w:type="dxa"/>
              <w:right w:w="90" w:type="dxa"/>
            </w:tcMar>
          </w:tcPr>
          <w:p w14:paraId="7DDDD78D" w14:textId="77777777" w:rsidR="00E01C3A" w:rsidRPr="00CE1B46" w:rsidRDefault="00CC3326">
            <w:pPr>
              <w:rPr>
                <w:lang w:val="pt-BR"/>
              </w:rPr>
            </w:pPr>
            <w:r>
              <w:rPr>
                <w:sz w:val="20"/>
                <w:szCs w:val="20"/>
                <w:lang w:val="pt-BR"/>
              </w:rPr>
              <w:t>Verificação normativa antes da atuação</w:t>
            </w:r>
          </w:p>
        </w:tc>
        <w:tc>
          <w:tcPr>
            <w:tcW w:w="2200" w:type="dxa"/>
            <w:tcMar>
              <w:top w:w="70" w:type="dxa"/>
              <w:left w:w="90" w:type="dxa"/>
              <w:bottom w:w="70" w:type="dxa"/>
              <w:right w:w="90" w:type="dxa"/>
            </w:tcMar>
          </w:tcPr>
          <w:p w14:paraId="42A3403F" w14:textId="77777777" w:rsidR="00E01C3A" w:rsidRPr="00CE1B46" w:rsidRDefault="00CC3326">
            <w:pPr>
              <w:rPr>
                <w:lang w:val="pt-BR"/>
              </w:rPr>
            </w:pPr>
            <w:r>
              <w:rPr>
                <w:sz w:val="20"/>
                <w:szCs w:val="20"/>
                <w:lang w:val="pt-BR"/>
              </w:rPr>
              <w:t>Módulo que lê os critérios da tabela de classes</w:t>
            </w:r>
          </w:p>
        </w:tc>
        <w:tc>
          <w:tcPr>
            <w:tcW w:w="2400" w:type="dxa"/>
            <w:tcMar>
              <w:top w:w="70" w:type="dxa"/>
              <w:left w:w="90" w:type="dxa"/>
              <w:bottom w:w="70" w:type="dxa"/>
              <w:right w:w="90" w:type="dxa"/>
            </w:tcMar>
          </w:tcPr>
          <w:p w14:paraId="0BE48CD4" w14:textId="77777777" w:rsidR="00E01C3A" w:rsidRDefault="00CC3326">
            <w:r>
              <w:rPr>
                <w:sz w:val="20"/>
                <w:szCs w:val="20"/>
              </w:rPr>
              <w:t>O mesmo módulo</w:t>
            </w:r>
          </w:p>
        </w:tc>
        <w:tc>
          <w:tcPr>
            <w:tcW w:w="2321" w:type="dxa"/>
            <w:tcMar>
              <w:top w:w="70" w:type="dxa"/>
              <w:left w:w="90" w:type="dxa"/>
              <w:bottom w:w="70" w:type="dxa"/>
              <w:right w:w="90" w:type="dxa"/>
            </w:tcMar>
          </w:tcPr>
          <w:p w14:paraId="59FB4F9F" w14:textId="77777777" w:rsidR="00E01C3A" w:rsidRPr="00CE1B46" w:rsidRDefault="00CC3326">
            <w:pPr>
              <w:rPr>
                <w:lang w:val="pt-BR"/>
              </w:rPr>
            </w:pPr>
            <w:r>
              <w:rPr>
                <w:sz w:val="20"/>
                <w:szCs w:val="20"/>
                <w:lang w:val="pt-BR"/>
              </w:rPr>
              <w:t>Inexistente. É objeto deste trabalho</w:t>
            </w:r>
          </w:p>
        </w:tc>
      </w:tr>
      <w:tr w:rsidR="00E01C3A" w:rsidRPr="00CE1B46" w14:paraId="3735DE83" w14:textId="77777777">
        <w:tc>
          <w:tcPr>
            <w:tcW w:w="2150" w:type="dxa"/>
            <w:tcMar>
              <w:top w:w="70" w:type="dxa"/>
              <w:left w:w="90" w:type="dxa"/>
              <w:bottom w:w="70" w:type="dxa"/>
              <w:right w:w="90" w:type="dxa"/>
            </w:tcMar>
          </w:tcPr>
          <w:p w14:paraId="09AC06EA" w14:textId="77777777" w:rsidR="00E01C3A" w:rsidRPr="00CE1B46" w:rsidRDefault="00CC3326">
            <w:pPr>
              <w:rPr>
                <w:lang w:val="pt-BR"/>
              </w:rPr>
            </w:pPr>
            <w:r>
              <w:rPr>
                <w:sz w:val="20"/>
                <w:szCs w:val="20"/>
                <w:lang w:val="pt-BR"/>
              </w:rPr>
              <w:t>Registro auditável da cadeia de decisão</w:t>
            </w:r>
          </w:p>
        </w:tc>
        <w:tc>
          <w:tcPr>
            <w:tcW w:w="2200" w:type="dxa"/>
            <w:tcMar>
              <w:top w:w="70" w:type="dxa"/>
              <w:left w:w="90" w:type="dxa"/>
              <w:bottom w:w="70" w:type="dxa"/>
              <w:right w:w="90" w:type="dxa"/>
            </w:tcMar>
          </w:tcPr>
          <w:p w14:paraId="2791F4E2" w14:textId="77777777" w:rsidR="00E01C3A" w:rsidRDefault="00CC3326">
            <w:r>
              <w:rPr>
                <w:sz w:val="20"/>
                <w:szCs w:val="20"/>
              </w:rPr>
              <w:t xml:space="preserve">Banco relacional de </w:t>
            </w:r>
            <w:del w:id="30261" w:author="Vitor Oliveira" w:date="2026-10-11T04:00:00Z">
              <w:r>
                <w:rPr>
                  <w:sz w:val="20"/>
                  <w:szCs w:val="20"/>
                </w:rPr>
                <w:delText xml:space="preserve">4.7.1</w:delText>
              </w:r>
            </w:del>
            <w:ins w:id="30262" w:author="Vitor Oliveira" w:date="2026-10-11T04:00:00Z">
              <w:r>
                <w:rPr>
                  <w:sz w:val="20"/>
                  <w:szCs w:val="20"/>
                </w:rPr>
                <w:t xml:space="preserve">3.13.1</w:t>
              </w:r>
            </w:ins>
          </w:p>
        </w:tc>
        <w:tc>
          <w:tcPr>
            <w:tcW w:w="2400" w:type="dxa"/>
            <w:tcMar>
              <w:top w:w="70" w:type="dxa"/>
              <w:left w:w="90" w:type="dxa"/>
              <w:bottom w:w="70" w:type="dxa"/>
              <w:right w:w="90" w:type="dxa"/>
            </w:tcMar>
          </w:tcPr>
          <w:p w14:paraId="256C4C95" w14:textId="77777777" w:rsidR="00E01C3A" w:rsidRPr="00CE1B46" w:rsidRDefault="00CC3326">
            <w:pPr>
              <w:rPr>
                <w:lang w:val="pt-BR"/>
              </w:rPr>
            </w:pPr>
            <w:r>
              <w:rPr>
                <w:sz w:val="20"/>
                <w:szCs w:val="20"/>
                <w:lang w:val="pt-BR"/>
              </w:rPr>
              <w:t>O mesmo modelo de dados</w:t>
            </w:r>
          </w:p>
        </w:tc>
        <w:tc>
          <w:tcPr>
            <w:tcW w:w="2321" w:type="dxa"/>
            <w:tcMar>
              <w:top w:w="70" w:type="dxa"/>
              <w:left w:w="90" w:type="dxa"/>
              <w:bottom w:w="70" w:type="dxa"/>
              <w:right w:w="90" w:type="dxa"/>
            </w:tcMar>
          </w:tcPr>
          <w:p w14:paraId="46C2B8BC" w14:textId="77777777" w:rsidR="00E01C3A" w:rsidRPr="00CE1B46" w:rsidRDefault="00CC3326">
            <w:pPr>
              <w:rPr>
                <w:lang w:val="pt-BR"/>
              </w:rPr>
            </w:pPr>
            <w:r>
              <w:rPr>
                <w:sz w:val="20"/>
                <w:szCs w:val="20"/>
                <w:lang w:val="pt-BR"/>
              </w:rPr>
              <w:t>Inexistente. É objeto deste trabalho</w:t>
            </w:r>
          </w:p>
        </w:tc>
      </w:tr>
      <w:tr w:rsidR="00E01C3A" w:rsidRPr="00CE1B46" w14:paraId="52259DF0" w14:textId="77777777">
        <w:tc>
          <w:tcPr>
            <w:tcW w:w="2150" w:type="dxa"/>
            <w:tcMar>
              <w:top w:w="70" w:type="dxa"/>
              <w:left w:w="90" w:type="dxa"/>
              <w:bottom w:w="70" w:type="dxa"/>
              <w:right w:w="90" w:type="dxa"/>
            </w:tcMar>
          </w:tcPr>
          <w:p w14:paraId="28A615BE" w14:textId="77777777" w:rsidR="00E01C3A" w:rsidRPr="00CE1B46" w:rsidRDefault="00CC3326">
            <w:pPr>
              <w:rPr>
                <w:lang w:val="pt-BR"/>
              </w:rPr>
            </w:pPr>
            <w:r>
              <w:rPr>
                <w:sz w:val="20"/>
                <w:szCs w:val="20"/>
                <w:lang w:val="pt-BR"/>
              </w:rPr>
              <w:t>Transporte do comando ao ponto de luz</w:t>
            </w:r>
          </w:p>
        </w:tc>
        <w:tc>
          <w:tcPr>
            <w:tcW w:w="2200" w:type="dxa"/>
            <w:tcMar>
              <w:top w:w="70" w:type="dxa"/>
              <w:left w:w="90" w:type="dxa"/>
              <w:bottom w:w="70" w:type="dxa"/>
              <w:right w:w="90" w:type="dxa"/>
            </w:tcMar>
          </w:tcPr>
          <w:p w14:paraId="069CDED0" w14:textId="77777777" w:rsidR="00E01C3A" w:rsidRPr="00CE1B46" w:rsidRDefault="00CC3326">
            <w:pPr>
              <w:rPr>
                <w:lang w:val="pt-BR"/>
              </w:rPr>
            </w:pPr>
            <w:r>
              <w:rPr>
                <w:sz w:val="20"/>
                <w:szCs w:val="20"/>
                <w:lang w:val="pt-BR"/>
              </w:rPr>
              <w:t>Intermediário MQTT sobre Wi-Fi</w:t>
            </w:r>
          </w:p>
        </w:tc>
        <w:tc>
          <w:tcPr>
            <w:tcW w:w="2400" w:type="dxa"/>
            <w:tcMar>
              <w:top w:w="70" w:type="dxa"/>
              <w:left w:w="90" w:type="dxa"/>
              <w:bottom w:w="70" w:type="dxa"/>
              <w:right w:w="90" w:type="dxa"/>
            </w:tcMar>
          </w:tcPr>
          <w:p w14:paraId="4B1C7B4C" w14:textId="77777777" w:rsidR="00E01C3A" w:rsidRPr="00CE1B46" w:rsidRDefault="00CC3326">
            <w:pPr>
              <w:rPr>
                <w:lang w:val="pt-BR"/>
              </w:rPr>
            </w:pPr>
            <w:r>
              <w:rPr>
                <w:sz w:val="20"/>
                <w:szCs w:val="20"/>
                <w:lang w:val="pt-BR"/>
              </w:rPr>
              <w:t>Centro de Controle Operacional e enlace do sistema de telegestão</w:t>
            </w:r>
          </w:p>
        </w:tc>
        <w:tc>
          <w:tcPr>
            <w:tcW w:w="2321" w:type="dxa"/>
            <w:tcMar>
              <w:top w:w="70" w:type="dxa"/>
              <w:left w:w="90" w:type="dxa"/>
              <w:bottom w:w="70" w:type="dxa"/>
              <w:right w:w="90" w:type="dxa"/>
            </w:tcMar>
          </w:tcPr>
          <w:p w14:paraId="1EB2F31F" w14:textId="77777777" w:rsidR="00E01C3A" w:rsidRPr="00CE1B46" w:rsidRDefault="00CC3326">
            <w:pPr>
              <w:rPr>
                <w:lang w:val="pt-BR"/>
              </w:rPr>
            </w:pPr>
            <w:r>
              <w:rPr>
                <w:sz w:val="20"/>
                <w:szCs w:val="20"/>
                <w:lang w:val="pt-BR"/>
              </w:rPr>
              <w:t>Contratado. Caderno de Encargos, cláusulas 7.1 e 17</w:t>
            </w:r>
          </w:p>
        </w:tc>
      </w:tr>
      <w:tr w:rsidR="00E01C3A" w14:paraId="515F5D39" w14:textId="77777777">
        <w:tc>
          <w:tcPr>
            <w:tcW w:w="2150" w:type="dxa"/>
            <w:tcMar>
              <w:top w:w="70" w:type="dxa"/>
              <w:left w:w="90" w:type="dxa"/>
              <w:bottom w:w="70" w:type="dxa"/>
              <w:right w:w="90" w:type="dxa"/>
            </w:tcMar>
          </w:tcPr>
          <w:p w14:paraId="0828EA71" w14:textId="77777777" w:rsidR="00E01C3A" w:rsidRPr="00CE1B46" w:rsidRDefault="00CC3326">
            <w:pPr>
              <w:rPr>
                <w:lang w:val="pt-BR"/>
              </w:rPr>
            </w:pPr>
            <w:r>
              <w:rPr>
                <w:sz w:val="20"/>
                <w:szCs w:val="20"/>
                <w:lang w:val="pt-BR"/>
              </w:rPr>
              <w:t>Comando isolado ou em grupo</w:t>
            </w:r>
          </w:p>
        </w:tc>
        <w:tc>
          <w:tcPr>
            <w:tcW w:w="2200" w:type="dxa"/>
            <w:tcMar>
              <w:top w:w="70" w:type="dxa"/>
              <w:left w:w="90" w:type="dxa"/>
              <w:bottom w:w="70" w:type="dxa"/>
              <w:right w:w="90" w:type="dxa"/>
            </w:tcMar>
          </w:tcPr>
          <w:p w14:paraId="24B693E5" w14:textId="77777777" w:rsidR="00E01C3A" w:rsidRPr="00CE1B46" w:rsidRDefault="00CC3326">
            <w:pPr>
              <w:rPr>
                <w:lang w:val="pt-BR"/>
              </w:rPr>
            </w:pPr>
            <w:r>
              <w:rPr>
                <w:sz w:val="20"/>
                <w:szCs w:val="20"/>
                <w:lang w:val="pt-BR"/>
              </w:rPr>
              <w:t>Tópico endereçado ao ponto de luz</w:t>
            </w:r>
          </w:p>
        </w:tc>
        <w:tc>
          <w:tcPr>
            <w:tcW w:w="2400" w:type="dxa"/>
            <w:tcMar>
              <w:top w:w="70" w:type="dxa"/>
              <w:left w:w="90" w:type="dxa"/>
              <w:bottom w:w="70" w:type="dxa"/>
              <w:right w:w="90" w:type="dxa"/>
            </w:tcMar>
          </w:tcPr>
          <w:p w14:paraId="0B547D6E" w14:textId="77777777" w:rsidR="00E01C3A" w:rsidRPr="00CE1B46" w:rsidRDefault="00CC3326">
            <w:pPr>
              <w:rPr>
                <w:lang w:val="pt-BR"/>
              </w:rPr>
            </w:pPr>
            <w:r>
              <w:rPr>
                <w:sz w:val="20"/>
                <w:szCs w:val="20"/>
                <w:lang w:val="pt-BR"/>
              </w:rPr>
              <w:t>Comando do centro de controle ao ativo</w:t>
            </w:r>
          </w:p>
        </w:tc>
        <w:tc>
          <w:tcPr>
            <w:tcW w:w="2321" w:type="dxa"/>
            <w:tcMar>
              <w:top w:w="70" w:type="dxa"/>
              <w:left w:w="90" w:type="dxa"/>
              <w:bottom w:w="70" w:type="dxa"/>
              <w:right w:w="90" w:type="dxa"/>
            </w:tcMar>
          </w:tcPr>
          <w:p w14:paraId="435C9225" w14:textId="77777777" w:rsidR="00E01C3A" w:rsidRDefault="00CC3326">
            <w:r>
              <w:rPr>
                <w:sz w:val="20"/>
                <w:szCs w:val="20"/>
              </w:rPr>
              <w:t>Contratado. Cláusula 7.1</w:t>
            </w:r>
          </w:p>
        </w:tc>
      </w:tr>
      <w:tr w:rsidR="00E01C3A" w14:paraId="0B19DE5D" w14:textId="77777777">
        <w:tc>
          <w:tcPr>
            <w:tcW w:w="2150" w:type="dxa"/>
            <w:tcMar>
              <w:top w:w="70" w:type="dxa"/>
              <w:left w:w="90" w:type="dxa"/>
              <w:bottom w:w="70" w:type="dxa"/>
              <w:right w:w="90" w:type="dxa"/>
            </w:tcMar>
          </w:tcPr>
          <w:p w14:paraId="52882DFF" w14:textId="77777777" w:rsidR="00E01C3A" w:rsidRPr="00CE1B46" w:rsidRDefault="00CC3326">
            <w:r>
              <w:rPr>
                <w:sz w:val="20"/>
                <w:szCs w:val="20"/>
                <w:lang w:val="pt-BR"/>
              </w:rPr>
              <w:t>Endereçamento do ponto de luz</w:t>
            </w:r>
          </w:p>
        </w:tc>
        <w:tc>
          <w:tcPr>
            <w:tcW w:w="2200" w:type="dxa"/>
            <w:tcMar>
              <w:top w:w="70" w:type="dxa"/>
              <w:left w:w="90" w:type="dxa"/>
              <w:bottom w:w="70" w:type="dxa"/>
              <w:right w:w="90" w:type="dxa"/>
            </w:tcMar>
          </w:tcPr>
          <w:p w14:paraId="4D5964C1" w14:textId="77777777" w:rsidR="00E01C3A" w:rsidRPr="00CE1B46" w:rsidRDefault="00CC3326">
            <w:r>
              <w:rPr>
                <w:sz w:val="20"/>
                <w:szCs w:val="20"/>
                <w:lang w:val="pt-BR"/>
              </w:rPr>
              <w:t>Cadastro de trechos de via e de postes do município, associados por distância (3.5.2)</w:t>
            </w:r>
          </w:p>
        </w:tc>
        <w:tc>
          <w:tcPr>
            <w:tcW w:w="2400" w:type="dxa"/>
            <w:tcMar>
              <w:top w:w="70" w:type="dxa"/>
              <w:left w:w="90" w:type="dxa"/>
              <w:bottom w:w="70" w:type="dxa"/>
              <w:right w:w="90" w:type="dxa"/>
            </w:tcMar>
          </w:tcPr>
          <w:p w14:paraId="797B2723" w14:textId="77777777" w:rsidR="00E01C3A" w:rsidRPr="00CE1B46" w:rsidRDefault="00CC3326">
            <w:r>
              <w:rPr>
                <w:sz w:val="20"/>
                <w:szCs w:val="20"/>
                <w:lang w:val="pt-BR"/>
              </w:rPr>
              <w:t>Código cadastral do ponto no cadastro técnico que a telegestão emprega</w:t>
            </w:r>
          </w:p>
        </w:tc>
        <w:tc>
          <w:tcPr>
            <w:tcW w:w="2321" w:type="dxa"/>
            <w:tcMar>
              <w:top w:w="70" w:type="dxa"/>
              <w:left w:w="90" w:type="dxa"/>
              <w:bottom w:w="70" w:type="dxa"/>
              <w:right w:w="90" w:type="dxa"/>
            </w:tcMar>
          </w:tcPr>
          <w:p w14:paraId="0499608E" w14:textId="77777777" w:rsidR="00E01C3A" w:rsidRDefault="00CC3326">
            <w:r>
              <w:rPr>
                <w:sz w:val="20"/>
                <w:szCs w:val="20"/>
              </w:rPr>
              <w:t>Contratado. Caderno de Encargos, itens 13 e 13.3; cadastro publicado no GeoSampa</w:t>
            </w:r>
          </w:p>
        </w:tc>
      </w:tr>
      <w:tr w:rsidR="00E01C3A" w:rsidRPr="00CE1B46" w14:paraId="75E56C97" w14:textId="77777777">
        <w:tc>
          <w:tcPr>
            <w:tcW w:w="2150" w:type="dxa"/>
            <w:tcMar>
              <w:top w:w="70" w:type="dxa"/>
              <w:left w:w="90" w:type="dxa"/>
              <w:bottom w:w="70" w:type="dxa"/>
              <w:right w:w="90" w:type="dxa"/>
            </w:tcMar>
          </w:tcPr>
          <w:p w14:paraId="7A7440CA" w14:textId="77777777" w:rsidR="00E01C3A" w:rsidRDefault="00CC3326">
            <w:r>
              <w:rPr>
                <w:sz w:val="20"/>
                <w:szCs w:val="20"/>
              </w:rPr>
              <w:t>Interface elétrica de dimerização</w:t>
            </w:r>
          </w:p>
        </w:tc>
        <w:tc>
          <w:tcPr>
            <w:tcW w:w="2200" w:type="dxa"/>
            <w:tcMar>
              <w:top w:w="70" w:type="dxa"/>
              <w:left w:w="90" w:type="dxa"/>
              <w:bottom w:w="70" w:type="dxa"/>
              <w:right w:w="90" w:type="dxa"/>
            </w:tcMar>
          </w:tcPr>
          <w:p w14:paraId="58E68FA0" w14:textId="77777777" w:rsidR="00E01C3A" w:rsidRPr="00CE1B46" w:rsidRDefault="00CC3326">
            <w:pPr>
              <w:rPr>
                <w:lang w:val="pt-BR"/>
              </w:rPr>
            </w:pPr>
            <w:r>
              <w:rPr>
                <w:sz w:val="20"/>
                <w:szCs w:val="20"/>
                <w:lang w:val="pt-BR"/>
              </w:rPr>
              <w:t>Modulação por largura de pulso, conversível a 0 V–10 V pela cadeia de 3.4.1</w:t>
            </w:r>
          </w:p>
        </w:tc>
        <w:tc>
          <w:tcPr>
            <w:tcW w:w="2400" w:type="dxa"/>
            <w:tcMar>
              <w:top w:w="70" w:type="dxa"/>
              <w:left w:w="90" w:type="dxa"/>
              <w:bottom w:w="70" w:type="dxa"/>
              <w:right w:w="90" w:type="dxa"/>
            </w:tcMar>
          </w:tcPr>
          <w:p w14:paraId="2020CBE9" w14:textId="77777777" w:rsidR="00E01C3A" w:rsidRPr="00CE1B46" w:rsidRDefault="00CC3326">
            <w:pPr>
              <w:rPr>
                <w:lang w:val="pt-BR"/>
              </w:rPr>
            </w:pPr>
            <w:r>
              <w:rPr>
                <w:sz w:val="20"/>
                <w:szCs w:val="20"/>
                <w:lang w:val="pt-BR"/>
              </w:rPr>
              <w:t>Controlador em tomada normalizada acionando o driver por 0 V–10 V</w:t>
            </w:r>
          </w:p>
        </w:tc>
        <w:tc>
          <w:tcPr>
            <w:tcW w:w="2321" w:type="dxa"/>
            <w:tcMar>
              <w:top w:w="70" w:type="dxa"/>
              <w:left w:w="90" w:type="dxa"/>
              <w:bottom w:w="70" w:type="dxa"/>
              <w:right w:w="90" w:type="dxa"/>
            </w:tcMar>
          </w:tcPr>
          <w:p w14:paraId="253B7ADE" w14:textId="77777777" w:rsidR="00E01C3A" w:rsidRPr="00CE1B46" w:rsidRDefault="00CC3326">
            <w:pPr>
              <w:rPr>
                <w:lang w:val="pt-BR"/>
              </w:rPr>
            </w:pPr>
            <w:r>
              <w:rPr>
                <w:sz w:val="20"/>
                <w:szCs w:val="20"/>
                <w:lang w:val="pt-BR"/>
              </w:rPr>
              <w:t>Contratado. Cláusula 6.2.1.B; tomada de sete contatos no padrão ANSI C136.41</w:t>
            </w:r>
          </w:p>
        </w:tc>
      </w:tr>
      <w:tr w:rsidR="00E01C3A" w14:paraId="737057E3" w14:textId="77777777">
        <w:tc>
          <w:tcPr>
            <w:tcW w:w="2150" w:type="dxa"/>
            <w:tcMar>
              <w:top w:w="70" w:type="dxa"/>
              <w:left w:w="90" w:type="dxa"/>
              <w:bottom w:w="70" w:type="dxa"/>
              <w:right w:w="90" w:type="dxa"/>
            </w:tcMar>
          </w:tcPr>
          <w:p w14:paraId="7D83C3CE" w14:textId="77777777" w:rsidR="00E01C3A" w:rsidRDefault="00CC3326">
            <w:r>
              <w:rPr>
                <w:sz w:val="20"/>
                <w:szCs w:val="20"/>
              </w:rPr>
              <w:t>Conhecimento da iluminância entregue</w:t>
            </w:r>
          </w:p>
        </w:tc>
        <w:tc>
          <w:tcPr>
            <w:tcW w:w="2200" w:type="dxa"/>
            <w:tcMar>
              <w:top w:w="70" w:type="dxa"/>
              <w:left w:w="90" w:type="dxa"/>
              <w:bottom w:w="70" w:type="dxa"/>
              <w:right w:w="90" w:type="dxa"/>
            </w:tcMar>
          </w:tcPr>
          <w:p w14:paraId="42FBA5DB" w14:textId="77777777" w:rsidR="00E01C3A" w:rsidRPr="00CE1B46" w:rsidRDefault="00CC3326">
            <w:pPr>
              <w:rPr>
                <w:lang w:val="pt-BR"/>
              </w:rPr>
            </w:pPr>
            <w:r>
              <w:rPr>
                <w:sz w:val="20"/>
                <w:szCs w:val="20"/>
                <w:lang w:val="pt-BR"/>
              </w:rPr>
              <w:t>Tabela de calibração levantada por medição</w:t>
            </w:r>
          </w:p>
        </w:tc>
        <w:tc>
          <w:tcPr>
            <w:tcW w:w="2400" w:type="dxa"/>
            <w:tcMar>
              <w:top w:w="70" w:type="dxa"/>
              <w:left w:w="90" w:type="dxa"/>
              <w:bottom w:w="70" w:type="dxa"/>
              <w:right w:w="90" w:type="dxa"/>
            </w:tcMar>
          </w:tcPr>
          <w:p w14:paraId="4B168B50" w14:textId="77777777" w:rsidR="00E01C3A" w:rsidRPr="00CE1B46" w:rsidRDefault="00CC3326">
            <w:pPr>
              <w:rPr>
                <w:lang w:val="pt-BR"/>
              </w:rPr>
            </w:pPr>
            <w:r>
              <w:rPr>
                <w:sz w:val="20"/>
                <w:szCs w:val="20"/>
                <w:lang w:val="pt-BR"/>
              </w:rPr>
              <w:t>Certificação fotométrica da luminária e projeto luminotécnico</w:t>
            </w:r>
          </w:p>
        </w:tc>
        <w:tc>
          <w:tcPr>
            <w:tcW w:w="2321" w:type="dxa"/>
            <w:tcMar>
              <w:top w:w="70" w:type="dxa"/>
              <w:left w:w="90" w:type="dxa"/>
              <w:bottom w:w="70" w:type="dxa"/>
              <w:right w:w="90" w:type="dxa"/>
            </w:tcMar>
          </w:tcPr>
          <w:p w14:paraId="3AEB6437" w14:textId="77777777" w:rsidR="00E01C3A" w:rsidRDefault="00CC3326">
            <w:r>
              <w:rPr>
                <w:sz w:val="20"/>
                <w:szCs w:val="20"/>
              </w:rPr>
              <w:t>Certificação compulsória desde 2022</w:t>
            </w:r>
          </w:p>
        </w:tc>
      </w:tr>
      <w:tr w:rsidR="00E01C3A" w:rsidRPr="00CE1B46" w14:paraId="2C1E390C" w14:textId="77777777">
        <w:tc>
          <w:tcPr>
            <w:tcW w:w="2150" w:type="dxa"/>
            <w:tcMar>
              <w:top w:w="70" w:type="dxa"/>
              <w:left w:w="90" w:type="dxa"/>
              <w:bottom w:w="70" w:type="dxa"/>
              <w:right w:w="90" w:type="dxa"/>
            </w:tcMar>
          </w:tcPr>
          <w:p w14:paraId="37E88B5D" w14:textId="77777777" w:rsidR="00E01C3A" w:rsidRPr="00CE1B46" w:rsidRDefault="00CC3326">
            <w:pPr>
              <w:rPr>
                <w:lang w:val="pt-BR"/>
              </w:rPr>
            </w:pPr>
            <w:r>
              <w:rPr>
                <w:sz w:val="20"/>
                <w:szCs w:val="20"/>
                <w:lang w:val="pt-BR"/>
              </w:rPr>
              <w:t>Verificação da execução e diagnóstico do ativo</w:t>
            </w:r>
          </w:p>
        </w:tc>
        <w:tc>
          <w:tcPr>
            <w:tcW w:w="2200" w:type="dxa"/>
            <w:tcMar>
              <w:top w:w="70" w:type="dxa"/>
              <w:left w:w="90" w:type="dxa"/>
              <w:bottom w:w="70" w:type="dxa"/>
              <w:right w:w="90" w:type="dxa"/>
            </w:tcMar>
          </w:tcPr>
          <w:p w14:paraId="6F3737D6" w14:textId="77777777" w:rsidR="00E01C3A" w:rsidRPr="00CE1B46" w:rsidRDefault="00CC3326">
            <w:pPr>
              <w:rPr>
                <w:lang w:val="pt-BR"/>
              </w:rPr>
            </w:pPr>
            <w:r>
              <w:rPr>
                <w:sz w:val="20"/>
                <w:szCs w:val="20"/>
                <w:lang w:val="pt-BR"/>
              </w:rPr>
              <w:t>Comparação entre nível comandado e iluminância medida (3.4.5)</w:t>
            </w:r>
          </w:p>
        </w:tc>
        <w:tc>
          <w:tcPr>
            <w:tcW w:w="2400" w:type="dxa"/>
            <w:tcMar>
              <w:top w:w="70" w:type="dxa"/>
              <w:left w:w="90" w:type="dxa"/>
              <w:bottom w:w="70" w:type="dxa"/>
              <w:right w:w="90" w:type="dxa"/>
            </w:tcMar>
          </w:tcPr>
          <w:p w14:paraId="346610C4" w14:textId="77777777" w:rsidR="00E01C3A" w:rsidRPr="00CE1B46" w:rsidRDefault="00CC3326">
            <w:pPr>
              <w:rPr>
                <w:lang w:val="pt-BR"/>
              </w:rPr>
            </w:pPr>
            <w:r>
              <w:rPr>
                <w:sz w:val="20"/>
                <w:szCs w:val="20"/>
                <w:lang w:val="pt-BR"/>
              </w:rPr>
              <w:t>Telemetria elétrica reportada pelo controlador</w:t>
            </w:r>
          </w:p>
        </w:tc>
        <w:tc>
          <w:tcPr>
            <w:tcW w:w="2321" w:type="dxa"/>
            <w:tcMar>
              <w:top w:w="70" w:type="dxa"/>
              <w:left w:w="90" w:type="dxa"/>
              <w:bottom w:w="70" w:type="dxa"/>
              <w:right w:w="90" w:type="dxa"/>
            </w:tcMar>
          </w:tcPr>
          <w:p w14:paraId="4A9E0B24" w14:textId="77777777" w:rsidR="00E01C3A" w:rsidRPr="00CE1B46" w:rsidRDefault="00CC3326">
            <w:pPr>
              <w:rPr>
                <w:lang w:val="pt-BR"/>
              </w:rPr>
            </w:pPr>
            <w:r>
              <w:rPr>
                <w:sz w:val="20"/>
                <w:szCs w:val="20"/>
                <w:lang w:val="pt-BR"/>
              </w:rPr>
              <w:t xml:space="preserve">Contratada; a medição é regulada metrologicamente</w:t>
            </w:r>
          </w:p>
        </w:tc>
      </w:tr>
    </w:tbl>
    <w:p w14:paraId="1E7F5A74" w14:textId="77777777" w:rsidR="00E01C3A" w:rsidRDefault="00CC3326">
      <w:pPr>
        <w:spacing w:before="130" w:after="260"/>
        <w:rPr>
          <w:lang w:val="pt-BR"/>
        </w:rPr>
      </w:pPr>
      <w:r>
        <w:rPr>
          <w:sz w:val="20"/>
          <w:szCs w:val="20"/>
          <w:lang w:val="pt-BR"/>
        </w:rPr>
        <w:t>Fonte: Elaborado pelos autores (2026) a partir de São Paulo (2015, 2022), Associação Brasileira de Normas Técnicas (2016), American National Standards Institute (2013) e Instituto Nacional de Metrologia, Qualidade e Tecnologia (2022a, 2022b).</w:t>
      </w:r>
    </w:p>
    <w:p w14:paraId="16BDC67F" w14:textId="77777777" w:rsidR="00E01C3A" w:rsidRDefault="00CC3326">
      <w:pPr>
        <w:spacing w:after="120" w:line="360" w:lineRule="auto"/>
        <w:ind w:firstLine="709"/>
        <w:jc w:val="both"/>
        <w:rPr>
          <w:lang w:val="pt-BR"/>
        </w:rPr>
      </w:pPr>
      <w:r>
        <w:rPr>
          <w:lang w:val="pt-BR"/>
        </w:rPr>
        <w:t xml:space="preserve">A leitura do quadro responde à objeção mais provável a um trabalho desta natureza, a de que a demonstração em bancada não estabeleceria a aplicabilidade em campo. De dez elos da cadeia, </w:t>
      </w:r>
      <w:r>
        <w:rPr>
          <w:lang w:val="pt-BR"/>
        </w:rPr>
        <w:t xml:space="preserve">sete estão contratados ou normalizados</w:t>
      </w:r>
      <w:r>
        <w:rPr>
          <w:lang w:val="pt-BR"/>
        </w:rPr>
        <w:t xml:space="preserve">,</w:t>
      </w:r>
      <w:r>
        <w:rPr>
          <w:lang w:val="pt-BR"/>
        </w:rPr>
        <w:t xml:space="preserve"> e nenhum deles é proposto por este trabalho. Três não existem — a decisão, a verificação normativa e o registro auditável —, e são exatamente os três que o trabalho constrói. A bancada não demonstra que os sete primeiros são possíveis, porque não precisa: eles são fato documentado em contrato e em regulamento. Ela demonstra que os três últimos funcionam e que sua saída alcança o mundo físico de forma mensurável.</w:t>
      </w:r>
    </w:p>
    <w:p w14:paraId="0974AC04" w14:textId="77777777" w:rsidR="00E01C3A" w:rsidRDefault="00CC3326">
      <w:pPr>
        <w:spacing w:after="120" w:line="360" w:lineRule="auto"/>
        <w:ind w:firstLine="709"/>
        <w:jc w:val="both"/>
        <w:rPr>
          <w:lang w:val="pt-BR"/>
        </w:rPr>
      </w:pPr>
      <w:r>
        <w:rPr>
          <w:lang w:val="pt-BR"/>
        </w:rPr>
        <w:t xml:space="preserve">Duas delimitações fecham a subseção. A primeira é que a correspondência aqui estabelecida é funcional e topológica — um serviço central decide, o ponto de luz executa e reporta —, e não de escala, de potência, de geometria fotométrica, de instrumentação nem de enlace; essas divergências figuram entre as limitações e nenhuma delas incide sobre a camada avaliada. A segunda é que os autores não tiveram acesso ao equipamento efetivamente instalado pela concessionária: a cadeia descrita apoia-se no que o contrato exige desse equipamento e no que a normalização brasileira impõe a ele — a tomada da luminária, de sete contatos no padrão ANSI C136.41 (AMERICAN NATIONAL STANDARDS INSTITUTE, 2013), que acrescenta contatos de dimerização à tomada do relé fotocontrolador normalizada pela ABNT NBR 5123 (ASSOCIAÇÃO BRASILEIRA DE NORMAS TÉCNICAS, 2016), a certificação compulsória da luminária viária (INSTITUTO NACIONAL DE METROLOGIA, QUALIDADE E TECNOLOGIA, 2022a) e a regulamentação metrológica da medição de energia no ponto de luz (INSTITUTO NACIONAL DE METROLOGIA, QUALIDADE E TECNOLOGIA, 2022b) —, todos documentos públicos, e não em sua inspeção. </w:t>
      </w:r>
      <w:r>
        <w:rPr>
          <w:lang w:val="pt-BR"/>
        </w:rPr>
        <w:t xml:space="preserve">O modelo do controlador instalado no município não é informação divulgada.</w:t>
      </w:r>
    </w:p>
    <w:p w14:paraId="5BF7B991" w14:textId="77777777" w:rsidR="00E01C3A" w:rsidRDefault="00CC3326">
      <w:pPr>
        <w:pStyle w:val="Heading2"/>
        <w:spacing w:before="360" w:after="240" w:line="360" w:lineRule="auto"/>
        <w:rPr>
          <w:lang w:val="pt-BR"/>
        </w:rPr>
      </w:pPr>
      <w:bookmarkStart w:id="28" w:name="_Toc241792020"/>
      <w:r>
        <w:rPr>
          <w:lang w:val="pt-BR"/>
        </w:rPr>
        <w:t>3.4 O nó de demonstração</w:t>
      </w:r>
      <w:bookmarkEnd w:id="28"/>
    </w:p>
    <w:p w14:paraId="4996DEA5" w14:textId="77777777" w:rsidR="006B1E66" w:rsidRPr="000F5B8B" w:rsidRDefault="00CC3326">
      <w:pPr>
        <w:spacing w:after="240" w:line="360" w:lineRule="auto"/>
        <w:ind w:firstLine="709"/>
        <w:jc w:val="both"/>
        <w:rPr>
          <w:lang w:val="pt-BR"/>
        </w:rPr>
      </w:pPr>
      <w:r>
        <w:rPr>
          <w:lang w:val="pt-BR"/>
        </w:rPr>
        <w:t>O protótipo físico é um nó único, deliberadamente mínimo. Sua função no trabalho é tornar visível e mensurável o resultado da decisão, e não caracterizar o comportamento de componentes. O Quadro 4 lista seus elementos.</w:t>
      </w:r>
    </w:p>
    <w:p w14:paraId="3BE83A28" w14:textId="77777777" w:rsidR="006B1E66" w:rsidRPr="000F5B8B" w:rsidRDefault="00CC3326">
      <w:pPr>
        <w:keepNext/>
        <w:spacing w:before="260" w:after="130"/>
        <w:rPr>
          <w:lang w:val="pt-BR"/>
        </w:rPr>
      </w:pPr>
      <w:r>
        <w:rPr>
          <w:sz w:val="20"/>
          <w:szCs w:val="20"/>
          <w:lang w:val="pt-BR"/>
        </w:rPr>
        <w:t>Quadro 4 – Elementos do nó de demonstração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14:paraId="764F27E5" w14:textId="77777777">
        <w:trPr>
          <w:tblHeader/>
        </w:trPr>
        <w:tc>
          <w:tcPr>
            <w:tcW w:w="2100" w:type="dxa"/>
            <w:shd w:val="clear" w:color="auto" w:fill="EDEDED"/>
            <w:tcMar>
              <w:top w:w="70" w:type="dxa"/>
              <w:left w:w="90" w:type="dxa"/>
              <w:bottom w:w="70" w:type="dxa"/>
              <w:right w:w="90" w:type="dxa"/>
            </w:tcMar>
          </w:tcPr>
          <w:p w14:paraId="570BDEAE" w14:textId="77777777" w:rsidR="006B1E66" w:rsidRDefault="00CC3326">
            <w:r>
              <w:rPr>
                <w:b/>
                <w:bCs/>
                <w:sz w:val="20"/>
                <w:szCs w:val="20"/>
              </w:rPr>
              <w:t>Elemento</w:t>
            </w:r>
          </w:p>
        </w:tc>
        <w:tc>
          <w:tcPr>
            <w:tcW w:w="3200" w:type="dxa"/>
            <w:shd w:val="clear" w:color="auto" w:fill="EDEDED"/>
            <w:tcMar>
              <w:top w:w="70" w:type="dxa"/>
              <w:left w:w="90" w:type="dxa"/>
              <w:bottom w:w="70" w:type="dxa"/>
              <w:right w:w="90" w:type="dxa"/>
            </w:tcMar>
          </w:tcPr>
          <w:p w14:paraId="7D6AA45B" w14:textId="77777777" w:rsidR="006B1E66" w:rsidRDefault="00CC3326">
            <w:r>
              <w:rPr>
                <w:b/>
                <w:bCs/>
                <w:sz w:val="20"/>
                <w:szCs w:val="20"/>
              </w:rPr>
              <w:t>Função no nó</w:t>
            </w:r>
          </w:p>
        </w:tc>
        <w:tc>
          <w:tcPr>
            <w:tcW w:w="3771" w:type="dxa"/>
            <w:shd w:val="clear" w:color="auto" w:fill="EDEDED"/>
            <w:tcMar>
              <w:top w:w="70" w:type="dxa"/>
              <w:left w:w="90" w:type="dxa"/>
              <w:bottom w:w="70" w:type="dxa"/>
              <w:right w:w="90" w:type="dxa"/>
            </w:tcMar>
          </w:tcPr>
          <w:p w14:paraId="7F302D84" w14:textId="77777777" w:rsidR="006B1E66" w:rsidRDefault="00CC3326">
            <w:r>
              <w:rPr>
                <w:b/>
                <w:bCs/>
                <w:sz w:val="20"/>
                <w:szCs w:val="20"/>
              </w:rPr>
              <w:t>Especificação adotada</w:t>
            </w:r>
          </w:p>
        </w:tc>
      </w:tr>
      <w:tr w:rsidR="006B1E66" w:rsidRPr="00CE1B46" w14:paraId="4C63E9A8" w14:textId="77777777">
        <w:tc>
          <w:tcPr>
            <w:tcW w:w="2100" w:type="dxa"/>
            <w:tcMar>
              <w:top w:w="70" w:type="dxa"/>
              <w:left w:w="90" w:type="dxa"/>
              <w:bottom w:w="70" w:type="dxa"/>
              <w:right w:w="90" w:type="dxa"/>
            </w:tcMar>
          </w:tcPr>
          <w:p w14:paraId="55BA81A3" w14:textId="77777777" w:rsidR="006B1E66" w:rsidRPr="000F5B8B" w:rsidRDefault="00CC3326">
            <w:pPr>
              <w:rPr>
                <w:lang w:val="pt-BR"/>
              </w:rPr>
            </w:pPr>
            <w:r>
              <w:rPr>
                <w:sz w:val="20"/>
                <w:szCs w:val="20"/>
                <w:lang w:val="pt-BR"/>
              </w:rPr>
              <w:t>Microcontrolador ESP32 (módulo ESP32-WROOM-32)</w:t>
            </w:r>
          </w:p>
        </w:tc>
        <w:tc>
          <w:tcPr>
            <w:tcW w:w="3200" w:type="dxa"/>
            <w:tcMar>
              <w:top w:w="70" w:type="dxa"/>
              <w:left w:w="90" w:type="dxa"/>
              <w:bottom w:w="70" w:type="dxa"/>
              <w:right w:w="90" w:type="dxa"/>
            </w:tcMar>
          </w:tcPr>
          <w:p w14:paraId="6F0C3762" w14:textId="77777777" w:rsidR="006B1E66" w:rsidRDefault="00CC3326">
            <w:r>
              <w:rPr>
                <w:sz w:val="20"/>
                <w:szCs w:val="20"/>
                <w:lang w:val="pt-BR"/>
              </w:rPr>
              <w:t xml:space="preserve">Mantém a sessão com o intermediário de mensagens, recebe o comando, gera o sinal de acionamento e publica a telemetria. </w:t>
            </w:r>
            <w:r>
              <w:rPr>
                <w:sz w:val="20"/>
                <w:szCs w:val="20"/>
              </w:rPr>
              <w:t>Alimentado pela própria porta de programação</w:t>
            </w:r>
          </w:p>
        </w:tc>
        <w:tc>
          <w:tcPr>
            <w:tcW w:w="3771" w:type="dxa"/>
            <w:tcMar>
              <w:top w:w="70" w:type="dxa"/>
              <w:left w:w="90" w:type="dxa"/>
              <w:bottom w:w="70" w:type="dxa"/>
              <w:right w:w="90" w:type="dxa"/>
            </w:tcMar>
          </w:tcPr>
          <w:p w14:paraId="42B59D64" w14:textId="77777777" w:rsidR="006B1E66" w:rsidRPr="000F5B8B" w:rsidRDefault="00CC3326">
            <w:pPr>
              <w:rPr>
                <w:lang w:val="pt-BR"/>
              </w:rPr>
            </w:pPr>
            <w:r>
              <w:rPr>
                <w:sz w:val="20"/>
                <w:szCs w:val="20"/>
                <w:lang w:val="pt-BR"/>
              </w:rPr>
              <w:t>Dois núcleos a 240 MHz, 520 KiB de memória interna, rádio Wi-Fi 2,4 GHz nativo, periférico de modulação por largura de pulso em hardware com resolução programável</w:t>
            </w:r>
          </w:p>
        </w:tc>
      </w:tr>
      <w:tr w:rsidR="006B1E66" w14:paraId="4F7D9576" w14:textId="77777777">
        <w:tc>
          <w:tcPr>
            <w:tcW w:w="2100" w:type="dxa"/>
            <w:tcMar>
              <w:top w:w="70" w:type="dxa"/>
              <w:left w:w="90" w:type="dxa"/>
              <w:bottom w:w="70" w:type="dxa"/>
              <w:right w:w="90" w:type="dxa"/>
            </w:tcMar>
          </w:tcPr>
          <w:p w14:paraId="3007B430" w14:textId="77777777" w:rsidR="006B1E66" w:rsidRPr="000F5B8B" w:rsidRDefault="00CC3326">
            <w:pPr>
              <w:rPr>
                <w:lang w:val="pt-BR"/>
              </w:rPr>
            </w:pPr>
            <w:r>
              <w:rPr>
                <w:sz w:val="20"/>
                <w:szCs w:val="20"/>
                <w:lang w:val="pt-BR"/>
              </w:rPr>
              <w:t>Segmento de fita de LED em 12 V</w:t>
            </w:r>
          </w:p>
        </w:tc>
        <w:tc>
          <w:tcPr>
            <w:tcW w:w="3200" w:type="dxa"/>
            <w:tcMar>
              <w:top w:w="70" w:type="dxa"/>
              <w:left w:w="90" w:type="dxa"/>
              <w:bottom w:w="70" w:type="dxa"/>
              <w:right w:w="90" w:type="dxa"/>
            </w:tcMar>
          </w:tcPr>
          <w:p w14:paraId="32986D54" w14:textId="77777777" w:rsidR="006B1E66" w:rsidRPr="000F5B8B" w:rsidRDefault="00CC3326">
            <w:pPr>
              <w:rPr>
                <w:lang w:val="pt-BR"/>
              </w:rPr>
            </w:pPr>
            <w:r>
              <w:rPr>
                <w:sz w:val="20"/>
                <w:szCs w:val="20"/>
                <w:lang w:val="pt-BR"/>
              </w:rPr>
              <w:t>Reproduz o ponto de luz da via</w:t>
            </w:r>
          </w:p>
        </w:tc>
        <w:tc>
          <w:tcPr>
            <w:tcW w:w="3771" w:type="dxa"/>
            <w:tcMar>
              <w:top w:w="70" w:type="dxa"/>
              <w:left w:w="90" w:type="dxa"/>
              <w:bottom w:w="70" w:type="dxa"/>
              <w:right w:w="90" w:type="dxa"/>
            </w:tcMar>
          </w:tcPr>
          <w:p w14:paraId="1CA70BD4" w14:textId="77777777" w:rsidR="006B1E66" w:rsidRDefault="00CC3326">
            <w:r>
              <w:rPr>
                <w:sz w:val="20"/>
                <w:szCs w:val="20"/>
                <w:lang w:val="pt-BR"/>
              </w:rPr>
              <w:t xml:space="preserve">Tipo 5050, sessenta emissores por metro, 14,4 W/m, ângulo de abertura de 120°, com resistores de limitação integrados e seccionamento a cada três emissores. </w:t>
            </w:r>
            <w:r>
              <w:rPr>
                <w:sz w:val="20"/>
                <w:szCs w:val="20"/>
              </w:rPr>
              <w:t>O comprimento do segmento é fixado por medição, conforme 3.4.2; na bancada, três emissores, com 6 cm e 0,86 W a ciclo de trabalho pleno</w:t>
            </w:r>
          </w:p>
        </w:tc>
      </w:tr>
      <w:tr w:rsidR="006B1E66" w:rsidRPr="00CE1B46" w14:paraId="5AE71229" w14:textId="77777777">
        <w:tc>
          <w:tcPr>
            <w:tcW w:w="2100" w:type="dxa"/>
            <w:tcMar>
              <w:top w:w="70" w:type="dxa"/>
              <w:left w:w="90" w:type="dxa"/>
              <w:bottom w:w="70" w:type="dxa"/>
              <w:right w:w="90" w:type="dxa"/>
            </w:tcMar>
          </w:tcPr>
          <w:p w14:paraId="1FDBBAB8" w14:textId="77777777" w:rsidR="006B1E66" w:rsidRPr="000F5B8B" w:rsidRDefault="00CC3326">
            <w:pPr>
              <w:rPr>
                <w:lang w:val="pt-BR"/>
              </w:rPr>
            </w:pPr>
            <w:r>
              <w:rPr>
                <w:sz w:val="20"/>
                <w:szCs w:val="20"/>
                <w:lang w:val="pt-BR"/>
              </w:rPr>
              <w:t>Módulo de acionamento com transistor de efeito de campo e entrada de modulação</w:t>
            </w:r>
          </w:p>
        </w:tc>
        <w:tc>
          <w:tcPr>
            <w:tcW w:w="3200" w:type="dxa"/>
            <w:tcMar>
              <w:top w:w="70" w:type="dxa"/>
              <w:left w:w="90" w:type="dxa"/>
              <w:bottom w:w="70" w:type="dxa"/>
              <w:right w:w="90" w:type="dxa"/>
            </w:tcMar>
          </w:tcPr>
          <w:p w14:paraId="4B96D912" w14:textId="77777777" w:rsidR="006B1E66" w:rsidRPr="000F5B8B" w:rsidRDefault="00CC3326">
            <w:pPr>
              <w:rPr>
                <w:lang w:val="pt-BR"/>
              </w:rPr>
            </w:pPr>
            <w:r>
              <w:rPr>
                <w:sz w:val="20"/>
                <w:szCs w:val="20"/>
                <w:lang w:val="pt-BR"/>
              </w:rPr>
              <w:t>Converte o sinal modulado do microcontrolador em variação do fluxo luminoso</w:t>
            </w:r>
          </w:p>
        </w:tc>
        <w:tc>
          <w:tcPr>
            <w:tcW w:w="3771" w:type="dxa"/>
            <w:tcMar>
              <w:top w:w="70" w:type="dxa"/>
              <w:left w:w="90" w:type="dxa"/>
              <w:bottom w:w="70" w:type="dxa"/>
              <w:right w:w="90" w:type="dxa"/>
            </w:tcMar>
          </w:tcPr>
          <w:p w14:paraId="7512522A" w14:textId="77777777" w:rsidR="006B1E66" w:rsidRPr="000F5B8B" w:rsidRDefault="00CC3326">
            <w:pPr>
              <w:rPr>
                <w:lang w:val="pt-BR"/>
              </w:rPr>
            </w:pPr>
            <w:r>
              <w:rPr>
                <w:sz w:val="20"/>
                <w:szCs w:val="20"/>
                <w:lang w:val="pt-BR"/>
              </w:rPr>
              <w:t>Faixa de nível lógico declarada a partir de 3,3 V, modulação admitida até 20 kHz, carga de 5 V a 30 V, com resistor de porta e proteção de porta já integrados e bornes a parafuso</w:t>
            </w:r>
          </w:p>
        </w:tc>
      </w:tr>
      <w:tr w:rsidR="006B1E66" w:rsidRPr="00CE1B46" w14:paraId="2A0C59BE" w14:textId="77777777">
        <w:tc>
          <w:tcPr>
            <w:tcW w:w="2100" w:type="dxa"/>
            <w:tcMar>
              <w:top w:w="70" w:type="dxa"/>
              <w:left w:w="90" w:type="dxa"/>
              <w:bottom w:w="70" w:type="dxa"/>
              <w:right w:w="90" w:type="dxa"/>
            </w:tcMar>
          </w:tcPr>
          <w:p w14:paraId="6DB0A74D" w14:textId="77777777" w:rsidR="006B1E66" w:rsidRDefault="00CC3326">
            <w:r>
              <w:rPr>
                <w:sz w:val="20"/>
                <w:szCs w:val="20"/>
              </w:rPr>
              <w:t>Sensor de iluminância BH1750FVI</w:t>
            </w:r>
          </w:p>
        </w:tc>
        <w:tc>
          <w:tcPr>
            <w:tcW w:w="3200" w:type="dxa"/>
            <w:tcMar>
              <w:top w:w="70" w:type="dxa"/>
              <w:left w:w="90" w:type="dxa"/>
              <w:bottom w:w="70" w:type="dxa"/>
              <w:right w:w="90" w:type="dxa"/>
            </w:tcMar>
          </w:tcPr>
          <w:p w14:paraId="2D0F3135" w14:textId="77777777" w:rsidR="006B1E66" w:rsidRPr="000F5B8B" w:rsidRDefault="00CC3326">
            <w:pPr>
              <w:rPr>
                <w:lang w:val="pt-BR"/>
              </w:rPr>
            </w:pPr>
            <w:r>
              <w:rPr>
                <w:sz w:val="20"/>
                <w:szCs w:val="20"/>
                <w:lang w:val="pt-BR"/>
              </w:rPr>
              <w:t>Mede a iluminância entregue no plano de medição e a publica continuamente</w:t>
            </w:r>
          </w:p>
        </w:tc>
        <w:tc>
          <w:tcPr>
            <w:tcW w:w="3771" w:type="dxa"/>
            <w:tcMar>
              <w:top w:w="70" w:type="dxa"/>
              <w:left w:w="90" w:type="dxa"/>
              <w:bottom w:w="70" w:type="dxa"/>
              <w:right w:w="90" w:type="dxa"/>
            </w:tcMar>
          </w:tcPr>
          <w:p w14:paraId="3ADF7806" w14:textId="77777777" w:rsidR="006B1E66" w:rsidRPr="000F5B8B" w:rsidRDefault="00CC3326">
            <w:pPr>
              <w:rPr>
                <w:lang w:val="pt-BR"/>
              </w:rPr>
            </w:pPr>
            <w:r>
              <w:rPr>
                <w:sz w:val="20"/>
                <w:szCs w:val="20"/>
                <w:lang w:val="pt-BR"/>
              </w:rPr>
              <w:t>Saída digital direta em lux por barramento I²C; faixa de 1 lx a 65.535 lx; resolução de 0,11 lx no modo de alta resolução 2 com o registrador de tempo de medição no valor máximo</w:t>
            </w:r>
          </w:p>
        </w:tc>
      </w:tr>
      <w:tr w:rsidR="006B1E66" w:rsidRPr="00CE1B46" w14:paraId="7F658743" w14:textId="77777777">
        <w:tc>
          <w:tcPr>
            <w:tcW w:w="2100" w:type="dxa"/>
            <w:tcMar>
              <w:top w:w="70" w:type="dxa"/>
              <w:left w:w="90" w:type="dxa"/>
              <w:bottom w:w="70" w:type="dxa"/>
              <w:right w:w="90" w:type="dxa"/>
            </w:tcMar>
          </w:tcPr>
          <w:p w14:paraId="36DBA684" w14:textId="77777777" w:rsidR="006B1E66" w:rsidRDefault="00CC3326">
            <w:r>
              <w:rPr>
                <w:sz w:val="20"/>
                <w:szCs w:val="20"/>
              </w:rPr>
              <w:t>Fonte de 12 V</w:t>
            </w:r>
          </w:p>
        </w:tc>
        <w:tc>
          <w:tcPr>
            <w:tcW w:w="3200" w:type="dxa"/>
            <w:tcMar>
              <w:top w:w="70" w:type="dxa"/>
              <w:left w:w="90" w:type="dxa"/>
              <w:bottom w:w="70" w:type="dxa"/>
              <w:right w:w="90" w:type="dxa"/>
            </w:tcMar>
          </w:tcPr>
          <w:p w14:paraId="238FDD49" w14:textId="77777777" w:rsidR="006B1E66" w:rsidRPr="000F5B8B" w:rsidRDefault="00CC3326">
            <w:pPr>
              <w:rPr>
                <w:lang w:val="pt-BR"/>
              </w:rPr>
            </w:pPr>
            <w:r>
              <w:rPr>
                <w:sz w:val="20"/>
                <w:szCs w:val="20"/>
                <w:lang w:val="pt-BR"/>
              </w:rPr>
              <w:t>Alimenta exclusivamente o ramo de iluminação, separado da alimentação do microcontrolador</w:t>
            </w:r>
          </w:p>
        </w:tc>
        <w:tc>
          <w:tcPr>
            <w:tcW w:w="3771" w:type="dxa"/>
            <w:tcMar>
              <w:top w:w="70" w:type="dxa"/>
              <w:left w:w="90" w:type="dxa"/>
              <w:bottom w:w="70" w:type="dxa"/>
              <w:right w:w="90" w:type="dxa"/>
            </w:tcMar>
          </w:tcPr>
          <w:p w14:paraId="6129105C" w14:textId="77777777" w:rsidR="006B1E66" w:rsidRPr="000F5B8B" w:rsidRDefault="00CC3326">
            <w:pPr>
              <w:rPr>
                <w:lang w:val="pt-BR"/>
              </w:rPr>
            </w:pPr>
            <w:r>
              <w:rPr>
                <w:sz w:val="20"/>
                <w:szCs w:val="20"/>
                <w:lang w:val="pt-BR"/>
              </w:rPr>
              <w:t>Fonte chaveada de 12 V e 2 A; consumo do segmento adotado inferior a 300 mA</w:t>
            </w:r>
          </w:p>
        </w:tc>
      </w:tr>
      <w:tr w:rsidR="006B1E66" w:rsidRPr="00CE1B46" w14:paraId="1D7146AF" w14:textId="77777777">
        <w:tc>
          <w:tcPr>
            <w:tcW w:w="2100" w:type="dxa"/>
            <w:tcMar>
              <w:top w:w="70" w:type="dxa"/>
              <w:left w:w="90" w:type="dxa"/>
              <w:bottom w:w="70" w:type="dxa"/>
              <w:right w:w="90" w:type="dxa"/>
            </w:tcMar>
          </w:tcPr>
          <w:p w14:paraId="7503207B" w14:textId="77777777" w:rsidR="006B1E66" w:rsidRDefault="00CC3326">
            <w:r>
              <w:rPr>
                <w:sz w:val="20"/>
                <w:szCs w:val="20"/>
              </w:rPr>
              <w:t>Anteparo de bancada</w:t>
            </w:r>
          </w:p>
        </w:tc>
        <w:tc>
          <w:tcPr>
            <w:tcW w:w="3200" w:type="dxa"/>
            <w:tcMar>
              <w:top w:w="70" w:type="dxa"/>
              <w:left w:w="90" w:type="dxa"/>
              <w:bottom w:w="70" w:type="dxa"/>
              <w:right w:w="90" w:type="dxa"/>
            </w:tcMar>
          </w:tcPr>
          <w:p w14:paraId="1401F45D" w14:textId="77777777" w:rsidR="006B1E66" w:rsidRPr="000F5B8B" w:rsidRDefault="00CC3326">
            <w:pPr>
              <w:rPr>
                <w:lang w:val="pt-BR"/>
              </w:rPr>
            </w:pPr>
            <w:r>
              <w:rPr>
                <w:sz w:val="20"/>
                <w:szCs w:val="20"/>
                <w:lang w:val="pt-BR"/>
              </w:rPr>
              <w:t>Isola o plano de medição da luz ambiente do recinto e delimita a cena observada pela plateia</w:t>
            </w:r>
          </w:p>
        </w:tc>
        <w:tc>
          <w:tcPr>
            <w:tcW w:w="3771" w:type="dxa"/>
            <w:tcMar>
              <w:top w:w="70" w:type="dxa"/>
              <w:left w:w="90" w:type="dxa"/>
              <w:bottom w:w="70" w:type="dxa"/>
              <w:right w:w="90" w:type="dxa"/>
            </w:tcMar>
          </w:tcPr>
          <w:p w14:paraId="2A0859FF" w14:textId="77777777" w:rsidR="006B1E66" w:rsidRPr="000F5B8B" w:rsidRDefault="00CC3326">
            <w:pPr>
              <w:rPr>
                <w:lang w:val="pt-BR"/>
              </w:rPr>
            </w:pPr>
            <w:r>
              <w:rPr>
                <w:sz w:val="20"/>
                <w:szCs w:val="20"/>
                <w:lang w:val="pt-BR"/>
              </w:rPr>
              <w:t xml:space="preserve">Estrutura opaca de face interna fosca, com a luminária em uma extremidade e o plano de medição na outra; </w:t>
            </w:r>
            <w:r>
              <w:rPr>
                <w:sz w:val="20"/>
                <w:szCs w:val="20"/>
                <w:lang w:val="pt-BR"/>
              </w:rPr>
              <w:t xml:space="preserve">caixa de polipropileno preto fosco de 43,7 cm × 31 cm × 24 cm, sem forro, com o segmento e o sensor nas paredes menores, opostas, a 0,437 m um do outro, e difusor de papel diante do segmento</w:t>
            </w:r>
          </w:p>
        </w:tc>
      </w:tr>
    </w:tbl>
    <w:p w14:paraId="1DB16026" w14:textId="77777777" w:rsidR="006B1E66" w:rsidRPr="000F5B8B" w:rsidRDefault="00CC3326">
      <w:pPr>
        <w:spacing w:before="130" w:after="260"/>
        <w:rPr>
          <w:lang w:val="pt-BR"/>
        </w:rPr>
      </w:pPr>
      <w:r>
        <w:rPr>
          <w:sz w:val="20"/>
          <w:szCs w:val="20"/>
          <w:lang w:val="pt-BR"/>
        </w:rPr>
        <w:t>Fonte: Elaborado pelos autores (2026).</w:t>
      </w:r>
    </w:p>
    <w:p w14:paraId="38C24A9A" w14:textId="77777777" w:rsidR="006B1E66" w:rsidRPr="000F5B8B" w:rsidRDefault="00CC3326">
      <w:pPr>
        <w:spacing w:after="120" w:line="360" w:lineRule="auto"/>
        <w:ind w:firstLine="709"/>
        <w:jc w:val="both"/>
        <w:rPr>
          <w:lang w:val="pt-BR"/>
        </w:rPr>
      </w:pPr>
      <w:r>
        <w:rPr>
          <w:lang w:val="pt-BR"/>
        </w:rPr>
        <w:t>Todos os elementos são componentes de prateleira, de custo desprezível diante de qualquer ativo urbano, e esse fato integra o argumento: demonstrar o vínculo entre observação urbana e atuação luminosa não requer investimento significativo, o que é coerente com a tese de que o que falta ao município não é equipamento.</w:t>
      </w:r>
    </w:p>
    <w:p w14:paraId="10B4C3A6" w14:textId="77777777" w:rsidR="00847C0D" w:rsidRDefault="00CC3326">
      <w:pPr>
        <w:spacing w:after="120" w:line="360" w:lineRule="auto"/>
        <w:ind w:firstLine="709"/>
        <w:jc w:val="both"/>
      </w:pPr>
      <w:r>
        <w:rPr>
          <w:lang w:val="pt-BR"/>
        </w:rPr>
        <w:t xml:space="preserve">O comportamento do firmware é </w:t>
      </w:r>
      <w:r>
        <w:rPr>
          <w:lang w:val="pt-BR"/>
        </w:rPr>
        <w:t xml:space="preserve">fixado por cinco regras</w:t>
      </w:r>
      <w:r>
        <w:rPr>
          <w:lang w:val="pt-BR"/>
        </w:rPr>
        <w:t xml:space="preserve">. Ao ser energizado, o nó aplica o nível pleno e nele permanece até receber o primeiro comando, de modo que nunca parte apagado. O nível recebido é convertido em ciclo de trabalho pela tabela de calibração descrita em 3.4.4. </w:t>
      </w:r>
      <w:r>
        <w:rPr>
          <w:lang w:val="pt-BR"/>
        </w:rPr>
        <w:t xml:space="preserve">O comando traz o nível-alvo, a validade, o piso e a taxa máxima de decréscimo da classe; o nó sobe ao alvo na hora e desce até ele em rampa, um passo a cada 5 s, sem ultrapassar a taxa nem ficar abaixo do piso recebidos, que funcionam como segunda barreira à da camada de verificação (3.7). Vencida a validade sem comando novo, o nó assume o nível pleno, conforme o RNF07; a validade acompanha a do volume que sustenta a decisão, de no máximo 15 min (3.5.2).</w:t>
      </w:r>
      <w:r>
        <w:rPr>
          <w:lang w:val="pt-BR"/>
        </w:rPr>
        <w:t xml:space="preserve"> Por fim, a configuração de rede e a credencial do dispositivo residem em arquivo próprio do nó, mantido fora do repositório de código.</w:t>
      </w:r>
    </w:p>
    <w:p w14:paraId="01C278A5" w14:textId="77777777" w:rsidR="00E01C3A" w:rsidRDefault="00CC3326">
      <w:pPr>
        <w:pStyle w:val="Heading3"/>
        <w:spacing w:before="320" w:after="200" w:line="360" w:lineRule="auto"/>
        <w:rPr>
          <w:lang w:val="pt-BR"/>
        </w:rPr>
      </w:pPr>
      <w:bookmarkStart w:id="29" w:name="_Toc241792021"/>
      <w:r>
        <w:rPr>
          <w:lang w:val="pt-BR"/>
        </w:rPr>
        <w:t>3.4.1 Critérios de seleção e alternativas preteridas</w:t>
      </w:r>
      <w:bookmarkEnd w:id="29"/>
    </w:p>
    <w:p w14:paraId="1C9B1468" w14:textId="77777777" w:rsidR="006B1E66" w:rsidRPr="000F5B8B" w:rsidRDefault="00CC3326">
      <w:pPr>
        <w:spacing w:after="240" w:line="360" w:lineRule="auto"/>
        <w:ind w:firstLine="709"/>
        <w:jc w:val="both"/>
        <w:rPr>
          <w:lang w:val="pt-BR"/>
        </w:rPr>
      </w:pPr>
      <w:r>
        <w:rPr>
          <w:lang w:val="pt-BR"/>
        </w:rPr>
        <w:t xml:space="preserve">Cada elemento foi selecionado contra alternativas efetivamente disponíveis, </w:t>
      </w:r>
      <w:r>
        <w:rPr>
          <w:lang w:val="pt-BR"/>
        </w:rPr>
        <w:t xml:space="preserve">segundo três critérios declarados previamente:</w:t>
      </w:r>
      <w:r>
        <w:rPr>
          <w:lang w:val="pt-BR"/>
        </w:rPr>
        <w:t xml:space="preserve"> aderência funcional ao requisito que o elemento precisa satisfazer; possibilidade de verificação independente da especificação em documentação do fabricante; e economia de montagem, entendida como o menor número de peças e de operações capaz de satisfazer o requisito. O Quadro 5 sintetiza as decisões, e os parágrafos seguintes expõem a razão determinante de cada uma.</w:t>
      </w:r>
    </w:p>
    <w:p w14:paraId="046A91AF" w14:textId="77777777" w:rsidR="006B1E66" w:rsidRPr="000F5B8B" w:rsidRDefault="00CC3326">
      <w:pPr>
        <w:keepNext/>
        <w:spacing w:before="260" w:after="130"/>
        <w:rPr>
          <w:lang w:val="pt-BR"/>
        </w:rPr>
      </w:pPr>
      <w:r>
        <w:rPr>
          <w:sz w:val="20"/>
          <w:szCs w:val="20"/>
          <w:lang w:val="pt-BR"/>
        </w:rPr>
        <w:t>Quadro 5 – Alternativas consideradas e razão da escolha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0"/>
        <w:gridCol w:w="1733"/>
        <w:gridCol w:w="1935"/>
        <w:gridCol w:w="3853"/>
      </w:tblGrid>
      <w:tr w:rsidR="006B1E66" w14:paraId="1B0CE4DF" w14:textId="77777777">
        <w:trPr>
          <w:tblHeader/>
        </w:trPr>
        <w:tc>
          <w:tcPr>
            <w:tcW w:w="1450" w:type="dxa"/>
            <w:shd w:val="clear" w:color="auto" w:fill="EDEDED"/>
            <w:tcMar>
              <w:top w:w="60" w:type="dxa"/>
              <w:left w:w="80" w:type="dxa"/>
              <w:bottom w:w="60" w:type="dxa"/>
              <w:right w:w="80" w:type="dxa"/>
            </w:tcMar>
          </w:tcPr>
          <w:p w14:paraId="07639E06" w14:textId="77777777" w:rsidR="006B1E66" w:rsidRDefault="00CC3326">
            <w:r>
              <w:rPr>
                <w:b/>
                <w:bCs/>
                <w:sz w:val="20"/>
                <w:szCs w:val="20"/>
              </w:rPr>
              <w:t>Função no nó</w:t>
            </w:r>
          </w:p>
        </w:tc>
        <w:tc>
          <w:tcPr>
            <w:tcW w:w="1750" w:type="dxa"/>
            <w:shd w:val="clear" w:color="auto" w:fill="EDEDED"/>
            <w:tcMar>
              <w:top w:w="60" w:type="dxa"/>
              <w:left w:w="80" w:type="dxa"/>
              <w:bottom w:w="60" w:type="dxa"/>
              <w:right w:w="80" w:type="dxa"/>
            </w:tcMar>
          </w:tcPr>
          <w:p w14:paraId="13B20F8B" w14:textId="77777777" w:rsidR="006B1E66" w:rsidRDefault="00CC3326">
            <w:r>
              <w:rPr>
                <w:b/>
                <w:bCs/>
                <w:sz w:val="20"/>
                <w:szCs w:val="20"/>
              </w:rPr>
              <w:t>Solução adotada</w:t>
            </w:r>
          </w:p>
        </w:tc>
        <w:tc>
          <w:tcPr>
            <w:tcW w:w="1950" w:type="dxa"/>
            <w:shd w:val="clear" w:color="auto" w:fill="EDEDED"/>
            <w:tcMar>
              <w:top w:w="60" w:type="dxa"/>
              <w:left w:w="80" w:type="dxa"/>
              <w:bottom w:w="60" w:type="dxa"/>
              <w:right w:w="80" w:type="dxa"/>
            </w:tcMar>
          </w:tcPr>
          <w:p w14:paraId="310B064A" w14:textId="77777777" w:rsidR="006B1E66" w:rsidRDefault="00CC3326">
            <w:r>
              <w:rPr>
                <w:b/>
                <w:bCs/>
                <w:sz w:val="20"/>
                <w:szCs w:val="20"/>
              </w:rPr>
              <w:t>Alternativas preteridas</w:t>
            </w:r>
          </w:p>
        </w:tc>
        <w:tc>
          <w:tcPr>
            <w:tcW w:w="3921" w:type="dxa"/>
            <w:shd w:val="clear" w:color="auto" w:fill="EDEDED"/>
            <w:tcMar>
              <w:top w:w="60" w:type="dxa"/>
              <w:left w:w="80" w:type="dxa"/>
              <w:bottom w:w="60" w:type="dxa"/>
              <w:right w:w="80" w:type="dxa"/>
            </w:tcMar>
          </w:tcPr>
          <w:p w14:paraId="0EFD009B" w14:textId="77777777" w:rsidR="006B1E66" w:rsidRDefault="00CC3326">
            <w:r>
              <w:rPr>
                <w:b/>
                <w:bCs/>
                <w:sz w:val="20"/>
                <w:szCs w:val="20"/>
              </w:rPr>
              <w:t>Razão determinante da escolha</w:t>
            </w:r>
          </w:p>
        </w:tc>
      </w:tr>
      <w:tr w:rsidR="006B1E66" w:rsidRPr="00CE1B46" w14:paraId="67089A38" w14:textId="77777777">
        <w:tc>
          <w:tcPr>
            <w:tcW w:w="1450" w:type="dxa"/>
            <w:tcMar>
              <w:top w:w="60" w:type="dxa"/>
              <w:left w:w="80" w:type="dxa"/>
              <w:bottom w:w="60" w:type="dxa"/>
              <w:right w:w="80" w:type="dxa"/>
            </w:tcMar>
          </w:tcPr>
          <w:p w14:paraId="58B4F914" w14:textId="77777777" w:rsidR="006B1E66" w:rsidRDefault="00CC3326">
            <w:r>
              <w:rPr>
                <w:sz w:val="20"/>
                <w:szCs w:val="20"/>
              </w:rPr>
              <w:t>Processamento e comunicação</w:t>
            </w:r>
          </w:p>
        </w:tc>
        <w:tc>
          <w:tcPr>
            <w:tcW w:w="1750" w:type="dxa"/>
            <w:tcMar>
              <w:top w:w="60" w:type="dxa"/>
              <w:left w:w="80" w:type="dxa"/>
              <w:bottom w:w="60" w:type="dxa"/>
              <w:right w:w="80" w:type="dxa"/>
            </w:tcMar>
          </w:tcPr>
          <w:p w14:paraId="31C46BB4" w14:textId="77777777" w:rsidR="006B1E66" w:rsidRDefault="00CC3326">
            <w:r>
              <w:rPr>
                <w:sz w:val="20"/>
                <w:szCs w:val="20"/>
              </w:rPr>
              <w:t>ESP32</w:t>
            </w:r>
          </w:p>
        </w:tc>
        <w:tc>
          <w:tcPr>
            <w:tcW w:w="1950" w:type="dxa"/>
            <w:tcMar>
              <w:top w:w="60" w:type="dxa"/>
              <w:left w:w="80" w:type="dxa"/>
              <w:bottom w:w="60" w:type="dxa"/>
              <w:right w:w="80" w:type="dxa"/>
            </w:tcMar>
          </w:tcPr>
          <w:p w14:paraId="5764A065" w14:textId="77777777" w:rsidR="006B1E66" w:rsidRPr="000F5B8B" w:rsidRDefault="00CC3326">
            <w:pPr>
              <w:rPr>
                <w:lang w:val="pt-BR"/>
              </w:rPr>
            </w:pPr>
            <w:r>
              <w:rPr>
                <w:sz w:val="20"/>
                <w:szCs w:val="20"/>
                <w:lang w:val="pt-BR"/>
              </w:rPr>
              <w:t>Arduino Uno ou Nano; ESP8266; Raspberry Pi Pico W; computador de placa única com sistema operacional</w:t>
            </w:r>
          </w:p>
        </w:tc>
        <w:tc>
          <w:tcPr>
            <w:tcW w:w="3921" w:type="dxa"/>
            <w:tcMar>
              <w:top w:w="60" w:type="dxa"/>
              <w:left w:w="80" w:type="dxa"/>
              <w:bottom w:w="60" w:type="dxa"/>
              <w:right w:w="80" w:type="dxa"/>
            </w:tcMar>
          </w:tcPr>
          <w:p w14:paraId="4A6A31E2" w14:textId="77777777" w:rsidR="006B1E66" w:rsidRPr="000F5B8B" w:rsidRDefault="00CC3326">
            <w:pPr>
              <w:rPr>
                <w:lang w:val="pt-BR"/>
              </w:rPr>
            </w:pPr>
            <w:r>
              <w:rPr>
                <w:sz w:val="20"/>
                <w:szCs w:val="20"/>
                <w:lang w:val="pt-BR"/>
              </w:rPr>
              <w:t xml:space="preserve">O Arduino não possui rádio e não comporta sessão segura em 2 KiB de memória. </w:t>
            </w:r>
            <w:r>
              <w:rPr>
                <w:sz w:val="20"/>
                <w:szCs w:val="20"/>
                <w:lang w:val="pt-BR"/>
              </w:rPr>
              <w:t xml:space="preserve">O ESP8266 comporta o enlace, mas sua modulação por largura de pulso é feita por software, e não por periférico dedicado. O Pico W é tecnicamente adequado, e a escolha entre ele e o ESP32 não é determinante para o resultado.</w:t>
            </w:r>
            <w:r>
              <w:rPr>
                <w:sz w:val="20"/>
                <w:szCs w:val="20"/>
                <w:lang w:val="pt-BR"/>
              </w:rPr>
              <w:t xml:space="preserve"> O computador de placa única é rejeitado </w:t>
            </w:r>
            <w:r>
              <w:rPr>
                <w:sz w:val="20"/>
                <w:szCs w:val="20"/>
                <w:lang w:val="pt-BR"/>
              </w:rPr>
              <w:t>por razão arquitetural, não por capacidade</w:t>
            </w:r>
          </w:p>
        </w:tc>
      </w:tr>
      <w:tr w:rsidR="006B1E66" w:rsidRPr="00CE1B46" w14:paraId="60203D8C" w14:textId="77777777">
        <w:tc>
          <w:tcPr>
            <w:tcW w:w="1450" w:type="dxa"/>
            <w:tcMar>
              <w:top w:w="60" w:type="dxa"/>
              <w:left w:w="80" w:type="dxa"/>
              <w:bottom w:w="60" w:type="dxa"/>
              <w:right w:w="80" w:type="dxa"/>
            </w:tcMar>
          </w:tcPr>
          <w:p w14:paraId="50113E7E" w14:textId="77777777" w:rsidR="006B1E66" w:rsidRPr="000F5B8B" w:rsidRDefault="00CC3326">
            <w:pPr>
              <w:rPr>
                <w:lang w:val="pt-BR"/>
              </w:rPr>
            </w:pPr>
            <w:r>
              <w:rPr>
                <w:sz w:val="20"/>
                <w:szCs w:val="20"/>
                <w:lang w:val="pt-BR"/>
              </w:rPr>
              <w:t>Acionamento do módulo de luz</w:t>
            </w:r>
          </w:p>
        </w:tc>
        <w:tc>
          <w:tcPr>
            <w:tcW w:w="1750" w:type="dxa"/>
            <w:tcMar>
              <w:top w:w="60" w:type="dxa"/>
              <w:left w:w="80" w:type="dxa"/>
              <w:bottom w:w="60" w:type="dxa"/>
              <w:right w:w="80" w:type="dxa"/>
            </w:tcMar>
          </w:tcPr>
          <w:p w14:paraId="4097540C" w14:textId="77777777" w:rsidR="006B1E66" w:rsidRPr="000F5B8B" w:rsidRDefault="00CC3326">
            <w:pPr>
              <w:rPr>
                <w:lang w:val="pt-BR"/>
              </w:rPr>
            </w:pPr>
            <w:r>
              <w:rPr>
                <w:sz w:val="20"/>
                <w:szCs w:val="20"/>
                <w:lang w:val="pt-BR"/>
              </w:rPr>
              <w:t>Módulo com transistor de efeito de campo e entrada de modulação, declarado para nível lógico a partir de 3,3 V</w:t>
            </w:r>
          </w:p>
        </w:tc>
        <w:tc>
          <w:tcPr>
            <w:tcW w:w="1950" w:type="dxa"/>
            <w:tcMar>
              <w:top w:w="60" w:type="dxa"/>
              <w:left w:w="80" w:type="dxa"/>
              <w:bottom w:w="60" w:type="dxa"/>
              <w:right w:w="80" w:type="dxa"/>
            </w:tcMar>
          </w:tcPr>
          <w:p w14:paraId="088015E6" w14:textId="77777777" w:rsidR="006B1E66" w:rsidRPr="000F5B8B" w:rsidRDefault="00CC3326">
            <w:pPr>
              <w:rPr>
                <w:lang w:val="pt-BR"/>
              </w:rPr>
            </w:pPr>
            <w:r>
              <w:rPr>
                <w:sz w:val="20"/>
                <w:szCs w:val="20"/>
                <w:lang w:val="pt-BR"/>
              </w:rPr>
              <w:t>Módulo baseado no IRF520; transistor discreto montado com resistores de porta; regulador de corrente constante; dimerização por ângulo de condução em tensão de rede</w:t>
            </w:r>
          </w:p>
        </w:tc>
        <w:tc>
          <w:tcPr>
            <w:tcW w:w="3921" w:type="dxa"/>
            <w:tcMar>
              <w:top w:w="60" w:type="dxa"/>
              <w:left w:w="80" w:type="dxa"/>
              <w:bottom w:w="60" w:type="dxa"/>
              <w:right w:w="80" w:type="dxa"/>
            </w:tcMar>
          </w:tcPr>
          <w:p w14:paraId="34D4BB3F" w14:textId="77777777" w:rsidR="006B1E66" w:rsidRPr="000F5B8B" w:rsidRDefault="00CC3326">
            <w:pPr>
              <w:rPr>
                <w:lang w:val="pt-BR"/>
              </w:rPr>
            </w:pPr>
            <w:r>
              <w:rPr>
                <w:sz w:val="20"/>
                <w:szCs w:val="20"/>
                <w:lang w:val="pt-BR"/>
              </w:rPr>
              <w:t xml:space="preserve">O módulo adotado traz resistor de porta, polarização e proteção já integrados, com bornes a parafuso, e sua faixa de nível lógico declarada abrange os 3,3 V do microcontrolador.</w:t>
            </w:r>
            <w:r>
              <w:rPr>
                <w:sz w:val="20"/>
                <w:szCs w:val="20"/>
                <w:lang w:val="pt-BR"/>
              </w:rPr>
              <w:t xml:space="preserve"> A dimerização em tensão de rede expõe a bancada a 127 V sem ganho</w:t>
            </w:r>
          </w:p>
        </w:tc>
      </w:tr>
      <w:tr w:rsidR="006B1E66" w:rsidRPr="00CE1B46" w14:paraId="6861526D" w14:textId="77777777">
        <w:tc>
          <w:tcPr>
            <w:tcW w:w="1450" w:type="dxa"/>
            <w:tcMar>
              <w:top w:w="60" w:type="dxa"/>
              <w:left w:w="80" w:type="dxa"/>
              <w:bottom w:w="60" w:type="dxa"/>
              <w:right w:w="80" w:type="dxa"/>
            </w:tcMar>
          </w:tcPr>
          <w:p w14:paraId="4FE5FFA5" w14:textId="77777777" w:rsidR="006B1E66" w:rsidRDefault="00CC3326">
            <w:r>
              <w:rPr>
                <w:sz w:val="20"/>
                <w:szCs w:val="20"/>
              </w:rPr>
              <w:t>Fonte de luz</w:t>
            </w:r>
          </w:p>
        </w:tc>
        <w:tc>
          <w:tcPr>
            <w:tcW w:w="1750" w:type="dxa"/>
            <w:tcMar>
              <w:top w:w="60" w:type="dxa"/>
              <w:left w:w="80" w:type="dxa"/>
              <w:bottom w:w="60" w:type="dxa"/>
              <w:right w:w="80" w:type="dxa"/>
            </w:tcMar>
          </w:tcPr>
          <w:p w14:paraId="458D4A56" w14:textId="77777777" w:rsidR="006B1E66" w:rsidRPr="000F5B8B" w:rsidRDefault="00CC3326">
            <w:pPr>
              <w:rPr>
                <w:lang w:val="pt-BR"/>
              </w:rPr>
            </w:pPr>
            <w:r>
              <w:rPr>
                <w:sz w:val="20"/>
                <w:szCs w:val="20"/>
                <w:lang w:val="pt-BR"/>
              </w:rPr>
              <w:t>Segmento curto de fita de LED em 12 V</w:t>
            </w:r>
          </w:p>
        </w:tc>
        <w:tc>
          <w:tcPr>
            <w:tcW w:w="1950" w:type="dxa"/>
            <w:tcMar>
              <w:top w:w="60" w:type="dxa"/>
              <w:left w:w="80" w:type="dxa"/>
              <w:bottom w:w="60" w:type="dxa"/>
              <w:right w:w="80" w:type="dxa"/>
            </w:tcMar>
          </w:tcPr>
          <w:p w14:paraId="5869A693" w14:textId="77777777" w:rsidR="006B1E66" w:rsidRPr="000F5B8B" w:rsidRDefault="00CC3326">
            <w:pPr>
              <w:rPr>
                <w:lang w:val="pt-BR"/>
              </w:rPr>
            </w:pPr>
            <w:r>
              <w:rPr>
                <w:sz w:val="20"/>
                <w:szCs w:val="20"/>
                <w:lang w:val="pt-BR"/>
              </w:rPr>
              <w:t>Emissor de potência em base metálica com resistor de lastro; refletor de estado sólido em 12 V de corrente contínua; luminária viária comercial; lâmpada incandescente com dimerizador</w:t>
            </w:r>
          </w:p>
        </w:tc>
        <w:tc>
          <w:tcPr>
            <w:tcW w:w="3921" w:type="dxa"/>
            <w:tcMar>
              <w:top w:w="60" w:type="dxa"/>
              <w:left w:w="80" w:type="dxa"/>
              <w:bottom w:w="60" w:type="dxa"/>
              <w:right w:w="80" w:type="dxa"/>
            </w:tcMar>
          </w:tcPr>
          <w:p w14:paraId="68282D5E" w14:textId="77777777" w:rsidR="006B1E66" w:rsidRPr="000F5B8B" w:rsidRDefault="00CC3326">
            <w:pPr>
              <w:rPr>
                <w:lang w:val="pt-BR"/>
              </w:rPr>
            </w:pPr>
            <w:r>
              <w:rPr>
                <w:sz w:val="20"/>
                <w:szCs w:val="20"/>
                <w:lang w:val="pt-BR"/>
              </w:rPr>
              <w:t xml:space="preserve">A fita traz resistores de limitação integrados, o que elimina o cálculo e a dissipação do lastro, dispensa base metálica e reduz a montagem a dois condutores. A objeção usual à fita — a de ser fonte extensa — aplica-se ao rolo, não ao segmento: seis centímetros a 0,44 m subtendem cerca de oito graus, a uma distância superior a sete vezes o comprimento da fonte, e comportam-se como fonte pontual para efeito do cálculo. </w:t>
            </w:r>
            <w:r>
              <w:rPr>
                <w:sz w:val="20"/>
                <w:szCs w:val="20"/>
                <w:lang w:val="pt-BR"/>
              </w:rPr>
              <w:t xml:space="preserve">O refletor de 12 V e a luminária viária têm fluxo muito superior ao necessário para obter 10 lux a menos de meio metro. A lâmpada incandescente não representa a tecnologia instalada no município</w:t>
            </w:r>
          </w:p>
        </w:tc>
      </w:tr>
      <w:tr w:rsidR="006B1E66" w:rsidRPr="00CE1B46" w14:paraId="5A97AB54" w14:textId="77777777">
        <w:tc>
          <w:tcPr>
            <w:tcW w:w="1450" w:type="dxa"/>
            <w:tcMar>
              <w:top w:w="60" w:type="dxa"/>
              <w:left w:w="80" w:type="dxa"/>
              <w:bottom w:w="60" w:type="dxa"/>
              <w:right w:w="80" w:type="dxa"/>
            </w:tcMar>
          </w:tcPr>
          <w:p w14:paraId="78A41349" w14:textId="77777777" w:rsidR="006B1E66" w:rsidRDefault="00CC3326">
            <w:r>
              <w:rPr>
                <w:sz w:val="20"/>
                <w:szCs w:val="20"/>
              </w:rPr>
              <w:t>Medição da iluminância</w:t>
            </w:r>
          </w:p>
        </w:tc>
        <w:tc>
          <w:tcPr>
            <w:tcW w:w="1750" w:type="dxa"/>
            <w:tcMar>
              <w:top w:w="60" w:type="dxa"/>
              <w:left w:w="80" w:type="dxa"/>
              <w:bottom w:w="60" w:type="dxa"/>
              <w:right w:w="80" w:type="dxa"/>
            </w:tcMar>
          </w:tcPr>
          <w:p w14:paraId="4984C2BE" w14:textId="77777777" w:rsidR="006B1E66" w:rsidRPr="000F5B8B" w:rsidRDefault="00CC3326">
            <w:pPr>
              <w:rPr>
                <w:lang w:val="pt-BR"/>
              </w:rPr>
            </w:pPr>
            <w:r>
              <w:rPr>
                <w:sz w:val="20"/>
                <w:szCs w:val="20"/>
                <w:lang w:val="pt-BR"/>
              </w:rPr>
              <w:t>Sensor digital de iluminância BH1750FVI</w:t>
            </w:r>
          </w:p>
        </w:tc>
        <w:tc>
          <w:tcPr>
            <w:tcW w:w="1950" w:type="dxa"/>
            <w:tcMar>
              <w:top w:w="60" w:type="dxa"/>
              <w:left w:w="80" w:type="dxa"/>
              <w:bottom w:w="60" w:type="dxa"/>
              <w:right w:w="80" w:type="dxa"/>
            </w:tcMar>
          </w:tcPr>
          <w:p w14:paraId="052FCA2B" w14:textId="77777777" w:rsidR="006B1E66" w:rsidRPr="000F5B8B" w:rsidRDefault="00CC3326">
            <w:pPr>
              <w:rPr>
                <w:lang w:val="pt-BR"/>
              </w:rPr>
            </w:pPr>
            <w:r>
              <w:rPr>
                <w:sz w:val="20"/>
                <w:szCs w:val="20"/>
                <w:lang w:val="pt-BR"/>
              </w:rPr>
              <w:t>Fotorresistor; luxímetro portátil de baixo custo empregado como sensor do nó</w:t>
            </w:r>
          </w:p>
        </w:tc>
        <w:tc>
          <w:tcPr>
            <w:tcW w:w="3921" w:type="dxa"/>
            <w:tcMar>
              <w:top w:w="60" w:type="dxa"/>
              <w:left w:w="80" w:type="dxa"/>
              <w:bottom w:w="60" w:type="dxa"/>
              <w:right w:w="80" w:type="dxa"/>
            </w:tcMar>
          </w:tcPr>
          <w:p w14:paraId="156B909E" w14:textId="77777777" w:rsidR="006B1E66" w:rsidRPr="000F5B8B" w:rsidRDefault="00CC3326">
            <w:pPr>
              <w:rPr>
                <w:lang w:val="pt-BR"/>
              </w:rPr>
            </w:pPr>
            <w:r>
              <w:rPr>
                <w:sz w:val="20"/>
                <w:szCs w:val="20"/>
                <w:lang w:val="pt-BR"/>
              </w:rPr>
              <w:t xml:space="preserve">O fotorresistor entrega resistência, </w:t>
            </w:r>
            <w:r>
              <w:rPr>
                <w:sz w:val="20"/>
                <w:szCs w:val="20"/>
                <w:lang w:val="pt-BR"/>
              </w:rPr>
              <w:t xml:space="preserve">não iluminância; qualquer</w:t>
            </w:r>
            <w:r>
              <w:rPr>
                <w:sz w:val="20"/>
                <w:szCs w:val="20"/>
                <w:lang w:val="pt-BR"/>
              </w:rPr>
              <w:t xml:space="preserve"> valor em lux dele extraído seria uma curva ajustada pelos próprios autores, e o trabalho passaria a reportar a própria calibração em lugar de uma iluminância. O luxímetro portátil não dispõe de saída digital e não pode compor a telemetria</w:t>
            </w:r>
          </w:p>
        </w:tc>
      </w:tr>
      <w:tr w:rsidR="006B1E66" w:rsidRPr="00CE1B46" w14:paraId="4C659D1E" w14:textId="77777777">
        <w:tc>
          <w:tcPr>
            <w:tcW w:w="1450" w:type="dxa"/>
            <w:tcMar>
              <w:top w:w="60" w:type="dxa"/>
              <w:left w:w="80" w:type="dxa"/>
              <w:bottom w:w="60" w:type="dxa"/>
              <w:right w:w="80" w:type="dxa"/>
            </w:tcMar>
          </w:tcPr>
          <w:p w14:paraId="07949C9F" w14:textId="77777777" w:rsidR="006B1E66" w:rsidRDefault="00CC3326">
            <w:r>
              <w:rPr>
                <w:sz w:val="20"/>
                <w:szCs w:val="20"/>
              </w:rPr>
              <w:t>Transporte da mensagem</w:t>
            </w:r>
          </w:p>
        </w:tc>
        <w:tc>
          <w:tcPr>
            <w:tcW w:w="1750" w:type="dxa"/>
            <w:tcMar>
              <w:top w:w="60" w:type="dxa"/>
              <w:left w:w="80" w:type="dxa"/>
              <w:bottom w:w="60" w:type="dxa"/>
              <w:right w:w="80" w:type="dxa"/>
            </w:tcMar>
          </w:tcPr>
          <w:p w14:paraId="6B4930D6" w14:textId="77777777" w:rsidR="006B1E66" w:rsidRPr="000F5B8B" w:rsidRDefault="00CC3326">
            <w:pPr>
              <w:rPr>
                <w:lang w:val="pt-BR"/>
              </w:rPr>
            </w:pPr>
            <w:r>
              <w:rPr>
                <w:sz w:val="20"/>
                <w:szCs w:val="20"/>
                <w:lang w:val="pt-BR"/>
              </w:rPr>
              <w:t>Wi-Fi com protocolo MQTT</w:t>
            </w:r>
          </w:p>
        </w:tc>
        <w:tc>
          <w:tcPr>
            <w:tcW w:w="1950" w:type="dxa"/>
            <w:tcMar>
              <w:top w:w="60" w:type="dxa"/>
              <w:left w:w="80" w:type="dxa"/>
              <w:bottom w:w="60" w:type="dxa"/>
              <w:right w:w="80" w:type="dxa"/>
            </w:tcMar>
          </w:tcPr>
          <w:p w14:paraId="71E380F8" w14:textId="77777777" w:rsidR="006B1E66" w:rsidRDefault="00CC3326">
            <w:r>
              <w:rPr>
                <w:sz w:val="20"/>
                <w:szCs w:val="20"/>
              </w:rPr>
              <w:t>LoRaWAN; NB-IoT; Zigbee</w:t>
            </w:r>
          </w:p>
        </w:tc>
        <w:tc>
          <w:tcPr>
            <w:tcW w:w="3921" w:type="dxa"/>
            <w:tcMar>
              <w:top w:w="60" w:type="dxa"/>
              <w:left w:w="80" w:type="dxa"/>
              <w:bottom w:w="60" w:type="dxa"/>
              <w:right w:w="80" w:type="dxa"/>
            </w:tcMar>
          </w:tcPr>
          <w:p w14:paraId="3FD7946B" w14:textId="77777777" w:rsidR="006B1E66" w:rsidRPr="000F5B8B" w:rsidRDefault="00CC3326">
            <w:pPr>
              <w:rPr>
                <w:lang w:val="pt-BR"/>
              </w:rPr>
            </w:pPr>
            <w:r>
              <w:rPr>
                <w:sz w:val="20"/>
                <w:szCs w:val="20"/>
                <w:lang w:val="pt-BR"/>
              </w:rPr>
              <w:t xml:space="preserve">As alternativas constam entre as tecnologias de enlace relacionadas pelo guia setorial de telegestão (ASSOCIAÇÃO BRASILEIRA DAS CONCESSIONÁRIAS DE ILUMINAÇÃO PÚBLICA, 2024b).</w:t>
            </w:r>
            <w:r>
              <w:rPr>
                <w:sz w:val="20"/>
                <w:szCs w:val="20"/>
                <w:lang w:val="pt-BR"/>
              </w:rPr>
              <w:t xml:space="preserve"> O MQTT, porém, é independente do meio: substituir o rádio não altera o intermediário, a semântica dos tópicos nem o conteúdo das mensagens. O objeto avaliado é a camada de decisão, não o enlace, e a escolha está registrada entre as limitações</w:t>
            </w:r>
          </w:p>
        </w:tc>
      </w:tr>
    </w:tbl>
    <w:p w14:paraId="71497657" w14:textId="77777777" w:rsidR="006B1E66" w:rsidRPr="000F5B8B" w:rsidRDefault="00CC3326">
      <w:pPr>
        <w:spacing w:before="130" w:after="260"/>
        <w:rPr>
          <w:lang w:val="pt-BR"/>
        </w:rPr>
      </w:pPr>
      <w:r>
        <w:rPr>
          <w:sz w:val="20"/>
          <w:szCs w:val="20"/>
          <w:lang w:val="pt-BR"/>
        </w:rPr>
        <w:t>Fonte: Elaborado pelos autores (2026).</w:t>
      </w:r>
    </w:p>
    <w:p w14:paraId="2A4DDDC5" w14:textId="77777777" w:rsidR="006B1E66" w:rsidRPr="000F5B8B" w:rsidRDefault="00CC3326">
      <w:pPr>
        <w:spacing w:after="120" w:line="360" w:lineRule="auto"/>
        <w:ind w:firstLine="709"/>
        <w:jc w:val="both"/>
        <w:rPr>
          <w:lang w:val="pt-BR"/>
        </w:rPr>
      </w:pPr>
      <w:r>
        <w:rPr>
          <w:lang w:val="pt-BR"/>
        </w:rPr>
        <w:t>Duas dessas decisões merecem registro. A primeira é a rejeição do computador de placa única, que não decorre de insuficiência — um computador desse porte executaria com folga tudo o que o nó faz —, e sim de a arquitetura descrita em 3.2 manter a decisão fora do dispositivo: o microcontrolador de recurso restrito é a escolha que torna essa separação verificável, porque o nó não decide por não ter como decidir. Acrescem-se o tempo de inicialização, a suscetibilidade do sistema de arquivos à queda de energia e o custo unitário, relevantes em ativo que se replicaria por centenas de milhares de unidades.</w:t>
      </w:r>
    </w:p>
    <w:p w14:paraId="08419348" w14:textId="77777777" w:rsidR="006B1E66" w:rsidRPr="000F5B8B" w:rsidRDefault="00CC3326">
      <w:pPr>
        <w:spacing w:after="120" w:line="360" w:lineRule="auto"/>
        <w:ind w:firstLine="709"/>
        <w:jc w:val="both"/>
        <w:rPr>
          <w:lang w:val="pt-BR"/>
        </w:rPr>
      </w:pPr>
      <w:r>
        <w:rPr>
          <w:lang w:val="pt-BR"/>
        </w:rPr>
        <w:t>A segunda é a relação entre o acionamento adotado na bancada e o exigido em contrato. O Caderno de Encargos da concessão paulistana, Anexo III do contrato, especifica drivers que permitam dimerização por controle analógico de 0 a 10 V, e a bancada emprega modulação por largura de pulso. As duas são entradas de dimerização padronizadas de reatores de estado sólido, e a conversão entre elas é um filtro passa-baixas seguido de seguidor de tensão. A diferença é, portanto, de interface elétrica e não de natureza do comando: a camada de decisão emite um nível adimensional, e é o nó que o materializa segundo a interface disponível. Registrar isso é o que permite afirmar que o mecanismo demonstrado é transponível ao equipamento efetivamente instalado.</w:t>
      </w:r>
    </w:p>
    <w:p w14:paraId="56BBD3EC" w14:textId="77777777" w:rsidR="00E01C3A" w:rsidRDefault="00CC3326">
      <w:pPr>
        <w:pStyle w:val="Heading3"/>
        <w:spacing w:before="320" w:after="200" w:line="360" w:lineRule="auto"/>
        <w:rPr>
          <w:lang w:val="pt-BR"/>
        </w:rPr>
      </w:pPr>
      <w:bookmarkStart w:id="30" w:name="_Toc241792022"/>
      <w:r>
        <w:rPr>
          <w:lang w:val="pt-BR"/>
        </w:rPr>
        <w:t>3.4.2 Dimensionamento fotométrico da bancada</w:t>
      </w:r>
      <w:bookmarkEnd w:id="30"/>
    </w:p>
    <w:p w14:paraId="7EBDE95C" w14:textId="77777777" w:rsidR="006B1E66" w:rsidRPr="000F5B8B" w:rsidRDefault="00CC3326">
      <w:pPr>
        <w:spacing w:after="120" w:line="360" w:lineRule="auto"/>
        <w:ind w:firstLine="709"/>
        <w:jc w:val="both"/>
        <w:rPr>
          <w:lang w:val="pt-BR"/>
        </w:rPr>
      </w:pPr>
      <w:r>
        <w:rPr>
          <w:lang w:val="pt-BR"/>
        </w:rPr>
        <w:t xml:space="preserve">Convém delimitar, antes de expor os procedimentos das três subseções seguintes, o que a medição de bancada é e o que ela não é. Ela não constitui verificação fotométrica normativa. A ABNT NBR 5101 prescreve, para aferir uma instalação, a medição sobre malha de pontos de espaçamento definido, o cálculo da </w:t>
      </w:r>
      <w:r>
        <w:rPr>
          <w:lang w:val="pt-BR"/>
        </w:rPr>
        <w:t>iluminância média e da uniformidade a partir dessa malha, a verificação das iluminâncias mínima horizontal e vertical, e o emprego de valores mantidos ao longo da vida útil da instalação. Nada disso é reproduzido aqui, nem poderia sê-lo em arranjo de um único ponto de medição. O que os procedimentos a seguir asseguram é outra coisa: que a grandeza lida corresponda à luz produzida pelo nó, e que a relação entre o nível comandado e o nível entregue seja conhecida e estável. São procedimentos de controle de instrumentação, e não de conformidade de instalação.</w:t>
      </w:r>
    </w:p>
    <w:p w14:paraId="56AE6C73" w14:textId="77777777" w:rsidR="006B1E66" w:rsidRPr="000F5B8B" w:rsidRDefault="00CC3326">
      <w:pPr>
        <w:spacing w:after="120" w:line="360" w:lineRule="auto"/>
        <w:ind w:firstLine="709"/>
        <w:jc w:val="both"/>
        <w:rPr>
          <w:lang w:val="pt-BR"/>
        </w:rPr>
      </w:pPr>
      <w:r>
        <w:rPr>
          <w:lang w:val="pt-BR"/>
        </w:rPr>
        <w:t xml:space="preserve">A bancada precisa situar a faixa normativa na região central da excursão do acionamento, e o cálculo que segue serve apenas para chegar à ordem de grandeza correta antes da montagem. A iluminância no eixo vale E = </w:t>
      </w:r>
      <w:r>
        <w:t>Φ</w:t>
      </w:r>
      <w:r>
        <w:rPr>
          <w:lang w:val="pt-BR"/>
        </w:rPr>
        <w:t>/(</w:t>
      </w:r>
      <w:r>
        <w:t>Ω</w:t>
      </w:r>
      <w:r>
        <w:rPr>
          <w:lang w:val="pt-BR"/>
        </w:rPr>
        <w:t xml:space="preserve"> h²), em que </w:t>
      </w:r>
      <w:r>
        <w:t>Φ</w:t>
      </w:r>
      <w:r>
        <w:rPr>
          <w:lang w:val="pt-BR"/>
        </w:rPr>
        <w:t xml:space="preserve"> é o fluxo do segmento, </w:t>
      </w:r>
      <w:r>
        <w:t>Ω</w:t>
      </w:r>
      <w:r>
        <w:rPr>
          <w:lang w:val="pt-BR"/>
        </w:rPr>
        <w:t xml:space="preserve"> o ângulo sólido correspondente ao ângulo de abertura declarado pelo fabricante e h a distância ao plano de medição. Fixada a distância, o comprimento do segmento é a variável de projeto.</w:t>
      </w:r>
    </w:p>
    <w:p w14:paraId="7C8365B2" w14:textId="77777777" w:rsidR="006B1E66" w:rsidRPr="000F5B8B" w:rsidRDefault="00CC3326">
      <w:pPr>
        <w:spacing w:after="120" w:line="360" w:lineRule="auto"/>
        <w:ind w:firstLine="709"/>
        <w:jc w:val="both"/>
        <w:rPr>
          <w:lang w:val="pt-BR"/>
        </w:rPr>
      </w:pPr>
      <w:r>
        <w:rPr>
          <w:lang w:val="pt-BR"/>
        </w:rPr>
        <w:t xml:space="preserve">Aqui se impõe uma cautela. A especificação elétrica dessas fitas é consistente entre fornecedores — sessenta emissores por metro, 14,4 W/m —, mas a fotométrica não: anúncios de produtos nominalmente idênticos </w:t>
      </w:r>
      <w:r>
        <w:rPr>
          <w:lang w:val="pt-BR"/>
        </w:rPr>
        <w:t xml:space="preserve">declaram fluxos divergentes entre si.</w:t>
      </w:r>
      <w:r>
        <w:rPr>
          <w:lang w:val="pt-BR"/>
        </w:rPr>
        <w:t xml:space="preserve"> Nenhum desses valores é verificável pelos autores. O comprimento do segmento é, por isso, determinado por medição, e não por catálogo: parte-se de um trecho e ajusta-se o comprimento, em múltiplos do intervalo de seccionamento, até que a leitura a ciclo de trabalho pleno se situe entre uma vez e meia e duas vezes a iluminância média mantida da classe adotada. Quando o menor segmento admitido pelo seccionamento já excede o critério, interpõe-se um difusor entre o segmento e o plano de medição, e é a atenuação do difusor, e não o comprimento, que se ajusta. </w:t>
      </w:r>
      <w:r>
        <w:rPr>
          <w:lang w:val="pt-BR"/>
        </w:rPr>
        <w:t xml:space="preserve">Foi o que ocorreu na bancada: na primeira montagem, três emissores a 0,44 m produziram 42,6 lux sem difusor, mais de quatro vezes o valor da classe. Na caixa atual, que substituiu a primeira em 10 de outubro de 2026, a primeira leitura com o difusor deu 2,05 vezes o valor da classe; ajustado o difusor, a leitura a ciclo de trabalho pleno ficou em 1,57 vez.</w:t>
      </w:r>
    </w:p>
    <w:p w14:paraId="57E14969" w14:textId="77777777" w:rsidR="006B1E66" w:rsidRPr="000F5B8B" w:rsidRDefault="00CC3326">
      <w:pPr>
        <w:spacing w:after="120" w:line="360" w:lineRule="auto"/>
        <w:ind w:firstLine="709"/>
        <w:jc w:val="both"/>
        <w:rPr>
          <w:lang w:val="pt-BR"/>
        </w:rPr>
      </w:pPr>
      <w:r>
        <w:rPr>
          <w:lang w:val="pt-BR"/>
        </w:rPr>
        <w:t xml:space="preserve">O critério de uma vez e meia a duas vezes o valor da classe é deliberado. A classe P3, adotada em 3.8, fixa iluminância média mantida de 10 lux, e a atenuação máxima admitida conduz a 5 lux. Com teto físico nessa proporção, </w:t>
      </w:r>
      <w:r>
        <w:rPr>
          <w:lang w:val="pt-BR"/>
        </w:rPr>
        <w:t xml:space="preserve">a iluminação plena da classe e o piso de atenuação ficam abaixo do ciclo de trabalho pleno — na sessão adotada, em 65,6 % e 34,0 % do ciclo (3.4.4) —, de modo</w:t>
      </w:r>
      <w:r>
        <w:rPr>
          <w:lang w:val="pt-BR"/>
        </w:rPr>
        <w:t xml:space="preserve"> que a faixa normativa ocupa a região central da excursão. A margem entre o teto físico e o teto normativo é o que torna o resultado </w:t>
      </w:r>
      <w:r>
        <w:rPr>
          <w:lang w:val="pt-BR"/>
        </w:rPr>
        <w:t>significativo: o limite é imposto pela camada de verificação, e não pela incapacidade do equipamento de ultrapassá-lo. Sem essa margem, a ausência de violações seria consequência da bancada, e não do sistema.</w:t>
      </w:r>
    </w:p>
    <w:p w14:paraId="78CA22C6" w14:textId="77777777" w:rsidR="006B1E66" w:rsidRPr="000F5B8B" w:rsidRDefault="00CC3326">
      <w:pPr>
        <w:spacing w:after="120" w:line="360" w:lineRule="auto"/>
        <w:ind w:firstLine="709"/>
        <w:jc w:val="both"/>
        <w:rPr>
          <w:lang w:val="pt-BR"/>
        </w:rPr>
      </w:pPr>
      <w:r>
        <w:rPr>
          <w:lang w:val="pt-BR"/>
        </w:rPr>
        <w:t>Os valores de ciclo de trabalho correspondentes a 10 lux e a 5 lux são igualmente determinados por medição, e não por interpolação linear a partir do teto. A divergência entre fluxos declarados, somada à dispersão entre lotes e às perdas do anteparo, torna a aferição empírica não uma concessão à precariedade da bancada, mas o procedimento correto: a grandeza pertinente é a medida no plano de medição, não a declarada em catálogo.</w:t>
      </w:r>
    </w:p>
    <w:p w14:paraId="7DA4F9C4" w14:textId="77777777" w:rsidR="006B1E66" w:rsidRPr="000F5B8B" w:rsidRDefault="00CC3326">
      <w:pPr>
        <w:spacing w:after="240" w:line="360" w:lineRule="auto"/>
        <w:ind w:firstLine="709"/>
        <w:jc w:val="both"/>
        <w:rPr>
          <w:lang w:val="pt-BR"/>
        </w:rPr>
      </w:pPr>
      <w:r>
        <w:rPr>
          <w:lang w:val="pt-BR"/>
        </w:rPr>
        <w:t>A modulação opera a 5 kHz com resolução de 12 bits, o que fornece 4.096 degraus de ciclo de trabalho. A frequência é suficientemente alta para que o período do sinal seja desprezível diante dos cerca de 440 ms de integração do sensor, com o registrador de tempo de medição no valor máximo, de modo que a leitura corresponde ao valor médio do fluxo e não a uma amostra da portadora. O Quadro 6 reúne o dimensionamento e sua correspondência com a norma.</w:t>
      </w:r>
    </w:p>
    <w:p w14:paraId="3D0ECD83" w14:textId="77777777" w:rsidR="006B1E66" w:rsidRPr="000F5B8B" w:rsidRDefault="00CC3326">
      <w:pPr>
        <w:keepNext/>
        <w:spacing w:before="260" w:after="130"/>
        <w:rPr>
          <w:lang w:val="pt-BR"/>
        </w:rPr>
      </w:pPr>
      <w:r>
        <w:rPr>
          <w:sz w:val="20"/>
          <w:szCs w:val="20"/>
          <w:lang w:val="pt-BR"/>
        </w:rPr>
        <w:t>Quadro 6 – Dimensionamento da bancada e correspondência com a norma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500"/>
        <w:gridCol w:w="2400"/>
        <w:gridCol w:w="2471"/>
      </w:tblGrid>
      <w:tr w:rsidR="006B1E66" w14:paraId="6D30990B" w14:textId="77777777">
        <w:trPr>
          <w:tblHeader/>
        </w:trPr>
        <w:tc>
          <w:tcPr>
            <w:tcW w:w="1700" w:type="dxa"/>
            <w:shd w:val="clear" w:color="auto" w:fill="EDEDED"/>
            <w:tcMar>
              <w:top w:w="70" w:type="dxa"/>
              <w:left w:w="90" w:type="dxa"/>
              <w:bottom w:w="70" w:type="dxa"/>
              <w:right w:w="90" w:type="dxa"/>
            </w:tcMar>
          </w:tcPr>
          <w:p w14:paraId="7BEEF76C" w14:textId="77777777" w:rsidR="006B1E66" w:rsidRDefault="00CC3326">
            <w:r>
              <w:rPr>
                <w:b/>
                <w:bCs/>
                <w:sz w:val="20"/>
                <w:szCs w:val="20"/>
              </w:rPr>
              <w:t>Grandeza</w:t>
            </w:r>
          </w:p>
        </w:tc>
        <w:tc>
          <w:tcPr>
            <w:tcW w:w="2500" w:type="dxa"/>
            <w:shd w:val="clear" w:color="auto" w:fill="EDEDED"/>
            <w:tcMar>
              <w:top w:w="70" w:type="dxa"/>
              <w:left w:w="90" w:type="dxa"/>
              <w:bottom w:w="70" w:type="dxa"/>
              <w:right w:w="90" w:type="dxa"/>
            </w:tcMar>
          </w:tcPr>
          <w:p w14:paraId="1996EC76" w14:textId="77777777" w:rsidR="006B1E66" w:rsidRDefault="00CC3326">
            <w:r>
              <w:rPr>
                <w:b/>
                <w:bCs/>
                <w:sz w:val="20"/>
                <w:szCs w:val="20"/>
              </w:rPr>
              <w:t>Valor na bancada</w:t>
            </w:r>
          </w:p>
        </w:tc>
        <w:tc>
          <w:tcPr>
            <w:tcW w:w="2400" w:type="dxa"/>
            <w:shd w:val="clear" w:color="auto" w:fill="EDEDED"/>
            <w:tcMar>
              <w:top w:w="70" w:type="dxa"/>
              <w:left w:w="90" w:type="dxa"/>
              <w:bottom w:w="70" w:type="dxa"/>
              <w:right w:w="90" w:type="dxa"/>
            </w:tcMar>
          </w:tcPr>
          <w:p w14:paraId="4DFA3904" w14:textId="77777777" w:rsidR="006B1E66" w:rsidRDefault="00CC3326">
            <w:r>
              <w:rPr>
                <w:b/>
                <w:bCs/>
                <w:sz w:val="20"/>
                <w:szCs w:val="20"/>
              </w:rPr>
              <w:t>Correspondência normativa</w:t>
            </w:r>
          </w:p>
        </w:tc>
        <w:tc>
          <w:tcPr>
            <w:tcW w:w="2471" w:type="dxa"/>
            <w:shd w:val="clear" w:color="auto" w:fill="EDEDED"/>
            <w:tcMar>
              <w:top w:w="70" w:type="dxa"/>
              <w:left w:w="90" w:type="dxa"/>
              <w:bottom w:w="70" w:type="dxa"/>
              <w:right w:w="90" w:type="dxa"/>
            </w:tcMar>
          </w:tcPr>
          <w:p w14:paraId="136A399B" w14:textId="77777777" w:rsidR="006B1E66" w:rsidRDefault="00CC3326">
            <w:r>
              <w:rPr>
                <w:b/>
                <w:bCs/>
                <w:sz w:val="20"/>
                <w:szCs w:val="20"/>
              </w:rPr>
              <w:t>Observação</w:t>
            </w:r>
          </w:p>
        </w:tc>
      </w:tr>
      <w:tr w:rsidR="006B1E66" w:rsidRPr="00CE1B46" w14:paraId="02E4B525" w14:textId="77777777">
        <w:tc>
          <w:tcPr>
            <w:tcW w:w="1700" w:type="dxa"/>
            <w:tcMar>
              <w:top w:w="70" w:type="dxa"/>
              <w:left w:w="90" w:type="dxa"/>
              <w:bottom w:w="70" w:type="dxa"/>
              <w:right w:w="90" w:type="dxa"/>
            </w:tcMar>
          </w:tcPr>
          <w:p w14:paraId="7C6C1B80" w14:textId="77777777" w:rsidR="006B1E66" w:rsidRPr="000F5B8B" w:rsidRDefault="00CC3326">
            <w:pPr>
              <w:rPr>
                <w:lang w:val="pt-BR"/>
              </w:rPr>
            </w:pPr>
            <w:r>
              <w:rPr>
                <w:sz w:val="20"/>
                <w:szCs w:val="20"/>
                <w:lang w:val="pt-BR"/>
              </w:rPr>
              <w:t>Iluminância a ciclo de trabalho pleno</w:t>
            </w:r>
          </w:p>
        </w:tc>
        <w:tc>
          <w:tcPr>
            <w:tcW w:w="2500" w:type="dxa"/>
            <w:tcMar>
              <w:top w:w="70" w:type="dxa"/>
              <w:left w:w="90" w:type="dxa"/>
              <w:bottom w:w="70" w:type="dxa"/>
              <w:right w:w="90" w:type="dxa"/>
            </w:tcMar>
          </w:tcPr>
          <w:p w14:paraId="5A67FBE7" w14:textId="77777777" w:rsidR="006B1E66" w:rsidRPr="000F5B8B" w:rsidRDefault="00CC3326">
            <w:pPr>
              <w:rPr>
                <w:lang w:val="pt-BR"/>
              </w:rPr>
            </w:pPr>
            <w:r>
              <w:rPr>
                <w:sz w:val="20"/>
                <w:szCs w:val="20"/>
                <w:lang w:val="pt-BR"/>
              </w:rPr>
              <w:t>Entre uma vez e meia e duas vezes o valor da classe, fixada por medição</w:t>
            </w:r>
          </w:p>
        </w:tc>
        <w:tc>
          <w:tcPr>
            <w:tcW w:w="2400" w:type="dxa"/>
            <w:tcMar>
              <w:top w:w="70" w:type="dxa"/>
              <w:left w:w="90" w:type="dxa"/>
              <w:bottom w:w="70" w:type="dxa"/>
              <w:right w:w="90" w:type="dxa"/>
            </w:tcMar>
          </w:tcPr>
          <w:p w14:paraId="6237B73D" w14:textId="77777777" w:rsidR="006B1E66" w:rsidRPr="000F5B8B" w:rsidRDefault="00CC3326">
            <w:pPr>
              <w:rPr>
                <w:lang w:val="pt-BR"/>
              </w:rPr>
            </w:pPr>
            <w:r>
              <w:rPr>
                <w:sz w:val="20"/>
                <w:szCs w:val="20"/>
                <w:lang w:val="pt-BR"/>
              </w:rPr>
              <w:t>Acima do valor da classe adotada</w:t>
            </w:r>
          </w:p>
        </w:tc>
        <w:tc>
          <w:tcPr>
            <w:tcW w:w="2471" w:type="dxa"/>
            <w:tcMar>
              <w:top w:w="70" w:type="dxa"/>
              <w:left w:w="90" w:type="dxa"/>
              <w:bottom w:w="70" w:type="dxa"/>
              <w:right w:w="90" w:type="dxa"/>
            </w:tcMar>
          </w:tcPr>
          <w:p w14:paraId="0E7D95B3" w14:textId="77777777" w:rsidR="006B1E66" w:rsidRPr="000F5B8B" w:rsidRDefault="00CC3326">
            <w:pPr>
              <w:rPr>
                <w:lang w:val="pt-BR"/>
              </w:rPr>
            </w:pPr>
            <w:r>
              <w:rPr>
                <w:sz w:val="20"/>
                <w:szCs w:val="20"/>
                <w:lang w:val="pt-BR"/>
              </w:rPr>
              <w:t>A margem assegura que o teto seja imposto por software, e não pelo limite do equipamento</w:t>
            </w:r>
          </w:p>
        </w:tc>
      </w:tr>
      <w:tr w:rsidR="006B1E66" w:rsidRPr="00CE1B46" w14:paraId="47E050D6" w14:textId="77777777">
        <w:tc>
          <w:tcPr>
            <w:tcW w:w="1700" w:type="dxa"/>
            <w:tcMar>
              <w:top w:w="70" w:type="dxa"/>
              <w:left w:w="90" w:type="dxa"/>
              <w:bottom w:w="70" w:type="dxa"/>
              <w:right w:w="90" w:type="dxa"/>
            </w:tcMar>
          </w:tcPr>
          <w:p w14:paraId="1B05FA00" w14:textId="77777777" w:rsidR="006B1E66" w:rsidRDefault="00CC3326">
            <w:r>
              <w:rPr>
                <w:sz w:val="20"/>
                <w:szCs w:val="20"/>
              </w:rPr>
              <w:t>Iluminação plena da classe</w:t>
            </w:r>
          </w:p>
        </w:tc>
        <w:tc>
          <w:tcPr>
            <w:tcW w:w="2500" w:type="dxa"/>
            <w:tcMar>
              <w:top w:w="70" w:type="dxa"/>
              <w:left w:w="90" w:type="dxa"/>
              <w:bottom w:w="70" w:type="dxa"/>
              <w:right w:w="90" w:type="dxa"/>
            </w:tcMar>
          </w:tcPr>
          <w:p w14:paraId="4F549643" w14:textId="77777777" w:rsidR="006B1E66" w:rsidRPr="000F5B8B" w:rsidRDefault="00CC3326">
            <w:pPr>
              <w:rPr>
                <w:lang w:val="pt-BR"/>
              </w:rPr>
            </w:pPr>
            <w:r>
              <w:rPr>
                <w:sz w:val="20"/>
                <w:szCs w:val="20"/>
                <w:lang w:val="pt-BR"/>
              </w:rPr>
              <w:t xml:space="preserve">10 lux, 65,6 % do ciclo na sessão adotada</w:t>
            </w:r>
          </w:p>
        </w:tc>
        <w:tc>
          <w:tcPr>
            <w:tcW w:w="2400" w:type="dxa"/>
            <w:tcMar>
              <w:top w:w="70" w:type="dxa"/>
              <w:left w:w="90" w:type="dxa"/>
              <w:bottom w:w="70" w:type="dxa"/>
              <w:right w:w="90" w:type="dxa"/>
            </w:tcMar>
          </w:tcPr>
          <w:p w14:paraId="7B156506" w14:textId="77777777" w:rsidR="006B1E66" w:rsidRDefault="00CC3326">
            <w:r>
              <w:rPr>
                <w:sz w:val="20"/>
                <w:szCs w:val="20"/>
              </w:rPr>
              <w:t>Classe P3, Tabela 7</w:t>
            </w:r>
          </w:p>
        </w:tc>
        <w:tc>
          <w:tcPr>
            <w:tcW w:w="2471" w:type="dxa"/>
            <w:tcMar>
              <w:top w:w="70" w:type="dxa"/>
              <w:left w:w="90" w:type="dxa"/>
              <w:bottom w:w="70" w:type="dxa"/>
              <w:right w:w="90" w:type="dxa"/>
            </w:tcMar>
          </w:tcPr>
          <w:p w14:paraId="7ED18B77" w14:textId="77777777" w:rsidR="006B1E66" w:rsidRPr="000F5B8B" w:rsidRDefault="00CC3326">
            <w:pPr>
              <w:rPr>
                <w:lang w:val="pt-BR"/>
              </w:rPr>
            </w:pPr>
            <w:r>
              <w:rPr>
                <w:sz w:val="20"/>
                <w:szCs w:val="20"/>
                <w:lang w:val="pt-BR"/>
              </w:rPr>
              <w:t>Referência para o cálculo da taxa de variação</w:t>
            </w:r>
          </w:p>
        </w:tc>
      </w:tr>
      <w:tr w:rsidR="006B1E66" w:rsidRPr="00CE1B46" w14:paraId="2BF1EFA1" w14:textId="77777777">
        <w:tc>
          <w:tcPr>
            <w:tcW w:w="1700" w:type="dxa"/>
            <w:tcMar>
              <w:top w:w="70" w:type="dxa"/>
              <w:left w:w="90" w:type="dxa"/>
              <w:bottom w:w="70" w:type="dxa"/>
              <w:right w:w="90" w:type="dxa"/>
            </w:tcMar>
          </w:tcPr>
          <w:p w14:paraId="0389FE48" w14:textId="77777777" w:rsidR="006B1E66" w:rsidRDefault="00CC3326">
            <w:r>
              <w:rPr>
                <w:sz w:val="20"/>
                <w:szCs w:val="20"/>
              </w:rPr>
              <w:t>Piso de atenuação</w:t>
            </w:r>
          </w:p>
        </w:tc>
        <w:tc>
          <w:tcPr>
            <w:tcW w:w="2500" w:type="dxa"/>
            <w:tcMar>
              <w:top w:w="70" w:type="dxa"/>
              <w:left w:w="90" w:type="dxa"/>
              <w:bottom w:w="70" w:type="dxa"/>
              <w:right w:w="90" w:type="dxa"/>
            </w:tcMar>
          </w:tcPr>
          <w:p w14:paraId="5FECD025" w14:textId="77777777" w:rsidR="006B1E66" w:rsidRPr="000F5B8B" w:rsidRDefault="00CC3326">
            <w:pPr>
              <w:rPr>
                <w:lang w:val="pt-BR"/>
              </w:rPr>
            </w:pPr>
            <w:r>
              <w:rPr>
                <w:sz w:val="20"/>
                <w:szCs w:val="20"/>
                <w:lang w:val="pt-BR"/>
              </w:rPr>
              <w:t xml:space="preserve">5 lux, 34,0 % do ciclo na sessão adotada</w:t>
            </w:r>
          </w:p>
        </w:tc>
        <w:tc>
          <w:tcPr>
            <w:tcW w:w="2400" w:type="dxa"/>
            <w:tcMar>
              <w:top w:w="70" w:type="dxa"/>
              <w:left w:w="90" w:type="dxa"/>
              <w:bottom w:w="70" w:type="dxa"/>
              <w:right w:w="90" w:type="dxa"/>
            </w:tcMar>
          </w:tcPr>
          <w:p w14:paraId="1AF9F9EE" w14:textId="77777777" w:rsidR="006B1E66" w:rsidRPr="000F5B8B" w:rsidRDefault="00CC3326">
            <w:pPr>
              <w:rPr>
                <w:lang w:val="pt-BR"/>
              </w:rPr>
            </w:pPr>
            <w:r>
              <w:rPr>
                <w:sz w:val="20"/>
                <w:szCs w:val="20"/>
                <w:lang w:val="pt-BR"/>
              </w:rPr>
              <w:t>Classe P5, duas classes abaixo, subseção 6.10.2</w:t>
            </w:r>
          </w:p>
        </w:tc>
        <w:tc>
          <w:tcPr>
            <w:tcW w:w="2471" w:type="dxa"/>
            <w:tcMar>
              <w:top w:w="70" w:type="dxa"/>
              <w:left w:w="90" w:type="dxa"/>
              <w:bottom w:w="70" w:type="dxa"/>
              <w:right w:w="90" w:type="dxa"/>
            </w:tcMar>
          </w:tcPr>
          <w:p w14:paraId="02F5D4D0" w14:textId="77777777" w:rsidR="006B1E66" w:rsidRPr="000F5B8B" w:rsidRDefault="00CC3326">
            <w:pPr>
              <w:rPr>
                <w:lang w:val="pt-BR"/>
              </w:rPr>
            </w:pPr>
            <w:r>
              <w:rPr>
                <w:sz w:val="20"/>
                <w:szCs w:val="20"/>
                <w:lang w:val="pt-BR"/>
              </w:rPr>
              <w:t>Limite inferior verificado antes de cada atuação</w:t>
            </w:r>
          </w:p>
        </w:tc>
      </w:tr>
      <w:tr w:rsidR="006B1E66" w:rsidRPr="00CE1B46" w14:paraId="017293F3" w14:textId="77777777">
        <w:tc>
          <w:tcPr>
            <w:tcW w:w="1700" w:type="dxa"/>
            <w:tcMar>
              <w:top w:w="70" w:type="dxa"/>
              <w:left w:w="90" w:type="dxa"/>
              <w:bottom w:w="70" w:type="dxa"/>
              <w:right w:w="90" w:type="dxa"/>
            </w:tcMar>
          </w:tcPr>
          <w:p w14:paraId="7B82B294" w14:textId="77777777" w:rsidR="006B1E66" w:rsidRDefault="00CC3326">
            <w:r>
              <w:rPr>
                <w:sz w:val="20"/>
                <w:szCs w:val="20"/>
              </w:rPr>
              <w:t>Taxa máxima de decréscimo</w:t>
            </w:r>
          </w:p>
        </w:tc>
        <w:tc>
          <w:tcPr>
            <w:tcW w:w="2500" w:type="dxa"/>
            <w:tcMar>
              <w:top w:w="70" w:type="dxa"/>
              <w:left w:w="90" w:type="dxa"/>
              <w:bottom w:w="70" w:type="dxa"/>
              <w:right w:w="90" w:type="dxa"/>
            </w:tcMar>
          </w:tcPr>
          <w:p w14:paraId="6009C65C" w14:textId="77777777" w:rsidR="006B1E66" w:rsidRDefault="00CC3326">
            <w:r>
              <w:rPr>
                <w:sz w:val="20"/>
                <w:szCs w:val="20"/>
              </w:rPr>
              <w:t>1 lux por minuto</w:t>
            </w:r>
          </w:p>
        </w:tc>
        <w:tc>
          <w:tcPr>
            <w:tcW w:w="2400" w:type="dxa"/>
            <w:tcMar>
              <w:top w:w="70" w:type="dxa"/>
              <w:left w:w="90" w:type="dxa"/>
              <w:bottom w:w="70" w:type="dxa"/>
              <w:right w:w="90" w:type="dxa"/>
            </w:tcMar>
          </w:tcPr>
          <w:p w14:paraId="720B9528" w14:textId="77777777" w:rsidR="006B1E66" w:rsidRPr="000F5B8B" w:rsidRDefault="00CC3326">
            <w:pPr>
              <w:rPr>
                <w:lang w:val="pt-BR"/>
              </w:rPr>
            </w:pPr>
            <w:r>
              <w:rPr>
                <w:sz w:val="20"/>
                <w:szCs w:val="20"/>
                <w:lang w:val="pt-BR"/>
              </w:rPr>
              <w:t>Um décimo da iluminação plena por minuto, subseção 6.10.2</w:t>
            </w:r>
          </w:p>
        </w:tc>
        <w:tc>
          <w:tcPr>
            <w:tcW w:w="2471" w:type="dxa"/>
            <w:tcMar>
              <w:top w:w="70" w:type="dxa"/>
              <w:left w:w="90" w:type="dxa"/>
              <w:bottom w:w="70" w:type="dxa"/>
              <w:right w:w="90" w:type="dxa"/>
            </w:tcMar>
          </w:tcPr>
          <w:p w14:paraId="41660249" w14:textId="77777777" w:rsidR="006B1E66" w:rsidRPr="000F5B8B" w:rsidRDefault="00CC3326">
            <w:pPr>
              <w:rPr>
                <w:lang w:val="pt-BR"/>
              </w:rPr>
            </w:pPr>
            <w:r>
              <w:rPr>
                <w:sz w:val="20"/>
                <w:szCs w:val="20"/>
                <w:lang w:val="pt-BR"/>
              </w:rPr>
              <w:t>A transição de 10 lux a 5 lux não pode ocorrer em menos de cinco minutos</w:t>
            </w:r>
          </w:p>
        </w:tc>
      </w:tr>
      <w:tr w:rsidR="006B1E66" w:rsidRPr="00CE1B46" w14:paraId="126AE8F9" w14:textId="77777777">
        <w:tc>
          <w:tcPr>
            <w:tcW w:w="1700" w:type="dxa"/>
            <w:tcMar>
              <w:top w:w="70" w:type="dxa"/>
              <w:left w:w="90" w:type="dxa"/>
              <w:bottom w:w="70" w:type="dxa"/>
              <w:right w:w="90" w:type="dxa"/>
            </w:tcMar>
          </w:tcPr>
          <w:p w14:paraId="23A27432" w14:textId="77777777" w:rsidR="006B1E66" w:rsidRPr="000F5B8B" w:rsidRDefault="00CC3326">
            <w:pPr>
              <w:rPr>
                <w:lang w:val="pt-BR"/>
              </w:rPr>
            </w:pPr>
            <w:r>
              <w:rPr>
                <w:sz w:val="20"/>
                <w:szCs w:val="20"/>
                <w:lang w:val="pt-BR"/>
              </w:rPr>
              <w:t>Degrau de atualização da rampa</w:t>
            </w:r>
          </w:p>
        </w:tc>
        <w:tc>
          <w:tcPr>
            <w:tcW w:w="2500" w:type="dxa"/>
            <w:tcMar>
              <w:top w:w="70" w:type="dxa"/>
              <w:left w:w="90" w:type="dxa"/>
              <w:bottom w:w="70" w:type="dxa"/>
              <w:right w:w="90" w:type="dxa"/>
            </w:tcMar>
          </w:tcPr>
          <w:p w14:paraId="2A506E5E" w14:textId="77777777" w:rsidR="006B1E66" w:rsidRDefault="00CC3326">
            <w:r>
              <w:rPr>
                <w:sz w:val="20"/>
                <w:szCs w:val="20"/>
              </w:rPr>
              <w:t xml:space="preserve">Um passo a cada 5 s, executado pelo próprio nó, </w:t>
            </w:r>
            <w:r>
              <w:rPr>
                <w:sz w:val="20"/>
                <w:szCs w:val="20"/>
              </w:rPr>
              <w:t xml:space="preserve">com queda de 0,08 lux, ou 0,008 do fluxo pleno, por passo, a taxa arredondada para baixo</w:t>
            </w:r>
          </w:p>
        </w:tc>
        <w:tc>
          <w:tcPr>
            <w:tcW w:w="2400" w:type="dxa"/>
            <w:tcMar>
              <w:top w:w="70" w:type="dxa"/>
              <w:left w:w="90" w:type="dxa"/>
              <w:bottom w:w="70" w:type="dxa"/>
              <w:right w:w="90" w:type="dxa"/>
            </w:tcMar>
          </w:tcPr>
          <w:p w14:paraId="6AA6E712" w14:textId="77777777" w:rsidR="006B1E66" w:rsidRDefault="00CC3326">
            <w:r>
              <w:rPr>
                <w:sz w:val="20"/>
                <w:szCs w:val="20"/>
              </w:rPr>
              <w:t>Não prescrito pela norma</w:t>
            </w:r>
          </w:p>
        </w:tc>
        <w:tc>
          <w:tcPr>
            <w:tcW w:w="2471" w:type="dxa"/>
            <w:tcMar>
              <w:top w:w="70" w:type="dxa"/>
              <w:left w:w="90" w:type="dxa"/>
              <w:bottom w:w="70" w:type="dxa"/>
              <w:right w:w="90" w:type="dxa"/>
            </w:tcMar>
          </w:tcPr>
          <w:p w14:paraId="1FFB9AB6" w14:textId="77777777" w:rsidR="006B1E66" w:rsidRPr="000F5B8B" w:rsidRDefault="00CC3326">
            <w:pPr>
              <w:rPr>
                <w:lang w:val="pt-BR"/>
              </w:rPr>
            </w:pPr>
            <w:r>
              <w:rPr>
                <w:sz w:val="20"/>
                <w:szCs w:val="20"/>
                <w:lang w:val="pt-BR"/>
              </w:rPr>
              <w:t>Da ordem da resolução do sensor, o que torna a rampa contínua para efeito de medição; o limite de 1 lux por minuto é respeitado por construção</w:t>
            </w:r>
          </w:p>
        </w:tc>
      </w:tr>
    </w:tbl>
    <w:p w14:paraId="2A785C6B" w14:textId="77777777" w:rsidR="006B1E66" w:rsidRPr="000F5B8B" w:rsidRDefault="00CC3326">
      <w:pPr>
        <w:spacing w:before="130" w:after="260"/>
        <w:rPr>
          <w:lang w:val="pt-BR"/>
        </w:rPr>
      </w:pPr>
      <w:r>
        <w:rPr>
          <w:sz w:val="20"/>
          <w:szCs w:val="20"/>
          <w:lang w:val="pt-BR"/>
        </w:rPr>
        <w:t>Fonte: Elaborado pelos autores (2026).</w:t>
      </w:r>
    </w:p>
    <w:p w14:paraId="667E450B" w14:textId="77777777" w:rsidR="006B1E66" w:rsidRPr="000F5B8B" w:rsidRDefault="00CC3326">
      <w:pPr>
        <w:spacing w:after="120" w:line="360" w:lineRule="auto"/>
        <w:ind w:firstLine="709"/>
        <w:jc w:val="both"/>
        <w:rPr>
          <w:lang w:val="pt-BR"/>
        </w:rPr>
      </w:pPr>
      <w:r>
        <w:rPr>
          <w:lang w:val="pt-BR"/>
        </w:rPr>
        <w:t xml:space="preserve">A taxa máxima de decréscimo tem consequência direta sobre a demonstração, e é preferível declará-la a ser surpreendido por ela. Uma redução de 10 lux para 5 lux </w:t>
      </w:r>
      <w:r>
        <w:rPr>
          <w:lang w:val="pt-BR"/>
        </w:rPr>
        <w:t>consome, no mínimo, cinco minutos. A norma, contudo, limita apenas o decréscimo: a elevação do fluxo não está sujeita a essa restrição, e o trabalho a mantém livre, por elevar o nível na direção do valor pleno da classe e jamais reduzir a segurança. A demonstração explora essa assimetria — diante de um evento reportado, a elevação é imediata e visível; a atenuação subsequente ocorre sob rampa governada, exibida no painel junto à trajetória prevista. O que a plateia observa não é apenas a luz mudando, mas a camada de verificação impondo o ritmo dessa mudança.</w:t>
      </w:r>
    </w:p>
    <w:p w14:paraId="152B9E7A" w14:textId="77777777" w:rsidR="00E01C3A" w:rsidRDefault="00CC3326">
      <w:pPr>
        <w:pStyle w:val="Heading3"/>
        <w:spacing w:before="320" w:after="200" w:line="360" w:lineRule="auto"/>
        <w:rPr>
          <w:lang w:val="pt-BR"/>
        </w:rPr>
      </w:pPr>
      <w:bookmarkStart w:id="31" w:name="_Toc241792023"/>
      <w:r>
        <w:rPr>
          <w:lang w:val="pt-BR"/>
        </w:rPr>
        <w:t>3.4.3 Controle das condições de medição</w:t>
      </w:r>
      <w:bookmarkEnd w:id="31"/>
    </w:p>
    <w:p w14:paraId="456B5BE0" w14:textId="77777777" w:rsidR="006B1E66" w:rsidRPr="000F5B8B" w:rsidRDefault="00CC3326">
      <w:pPr>
        <w:spacing w:after="120" w:line="360" w:lineRule="auto"/>
        <w:ind w:firstLine="709"/>
        <w:jc w:val="both"/>
        <w:rPr>
          <w:lang w:val="pt-BR"/>
        </w:rPr>
      </w:pPr>
      <w:r>
        <w:rPr>
          <w:lang w:val="pt-BR"/>
        </w:rPr>
        <w:t xml:space="preserve">Medir 10 lux sob a iluminação de um recinto interno não produz resultado interpretável.</w:t>
      </w:r>
      <w:r>
        <w:rPr>
          <w:lang w:val="pt-BR"/>
        </w:rPr>
        <w:t xml:space="preserve"> O plano de medição é, por isso, alojado em anteparo opaco de face interna fosca, com a luminária em uma extremidade e o sensor na outra. A providência não é expediente de conveniência: é condição para que a grandeza medida seja a iluminância produzida pelo nó.</w:t>
      </w:r>
    </w:p>
    <w:p w14:paraId="42B08B00" w14:textId="77777777" w:rsidR="006B1E66" w:rsidRPr="000F5B8B" w:rsidRDefault="00CC3326">
      <w:pPr>
        <w:spacing w:after="120" w:line="360" w:lineRule="auto"/>
        <w:ind w:firstLine="709"/>
        <w:jc w:val="both"/>
        <w:rPr>
          <w:lang w:val="pt-BR"/>
        </w:rPr>
      </w:pPr>
      <w:r>
        <w:rPr>
          <w:lang w:val="pt-BR"/>
        </w:rPr>
        <w:t>Antes de cada sessão de medição registra-se a iluminância residual com o módulo de luz desligado. Esse valor é subtraído das leituras e reportado junto aos resultados. Sessões em que a residual ultrapasse cinco por cento do valor da classe são descartadas e repetidas.</w:t>
      </w:r>
    </w:p>
    <w:p w14:paraId="09D144B0" w14:textId="77777777" w:rsidR="00847C0D" w:rsidRDefault="00CC3326">
      <w:pPr>
        <w:spacing w:after="120" w:line="360" w:lineRule="auto"/>
        <w:ind w:firstLine="709"/>
        <w:jc w:val="both"/>
      </w:pPr>
      <w:r>
        <w:rPr>
          <w:lang w:val="pt-BR"/>
        </w:rPr>
        <w:t xml:space="preserve">Antes de cada sessão, a bancada é mantida a ciclo de trabalho pleno até estabilizar, considerada estável quando a média de um minuto difere menos de 0,1 % da do minuto anterior. </w:t>
      </w:r>
      <w:r>
        <w:rPr>
          <w:lang w:val="pt-BR"/>
        </w:rPr>
        <w:t xml:space="preserve">No ensaio realizado na primeira caixa,</w:t>
      </w:r>
      <w:r>
        <w:rPr>
          <w:lang w:val="pt-BR"/>
        </w:rPr>
        <w:t xml:space="preserve"> a média subiu 0,34 % nos primeiros minutos e estabilizou em cerca de três minutos com a bancada fria, e em cerca de trinta segundos com ela já aquecida. Após cada troca de ciclo de trabalho, as duas primeiras leituras do sensor são descartadas, por provirem de integração iniciada antes da troca.</w:t>
      </w:r>
    </w:p>
    <w:p w14:paraId="3C44C491" w14:textId="77777777" w:rsidR="00E01C3A" w:rsidRDefault="00CC3326">
      <w:pPr>
        <w:pStyle w:val="Heading3"/>
        <w:spacing w:before="320" w:after="200" w:line="360" w:lineRule="auto"/>
        <w:rPr>
          <w:lang w:val="pt-BR"/>
        </w:rPr>
      </w:pPr>
      <w:bookmarkStart w:id="32" w:name="_Toc241792024"/>
      <w:r>
        <w:rPr>
          <w:lang w:val="pt-BR"/>
        </w:rPr>
        <w:t>3.4.4 Verificação da medição e incerteza declarada</w:t>
      </w:r>
      <w:bookmarkEnd w:id="32"/>
    </w:p>
    <w:p w14:paraId="3535C418" w14:textId="77777777" w:rsidR="006B1E66" w:rsidRPr="000F5B8B" w:rsidRDefault="00CC3326">
      <w:pPr>
        <w:spacing w:after="120" w:line="360" w:lineRule="auto"/>
        <w:ind w:firstLine="709"/>
        <w:jc w:val="both"/>
        <w:rPr>
          <w:lang w:val="pt-BR"/>
        </w:rPr>
      </w:pPr>
      <w:r>
        <w:rPr>
          <w:lang w:val="pt-BR"/>
        </w:rPr>
        <w:t xml:space="preserve">A exatidão absoluta do sensor adotado não é verificada, e a bancada</w:t>
      </w:r>
      <w:r>
        <w:rPr>
          <w:lang w:val="pt-BR"/>
        </w:rPr>
        <w:t xml:space="preserve"> não dispõe de instrumento de referência calibrado contra padrão metrológico. Essa é a limitação de medição do arranjo, e convém delimitar com precisão o que ela afeta e o que não afeta.</w:t>
      </w:r>
    </w:p>
    <w:p w14:paraId="6AB0A941" w14:textId="77777777" w:rsidR="006B1E66" w:rsidRPr="000F5B8B" w:rsidRDefault="00CC3326">
      <w:pPr>
        <w:spacing w:after="120" w:line="360" w:lineRule="auto"/>
        <w:ind w:firstLine="709"/>
        <w:jc w:val="both"/>
        <w:rPr>
          <w:lang w:val="pt-BR"/>
        </w:rPr>
      </w:pPr>
      <w:r>
        <w:rPr>
          <w:lang w:val="pt-BR"/>
        </w:rPr>
        <w:t xml:space="preserve">Ela não afeta a verificação do invariante de segurança. Essa verificação incide </w:t>
      </w:r>
      <w:r>
        <w:rPr>
          <w:lang w:val="pt-BR"/>
        </w:rPr>
        <w:t xml:space="preserve">sobre o nível decidido pelo sistema, como fração do fluxo pleno, antes</w:t>
      </w:r>
      <w:r>
        <w:rPr>
          <w:lang w:val="pt-BR"/>
        </w:rPr>
        <w:t xml:space="preserve"> da emissão do comando, e confronta-o com os limites da norma. É uma verificação em software, de critério integralmente externo, reproduzível por qualquer pessoa que disponha do texto normativo e dos registros de decisão. Nenhuma parcela dela depende do instrumento instalado na bancada.</w:t>
      </w:r>
    </w:p>
    <w:p w14:paraId="165A08F8" w14:textId="77777777" w:rsidR="006B1E66" w:rsidRPr="000F5B8B" w:rsidRDefault="00CC3326">
      <w:pPr>
        <w:spacing w:after="120" w:line="360" w:lineRule="auto"/>
        <w:ind w:firstLine="709"/>
        <w:jc w:val="both"/>
        <w:rPr>
          <w:lang w:val="pt-BR"/>
        </w:rPr>
      </w:pPr>
      <w:r>
        <w:rPr>
          <w:lang w:val="pt-BR"/>
        </w:rPr>
        <w:t>Ela também não compromete as duas grandezas que a bancada efetivamente estabelece. A primeira é a latência entre a publicação do dado e a estabilização da iluminância, que é medida em tempo e não em lux. A segunda é a trajetória normalizada do fluxo, isto é, a razão entre a iluminância corrente e a iluminância plena — e é precisamente nessa forma relativa que a norma expressa a restrição de taxa. Um erro sistemático de escala cancela-se na razão.</w:t>
      </w:r>
    </w:p>
    <w:p w14:paraId="1716CA38" w14:textId="77777777" w:rsidR="006B1E66" w:rsidRPr="000F5B8B" w:rsidRDefault="00CC3326">
      <w:pPr>
        <w:spacing w:after="120" w:line="360" w:lineRule="auto"/>
        <w:ind w:firstLine="709"/>
        <w:jc w:val="both"/>
        <w:rPr>
          <w:lang w:val="pt-BR"/>
        </w:rPr>
      </w:pPr>
      <w:r>
        <w:rPr>
          <w:lang w:val="pt-BR"/>
        </w:rPr>
        <w:t>Tampouco afeta a consistência interna da bancada, e esta é a observação central. A iluminação plena da classe não é um valor imposto à bancada desde fora: é definida como o ciclo de trabalho em que o sensor registra o valor da classe. O piso de atenuação e a taxa máxima de decréscimo são, por sua vez, estabelecidos em relação a essa mesma referência — duas classes abaixo, um décimo por minuto. Um erro sistemático de escala desloca conjuntamente os três valores e não altera nenhuma das relações entre eles. O que a bancada demonstra é que a decisão comandada é executada e que a trajetória obedece aos limites, e isso permanece verdadeiro sob qualquer fator de escala constante.</w:t>
      </w:r>
    </w:p>
    <w:p w14:paraId="60587BB1" w14:textId="77777777" w:rsidR="006B1E66" w:rsidRPr="000F5B8B" w:rsidRDefault="00CC3326">
      <w:pPr>
        <w:spacing w:after="120" w:line="360" w:lineRule="auto"/>
        <w:ind w:firstLine="709"/>
        <w:jc w:val="both"/>
        <w:rPr>
          <w:lang w:val="pt-BR"/>
        </w:rPr>
      </w:pPr>
      <w:r>
        <w:rPr>
          <w:lang w:val="pt-BR"/>
        </w:rPr>
        <w:t>Restam, portanto, três propriedades a estabelecer, todas insensíveis ao erro sistemático e todas verificáveis com uma única cadeia de medição. A primeira é a repetibilidade: cada nível comandado é repetido em séries independentes, e a dispersão das leituras é reportada. A segunda é a monotonicidade e a linearidade da resposta: o ciclo de trabalho é varrido em degraus ao longo de toda a excursão, e a curva de iluminância resultante é levantada e reportada, por ser a propriedade de que dependem as afirmações relativas. A terceira é o controle da parcela ambiente, tratado em 3.4.3. Nenhuma delas se confunde com a verificação prevista na norma para instalações, nos termos delimitados na abertura de 3.4.2.</w:t>
      </w:r>
    </w:p>
    <w:p w14:paraId="3D8E1BBA" w14:textId="77777777" w:rsidR="00847C0D" w:rsidRDefault="00CC3326">
      <w:pPr>
        <w:spacing w:after="120" w:line="360" w:lineRule="auto"/>
        <w:ind w:firstLine="709"/>
        <w:jc w:val="both"/>
      </w:pPr>
      <w:r>
        <w:rPr>
          <w:lang w:val="pt-BR"/>
        </w:rPr>
        <w:t xml:space="preserve">O procedimento de calibração estabelece essas propriedades em uma única sessão. Medida a residual, o ciclo de trabalho é varrido em 33 degraus, em três séries independentes, e cada ponto é a média de três leituras. Os ciclos de trabalho </w:t>
      </w:r>
      <w:r>
        <w:rPr>
          <w:lang w:val="pt-BR"/>
        </w:rPr>
        <w:t xml:space="preserve">correspondentes a 10 lux e a 5 lux são então localizados por bisseção sobre o próprio hardware — cada passo da busca é uma medição, e nenhum valor decorre de conta sobre o teto — e cada um é repetido três vezes, com apagamento entre as repetições. A tabela que converte nível em ciclo de trabalho, </w:t>
      </w:r>
      <w:r>
        <w:rPr>
          <w:lang w:val="pt-BR"/>
        </w:rPr>
        <w:t xml:space="preserve">gravada no banco e na memória do nó</w:t>
      </w:r>
      <w:r>
        <w:rPr>
          <w:lang w:val="pt-BR"/>
        </w:rPr>
        <w:t xml:space="preserve">, contém apenas pontos medidos, com o fluxo pleno e o piso exatamente nos ciclos localizados; entre pontos medidos, o nó interpola linearmente. </w:t>
      </w:r>
      <w:r>
        <w:rPr>
          <w:lang w:val="pt-BR"/>
        </w:rPr>
        <w:t xml:space="preserve">Na sessão adotada, feita na caixa atual, 10 lux correspondem a 65,6 % do ciclo de trabalho e 5 lux a 34,0 %, e a maior dispersão entre séries na faixa de operação foi de 0,86 %; as três repetições do pleno deram a mesma leitura, e as do piso diferiram em 0,73 %. Em ensaio de estabilidade de dez minutos a ciclo pleno, feito na primeira caixa, o desvio-padrão das leituras foi de 0,2 %, no limite da resolução do sensor.</w:t>
      </w:r>
    </w:p>
    <w:p>
      <w:pPr>
        <w:spacing w:after="120" w:line="360" w:lineRule="auto"/>
        <w:ind w:firstLine="709"/>
        <w:jc w:val="both"/>
      </w:pPr>
      <w:r>
        <w:rPr>
          <w:lang w:val="pt-BR"/>
        </w:rPr>
        <w:t xml:space="preserve">Antes de cada sessão, a calibração vigente é conferida sem troca de programa no nó. O firmware aceita, pela porta serial, um modo de manutenção em que ignora os comandos do serviço de decisão, e um procedimento automatizado mede a residual e a iluminância nos níveis 1,0, 0,75 e 0,5, convertidos pela tabela gravada, e compara cada uma com o valor esperado sob a mesma tolerância do diagnóstico (3.4.5). Aprovada a conferência, abre-se a sessão de medição com a residual do momento. Reprovada, a calibração é refeita no mesmo procedimento, e a tabela nova é gravada no banco e enviada à memória do nó, sem recompilação do firmware.</w:t>
      </w:r>
    </w:p>
    <w:p w14:paraId="0FCA9407" w14:textId="77777777" w:rsidR="006B1E66" w:rsidRPr="000F5B8B" w:rsidRDefault="00CC3326">
      <w:pPr>
        <w:spacing w:after="120" w:line="360" w:lineRule="auto"/>
        <w:ind w:firstLine="709"/>
        <w:jc w:val="both"/>
        <w:rPr>
          <w:lang w:val="pt-BR"/>
        </w:rPr>
      </w:pPr>
      <w:r>
        <w:rPr>
          <w:lang w:val="pt-BR"/>
        </w:rPr>
        <w:t xml:space="preserve">O trabalho não afirma exatidão metrológica em iluminância, e o texto registra essa restrição entre as limitações. Afirma repetibilidade, monotonicidade e consistência interna da escala, que são as propriedades de que seus resultados dependem. A verificação cruzada contra instrumento de referência calibrado, ou contra segunda cadeia de medição de arquitetura distinta, figura entre as recomendações de </w:t>
      </w:r>
      <w:del w:id="30263" w:author="Vitor Oliveira" w:date="2026-10-11T04:00:00Z">
        <w:r>
          <w:rPr>
            <w:lang w:val="pt-BR"/>
          </w:rPr>
          <w:delText xml:space="preserve">7.1</w:delText>
        </w:r>
      </w:del>
      <w:ins w:id="30264" w:author="Vitor Oliveira" w:date="2026-10-11T04:00:00Z">
        <w:r>
          <w:rPr>
            <w:lang w:val="pt-BR"/>
          </w:rPr>
          <w:t xml:space="preserve">6.1</w:t>
        </w:r>
      </w:ins>
      <w:r>
        <w:rPr>
          <w:lang w:val="pt-BR"/>
        </w:rPr>
        <w:t xml:space="preserve">. A distinção entre o que o arranjo estabelece e o que ele não estabelece é, ela própria, parte do que se pretende demonstrar.</w:t>
      </w:r>
    </w:p>
    <w:p w14:paraId="699D81C5" w14:textId="77777777" w:rsidR="006B1E66" w:rsidRPr="000F5B8B" w:rsidRDefault="00CC3326">
      <w:pPr>
        <w:spacing w:after="120" w:line="360" w:lineRule="auto"/>
        <w:ind w:firstLine="709"/>
        <w:jc w:val="both"/>
        <w:rPr>
          <w:lang w:val="pt-BR"/>
        </w:rPr>
      </w:pPr>
      <w:r>
        <w:rPr>
          <w:lang w:val="pt-BR"/>
        </w:rPr>
        <w:t xml:space="preserve">A escolha por um único nó é deliberada e declarada. O objeto do trabalho é a camada de decisão, não o dispositivo; multiplicar nós acrescentaria custo e tempo sem acrescentar resultado. O controle coordenado de múltiplas luminárias é registrado entre as limitações e entre as recomendações de </w:t>
      </w:r>
      <w:del w:id="30265" w:author="Vitor Oliveira" w:date="2026-10-11T04:00:00Z">
        <w:r>
          <w:rPr>
            <w:lang w:val="pt-BR"/>
          </w:rPr>
          <w:delText xml:space="preserve">7.1</w:delText>
        </w:r>
      </w:del>
      <w:ins w:id="30266" w:author="Vitor Oliveira" w:date="2026-10-11T04:00:00Z">
        <w:r>
          <w:rPr>
            <w:lang w:val="pt-BR"/>
          </w:rPr>
          <w:t xml:space="preserve">6.1</w:t>
        </w:r>
      </w:ins>
      <w:r>
        <w:rPr>
          <w:lang w:val="pt-BR"/>
        </w:rPr>
        <w:t xml:space="preserve">.</w:t>
      </w:r>
    </w:p>
    <w:p w14:paraId="5A88495E" w14:textId="77777777" w:rsidR="00E01C3A" w:rsidRDefault="00CC3326">
      <w:pPr>
        <w:pStyle w:val="Heading3"/>
        <w:spacing w:before="320" w:after="200" w:line="360" w:lineRule="auto"/>
        <w:rPr>
          <w:lang w:val="pt-BR"/>
        </w:rPr>
      </w:pPr>
      <w:bookmarkStart w:id="33" w:name="_Toc241792025"/>
      <w:r>
        <w:rPr>
          <w:lang w:val="pt-BR"/>
        </w:rPr>
        <w:t>3.4.5 Funções de diagnóstico do ponto de luz</w:t>
      </w:r>
      <w:bookmarkEnd w:id="33"/>
    </w:p>
    <w:p w14:paraId="39737D15" w14:textId="77777777" w:rsidR="00E01C3A" w:rsidRDefault="00CC3326">
      <w:pPr>
        <w:spacing w:after="120" w:line="360" w:lineRule="auto"/>
        <w:ind w:firstLine="709"/>
        <w:jc w:val="both"/>
        <w:rPr>
          <w:lang w:val="pt-BR"/>
        </w:rPr>
      </w:pPr>
      <w:r>
        <w:rPr>
          <w:lang w:val="pt-BR"/>
        </w:rPr>
        <w:t>O sensor de iluminância foi introduzido em 3.4 para verificar a execução da decisão. A mesma grandeza sustenta uma segunda função, e é ela que aproxima o nó do sistema de telegestão contratado pelo município: o diagnóstico do estado do ponto de luz. O Caderno de Encargos da concessão atribui à telegestão a gestão do ativo — apuração de falha, de consumo e de inventário, conforme registrado em 2.3 —, e é essa atribuição que a comparação entre o nível comandado e a iluminância medida permite exercer.</w:t>
      </w:r>
    </w:p>
    <w:p w14:paraId="1E92519E" w14:textId="77777777" w:rsidR="00E01C3A" w:rsidRDefault="00CC3326">
      <w:pPr>
        <w:spacing w:after="120" w:line="360" w:lineRule="auto"/>
        <w:ind w:firstLine="709"/>
        <w:jc w:val="both"/>
        <w:rPr>
          <w:lang w:val="pt-BR"/>
        </w:rPr>
      </w:pPr>
      <w:r>
        <w:rPr>
          <w:lang w:val="pt-BR"/>
        </w:rPr>
        <w:t xml:space="preserve">Três diagnósticos derivam dessa comparação e são avaliados sobre a bancada. O primeiro é a falha total: comando de nível não nulo acompanhado de leitura equivalente à iluminância residual registrada em 3.4.3 caracteriza luminária </w:t>
      </w:r>
      <w:r>
        <w:rPr>
          <w:lang w:val="pt-BR"/>
        </w:rPr>
        <w:t>apagada, e a condição é induzida deliberadamente, por interrupção do ramo de potência, para que a detecção seja verificada e não apenas afirmada. O segundo é a divergência entre o nível emitido e o nível entregue, apurada a cada ciclo sobre a razão entre a iluminância medida e a correspondente ao comando. O terceiro é o alerta de perda de controle, emitido quando a divergência persiste acima de tolerância declarada por número de ciclos consecutivos.</w:t>
      </w:r>
    </w:p>
    <w:p w14:paraId="6E51DCB5" w14:textId="77777777" w:rsidR="00E01C3A" w:rsidRDefault="00CC3326">
      <w:pPr>
        <w:spacing w:after="120" w:line="360" w:lineRule="auto"/>
        <w:ind w:firstLine="709"/>
        <w:jc w:val="both"/>
        <w:rPr>
          <w:lang w:val="pt-BR"/>
        </w:rPr>
      </w:pPr>
      <w:r>
        <w:rPr>
          <w:lang w:val="pt-BR"/>
        </w:rPr>
        <w:t xml:space="preserve">A tolerância não é arbitrada: é fixada acima da dispersão apurada no ensaio de repetibilidade de 3.4.4, e nunca abaixo da resolução do instrumento no menor nível operado, de modo que o alerta não seja disparado pelo próprio instrumento. Adota-se o maior valor entre três vezes a maior dispersão relativa entre séries, apurada na sessão de calibração mais recente e restrita à faixa de operação, e um degrau e meio do sensor dividido pela iluminância do piso — 3,4 % na sessão adotada. Vale aqui a propriedade estabelecida naquela subseção — o diagnóstico opera sobre razão entre iluminâncias, e um erro sistemático de escala cancela-se na razão —, o que torna a função exequível com a cadeia de medição disponível, </w:t>
      </w:r>
      <w:r>
        <w:rPr>
          <w:lang w:val="pt-BR"/>
        </w:rPr>
        <w:t xml:space="preserve">apesar de a exatidão absoluta do sensor não ser verificada.</w:t>
      </w:r>
    </w:p>
    <w:p w14:paraId="558D0270" w14:textId="77777777" w:rsidR="00847C0D" w:rsidRDefault="00CC3326">
      <w:pPr>
        <w:spacing w:after="120" w:line="360" w:lineRule="auto"/>
        <w:ind w:firstLine="709"/>
        <w:jc w:val="both"/>
      </w:pPr>
      <w:r>
        <w:rPr>
          <w:lang w:val="pt-BR"/>
        </w:rPr>
        <w:t xml:space="preserve">Os dois alertas têm limiares distintos porque os fenômenos são distintos. A falha total é condição inequívoca, e </w:t>
      </w:r>
      <w:r>
        <w:rPr>
          <w:lang w:val="pt-BR"/>
        </w:rPr>
        <w:t xml:space="preserve">o alerta é aberto após três leituras consecutivas.</w:t>
      </w:r>
      <w:r>
        <w:rPr>
          <w:lang w:val="pt-BR"/>
        </w:rPr>
        <w:t xml:space="preserve"> A perda de controle é gradual — sujeira, depreciação, deslocamento —, não exige ação em segundos, e </w:t>
      </w:r>
      <w:r>
        <w:rPr>
          <w:lang w:val="pt-BR"/>
        </w:rPr>
        <w:t xml:space="preserve">o alerta só é aberto após doze leituras, o que praticamente elimina o alarme falso. Como o nó responde a cada comando, e o comando só é emitido quando o alvo muda ou precisa ser renovado (3.5.2), as leituras são espaçadas, e o alerta de perda de controle leva dezenas de minutos para ser aberto.</w:t>
      </w:r>
      <w:r>
        <w:rPr>
          <w:lang w:val="pt-BR"/>
        </w:rPr>
        <w:t xml:space="preserve"> Em ambos os casos o alerta é registro: não altera o nível de iluminação, função que cabe exclusivamente ao failsafe do nó.</w:t>
      </w:r>
    </w:p>
    <w:p w14:paraId="1DA3781A" w14:textId="77777777" w:rsidR="00EB23B3" w:rsidRDefault="00355771">
      <w:pPr>
        <w:spacing w:after="120" w:line="360" w:lineRule="auto"/>
        <w:ind w:firstLine="709"/>
        <w:jc w:val="both"/>
      </w:pPr>
      <w:r>
        <w:rPr>
          <w:lang w:val="pt-BR"/>
        </w:rPr>
        <w:t xml:space="preserve">No parque, o ponto de luz não dispõe de sensor de iluminância (Quadro 2), e a grandeza de retorno é outra: o controlador de telegestão reporta as grandezas elétricas do ponto de luz (Quadro 3). A comparação conserva a forma — o medido contra o esperado para o nível comandado —, com a potência no lugar da iluminância: sob a hipótese de proporcionalidade de 3.11, a potência esperada é a nominal multiplicada pelo nível, corrigida pela curva do regulador de corrente quando esta for conhecida. Os três diagnósticos transpõem-se: a falha total, como comando de nível não nulo acompanhado de potência próxima de zero; a divergência, como razão entre a potência medida e a esperada; e a perda de controle, como divergência persistente. O que não se transpõe é o alcance. A grandeza elétrica atesta que o comando foi </w:t>
      </w:r>
      <w:r>
        <w:rPr>
          <w:lang w:val="pt-BR"/>
        </w:rPr>
        <w:t>executado pelo regulador, e não que a luz chegou à via: a sujeira do refrator, a obstrução por vegetação e a depreciação do fluxo a potência constante passam despercebidas por ela.</w:t>
      </w:r>
    </w:p>
    <w:p w14:paraId="23434920" w14:textId="77777777" w:rsidR="00E01C3A" w:rsidRDefault="00CC3326">
      <w:pPr>
        <w:spacing w:after="120" w:line="360" w:lineRule="auto"/>
        <w:ind w:firstLine="709"/>
        <w:jc w:val="both"/>
        <w:rPr>
          <w:lang w:val="pt-BR"/>
        </w:rPr>
      </w:pPr>
      <w:r>
        <w:rPr>
          <w:lang w:val="pt-BR"/>
        </w:rPr>
        <w:t xml:space="preserve">Uma quarta função é identificada e expressamente não demonstrada. A queda progressiva da iluminância entregue a comando constante caracteriza depreciação do fluxo luminoso, grandeza que a ABNT NBR 5101 trata sob o termo fator de manutenção sem lhe fixar valor numérico. Um ponto de luz que mede o que entrega poderia estimá-lo empiricamente, em lugar de adotá-lo por tabela — possibilidade que a arquitetura habilita e que o prazo deste trabalho não permite verificar, por se tratar de fenômeno de milhares de horas de operação. Fica registrada entre as recomendações de </w:t>
      </w:r>
      <w:del w:id="30267" w:author="Vitor Oliveira" w:date="2026-10-11T04:00:00Z">
        <w:r>
          <w:rPr>
            <w:lang w:val="pt-BR"/>
          </w:rPr>
          <w:delText xml:space="preserve">7.1</w:delText>
        </w:r>
      </w:del>
      <w:ins w:id="30268" w:author="Vitor Oliveira" w:date="2026-10-11T04:00:00Z">
        <w:r>
          <w:rPr>
            <w:lang w:val="pt-BR"/>
          </w:rPr>
          <w:t xml:space="preserve">6.1</w:t>
        </w:r>
      </w:ins>
      <w:r>
        <w:rPr>
          <w:lang w:val="pt-BR"/>
        </w:rPr>
        <w:t xml:space="preserve">.</w:t>
      </w:r>
    </w:p>
    <w:p w14:paraId="675915A2" w14:textId="77777777" w:rsidR="00E01C3A" w:rsidRDefault="00CC3326">
      <w:pPr>
        <w:spacing w:after="120" w:line="360" w:lineRule="auto"/>
        <w:ind w:firstLine="709"/>
        <w:jc w:val="both"/>
        <w:rPr>
          <w:lang w:val="pt-BR"/>
        </w:rPr>
      </w:pPr>
      <w:r>
        <w:rPr>
          <w:lang w:val="pt-BR"/>
        </w:rPr>
        <w:t>Registre-se a consequência sobre a revisão bibliográfica. França Filho e Tavares (2025), apresentados em 2.8 como delimitação por contraste, por tratarem da confiabilidade do ativo e não da decisão sobre ele, passam a comparecer também como convergência: o diagnóstico aqui descrito é, em escala de um ponto de luz, a função cuja disponibilidade aqueles autores modelam em escala de parque.</w:t>
      </w:r>
    </w:p>
    <w:p w14:paraId="5F9FCCDA" w14:textId="77777777" w:rsidR="00E01C3A" w:rsidRDefault="00CC3326">
      <w:pPr>
        <w:pStyle w:val="Heading2"/>
        <w:spacing w:before="360" w:after="240" w:line="360" w:lineRule="auto"/>
        <w:rPr>
          <w:lang w:val="pt-BR"/>
        </w:rPr>
      </w:pPr>
      <w:bookmarkStart w:id="34" w:name="_Toc241792026"/>
      <w:r>
        <w:rPr>
          <w:lang w:val="pt-BR"/>
        </w:rPr>
        <w:t>3.5 Dados urbanos e construção dos cenários</w:t>
      </w:r>
      <w:bookmarkEnd w:id="34"/>
    </w:p>
    <w:p w14:paraId="1082C1B5" w14:textId="77777777" w:rsidR="00540256" w:rsidRDefault="002E4A9C">
      <w:pPr>
        <w:pStyle w:val="Heading3"/>
        <w:spacing w:before="320" w:after="200" w:line="360" w:lineRule="auto"/>
      </w:pPr>
      <w:bookmarkStart w:id="35" w:name="_Toc241792027"/>
      <w:r>
        <w:rPr>
          <w:lang w:val="pt-BR"/>
        </w:rPr>
        <w:t>3.5.1 Conjuntos de dados e suíte de cenários</w:t>
      </w:r>
      <w:bookmarkEnd w:id="35"/>
    </w:p>
    <w:p w14:paraId="034DEF8F" w14:textId="77777777" w:rsidR="006B1E66" w:rsidRPr="000F5B8B" w:rsidRDefault="00CC3326">
      <w:pPr>
        <w:spacing w:after="120" w:line="360" w:lineRule="auto"/>
        <w:ind w:firstLine="709"/>
        <w:jc w:val="both"/>
        <w:rPr>
          <w:lang w:val="pt-BR"/>
        </w:rPr>
      </w:pPr>
      <w:r>
        <w:rPr>
          <w:lang w:val="pt-BR"/>
        </w:rPr>
        <w:t xml:space="preserve">Os cenários submetidos ao sistema são construídos pelos autores. A suíte emprega um perfil sintético de movimentação ao longo da noite, e a avaliação dos componentes emprega noites reais da série de contagem de pedestres adotada em 3.6 (3.9).</w:t>
      </w:r>
    </w:p>
    <w:p w14:paraId="7AED012E" w14:textId="77777777" w:rsidR="006B1E66" w:rsidRPr="000F5B8B" w:rsidRDefault="00CC3326">
      <w:pPr>
        <w:spacing w:after="120" w:line="360" w:lineRule="auto"/>
        <w:ind w:firstLine="709"/>
        <w:jc w:val="both"/>
        <w:rPr>
          <w:lang w:val="pt-BR"/>
        </w:rPr>
      </w:pPr>
      <w:r>
        <w:rPr>
          <w:lang w:val="pt-BR"/>
        </w:rPr>
        <w:t xml:space="preserve">Não há série pública de movimentação de pedestres por trecho de via no município (3.6). A interface emulada reproduz o formato e a semântica que uma plataforma municipal produziria, e não os seus dados, aos quais não há acesso público.</w:t>
      </w:r>
    </w:p>
    <w:p w14:paraId="715349EE" w14:textId="77777777" w:rsidR="00E01C3A" w:rsidRDefault="00CC3326">
      <w:pPr>
        <w:spacing w:after="120" w:line="360" w:lineRule="auto"/>
        <w:ind w:firstLine="709"/>
        <w:jc w:val="both"/>
        <w:rPr>
          <w:lang w:val="pt-BR"/>
        </w:rPr>
      </w:pPr>
      <w:r>
        <w:rPr>
          <w:lang w:val="pt-BR"/>
        </w:rPr>
        <w:t>Do exposto decorre a delimitação já enunciada em 1.3: demonstra-se o preparo para a integração e especifica-se a interface que a tornaria possível, por meio de interface equivalente, e não a interoperabilidade com a plataforma municipal em operação.</w:t>
      </w:r>
    </w:p>
    <w:p w14:paraId="234811FE" w14:textId="77777777" w:rsidR="006B1E66" w:rsidRPr="000F5B8B" w:rsidRDefault="00CC3326">
      <w:pPr>
        <w:spacing w:after="120" w:line="360" w:lineRule="auto"/>
        <w:ind w:firstLine="709"/>
        <w:jc w:val="both"/>
        <w:rPr>
          <w:lang w:val="pt-BR"/>
        </w:rPr>
      </w:pPr>
      <w:r>
        <w:rPr>
          <w:lang w:val="pt-BR"/>
        </w:rPr>
        <w:t xml:space="preserve">A suíte de cenários de avaliação é composta</w:t>
      </w:r>
      <w:r>
        <w:rPr>
          <w:lang w:val="pt-BR"/>
        </w:rPr>
        <w:t xml:space="preserve"> por situações que cobrem o espaço de entrada do sistema, incluídas as combinações conflitantes — movimentação baixa com ocorrência reportada, horário avançado com fluxo intenso — que constituem o caso interessante da decisão.</w:t>
      </w:r>
    </w:p>
    <w:p w14:paraId="1EE711B8" w14:textId="77777777" w:rsidR="00847C0D" w:rsidRDefault="00CC3326">
      <w:pPr>
        <w:spacing w:after="120" w:line="360" w:lineRule="auto"/>
        <w:ind w:firstLine="709"/>
        <w:jc w:val="both"/>
      </w:pPr>
      <w:r>
        <w:rPr>
          <w:lang w:val="pt-BR"/>
        </w:rPr>
        <w:t>Completam a suíte cenários adversariais, construídos para induzir a violação — movimentação alternando entre vazio e cheio a cada minuto, fora da cadência especificada, movimentação nula declarada e interrupção da publicação pela plataforma —, e um cenário de ruído na fronteira, em que o volume oscila em torno do tercil inferior. Este último foi acrescentado depois da primeira comparação entre a inferência nebulosa e uma tabela em degraus (3.9), para exercitar a região em que as duas diferem, que nenhum cenário anterior alcançava. Fora o adversarial de alternância, os cenários publicam o volume a cada 5 min, conforme a especificação de 3.5.2. O envelope esperado de cada cenário foi fixado antes de sua execução.</w:t>
      </w:r>
    </w:p>
    <w:p w14:paraId="219F8E85" w14:textId="77777777" w:rsidR="00540256" w:rsidRDefault="002E4A9C">
      <w:pPr>
        <w:pStyle w:val="Heading3"/>
        <w:spacing w:before="320" w:after="200" w:line="360" w:lineRule="auto"/>
      </w:pPr>
      <w:bookmarkStart w:id="36" w:name="_Toc241792028"/>
      <w:r>
        <w:rPr>
          <w:lang w:val="pt-BR"/>
        </w:rPr>
        <w:t>3.5.2 Publicação por trecho e identificação espacial</w:t>
      </w:r>
      <w:bookmarkEnd w:id="36"/>
    </w:p>
    <w:p w14:paraId="012B5385" w14:textId="77777777" w:rsidR="00540256" w:rsidRDefault="002E4A9C">
      <w:pPr>
        <w:spacing w:after="120" w:line="360" w:lineRule="auto"/>
        <w:ind w:firstLine="709"/>
        <w:jc w:val="both"/>
      </w:pPr>
      <w:r>
        <w:rPr>
          <w:lang w:val="pt-BR"/>
        </w:rPr>
        <w:t>A interface precisa dizer não apenas o que ocorre, mas onde. Com um único ponto de luz, todo evento valeria para ele; com mais de um, é preciso saber qual câmera observa a via que qual luminária ilumina. A plataforma publica, por isso, dois tipos de informação por trecho de via. O primeiro é o volume de movimentação: a média de pessoas presentes na área do trecho num período de 5 min. O segundo é a ocorrência de segurança ou de trânsito, publicada no momento em que é detectada, e o seu encerramento. A plataforma entrega contagem, e não nível normalizado: quem conhece a via é o serviço de decisão, que compara o volume com o movimento habitual daquele trecho (3.6).</w:t>
      </w:r>
    </w:p>
    <w:p w14:paraId="762FC890" w14:textId="77777777" w:rsidR="002C2A03" w:rsidRDefault="008C03E9">
      <w:pPr>
        <w:spacing w:after="120" w:line="360" w:lineRule="auto"/>
        <w:ind w:firstLine="709"/>
        <w:jc w:val="both"/>
      </w:pPr>
      <w:r>
        <w:rPr>
          <w:lang w:val="pt-BR"/>
        </w:rPr>
        <w:t>O volume é ocupação, e não soma de passagens. A câmera informa quantas pessoas estão na área a cada instante, e a média dessas contagens no período é o volume. Uma pessoa que entra e sai da imagem várias vezes conta como uma em cada instante em que está presente, e nunca como várias; uma detecção intermitente reduz a média, sem inflá-la. O dado de origem é o analítico de contagem de pessoas por área que o termo de referência da plataforma já exige (2.3). A detecção de densidade serviria igualmente, se publicada como número, convertida em pessoas pela área do trecho; a contagem de passagens não serve, justamente por somar duas vezes a mesma pessoa.</w:t>
      </w:r>
    </w:p>
    <w:p w14:paraId="222E45CF" w14:textId="77777777" w:rsidR="002C2A03" w:rsidRDefault="008C03E9">
      <w:pPr>
        <w:spacing w:after="120" w:line="360" w:lineRule="auto"/>
        <w:ind w:firstLine="709"/>
        <w:jc w:val="both"/>
      </w:pPr>
      <w:r>
        <w:rPr>
          <w:lang w:val="pt-BR"/>
        </w:rPr>
        <w:t xml:space="preserve">O período de 5 min não é arbitrário: é o tempo mínimo que a ABNT NBR 5101 impõe para descer do fluxo pleno ao piso da classe (6.10.2). Publicar com frequência maior não faria a luz descer mais depressa, e só multiplicaria as mensagens. </w:t>
      </w:r>
      <w:r>
        <w:rPr>
          <w:lang w:val="pt-BR"/>
        </w:rPr>
        <w:t xml:space="preserve">Cada volume vale por 15 min, três períodos: duas publicações podem se perder sem efeito, e, vencido o prazo sem renovação, o serviço decide o nível pleno (3.7). A validade do comando enviado ao nó acompanha a do volume que o sustenta, de modo que, sem dado vigente, o nó volta ao pleno no mesmo instante em que o serviço o decidiria (3.4).</w:t>
      </w:r>
      <w:r>
        <w:rPr>
          <w:lang w:val="pt-BR"/>
        </w:rPr>
        <w:t xml:space="preserve"> A ocorrência não espera o período, porque leva a luz à classe da via na hora; vale até que a plataforma publique o seu encerramento ou até vencer a vigência informada, o que vier primeiro, e, sem vigência informada, 15 min.</w:t>
      </w:r>
    </w:p>
    <w:p w14:paraId="6438E133" w14:textId="77777777" w:rsidR="002C2A03" w:rsidRDefault="008C03E9">
      <w:pPr>
        <w:spacing w:after="120" w:line="360" w:lineRule="auto"/>
        <w:ind w:firstLine="709"/>
        <w:jc w:val="both"/>
      </w:pPr>
      <w:r>
        <w:rPr>
          <w:lang w:val="pt-BR"/>
        </w:rPr>
        <w:t xml:space="preserve">A interface admite dois modos de envio, à escolha da plataforma: um trecho por mensagem ou um pacote com os trechos de uma região, de até 500 itens. Nos dois, cada trecho deve ser atualizado a cada 5 min, e os envios devem ser distribuídos ao longo do período, e não concentrados no mesmo instante. Com 50 mil câmeras, isso resulta em cerca de 170 publicações por segundo, carga modesta para um serviço em nuvem. No pacote, um item inválido é recusado sozinho, com o motivo, e os demais são gravados. Resumir o dado na origem e publicar apenas a medida derivada </w:t>
      </w:r>
      <w:r>
        <w:rPr>
          <w:lang w:val="pt-BR"/>
        </w:rPr>
        <w:t xml:space="preserve">reforça</w:t>
      </w:r>
      <w:r>
        <w:rPr>
          <w:lang w:val="pt-BR"/>
        </w:rPr>
        <w:t xml:space="preserve"> a proteção de dados de 3.10: a média de um período diz ainda menos sobre cada pessoa do que a contagem de um instante.</w:t>
      </w:r>
    </w:p>
    <w:p w14:paraId="75245AE9" w14:textId="77777777" w:rsidR="00540256" w:rsidRDefault="002E4A9C">
      <w:pPr>
        <w:spacing w:after="120" w:line="360" w:lineRule="auto"/>
        <w:ind w:firstLine="709"/>
        <w:jc w:val="both"/>
      </w:pPr>
      <w:r>
        <w:rPr>
          <w:lang w:val="pt-BR"/>
        </w:rPr>
        <w:t xml:space="preserve">As duas pontas da cadeia já são georreferenciadas. As câmeras do Smart Sampa são cadastradas com latitude, longitude, endereço, distrito e subprefeitura (SÃO PAULO, 2024). O Caderno de Encargos exige o cadastro técnico georreferenciado do parque, com posição e código cadastral de cada ponto de luz, integrado à base cartográfica do município, e é por esse cadastro que a telegestão </w:t>
      </w:r>
      <w:r>
        <w:rPr>
          <w:lang w:val="pt-BR"/>
        </w:rPr>
        <w:t>atua sobre cada ponto (SÃO PAULO, 2015, itens 13, 13.1 e 13.3). O cadastro é público: o GeoSampa, portal cartográfico municipal, publica 662.945 pontos de iluminação, cada um com placa e coordenadas, e 218.768 segmentos de logradouro, cada um com o código oficial do logradouro e sua geometria (SÃO PAULO, 2026c). O que falta é a regra que liga um lugar observado a um ponto de luz.</w:t>
      </w:r>
    </w:p>
    <w:p w14:paraId="0EC08061" w14:textId="77777777" w:rsidR="00540256" w:rsidRDefault="002E4A9C">
      <w:pPr>
        <w:spacing w:after="120" w:line="360" w:lineRule="auto"/>
        <w:ind w:firstLine="709"/>
        <w:jc w:val="both"/>
      </w:pPr>
      <w:r>
        <w:rPr>
          <w:lang w:val="pt-BR"/>
        </w:rPr>
        <w:t>Adota-se como unidade espacial o segmento de logradouro do GeoSampa, identificado pelo código do próprio cadastro. Cada ponto de luz associa-se a todo trecho cuja linha passe a até 25 m de sua posição, distância medida no sistema de coordenadas plano da base cartográfica. A relação é de muitos para muitos: um poste de esquina ilumina mais de um trecho, e um trecho é iluminado por vários postes. A decisão de cada ponto considera todos os trechos associados a ele, pelo lado seguro — vale o maior volume entre os trechos, e há ocorrência se qualquer trecho a reportar. Cada publicação refere-se a um único trecho, e o raio e o critério da associação são gravados junto com ela, de modo que a regra seja reconstituível e ajustável por operação sobre dado. A outra ligação, entre cada câmera e os trechos que ela observa, cabe à plataforma, que conhece a posição e o campo de visão de cada câmera: é ela que publica o volume já referido ao código do trecho (Quadro 18). Este trabalho não constrói nem verifica essa associação.</w:t>
      </w:r>
    </w:p>
    <w:p w14:paraId="0A09B3BA" w14:textId="77777777" w:rsidR="00540256" w:rsidRDefault="002E4A9C">
      <w:pPr>
        <w:spacing w:after="120" w:line="360" w:lineRule="auto"/>
        <w:ind w:firstLine="709"/>
        <w:jc w:val="both"/>
      </w:pPr>
      <w:r>
        <w:rPr>
          <w:lang w:val="pt-BR"/>
        </w:rPr>
        <w:t>A associação foi construída sobre dado real. Recortou-se do GeoSampa um quarteirão do Jardim Helena, na zona leste, com 16 trechos e 36 postes. O nó de bancada representa um desses postes, próximo de uma esquina e associado a três trechos, e um segundo ponto, simulado, representa um poste de meio de quadra, associado a um único trecho. Dois achados decorrem do dado. O primeiro é que os segmentos do cadastro são curtos, de 30 m a 100 m, e com o raio adotado 17 dos 36 postes caem em três ou mais trechos, o que é conservador para a segurança e reduz a atenuação. O segundo é que o cadastro tem ruído — placa duplicada, poste a mais de 25 m de qualquer trecho, endereço em texto livre —, e por isso a associação é geométrica, e não por nome de rua.</w:t>
      </w:r>
    </w:p>
    <w:p w14:paraId="314099AC" w14:textId="77777777" w:rsidR="00540256" w:rsidRDefault="002E4A9C">
      <w:pPr>
        <w:spacing w:after="120" w:line="360" w:lineRule="auto"/>
        <w:ind w:firstLine="709"/>
        <w:jc w:val="both"/>
      </w:pPr>
      <w:r>
        <w:rPr>
          <w:lang w:val="pt-BR"/>
        </w:rPr>
        <w:t xml:space="preserve">Na implantação, o comando à luminária seria endereçado pelo código cadastral do ponto no sistema de telegestão. Para essa ligação existe interface padronizada entre o sistema central de gestão e as redes de controladores de iluminação: o protocolo TALQ, cuja versão 2.7.1, de abril de 2026, é especificada como interface REST com cargas em JSON e prevê a localização de cada dispositivo e grupos para </w:t>
      </w:r>
      <w:r>
        <w:rPr>
          <w:lang w:val="pt-BR"/>
        </w:rPr>
        <w:t>comando coletivo (TALQ CONSORTIUM, 2026). O MQTT é o meio da bancada; o que se transpõe é a semântica — ponto de luz, nível adimensional e identificador da decisão —, e não o transporte.</w:t>
      </w:r>
    </w:p>
    <w:p>
      <w:pPr>
        <w:spacing w:after="120" w:line="360" w:lineRule="auto"/>
        <w:ind w:firstLine="709"/>
        <w:jc w:val="both"/>
      </w:pPr>
      <w:r>
        <w:rPr>
          <w:lang w:val="pt-BR"/>
        </w:rPr>
        <w:t xml:space="preserve">A arquitetura do serviço segue o que o Caderno de Encargos exige do sistema de telegestão, e não a conveniência da bancada. O Caderno exige que a lógica e os modos de atuação sejam processados no controlador de cada luminária, que funciona sem comunicação com o centro de controle; que a central envie comandos isolados ou em grupo, programações ou a atualização de uma agenda residente no controlador; e admite até 180 s para a troca de dados entre a central e a luminária (SÃO PAULO, 2015, itens 7.1.1, 7.1.2 e 7.2.1). O que foi efetivamente implantado no parque não é conhecido e não é afirmado aqui. Seguindo essas exigências, o serviço decide quando chega volume ou ocorrência de um trecho, e só para os pontos de luz daquele trecho; publica comando apenas quando o nível-alvo muda, ou quando o anterior está a menos de 5 min de vencer e o novo vence depois dele; e uma varredura a cada minuto decide de novo os pontos cujo comando está vencendo. O nó executa a rampa e volta ao pleno no vencimento (3.4). Nos cenários de </w:t>
      </w:r>
      <w:del w:id="30269" w:author="Vitor Oliveira" w:date="2026-10-11T04:00:00Z">
        <w:r>
          <w:rPr>
            <w:lang w:val="pt-BR"/>
          </w:rPr>
          <w:delText xml:space="preserve">5.2</w:delText>
        </w:r>
      </w:del>
      <w:ins w:id="30270" w:author="Vitor Oliveira" w:date="2026-10-11T04:00:00Z">
        <w:r>
          <w:rPr>
            <w:lang w:val="pt-BR"/>
          </w:rPr>
          <w:t xml:space="preserve">4.2</w:t>
        </w:r>
      </w:ins>
      <w:r>
        <w:rPr>
          <w:lang w:val="pt-BR"/>
        </w:rPr>
        <w:t xml:space="preserve">, isso reduziu os comandos a </w:t>
      </w:r>
      <w:r>
        <w:rPr>
          <w:lang w:val="pt-BR"/>
        </w:rPr>
        <w:t xml:space="preserve">cerca de 1,3 % dos passos da rampa</w:t>
      </w:r>
      <w:r>
        <w:rPr>
          <w:lang w:val="pt-BR"/>
        </w:rPr>
        <w:t xml:space="preserve">, sem mudar os resultados. Em escala de parque, com mais de seiscentos mil pontos e volume a cada 5 min, a ordem de grandeza passa de cerca de 120 mil comandos por segundo, se cada ponto recebesse comando a cada 5 s, para cerca de mil, cálculo e não medição.</w:t>
      </w:r>
    </w:p>
    <w:p w14:paraId="165430AE" w14:textId="77777777" w:rsidR="00E01C3A" w:rsidRDefault="00CC3326">
      <w:pPr>
        <w:pStyle w:val="Heading2"/>
        <w:spacing w:before="360" w:after="240" w:line="360" w:lineRule="auto"/>
        <w:rPr>
          <w:lang w:val="pt-BR"/>
        </w:rPr>
      </w:pPr>
      <w:bookmarkStart w:id="37" w:name="_Toc241792029"/>
      <w:r>
        <w:rPr>
          <w:lang w:val="pt-BR"/>
        </w:rPr>
        <w:t>3.6 Camada de previsão</w:t>
      </w:r>
      <w:bookmarkEnd w:id="37"/>
    </w:p>
    <w:p w14:paraId="36DC4AD8" w14:textId="77777777" w:rsidR="00E01C3A" w:rsidRDefault="00CC3326">
      <w:pPr>
        <w:spacing w:after="120" w:line="360" w:lineRule="auto"/>
        <w:ind w:firstLine="709"/>
        <w:jc w:val="both"/>
        <w:rPr>
          <w:lang w:val="pt-BR"/>
        </w:rPr>
      </w:pPr>
      <w:r>
        <w:rPr>
          <w:lang w:val="pt-BR"/>
        </w:rPr>
        <w:t xml:space="preserve">A camada de previsão estima o nível de movimentação na próxima janela de operação a partir das janelas anteriores. </w:t>
      </w:r>
      <w:r>
        <w:rPr>
          <w:lang w:val="pt-BR"/>
        </w:rPr>
        <w:t xml:space="preserve">Seu treinamento requer série histórica de contagem de pedestres com granularidade inferior à hora, e aqui</w:t>
      </w:r>
      <w:r>
        <w:rPr>
          <w:lang w:val="pt-BR"/>
        </w:rPr>
        <w:t xml:space="preserve"> se impõe uma constatação que o próprio trabalho denuncia: o município de São Paulo não disponibiliza série dessa natureza em seu portal de dados abertos. A consulta ao catálogo municipal, realizada em setembro de 2026, retorna para o termo pedestre um único conjunto, o cadastro de lombadas; e os dois conjuntos intitulados fluxo de pessoas correspondem a relatórios mensais de público de equipamentos concedidos, sem granularidade horária e sem referência a via pública. A contagem de pessoas é exigida contratualmente da plataforma municipal de videomonitoramento, conforme documentado em 2.3, e não é publicada.</w:t>
      </w:r>
    </w:p>
    <w:p w14:paraId="3C300CD2" w14:textId="77777777" w:rsidR="00E01C3A" w:rsidRDefault="00CC3326">
      <w:pPr>
        <w:spacing w:after="120" w:line="360" w:lineRule="auto"/>
        <w:ind w:firstLine="709"/>
        <w:jc w:val="both"/>
        <w:rPr>
          <w:lang w:val="pt-BR"/>
        </w:rPr>
      </w:pPr>
      <w:r>
        <w:rPr>
          <w:lang w:val="pt-BR"/>
        </w:rPr>
        <w:t xml:space="preserve">Adota-se, em consequência, a contagem automática de pedestres da cidade de Zurique, em valores de 15 min e sob licença aberta (STADT ZÜRICH, 2026), que mede o mesmo fenômeno que a classe P da ABNT NBR 5101 disciplina: a circulação de pedestres em via urbana. </w:t>
      </w:r>
      <w:r>
        <w:rPr>
          <w:lang w:val="pt-BR"/>
        </w:rPr>
        <w:t xml:space="preserve">Emprega-se a janela de 2016 a 2019, anterior à pandemia;</w:t>
      </w:r>
      <w:r>
        <w:rPr>
          <w:lang w:val="pt-BR"/>
        </w:rPr>
        <w:t xml:space="preserve"> o arquivo foi baixado em 30 de setembro de 2026, e o resumo SHA-256 da cópia empregada é registrado, uma vez que o portal o atualiza. </w:t>
      </w:r>
      <w:r>
        <w:rPr>
          <w:lang w:val="pt-BR"/>
        </w:rPr>
        <w:t xml:space="preserve">Entre as séries públicas com histórico de anos localizadas pelos autores, a de 15 min é a mais próxima do período de 5 min</w:t>
      </w:r>
      <w:r>
        <w:rPr>
          <w:lang w:val="pt-BR"/>
        </w:rPr>
        <w:t xml:space="preserve"> em que a interface especificada publica o volume (3.5.2).</w:t>
      </w:r>
    </w:p>
    <w:p w14:paraId="1A68B1A7" w14:textId="77777777" w:rsidR="00E01C3A" w:rsidRDefault="00CC3326">
      <w:pPr>
        <w:spacing w:after="120" w:line="360" w:lineRule="auto"/>
        <w:ind w:firstLine="709"/>
        <w:jc w:val="both"/>
        <w:rPr>
          <w:lang w:val="pt-BR"/>
        </w:rPr>
      </w:pPr>
      <w:r>
        <w:rPr>
          <w:lang w:val="pt-BR"/>
        </w:rPr>
        <w:t xml:space="preserve">A substituição da série é declarada e delimitada. </w:t>
      </w:r>
      <w:r>
        <w:rPr>
          <w:lang w:val="pt-BR"/>
        </w:rPr>
        <w:t xml:space="preserve">Os valores absolutos de contagem de Zurique não são transponíveis</w:t>
      </w:r>
      <w:r>
        <w:rPr>
          <w:lang w:val="pt-BR"/>
        </w:rPr>
        <w:t xml:space="preserve"> a uma via paulistana, e o trabalho não os transpõe: as grandezas que alimentam a inferência são normalizadas em relação à distribuição do próprio ponto de medição — </w:t>
      </w:r>
      <w:r>
        <w:rPr>
          <w:lang w:val="pt-BR"/>
        </w:rPr>
        <w:t xml:space="preserve">divididas pelo percentil 99 da contagem do ponto, e não pelo máximo, que corresponde a evento isolado e achataria o restante da distribuição, com o nível limitado a 1 —,</w:t>
      </w:r>
      <w:r>
        <w:rPr>
          <w:lang w:val="pt-BR"/>
        </w:rPr>
        <w:t xml:space="preserve"> de modo que o que se transfere é a estrutura — a forma do ciclo diário e semanal e a dependência temporal entre janelas —, e não o patamar. A </w:t>
      </w:r>
      <w:r>
        <w:rPr>
          <w:lang w:val="pt-BR"/>
        </w:rPr>
        <w:t>especificação de interface produzida como resultado define o formato em que a série municipal precisaria ser publicada para que o modelo fosse retreinado sobre dados locais, o que converte a limitação em requisito documentado.</w:t>
      </w:r>
    </w:p>
    <w:p w14:paraId="3D741395" w14:textId="77777777" w:rsidR="00E01C3A" w:rsidRDefault="00CC3326">
      <w:pPr>
        <w:spacing w:after="120" w:line="360" w:lineRule="auto"/>
        <w:ind w:firstLine="709"/>
        <w:jc w:val="both"/>
        <w:rPr>
          <w:lang w:val="pt-BR"/>
        </w:rPr>
      </w:pPr>
      <w:r>
        <w:rPr>
          <w:lang w:val="pt-BR"/>
        </w:rPr>
        <w:t xml:space="preserve">O protocolo de avaliação é o usual para séries temporais e evita vazamento de informação: a partição entre treino e teste é cronológica, com o período final reservado ao teste, e o desempenho é reportado em erro absoluto médio e em raiz do erro quadrático médio. </w:t>
      </w:r>
      <w:r>
        <w:rPr>
          <w:lang w:val="pt-BR"/>
        </w:rPr>
        <w:t xml:space="preserve">O modelo é confrontado com duas referências ingênuas — a persistência, que projeta o valor corrente, e a média sazonal, que projeta a média histórica daquela hora naquele dia da semana. É confrontado também com dois modelos de aprendizado treinados sobre a mesma partição e os mesmos atributos, sem ajuste de hiperparâmetros: uma regressão linear, o modelo mais simples da família, e uma floresta aleatória, o outro modelo de árvores de uso corrente. A regra de leitura foi registrada antes do treino: há superioridade quando o erro absoluto médio é ao menos 2 % menor e menor na maioria dos sensores; diferença abaixo de 2 % é equivalência.</w:t>
      </w:r>
      <w:r>
        <w:rPr>
          <w:lang w:val="pt-BR"/>
        </w:rPr>
        <w:t xml:space="preserve"> A comparação é o que separa aprendizado de ornamento: caso o modelo treinado não supere as referências, o resultado é reportado como tal, e a conclusão é que um perfil horário fixo bastaria ao caso — achado igualmente informativo para a especificação da interface.</w:t>
      </w:r>
    </w:p>
    <w:p w14:paraId="292012A6" w14:textId="77777777" w:rsidR="00847C0D" w:rsidRDefault="00CC3326">
      <w:pPr>
        <w:spacing w:after="120" w:line="360" w:lineRule="auto"/>
        <w:ind w:firstLine="709"/>
        <w:jc w:val="both"/>
      </w:pPr>
      <w:r>
        <w:rPr>
          <w:lang w:val="pt-BR"/>
        </w:rPr>
        <w:t xml:space="preserve">São retidos os 14 pontos com ao menos 730 dias de registro e cobertura igual ou superior a 95 % na janela, 12 deles com dados no ano de teste; o treino vai até 2018, e o teste é o ano de 2019. A preparação segue roteiro fixado antes do treino: os carimbos repetidos na mudança de horário de verão são combinados pela média; sequências de contagem nula por oito horas ou mais que incluam horário diurno são tratadas como sensor travado e descartadas; o percentil 99 de cada ponto é calculado só no treino. Os atributos do modelo são o nível de 15, 30, 45 e 60 min, de 2 h, de 24 h e de 7 dias antes; as médias da última hora, das últimas três e das últimas vinte e quatro horas; a hora do dia, o quarto de hora, o instante do dia em forma de seno e cosseno, o dia da semana, o fim de semana e o feriado. O alvo é o nível médio dos 60 min seguintes. No treino, os feriados são os de Zurique, onde a série é medida; em operação, os nacionais brasileiros — é o atributo que muda de calendário com a cidade, e não o modelo. Sem histórico suficiente para os atributos de atraso, o serviço recorre à persistência em vez de extrapolar sobre a lacuna.</w:t>
      </w:r>
    </w:p>
    <w:p w14:paraId="4E7823C6" w14:textId="77777777" w:rsidR="00540256" w:rsidRDefault="002E4A9C">
      <w:pPr>
        <w:spacing w:after="120" w:line="360" w:lineRule="auto"/>
        <w:ind w:firstLine="709"/>
        <w:jc w:val="both"/>
      </w:pPr>
      <w:r>
        <w:rPr>
          <w:lang w:val="pt-BR"/>
        </w:rPr>
        <w:t xml:space="preserve">Em operação, a série não chega pronta: o serviço a constrói a partir dos volumes de cada trecho (3.5.2), como média das médias de 5 min em blocos de 15 min, dividida por uma régua do trecho — o percentil 99 das médias de 15 min dos últimos 28 dias, o mesmo critério do treino, calculado quando há ao menos 672 blocos, sete dias, de volume; até lá, um valor inicial declarado de cinco pessoas. A régua muda devagar e é recalculada uma vez por dia, e não a cada decisão. Para um ponto de luz associado a vários trechos, prevalece o maior nível normalizado entre eles, pelo mesmo lado seguro. O volume observado, que entra na inferência, é normalizado pela mesma régua, de modo que observado e previsto ficam na mesma escala. O arranque com referência arbitrada é limitação declarada em </w:t>
      </w:r>
      <w:del w:id="30271" w:author="Vitor Oliveira" w:date="2026-10-11T04:00:00Z">
        <w:r>
          <w:rPr>
            <w:lang w:val="pt-BR"/>
          </w:rPr>
          <w:delText xml:space="preserve">6.3</w:delText>
        </w:r>
      </w:del>
      <w:ins w:id="30272" w:author="Vitor Oliveira" w:date="2026-10-11T04:00:00Z">
        <w:r>
          <w:rPr>
            <w:lang w:val="pt-BR"/>
          </w:rPr>
          <w:t xml:space="preserve">5.3</w:t>
        </w:r>
      </w:ins>
      <w:r>
        <w:rPr>
          <w:lang w:val="pt-BR"/>
        </w:rPr>
        <w:t xml:space="preserve">.</w:t>
      </w:r>
    </w:p>
    <w:p>
      <w:pPr>
        <w:spacing w:after="120" w:line="360" w:lineRule="auto"/>
        <w:ind w:firstLine="709"/>
        <w:jc w:val="both"/>
      </w:pPr>
      <w:r>
        <w:rPr>
          <w:lang w:val="pt-BR"/>
        </w:rPr>
        <w:t xml:space="preserve">A régua segue quatro requisitos do projeto: escala de 0, via vazia, a 1, o cheio típico da via; pouca influência de eventos raros; estabilidade com 28 dias de dado; e cálculo simples, trecho a trecho, no banco. A normalização pelo máximo deixaria um único evento definir a escala; a padronização pela média e pelo desvio produz valores negativos e sem limite; a escala pela mediana e pela dispersão central cresce sem controle à noite, quando a mediana é quase zero; e a transformação em postos perde a proporção entre os volumes. Em 28 dias, o percentil 99 é definido por cerca dos 27 blocos mais cheios: o bastante para a estimativa ser estável, e pouco o bastante para deixar os eventos raros acima dela, onde o nível é limitado a 1. O valor 99 é critério dos autores. Num teste de sensibilidade feito depois da escolha, trocar o 99 por 95, 99,5 ou 99,9 manteve a mesma faixa de movimentação em 95,7 % a 99,2 % dos blocos noturnos de 2019, pela régua do treino e pela de 28 dias; o percentil 95 deixa 5,5 % dos blocos no limite de 1, e a variação diária da régua ficou abaixo de 5 % em 95 % dos dias, nos quatro percentis.</w:t>
      </w:r>
    </w:p>
    <w:p w14:paraId="720148FB" w14:textId="77777777" w:rsidR="001A5FD5" w:rsidRDefault="002D2B91">
      <w:pPr>
        <w:spacing w:after="120" w:line="360" w:lineRule="auto"/>
        <w:ind w:firstLine="709"/>
        <w:jc w:val="both"/>
      </w:pPr>
      <w:r>
        <w:rPr>
          <w:lang w:val="pt-BR"/>
        </w:rPr>
        <w:t xml:space="preserve">O erro médio não diz, por si, se a previsão melhora a decisão: as regras de 3.7 leem a movimentação prevista em três faixas, e um ganho de precisão que não mude a faixa não muda o nível. A camada é, por isso, avaliada também nos termos da decisão. No sistema, o modelo é substituído pela média sazonal calculada apenas </w:t>
      </w:r>
      <w:r>
        <w:rPr>
          <w:lang w:val="pt-BR"/>
        </w:rPr>
        <w:t xml:space="preserve">com o histórico do próprio ponto — </w:t>
      </w:r>
      <w:r>
        <w:rPr>
          <w:lang w:val="pt-BR"/>
        </w:rPr>
        <w:t xml:space="preserve">a média do nível na mesma hora das até quatro semanas anteriores, sem treino</w:t>
      </w:r>
      <w:r>
        <w:rPr>
          <w:lang w:val="pt-BR"/>
        </w:rPr>
        <w:t xml:space="preserve"> —, e comparam-se a energia, a janela em transição e os minutos abaixo do nível que a situação pede (3.9). Fora do sistema, mede-se o acerto da faixa — a fração dos casos em que a faixa prevista é a faixa real da hora seguinte — e, nos casos em que o nível corrente é baixo, a precisão, a revocação e a medida F1 da previsão de que a movimentação deixará a faixa baixa, que é a situação em que a previsão retém a atenuação.</w:t>
      </w:r>
    </w:p>
    <w:p w14:paraId="3659AE29" w14:textId="77777777" w:rsidR="001A5FD5" w:rsidRDefault="002D2B91">
      <w:pPr>
        <w:spacing w:after="120" w:line="360" w:lineRule="auto"/>
        <w:ind w:firstLine="709"/>
        <w:jc w:val="both"/>
      </w:pPr>
      <w:r>
        <w:rPr>
          <w:lang w:val="pt-BR"/>
        </w:rPr>
        <w:t xml:space="preserve">A série de Zurique substituiu, depois de obtidos os primeiros resultados, a série horária de pedestres de Melbourne (CITY OF MELBOURNE, 2026), adotada nas versões anteriores, e a troca é declarada por ter sido decidida à vista deles. Com a série horária, o modelo superava as referências no erro, mas, no sistema, a média sazonal do próprio ponto o igualava; um experimento com protocolo fixado antes do treino, sobre a série de Zurique, mostrou que a vantagem do modelo sobre a melhor referência simples aparece na resolução de 15 min e desaparece com os mesmos dados somados por hora (</w:t>
      </w:r>
      <w:del w:id="30273" w:author="Vitor Oliveira" w:date="2026-10-11T04:00:00Z">
        <w:r>
          <w:rPr>
            <w:lang w:val="pt-BR"/>
          </w:rPr>
          <w:delText xml:space="preserve">5.6</w:delText>
        </w:r>
      </w:del>
      <w:ins w:id="30274" w:author="Vitor Oliveira" w:date="2026-10-11T04:00:00Z">
        <w:r>
          <w:rPr>
            <w:lang w:val="pt-BR"/>
          </w:rPr>
          <w:t xml:space="preserve">4.6</w:t>
        </w:r>
      </w:ins>
      <w:r>
        <w:rPr>
          <w:lang w:val="pt-BR"/>
        </w:rPr>
        <w:t xml:space="preserve">, Quadro 20). O critério de leitura daquele experimento — superar a melhor referência simples, no período noturno, em ao menos 2 pontos percentuais no acerto da faixa e em ao menos 0,02 na medida F1 — foi mantido para o modelo em operação. Os limiares são critério dos autores, e não valor de norma ou de literatura; o que lhes dá validade é terem sido fixados antes do resultado. Fica, da série de Melbourne, um achado: quando o dado de movimento só existe por hora, o modelo treinado é substituível por uma média sazonal, e a solução entrega menos do que a sua arquitetura permite.</w:t>
      </w:r>
    </w:p>
    <w:p w14:paraId="297B20CE" w14:textId="77777777" w:rsidR="00E01C3A" w:rsidRDefault="00CC3326">
      <w:pPr>
        <w:pStyle w:val="Heading2"/>
        <w:spacing w:before="360" w:after="240" w:line="360" w:lineRule="auto"/>
        <w:rPr>
          <w:lang w:val="pt-BR"/>
        </w:rPr>
      </w:pPr>
      <w:bookmarkStart w:id="38" w:name="_Toc241792030"/>
      <w:r>
        <w:rPr>
          <w:lang w:val="pt-BR"/>
        </w:rPr>
        <w:t>3.7 Mecanismo de decisão</w:t>
      </w:r>
      <w:bookmarkEnd w:id="38"/>
    </w:p>
    <w:p w14:paraId="73A6445E" w14:textId="77777777" w:rsidR="006B1E66" w:rsidRPr="000F5B8B" w:rsidRDefault="00CC3326">
      <w:pPr>
        <w:spacing w:after="240" w:line="360" w:lineRule="auto"/>
        <w:ind w:firstLine="709"/>
        <w:jc w:val="both"/>
        <w:rPr>
          <w:lang w:val="pt-BR"/>
        </w:rPr>
      </w:pPr>
      <w:r>
        <w:rPr>
          <w:lang w:val="pt-BR"/>
        </w:rPr>
        <w:t>A decisão é produzida por sistema de inferência nebulosa do tipo Mamdani, cuja construção compreende a definição das variáveis de entrada e de seus conjuntos linguísticos, a formulação da base de regras e o método de agregação e de defuzificação. O Quadro 7 discrimina as variáveis de entrada, entre as quais figura a estimativa produzida pela camada de previsão descrita em 3.6.</w:t>
      </w:r>
    </w:p>
    <w:p w14:paraId="4C99B991" w14:textId="77777777" w:rsidR="006B1E66" w:rsidRPr="000F5B8B" w:rsidRDefault="00CC3326">
      <w:pPr>
        <w:keepNext/>
        <w:spacing w:before="260" w:after="130"/>
        <w:rPr>
          <w:lang w:val="pt-BR"/>
        </w:rPr>
      </w:pPr>
      <w:r>
        <w:rPr>
          <w:sz w:val="20"/>
          <w:szCs w:val="20"/>
          <w:lang w:val="pt-BR"/>
        </w:rPr>
        <w:t>Quadro 7 – Variáveis de entrada do sistema de decisão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14:paraId="291C95B9" w14:textId="77777777">
        <w:trPr>
          <w:tblHeader/>
        </w:trPr>
        <w:tc>
          <w:tcPr>
            <w:tcW w:w="2100" w:type="dxa"/>
            <w:shd w:val="clear" w:color="auto" w:fill="EDEDED"/>
            <w:tcMar>
              <w:top w:w="70" w:type="dxa"/>
              <w:left w:w="90" w:type="dxa"/>
              <w:bottom w:w="70" w:type="dxa"/>
              <w:right w:w="90" w:type="dxa"/>
            </w:tcMar>
          </w:tcPr>
          <w:p w14:paraId="4070CD69" w14:textId="77777777" w:rsidR="006B1E66" w:rsidRDefault="00CC3326">
            <w:r>
              <w:rPr>
                <w:b/>
                <w:bCs/>
                <w:sz w:val="20"/>
                <w:szCs w:val="20"/>
              </w:rPr>
              <w:t>Variável</w:t>
            </w:r>
          </w:p>
        </w:tc>
        <w:tc>
          <w:tcPr>
            <w:tcW w:w="3200" w:type="dxa"/>
            <w:shd w:val="clear" w:color="auto" w:fill="EDEDED"/>
            <w:tcMar>
              <w:top w:w="70" w:type="dxa"/>
              <w:left w:w="90" w:type="dxa"/>
              <w:bottom w:w="70" w:type="dxa"/>
              <w:right w:w="90" w:type="dxa"/>
            </w:tcMar>
          </w:tcPr>
          <w:p w14:paraId="428517E6" w14:textId="77777777" w:rsidR="006B1E66" w:rsidRDefault="00CC3326">
            <w:r>
              <w:rPr>
                <w:b/>
                <w:bCs/>
                <w:sz w:val="20"/>
                <w:szCs w:val="20"/>
              </w:rPr>
              <w:t>Origem</w:t>
            </w:r>
          </w:p>
        </w:tc>
        <w:tc>
          <w:tcPr>
            <w:tcW w:w="3771" w:type="dxa"/>
            <w:shd w:val="clear" w:color="auto" w:fill="EDEDED"/>
            <w:tcMar>
              <w:top w:w="70" w:type="dxa"/>
              <w:left w:w="90" w:type="dxa"/>
              <w:bottom w:w="70" w:type="dxa"/>
              <w:right w:w="90" w:type="dxa"/>
            </w:tcMar>
          </w:tcPr>
          <w:p w14:paraId="06F2BBD5" w14:textId="77777777" w:rsidR="006B1E66" w:rsidRDefault="00CC3326">
            <w:r>
              <w:rPr>
                <w:b/>
                <w:bCs/>
                <w:sz w:val="20"/>
                <w:szCs w:val="20"/>
              </w:rPr>
              <w:t>Justificativa da inclusão</w:t>
            </w:r>
          </w:p>
        </w:tc>
      </w:tr>
      <w:tr w:rsidR="006B1E66" w:rsidRPr="00CE1B46" w14:paraId="168F913D" w14:textId="77777777">
        <w:tc>
          <w:tcPr>
            <w:tcW w:w="2100" w:type="dxa"/>
            <w:tcMar>
              <w:top w:w="70" w:type="dxa"/>
              <w:left w:w="90" w:type="dxa"/>
              <w:bottom w:w="70" w:type="dxa"/>
              <w:right w:w="90" w:type="dxa"/>
            </w:tcMar>
          </w:tcPr>
          <w:p w14:paraId="48A8AEA7" w14:textId="77777777" w:rsidR="006B1E66" w:rsidRPr="000F5B8B" w:rsidRDefault="00CC3326">
            <w:pPr>
              <w:rPr>
                <w:lang w:val="pt-BR"/>
              </w:rPr>
            </w:pPr>
            <w:r>
              <w:rPr>
                <w:sz w:val="20"/>
                <w:szCs w:val="20"/>
                <w:lang w:val="pt-BR"/>
              </w:rPr>
              <w:t>Volume de movimentação no trecho</w:t>
            </w:r>
          </w:p>
        </w:tc>
        <w:tc>
          <w:tcPr>
            <w:tcW w:w="3200" w:type="dxa"/>
            <w:tcMar>
              <w:top w:w="70" w:type="dxa"/>
              <w:left w:w="90" w:type="dxa"/>
              <w:bottom w:w="70" w:type="dxa"/>
              <w:right w:w="90" w:type="dxa"/>
            </w:tcMar>
          </w:tcPr>
          <w:p w14:paraId="0A410B59" w14:textId="77777777" w:rsidR="006B1E66" w:rsidRDefault="00CC3326">
            <w:r>
              <w:rPr>
                <w:sz w:val="20"/>
                <w:szCs w:val="20"/>
              </w:rPr>
              <w:t>Interface de dados urbanos</w:t>
            </w:r>
          </w:p>
        </w:tc>
        <w:tc>
          <w:tcPr>
            <w:tcW w:w="3771" w:type="dxa"/>
            <w:tcMar>
              <w:top w:w="70" w:type="dxa"/>
              <w:left w:w="90" w:type="dxa"/>
              <w:bottom w:w="70" w:type="dxa"/>
              <w:right w:w="90" w:type="dxa"/>
            </w:tcMar>
          </w:tcPr>
          <w:p w14:paraId="7C5CFE2A" w14:textId="77777777" w:rsidR="006B1E66" w:rsidRPr="000F5B8B" w:rsidRDefault="00CC3326">
            <w:pPr>
              <w:rPr>
                <w:lang w:val="pt-BR"/>
              </w:rPr>
            </w:pPr>
            <w:r>
              <w:rPr>
                <w:sz w:val="20"/>
                <w:szCs w:val="20"/>
                <w:lang w:val="pt-BR"/>
              </w:rPr>
              <w:t xml:space="preserve">Média de pessoas na área do trecho nos últimos 5 min, a partir da contagem já exigida da plataforma municipal (2.3), normalizada pelo movimento habitual do trecho (3.6). </w:t>
            </w:r>
            <w:r>
              <w:rPr>
                <w:sz w:val="20"/>
                <w:szCs w:val="20"/>
                <w:lang w:val="pt-BR"/>
              </w:rPr>
              <w:t xml:space="preserve">A subseção 6.10.3 da norma recomenda o monitoramento do tráfego para determinar o tempo de funcionamento da iluminação adaptativa,</w:t>
            </w:r>
            <w:r>
              <w:rPr>
                <w:sz w:val="20"/>
                <w:szCs w:val="20"/>
                <w:lang w:val="pt-BR"/>
              </w:rPr>
              <w:t xml:space="preserve"> e a classe de uma via de pedestres depende do nível de atividade de pedestres; em vias de classe M, a mesma variável seria alimentada pelo fluxo de veículos</w:t>
            </w:r>
          </w:p>
        </w:tc>
      </w:tr>
      <w:tr w:rsidR="006B1E66" w:rsidRPr="00CE1B46" w14:paraId="34EE03EE" w14:textId="77777777">
        <w:tc>
          <w:tcPr>
            <w:tcW w:w="2100" w:type="dxa"/>
            <w:tcMar>
              <w:top w:w="70" w:type="dxa"/>
              <w:left w:w="90" w:type="dxa"/>
              <w:bottom w:w="70" w:type="dxa"/>
              <w:right w:w="90" w:type="dxa"/>
            </w:tcMar>
          </w:tcPr>
          <w:p w14:paraId="1CC38DEE" w14:textId="77777777" w:rsidR="006B1E66" w:rsidRPr="000F5B8B" w:rsidRDefault="00CC3326">
            <w:pPr>
              <w:rPr>
                <w:lang w:val="pt-BR"/>
              </w:rPr>
            </w:pPr>
            <w:r>
              <w:rPr>
                <w:sz w:val="20"/>
                <w:szCs w:val="20"/>
                <w:lang w:val="pt-BR"/>
              </w:rPr>
              <w:t>Nível de movimentação previsto para a próxima janela</w:t>
            </w:r>
          </w:p>
        </w:tc>
        <w:tc>
          <w:tcPr>
            <w:tcW w:w="3200" w:type="dxa"/>
            <w:tcMar>
              <w:top w:w="70" w:type="dxa"/>
              <w:left w:w="90" w:type="dxa"/>
              <w:bottom w:w="70" w:type="dxa"/>
              <w:right w:w="90" w:type="dxa"/>
            </w:tcMar>
          </w:tcPr>
          <w:p w14:paraId="1528A2DA" w14:textId="77777777" w:rsidR="006B1E66" w:rsidRDefault="00CC3326">
            <w:r>
              <w:rPr>
                <w:sz w:val="20"/>
                <w:szCs w:val="20"/>
              </w:rPr>
              <w:t>Camada de previsão, sobre o histórico de volumes do trecho (3.6)</w:t>
            </w:r>
          </w:p>
        </w:tc>
        <w:tc>
          <w:tcPr>
            <w:tcW w:w="3771" w:type="dxa"/>
            <w:tcMar>
              <w:top w:w="70" w:type="dxa"/>
              <w:left w:w="90" w:type="dxa"/>
              <w:bottom w:w="70" w:type="dxa"/>
              <w:right w:w="90" w:type="dxa"/>
            </w:tcMar>
          </w:tcPr>
          <w:p w14:paraId="52FC524C" w14:textId="77777777" w:rsidR="006B1E66" w:rsidRPr="000F5B8B" w:rsidRDefault="00CC3326">
            <w:pPr>
              <w:rPr>
                <w:lang w:val="pt-BR"/>
              </w:rPr>
            </w:pPr>
            <w:r>
              <w:rPr>
                <w:sz w:val="20"/>
                <w:szCs w:val="20"/>
                <w:lang w:val="pt-BR"/>
              </w:rPr>
              <w:t>Antecipa a queda ou a elevação da demanda, permitindo iniciar a transição dentro do limite de taxa fixado pela subseção 6.10.2 da norma sem consumir a janela que a motiva</w:t>
            </w:r>
          </w:p>
        </w:tc>
      </w:tr>
      <w:tr w:rsidR="006B1E66" w:rsidRPr="00CE1B46" w14:paraId="54001E3E" w14:textId="77777777">
        <w:tc>
          <w:tcPr>
            <w:tcW w:w="2100" w:type="dxa"/>
            <w:tcMar>
              <w:top w:w="70" w:type="dxa"/>
              <w:left w:w="90" w:type="dxa"/>
              <w:bottom w:w="70" w:type="dxa"/>
              <w:right w:w="90" w:type="dxa"/>
            </w:tcMar>
          </w:tcPr>
          <w:p w14:paraId="2A197E87" w14:textId="77777777" w:rsidR="006B1E66" w:rsidRDefault="00CC3326">
            <w:r>
              <w:rPr>
                <w:sz w:val="20"/>
                <w:szCs w:val="20"/>
              </w:rPr>
              <w:t>Ocorrência reportada no trecho</w:t>
            </w:r>
          </w:p>
        </w:tc>
        <w:tc>
          <w:tcPr>
            <w:tcW w:w="3200" w:type="dxa"/>
            <w:tcMar>
              <w:top w:w="70" w:type="dxa"/>
              <w:left w:w="90" w:type="dxa"/>
              <w:bottom w:w="70" w:type="dxa"/>
              <w:right w:w="90" w:type="dxa"/>
            </w:tcMar>
          </w:tcPr>
          <w:p w14:paraId="2F17DC4F" w14:textId="77777777" w:rsidR="006B1E66" w:rsidRDefault="00CC3326">
            <w:r>
              <w:rPr>
                <w:sz w:val="20"/>
                <w:szCs w:val="20"/>
              </w:rPr>
              <w:t>Interface de dados urbanos</w:t>
            </w:r>
          </w:p>
        </w:tc>
        <w:tc>
          <w:tcPr>
            <w:tcW w:w="3771" w:type="dxa"/>
            <w:tcMar>
              <w:top w:w="70" w:type="dxa"/>
              <w:left w:w="90" w:type="dxa"/>
              <w:bottom w:w="70" w:type="dxa"/>
              <w:right w:w="90" w:type="dxa"/>
            </w:tcMar>
          </w:tcPr>
          <w:p w14:paraId="416B7F51" w14:textId="77777777" w:rsidR="006B1E66" w:rsidRPr="000F5B8B" w:rsidRDefault="00CC3326">
            <w:pPr>
              <w:rPr>
                <w:lang w:val="pt-BR"/>
              </w:rPr>
            </w:pPr>
            <w:r>
              <w:rPr>
                <w:sz w:val="20"/>
                <w:szCs w:val="20"/>
                <w:lang w:val="pt-BR"/>
              </w:rPr>
              <w:t>Evento de segurança ou de trânsito justifica elevação do nível independentemente da movimentação observada. Corresponde ao alerta automático que a plataforma municipal já produz</w:t>
            </w:r>
          </w:p>
        </w:tc>
      </w:tr>
      <w:tr w:rsidR="006B1E66" w:rsidRPr="00CE1B46" w14:paraId="18F34B41" w14:textId="77777777">
        <w:tc>
          <w:tcPr>
            <w:tcW w:w="2100" w:type="dxa"/>
            <w:tcMar>
              <w:top w:w="70" w:type="dxa"/>
              <w:left w:w="90" w:type="dxa"/>
              <w:bottom w:w="70" w:type="dxa"/>
              <w:right w:w="90" w:type="dxa"/>
            </w:tcMar>
          </w:tcPr>
          <w:p w14:paraId="239505DE" w14:textId="77777777" w:rsidR="006B1E66" w:rsidRDefault="00CC3326">
            <w:r>
              <w:rPr>
                <w:sz w:val="20"/>
                <w:szCs w:val="20"/>
              </w:rPr>
              <w:t>Faixa horária</w:t>
            </w:r>
          </w:p>
        </w:tc>
        <w:tc>
          <w:tcPr>
            <w:tcW w:w="3200" w:type="dxa"/>
            <w:tcMar>
              <w:top w:w="70" w:type="dxa"/>
              <w:left w:w="90" w:type="dxa"/>
              <w:bottom w:w="70" w:type="dxa"/>
              <w:right w:w="90" w:type="dxa"/>
            </w:tcMar>
          </w:tcPr>
          <w:p w14:paraId="270EEB38" w14:textId="77777777" w:rsidR="006B1E66" w:rsidRPr="000F5B8B" w:rsidRDefault="00CC3326">
            <w:pPr>
              <w:rPr>
                <w:lang w:val="pt-BR"/>
              </w:rPr>
            </w:pPr>
            <w:r>
              <w:rPr>
                <w:sz w:val="20"/>
                <w:szCs w:val="20"/>
                <w:lang w:val="pt-BR"/>
              </w:rPr>
              <w:t>Relógio do serviço de decisão</w:t>
            </w:r>
          </w:p>
        </w:tc>
        <w:tc>
          <w:tcPr>
            <w:tcW w:w="3771" w:type="dxa"/>
            <w:tcMar>
              <w:top w:w="70" w:type="dxa"/>
              <w:left w:w="90" w:type="dxa"/>
              <w:bottom w:w="70" w:type="dxa"/>
              <w:right w:w="90" w:type="dxa"/>
            </w:tcMar>
          </w:tcPr>
          <w:p w14:paraId="02628775" w14:textId="77777777" w:rsidR="006B1E66" w:rsidRPr="000F5B8B" w:rsidRDefault="00CC3326">
            <w:pPr>
              <w:rPr>
                <w:lang w:val="pt-BR"/>
              </w:rPr>
            </w:pPr>
            <w:r>
              <w:rPr>
                <w:sz w:val="20"/>
                <w:szCs w:val="20"/>
                <w:lang w:val="pt-BR"/>
              </w:rPr>
              <w:t>Distingue regimes de utilização da via e opera como evidência de apoio quando as demais variáveis são inconclusivas</w:t>
            </w:r>
          </w:p>
        </w:tc>
      </w:tr>
      <w:tr w:rsidR="006B1E66" w:rsidRPr="00CE1B46" w14:paraId="7DA12F14" w14:textId="77777777">
        <w:tc>
          <w:tcPr>
            <w:tcW w:w="2100" w:type="dxa"/>
            <w:tcMar>
              <w:top w:w="70" w:type="dxa"/>
              <w:left w:w="90" w:type="dxa"/>
              <w:bottom w:w="70" w:type="dxa"/>
              <w:right w:w="90" w:type="dxa"/>
            </w:tcMar>
          </w:tcPr>
          <w:p w14:paraId="489AB57C" w14:textId="77777777" w:rsidR="006B1E66" w:rsidRPr="000F5B8B" w:rsidRDefault="00CC3326">
            <w:pPr>
              <w:rPr>
                <w:lang w:val="pt-BR"/>
              </w:rPr>
            </w:pPr>
            <w:r>
              <w:rPr>
                <w:sz w:val="20"/>
                <w:szCs w:val="20"/>
                <w:lang w:val="pt-BR"/>
              </w:rPr>
              <w:t>Classe de iluminação da via</w:t>
            </w:r>
          </w:p>
        </w:tc>
        <w:tc>
          <w:tcPr>
            <w:tcW w:w="3200" w:type="dxa"/>
            <w:tcMar>
              <w:top w:w="70" w:type="dxa"/>
              <w:left w:w="90" w:type="dxa"/>
              <w:bottom w:w="70" w:type="dxa"/>
              <w:right w:w="90" w:type="dxa"/>
            </w:tcMar>
          </w:tcPr>
          <w:p w14:paraId="723141B7" w14:textId="77777777" w:rsidR="006B1E66" w:rsidRDefault="00CC3326">
            <w:r>
              <w:rPr>
                <w:sz w:val="20"/>
                <w:szCs w:val="20"/>
              </w:rPr>
              <w:t xml:space="preserve">Atributo do ponto de luz no banco, atribuído pelos autores (3.8)</w:t>
            </w:r>
          </w:p>
        </w:tc>
        <w:tc>
          <w:tcPr>
            <w:tcW w:w="3771" w:type="dxa"/>
            <w:tcMar>
              <w:top w:w="70" w:type="dxa"/>
              <w:left w:w="90" w:type="dxa"/>
              <w:bottom w:w="70" w:type="dxa"/>
              <w:right w:w="90" w:type="dxa"/>
            </w:tcMar>
          </w:tcPr>
          <w:p w14:paraId="66B30A5B" w14:textId="77777777" w:rsidR="006B1E66" w:rsidRPr="000F5B8B" w:rsidRDefault="00CC3326">
            <w:pPr>
              <w:rPr>
                <w:lang w:val="pt-BR"/>
              </w:rPr>
            </w:pPr>
            <w:r>
              <w:rPr>
                <w:sz w:val="20"/>
                <w:szCs w:val="20"/>
                <w:lang w:val="pt-BR"/>
              </w:rPr>
              <w:t>Determina o piso normativo aplicável e, portanto, o limite inferior da decisão para aquele ponto de luz</w:t>
            </w:r>
          </w:p>
        </w:tc>
      </w:tr>
    </w:tbl>
    <w:p w14:paraId="2B98134B" w14:textId="77777777" w:rsidR="006B1E66" w:rsidRPr="000F5B8B" w:rsidRDefault="00CC3326">
      <w:pPr>
        <w:spacing w:before="130" w:after="260"/>
        <w:rPr>
          <w:lang w:val="pt-BR"/>
        </w:rPr>
      </w:pPr>
      <w:r>
        <w:rPr>
          <w:sz w:val="20"/>
          <w:szCs w:val="20"/>
          <w:lang w:val="pt-BR"/>
        </w:rPr>
        <w:t>Fonte: Elaborado pelos autores (2026).</w:t>
      </w:r>
    </w:p>
    <w:p w14:paraId="0428F5FF" w14:textId="77777777" w:rsidR="00E01C3A" w:rsidRDefault="00CC3326">
      <w:pPr>
        <w:spacing w:after="120" w:line="360" w:lineRule="auto"/>
        <w:ind w:firstLine="709"/>
        <w:jc w:val="both"/>
        <w:rPr>
          <w:lang w:val="pt-BR"/>
        </w:rPr>
      </w:pPr>
      <w:r>
        <w:rPr>
          <w:lang w:val="pt-BR"/>
        </w:rPr>
        <w:t xml:space="preserve">Definidas as variáveis, restam as partições — os conjuntos linguísticos em que o universo de discurso de cada variável contínua é dividido. As variáveis de movimentação, a observada e a prevista, são particionadas em baixa, média e alta, e as fronteiras entre esses conjuntos são fixadas nos tercis da distribuição observada na série adotada, normalizada por ponto de medição. </w:t>
      </w:r>
      <w:r>
        <w:rPr>
          <w:lang w:val="pt-BR"/>
        </w:rPr>
        <w:t xml:space="preserve">Na série adotada, as fronteiras resultam em 0,069 e 0,295 do nível normalizado, valores assimétricos que refletem a predominância de períodos de baixa circulação. Os dois valores são únicos e calculados sobre todos os blocos de 15 min do treino, de todos os pontos reunidos; no período noturno, em que o sistema decide, 56 % dos blocos do treino ficam na faixa baixa.</w:t>
      </w:r>
      <w:r>
        <w:rPr>
          <w:lang w:val="pt-BR"/>
        </w:rPr>
        <w:t xml:space="preserve"> </w:t>
      </w:r>
      <w:r>
        <w:rPr>
          <w:lang w:val="pt-BR"/>
        </w:rPr>
        <w:t xml:space="preserve">Os valores não são arbitrados: derivam do dado e são reproduzíveis por qualquer leitor que aplique o mesmo procedimento à mesma série; a escolha dos tercis como critério é dos autores (</w:t>
      </w:r>
      <w:del w:id="30275" w:author="Vitor Oliveira" w:date="2026-10-11T04:00:00Z">
        <w:r>
          <w:rPr>
            <w:lang w:val="pt-BR"/>
          </w:rPr>
          <w:delText xml:space="preserve">6.3)</w:delText>
        </w:r>
      </w:del>
      <w:ins w:id="30276" w:author="Vitor Oliveira" w:date="2026-10-11T04:00:00Z">
        <w:r>
          <w:rPr>
            <w:lang w:val="pt-BR"/>
          </w:rPr>
          <w:t xml:space="preserve">5.3)</w:t>
        </w:r>
      </w:ins>
      <w:r>
        <w:rPr>
          <w:lang w:val="pt-BR"/>
        </w:rPr>
        <w:t xml:space="preserve">.</w:t>
      </w:r>
      <w:r>
        <w:rPr>
          <w:lang w:val="pt-BR"/>
        </w:rPr>
        <w:t xml:space="preserve"> A necessidade do critério decorre de uma lacuna da norma: a ABNT NBR 5101 condiciona a classe ao nível de atividade </w:t>
      </w:r>
      <w:r>
        <w:rPr>
          <w:lang w:val="pt-BR"/>
        </w:rPr>
        <w:t xml:space="preserve">de pedestres e recomenda reduzir a iluminância </w:t>
      </w:r>
      <w:r>
        <w:rPr>
          <w:lang w:val="pt-BR"/>
        </w:rPr>
        <w:t xml:space="preserve">nos horários de baixa movimentação (subseção 6.3 da norma), mas</w:t>
      </w:r>
      <w:r>
        <w:rPr>
          <w:lang w:val="pt-BR"/>
        </w:rPr>
        <w:t xml:space="preserve"> não fixa valores numéricos que distingam movimentação baixa, média e alta. Os tercis preenchem essa lacuna, e a normalização compara cada trecho com o seu próprio histórico. O número de conjuntos tampouco é arbitrário: corresponde ao número de classes que a norma admite para um mesmo ponto de luz em iluminação adaptativa — a classe da via e até duas imediatamente inferiores (6.10.2) —, de modo que cada conjunto de movimentação se associa a uma classe normativa. Caso a norma venha a admitir mais degraus, a camada de verificação continua a impor o piso lido da tabela de classes, e a ampliação exige apenas nova versão da base de regras, com partição correspondente. É também coerente com a normalização declarada em 3.6 — aplicados sobre o nível normalizado de cada ponto, os mesmos dois valores acompanham o patamar local de circulação, </w:t>
      </w:r>
      <w:r>
        <w:rPr>
          <w:lang w:val="pt-BR"/>
        </w:rPr>
        <w:t xml:space="preserve">e o que se transfere da série de Zurique continua sendo</w:t>
      </w:r>
      <w:r>
        <w:rPr>
          <w:lang w:val="pt-BR"/>
        </w:rPr>
        <w:t xml:space="preserve"> a estrutura da distribuição, e não o valor absoluto de contagem. As demais variáveis não demandam esse tratamento: ocorrência reportada é categórica, a faixa horária é fixada pelo relógio e a classe de iluminação é atributo do ponto de luz.</w:t>
      </w:r>
    </w:p>
    <w:p w14:paraId="3271F1A2" w14:textId="77777777" w:rsidR="00E01C3A" w:rsidRDefault="00CC3326">
      <w:pPr>
        <w:spacing w:after="120" w:line="360" w:lineRule="auto"/>
        <w:ind w:firstLine="709"/>
        <w:jc w:val="both"/>
        <w:rPr>
          <w:lang w:val="pt-BR"/>
        </w:rPr>
      </w:pPr>
      <w:r>
        <w:rPr>
          <w:lang w:val="pt-BR"/>
        </w:rPr>
        <w:t xml:space="preserve">As funções de pertinência são trapezoidais. O patamar de pertinência plena cobre o interior de cada tercil e as rampas se estendem sobre a vizinhança das fronteiras, de modo que um valor próximo do limite pertença parcialmente aos dois conjuntos adjacentes — comportamento que é precisamente a razão da escolha registrada em 2.6.</w:t>
      </w:r>
      <w:r>
        <w:rPr>
          <w:lang w:val="pt-BR"/>
        </w:rPr>
        <w:t xml:space="preserve"> A meia largura das rampas é um quarto da largura da faixa mais estreita, 0,017 com os tercis adotados, regra fixada na primeira versão da base. Na versão que primeiro adotou os tercis de Zurique, a rampa ficou com valor fixo de 0,05, herdado da série anterior, e o volume de via vazia passou a cair dentro dela; a regra foi restabelecida depois de observado esse efeito, e a ordem é declarada.</w:t>
      </w:r>
      <w:r>
        <w:rPr>
          <w:lang w:val="pt-BR"/>
        </w:rPr>
        <w:t xml:space="preserve"> Com isso, o requisito de projeto ali assumido a partir de Pickering, Cohen e De Baets (2026) fica cumprido em seus três termos: número de regras inspecionável por leitor humano, forma das funções de pertinência declarada e partição do universo de discurso derivada de critério verificável.</w:t>
      </w:r>
    </w:p>
    <w:p w14:paraId="584F9DF4" w14:textId="77777777" w:rsidR="006B1E66" w:rsidRPr="000F5B8B" w:rsidRDefault="00CC3326">
      <w:pPr>
        <w:spacing w:after="120" w:line="360" w:lineRule="auto"/>
        <w:ind w:firstLine="709"/>
        <w:jc w:val="both"/>
        <w:rPr>
          <w:lang w:val="pt-BR"/>
        </w:rPr>
      </w:pPr>
      <w:r>
        <w:rPr>
          <w:lang w:val="pt-BR"/>
        </w:rPr>
        <w:t xml:space="preserve">A saída é expressa em degraus de classe: zero corresponde à classe da via, um à classe imediatamente inferior e dois à classe mínima admitida para dimerização. Os três conjuntos de saída são simétricos em torno de cada degrau, de modo que uma regra ativada isoladamente produz exatamente a classe correspondente, e a combinação de regras, um degrau intermediário. O degrau é convertido em fração contínua do fluxo pleno por interpolação linear entre as iluminâncias das classes, lidas da tabela de classes (RF09): para a classe P3, os degraus valem 1,0, 0,75 e 0,5 do pleno, isto é, as classes P3, P4 e P5 do Quadro 8, e nenhum desses valores reside no código. Classes com menos degraus disponíveis os repetem, e uma classe não </w:t>
      </w:r>
      <w:r>
        <w:rPr>
          <w:lang w:val="pt-BR"/>
        </w:rPr>
        <w:t xml:space="preserve">dimerizável permanece sempre no pleno.</w:t>
      </w:r>
      <w:r>
        <w:rPr>
          <w:lang w:val="pt-BR"/>
        </w:rPr>
        <w:t xml:space="preserve"> O piso continua a ser imposto pela camada de verificação, que o lê da mesma tabela e não depende da inferência, o que torna contável, no registro, cada correção que a verificação impõe.</w:t>
      </w:r>
    </w:p>
    <w:p w14:paraId="016B8C23" w14:textId="77777777" w:rsidR="006B1E66" w:rsidRPr="000F5B8B" w:rsidRDefault="00CC3326">
      <w:pPr>
        <w:spacing w:after="120" w:line="360" w:lineRule="auto"/>
        <w:ind w:firstLine="709"/>
        <w:jc w:val="both"/>
        <w:rPr>
          <w:lang w:val="pt-BR"/>
        </w:rPr>
      </w:pPr>
      <w:r>
        <w:rPr>
          <w:lang w:val="pt-BR"/>
        </w:rPr>
        <w:t xml:space="preserve">A base de regras é construída em forma linguística e tem duas origens: as prescrições da ABNT NBR 5101 quanto aos casos em que a atenuação é vedada ou limitada, e critérios de projeto dos autores. Nenhuma regra deriva de decisões rotuladas pelos autores, o que evita a circularidade discutida em 2.6.</w:t>
      </w:r>
    </w:p>
    <w:p w14:paraId="15EBBCCF" w14:textId="77777777" w:rsidR="00847C0D" w:rsidRDefault="00CC3326">
      <w:pPr>
        <w:spacing w:after="120" w:line="360" w:lineRule="auto"/>
        <w:ind w:firstLine="709"/>
        <w:jc w:val="both"/>
      </w:pPr>
      <w:r>
        <w:rPr>
          <w:lang w:val="pt-BR"/>
        </w:rPr>
        <w:t xml:space="preserve">O método é o de Mamdani na forma usual: conjunção e implicação pelo mínimo, agregação pelo máximo e defuzificação pelo centroide (MAMDANI; ASSILIAN, 1975). A base vigente tem sete regras. Três mantêm a classe da via: a ocorrência reportada, a movimentação observada alta e a movimentação prevista alta, por antecipação. Quatro descem de classe, e todas exigem ausência de ocorrência: a movimentação observada média conduz a uma classe abaixo; a observada baixa com previsão baixa, à classe mínima; a observada baixa com previsão média, a uma classe abaixo; e a observada baixa no início da noite, a uma classe abaixo, como evidência de apoio. A evidência de risco não é diluída na agregação por uma regra de redução ativa ao mesmo tempo — restrição deliberada de interpretabilidade, na linha de Pickering, Cohen e De Baets (2026). A faixa horária é medida em horas desde as 18 h e dividida em início da noite, madrugada e pré-amanhecer. Se nenhuma regra for ativada, o nível pretendido é o pleno; com a base vigente, isso ocorre apenas quando falta o volume do trecho, porque falta de informação nunca produz atenuação. Qualquer alteração da base gera nova versão, identificada pelo conteúdo do arquivo, e cada decisão registra a versão que a produziu. A base vigente sucede duas versões.</w:t>
      </w:r>
      <w:r>
        <w:rPr>
          <w:lang w:val="pt-BR"/>
        </w:rPr>
        <w:t xml:space="preserve"> A primeira, de oito regras, já decidia pelo volume, mas exprimia a saída em frações fixas do pleno, que não correspondiam a classe alguma. A segunda levava ao pleno qualquer pedestre presente e foi abandonada por ir além da norma: a classe mínima admitida é, ela própria, classe de pedestres, com iluminância vertical mínima destinada ao reconhecimento facial (Quadro 8), de modo que uma pessoa numa via de pouco movimento está atendida nela, e exigir o pleno retirava da atenuação o seu sentido.</w:t>
      </w:r>
      <w:r>
        <w:rPr>
          <w:lang w:val="pt-BR"/>
        </w:rPr>
        <w:t xml:space="preserve"> Depois, a troca da série de treino (3.6) mudou os tercis e a largura das rampas, sem mudar as sete regras.</w:t>
      </w:r>
      <w:r>
        <w:rPr>
          <w:lang w:val="pt-BR"/>
        </w:rPr>
        <w:t xml:space="preserve"> </w:t>
      </w:r>
      <w:r>
        <w:rPr>
          <w:lang w:val="pt-BR"/>
        </w:rPr>
        <w:t>Cada decisão grava ainda as entradas da inferência e o grau com que cada regra foi ativada, o que permite explicá-la regra a regra.</w:t>
      </w:r>
    </w:p>
    <w:p w14:paraId="0FB71D7B" w14:textId="77777777" w:rsidR="00847C0D" w:rsidRDefault="00CC3326">
      <w:pPr>
        <w:spacing w:after="120" w:line="360" w:lineRule="auto"/>
        <w:ind w:firstLine="709"/>
        <w:jc w:val="both"/>
      </w:pPr>
      <w:r>
        <w:rPr>
          <w:lang w:val="pt-BR"/>
        </w:rPr>
        <w:t>A multiplicidade que justifica a inferência nebulosa é de variáveis, e não de classes: mesmo numa única classe, o sistema compõe movimentação observada, prevista e faixa horária, e trata a ocorrência reportada como condição que suspende a atenuação. A classe é parâmetro da camada de verificação. A extensão para vias de classe M, ou para pontos de luz que atendem pista e calçada, acrescenta uma segunda medida de demanda — o caso em que a composição de evidências parciais se torna ainda mais necessária — sem alterar o método.</w:t>
      </w:r>
    </w:p>
    <w:p w14:paraId="7EF2B336" w14:textId="77777777" w:rsidR="002C2A03" w:rsidRDefault="008C03E9">
      <w:pPr>
        <w:spacing w:after="120" w:line="360" w:lineRule="auto"/>
        <w:ind w:firstLine="709"/>
        <w:jc w:val="both"/>
      </w:pPr>
      <w:r>
        <w:rPr>
          <w:lang w:val="pt-BR"/>
        </w:rPr>
        <w:t xml:space="preserve">A composição das regras oferece também proteção contra erro de contagem da plataforma. Um volume baixo não basta para levar o nível à classe mínima: se a movimentação prevista para o trecho for alta, a regra de antecipação mantém a classe da via; se for média, o nível permanece uma classe abaixo; só com a previsão também baixa a atenuação se completa. A previsão opera, assim, como segunda evidência, independente da contagem do período, e a atenuação máxima exige que as duas concordem. A precisão da contagem produzida pela plataforma não é avaliada neste trabalho; o que a arquitetura assegura é que um erro dessa contagem resulte, no pior caso, em nível dentro da faixa admitida pela norma, alcançado sob a rampa normativa. Essa função é medida em 3.9, com a contagem falhando deliberadamente, </w:t>
      </w:r>
      <w:del w:id="30008" w:author="Vitor Oliveira" w:date="2026-10-11T04:00:00Z">
        <w:r>
          <w:rPr>
            <w:lang w:val="pt-BR"/>
          </w:rPr>
          <w:delText xml:space="preserve">e o Capítulo 5 reporta</w:delText>
        </w:r>
      </w:del>
      <w:ins w:id="30009" w:author="Vitor Oliveira" w:date="2026-10-11T04:00:00Z">
        <w:r>
          <w:rPr>
            <w:lang w:val="pt-BR"/>
          </w:rPr>
          <w:t xml:space="preserve">e o Capítulo 4 reporta</w:t>
        </w:r>
      </w:ins>
      <w:r>
        <w:rPr>
          <w:lang w:val="pt-BR"/>
        </w:rPr>
        <w:t xml:space="preserve"> também o que ocorre quando a previsão vem de uma média sazonal, em lugar do modelo treinado.</w:t>
      </w:r>
    </w:p>
    <w:p w14:paraId="3FD217AA" w14:textId="77777777" w:rsidR="00847C0D" w:rsidRDefault="00CC3326">
      <w:pPr>
        <w:spacing w:after="120" w:line="360" w:lineRule="auto"/>
        <w:ind w:firstLine="709"/>
        <w:jc w:val="both"/>
      </w:pPr>
      <w:r>
        <w:rPr>
          <w:lang w:val="pt-BR"/>
        </w:rPr>
        <w:t xml:space="preserve">A escolha foi confrontada com a alternativa mais simples: a mesma base, com os mesmos tercis, operando como tabela em degraus, sem pertinência parcial. Na suíte de cenários, as duas empatam em segurança, aderência ao envelope e energia. </w:t>
      </w:r>
      <w:r>
        <w:rPr>
          <w:lang w:val="pt-BR"/>
        </w:rPr>
        <w:t xml:space="preserve">A diferença aparece quando o volume oscila em torno de uma fronteira: a tabela salta entre classes em degraus inteiros, e a inferência nebulosa responde com ajustes menores e mais frequentes.</w:t>
      </w:r>
      <w:r>
        <w:rPr>
          <w:lang w:val="pt-BR"/>
        </w:rPr>
        <w:t xml:space="preserve"> O trabalho não fundamenta a escolha em economia de energia; </w:t>
      </w:r>
      <w:r>
        <w:rPr>
          <w:lang w:val="pt-BR"/>
        </w:rPr>
        <w:t xml:space="preserve">fundamenta-a na legibilidade da base, com os números </w:t>
      </w:r>
      <w:del w:id="30010" w:author="Vitor Oliveira" w:date="2026-10-11T04:00:00Z">
        <w:r>
          <w:rPr>
            <w:lang w:val="pt-BR"/>
          </w:rPr>
          <w:delText xml:space="preserve">reportados no Capítulo 5.</w:delText>
        </w:r>
      </w:del>
      <w:ins w:id="30011" w:author="Vitor Oliveira" w:date="2026-10-11T04:00:00Z">
        <w:r>
          <w:rPr>
            <w:lang w:val="pt-BR"/>
          </w:rPr>
          <w:t xml:space="preserve">reportados no Capítulo 4.</w:t>
        </w:r>
      </w:ins>
      <w:r>
        <w:rPr>
          <w:lang w:val="pt-BR"/>
        </w:rPr>
        <w:t xml:space="preserve"> A comparação foi depois repetida em seis cenários construídos só para essa região, </w:t>
      </w:r>
      <w:r>
        <w:rPr>
          <w:lang w:val="pt-BR"/>
        </w:rPr>
        <w:t xml:space="preserve">com o volume sorteado em torno de cada tercil e critério fixado antes da execução: a inferência nebulosa só seria considerada não substituível se apresentasse, ao mesmo tempo, menor variação total e menos inversões de sentido que a tabela. Não apresentou: reduziu a variação total e os saltos bruscos, e inverteu o sentido mais vezes (</w:t>
      </w:r>
      <w:del w:id="30277" w:author="Vitor Oliveira" w:date="2026-10-11T04:00:00Z">
        <w:r>
          <w:rPr>
            <w:lang w:val="pt-BR"/>
          </w:rPr>
          <w:delText xml:space="preserve">5.6). </w:delText>
        </w:r>
      </w:del>
      <w:ins w:id="30278" w:author="Vitor Oliveira" w:date="2026-10-11T04:00:00Z">
        <w:r>
          <w:rPr>
            <w:lang w:val="pt-BR"/>
          </w:rPr>
          <w:t xml:space="preserve">4.6). </w:t>
        </w:r>
      </w:ins>
      <w:r>
        <w:rPr>
          <w:lang w:val="pt-BR"/>
        </w:rPr>
        <w:t xml:space="preserve">O trabalho declara, por isso, que a pertinência parcial é a forma de expressão e de execução da base de regras, com efeito medido na suavidade da resposta, e não componente cuja retirada degrade a segurança ou o consumo. Um último confronto empregou noites reais com contagem de 15 min, contou apenas as mudanças de nível perceptíveis e incluiu uma tabela com histerese de descida; também nele a inferência nebulosa não superou as tabelas (</w:t>
      </w:r>
      <w:del w:id="30279" w:author="Vitor Oliveira" w:date="2026-10-11T04:00:00Z">
        <w:r>
          <w:rPr>
            <w:lang w:val="pt-BR"/>
          </w:rPr>
          <w:delText xml:space="preserve">5.6</w:delText>
        </w:r>
      </w:del>
      <w:ins w:id="30280" w:author="Vitor Oliveira" w:date="2026-10-11T04:00:00Z">
        <w:r>
          <w:rPr>
            <w:lang w:val="pt-BR"/>
          </w:rPr>
          <w:t xml:space="preserve">4.6</w:t>
        </w:r>
      </w:ins>
      <w:r>
        <w:rPr>
          <w:lang w:val="pt-BR"/>
        </w:rPr>
        <w:t xml:space="preserve">).</w:t>
      </w:r>
    </w:p>
    <w:p w14:paraId="79E2AC59" w14:textId="77777777" w:rsidR="006B1E66" w:rsidRPr="000F5B8B" w:rsidRDefault="00CC3326">
      <w:pPr>
        <w:spacing w:after="240" w:line="360" w:lineRule="auto"/>
        <w:ind w:firstLine="709"/>
        <w:jc w:val="both"/>
        <w:rPr>
          <w:lang w:val="pt-BR"/>
        </w:rPr>
      </w:pPr>
      <w:r>
        <w:rPr>
          <w:lang w:val="pt-BR"/>
        </w:rPr>
        <w:t xml:space="preserve">A inferência é seguida, obrigatoriamente, pela camada de verificação normativa, </w:t>
      </w:r>
      <w:r>
        <w:rPr>
          <w:lang w:val="pt-BR"/>
        </w:rPr>
        <w:t xml:space="preserve">que implementa as duas restrições rígidas da subseção 2.5: o piso, sobre a decisão antes de sua emissão, e a taxa, no nó, a cada passo da rampa.</w:t>
      </w:r>
    </w:p>
    <w:p w14:paraId="07FAB923" w14:textId="77777777" w:rsidR="006B1E66" w:rsidRPr="000F5B8B" w:rsidRDefault="00CC3326">
      <w:pPr>
        <w:pStyle w:val="ListParagraph"/>
        <w:numPr>
          <w:ilvl w:val="0"/>
          <w:numId w:val="3"/>
        </w:numPr>
        <w:spacing w:after="120" w:line="360" w:lineRule="auto"/>
        <w:jc w:val="both"/>
        <w:rPr>
          <w:lang w:val="pt-BR"/>
        </w:rPr>
      </w:pPr>
      <w:r>
        <w:rPr>
          <w:lang w:val="pt-BR"/>
        </w:rPr>
        <w:t>Piso de iluminância: o nível emitido nunca é inferior ao correspondente ao piso da classe de dimerização admitida para a classe da via.</w:t>
      </w:r>
    </w:p>
    <w:p w14:paraId="389D2F49" w14:textId="77777777" w:rsidR="006B1E66" w:rsidRPr="000F5B8B" w:rsidRDefault="00CC3326">
      <w:pPr>
        <w:pStyle w:val="ListParagraph"/>
        <w:numPr>
          <w:ilvl w:val="0"/>
          <w:numId w:val="3"/>
        </w:numPr>
        <w:spacing w:after="120" w:line="360" w:lineRule="auto"/>
        <w:jc w:val="both"/>
        <w:rPr>
          <w:lang w:val="pt-BR"/>
        </w:rPr>
      </w:pPr>
      <w:r>
        <w:rPr>
          <w:lang w:val="pt-BR"/>
        </w:rPr>
        <w:t xml:space="preserve">Taxa de variação: a transição entre o nível corrente e o nível decidido é rampeada de modo a não exceder a taxa máxima de decréscimo estabelecida pela norma. O restabelecimento do fluxo não está sujeito a essa limitação, o que é coerente com a função de segurança da iluminação. A rampa é executada pelo nó, a partir do nível que ele de fato aplica, um passo a cada 5 s, </w:t>
      </w:r>
      <w:r>
        <w:rPr>
          <w:lang w:val="pt-BR"/>
        </w:rPr>
        <w:t xml:space="preserve">com queda de 0,008 do fluxo pleno por passo, a taxa arredondada para baixo,</w:t>
      </w:r>
      <w:r>
        <w:rPr>
          <w:lang w:val="pt-BR"/>
        </w:rPr>
        <w:t xml:space="preserve"> o que respeita por construção o limite de um décimo por minuto. O serviço verifica o piso do nível-alvo e envia, com o comando, o piso e a taxa da classe; o nó aplica a mesma regra de cálculo, com os mesmos arredondamentos, e não desce abaixo do piso recebido, o que torna a verificação de piso dupla, no serviço e no nó.</w:t>
      </w:r>
    </w:p>
    <w:p w14:paraId="012BC682" w14:textId="77777777" w:rsidR="00847C0D" w:rsidRDefault="00CC3326">
      <w:pPr>
        <w:spacing w:after="240" w:line="360" w:lineRule="auto"/>
        <w:ind w:firstLine="709"/>
        <w:jc w:val="both"/>
      </w:pPr>
      <w:r>
        <w:rPr>
          <w:lang w:val="pt-BR"/>
        </w:rPr>
        <w:t xml:space="preserve">O serviço verifica o piso: o nível-alvo emitido é o maior entre o pretendido e o piso, e registra-se como restrição aplicada o piso, quando houve correção, ou nenhuma.</w:t>
      </w:r>
      <w:r>
        <w:rPr>
          <w:lang w:val="pt-BR"/>
        </w:rPr>
        <w:t xml:space="preserve"> O valor taxa permanece no domínio da restrição para os registros anteriores à arquitetura de 3.5.2, em que o serviço conduzia a rampa.</w:t>
      </w:r>
      <w:r>
        <w:rPr>
          <w:lang w:val="pt-BR"/>
        </w:rPr>
        <w:t xml:space="preserve"> A taxa é aplicada pelo nó, a cada passo, pela mesma regra de cálculo (3.4). A camada é, por construção, não decrescente em relação ao nível pretendido — nunca devolve nível menor que o pedido pela inferência —, e essa propriedade é conferida a cada decisão, e não apenas afirmada. O nível é representado com três casas decimais, do serviço ao banco, e os arredondamentos são sempre no sentido seguro: o piso para cima e a queda admitida para baixo. A taxa, prescrita pela norma de forma geral e não por classe, é gravada como atributo de cada classe, conforme o Quadro </w:t>
      </w:r>
      <w:del w:id="30281" w:author="Vitor Oliveira" w:date="2026-10-11T04:00:00Z">
        <w:r>
          <w:rPr>
            <w:lang w:val="pt-BR"/>
          </w:rPr>
          <w:delText xml:space="preserve">15</w:delText>
        </w:r>
      </w:del>
      <w:ins w:id="30282" w:author="Vitor Oliveira" w:date="2026-10-11T04:00:00Z">
        <w:r>
          <w:rPr>
            <w:lang w:val="pt-BR"/>
          </w:rPr>
          <w:t xml:space="preserve">16</w:t>
        </w:r>
      </w:ins>
      <w:r>
        <w:rPr>
          <w:lang w:val="pt-BR"/>
        </w:rPr>
        <w:t xml:space="preserve">.</w:t>
      </w:r>
    </w:p>
    <w:p w14:paraId="076B2B8B" w14:textId="77777777" w:rsidR="006B1E66" w:rsidRPr="000F5B8B" w:rsidRDefault="00CC3326">
      <w:pPr>
        <w:spacing w:after="120" w:line="360" w:lineRule="auto"/>
        <w:ind w:firstLine="709"/>
        <w:jc w:val="both"/>
        <w:rPr>
          <w:lang w:val="pt-BR"/>
        </w:rPr>
      </w:pPr>
      <w:r>
        <w:rPr>
          <w:lang w:val="pt-BR"/>
        </w:rPr>
        <w:t xml:space="preserve">Acrescenta-se uma terceira regra, que não decorre da norma e cuja autoria é declarada: </w:t>
      </w:r>
      <w:r>
        <w:rPr>
          <w:lang w:val="pt-BR"/>
        </w:rPr>
        <w:t xml:space="preserve">em caso de falha de comunicação ou ausência prolongada de dado, o nó reverte autonomamente ao fluxo pleno, quando vence a validade do último comando sem renovação.</w:t>
      </w:r>
      <w:r>
        <w:rPr>
          <w:lang w:val="pt-BR"/>
        </w:rPr>
        <w:t xml:space="preserve"> A norma fixa a taxa máxima de variação, mas não estabelece requisito de comportamento diante de falha do controle. A reversão segura é decisão de projeto dos autores: entre os dois modos de erro possíveis, o consumo desnecessário é recuperável e a supressão da iluminação em via ocupada não é.</w:t>
      </w:r>
    </w:p>
    <w:p w14:paraId="35721D75" w14:textId="77777777" w:rsidR="00847C0D" w:rsidRDefault="00CC3326">
      <w:pPr>
        <w:spacing w:after="120" w:line="360" w:lineRule="auto"/>
        <w:ind w:firstLine="709"/>
        <w:jc w:val="both"/>
      </w:pPr>
      <w:r>
        <w:rPr>
          <w:lang w:val="pt-BR"/>
        </w:rPr>
        <w:t xml:space="preserve">A mesma lógica é estendida ao serviço. O volume publicado vale por 15 min, três períodos de publicação; </w:t>
      </w:r>
      <w:r>
        <w:rPr>
          <w:lang w:val="pt-BR"/>
        </w:rPr>
        <w:t xml:space="preserve">vencido sem renovação, o serviço decide o nível pleno na varredura seguinte e o publica, de modo que a ausência de dado fica registrada como decisão, e não desaparece da auditoria; o comando anterior, cuja validade acompanha a do volume, já terá levado o nó ao pleno.</w:t>
      </w:r>
      <w:r>
        <w:rPr>
          <w:lang w:val="pt-BR"/>
        </w:rPr>
        <w:t xml:space="preserve"> A ocorrência vale até que a plataforma publique o seu encerramento ou até vencer a vigência informada, o que vier primeiro; em cada trecho, prevalece a publicação mais recente de cada tipo. Falta de informação nunca produz atenuação.</w:t>
      </w:r>
    </w:p>
    <w:p w14:paraId="75E0EC0D" w14:textId="77777777" w:rsidR="006B1E66" w:rsidRPr="000F5B8B" w:rsidRDefault="00CC3326">
      <w:pPr>
        <w:spacing w:after="120" w:line="360" w:lineRule="auto"/>
        <w:ind w:firstLine="709"/>
        <w:jc w:val="both"/>
        <w:rPr>
          <w:lang w:val="pt-BR"/>
        </w:rPr>
      </w:pPr>
      <w:r>
        <w:rPr>
          <w:lang w:val="pt-BR"/>
        </w:rPr>
        <w:t>A separação entre a camada de inferência e a camada de verificação é a principal decisão de projeto do trabalho. A primeira é adaptativa e pode ser alterada, ampliada ou substituída; a segunda é fixa, deriva de norma e opera como invariante de segurança. Essa separação permite afirmar a conformidade do sistema independentemente do comportamento da inferência — propriedade que a avaliação verifica empiricamente. É também o que tornaria a proposta admissível para uma concessionária regulada: o comportamento inteligente pode evoluir, o limite não.</w:t>
      </w:r>
    </w:p>
    <w:p w14:paraId="50CCAF73" w14:textId="77777777" w:rsidR="00E01C3A" w:rsidRDefault="00CC3326">
      <w:pPr>
        <w:pStyle w:val="Heading2"/>
        <w:spacing w:before="360" w:after="240" w:line="360" w:lineRule="auto"/>
        <w:rPr>
          <w:lang w:val="pt-BR"/>
        </w:rPr>
      </w:pPr>
      <w:bookmarkStart w:id="39" w:name="_Toc241792031"/>
      <w:r>
        <w:rPr>
          <w:lang w:val="pt-BR"/>
        </w:rPr>
        <w:t>3.8 Classe de iluminação adotada</w:t>
      </w:r>
      <w:bookmarkEnd w:id="39"/>
    </w:p>
    <w:p w14:paraId="5773AB03" w14:textId="77777777" w:rsidR="006B1E66" w:rsidRPr="000F5B8B" w:rsidRDefault="00CC3326">
      <w:pPr>
        <w:spacing w:after="120" w:line="360" w:lineRule="auto"/>
        <w:ind w:firstLine="709"/>
        <w:jc w:val="both"/>
        <w:rPr>
          <w:lang w:val="pt-BR"/>
        </w:rPr>
      </w:pPr>
      <w:r>
        <w:rPr>
          <w:lang w:val="pt-BR"/>
        </w:rPr>
        <w:t xml:space="preserve">A verificação de conformidade exige a fixação prévia de uma classe, determinada pelo procedimento da ABNT NBR 5101 e não arbitrada. Adota-se como cenário de referência a calçada de via urbana local, para a qual os parâmetros normativos assumem os seguintes valores: velocidade baixa, inferior a 30 km/h; volume de tráfego moderado; composição com pedestres e veículos motorizados; </w:t>
      </w:r>
      <w:r>
        <w:rPr>
          <w:lang w:val="pt-BR"/>
        </w:rPr>
        <w:t>presença de veículos estacionados; e luminância de ambiente moderada. A soma dos fatores de ponderação conduz, pela equação normativa de seleção, à classe P3.</w:t>
      </w:r>
    </w:p>
    <w:p w14:paraId="0B7482EF" w14:textId="77777777" w:rsidR="006B1E66" w:rsidRPr="000F5B8B" w:rsidRDefault="00CC3326">
      <w:pPr>
        <w:spacing w:after="240" w:line="360" w:lineRule="auto"/>
        <w:ind w:firstLine="709"/>
        <w:jc w:val="both"/>
        <w:rPr>
          <w:lang w:val="pt-BR"/>
        </w:rPr>
      </w:pPr>
      <w:r>
        <w:rPr>
          <w:lang w:val="pt-BR"/>
        </w:rPr>
        <w:t>Fixada a classe P3, a subseção 6.10 da norma delimita a faixa admissível: a dimerização é permitida até no máximo duas classes imediatamente inferiores, o que estabelece a classe P5 como piso. O sistema opera, portanto, entre a iluminância média mantida de 10 lux, correspondente ao fluxo pleno, e a de 5 lux, correspondente à atenuação máxima admitida. O Quadro 8 reproduz os requisitos das classes envolvidas.</w:t>
      </w:r>
    </w:p>
    <w:p w14:paraId="0FCFD36F" w14:textId="77777777" w:rsidR="006B1E66" w:rsidRPr="000F5B8B" w:rsidRDefault="00CC3326">
      <w:pPr>
        <w:keepNext/>
        <w:spacing w:before="260" w:after="130"/>
        <w:rPr>
          <w:lang w:val="pt-BR"/>
        </w:rPr>
      </w:pPr>
      <w:r>
        <w:rPr>
          <w:sz w:val="20"/>
          <w:szCs w:val="20"/>
          <w:lang w:val="pt-BR"/>
        </w:rPr>
        <w:t>Quadro 8 – Requisitos das classes de iluminação P pertinentes ao cenário adotado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500"/>
        <w:gridCol w:w="2400"/>
        <w:gridCol w:w="2471"/>
      </w:tblGrid>
      <w:tr w:rsidR="006B1E66" w:rsidRPr="00CE1B46" w14:paraId="366B61E8" w14:textId="77777777">
        <w:trPr>
          <w:tblHeader/>
        </w:trPr>
        <w:tc>
          <w:tcPr>
            <w:tcW w:w="1700" w:type="dxa"/>
            <w:shd w:val="clear" w:color="auto" w:fill="EDEDED"/>
            <w:tcMar>
              <w:top w:w="70" w:type="dxa"/>
              <w:left w:w="90" w:type="dxa"/>
              <w:bottom w:w="70" w:type="dxa"/>
              <w:right w:w="90" w:type="dxa"/>
            </w:tcMar>
          </w:tcPr>
          <w:p w14:paraId="32EEFD2D" w14:textId="77777777" w:rsidR="006B1E66" w:rsidRDefault="00CC3326">
            <w:r>
              <w:rPr>
                <w:b/>
                <w:bCs/>
                <w:sz w:val="20"/>
                <w:szCs w:val="20"/>
              </w:rPr>
              <w:t>Classe</w:t>
            </w:r>
          </w:p>
        </w:tc>
        <w:tc>
          <w:tcPr>
            <w:tcW w:w="2500" w:type="dxa"/>
            <w:shd w:val="clear" w:color="auto" w:fill="EDEDED"/>
            <w:tcMar>
              <w:top w:w="70" w:type="dxa"/>
              <w:left w:w="90" w:type="dxa"/>
              <w:bottom w:w="70" w:type="dxa"/>
              <w:right w:w="90" w:type="dxa"/>
            </w:tcMar>
          </w:tcPr>
          <w:p w14:paraId="15737580" w14:textId="77777777" w:rsidR="006B1E66" w:rsidRPr="000F5B8B" w:rsidRDefault="00CC3326">
            <w:pPr>
              <w:rPr>
                <w:lang w:val="pt-BR"/>
              </w:rPr>
            </w:pPr>
            <w:r>
              <w:rPr>
                <w:b/>
                <w:bCs/>
                <w:sz w:val="20"/>
                <w:szCs w:val="20"/>
                <w:lang w:val="pt-BR"/>
              </w:rPr>
              <w:t>Iluminância média horizontal mínima mantida (lux)</w:t>
            </w:r>
          </w:p>
        </w:tc>
        <w:tc>
          <w:tcPr>
            <w:tcW w:w="2400" w:type="dxa"/>
            <w:shd w:val="clear" w:color="auto" w:fill="EDEDED"/>
            <w:tcMar>
              <w:top w:w="70" w:type="dxa"/>
              <w:left w:w="90" w:type="dxa"/>
              <w:bottom w:w="70" w:type="dxa"/>
              <w:right w:w="90" w:type="dxa"/>
            </w:tcMar>
          </w:tcPr>
          <w:p w14:paraId="096F744A" w14:textId="77777777" w:rsidR="006B1E66" w:rsidRPr="000F5B8B" w:rsidRDefault="00CC3326">
            <w:pPr>
              <w:rPr>
                <w:lang w:val="pt-BR"/>
              </w:rPr>
            </w:pPr>
            <w:r>
              <w:rPr>
                <w:b/>
                <w:bCs/>
                <w:sz w:val="20"/>
                <w:szCs w:val="20"/>
                <w:lang w:val="pt-BR"/>
              </w:rPr>
              <w:t>Iluminância mínima horizontal mantida (lux)</w:t>
            </w:r>
          </w:p>
        </w:tc>
        <w:tc>
          <w:tcPr>
            <w:tcW w:w="2471" w:type="dxa"/>
            <w:shd w:val="clear" w:color="auto" w:fill="EDEDED"/>
            <w:tcMar>
              <w:top w:w="70" w:type="dxa"/>
              <w:left w:w="90" w:type="dxa"/>
              <w:bottom w:w="70" w:type="dxa"/>
              <w:right w:w="90" w:type="dxa"/>
            </w:tcMar>
          </w:tcPr>
          <w:p w14:paraId="13CCE49F" w14:textId="77777777" w:rsidR="006B1E66" w:rsidRPr="000F5B8B" w:rsidRDefault="00CC3326">
            <w:pPr>
              <w:rPr>
                <w:lang w:val="pt-BR"/>
              </w:rPr>
            </w:pPr>
            <w:r>
              <w:rPr>
                <w:b/>
                <w:bCs/>
                <w:sz w:val="20"/>
                <w:szCs w:val="20"/>
                <w:lang w:val="pt-BR"/>
              </w:rPr>
              <w:t>Iluminância vertical mínima mantida (lux)</w:t>
            </w:r>
          </w:p>
        </w:tc>
      </w:tr>
      <w:tr w:rsidR="006B1E66" w14:paraId="41C65B19" w14:textId="77777777">
        <w:tc>
          <w:tcPr>
            <w:tcW w:w="1700" w:type="dxa"/>
            <w:tcMar>
              <w:top w:w="70" w:type="dxa"/>
              <w:left w:w="90" w:type="dxa"/>
              <w:bottom w:w="70" w:type="dxa"/>
              <w:right w:w="90" w:type="dxa"/>
            </w:tcMar>
          </w:tcPr>
          <w:p w14:paraId="5097D952" w14:textId="77777777" w:rsidR="006B1E66" w:rsidRDefault="00CC3326">
            <w:r>
              <w:rPr>
                <w:sz w:val="20"/>
                <w:szCs w:val="20"/>
              </w:rPr>
              <w:t>P3 (fluxo pleno)</w:t>
            </w:r>
          </w:p>
        </w:tc>
        <w:tc>
          <w:tcPr>
            <w:tcW w:w="2500" w:type="dxa"/>
            <w:tcMar>
              <w:top w:w="70" w:type="dxa"/>
              <w:left w:w="90" w:type="dxa"/>
              <w:bottom w:w="70" w:type="dxa"/>
              <w:right w:w="90" w:type="dxa"/>
            </w:tcMar>
          </w:tcPr>
          <w:p w14:paraId="6C790909" w14:textId="77777777" w:rsidR="006B1E66" w:rsidRDefault="00CC3326">
            <w:r>
              <w:rPr>
                <w:sz w:val="20"/>
                <w:szCs w:val="20"/>
              </w:rPr>
              <w:t>10</w:t>
            </w:r>
          </w:p>
        </w:tc>
        <w:tc>
          <w:tcPr>
            <w:tcW w:w="2400" w:type="dxa"/>
            <w:tcMar>
              <w:top w:w="70" w:type="dxa"/>
              <w:left w:w="90" w:type="dxa"/>
              <w:bottom w:w="70" w:type="dxa"/>
              <w:right w:w="90" w:type="dxa"/>
            </w:tcMar>
          </w:tcPr>
          <w:p w14:paraId="7A5C8DD6" w14:textId="77777777" w:rsidR="006B1E66" w:rsidRDefault="00CC3326">
            <w:r>
              <w:rPr>
                <w:sz w:val="20"/>
                <w:szCs w:val="20"/>
              </w:rPr>
              <w:t>2,0</w:t>
            </w:r>
          </w:p>
        </w:tc>
        <w:tc>
          <w:tcPr>
            <w:tcW w:w="2471" w:type="dxa"/>
            <w:tcMar>
              <w:top w:w="70" w:type="dxa"/>
              <w:left w:w="90" w:type="dxa"/>
              <w:bottom w:w="70" w:type="dxa"/>
              <w:right w:w="90" w:type="dxa"/>
            </w:tcMar>
          </w:tcPr>
          <w:p w14:paraId="4BBA366A" w14:textId="77777777" w:rsidR="006B1E66" w:rsidRDefault="00CC3326">
            <w:r>
              <w:rPr>
                <w:sz w:val="20"/>
                <w:szCs w:val="20"/>
              </w:rPr>
              <w:t>3,0</w:t>
            </w:r>
          </w:p>
        </w:tc>
      </w:tr>
      <w:tr w:rsidR="006B1E66" w14:paraId="3019FC5B" w14:textId="77777777">
        <w:tc>
          <w:tcPr>
            <w:tcW w:w="1700" w:type="dxa"/>
            <w:tcMar>
              <w:top w:w="70" w:type="dxa"/>
              <w:left w:w="90" w:type="dxa"/>
              <w:bottom w:w="70" w:type="dxa"/>
              <w:right w:w="90" w:type="dxa"/>
            </w:tcMar>
          </w:tcPr>
          <w:p w14:paraId="71A198B5" w14:textId="77777777" w:rsidR="006B1E66" w:rsidRDefault="00CC3326">
            <w:r>
              <w:rPr>
                <w:sz w:val="20"/>
                <w:szCs w:val="20"/>
              </w:rPr>
              <w:t>P4 (nível intermediário)</w:t>
            </w:r>
          </w:p>
        </w:tc>
        <w:tc>
          <w:tcPr>
            <w:tcW w:w="2500" w:type="dxa"/>
            <w:tcMar>
              <w:top w:w="70" w:type="dxa"/>
              <w:left w:w="90" w:type="dxa"/>
              <w:bottom w:w="70" w:type="dxa"/>
              <w:right w:w="90" w:type="dxa"/>
            </w:tcMar>
          </w:tcPr>
          <w:p w14:paraId="5F6C54A8" w14:textId="77777777" w:rsidR="006B1E66" w:rsidRDefault="00CC3326">
            <w:r>
              <w:rPr>
                <w:sz w:val="20"/>
                <w:szCs w:val="20"/>
              </w:rPr>
              <w:t>7,5</w:t>
            </w:r>
          </w:p>
        </w:tc>
        <w:tc>
          <w:tcPr>
            <w:tcW w:w="2400" w:type="dxa"/>
            <w:tcMar>
              <w:top w:w="70" w:type="dxa"/>
              <w:left w:w="90" w:type="dxa"/>
              <w:bottom w:w="70" w:type="dxa"/>
              <w:right w:w="90" w:type="dxa"/>
            </w:tcMar>
          </w:tcPr>
          <w:p w14:paraId="59F8A971" w14:textId="77777777" w:rsidR="006B1E66" w:rsidRDefault="00CC3326">
            <w:r>
              <w:rPr>
                <w:sz w:val="20"/>
                <w:szCs w:val="20"/>
              </w:rPr>
              <w:t>1,5</w:t>
            </w:r>
          </w:p>
        </w:tc>
        <w:tc>
          <w:tcPr>
            <w:tcW w:w="2471" w:type="dxa"/>
            <w:tcMar>
              <w:top w:w="70" w:type="dxa"/>
              <w:left w:w="90" w:type="dxa"/>
              <w:bottom w:w="70" w:type="dxa"/>
              <w:right w:w="90" w:type="dxa"/>
            </w:tcMar>
          </w:tcPr>
          <w:p w14:paraId="338929EB" w14:textId="77777777" w:rsidR="006B1E66" w:rsidRDefault="00CC3326">
            <w:r>
              <w:rPr>
                <w:sz w:val="20"/>
                <w:szCs w:val="20"/>
              </w:rPr>
              <w:t>2,5</w:t>
            </w:r>
          </w:p>
        </w:tc>
      </w:tr>
      <w:tr w:rsidR="006B1E66" w14:paraId="23F06538" w14:textId="77777777">
        <w:tc>
          <w:tcPr>
            <w:tcW w:w="1700" w:type="dxa"/>
            <w:tcMar>
              <w:top w:w="70" w:type="dxa"/>
              <w:left w:w="90" w:type="dxa"/>
              <w:bottom w:w="70" w:type="dxa"/>
              <w:right w:w="90" w:type="dxa"/>
            </w:tcMar>
          </w:tcPr>
          <w:p w14:paraId="6FF2FCAF" w14:textId="77777777" w:rsidR="006B1E66" w:rsidRDefault="00CC3326">
            <w:r>
              <w:rPr>
                <w:sz w:val="20"/>
                <w:szCs w:val="20"/>
              </w:rPr>
              <w:t>P5 (piso admissível)</w:t>
            </w:r>
          </w:p>
        </w:tc>
        <w:tc>
          <w:tcPr>
            <w:tcW w:w="2500" w:type="dxa"/>
            <w:tcMar>
              <w:top w:w="70" w:type="dxa"/>
              <w:left w:w="90" w:type="dxa"/>
              <w:bottom w:w="70" w:type="dxa"/>
              <w:right w:w="90" w:type="dxa"/>
            </w:tcMar>
          </w:tcPr>
          <w:p w14:paraId="57D4A64E" w14:textId="77777777" w:rsidR="006B1E66" w:rsidRDefault="00CC3326">
            <w:r>
              <w:rPr>
                <w:sz w:val="20"/>
                <w:szCs w:val="20"/>
              </w:rPr>
              <w:t>5,0</w:t>
            </w:r>
          </w:p>
        </w:tc>
        <w:tc>
          <w:tcPr>
            <w:tcW w:w="2400" w:type="dxa"/>
            <w:tcMar>
              <w:top w:w="70" w:type="dxa"/>
              <w:left w:w="90" w:type="dxa"/>
              <w:bottom w:w="70" w:type="dxa"/>
              <w:right w:w="90" w:type="dxa"/>
            </w:tcMar>
          </w:tcPr>
          <w:p w14:paraId="13FCEB5C" w14:textId="77777777" w:rsidR="006B1E66" w:rsidRDefault="00CC3326">
            <w:r>
              <w:rPr>
                <w:sz w:val="20"/>
                <w:szCs w:val="20"/>
              </w:rPr>
              <w:t>1,0</w:t>
            </w:r>
          </w:p>
        </w:tc>
        <w:tc>
          <w:tcPr>
            <w:tcW w:w="2471" w:type="dxa"/>
            <w:tcMar>
              <w:top w:w="70" w:type="dxa"/>
              <w:left w:w="90" w:type="dxa"/>
              <w:bottom w:w="70" w:type="dxa"/>
              <w:right w:w="90" w:type="dxa"/>
            </w:tcMar>
          </w:tcPr>
          <w:p w14:paraId="68DDE6E9" w14:textId="77777777" w:rsidR="006B1E66" w:rsidRDefault="00CC3326">
            <w:r>
              <w:rPr>
                <w:sz w:val="20"/>
                <w:szCs w:val="20"/>
              </w:rPr>
              <w:t>1,5</w:t>
            </w:r>
          </w:p>
        </w:tc>
      </w:tr>
      <w:tr w:rsidR="006B1E66" w14:paraId="5F90B869" w14:textId="77777777">
        <w:tc>
          <w:tcPr>
            <w:tcW w:w="1700" w:type="dxa"/>
            <w:tcMar>
              <w:top w:w="70" w:type="dxa"/>
              <w:left w:w="90" w:type="dxa"/>
              <w:bottom w:w="70" w:type="dxa"/>
              <w:right w:w="90" w:type="dxa"/>
            </w:tcMar>
          </w:tcPr>
          <w:p w14:paraId="5867D063" w14:textId="77777777" w:rsidR="006B1E66" w:rsidRDefault="00CC3326">
            <w:r>
              <w:rPr>
                <w:sz w:val="20"/>
                <w:szCs w:val="20"/>
              </w:rPr>
              <w:t>P6 (não dimerizável)</w:t>
            </w:r>
          </w:p>
        </w:tc>
        <w:tc>
          <w:tcPr>
            <w:tcW w:w="2500" w:type="dxa"/>
            <w:tcMar>
              <w:top w:w="70" w:type="dxa"/>
              <w:left w:w="90" w:type="dxa"/>
              <w:bottom w:w="70" w:type="dxa"/>
              <w:right w:w="90" w:type="dxa"/>
            </w:tcMar>
          </w:tcPr>
          <w:p w14:paraId="21B244E7" w14:textId="77777777" w:rsidR="006B1E66" w:rsidRDefault="00CC3326">
            <w:r>
              <w:rPr>
                <w:sz w:val="20"/>
                <w:szCs w:val="20"/>
              </w:rPr>
              <w:t>3,0</w:t>
            </w:r>
          </w:p>
        </w:tc>
        <w:tc>
          <w:tcPr>
            <w:tcW w:w="2400" w:type="dxa"/>
            <w:tcMar>
              <w:top w:w="70" w:type="dxa"/>
              <w:left w:w="90" w:type="dxa"/>
              <w:bottom w:w="70" w:type="dxa"/>
              <w:right w:w="90" w:type="dxa"/>
            </w:tcMar>
          </w:tcPr>
          <w:p w14:paraId="4F0A0AB7" w14:textId="77777777" w:rsidR="006B1E66" w:rsidRDefault="00CC3326">
            <w:r>
              <w:rPr>
                <w:sz w:val="20"/>
                <w:szCs w:val="20"/>
              </w:rPr>
              <w:t>0,6</w:t>
            </w:r>
          </w:p>
        </w:tc>
        <w:tc>
          <w:tcPr>
            <w:tcW w:w="2471" w:type="dxa"/>
            <w:tcMar>
              <w:top w:w="70" w:type="dxa"/>
              <w:left w:w="90" w:type="dxa"/>
              <w:bottom w:w="70" w:type="dxa"/>
              <w:right w:w="90" w:type="dxa"/>
            </w:tcMar>
          </w:tcPr>
          <w:p w14:paraId="4F49DC2E" w14:textId="77777777" w:rsidR="006B1E66" w:rsidRDefault="00CC3326">
            <w:r>
              <w:rPr>
                <w:sz w:val="20"/>
                <w:szCs w:val="20"/>
              </w:rPr>
              <w:t>1,0</w:t>
            </w:r>
          </w:p>
        </w:tc>
      </w:tr>
    </w:tbl>
    <w:p w14:paraId="4DFF7CF8" w14:textId="77777777" w:rsidR="006B1E66" w:rsidRPr="000F5B8B" w:rsidRDefault="00CC3326">
      <w:pPr>
        <w:spacing w:before="130" w:after="260"/>
        <w:rPr>
          <w:lang w:val="pt-BR"/>
        </w:rPr>
      </w:pPr>
      <w:r>
        <w:rPr>
          <w:sz w:val="20"/>
          <w:szCs w:val="20"/>
          <w:lang w:val="pt-BR"/>
        </w:rPr>
        <w:t>Fonte: Adaptado da ABNT NBR 5101 (2024).</w:t>
      </w:r>
    </w:p>
    <w:p w14:paraId="5D6A145A" w14:textId="77777777" w:rsidR="00E01C3A" w:rsidRDefault="00CC3326">
      <w:pPr>
        <w:pStyle w:val="Heading2"/>
        <w:spacing w:before="360" w:after="240" w:line="360" w:lineRule="auto"/>
        <w:rPr>
          <w:lang w:val="pt-BR"/>
        </w:rPr>
      </w:pPr>
      <w:bookmarkStart w:id="40" w:name="_Toc241792032"/>
      <w:r>
        <w:rPr>
          <w:lang w:val="pt-BR"/>
        </w:rPr>
        <w:t>3.9 Procedimentos e avaliação</w:t>
      </w:r>
      <w:bookmarkEnd w:id="40"/>
    </w:p>
    <w:p w14:paraId="499BADDE" w14:textId="77777777" w:rsidR="006B1E66" w:rsidRPr="000F5B8B" w:rsidRDefault="00CC3326">
      <w:pPr>
        <w:spacing w:after="240" w:line="360" w:lineRule="auto"/>
        <w:ind w:firstLine="709"/>
        <w:jc w:val="both"/>
        <w:rPr>
          <w:lang w:val="pt-BR"/>
        </w:rPr>
      </w:pPr>
      <w:r>
        <w:rPr>
          <w:lang w:val="pt-BR"/>
        </w:rPr>
        <w:t>A execução organiza-se em sete etapas. As duas primeiras são de preparação: a caracterização documental da infraestrutura municipal e das fontes de dados abertos, exposta em 2.3 e em 3.5, que produz o objetivo específico a) e alimenta o b); e a construção do sistema descrito em 3.2 e em 3.4, atividade de meio que não produz resultado próprio. As cinco seguintes produzem os resultados que respondem aos demais objetivos específicos.</w:t>
      </w:r>
    </w:p>
    <w:p w14:paraId="7469EA13" w14:textId="77777777" w:rsidR="006B1E66" w:rsidRDefault="00CC3326">
      <w:pPr>
        <w:pStyle w:val="ListParagraph"/>
        <w:numPr>
          <w:ilvl w:val="0"/>
          <w:numId w:val="2"/>
        </w:numPr>
        <w:spacing w:after="120" w:line="360" w:lineRule="auto"/>
        <w:jc w:val="both"/>
      </w:pPr>
      <w:r>
        <w:rPr>
          <w:lang w:val="pt-BR"/>
        </w:rPr>
        <w:t xml:space="preserve">Etapa 3 — Treinamento e avaliação da camada de previsão. Constrói-se o conjunto de atributos </w:t>
      </w:r>
      <w:r>
        <w:rPr>
          <w:lang w:val="pt-BR"/>
        </w:rPr>
        <w:t xml:space="preserve">a partir da série de 15 min adotada,</w:t>
      </w:r>
      <w:r>
        <w:rPr>
          <w:lang w:val="pt-BR"/>
        </w:rPr>
        <w:t xml:space="preserve"> treina-se o modelo de reforço de gradiente sobre partição cronológica e afere-se seu erro contra as referências de persistência e de média sazonal. Produz o objetivo específico g).</w:t>
      </w:r>
    </w:p>
    <w:p w14:paraId="1E45BF3C" w14:textId="77777777" w:rsidR="006B1E66" w:rsidRDefault="00CC3326">
      <w:pPr>
        <w:pStyle w:val="ListParagraph"/>
        <w:numPr>
          <w:ilvl w:val="0"/>
          <w:numId w:val="2"/>
        </w:numPr>
        <w:spacing w:after="120" w:line="360" w:lineRule="auto"/>
        <w:jc w:val="both"/>
      </w:pPr>
      <w:r>
        <w:rPr>
          <w:lang w:val="pt-BR"/>
        </w:rPr>
        <w:t xml:space="preserve">Etapa 4 — Verificação do invariante de segurança. Submete-se o sistema à suíte de cenários e verifica-se, para cada decisão emitida, se algum dos dois limites normativos foi transgredido. A avaliação é exaustiva e o critério é categórico: nenhuma violação é admitida. Incluem-se cenários adversariais, construídos para induzir a inferência a produzir decisão inadmissível, de modo que a verificação seja submetida a esforço e não apenas exercitada. </w:t>
      </w:r>
      <w:r>
        <w:rPr>
          <w:lang w:val="pt-BR"/>
        </w:rPr>
        <w:t xml:space="preserve">Os cenários correm em relógio virtual, com passo igual ao da rampa do nó, de 5 s, o que torna a suíte repetível e rápida sem alterar a rampa, que continua limitada a um décimo por minuto; o serviço decide e publica como em operação (3.5.2), e um nó virtual, com a mesma regra do nó físico, produz o nível de cada passo, sobre o qual se contam as violações;</w:t>
      </w:r>
      <w:r>
        <w:rPr>
          <w:lang w:val="pt-BR"/>
        </w:rPr>
        <w:t xml:space="preserve"> cada execução enxerga apenas os eventos que ela própria publicou. </w:t>
      </w:r>
      <w:r>
        <w:t>Produz o objetivo específico d).</w:t>
      </w:r>
    </w:p>
    <w:p w14:paraId="74C61CA9" w14:textId="77777777" w:rsidR="006B1E66" w:rsidRDefault="00CC3326">
      <w:pPr>
        <w:pStyle w:val="ListParagraph"/>
        <w:numPr>
          <w:ilvl w:val="0"/>
          <w:numId w:val="2"/>
        </w:numPr>
        <w:spacing w:after="120" w:line="360" w:lineRule="auto"/>
        <w:jc w:val="both"/>
      </w:pPr>
      <w:r>
        <w:rPr>
          <w:lang w:val="pt-BR"/>
        </w:rPr>
        <w:t xml:space="preserve">Etapa 5 — Medição do percurso físico e verificação do diagnóstico. Para um conjunto de transições de nível, mede-se a latência entre a publicação do dado na interface e a estabilização da iluminância no valor correspondente, reportada como distribuição sobre repetições independentes, com o número de repetições explicitado. A latência medida vai da publicação do evento à chegada da telemetria e inclui, portanto, a leitura de confirmação do sensor, posterior à aplicação do ciclo de trabalho; é, assim, limite superior da grandeza do RNF03. Na mesma bancada verificam-se as funções de diagnóstico descritas em 3.4.5, com a falha do ponto de luz induzida deliberadamente e a divergência entre o nível comandado e o entregue apurada ao longo dos cenários. </w:t>
      </w:r>
      <w:r>
        <w:t>Produz os objetivos específicos e) e h).</w:t>
      </w:r>
    </w:p>
    <w:p w14:paraId="6F46849D" w14:textId="77777777" w:rsidR="006B1E66" w:rsidRDefault="00CC3326">
      <w:pPr>
        <w:pStyle w:val="ListParagraph"/>
        <w:numPr>
          <w:ilvl w:val="0"/>
          <w:numId w:val="2"/>
        </w:numPr>
        <w:spacing w:after="120" w:line="360" w:lineRule="auto"/>
        <w:jc w:val="both"/>
      </w:pPr>
      <w:r>
        <w:rPr>
          <w:lang w:val="pt-BR"/>
        </w:rPr>
        <w:t xml:space="preserve">Etapa 6 — Avaliação da concordância e especificação da interface. Compara-se a decisão produzida em cada cenário com o envelope esperado, analisando-se as discordâncias. Consolida-se, a partir da interface emulada e do que a análise documental indicou estar disponível na plataforma municipal, a especificação de integração. </w:t>
      </w:r>
      <w:r>
        <w:t>Produz o objetivo específico f).</w:t>
      </w:r>
    </w:p>
    <w:p w14:paraId="7F5A79BC" w14:textId="77777777" w:rsidR="00E01C3A" w:rsidRDefault="00CC3326">
      <w:pPr>
        <w:pStyle w:val="ListParagraph"/>
        <w:numPr>
          <w:ilvl w:val="0"/>
          <w:numId w:val="2"/>
        </w:numPr>
        <w:spacing w:after="120" w:line="360" w:lineRule="auto"/>
        <w:jc w:val="both"/>
        <w:rPr>
          <w:lang w:val="pt-BR"/>
        </w:rPr>
      </w:pPr>
      <w:r>
        <w:rPr>
          <w:lang w:val="pt-BR"/>
        </w:rPr>
        <w:t xml:space="preserve">Etapa 7 — Estimativa de consumo e comparação de regimes. Integra-se a trajetória de ciclo de trabalho registrada em cada cenário, calcula-se a energia estimada para o regime adaptativo e para as duas linhas de base e reporta-se, ao lado </w:t>
      </w:r>
      <w:r>
        <w:rPr>
          <w:lang w:val="pt-BR"/>
        </w:rPr>
        <w:t>de cada valor, a aderência ao envelope esperado, conforme 3.11. Produz o objetivo específico i).</w:t>
      </w:r>
    </w:p>
    <w:p w14:paraId="4CFD277E" w14:textId="77777777" w:rsidR="00847C0D" w:rsidRDefault="00CC3326">
      <w:pPr>
        <w:spacing w:after="120" w:line="360" w:lineRule="auto"/>
        <w:ind w:firstLine="709"/>
        <w:jc w:val="both"/>
      </w:pPr>
      <w:r>
        <w:rPr>
          <w:lang w:val="pt-BR"/>
        </w:rPr>
        <w:t>Duas execuções complementares da suíte respondem a perguntas que as etapas acima não isolam. Na primeira, a suíte é repetida com a camada de previsão desligada — a inferência recebe o volume observado no lugar da previsão, com a mesma base de regras —, e compara-se a fração da janela de baixa demanda consumida em transição, métrica de H3 (2.10). A janela de baixa demanda é o conjunto de ciclos com o volume observado abaixo do tercil inferior e nenhuma ocorrência. Os ciclos acima da classe mínima nessa janela contam como transição, inclusive os que as regras de apoio mantêm uma classe abaixo, o que pesa contra o modo antecipado, e a métrica é reportada com essa ressalva. Na segunda, a mesma base de regras opera como tabela em degraus, e comparam-se aderência ao envelope, energia e mudanças de nível, para verificar o que a pertinência parcial acrescenta (3.7).</w:t>
      </w:r>
    </w:p>
    <w:p w14:paraId="26E0F2E7" w14:textId="77777777" w:rsidR="001A5FD5" w:rsidRDefault="002D2B91">
      <w:pPr>
        <w:spacing w:after="120" w:line="360" w:lineRule="auto"/>
        <w:ind w:firstLine="709"/>
        <w:jc w:val="both"/>
      </w:pPr>
      <w:r>
        <w:rPr>
          <w:lang w:val="pt-BR"/>
        </w:rPr>
        <w:t xml:space="preserve">Uma avaliação adicional pergunta o que o sistema perde sem cada componente de inteligência artificial, e se algo mais simples o substituiria. Os protocolos — cenários, sementes, métricas e regras de leitura — foram fixados e versionados no repositório antes de cada execução, e os resultados são reportados como vieram. Retirar a previsão é operar no modo reativo; retirar a inferência é voltar à programação por horário fixo; substituir o modelo treinado é empregar a média sazonal de 3.6; substituir a pertinência parcial é operar a mesma base como tabela. Os cenários são de três tipos: </w:t>
      </w:r>
      <w:r>
        <w:rPr>
          <w:lang w:val="pt-BR"/>
        </w:rPr>
        <w:t xml:space="preserve">oito noites reais da série de Zurique, em 15 min, das 18 h às 6 h,</w:t>
      </w:r>
      <w:r>
        <w:rPr>
          <w:lang w:val="pt-BR"/>
        </w:rPr>
        <w:t xml:space="preserve"> no período de teste do modelo, </w:t>
      </w:r>
      <w:r>
        <w:rPr>
          <w:lang w:val="pt-BR"/>
        </w:rPr>
        <w:t xml:space="preserve">de quatro pontos sorteados,</w:t>
      </w:r>
      <w:r>
        <w:rPr>
          <w:lang w:val="pt-BR"/>
        </w:rPr>
        <w:t xml:space="preserve"> dois entre os mais movimentados à noite e dois entre os menos, cada um com uma noite de dia útil e uma de sábado; dois pares sintéticos em que a contagem cai a zero por duas horas com a via ocupada, um no início da noite e outro na madrugada, comparados com o mesmo cenário sem a falha; e seis cenários com o volume sorteado em torno de cada tercil.</w:t>
      </w:r>
    </w:p>
    <w:p w14:paraId="1ED35180" w14:textId="77777777" w:rsidR="001A5FD5" w:rsidRDefault="002D2B91">
      <w:pPr>
        <w:spacing w:after="120" w:line="360" w:lineRule="auto"/>
        <w:ind w:firstLine="709"/>
        <w:jc w:val="both"/>
      </w:pPr>
      <w:r>
        <w:rPr>
          <w:lang w:val="pt-BR"/>
        </w:rPr>
        <w:t xml:space="preserve">Às métricas anteriores acrescentam-se quatro. A primeira é o déficit: os minutos em que o nível fica mais de 0,02 abaixo do que a situação pede — a classe da via, sob ocorrência ou volume alto, e uma classe abaixo, sob volume médio, pelo critério dos tercis de 3.7. A segunda é o acerto da contenção: dos ciclos em que a previsão mantém o nível acima do modo reativo, a fração em que o volume real da hora </w:t>
      </w:r>
      <w:r>
        <w:rPr>
          <w:lang w:val="pt-BR"/>
        </w:rPr>
        <w:t xml:space="preserve">seguinte saiu da faixa baixa. A terceira é a luz perdida pela falha de contagem, diferença média de nível entre o cenário sem falha e o cenário com falha. A quarta descreve a forma da resposta: variação total do nível, inversões de sentido e subidas de ao menos 0,1 em um passo. </w:t>
      </w:r>
      <w:r>
        <w:rPr>
          <w:lang w:val="pt-BR"/>
        </w:rPr>
        <w:t xml:space="preserve">A série de Zurique é de 15 min, e nesses cenários o volume de 5 min repete o valor do bloco, limitação que </w:t>
      </w:r>
      <w:del w:id="30283" w:author="Vitor Oliveira" w:date="2026-10-11T04:00:00Z">
        <w:r>
          <w:rPr>
            <w:lang w:val="pt-BR"/>
          </w:rPr>
          <w:delText xml:space="preserve">6.3</w:delText>
        </w:r>
      </w:del>
      <w:ins w:id="30284" w:author="Vitor Oliveira" w:date="2026-10-11T04:00:00Z">
        <w:r>
          <w:rPr>
            <w:lang w:val="pt-BR"/>
          </w:rPr>
          <w:t xml:space="preserve">5.3</w:t>
        </w:r>
      </w:ins>
      <w:r>
        <w:rPr>
          <w:lang w:val="pt-BR"/>
        </w:rPr>
        <w:t xml:space="preserve"> registra.</w:t>
      </w:r>
      <w:r>
        <w:rPr>
          <w:lang w:val="pt-BR"/>
        </w:rPr>
        <w:t xml:space="preserve"> A linha de base de horário fixo é avaliada no horário local do ponto de luz. O Apêndice B indica, para cada resultado, o programa, os dados e o comando que o reproduzem.</w:t>
      </w:r>
    </w:p>
    <w:p w14:paraId="2BEA5D37" w14:textId="77777777" w:rsidR="00461CFB" w:rsidRDefault="006F13C7">
      <w:pPr>
        <w:spacing w:after="120" w:line="360" w:lineRule="auto"/>
        <w:ind w:firstLine="709"/>
        <w:jc w:val="both"/>
      </w:pPr>
      <w:r>
        <w:rPr>
          <w:lang w:val="pt-BR"/>
        </w:rPr>
        <w:t xml:space="preserve">Um último confronto trata só da forma da resposta, com dado real de resolução sub-horária. São oito noites reais da série de 15 min de Zurique (3.6), </w:t>
      </w:r>
      <w:r>
        <w:rPr>
          <w:lang w:val="pt-BR"/>
        </w:rPr>
        <w:t xml:space="preserve">do ano de teste, de quatro pontos em sorteio próprio, distinto do da avaliação anterior,</w:t>
      </w:r>
      <w:r>
        <w:rPr>
          <w:lang w:val="pt-BR"/>
        </w:rPr>
        <w:t xml:space="preserve"> e três concorrentes com a mesma previsão e as mesmas regras: a inferência nebulosa, a tabela em degraus e uma tabela com histerese de descida, que sobe de faixa no tercil, na hora, e só desce quando o volume cai 0,05 abaixo dele — a correção simples que se aplicaria à tabela. Conta-se o número de passos do ciclo em que o nível emitido varia, em relação ao anterior, ao menos um limiar de percepção. O protocolo fixou dois limiares, de 15 % e de 6 %. Conferidas as fontes depois da execução, só o de 6 % tem apoio direto na literatura: é o valor acima do qual um aumento de iluminância é percebido por observador atento (SHIKAKURA; MORIKAWA; NAKAMURA, 2003). Reporta-se também, como conferência posterior, o de 30 %, que a mesma fonte indica para observador ocupado em tarefa. O estudo foi conduzido em ambiente de escritório, com iluminâncias muito superiores às de uma via; não se localizou valor medido para via pública. O critério, fixado antes da execução, considera a inferência nebulosa não substituível se apresentar ao menos 20 % menos mudanças perceptíveis que a melhor das tabelas, nos dois limiares, sem consumir mais de 2 pontos percentuais de energia além dela e sem mais minutos abaixo do nível pedido. </w:t>
      </w:r>
      <w:r>
        <w:rPr>
          <w:lang w:val="pt-BR"/>
        </w:rPr>
        <w:t xml:space="preserve">Nesses cenários a previsão é a do modelo em operação, e ela é a mesma para os três concorrentes.</w:t>
      </w:r>
    </w:p>
    <w:p w14:paraId="5906C5EB" w14:textId="77777777" w:rsidR="006B1E66" w:rsidRPr="000F5B8B" w:rsidRDefault="00CC3326">
      <w:pPr>
        <w:spacing w:after="120" w:line="360" w:lineRule="auto"/>
        <w:ind w:firstLine="709"/>
        <w:jc w:val="both"/>
        <w:rPr>
          <w:lang w:val="pt-BR"/>
        </w:rPr>
      </w:pPr>
      <w:r>
        <w:rPr>
          <w:lang w:val="pt-BR"/>
        </w:rPr>
        <w:t xml:space="preserve">Cabe explicitar a natureza do envelope de decisão esperado e a limitação que dele decorre. O envelope é o intervalo de níveis considerados aceitáveis para cada cenário, definido pelos autores antes da avaliação e derivado, sempre que possível, das prescrições normativas e da literatura. Onde essa derivação não é possível, o envelope reflete julgamento dos autores, e a avaliação mede, nesses casos, a coerência entre a base de regras e esse julgamento — não a correção da decisão em </w:t>
      </w:r>
      <w:r>
        <w:rPr>
          <w:lang w:val="pt-BR"/>
        </w:rPr>
        <w:t>sentido absoluto. A declaração é necessária porque a alternativa, calar sobre a origem do envelope, apresentaria como validação externa aquilo que é, em parte, consistência interna.</w:t>
      </w:r>
    </w:p>
    <w:p w14:paraId="73E3B863" w14:textId="77777777" w:rsidR="00540256" w:rsidRDefault="002E4A9C">
      <w:pPr>
        <w:spacing w:after="120" w:line="360" w:lineRule="auto"/>
        <w:ind w:firstLine="709"/>
        <w:jc w:val="both"/>
      </w:pPr>
      <w:r>
        <w:rPr>
          <w:lang w:val="pt-BR"/>
        </w:rPr>
        <w:t>Com a base vigente, os envelopes decorrem das classes associadas às regras — a classe da via com volume alto ou ocorrência, até uma classe abaixo com volume médio, a classe mínima com volume baixo de madrugada, e qualquer nível admissível nas transições sob a rampa normativa —, e são largos nas transições. A aderência verifica, por isso, coerência grosseira entre a decisão e a condição da via, e discrimina pouco entre regimes; é apresentada com essa ressalva.</w:t>
      </w:r>
    </w:p>
    <w:p w14:paraId="02259D03" w14:textId="77777777" w:rsidR="006B1E66" w:rsidRPr="000F5B8B" w:rsidRDefault="00CC3326">
      <w:pPr>
        <w:spacing w:after="120" w:line="360" w:lineRule="auto"/>
        <w:ind w:firstLine="709"/>
        <w:jc w:val="both"/>
        <w:rPr>
          <w:lang w:val="pt-BR"/>
        </w:rPr>
      </w:pPr>
      <w:r>
        <w:rPr>
          <w:lang w:val="pt-BR"/>
        </w:rPr>
        <w:t>A verificação do invariante de segurança não padece dessa limitação: seu critério deriva integralmente da norma e é verificável por terceiros que disponham do texto normativo. É por isso que ela constitui o resultado mais robusto do trabalho.</w:t>
      </w:r>
    </w:p>
    <w:p w14:paraId="7805370E" w14:textId="77777777" w:rsidR="00E01C3A" w:rsidRDefault="00CC3326">
      <w:pPr>
        <w:pStyle w:val="Heading2"/>
        <w:spacing w:before="360" w:after="240" w:line="360" w:lineRule="auto"/>
        <w:rPr>
          <w:lang w:val="pt-BR"/>
        </w:rPr>
      </w:pPr>
      <w:bookmarkStart w:id="41" w:name="_Toc241792033"/>
      <w:r>
        <w:rPr>
          <w:lang w:val="pt-BR"/>
        </w:rPr>
        <w:t>3.10 Tratamento de dados pessoais</w:t>
      </w:r>
      <w:bookmarkEnd w:id="41"/>
    </w:p>
    <w:p w14:paraId="7B1E126A" w14:textId="77777777" w:rsidR="006B1E66" w:rsidRDefault="00CC3326">
      <w:pPr>
        <w:spacing w:after="240" w:line="360" w:lineRule="auto"/>
        <w:ind w:firstLine="709"/>
        <w:jc w:val="both"/>
      </w:pPr>
      <w:r>
        <w:rPr>
          <w:lang w:val="pt-BR"/>
        </w:rPr>
        <w:t xml:space="preserve">O sistema não captura, não processa e não armazena imagem, som ou qualquer dado que permita identificar pessoa. </w:t>
      </w:r>
      <w:r>
        <w:t xml:space="preserve">Quatro características do arranjo</w:t>
      </w:r>
      <w:r>
        <w:t xml:space="preserve"> asseguram essa condição.</w:t>
      </w:r>
    </w:p>
    <w:p w14:paraId="4BB566DE" w14:textId="77777777" w:rsidR="006B1E66" w:rsidRPr="000F5B8B" w:rsidRDefault="00CC3326">
      <w:pPr>
        <w:pStyle w:val="ListParagraph"/>
        <w:numPr>
          <w:ilvl w:val="0"/>
          <w:numId w:val="2"/>
        </w:numPr>
        <w:spacing w:after="120" w:line="360" w:lineRule="auto"/>
        <w:jc w:val="both"/>
        <w:rPr>
          <w:lang w:val="pt-BR"/>
        </w:rPr>
      </w:pPr>
      <w:r>
        <w:rPr>
          <w:lang w:val="pt-BR"/>
        </w:rPr>
        <w:t>A interface de dados urbanos publica apenas descritores agregados do estado da via — média de pessoas presentes no trecho num período, ocorrência reportada —, sem referência a indivíduo: contagem, e não identificação.</w:t>
      </w:r>
    </w:p>
    <w:p w14:paraId="09381DF4" w14:textId="77777777" w:rsidR="006B1E66" w:rsidRPr="000F5B8B" w:rsidRDefault="00CC3326">
      <w:pPr>
        <w:pStyle w:val="ListParagraph"/>
        <w:numPr>
          <w:ilvl w:val="0"/>
          <w:numId w:val="2"/>
        </w:numPr>
        <w:spacing w:after="120" w:line="360" w:lineRule="auto"/>
        <w:jc w:val="both"/>
        <w:rPr>
          <w:lang w:val="pt-BR"/>
        </w:rPr>
      </w:pPr>
      <w:r>
        <w:rPr>
          <w:lang w:val="pt-BR"/>
        </w:rPr>
        <w:t xml:space="preserve">A série pública de contagem de pedestres empregada no treino e nos cenários é agregada por ponto de contagem e não identifica pessoas.</w:t>
      </w:r>
    </w:p>
    <w:p w14:paraId="48E1E22C" w14:textId="77777777" w:rsidR="006B1E66" w:rsidRPr="000F5B8B" w:rsidRDefault="00CC3326">
      <w:pPr>
        <w:pStyle w:val="ListParagraph"/>
        <w:numPr>
          <w:ilvl w:val="0"/>
          <w:numId w:val="2"/>
        </w:numPr>
        <w:spacing w:after="120" w:line="360" w:lineRule="auto"/>
        <w:jc w:val="both"/>
        <w:rPr>
          <w:lang w:val="pt-BR"/>
        </w:rPr>
      </w:pPr>
      <w:r>
        <w:rPr>
          <w:lang w:val="pt-BR"/>
        </w:rPr>
        <w:t>O nó de demonstração possui um único sensor, de iluminância, que mede luz e não pessoas.</w:t>
      </w:r>
    </w:p>
    <w:p w14:paraId="1CAE853B" w14:textId="77777777" w:rsidR="006B1E66" w:rsidRPr="000F5B8B" w:rsidRDefault="00CC3326">
      <w:pPr>
        <w:pStyle w:val="ListParagraph"/>
        <w:numPr>
          <w:ilvl w:val="0"/>
          <w:numId w:val="2"/>
        </w:numPr>
        <w:spacing w:after="120" w:line="360" w:lineRule="auto"/>
        <w:jc w:val="both"/>
        <w:rPr>
          <w:lang w:val="pt-BR"/>
        </w:rPr>
      </w:pPr>
      <w:r>
        <w:rPr>
          <w:lang w:val="pt-BR"/>
        </w:rPr>
        <w:t xml:space="preserve">O Quadro </w:t>
      </w:r>
      <w:del w:id="30285" w:author="Vitor Oliveira" w:date="2026-10-11T04:00:00Z">
        <w:r>
          <w:rPr>
            <w:lang w:val="pt-BR"/>
          </w:rPr>
          <w:delText xml:space="preserve">15</w:delText>
        </w:r>
      </w:del>
      <w:ins w:id="30286" w:author="Vitor Oliveira" w:date="2026-10-11T04:00:00Z">
        <w:r>
          <w:rPr>
            <w:lang w:val="pt-BR"/>
          </w:rPr>
          <w:t xml:space="preserve">16</w:t>
        </w:r>
      </w:ins>
      <w:r>
        <w:rPr>
          <w:lang w:val="pt-BR"/>
        </w:rPr>
        <w:t xml:space="preserve"> explicita o conteúdo de cada entidade do banco de dados: não há atributo de imagem, de áudio ou de identificação individual, e a ausência é verificável no próprio modelo de dados.</w:t>
      </w:r>
    </w:p>
    <w:p w14:paraId="6E39FAB4" w14:textId="77777777" w:rsidR="006B1E66" w:rsidRPr="000F5B8B" w:rsidRDefault="00CC3326">
      <w:pPr>
        <w:spacing w:after="120" w:line="360" w:lineRule="auto"/>
        <w:ind w:firstLine="709"/>
        <w:jc w:val="both"/>
        <w:rPr>
          <w:lang w:val="pt-BR"/>
        </w:rPr>
      </w:pPr>
      <w:r>
        <w:rPr>
          <w:lang w:val="pt-BR"/>
        </w:rPr>
        <w:t xml:space="preserve">Registra-se que a plataforma tomada como referência de infraestrutura opera tecnologias de reconhecimento facial e de leitura de placas, que constituem </w:t>
      </w:r>
      <w:r>
        <w:rPr>
          <w:lang w:val="pt-BR"/>
        </w:rPr>
        <w:t>tratamento de dado pessoal sujeito à Lei Geral de Proteção de Dados Pessoais (BRASIL, 2018). O presente trabalho não acessa, não reproduz e não depende dessas funcionalidades: a informação que o sistema consome é a descrição agregada do estado da via. Essa distinção é relevante também para a proposta de integração: o que se propõe consumir é o alerta de evento e a contagem agregada, e não o conteúdo de imagem ou a identificação de pessoas. Uma integração efetiva exigiria tratamento jurídico próprio, registrado entre as limitações.</w:t>
      </w:r>
    </w:p>
    <w:p w14:paraId="4153B62A" w14:textId="77777777" w:rsidR="006B1E66" w:rsidRPr="000F5B8B" w:rsidRDefault="00CC3326">
      <w:pPr>
        <w:spacing w:after="120" w:line="360" w:lineRule="auto"/>
        <w:ind w:firstLine="709"/>
        <w:jc w:val="both"/>
        <w:rPr>
          <w:lang w:val="pt-BR"/>
        </w:rPr>
      </w:pPr>
      <w:r>
        <w:rPr>
          <w:lang w:val="pt-BR"/>
        </w:rPr>
        <w:t>O risco de desvio de finalidade não é hipotético, e há caso documentado que convém registrar. Em San Diego, nos Estados Unidos, cerca de três mil e trezentos postes receberam sensores e câmeras com finalidade declarada de planejamento urbano e de mobilidade, expressamente não policial. A partir de 2018 o departamento de polícia passou a acessar as imagens, chegando a cerca de quatrocentos acessos até 2020, inicialmente sob alegação de crimes graves e depois também de vandalismo e descarte irregular de resíduos; a reação pública levou à desativação do programa em 2020 e à edição de norma municipal de vigilância (PERRY, 2020). O episódio é a razão pela qual a fronteira entre dado agregado e dado de identificação, neste trabalho, é requisito de interface e não recomendação de uso.</w:t>
      </w:r>
    </w:p>
    <w:p w14:paraId="43803CF4" w14:textId="77777777" w:rsidR="006B1E66" w:rsidRPr="000F5B8B" w:rsidRDefault="00CC3326">
      <w:pPr>
        <w:spacing w:after="120" w:line="360" w:lineRule="auto"/>
        <w:ind w:firstLine="709"/>
        <w:jc w:val="both"/>
        <w:rPr>
          <w:lang w:val="pt-BR"/>
        </w:rPr>
      </w:pPr>
      <w:r>
        <w:rPr>
          <w:lang w:val="pt-BR"/>
        </w:rPr>
        <w:t>A ressalva merece registro explícito, e não nota de rodapé. A literatura acadêmica que examina a plataforma municipal de videomonitoramento concentra-se justamente sobre o reconhecimento facial e seus efeitos discriminatórios, apontando identificação desproporcional de pessoas negras como suspeitas (OLIVEIRA; FAGUNDES; SPOLLE, 2025). Propor que outro serviço municipal consuma dados dessa plataforma sem enfrentar essa crítica seria metodologicamente frágil. A resposta deste trabalho é de projeto, e não de discurso: a especificação de integração produzida como resultado define, como requisito, que a interface publique exclusivamente descritores agregados do estado da via, e que identificadores biométricos, imagens e placas não componham o contrato de dados. A camada de decisão aqui construída não teria como consumi-los ainda que fossem oferecidos, porque suas variáveis de entrada são grandezas de via e não atributos de pessoa.</w:t>
      </w:r>
    </w:p>
    <w:p w14:paraId="29AF325C" w14:textId="77777777" w:rsidR="00E01C3A" w:rsidRDefault="00CC3326">
      <w:pPr>
        <w:pStyle w:val="Heading2"/>
        <w:spacing w:before="360" w:after="240" w:line="360" w:lineRule="auto"/>
        <w:rPr>
          <w:lang w:val="pt-BR"/>
        </w:rPr>
      </w:pPr>
      <w:bookmarkStart w:id="42" w:name="_Toc241792034"/>
      <w:r>
        <w:rPr>
          <w:lang w:val="pt-BR"/>
        </w:rPr>
        <w:t>3.11 Estimativa de consumo e linhas de base de comparação</w:t>
      </w:r>
      <w:bookmarkEnd w:id="42"/>
    </w:p>
    <w:p w14:paraId="412BC578" w14:textId="77777777" w:rsidR="00E01C3A" w:rsidRDefault="00CC3326">
      <w:pPr>
        <w:spacing w:after="120" w:line="360" w:lineRule="auto"/>
        <w:ind w:firstLine="709"/>
        <w:jc w:val="both"/>
        <w:rPr>
          <w:lang w:val="pt-BR"/>
        </w:rPr>
      </w:pPr>
      <w:r>
        <w:rPr>
          <w:lang w:val="pt-BR"/>
        </w:rPr>
        <w:t xml:space="preserve">A avaliação energética não emprega instrumentação elétrica: emprega o registro que o sistema já produz. A fita de LED adotada declara potência por unidade </w:t>
      </w:r>
      <w:r>
        <w:rPr>
          <w:lang w:val="pt-BR"/>
        </w:rPr>
        <w:t xml:space="preserve">de comprimento, e o comprimento do segmento é fixado por medição conforme 3.4.2, de modo que a potência a ciclo de trabalho pleno é conhecida. O ciclo de trabalho efetivamente aplicado é gravado a cada leitura de telemetria, conforme o modelo de dados de </w:t>
      </w:r>
      <w:del w:id="30287" w:author="Vitor Oliveira" w:date="2026-10-11T04:00:00Z">
        <w:r>
          <w:rPr>
            <w:lang w:val="pt-BR"/>
          </w:rPr>
          <w:delText xml:space="preserve">4.7.1</w:delText>
        </w:r>
      </w:del>
      <w:ins w:id="30288" w:author="Vitor Oliveira" w:date="2026-10-11T04:00:00Z">
        <w:r>
          <w:rPr>
            <w:lang w:val="pt-BR"/>
          </w:rPr>
          <w:t xml:space="preserve">3.13.1</w:t>
        </w:r>
      </w:ins>
      <w:r>
        <w:rPr>
          <w:lang w:val="pt-BR"/>
        </w:rPr>
        <w:t xml:space="preserve">. A energia consumida em um cenário é, então, a soma dos produtos entre a potência plena, o ciclo de trabalho de cada intervalo e a duração desse intervalo.</w:t>
      </w:r>
    </w:p>
    <w:p w14:paraId="47436276" w14:textId="77777777" w:rsidR="00E01C3A" w:rsidRDefault="00CC3326">
      <w:pPr>
        <w:spacing w:after="120" w:line="360" w:lineRule="auto"/>
        <w:ind w:firstLine="709"/>
        <w:jc w:val="both"/>
        <w:rPr>
          <w:lang w:val="pt-BR"/>
        </w:rPr>
      </w:pPr>
      <w:r>
        <w:rPr>
          <w:lang w:val="pt-BR"/>
        </w:rPr>
        <w:t xml:space="preserve">A hipótese que sustenta o cálculo é a proporcionalidade entre o ciclo de trabalho e a potência média consumida, e ela é adequada ao arranjo adotado: a modulação por largura de pulso chaveia a corrente plena do segmento, de modo que a potência média é o produto da potência em condução pela fração de tempo em que há condução. A mesma proporcionalidade vale, aproximadamente, para o fluxo luminoso, o que oferece verificação cruzada útil — a estimativa derivada do ciclo comandado pode ser confrontada com a derivada da iluminância medida, e a divergência entre as duas é reportada junto ao resultado. A comparação entre as duas estimativas é também exibida em tempo real no painel, calculada pelo mesmo módulo que produz </w:t>
      </w:r>
      <w:del w:id="30012" w:author="Vitor Oliveira" w:date="2026-10-11T04:00:00Z">
        <w:r>
          <w:rPr>
            <w:lang w:val="pt-BR"/>
          </w:rPr>
          <w:delText xml:space="preserve">os resultados do Capítulo 5.</w:delText>
        </w:r>
      </w:del>
      <w:ins w:id="30013" w:author="Vitor Oliveira" w:date="2026-10-11T04:00:00Z">
        <w:r>
          <w:rPr>
            <w:lang w:val="pt-BR"/>
          </w:rPr>
          <w:t xml:space="preserve">os resultados do Capítulo 4.</w:t>
        </w:r>
      </w:ins>
    </w:p>
    <w:p w14:paraId="7F2528D9" w14:textId="77777777" w:rsidR="00E01C3A" w:rsidRDefault="00CC3326">
      <w:pPr>
        <w:spacing w:after="120" w:line="360" w:lineRule="auto"/>
        <w:ind w:firstLine="709"/>
        <w:jc w:val="both"/>
        <w:rPr>
          <w:lang w:val="pt-BR"/>
        </w:rPr>
      </w:pPr>
      <w:r>
        <w:rPr>
          <w:lang w:val="pt-BR"/>
        </w:rPr>
        <w:t xml:space="preserve">A potência do segmento de bancada, da ordem de um watt, não tem significado para quem raciocina em termos do parque municipal. A estimativa é, por isso, expressa também para uma luminária de referência. A projeção é legítima pela propriedade estabelecida em 3.3: a camada de decisão emite um nível adimensional, e a mesma trajetória de níveis que comanda a bancada comandaria uma luminária viária. A luminária de referência não é um modelo comercial — o modelo instalado nas vias de pedestres do município não é informação divulgada. Ela é derivada dos parâmetros que o Caderno de Encargos da concessão impõe a toda luminária do parque (SÃO PAULO, 2015), e </w:t>
      </w:r>
      <w:r>
        <w:rPr>
          <w:lang w:val="pt-BR"/>
        </w:rPr>
        <w:t xml:space="preserve">adota a menor potência da faixa do Caderno,</w:t>
      </w:r>
      <w:r>
        <w:rPr>
          <w:lang w:val="pt-BR"/>
        </w:rPr>
        <w:t xml:space="preserve"> conforme o Quadro 9.</w:t>
      </w:r>
    </w:p>
    <w:p w14:paraId="4F9D00D2" w14:textId="77777777" w:rsidR="00E01C3A" w:rsidRDefault="00CC3326">
      <w:pPr>
        <w:keepNext/>
        <w:spacing w:before="260" w:after="130"/>
        <w:rPr>
          <w:lang w:val="pt-BR"/>
        </w:rPr>
      </w:pPr>
      <w:r>
        <w:rPr>
          <w:sz w:val="20"/>
          <w:szCs w:val="20"/>
          <w:lang w:val="pt-BR"/>
        </w:rPr>
        <w:t>Quadro 9 – Luminária de referência derivada do Caderno de Encargos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800"/>
        <w:gridCol w:w="3971"/>
      </w:tblGrid>
      <w:tr w:rsidR="00E01C3A" w14:paraId="150170FA" w14:textId="77777777">
        <w:trPr>
          <w:tblHeader/>
        </w:trPr>
        <w:tc>
          <w:tcPr>
            <w:tcW w:w="2300" w:type="dxa"/>
            <w:shd w:val="clear" w:color="auto" w:fill="EDEDED"/>
            <w:tcMar>
              <w:top w:w="70" w:type="dxa"/>
              <w:left w:w="90" w:type="dxa"/>
              <w:bottom w:w="70" w:type="dxa"/>
              <w:right w:w="90" w:type="dxa"/>
            </w:tcMar>
          </w:tcPr>
          <w:p w14:paraId="55355905" w14:textId="77777777" w:rsidR="00E01C3A" w:rsidRDefault="00CC3326">
            <w:r>
              <w:rPr>
                <w:b/>
                <w:bCs/>
                <w:sz w:val="20"/>
                <w:szCs w:val="20"/>
              </w:rPr>
              <w:t>Parâmetro</w:t>
            </w:r>
          </w:p>
        </w:tc>
        <w:tc>
          <w:tcPr>
            <w:tcW w:w="2800" w:type="dxa"/>
            <w:shd w:val="clear" w:color="auto" w:fill="EDEDED"/>
            <w:tcMar>
              <w:top w:w="70" w:type="dxa"/>
              <w:left w:w="90" w:type="dxa"/>
              <w:bottom w:w="70" w:type="dxa"/>
              <w:right w:w="90" w:type="dxa"/>
            </w:tcMar>
          </w:tcPr>
          <w:p w14:paraId="7AA501C2" w14:textId="77777777" w:rsidR="00E01C3A" w:rsidRDefault="00CC3326">
            <w:r>
              <w:rPr>
                <w:b/>
                <w:bCs/>
                <w:sz w:val="20"/>
                <w:szCs w:val="20"/>
              </w:rPr>
              <w:t>Valor adotado</w:t>
            </w:r>
          </w:p>
        </w:tc>
        <w:tc>
          <w:tcPr>
            <w:tcW w:w="3971" w:type="dxa"/>
            <w:shd w:val="clear" w:color="auto" w:fill="EDEDED"/>
            <w:tcMar>
              <w:top w:w="70" w:type="dxa"/>
              <w:left w:w="90" w:type="dxa"/>
              <w:bottom w:w="70" w:type="dxa"/>
              <w:right w:w="90" w:type="dxa"/>
            </w:tcMar>
          </w:tcPr>
          <w:p w14:paraId="274173BA" w14:textId="77777777" w:rsidR="00E01C3A" w:rsidRDefault="00CC3326">
            <w:r>
              <w:rPr>
                <w:b/>
                <w:bCs/>
                <w:sz w:val="20"/>
                <w:szCs w:val="20"/>
              </w:rPr>
              <w:t>Origem</w:t>
            </w:r>
          </w:p>
        </w:tc>
      </w:tr>
      <w:tr w:rsidR="00E01C3A" w:rsidRPr="00CE1B46" w14:paraId="256DF548" w14:textId="77777777">
        <w:tc>
          <w:tcPr>
            <w:tcW w:w="2300" w:type="dxa"/>
            <w:tcMar>
              <w:top w:w="70" w:type="dxa"/>
              <w:left w:w="90" w:type="dxa"/>
              <w:bottom w:w="70" w:type="dxa"/>
              <w:right w:w="90" w:type="dxa"/>
            </w:tcMar>
          </w:tcPr>
          <w:p w14:paraId="7357E874" w14:textId="77777777" w:rsidR="00E01C3A" w:rsidRDefault="00CC3326">
            <w:r>
              <w:rPr>
                <w:sz w:val="20"/>
                <w:szCs w:val="20"/>
              </w:rPr>
              <w:t>Potência nominal</w:t>
            </w:r>
          </w:p>
        </w:tc>
        <w:tc>
          <w:tcPr>
            <w:tcW w:w="2800" w:type="dxa"/>
            <w:tcMar>
              <w:top w:w="70" w:type="dxa"/>
              <w:left w:w="90" w:type="dxa"/>
              <w:bottom w:w="70" w:type="dxa"/>
              <w:right w:w="90" w:type="dxa"/>
            </w:tcMar>
          </w:tcPr>
          <w:p w14:paraId="0E7DAED8" w14:textId="77777777" w:rsidR="00E01C3A" w:rsidRDefault="00CC3326">
            <w:r>
              <w:rPr>
                <w:sz w:val="20"/>
                <w:szCs w:val="20"/>
              </w:rPr>
              <w:t>40 W</w:t>
            </w:r>
          </w:p>
        </w:tc>
        <w:tc>
          <w:tcPr>
            <w:tcW w:w="3971" w:type="dxa"/>
            <w:tcMar>
              <w:top w:w="70" w:type="dxa"/>
              <w:left w:w="90" w:type="dxa"/>
              <w:bottom w:w="70" w:type="dxa"/>
              <w:right w:w="90" w:type="dxa"/>
            </w:tcMar>
          </w:tcPr>
          <w:p w14:paraId="06A93BF6" w14:textId="77777777" w:rsidR="00E01C3A" w:rsidRPr="00CE1B46" w:rsidRDefault="00CC3326">
            <w:pPr>
              <w:rPr>
                <w:lang w:val="pt-BR"/>
              </w:rPr>
            </w:pPr>
            <w:r>
              <w:rPr>
                <w:sz w:val="20"/>
                <w:szCs w:val="20"/>
                <w:lang w:val="pt-BR"/>
              </w:rPr>
              <w:t xml:space="preserve">Limite inferior da faixa de 40 W a 440 W da tabela de distribuição de luz do Caderno, que admite outras potências</w:t>
            </w:r>
          </w:p>
        </w:tc>
      </w:tr>
      <w:tr w:rsidR="00E01C3A" w:rsidRPr="00CE1B46" w14:paraId="717B7703" w14:textId="77777777">
        <w:tc>
          <w:tcPr>
            <w:tcW w:w="2300" w:type="dxa"/>
            <w:tcMar>
              <w:top w:w="70" w:type="dxa"/>
              <w:left w:w="90" w:type="dxa"/>
              <w:bottom w:w="70" w:type="dxa"/>
              <w:right w:w="90" w:type="dxa"/>
            </w:tcMar>
          </w:tcPr>
          <w:p w14:paraId="06678561" w14:textId="77777777" w:rsidR="00E01C3A" w:rsidRDefault="00CC3326">
            <w:r>
              <w:rPr>
                <w:sz w:val="20"/>
                <w:szCs w:val="20"/>
              </w:rPr>
              <w:t>Eficácia luminosa e fluxo</w:t>
            </w:r>
          </w:p>
        </w:tc>
        <w:tc>
          <w:tcPr>
            <w:tcW w:w="2800" w:type="dxa"/>
            <w:tcMar>
              <w:top w:w="70" w:type="dxa"/>
              <w:left w:w="90" w:type="dxa"/>
              <w:bottom w:w="70" w:type="dxa"/>
              <w:right w:w="90" w:type="dxa"/>
            </w:tcMar>
          </w:tcPr>
          <w:p w14:paraId="4C7492E2" w14:textId="77777777" w:rsidR="00E01C3A" w:rsidRPr="00CE1B46" w:rsidRDefault="00CC3326">
            <w:pPr>
              <w:rPr>
                <w:lang w:val="pt-BR"/>
              </w:rPr>
            </w:pPr>
            <w:r>
              <w:rPr>
                <w:sz w:val="20"/>
                <w:szCs w:val="20"/>
                <w:lang w:val="pt-BR"/>
              </w:rPr>
              <w:t>90 lm/W, o que corresponde a 3.600 lm</w:t>
            </w:r>
          </w:p>
        </w:tc>
        <w:tc>
          <w:tcPr>
            <w:tcW w:w="3971" w:type="dxa"/>
            <w:tcMar>
              <w:top w:w="70" w:type="dxa"/>
              <w:left w:w="90" w:type="dxa"/>
              <w:bottom w:w="70" w:type="dxa"/>
              <w:right w:w="90" w:type="dxa"/>
            </w:tcMar>
          </w:tcPr>
          <w:p w14:paraId="2F33CE3B" w14:textId="77777777" w:rsidR="00E01C3A" w:rsidRPr="00CE1B46" w:rsidRDefault="00CC3326">
            <w:pPr>
              <w:rPr>
                <w:lang w:val="pt-BR"/>
              </w:rPr>
            </w:pPr>
            <w:r>
              <w:rPr>
                <w:sz w:val="20"/>
                <w:szCs w:val="20"/>
                <w:lang w:val="pt-BR"/>
              </w:rPr>
              <w:t>Eficácia mínima exigida de toda luminária do parque</w:t>
            </w:r>
          </w:p>
        </w:tc>
      </w:tr>
      <w:tr w:rsidR="00E01C3A" w:rsidRPr="00CE1B46" w14:paraId="654AC3AA" w14:textId="77777777">
        <w:tc>
          <w:tcPr>
            <w:tcW w:w="2300" w:type="dxa"/>
            <w:tcMar>
              <w:top w:w="70" w:type="dxa"/>
              <w:left w:w="90" w:type="dxa"/>
              <w:bottom w:w="70" w:type="dxa"/>
              <w:right w:w="90" w:type="dxa"/>
            </w:tcMar>
          </w:tcPr>
          <w:p w14:paraId="2891962B" w14:textId="77777777" w:rsidR="00E01C3A" w:rsidRDefault="00CC3326">
            <w:r>
              <w:rPr>
                <w:sz w:val="20"/>
                <w:szCs w:val="20"/>
              </w:rPr>
              <w:t>Interface de dimerização</w:t>
            </w:r>
          </w:p>
        </w:tc>
        <w:tc>
          <w:tcPr>
            <w:tcW w:w="2800" w:type="dxa"/>
            <w:tcMar>
              <w:top w:w="70" w:type="dxa"/>
              <w:left w:w="90" w:type="dxa"/>
              <w:bottom w:w="70" w:type="dxa"/>
              <w:right w:w="90" w:type="dxa"/>
            </w:tcMar>
          </w:tcPr>
          <w:p w14:paraId="743AAEA2" w14:textId="77777777" w:rsidR="00E01C3A" w:rsidRPr="00CE1B46" w:rsidRDefault="00CC3326">
            <w:pPr>
              <w:rPr>
                <w:lang w:val="pt-BR"/>
              </w:rPr>
            </w:pPr>
            <w:r>
              <w:rPr>
                <w:sz w:val="20"/>
                <w:szCs w:val="20"/>
                <w:lang w:val="pt-BR"/>
              </w:rPr>
              <w:t>Controle analógico de 0 V a 10 V</w:t>
            </w:r>
          </w:p>
        </w:tc>
        <w:tc>
          <w:tcPr>
            <w:tcW w:w="3971" w:type="dxa"/>
            <w:tcMar>
              <w:top w:w="70" w:type="dxa"/>
              <w:left w:w="90" w:type="dxa"/>
              <w:bottom w:w="70" w:type="dxa"/>
              <w:right w:w="90" w:type="dxa"/>
            </w:tcMar>
          </w:tcPr>
          <w:p w14:paraId="0A4A73D7" w14:textId="77777777" w:rsidR="00E01C3A" w:rsidRPr="00CE1B46" w:rsidRDefault="00CC3326">
            <w:pPr>
              <w:rPr>
                <w:lang w:val="pt-BR"/>
              </w:rPr>
            </w:pPr>
            <w:r>
              <w:rPr>
                <w:sz w:val="20"/>
                <w:szCs w:val="20"/>
                <w:lang w:val="pt-BR"/>
              </w:rPr>
              <w:t>Exigência contratual para o driver</w:t>
            </w:r>
          </w:p>
        </w:tc>
      </w:tr>
      <w:tr w:rsidR="00E01C3A" w14:paraId="5C89EBDC" w14:textId="77777777">
        <w:tc>
          <w:tcPr>
            <w:tcW w:w="2300" w:type="dxa"/>
            <w:tcMar>
              <w:top w:w="70" w:type="dxa"/>
              <w:left w:w="90" w:type="dxa"/>
              <w:bottom w:w="70" w:type="dxa"/>
              <w:right w:w="90" w:type="dxa"/>
            </w:tcMar>
          </w:tcPr>
          <w:p w14:paraId="00413252" w14:textId="77777777" w:rsidR="00E01C3A" w:rsidRPr="00CE1B46" w:rsidRDefault="00CC3326">
            <w:pPr>
              <w:rPr>
                <w:lang w:val="pt-BR"/>
              </w:rPr>
            </w:pPr>
            <w:r>
              <w:rPr>
                <w:sz w:val="20"/>
                <w:szCs w:val="20"/>
                <w:lang w:val="pt-BR"/>
              </w:rPr>
              <w:t>Relação entre nível comandado e potência</w:t>
            </w:r>
          </w:p>
        </w:tc>
        <w:tc>
          <w:tcPr>
            <w:tcW w:w="2800" w:type="dxa"/>
            <w:tcMar>
              <w:top w:w="70" w:type="dxa"/>
              <w:left w:w="90" w:type="dxa"/>
              <w:bottom w:w="70" w:type="dxa"/>
              <w:right w:w="90" w:type="dxa"/>
            </w:tcMar>
          </w:tcPr>
          <w:p w14:paraId="603413EF" w14:textId="77777777" w:rsidR="00E01C3A" w:rsidRDefault="00CC3326">
            <w:r>
              <w:rPr>
                <w:sz w:val="20"/>
                <w:szCs w:val="20"/>
              </w:rPr>
              <w:t>Proporcional</w:t>
            </w:r>
          </w:p>
        </w:tc>
        <w:tc>
          <w:tcPr>
            <w:tcW w:w="3971" w:type="dxa"/>
            <w:tcMar>
              <w:top w:w="70" w:type="dxa"/>
              <w:left w:w="90" w:type="dxa"/>
              <w:bottom w:w="70" w:type="dxa"/>
              <w:right w:w="90" w:type="dxa"/>
            </w:tcMar>
          </w:tcPr>
          <w:p w14:paraId="48ED8EBE" w14:textId="77777777" w:rsidR="00E01C3A" w:rsidRDefault="00CC3326">
            <w:r>
              <w:rPr>
                <w:sz w:val="20"/>
                <w:szCs w:val="20"/>
              </w:rPr>
              <w:t>Hipótese adotada nesta subseção</w:t>
            </w:r>
          </w:p>
        </w:tc>
      </w:tr>
      <w:tr w:rsidR="00E01C3A" w:rsidRPr="00CE1B46" w14:paraId="74DDFCE1" w14:textId="77777777">
        <w:tc>
          <w:tcPr>
            <w:tcW w:w="2300" w:type="dxa"/>
            <w:tcMar>
              <w:top w:w="70" w:type="dxa"/>
              <w:left w:w="90" w:type="dxa"/>
              <w:bottom w:w="70" w:type="dxa"/>
              <w:right w:w="90" w:type="dxa"/>
            </w:tcMar>
          </w:tcPr>
          <w:p w14:paraId="322A32C9" w14:textId="77777777" w:rsidR="00E01C3A" w:rsidRPr="00CE1B46" w:rsidRDefault="00CC3326">
            <w:pPr>
              <w:rPr>
                <w:lang w:val="pt-BR"/>
              </w:rPr>
            </w:pPr>
            <w:r>
              <w:rPr>
                <w:sz w:val="20"/>
                <w:szCs w:val="20"/>
                <w:lang w:val="pt-BR"/>
              </w:rPr>
              <w:t>Consumo fixo do driver e do controlador de telegestão</w:t>
            </w:r>
          </w:p>
        </w:tc>
        <w:tc>
          <w:tcPr>
            <w:tcW w:w="2800" w:type="dxa"/>
            <w:tcMar>
              <w:top w:w="70" w:type="dxa"/>
              <w:left w:w="90" w:type="dxa"/>
              <w:bottom w:w="70" w:type="dxa"/>
              <w:right w:w="90" w:type="dxa"/>
            </w:tcMar>
          </w:tcPr>
          <w:p w14:paraId="17EB1706" w14:textId="77777777" w:rsidR="00E01C3A" w:rsidRDefault="00CC3326">
            <w:r>
              <w:rPr>
                <w:sz w:val="20"/>
                <w:szCs w:val="20"/>
              </w:rPr>
              <w:t>Não considerado</w:t>
            </w:r>
          </w:p>
        </w:tc>
        <w:tc>
          <w:tcPr>
            <w:tcW w:w="3971" w:type="dxa"/>
            <w:tcMar>
              <w:top w:w="70" w:type="dxa"/>
              <w:left w:w="90" w:type="dxa"/>
              <w:bottom w:w="70" w:type="dxa"/>
              <w:right w:w="90" w:type="dxa"/>
            </w:tcMar>
          </w:tcPr>
          <w:p w14:paraId="30DEF807" w14:textId="77777777" w:rsidR="00E01C3A" w:rsidRPr="00CE1B46" w:rsidRDefault="00CC3326">
            <w:pPr>
              <w:rPr>
                <w:lang w:val="pt-BR"/>
              </w:rPr>
            </w:pPr>
            <w:r>
              <w:rPr>
                <w:sz w:val="20"/>
                <w:szCs w:val="20"/>
                <w:lang w:val="pt-BR"/>
              </w:rPr>
              <w:t>Declarado como viés na delimitação ao final desta subseção</w:t>
            </w:r>
          </w:p>
        </w:tc>
      </w:tr>
    </w:tbl>
    <w:p w14:paraId="033B49DD" w14:textId="77777777" w:rsidR="00E01C3A" w:rsidRDefault="00CC3326">
      <w:pPr>
        <w:spacing w:before="130" w:after="260"/>
        <w:rPr>
          <w:lang w:val="pt-BR"/>
        </w:rPr>
      </w:pPr>
      <w:r>
        <w:rPr>
          <w:sz w:val="20"/>
          <w:szCs w:val="20"/>
          <w:lang w:val="pt-BR"/>
        </w:rPr>
        <w:t>Fonte: Elaborado pelos autores (2026) a partir de São Paulo (2015).</w:t>
      </w:r>
    </w:p>
    <w:p w14:paraId="148D5C29" w14:textId="77777777" w:rsidR="00E01C3A" w:rsidRDefault="00CC3326">
      <w:pPr>
        <w:spacing w:after="120" w:line="360" w:lineRule="auto"/>
        <w:ind w:firstLine="709"/>
        <w:jc w:val="both"/>
        <w:rPr>
          <w:lang w:val="pt-BR"/>
        </w:rPr>
      </w:pPr>
      <w:r>
        <w:rPr>
          <w:lang w:val="pt-BR"/>
        </w:rPr>
        <w:t xml:space="preserve">Com a luminária de referência, a energia não precisa ser inferida da telemetria da bancada: decorre do próprio registro de decisões. Entre duas decisões consecutivas, o nível emitido segue trajetória linear por partes, </w:t>
      </w:r>
      <w:r>
        <w:rPr>
          <w:lang w:val="pt-BR"/>
        </w:rPr>
        <w:t xml:space="preserve">imposta pela taxa máxima de decréscimo —</w:t>
      </w:r>
      <w:r>
        <w:rPr>
          <w:lang w:val="pt-BR"/>
        </w:rPr>
        <w:t xml:space="preserve"> a elevação é imediata, e a atenuação é rampeada à taxa máxima de um décimo do fluxo pleno por minuto até atingir o novo nível, no qual permanece. A integral dessa trajetória tem forma fechada. Sejam a e b os níveis anterior e novo, expressos como fração do fluxo pleno, P a potência nominal em watts e Δt o intervalo até a decisão seguinte, em minutos. Numa atenuação, a rampa dura d = (a − b)/0,1 minutos, e a energia consumida no intervalo, em watt-hora, é E = P × [(a + b)/2 × d + b × (Δt − d)] / 60. Numa elevação, E = P × b × Δt / 60. Quando a decisão seguinte chega antes do fim da rampa, integra-se apenas o trecho percorrido. Cada decisão registrada produz, assim, um valor de energia, e a energia de um cenário é a soma desses valores. A título de ordem de grandeza, a descida completa de P3 a P5, que a norma obriga a durar ao menos cinco minutos, consome 2,50 Wh na luminária de referência, contra 3,33 Wh no mesmo intervalo em fluxo pleno.</w:t>
      </w:r>
    </w:p>
    <w:p w14:paraId="0E153F35" w14:textId="77777777" w:rsidR="00E01C3A" w:rsidRDefault="00CC3326">
      <w:pPr>
        <w:spacing w:after="120" w:line="360" w:lineRule="auto"/>
        <w:ind w:firstLine="709"/>
        <w:jc w:val="both"/>
        <w:rPr>
          <w:lang w:val="pt-BR"/>
        </w:rPr>
      </w:pPr>
      <w:r>
        <w:rPr>
          <w:lang w:val="pt-BR"/>
        </w:rPr>
        <w:t xml:space="preserve">Duas observações sobre a escolha da potência. A primeira é que ela não altera a conclusão: sob a hipótese de proporcionalidade, a potência nominal multiplica igualmente o consumo do regime adaptativo e o das linhas de base, e cancela-se na razão entre eles. A luminária de referência converte a razão em watt-hora, sem modificá-la. Para que a propriedade seja verificável, e não apenas afirmada, os resultados são reportados também </w:t>
      </w:r>
      <w:r>
        <w:rPr>
          <w:lang w:val="pt-BR"/>
        </w:rPr>
        <w:t xml:space="preserve">no extremo superior dessa faixa, 440 W,</w:t>
      </w:r>
      <w:r>
        <w:rPr>
          <w:lang w:val="pt-BR"/>
        </w:rPr>
        <w:t xml:space="preserve"> em que os valores absolutos são onze vezes maiores e a razão é idêntica. A segunda é a razão de adotar o extremo inferior: é a escolha conservadora, porque produz os menores valores absolutos de economia e é o caso em que o viés declarado ao final desta subseção pesa mais.</w:t>
      </w:r>
    </w:p>
    <w:p w14:paraId="6026821C" w14:textId="77777777" w:rsidR="00E01C3A" w:rsidRDefault="00CC3326">
      <w:pPr>
        <w:spacing w:after="120" w:line="360" w:lineRule="auto"/>
        <w:ind w:firstLine="709"/>
        <w:jc w:val="both"/>
        <w:rPr>
          <w:lang w:val="pt-BR"/>
        </w:rPr>
      </w:pPr>
      <w:r>
        <w:rPr>
          <w:lang w:val="pt-BR"/>
        </w:rPr>
        <w:t xml:space="preserve">A comparação exige referência, e adotam-se duas. A primeira é o fluxo pleno constante ao longo de todo o período de operação, </w:t>
      </w:r>
      <w:r>
        <w:rPr>
          <w:lang w:val="pt-BR"/>
        </w:rPr>
        <w:t xml:space="preserve">e a segunda, um regime de atenuação por horário fixo, das 0 h às 5 h, janela escolhida pelos autores, que</w:t>
      </w:r>
      <w:r>
        <w:rPr>
          <w:lang w:val="pt-BR"/>
        </w:rPr>
        <w:t xml:space="preserve"> corresponde ao que um sistema de telegestão sem acesso a dados do ambiente pode fazer — e que é, precisamente, a programação agendada prevista no Caderno de Encargos da concessão. A segunda linha de base é a exigente, e é ela que dá sentido à pergunta de pesquisa: se a decisão informada por dados urbanos não se distinguisse de uma programação horária, a informação não estaria fazendo trabalho algum.</w:t>
      </w:r>
    </w:p>
    <w:p w14:paraId="405A4C4E" w14:textId="77777777" w:rsidR="00540256" w:rsidRDefault="002E4A9C">
      <w:pPr>
        <w:spacing w:after="120" w:line="360" w:lineRule="auto"/>
        <w:ind w:firstLine="709"/>
        <w:jc w:val="both"/>
      </w:pPr>
      <w:r>
        <w:rPr>
          <w:lang w:val="pt-BR"/>
        </w:rPr>
        <w:t>Uma consequência da base vigente precisa ser declarada antes do resultado. A programação horária atenua às cegas, inclusive com a via ocupada; a decisão informada por dados urbanos só desce de classe com o volume baixo ou médio. Por isso, ela pode consumir mais que a segunda linha de base, e a comparação com ela é de aderência contra energia, e não de economia. É nesses termos que o resultado é reportado.</w:t>
      </w:r>
    </w:p>
    <w:p w14:paraId="632E27E6" w14:textId="77777777" w:rsidR="00E01C3A" w:rsidRDefault="00CC3326">
      <w:pPr>
        <w:spacing w:after="120" w:line="360" w:lineRule="auto"/>
        <w:ind w:firstLine="709"/>
        <w:jc w:val="both"/>
        <w:rPr>
          <w:lang w:val="pt-BR"/>
        </w:rPr>
      </w:pPr>
      <w:r>
        <w:rPr>
          <w:lang w:val="pt-BR"/>
        </w:rPr>
        <w:t>Uma advertência metodológica precede o resultado. Consumo, isoladamente, não é critério de mérito em iluminação pública: o regime de menor consumo é o de luz apagada, e qualquer comparação que premie apenas a redução premiará o regime menos seguro. A avaliação é, por isso, conjunta, e reporta dois valores para cada regime — a energia estimada e a aderência da iluminação à demanda observada, medida como a fração dos ciclos em que o nível entregue se situou dentro do envelope esperado do cenário, nos termos de 3.9. O que o trabalho busca estabelecer não é o consumo mínimo, e sim o consumo aderente à condição observada, sem que em nenhum momento os limites da norma sejam transgredidos.</w:t>
      </w:r>
    </w:p>
    <w:p w14:paraId="7CBD7B0B" w14:textId="77777777" w:rsidR="00E01C3A" w:rsidRDefault="00CC3326">
      <w:pPr>
        <w:spacing w:after="120" w:line="360" w:lineRule="auto"/>
        <w:ind w:firstLine="709"/>
        <w:jc w:val="both"/>
        <w:rPr>
          <w:lang w:val="pt-BR"/>
        </w:rPr>
      </w:pPr>
      <w:r>
        <w:rPr>
          <w:lang w:val="pt-BR"/>
        </w:rPr>
        <w:t xml:space="preserve">Delimita-se, por fim, o alcance das duas estimativas. A de bancada vale para o arranjo em que a corrente é limitada por resistores integrados ao módulo de luz. A da luminária de referência herda a hipótese de proporcionalidade, e é nela que a hipótese pesa: </w:t>
      </w:r>
      <w:r>
        <w:rPr>
          <w:lang w:val="pt-BR"/>
        </w:rPr>
        <w:t xml:space="preserve">a eficiência do regulador de corrente de um ponto de luz viário pode variar com o nível de saída, e há ainda uma parcela fixa</w:t>
      </w:r>
      <w:r>
        <w:rPr>
          <w:lang w:val="pt-BR"/>
        </w:rPr>
        <w:t xml:space="preserve"> no próprio regulador e no controlador de telegestão, que não se reduz com a dimerização e que não é aqui quantificada, por não haver valor público para o equipamento instalado. </w:t>
      </w:r>
      <w:r>
        <w:rPr>
          <w:lang w:val="pt-BR"/>
        </w:rPr>
        <w:t xml:space="preserve">Os dois efeitos, se presentes, atuam no mesmo sentido</w:t>
      </w:r>
      <w:r>
        <w:rPr>
          <w:lang w:val="pt-BR"/>
        </w:rPr>
        <w:t xml:space="preserve"> — a redução de consumo real é menor que a proporcional à redução de fluxo —, e a parcela fixa pesa tanto mais quanto menor a potência nominal. A estimativa é, portanto, um limite superior otimista, e assim é reportada. Não se afirma economia anual, economia em escala de parque nem valor </w:t>
      </w:r>
      <w:r>
        <w:rPr>
          <w:lang w:val="pt-BR"/>
        </w:rPr>
        <w:t xml:space="preserve">monetário: a suíte de cenários não constitui perfil anual de ocupação do município, e multiplicar seu resultado pelo número de pontos do parque atribuiria à suíte uma representatividade que ela não tem. A quantificação em equipamento viário, com medição elétrica rastreável, figura entre as recomendações de </w:t>
      </w:r>
      <w:del w:id="30289" w:author="Vitor Oliveira" w:date="2026-10-11T04:00:00Z">
        <w:r>
          <w:rPr>
            <w:lang w:val="pt-BR"/>
          </w:rPr>
          <w:delText xml:space="preserve">7.1</w:delText>
        </w:r>
      </w:del>
      <w:ins w:id="30290" w:author="Vitor Oliveira" w:date="2026-10-11T04:00:00Z">
        <w:r>
          <w:rPr>
            <w:lang w:val="pt-BR"/>
          </w:rPr>
          <w:t xml:space="preserve">6.1</w:t>
        </w:r>
      </w:ins>
      <w:r>
        <w:rPr>
          <w:lang w:val="pt-BR"/>
        </w:rPr>
        <w:t xml:space="preserve">.</w:t>
      </w:r>
    </w:p>
    <w:p w14:paraId="0C2642B2" w14:textId="77777777" w:rsidR="00E01C3A" w:rsidRDefault="00CC3326">
      <w:pPr>
        <w:pStyle w:val="Heading2"/>
        <w:pageBreakBefore/>
        <w:spacing w:before="480" w:after="280" w:line="360" w:lineRule="auto"/>
        <w:rPr>
          <w:lang w:val="pt-BR"/>
        </w:rPr>
        <w:pPrChange w:id="30681" w:author="Vitor Oliveira" w:date="2026-10-11T04:00:00Z">
          <w:pPr>
            <w:pStyle w:val="Heading1"/>
            <w:pageBreakBefore/>
            <w:spacing w:before="480" w:after="280" w:line="360" w:lineRule="auto"/>
          </w:pPr>
        </w:pPrChange>
      </w:pPr>
      <w:bookmarkStart w:id="43" w:name="_Toc241792035"/>
      <w:del w:id="30026" w:author="Vitor Oliveira" w:date="2026-10-11T04:00:00Z">
        <w:r>
          <w:rPr>
            <w:lang w:val="pt-BR"/>
          </w:rPr>
          <w:delText>4 ENGENHARIA DE SOFTWARE</w:delText>
        </w:r>
      </w:del>
      <w:ins w:id="30027" w:author="Vitor Oliveira" w:date="2026-10-11T04:00:00Z">
        <w:r>
          <w:rPr>
            <w:lang w:val="pt-BR"/>
          </w:rPr>
          <w:t xml:space="preserve">3.12 Engenharia de software</w:t>
        </w:r>
      </w:ins>
      <w:bookmarkEnd w:id="43"/>
    </w:p>
    <w:p w14:paraId="32D95725" w14:textId="77777777" w:rsidR="00E01C3A" w:rsidRDefault="00CC3326">
      <w:pPr>
        <w:spacing w:after="120" w:line="360" w:lineRule="auto"/>
        <w:ind w:firstLine="709"/>
        <w:jc w:val="both"/>
        <w:rPr>
          <w:lang w:val="pt-BR"/>
        </w:rPr>
      </w:pPr>
      <w:del w:id="30022" w:author="Vitor Oliveira" w:date="2026-10-11T04:00:00Z">
        <w:r>
          <w:rPr>
            <w:lang w:val="pt-BR"/>
          </w:rPr>
          <w:delText xml:space="preserve">Este capítulo apresenta</w:delText>
        </w:r>
      </w:del>
      <w:ins w:id="30023" w:author="Vitor Oliveira" w:date="2026-10-11T04:00:00Z">
        <w:r>
          <w:rPr>
            <w:lang w:val="pt-BR"/>
          </w:rPr>
          <w:t xml:space="preserve">Esta subseção apresenta</w:t>
        </w:r>
      </w:ins>
      <w:r>
        <w:rPr>
          <w:lang w:val="pt-BR"/>
        </w:rPr>
        <w:t xml:space="preserve"> o projeto sob a óptica da engenharia de software. A subseção 3.2 justificou as escolhas de projeto no curso da exposição do método; aqui elas são registradas de forma sistemática, com as partes interessadas, o processo de desenvolvimento, os requisitos que o software deve satisfazer, o desenho do sistema, a discriminação dos componentes e das tecnologias adotadas, os contratos das interfaces, </w:t>
      </w:r>
      <w:del w:id="30024" w:author="Vitor Oliveira" w:date="2026-10-11T04:00:00Z">
        <w:r>
          <w:rPr>
            <w:lang w:val="pt-BR"/>
          </w:rPr>
          <w:delText xml:space="preserve">o modelo de dados, os casos de teste e o cronograma.</w:delText>
        </w:r>
      </w:del>
      <w:ins w:id="30025" w:author="Vitor Oliveira" w:date="2026-10-11T04:00:00Z">
        <w:r>
          <w:rPr>
            <w:lang w:val="pt-BR"/>
          </w:rPr>
          <w:t xml:space="preserve">os casos de teste e o cronograma; o banco de dados, que o roteiro trata à parte, segue em 3.13.</w:t>
        </w:r>
      </w:ins>
      <w:r>
        <w:rPr>
          <w:lang w:val="pt-BR"/>
        </w:rPr>
        <w:t xml:space="preserve"> A finalidade é permitir que a implementação seja conduzida — e auditada — a partir desta documentação, sem que o leitor precise reconstituir decisões dispersas no texto.</w:t>
      </w:r>
    </w:p>
    <w:p w14:paraId="56F0EDEC" w14:textId="77777777" w:rsidR="00E01C3A" w:rsidRDefault="00CC3326">
      <w:pPr>
        <w:pStyle w:val="Heading3"/>
        <w:spacing w:before="360" w:after="240" w:line="360" w:lineRule="auto"/>
        <w:rPr>
          <w:lang w:val="pt-BR"/>
        </w:rPr>
        <w:pPrChange w:id="30682" w:author="Vitor Oliveira" w:date="2026-10-11T04:00:00Z">
          <w:pPr>
            <w:pStyle w:val="Heading2"/>
            <w:spacing w:before="360" w:after="240" w:line="360" w:lineRule="auto"/>
          </w:pPr>
        </w:pPrChange>
      </w:pPr>
      <w:bookmarkStart w:id="44" w:name="_Toc241792036"/>
      <w:del w:id="30291" w:author="Vitor Oliveira" w:date="2026-10-11T04:00:00Z">
        <w:r>
          <w:rPr>
            <w:lang w:val="pt-BR"/>
          </w:rPr>
          <w:delText xml:space="preserve">4.1</w:delText>
        </w:r>
      </w:del>
      <w:ins w:id="30292" w:author="Vitor Oliveira" w:date="2026-10-11T04:00:00Z">
        <w:r>
          <w:rPr>
            <w:lang w:val="pt-BR"/>
          </w:rPr>
          <w:t xml:space="preserve">3.12.1</w:t>
        </w:r>
      </w:ins>
      <w:r>
        <w:rPr>
          <w:lang w:val="pt-BR"/>
        </w:rPr>
        <w:t xml:space="preserve"> Partes interessadas e elicitação de requisitos</w:t>
      </w:r>
      <w:bookmarkEnd w:id="44"/>
    </w:p>
    <w:p w14:paraId="73E45B83" w14:textId="77777777" w:rsidR="00E01C3A" w:rsidRDefault="00CC3326">
      <w:pPr>
        <w:spacing w:after="120" w:line="360" w:lineRule="auto"/>
        <w:ind w:firstLine="709"/>
        <w:jc w:val="both"/>
        <w:rPr>
          <w:lang w:val="pt-BR"/>
        </w:rPr>
      </w:pPr>
      <w:r>
        <w:rPr>
          <w:highlight w:val="yellow"/>
          <w:lang w:val="pt-BR"/>
        </w:rPr>
        <w:t>[PENDENTE — identificar as partes interessadas e descrever como os requisitos foram elicitados, delimitados e validados. O texto já oferece a origem documental de cada requisito (coluna Origem do Quadro 10), o destinatário da informação produzida (Quadro 12 e 1.7) e a delimitação de escopo (1.3).]</w:t>
      </w:r>
    </w:p>
    <w:p w14:paraId="1A979632" w14:textId="77777777" w:rsidR="00E01C3A" w:rsidRDefault="00CC3326">
      <w:pPr>
        <w:pStyle w:val="Heading3"/>
        <w:spacing w:before="360" w:after="240" w:line="360" w:lineRule="auto"/>
        <w:rPr>
          <w:lang w:val="pt-BR"/>
        </w:rPr>
        <w:pPrChange w:id="30683" w:author="Vitor Oliveira" w:date="2026-10-11T04:00:00Z">
          <w:pPr>
            <w:pStyle w:val="Heading2"/>
            <w:spacing w:before="360" w:after="240" w:line="360" w:lineRule="auto"/>
          </w:pPr>
        </w:pPrChange>
      </w:pPr>
      <w:bookmarkStart w:id="45" w:name="_Toc241792037"/>
      <w:del w:id="30293" w:author="Vitor Oliveira" w:date="2026-10-11T04:00:00Z">
        <w:r>
          <w:rPr>
            <w:lang w:val="pt-BR"/>
          </w:rPr>
          <w:delText xml:space="preserve">4.2</w:delText>
        </w:r>
      </w:del>
      <w:ins w:id="30294" w:author="Vitor Oliveira" w:date="2026-10-11T04:00:00Z">
        <w:r>
          <w:rPr>
            <w:lang w:val="pt-BR"/>
          </w:rPr>
          <w:t xml:space="preserve">3.12.2</w:t>
        </w:r>
      </w:ins>
      <w:r>
        <w:rPr>
          <w:lang w:val="pt-BR"/>
        </w:rPr>
        <w:t xml:space="preserve"> Processo de desenvolvimento e planejamento do projeto</w:t>
      </w:r>
      <w:bookmarkEnd w:id="45"/>
    </w:p>
    <w:p w14:paraId="4469BB54" w14:textId="77777777" w:rsidR="00E01C3A" w:rsidRDefault="00CC3326">
      <w:pPr>
        <w:spacing w:after="120" w:line="360" w:lineRule="auto"/>
        <w:ind w:firstLine="709"/>
        <w:jc w:val="both"/>
        <w:rPr>
          <w:lang w:val="pt-BR"/>
        </w:rPr>
      </w:pPr>
      <w:r>
        <w:rPr>
          <w:highlight w:val="yellow"/>
          <w:lang w:val="pt-BR"/>
        </w:rPr>
        <w:t>[PENDENTE — indicar o processo de desenvolvimento de software adotado e justificar a escolha; descrever o planejamento do projeto, a análise e a validação dos requisitos e a definição do protótipo (3.3 e 3.4).]</w:t>
      </w:r>
    </w:p>
    <w:p w14:paraId="27446414" w14:textId="77777777" w:rsidR="00E01C3A" w:rsidRDefault="00CC3326">
      <w:pPr>
        <w:pStyle w:val="Heading3"/>
        <w:spacing w:before="360" w:after="240" w:line="360" w:lineRule="auto"/>
        <w:rPr>
          <w:lang w:val="pt-BR"/>
        </w:rPr>
        <w:pPrChange w:id="30684" w:author="Vitor Oliveira" w:date="2026-10-11T04:00:00Z">
          <w:pPr>
            <w:pStyle w:val="Heading2"/>
            <w:spacing w:before="360" w:after="240" w:line="360" w:lineRule="auto"/>
          </w:pPr>
        </w:pPrChange>
      </w:pPr>
      <w:bookmarkStart w:id="46" w:name="_Toc241792038"/>
      <w:del w:id="30295" w:author="Vitor Oliveira" w:date="2026-10-11T04:00:00Z">
        <w:r>
          <w:rPr>
            <w:lang w:val="pt-BR"/>
          </w:rPr>
          <w:delText xml:space="preserve">4.3</w:delText>
        </w:r>
      </w:del>
      <w:ins w:id="30296" w:author="Vitor Oliveira" w:date="2026-10-11T04:00:00Z">
        <w:r>
          <w:rPr>
            <w:lang w:val="pt-BR"/>
          </w:rPr>
          <w:t xml:space="preserve">3.12.3</w:t>
        </w:r>
      </w:ins>
      <w:r>
        <w:rPr>
          <w:lang w:val="pt-BR"/>
        </w:rPr>
        <w:t xml:space="preserve"> Requisitos funcionais</w:t>
      </w:r>
      <w:bookmarkEnd w:id="46"/>
    </w:p>
    <w:p w14:paraId="05C00F96" w14:textId="77777777" w:rsidR="00E01C3A" w:rsidRDefault="00CC3326">
      <w:pPr>
        <w:spacing w:after="120" w:line="360" w:lineRule="auto"/>
        <w:ind w:firstLine="709"/>
        <w:jc w:val="both"/>
        <w:rPr>
          <w:lang w:val="pt-BR"/>
        </w:rPr>
      </w:pPr>
      <w:r>
        <w:rPr>
          <w:lang w:val="pt-BR"/>
        </w:rPr>
        <w:t>Os requisitos funcionais, relacionados no Quadro 10, descrevem o que o sistema deve fazer. Cada um remete à subseção que o origina, de modo que nenhuma função apareça sem fundamento no corpo do trabalho.</w:t>
      </w:r>
    </w:p>
    <w:p w14:paraId="3422A970" w14:textId="77777777" w:rsidR="00E01C3A" w:rsidRDefault="00CC3326">
      <w:pPr>
        <w:keepNext/>
        <w:spacing w:before="260" w:after="130"/>
        <w:rPr>
          <w:lang w:val="pt-BR"/>
        </w:rPr>
      </w:pPr>
      <w:r>
        <w:rPr>
          <w:sz w:val="20"/>
          <w:szCs w:val="20"/>
          <w:lang w:val="pt-BR"/>
        </w:rPr>
        <w:t>Quadro 10 – Requisitos funcionais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6171"/>
        <w:gridCol w:w="2000"/>
      </w:tblGrid>
      <w:tr w:rsidR="00E01C3A" w14:paraId="675C91F0" w14:textId="77777777">
        <w:trPr>
          <w:tblHeader/>
        </w:trPr>
        <w:tc>
          <w:tcPr>
            <w:tcW w:w="900" w:type="dxa"/>
            <w:shd w:val="clear" w:color="auto" w:fill="EDEDED"/>
            <w:tcMar>
              <w:top w:w="70" w:type="dxa"/>
              <w:left w:w="90" w:type="dxa"/>
              <w:bottom w:w="70" w:type="dxa"/>
              <w:right w:w="90" w:type="dxa"/>
            </w:tcMar>
          </w:tcPr>
          <w:p w14:paraId="30CAED27" w14:textId="77777777" w:rsidR="00E01C3A" w:rsidRDefault="00CC3326">
            <w:r>
              <w:rPr>
                <w:b/>
                <w:bCs/>
                <w:sz w:val="20"/>
                <w:szCs w:val="20"/>
              </w:rPr>
              <w:t>Id</w:t>
            </w:r>
          </w:p>
        </w:tc>
        <w:tc>
          <w:tcPr>
            <w:tcW w:w="6171" w:type="dxa"/>
            <w:shd w:val="clear" w:color="auto" w:fill="EDEDED"/>
            <w:tcMar>
              <w:top w:w="70" w:type="dxa"/>
              <w:left w:w="90" w:type="dxa"/>
              <w:bottom w:w="70" w:type="dxa"/>
              <w:right w:w="90" w:type="dxa"/>
            </w:tcMar>
          </w:tcPr>
          <w:p w14:paraId="73F8C53C" w14:textId="77777777" w:rsidR="00E01C3A" w:rsidRDefault="00CC3326">
            <w:r>
              <w:rPr>
                <w:b/>
                <w:bCs/>
                <w:sz w:val="20"/>
                <w:szCs w:val="20"/>
              </w:rPr>
              <w:t>Requisito</w:t>
            </w:r>
          </w:p>
        </w:tc>
        <w:tc>
          <w:tcPr>
            <w:tcW w:w="2000" w:type="dxa"/>
            <w:shd w:val="clear" w:color="auto" w:fill="EDEDED"/>
            <w:tcMar>
              <w:top w:w="70" w:type="dxa"/>
              <w:left w:w="90" w:type="dxa"/>
              <w:bottom w:w="70" w:type="dxa"/>
              <w:right w:w="90" w:type="dxa"/>
            </w:tcMar>
          </w:tcPr>
          <w:p w14:paraId="29B3875C" w14:textId="77777777" w:rsidR="00E01C3A" w:rsidRDefault="00CC3326">
            <w:r>
              <w:rPr>
                <w:b/>
                <w:bCs/>
                <w:sz w:val="20"/>
                <w:szCs w:val="20"/>
              </w:rPr>
              <w:t>Origem</w:t>
            </w:r>
          </w:p>
        </w:tc>
      </w:tr>
      <w:tr w:rsidR="00E01C3A" w14:paraId="357D86EB" w14:textId="77777777">
        <w:tc>
          <w:tcPr>
            <w:tcW w:w="900" w:type="dxa"/>
            <w:tcMar>
              <w:top w:w="70" w:type="dxa"/>
              <w:left w:w="90" w:type="dxa"/>
              <w:bottom w:w="70" w:type="dxa"/>
              <w:right w:w="90" w:type="dxa"/>
            </w:tcMar>
          </w:tcPr>
          <w:p w14:paraId="655782E5" w14:textId="77777777" w:rsidR="00E01C3A" w:rsidRDefault="00CC3326">
            <w:r>
              <w:rPr>
                <w:sz w:val="20"/>
                <w:szCs w:val="20"/>
              </w:rPr>
              <w:t>RF01</w:t>
            </w:r>
          </w:p>
        </w:tc>
        <w:tc>
          <w:tcPr>
            <w:tcW w:w="6171" w:type="dxa"/>
            <w:tcMar>
              <w:top w:w="70" w:type="dxa"/>
              <w:left w:w="90" w:type="dxa"/>
              <w:bottom w:w="70" w:type="dxa"/>
              <w:right w:w="90" w:type="dxa"/>
            </w:tcMar>
          </w:tcPr>
          <w:p w14:paraId="69457BCE" w14:textId="77777777" w:rsidR="00E01C3A" w:rsidRPr="00CE1B46" w:rsidRDefault="00CC3326">
            <w:pPr>
              <w:rPr>
                <w:lang w:val="pt-BR"/>
              </w:rPr>
            </w:pPr>
            <w:r>
              <w:rPr>
                <w:sz w:val="20"/>
                <w:szCs w:val="20"/>
                <w:lang w:val="pt-BR"/>
              </w:rPr>
              <w:t>Receber, validar e persistir os eventos publicados na interface de dados urbanos</w:t>
            </w:r>
          </w:p>
        </w:tc>
        <w:tc>
          <w:tcPr>
            <w:tcW w:w="2000" w:type="dxa"/>
            <w:tcMar>
              <w:top w:w="70" w:type="dxa"/>
              <w:left w:w="90" w:type="dxa"/>
              <w:bottom w:w="70" w:type="dxa"/>
              <w:right w:w="90" w:type="dxa"/>
            </w:tcMar>
          </w:tcPr>
          <w:p w14:paraId="29AB8E44" w14:textId="77777777" w:rsidR="00E01C3A" w:rsidRDefault="00CC3326">
            <w:r>
              <w:rPr>
                <w:sz w:val="20"/>
                <w:szCs w:val="20"/>
              </w:rPr>
              <w:t>3.2 e 3.5</w:t>
            </w:r>
          </w:p>
        </w:tc>
      </w:tr>
      <w:tr w:rsidR="00E01C3A" w14:paraId="5B7C94FB" w14:textId="77777777">
        <w:tc>
          <w:tcPr>
            <w:tcW w:w="900" w:type="dxa"/>
            <w:tcMar>
              <w:top w:w="70" w:type="dxa"/>
              <w:left w:w="90" w:type="dxa"/>
              <w:bottom w:w="70" w:type="dxa"/>
              <w:right w:w="90" w:type="dxa"/>
            </w:tcMar>
          </w:tcPr>
          <w:p w14:paraId="2BADB266" w14:textId="77777777" w:rsidR="00E01C3A" w:rsidRDefault="00CC3326">
            <w:r>
              <w:rPr>
                <w:sz w:val="20"/>
                <w:szCs w:val="20"/>
              </w:rPr>
              <w:t>RF02</w:t>
            </w:r>
          </w:p>
        </w:tc>
        <w:tc>
          <w:tcPr>
            <w:tcW w:w="6171" w:type="dxa"/>
            <w:tcMar>
              <w:top w:w="70" w:type="dxa"/>
              <w:left w:w="90" w:type="dxa"/>
              <w:bottom w:w="70" w:type="dxa"/>
              <w:right w:w="90" w:type="dxa"/>
            </w:tcMar>
          </w:tcPr>
          <w:p w14:paraId="41A1C267" w14:textId="77777777" w:rsidR="00E01C3A" w:rsidRPr="00CE1B46" w:rsidRDefault="00CC3326">
            <w:pPr>
              <w:rPr>
                <w:lang w:val="pt-BR"/>
              </w:rPr>
            </w:pPr>
            <w:r>
              <w:rPr>
                <w:sz w:val="20"/>
                <w:szCs w:val="20"/>
                <w:lang w:val="pt-BR"/>
              </w:rPr>
              <w:t xml:space="preserve">Produzir, a cada decisão, estimativa</w:t>
            </w:r>
            <w:r>
              <w:rPr>
                <w:sz w:val="20"/>
                <w:szCs w:val="20"/>
                <w:lang w:val="pt-BR"/>
              </w:rPr>
              <w:t xml:space="preserve"> da demanda para o horizonte de curto prazo</w:t>
            </w:r>
          </w:p>
        </w:tc>
        <w:tc>
          <w:tcPr>
            <w:tcW w:w="2000" w:type="dxa"/>
            <w:tcMar>
              <w:top w:w="70" w:type="dxa"/>
              <w:left w:w="90" w:type="dxa"/>
              <w:bottom w:w="70" w:type="dxa"/>
              <w:right w:w="90" w:type="dxa"/>
            </w:tcMar>
          </w:tcPr>
          <w:p w14:paraId="75ABD0F7" w14:textId="77777777" w:rsidR="00E01C3A" w:rsidRDefault="00CC3326">
            <w:r>
              <w:rPr>
                <w:sz w:val="20"/>
                <w:szCs w:val="20"/>
              </w:rPr>
              <w:t>3.6</w:t>
            </w:r>
          </w:p>
        </w:tc>
      </w:tr>
      <w:tr w:rsidR="00E01C3A" w14:paraId="2E065530" w14:textId="77777777">
        <w:tc>
          <w:tcPr>
            <w:tcW w:w="900" w:type="dxa"/>
            <w:tcMar>
              <w:top w:w="70" w:type="dxa"/>
              <w:left w:w="90" w:type="dxa"/>
              <w:bottom w:w="70" w:type="dxa"/>
              <w:right w:w="90" w:type="dxa"/>
            </w:tcMar>
          </w:tcPr>
          <w:p w14:paraId="556C47C2" w14:textId="77777777" w:rsidR="00E01C3A" w:rsidRDefault="00CC3326">
            <w:r>
              <w:rPr>
                <w:sz w:val="20"/>
                <w:szCs w:val="20"/>
              </w:rPr>
              <w:t>RF03</w:t>
            </w:r>
          </w:p>
        </w:tc>
        <w:tc>
          <w:tcPr>
            <w:tcW w:w="6171" w:type="dxa"/>
            <w:tcMar>
              <w:top w:w="70" w:type="dxa"/>
              <w:left w:w="90" w:type="dxa"/>
              <w:bottom w:w="70" w:type="dxa"/>
              <w:right w:w="90" w:type="dxa"/>
            </w:tcMar>
          </w:tcPr>
          <w:p w14:paraId="3609D0DE" w14:textId="77777777" w:rsidR="00E01C3A" w:rsidRPr="00CE1B46" w:rsidRDefault="00CC3326">
            <w:pPr>
              <w:rPr>
                <w:lang w:val="pt-BR"/>
              </w:rPr>
            </w:pPr>
            <w:r>
              <w:rPr>
                <w:sz w:val="20"/>
                <w:szCs w:val="20"/>
                <w:lang w:val="pt-BR"/>
              </w:rPr>
              <w:t>Determinar o nível pretendido de iluminação por inferência nebulosa, a partir do estado observado e da estimativa</w:t>
            </w:r>
          </w:p>
        </w:tc>
        <w:tc>
          <w:tcPr>
            <w:tcW w:w="2000" w:type="dxa"/>
            <w:tcMar>
              <w:top w:w="70" w:type="dxa"/>
              <w:left w:w="90" w:type="dxa"/>
              <w:bottom w:w="70" w:type="dxa"/>
              <w:right w:w="90" w:type="dxa"/>
            </w:tcMar>
          </w:tcPr>
          <w:p w14:paraId="319EA400" w14:textId="77777777" w:rsidR="00E01C3A" w:rsidRDefault="00CC3326">
            <w:r>
              <w:rPr>
                <w:sz w:val="20"/>
                <w:szCs w:val="20"/>
              </w:rPr>
              <w:t>3.7</w:t>
            </w:r>
          </w:p>
        </w:tc>
      </w:tr>
      <w:tr w:rsidR="00E01C3A" w14:paraId="1370B3D4" w14:textId="77777777">
        <w:tc>
          <w:tcPr>
            <w:tcW w:w="900" w:type="dxa"/>
            <w:tcMar>
              <w:top w:w="70" w:type="dxa"/>
              <w:left w:w="90" w:type="dxa"/>
              <w:bottom w:w="70" w:type="dxa"/>
              <w:right w:w="90" w:type="dxa"/>
            </w:tcMar>
          </w:tcPr>
          <w:p w14:paraId="43FEED53" w14:textId="77777777" w:rsidR="00E01C3A" w:rsidRDefault="00CC3326">
            <w:r>
              <w:rPr>
                <w:sz w:val="20"/>
                <w:szCs w:val="20"/>
              </w:rPr>
              <w:t>RF04</w:t>
            </w:r>
          </w:p>
        </w:tc>
        <w:tc>
          <w:tcPr>
            <w:tcW w:w="6171" w:type="dxa"/>
            <w:tcMar>
              <w:top w:w="70" w:type="dxa"/>
              <w:left w:w="90" w:type="dxa"/>
              <w:bottom w:w="70" w:type="dxa"/>
              <w:right w:w="90" w:type="dxa"/>
            </w:tcMar>
          </w:tcPr>
          <w:p w14:paraId="25E36FA8" w14:textId="77777777" w:rsidR="00E01C3A" w:rsidRPr="00CE1B46" w:rsidRDefault="00CC3326">
            <w:pPr>
              <w:rPr>
                <w:lang w:val="pt-BR"/>
              </w:rPr>
            </w:pPr>
            <w:r>
              <w:rPr>
                <w:sz w:val="20"/>
                <w:szCs w:val="20"/>
                <w:lang w:val="pt-BR"/>
              </w:rPr>
              <w:t>Confrontar o nível pretendido com as restrições rígidas da ABNT NBR 5101 e corrigi-lo quando necessário</w:t>
            </w:r>
          </w:p>
        </w:tc>
        <w:tc>
          <w:tcPr>
            <w:tcW w:w="2000" w:type="dxa"/>
            <w:tcMar>
              <w:top w:w="70" w:type="dxa"/>
              <w:left w:w="90" w:type="dxa"/>
              <w:bottom w:w="70" w:type="dxa"/>
              <w:right w:w="90" w:type="dxa"/>
            </w:tcMar>
          </w:tcPr>
          <w:p w14:paraId="213F4617" w14:textId="77777777" w:rsidR="00E01C3A" w:rsidRDefault="00CC3326">
            <w:r>
              <w:rPr>
                <w:sz w:val="20"/>
                <w:szCs w:val="20"/>
              </w:rPr>
              <w:t>2.5, 3.7 e 3.8</w:t>
            </w:r>
          </w:p>
        </w:tc>
      </w:tr>
      <w:tr w:rsidR="00E01C3A" w14:paraId="361EED28" w14:textId="77777777">
        <w:tc>
          <w:tcPr>
            <w:tcW w:w="900" w:type="dxa"/>
            <w:tcMar>
              <w:top w:w="70" w:type="dxa"/>
              <w:left w:w="90" w:type="dxa"/>
              <w:bottom w:w="70" w:type="dxa"/>
              <w:right w:w="90" w:type="dxa"/>
            </w:tcMar>
          </w:tcPr>
          <w:p w14:paraId="65AF8CD4" w14:textId="77777777" w:rsidR="00E01C3A" w:rsidRDefault="00CC3326">
            <w:r>
              <w:rPr>
                <w:sz w:val="20"/>
                <w:szCs w:val="20"/>
              </w:rPr>
              <w:t>RF05</w:t>
            </w:r>
          </w:p>
        </w:tc>
        <w:tc>
          <w:tcPr>
            <w:tcW w:w="6171" w:type="dxa"/>
            <w:tcMar>
              <w:top w:w="70" w:type="dxa"/>
              <w:left w:w="90" w:type="dxa"/>
              <w:bottom w:w="70" w:type="dxa"/>
              <w:right w:w="90" w:type="dxa"/>
            </w:tcMar>
          </w:tcPr>
          <w:p w14:paraId="1ABA7F6E" w14:textId="77777777" w:rsidR="00E01C3A" w:rsidRPr="00CE1B46" w:rsidRDefault="00CC3326">
            <w:pPr>
              <w:rPr>
                <w:lang w:val="pt-BR"/>
              </w:rPr>
            </w:pPr>
            <w:r>
              <w:rPr>
                <w:sz w:val="20"/>
                <w:szCs w:val="20"/>
                <w:lang w:val="pt-BR"/>
              </w:rPr>
              <w:t>Emitir ao nó o comando resultante e registrar a emissão</w:t>
            </w:r>
          </w:p>
        </w:tc>
        <w:tc>
          <w:tcPr>
            <w:tcW w:w="2000" w:type="dxa"/>
            <w:tcMar>
              <w:top w:w="70" w:type="dxa"/>
              <w:left w:w="90" w:type="dxa"/>
              <w:bottom w:w="70" w:type="dxa"/>
              <w:right w:w="90" w:type="dxa"/>
            </w:tcMar>
          </w:tcPr>
          <w:p w14:paraId="7FB74D57" w14:textId="77777777" w:rsidR="00E01C3A" w:rsidRDefault="00CC3326">
            <w:del w:id="30297" w:author="Vitor Oliveira" w:date="2026-10-11T04:00:00Z">
              <w:r>
                <w:rPr>
                  <w:sz w:val="20"/>
                  <w:szCs w:val="20"/>
                </w:rPr>
                <w:delText>4.6.1</w:delText>
              </w:r>
            </w:del>
            <w:ins w:id="30298" w:author="Vitor Oliveira" w:date="2026-10-11T04:00:00Z">
              <w:r>
                <w:rPr>
                  <w:sz w:val="20"/>
                  <w:szCs w:val="20"/>
                </w:rPr>
                <w:t xml:space="preserve">3.12.6.1</w:t>
              </w:r>
            </w:ins>
          </w:p>
        </w:tc>
      </w:tr>
      <w:tr w:rsidR="00E01C3A" w14:paraId="7E2C6175" w14:textId="77777777">
        <w:tc>
          <w:tcPr>
            <w:tcW w:w="900" w:type="dxa"/>
            <w:tcMar>
              <w:top w:w="70" w:type="dxa"/>
              <w:left w:w="90" w:type="dxa"/>
              <w:bottom w:w="70" w:type="dxa"/>
              <w:right w:w="90" w:type="dxa"/>
            </w:tcMar>
          </w:tcPr>
          <w:p w14:paraId="5B7CD665" w14:textId="77777777" w:rsidR="00E01C3A" w:rsidRDefault="00CC3326">
            <w:r>
              <w:rPr>
                <w:sz w:val="20"/>
                <w:szCs w:val="20"/>
              </w:rPr>
              <w:t>RF06</w:t>
            </w:r>
          </w:p>
        </w:tc>
        <w:tc>
          <w:tcPr>
            <w:tcW w:w="6171" w:type="dxa"/>
            <w:tcMar>
              <w:top w:w="70" w:type="dxa"/>
              <w:left w:w="90" w:type="dxa"/>
              <w:bottom w:w="70" w:type="dxa"/>
              <w:right w:w="90" w:type="dxa"/>
            </w:tcMar>
          </w:tcPr>
          <w:p w14:paraId="5F39C9BD" w14:textId="77777777" w:rsidR="00E01C3A" w:rsidRPr="00CE1B46" w:rsidRDefault="00CC3326">
            <w:pPr>
              <w:rPr>
                <w:lang w:val="pt-BR"/>
              </w:rPr>
            </w:pPr>
            <w:r>
              <w:rPr>
                <w:sz w:val="20"/>
                <w:szCs w:val="20"/>
                <w:lang w:val="pt-BR"/>
              </w:rPr>
              <w:t xml:space="preserve">Aplicar no nó o ciclo de trabalho comandado e medir a iluminância </w:t>
            </w:r>
            <w:r>
              <w:rPr>
                <w:sz w:val="20"/>
                <w:szCs w:val="20"/>
                <w:lang w:val="pt-BR"/>
              </w:rPr>
              <w:t xml:space="preserve">no plano de medição</w:t>
            </w:r>
          </w:p>
        </w:tc>
        <w:tc>
          <w:tcPr>
            <w:tcW w:w="2000" w:type="dxa"/>
            <w:tcMar>
              <w:top w:w="70" w:type="dxa"/>
              <w:left w:w="90" w:type="dxa"/>
              <w:bottom w:w="70" w:type="dxa"/>
              <w:right w:w="90" w:type="dxa"/>
            </w:tcMar>
          </w:tcPr>
          <w:p w14:paraId="46FD4AD3" w14:textId="77777777" w:rsidR="00E01C3A" w:rsidRDefault="00CC3326">
            <w:r>
              <w:rPr>
                <w:sz w:val="20"/>
                <w:szCs w:val="20"/>
              </w:rPr>
              <w:t>3.4</w:t>
            </w:r>
          </w:p>
        </w:tc>
      </w:tr>
      <w:tr w:rsidR="00E01C3A" w14:paraId="306788C6" w14:textId="77777777">
        <w:tc>
          <w:tcPr>
            <w:tcW w:w="900" w:type="dxa"/>
            <w:tcMar>
              <w:top w:w="70" w:type="dxa"/>
              <w:left w:w="90" w:type="dxa"/>
              <w:bottom w:w="70" w:type="dxa"/>
              <w:right w:w="90" w:type="dxa"/>
            </w:tcMar>
          </w:tcPr>
          <w:p w14:paraId="07A3B96C" w14:textId="77777777" w:rsidR="00E01C3A" w:rsidRDefault="00CC3326">
            <w:r>
              <w:rPr>
                <w:sz w:val="20"/>
                <w:szCs w:val="20"/>
              </w:rPr>
              <w:t>RF07</w:t>
            </w:r>
          </w:p>
        </w:tc>
        <w:tc>
          <w:tcPr>
            <w:tcW w:w="6171" w:type="dxa"/>
            <w:tcMar>
              <w:top w:w="70" w:type="dxa"/>
              <w:left w:w="90" w:type="dxa"/>
              <w:bottom w:w="70" w:type="dxa"/>
              <w:right w:w="90" w:type="dxa"/>
            </w:tcMar>
          </w:tcPr>
          <w:p w14:paraId="2F0D17B6" w14:textId="77777777" w:rsidR="00E01C3A" w:rsidRPr="00CE1B46" w:rsidRDefault="00CC3326">
            <w:pPr>
              <w:rPr>
                <w:lang w:val="pt-BR"/>
              </w:rPr>
            </w:pPr>
            <w:r>
              <w:rPr>
                <w:sz w:val="20"/>
                <w:szCs w:val="20"/>
                <w:lang w:val="pt-BR"/>
              </w:rPr>
              <w:t>Registrar a cadeia completa de cada decisão: evento, estimativa, nível pretendido, nível emitido, restrição aplicada, versão da base de regras e telemetria</w:t>
            </w:r>
          </w:p>
        </w:tc>
        <w:tc>
          <w:tcPr>
            <w:tcW w:w="2000" w:type="dxa"/>
            <w:tcMar>
              <w:top w:w="70" w:type="dxa"/>
              <w:left w:w="90" w:type="dxa"/>
              <w:bottom w:w="70" w:type="dxa"/>
              <w:right w:w="90" w:type="dxa"/>
            </w:tcMar>
          </w:tcPr>
          <w:p w14:paraId="245372CB" w14:textId="77777777" w:rsidR="00E01C3A" w:rsidRDefault="00CC3326">
            <w:del w:id="30299" w:author="Vitor Oliveira" w:date="2026-10-11T04:00:00Z">
              <w:r>
                <w:rPr>
                  <w:sz w:val="20"/>
                  <w:szCs w:val="20"/>
                </w:rPr>
                <w:delText>4.7.1</w:delText>
              </w:r>
            </w:del>
            <w:ins w:id="30300" w:author="Vitor Oliveira" w:date="2026-10-11T04:00:00Z">
              <w:r>
                <w:rPr>
                  <w:sz w:val="20"/>
                  <w:szCs w:val="20"/>
                </w:rPr>
                <w:t xml:space="preserve">3.13.1</w:t>
              </w:r>
            </w:ins>
          </w:p>
        </w:tc>
      </w:tr>
      <w:tr w:rsidR="00E01C3A" w14:paraId="40EC3905" w14:textId="77777777">
        <w:tc>
          <w:tcPr>
            <w:tcW w:w="900" w:type="dxa"/>
            <w:tcMar>
              <w:top w:w="70" w:type="dxa"/>
              <w:left w:w="90" w:type="dxa"/>
              <w:bottom w:w="70" w:type="dxa"/>
              <w:right w:w="90" w:type="dxa"/>
            </w:tcMar>
          </w:tcPr>
          <w:p w14:paraId="0EF6E228" w14:textId="77777777" w:rsidR="00E01C3A" w:rsidRDefault="00CC3326">
            <w:r>
              <w:rPr>
                <w:sz w:val="20"/>
                <w:szCs w:val="20"/>
              </w:rPr>
              <w:t>RF08</w:t>
            </w:r>
          </w:p>
        </w:tc>
        <w:tc>
          <w:tcPr>
            <w:tcW w:w="6171" w:type="dxa"/>
            <w:tcMar>
              <w:top w:w="70" w:type="dxa"/>
              <w:left w:w="90" w:type="dxa"/>
              <w:bottom w:w="70" w:type="dxa"/>
              <w:right w:w="90" w:type="dxa"/>
            </w:tcMar>
          </w:tcPr>
          <w:p w14:paraId="304EE449" w14:textId="77777777" w:rsidR="00E01C3A" w:rsidRPr="00CE1B46" w:rsidRDefault="00CC3326">
            <w:pPr>
              <w:rPr>
                <w:lang w:val="pt-BR"/>
              </w:rPr>
            </w:pPr>
            <w:r>
              <w:rPr>
                <w:sz w:val="20"/>
                <w:szCs w:val="20"/>
                <w:lang w:val="pt-BR"/>
              </w:rPr>
              <w:t>Apresentar em painel, durante a execução, o dado recebido, o nível pretendido, a correção imposta e a iluminância medida</w:t>
            </w:r>
          </w:p>
        </w:tc>
        <w:tc>
          <w:tcPr>
            <w:tcW w:w="2000" w:type="dxa"/>
            <w:tcMar>
              <w:top w:w="70" w:type="dxa"/>
              <w:left w:w="90" w:type="dxa"/>
              <w:bottom w:w="70" w:type="dxa"/>
              <w:right w:w="90" w:type="dxa"/>
            </w:tcMar>
          </w:tcPr>
          <w:p w14:paraId="5D98907F" w14:textId="77777777" w:rsidR="00E01C3A" w:rsidRDefault="00CC3326">
            <w:del w:id="30301" w:author="Vitor Oliveira" w:date="2026-10-11T04:00:00Z">
              <w:r>
                <w:rPr>
                  <w:sz w:val="20"/>
                  <w:szCs w:val="20"/>
                </w:rPr>
                <w:delText>4.6.1</w:delText>
              </w:r>
            </w:del>
            <w:ins w:id="30302" w:author="Vitor Oliveira" w:date="2026-10-11T04:00:00Z">
              <w:r>
                <w:rPr>
                  <w:sz w:val="20"/>
                  <w:szCs w:val="20"/>
                </w:rPr>
                <w:t xml:space="preserve">3.12.6.1</w:t>
              </w:r>
            </w:ins>
          </w:p>
        </w:tc>
      </w:tr>
      <w:tr w:rsidR="00E01C3A" w14:paraId="4493C67C" w14:textId="77777777">
        <w:tc>
          <w:tcPr>
            <w:tcW w:w="900" w:type="dxa"/>
            <w:tcMar>
              <w:top w:w="70" w:type="dxa"/>
              <w:left w:w="90" w:type="dxa"/>
              <w:bottom w:w="70" w:type="dxa"/>
              <w:right w:w="90" w:type="dxa"/>
            </w:tcMar>
          </w:tcPr>
          <w:p w14:paraId="41544956" w14:textId="77777777" w:rsidR="00E01C3A" w:rsidRDefault="00CC3326">
            <w:r>
              <w:rPr>
                <w:sz w:val="20"/>
                <w:szCs w:val="20"/>
              </w:rPr>
              <w:t>RF09</w:t>
            </w:r>
          </w:p>
        </w:tc>
        <w:tc>
          <w:tcPr>
            <w:tcW w:w="6171" w:type="dxa"/>
            <w:tcMar>
              <w:top w:w="70" w:type="dxa"/>
              <w:left w:w="90" w:type="dxa"/>
              <w:bottom w:w="70" w:type="dxa"/>
              <w:right w:w="90" w:type="dxa"/>
            </w:tcMar>
          </w:tcPr>
          <w:p w14:paraId="598E3DE2" w14:textId="77777777" w:rsidR="00E01C3A" w:rsidRPr="00CE1B46" w:rsidRDefault="00CC3326">
            <w:pPr>
              <w:rPr>
                <w:lang w:val="pt-BR"/>
              </w:rPr>
            </w:pPr>
            <w:r>
              <w:rPr>
                <w:sz w:val="20"/>
                <w:szCs w:val="20"/>
                <w:lang w:val="pt-BR"/>
              </w:rPr>
              <w:t>Permitir a alteração dos parâmetros normativos e da classe atribuída ao ponto de luz por operação sobre dado, sem alteração de código</w:t>
            </w:r>
          </w:p>
        </w:tc>
        <w:tc>
          <w:tcPr>
            <w:tcW w:w="2000" w:type="dxa"/>
            <w:tcMar>
              <w:top w:w="70" w:type="dxa"/>
              <w:left w:w="90" w:type="dxa"/>
              <w:bottom w:w="70" w:type="dxa"/>
              <w:right w:w="90" w:type="dxa"/>
            </w:tcMar>
          </w:tcPr>
          <w:p w14:paraId="40E8F88B" w14:textId="77777777" w:rsidR="00E01C3A" w:rsidRDefault="00CC3326">
            <w:del w:id="30303" w:author="Vitor Oliveira" w:date="2026-10-11T04:00:00Z">
              <w:r>
                <w:rPr>
                  <w:sz w:val="20"/>
                  <w:szCs w:val="20"/>
                </w:rPr>
                <w:delText>4.7.1</w:delText>
              </w:r>
            </w:del>
            <w:ins w:id="30304" w:author="Vitor Oliveira" w:date="2026-10-11T04:00:00Z">
              <w:r>
                <w:rPr>
                  <w:sz w:val="20"/>
                  <w:szCs w:val="20"/>
                </w:rPr>
                <w:t xml:space="preserve">3.13.1</w:t>
              </w:r>
            </w:ins>
          </w:p>
        </w:tc>
      </w:tr>
      <w:tr w:rsidR="00E01C3A" w14:paraId="24CA6385" w14:textId="77777777">
        <w:tc>
          <w:tcPr>
            <w:tcW w:w="900" w:type="dxa"/>
            <w:tcMar>
              <w:top w:w="70" w:type="dxa"/>
              <w:left w:w="90" w:type="dxa"/>
              <w:bottom w:w="70" w:type="dxa"/>
              <w:right w:w="90" w:type="dxa"/>
            </w:tcMar>
          </w:tcPr>
          <w:p w14:paraId="743262A7" w14:textId="77777777" w:rsidR="00E01C3A" w:rsidRDefault="00CC3326">
            <w:r>
              <w:rPr>
                <w:sz w:val="20"/>
                <w:szCs w:val="20"/>
              </w:rPr>
              <w:t>RF10</w:t>
            </w:r>
          </w:p>
        </w:tc>
        <w:tc>
          <w:tcPr>
            <w:tcW w:w="6171" w:type="dxa"/>
            <w:tcMar>
              <w:top w:w="70" w:type="dxa"/>
              <w:left w:w="90" w:type="dxa"/>
              <w:bottom w:w="70" w:type="dxa"/>
              <w:right w:w="90" w:type="dxa"/>
            </w:tcMar>
          </w:tcPr>
          <w:p w14:paraId="4BFF982E" w14:textId="77777777" w:rsidR="00E01C3A" w:rsidRPr="00CE1B46" w:rsidRDefault="00CC3326">
            <w:pPr>
              <w:rPr>
                <w:lang w:val="pt-BR"/>
              </w:rPr>
            </w:pPr>
            <w:r>
              <w:rPr>
                <w:sz w:val="20"/>
                <w:szCs w:val="20"/>
                <w:lang w:val="pt-BR"/>
              </w:rPr>
              <w:t>Reproduzir a suíte de cenários com a mesma sequência de eventos, para efeito de comparação entre execuções</w:t>
            </w:r>
          </w:p>
        </w:tc>
        <w:tc>
          <w:tcPr>
            <w:tcW w:w="2000" w:type="dxa"/>
            <w:tcMar>
              <w:top w:w="70" w:type="dxa"/>
              <w:left w:w="90" w:type="dxa"/>
              <w:bottom w:w="70" w:type="dxa"/>
              <w:right w:w="90" w:type="dxa"/>
            </w:tcMar>
          </w:tcPr>
          <w:p w14:paraId="277DEBC3" w14:textId="77777777" w:rsidR="00E01C3A" w:rsidRDefault="00CC3326">
            <w:r>
              <w:rPr>
                <w:sz w:val="20"/>
                <w:szCs w:val="20"/>
              </w:rPr>
              <w:t>3.5 e 3.9</w:t>
            </w:r>
          </w:p>
        </w:tc>
      </w:tr>
      <w:tr w:rsidR="00E01C3A" w14:paraId="15591F17" w14:textId="77777777">
        <w:tc>
          <w:tcPr>
            <w:tcW w:w="900" w:type="dxa"/>
            <w:tcMar>
              <w:top w:w="70" w:type="dxa"/>
              <w:left w:w="90" w:type="dxa"/>
              <w:bottom w:w="70" w:type="dxa"/>
              <w:right w:w="90" w:type="dxa"/>
            </w:tcMar>
          </w:tcPr>
          <w:p w14:paraId="0358AA54" w14:textId="77777777" w:rsidR="00E01C3A" w:rsidRDefault="00CC3326">
            <w:r>
              <w:rPr>
                <w:sz w:val="20"/>
                <w:szCs w:val="20"/>
              </w:rPr>
              <w:t>RF11</w:t>
            </w:r>
          </w:p>
        </w:tc>
        <w:tc>
          <w:tcPr>
            <w:tcW w:w="6171" w:type="dxa"/>
            <w:tcMar>
              <w:top w:w="70" w:type="dxa"/>
              <w:left w:w="90" w:type="dxa"/>
              <w:bottom w:w="70" w:type="dxa"/>
              <w:right w:w="90" w:type="dxa"/>
            </w:tcMar>
          </w:tcPr>
          <w:p w14:paraId="7B8B1727" w14:textId="77777777" w:rsidR="00E01C3A" w:rsidRPr="00CE1B46" w:rsidRDefault="00CC3326">
            <w:pPr>
              <w:rPr>
                <w:lang w:val="pt-BR"/>
              </w:rPr>
            </w:pPr>
            <w:r>
              <w:rPr>
                <w:sz w:val="20"/>
                <w:szCs w:val="20"/>
                <w:lang w:val="pt-BR"/>
              </w:rPr>
              <w:t>Detectar a falha do ponto de luz e emitir alerta quando a divergência entre o nível emitido e a iluminância medida persistir acima da tolerância declarada</w:t>
            </w:r>
          </w:p>
        </w:tc>
        <w:tc>
          <w:tcPr>
            <w:tcW w:w="2000" w:type="dxa"/>
            <w:tcMar>
              <w:top w:w="70" w:type="dxa"/>
              <w:left w:w="90" w:type="dxa"/>
              <w:bottom w:w="70" w:type="dxa"/>
              <w:right w:w="90" w:type="dxa"/>
            </w:tcMar>
          </w:tcPr>
          <w:p w14:paraId="22042DAE" w14:textId="77777777" w:rsidR="00E01C3A" w:rsidRDefault="00CC3326">
            <w:r>
              <w:rPr>
                <w:sz w:val="20"/>
                <w:szCs w:val="20"/>
              </w:rPr>
              <w:t>3.4.5</w:t>
            </w:r>
          </w:p>
        </w:tc>
      </w:tr>
      <w:tr w:rsidR="00E01C3A" w14:paraId="02D04270" w14:textId="77777777">
        <w:tc>
          <w:tcPr>
            <w:tcW w:w="900" w:type="dxa"/>
            <w:tcMar>
              <w:top w:w="70" w:type="dxa"/>
              <w:left w:w="90" w:type="dxa"/>
              <w:bottom w:w="70" w:type="dxa"/>
              <w:right w:w="90" w:type="dxa"/>
            </w:tcMar>
          </w:tcPr>
          <w:p w14:paraId="170A75A6" w14:textId="77777777" w:rsidR="00E01C3A" w:rsidRDefault="00CC3326">
            <w:r>
              <w:rPr>
                <w:sz w:val="20"/>
                <w:szCs w:val="20"/>
              </w:rPr>
              <w:t>RF12</w:t>
            </w:r>
          </w:p>
        </w:tc>
        <w:tc>
          <w:tcPr>
            <w:tcW w:w="6171" w:type="dxa"/>
            <w:tcMar>
              <w:top w:w="70" w:type="dxa"/>
              <w:left w:w="90" w:type="dxa"/>
              <w:bottom w:w="70" w:type="dxa"/>
              <w:right w:w="90" w:type="dxa"/>
            </w:tcMar>
          </w:tcPr>
          <w:p w14:paraId="07500EF1" w14:textId="77777777" w:rsidR="00E01C3A" w:rsidRPr="00CE1B46" w:rsidRDefault="00CC3326">
            <w:pPr>
              <w:rPr>
                <w:lang w:val="pt-BR"/>
              </w:rPr>
            </w:pPr>
            <w:r>
              <w:rPr>
                <w:sz w:val="20"/>
                <w:szCs w:val="20"/>
                <w:lang w:val="pt-BR"/>
              </w:rPr>
              <w:t>Estimar o consumo de energia a partir da trajetória de ciclo de trabalho registrada e projetá-lo, a partir do registro de decisões, para a luminária de referência derivada do contrato</w:t>
            </w:r>
          </w:p>
        </w:tc>
        <w:tc>
          <w:tcPr>
            <w:tcW w:w="2000" w:type="dxa"/>
            <w:tcMar>
              <w:top w:w="70" w:type="dxa"/>
              <w:left w:w="90" w:type="dxa"/>
              <w:bottom w:w="70" w:type="dxa"/>
              <w:right w:w="90" w:type="dxa"/>
            </w:tcMar>
          </w:tcPr>
          <w:p w14:paraId="2559D86B" w14:textId="77777777" w:rsidR="00E01C3A" w:rsidRDefault="00CC3326">
            <w:r>
              <w:rPr>
                <w:sz w:val="20"/>
                <w:szCs w:val="20"/>
              </w:rPr>
              <w:t>3.11</w:t>
            </w:r>
          </w:p>
        </w:tc>
      </w:tr>
    </w:tbl>
    <w:p w14:paraId="0A9173B2" w14:textId="77777777" w:rsidR="00E01C3A" w:rsidRDefault="00CC3326">
      <w:pPr>
        <w:spacing w:before="130" w:after="260"/>
        <w:rPr>
          <w:lang w:val="pt-BR"/>
        </w:rPr>
      </w:pPr>
      <w:r>
        <w:rPr>
          <w:sz w:val="20"/>
          <w:szCs w:val="20"/>
          <w:lang w:val="pt-BR"/>
        </w:rPr>
        <w:t>Fonte: Elaborado pelos autores (2026).</w:t>
      </w:r>
    </w:p>
    <w:p w14:paraId="09101F34" w14:textId="77777777" w:rsidR="00E01C3A" w:rsidRDefault="00CC3326">
      <w:pPr>
        <w:pStyle w:val="Heading3"/>
        <w:spacing w:before="360" w:after="240" w:line="360" w:lineRule="auto"/>
        <w:rPr>
          <w:lang w:val="pt-BR"/>
        </w:rPr>
        <w:pPrChange w:id="30685" w:author="Vitor Oliveira" w:date="2026-10-11T04:00:00Z">
          <w:pPr>
            <w:pStyle w:val="Heading2"/>
            <w:spacing w:before="360" w:after="240" w:line="360" w:lineRule="auto"/>
          </w:pPr>
        </w:pPrChange>
      </w:pPr>
      <w:bookmarkStart w:id="47" w:name="_Toc241792039"/>
      <w:del w:id="30305" w:author="Vitor Oliveira" w:date="2026-10-11T04:00:00Z">
        <w:r>
          <w:rPr>
            <w:lang w:val="pt-BR"/>
          </w:rPr>
          <w:delText xml:space="preserve">4.4</w:delText>
        </w:r>
      </w:del>
      <w:ins w:id="30306" w:author="Vitor Oliveira" w:date="2026-10-11T04:00:00Z">
        <w:r>
          <w:rPr>
            <w:lang w:val="pt-BR"/>
          </w:rPr>
          <w:t xml:space="preserve">3.12.4</w:t>
        </w:r>
      </w:ins>
      <w:r>
        <w:rPr>
          <w:lang w:val="pt-BR"/>
        </w:rPr>
        <w:t xml:space="preserve"> Requisitos não funcionais e critérios de qualidade</w:t>
      </w:r>
      <w:bookmarkEnd w:id="47"/>
    </w:p>
    <w:p w14:paraId="4A89C674" w14:textId="77777777" w:rsidR="00E01C3A" w:rsidRDefault="00CC3326">
      <w:pPr>
        <w:spacing w:after="120" w:line="360" w:lineRule="auto"/>
        <w:ind w:firstLine="709"/>
        <w:jc w:val="both"/>
        <w:rPr>
          <w:lang w:val="pt-BR"/>
        </w:rPr>
      </w:pPr>
      <w:r>
        <w:rPr>
          <w:lang w:val="pt-BR"/>
        </w:rPr>
        <w:t>Os requisitos não funcionais, relacionados no Quadro 11, estão classificados segundo as características de qualidade de produto da norma ISO/IEC 25010 (INTERNATIONAL ORGANIZATION FOR STANDARDIZATION; INTERNATIONAL ELECTROTECHNICAL COMMISSION, 2023) e acompanhados da forma pela qual cada um será verificado. A exigência de declarar a verificação é aqui deliberada: requisito não funcional que não indique como será constatado não é requisito, é intenção.</w:t>
      </w:r>
    </w:p>
    <w:p w14:paraId="228F200B" w14:textId="77777777" w:rsidR="00E01C3A" w:rsidRDefault="00CC3326">
      <w:pPr>
        <w:keepNext/>
        <w:spacing w:before="260" w:after="130"/>
        <w:rPr>
          <w:lang w:val="pt-BR"/>
        </w:rPr>
      </w:pPr>
      <w:r>
        <w:rPr>
          <w:sz w:val="20"/>
          <w:szCs w:val="20"/>
          <w:lang w:val="pt-BR"/>
        </w:rPr>
        <w:t>Quadro 11 – Requisitos não funcionais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
        <w:gridCol w:w="3500"/>
        <w:gridCol w:w="1750"/>
        <w:gridCol w:w="2971"/>
      </w:tblGrid>
      <w:tr w:rsidR="00E01C3A" w14:paraId="012DD7D6" w14:textId="77777777">
        <w:trPr>
          <w:tblHeader/>
        </w:trPr>
        <w:tc>
          <w:tcPr>
            <w:tcW w:w="850" w:type="dxa"/>
            <w:shd w:val="clear" w:color="auto" w:fill="EDEDED"/>
            <w:tcMar>
              <w:top w:w="70" w:type="dxa"/>
              <w:left w:w="90" w:type="dxa"/>
              <w:bottom w:w="70" w:type="dxa"/>
              <w:right w:w="90" w:type="dxa"/>
            </w:tcMar>
          </w:tcPr>
          <w:p w14:paraId="67CD1904" w14:textId="77777777" w:rsidR="00E01C3A" w:rsidRDefault="00CC3326">
            <w:r>
              <w:rPr>
                <w:b/>
                <w:bCs/>
                <w:sz w:val="20"/>
                <w:szCs w:val="20"/>
              </w:rPr>
              <w:t>Id</w:t>
            </w:r>
          </w:p>
        </w:tc>
        <w:tc>
          <w:tcPr>
            <w:tcW w:w="3500" w:type="dxa"/>
            <w:shd w:val="clear" w:color="auto" w:fill="EDEDED"/>
            <w:tcMar>
              <w:top w:w="70" w:type="dxa"/>
              <w:left w:w="90" w:type="dxa"/>
              <w:bottom w:w="70" w:type="dxa"/>
              <w:right w:w="90" w:type="dxa"/>
            </w:tcMar>
          </w:tcPr>
          <w:p w14:paraId="4245922F" w14:textId="77777777" w:rsidR="00E01C3A" w:rsidRDefault="00CC3326">
            <w:r>
              <w:rPr>
                <w:b/>
                <w:bCs/>
                <w:sz w:val="20"/>
                <w:szCs w:val="20"/>
              </w:rPr>
              <w:t>Requisito</w:t>
            </w:r>
          </w:p>
        </w:tc>
        <w:tc>
          <w:tcPr>
            <w:tcW w:w="1750" w:type="dxa"/>
            <w:shd w:val="clear" w:color="auto" w:fill="EDEDED"/>
            <w:tcMar>
              <w:top w:w="70" w:type="dxa"/>
              <w:left w:w="90" w:type="dxa"/>
              <w:bottom w:w="70" w:type="dxa"/>
              <w:right w:w="90" w:type="dxa"/>
            </w:tcMar>
          </w:tcPr>
          <w:p w14:paraId="0205E5DA" w14:textId="77777777" w:rsidR="00E01C3A" w:rsidRDefault="00CC3326">
            <w:r>
              <w:rPr>
                <w:b/>
                <w:bCs/>
                <w:sz w:val="20"/>
                <w:szCs w:val="20"/>
              </w:rPr>
              <w:t>Característica de qualidade</w:t>
            </w:r>
          </w:p>
        </w:tc>
        <w:tc>
          <w:tcPr>
            <w:tcW w:w="2971" w:type="dxa"/>
            <w:shd w:val="clear" w:color="auto" w:fill="EDEDED"/>
            <w:tcMar>
              <w:top w:w="70" w:type="dxa"/>
              <w:left w:w="90" w:type="dxa"/>
              <w:bottom w:w="70" w:type="dxa"/>
              <w:right w:w="90" w:type="dxa"/>
            </w:tcMar>
          </w:tcPr>
          <w:p w14:paraId="374F8854" w14:textId="77777777" w:rsidR="00E01C3A" w:rsidRDefault="00CC3326">
            <w:r>
              <w:rPr>
                <w:b/>
                <w:bCs/>
                <w:sz w:val="20"/>
                <w:szCs w:val="20"/>
              </w:rPr>
              <w:t>Forma de verificação</w:t>
            </w:r>
          </w:p>
        </w:tc>
      </w:tr>
      <w:tr w:rsidR="00E01C3A" w:rsidRPr="00CE1B46" w14:paraId="28B5D076" w14:textId="77777777">
        <w:tc>
          <w:tcPr>
            <w:tcW w:w="850" w:type="dxa"/>
            <w:tcMar>
              <w:top w:w="70" w:type="dxa"/>
              <w:left w:w="90" w:type="dxa"/>
              <w:bottom w:w="70" w:type="dxa"/>
              <w:right w:w="90" w:type="dxa"/>
            </w:tcMar>
          </w:tcPr>
          <w:p w14:paraId="56BDE4A3" w14:textId="77777777" w:rsidR="00E01C3A" w:rsidRDefault="00CC3326">
            <w:r>
              <w:rPr>
                <w:sz w:val="20"/>
                <w:szCs w:val="20"/>
              </w:rPr>
              <w:t>RNF01</w:t>
            </w:r>
          </w:p>
        </w:tc>
        <w:tc>
          <w:tcPr>
            <w:tcW w:w="3500" w:type="dxa"/>
            <w:tcMar>
              <w:top w:w="70" w:type="dxa"/>
              <w:left w:w="90" w:type="dxa"/>
              <w:bottom w:w="70" w:type="dxa"/>
              <w:right w:w="90" w:type="dxa"/>
            </w:tcMar>
          </w:tcPr>
          <w:p w14:paraId="4DF92E63" w14:textId="77777777" w:rsidR="00E01C3A" w:rsidRPr="00CE1B46" w:rsidRDefault="00CC3326">
            <w:pPr>
              <w:rPr>
                <w:lang w:val="pt-BR"/>
              </w:rPr>
            </w:pPr>
            <w:r>
              <w:rPr>
                <w:sz w:val="20"/>
                <w:szCs w:val="20"/>
                <w:lang w:val="pt-BR"/>
              </w:rPr>
              <w:t>Nenhum comando emitido pode resultar em iluminância inferior ao piso da classe atribuída ao ponto de luz</w:t>
            </w:r>
          </w:p>
        </w:tc>
        <w:tc>
          <w:tcPr>
            <w:tcW w:w="1750" w:type="dxa"/>
            <w:tcMar>
              <w:top w:w="70" w:type="dxa"/>
              <w:left w:w="90" w:type="dxa"/>
              <w:bottom w:w="70" w:type="dxa"/>
              <w:right w:w="90" w:type="dxa"/>
            </w:tcMar>
          </w:tcPr>
          <w:p w14:paraId="6B7563DA" w14:textId="77777777" w:rsidR="00E01C3A" w:rsidRDefault="00CC3326">
            <w:r>
              <w:rPr>
                <w:sz w:val="20"/>
                <w:szCs w:val="20"/>
              </w:rPr>
              <w:t>Segurança de funcionamento</w:t>
            </w:r>
          </w:p>
        </w:tc>
        <w:tc>
          <w:tcPr>
            <w:tcW w:w="2971" w:type="dxa"/>
            <w:tcMar>
              <w:top w:w="70" w:type="dxa"/>
              <w:left w:w="90" w:type="dxa"/>
              <w:bottom w:w="70" w:type="dxa"/>
              <w:right w:w="90" w:type="dxa"/>
            </w:tcMar>
          </w:tcPr>
          <w:p w14:paraId="1184A4E0" w14:textId="77777777" w:rsidR="00E01C3A" w:rsidRPr="00CE1B46" w:rsidRDefault="00CC3326">
            <w:pPr>
              <w:rPr>
                <w:lang w:val="pt-BR"/>
              </w:rPr>
            </w:pPr>
            <w:r>
              <w:rPr>
                <w:sz w:val="20"/>
                <w:szCs w:val="20"/>
                <w:lang w:val="pt-BR"/>
              </w:rPr>
              <w:t>Contagem de violações sobre a suíte de cenários; o valor esperado é zero</w:t>
            </w:r>
          </w:p>
        </w:tc>
      </w:tr>
      <w:tr w:rsidR="00E01C3A" w:rsidRPr="00CE1B46" w14:paraId="2A64894E" w14:textId="77777777">
        <w:tc>
          <w:tcPr>
            <w:tcW w:w="850" w:type="dxa"/>
            <w:tcMar>
              <w:top w:w="70" w:type="dxa"/>
              <w:left w:w="90" w:type="dxa"/>
              <w:bottom w:w="70" w:type="dxa"/>
              <w:right w:w="90" w:type="dxa"/>
            </w:tcMar>
          </w:tcPr>
          <w:p w14:paraId="620B035A" w14:textId="77777777" w:rsidR="00E01C3A" w:rsidRDefault="00CC3326">
            <w:r>
              <w:rPr>
                <w:sz w:val="20"/>
                <w:szCs w:val="20"/>
              </w:rPr>
              <w:t>RNF02</w:t>
            </w:r>
          </w:p>
        </w:tc>
        <w:tc>
          <w:tcPr>
            <w:tcW w:w="3500" w:type="dxa"/>
            <w:tcMar>
              <w:top w:w="70" w:type="dxa"/>
              <w:left w:w="90" w:type="dxa"/>
              <w:bottom w:w="70" w:type="dxa"/>
              <w:right w:w="90" w:type="dxa"/>
            </w:tcMar>
          </w:tcPr>
          <w:p w14:paraId="5B8C6E48" w14:textId="77777777" w:rsidR="00E01C3A" w:rsidRPr="00CE1B46" w:rsidRDefault="00CC3326">
            <w:pPr>
              <w:rPr>
                <w:lang w:val="pt-BR"/>
              </w:rPr>
            </w:pPr>
            <w:r>
              <w:rPr>
                <w:sz w:val="20"/>
                <w:szCs w:val="20"/>
                <w:lang w:val="pt-BR"/>
              </w:rPr>
              <w:t>A taxa de decréscimo aplicada não pode exceder um décimo da iluminância plena por minuto</w:t>
            </w:r>
          </w:p>
        </w:tc>
        <w:tc>
          <w:tcPr>
            <w:tcW w:w="1750" w:type="dxa"/>
            <w:tcMar>
              <w:top w:w="70" w:type="dxa"/>
              <w:left w:w="90" w:type="dxa"/>
              <w:bottom w:w="70" w:type="dxa"/>
              <w:right w:w="90" w:type="dxa"/>
            </w:tcMar>
          </w:tcPr>
          <w:p w14:paraId="356FB126" w14:textId="77777777" w:rsidR="00E01C3A" w:rsidRDefault="00CC3326">
            <w:r>
              <w:rPr>
                <w:sz w:val="20"/>
                <w:szCs w:val="20"/>
              </w:rPr>
              <w:t>Segurança de funcionamento</w:t>
            </w:r>
          </w:p>
        </w:tc>
        <w:tc>
          <w:tcPr>
            <w:tcW w:w="2971" w:type="dxa"/>
            <w:tcMar>
              <w:top w:w="70" w:type="dxa"/>
              <w:left w:w="90" w:type="dxa"/>
              <w:bottom w:w="70" w:type="dxa"/>
              <w:right w:w="90" w:type="dxa"/>
            </w:tcMar>
          </w:tcPr>
          <w:p w14:paraId="18EBD559" w14:textId="77777777" w:rsidR="00E01C3A" w:rsidRPr="00CE1B46" w:rsidRDefault="00CC3326">
            <w:pPr>
              <w:rPr>
                <w:lang w:val="pt-BR"/>
              </w:rPr>
            </w:pPr>
            <w:r>
              <w:rPr>
                <w:sz w:val="20"/>
                <w:szCs w:val="20"/>
                <w:lang w:val="pt-BR"/>
              </w:rPr>
              <w:t xml:space="preserve">Contagem de violações de taxa no nível do nó virtual, passo a passo, sobre a suíte de cenários; no nó físico, trajetória da rampa registrada pela porta serial</w:t>
            </w:r>
          </w:p>
        </w:tc>
      </w:tr>
      <w:tr w:rsidR="00E01C3A" w:rsidRPr="00CE1B46" w14:paraId="1D093991" w14:textId="77777777">
        <w:tc>
          <w:tcPr>
            <w:tcW w:w="850" w:type="dxa"/>
            <w:tcMar>
              <w:top w:w="70" w:type="dxa"/>
              <w:left w:w="90" w:type="dxa"/>
              <w:bottom w:w="70" w:type="dxa"/>
              <w:right w:w="90" w:type="dxa"/>
            </w:tcMar>
          </w:tcPr>
          <w:p w14:paraId="6DF4443C" w14:textId="77777777" w:rsidR="00E01C3A" w:rsidRDefault="00CC3326">
            <w:r>
              <w:rPr>
                <w:sz w:val="20"/>
                <w:szCs w:val="20"/>
              </w:rPr>
              <w:t>RNF03</w:t>
            </w:r>
          </w:p>
        </w:tc>
        <w:tc>
          <w:tcPr>
            <w:tcW w:w="3500" w:type="dxa"/>
            <w:tcMar>
              <w:top w:w="70" w:type="dxa"/>
              <w:left w:w="90" w:type="dxa"/>
              <w:bottom w:w="70" w:type="dxa"/>
              <w:right w:w="90" w:type="dxa"/>
            </w:tcMar>
          </w:tcPr>
          <w:p w14:paraId="4EEA95E7" w14:textId="77777777" w:rsidR="00E01C3A" w:rsidRPr="00CE1B46" w:rsidRDefault="00CC3326">
            <w:pPr>
              <w:rPr>
                <w:lang w:val="pt-BR"/>
              </w:rPr>
            </w:pPr>
            <w:r>
              <w:rPr>
                <w:sz w:val="20"/>
                <w:szCs w:val="20"/>
                <w:lang w:val="pt-BR"/>
              </w:rPr>
              <w:t xml:space="preserve">O intervalo entre a publicação do evento e a aplicação do ciclo de trabalho no nó não deve exceder 180 s, o prazo de troca de dados entre a central e a luminária exigido no Caderno de Encargos (SÃO PAULO, 2015, item 7.2.1)</w:t>
            </w:r>
          </w:p>
        </w:tc>
        <w:tc>
          <w:tcPr>
            <w:tcW w:w="1750" w:type="dxa"/>
            <w:tcMar>
              <w:top w:w="70" w:type="dxa"/>
              <w:left w:w="90" w:type="dxa"/>
              <w:bottom w:w="70" w:type="dxa"/>
              <w:right w:w="90" w:type="dxa"/>
            </w:tcMar>
          </w:tcPr>
          <w:p w14:paraId="18858C2C" w14:textId="77777777" w:rsidR="00E01C3A" w:rsidRDefault="00CC3326">
            <w:r>
              <w:rPr>
                <w:sz w:val="20"/>
                <w:szCs w:val="20"/>
              </w:rPr>
              <w:t>Eficiência de desempenho</w:t>
            </w:r>
          </w:p>
        </w:tc>
        <w:tc>
          <w:tcPr>
            <w:tcW w:w="2971" w:type="dxa"/>
            <w:tcMar>
              <w:top w:w="70" w:type="dxa"/>
              <w:left w:w="90" w:type="dxa"/>
              <w:bottom w:w="70" w:type="dxa"/>
              <w:right w:w="90" w:type="dxa"/>
            </w:tcMar>
          </w:tcPr>
          <w:p w14:paraId="565F31E0" w14:textId="77777777" w:rsidR="00E01C3A" w:rsidRPr="00CE1B46" w:rsidRDefault="00CC3326">
            <w:pPr>
              <w:rPr>
                <w:lang w:val="pt-BR"/>
              </w:rPr>
            </w:pPr>
            <w:r>
              <w:rPr>
                <w:sz w:val="20"/>
                <w:szCs w:val="20"/>
                <w:lang w:val="pt-BR"/>
              </w:rPr>
              <w:t>Diferença entre os carimbos de tempo do evento e da telemetria correspondente, ambos tomados no servidor; a medida inclui a leitura de confirmação do sensor</w:t>
            </w:r>
          </w:p>
        </w:tc>
      </w:tr>
      <w:tr w:rsidR="00E01C3A" w:rsidRPr="00CE1B46" w14:paraId="47C0183D" w14:textId="77777777">
        <w:tc>
          <w:tcPr>
            <w:tcW w:w="850" w:type="dxa"/>
            <w:tcMar>
              <w:top w:w="70" w:type="dxa"/>
              <w:left w:w="90" w:type="dxa"/>
              <w:bottom w:w="70" w:type="dxa"/>
              <w:right w:w="90" w:type="dxa"/>
            </w:tcMar>
          </w:tcPr>
          <w:p w14:paraId="05F22554" w14:textId="77777777" w:rsidR="00E01C3A" w:rsidRDefault="00CC3326">
            <w:r>
              <w:rPr>
                <w:sz w:val="20"/>
                <w:szCs w:val="20"/>
              </w:rPr>
              <w:t>RNF04</w:t>
            </w:r>
          </w:p>
        </w:tc>
        <w:tc>
          <w:tcPr>
            <w:tcW w:w="3500" w:type="dxa"/>
            <w:tcMar>
              <w:top w:w="70" w:type="dxa"/>
              <w:left w:w="90" w:type="dxa"/>
              <w:bottom w:w="70" w:type="dxa"/>
              <w:right w:w="90" w:type="dxa"/>
            </w:tcMar>
          </w:tcPr>
          <w:p w14:paraId="358EBD17" w14:textId="77777777" w:rsidR="00E01C3A" w:rsidRPr="00CE1B46" w:rsidRDefault="00CC3326">
            <w:pPr>
              <w:rPr>
                <w:lang w:val="pt-BR"/>
              </w:rPr>
            </w:pPr>
            <w:r>
              <w:rPr>
                <w:sz w:val="20"/>
                <w:szCs w:val="20"/>
                <w:lang w:val="pt-BR"/>
              </w:rPr>
              <w:t>Toda decisão deve ser reconstituível a partir do banco, inclusive quanto à versão da base de regras vigente no momento</w:t>
            </w:r>
          </w:p>
        </w:tc>
        <w:tc>
          <w:tcPr>
            <w:tcW w:w="1750" w:type="dxa"/>
            <w:tcMar>
              <w:top w:w="70" w:type="dxa"/>
              <w:left w:w="90" w:type="dxa"/>
              <w:bottom w:w="70" w:type="dxa"/>
              <w:right w:w="90" w:type="dxa"/>
            </w:tcMar>
          </w:tcPr>
          <w:p w14:paraId="3FF8F053" w14:textId="77777777" w:rsidR="00E01C3A" w:rsidRDefault="00CC3326">
            <w:r>
              <w:rPr>
                <w:sz w:val="20"/>
                <w:szCs w:val="20"/>
              </w:rPr>
              <w:t>Manutenibilidade</w:t>
            </w:r>
          </w:p>
        </w:tc>
        <w:tc>
          <w:tcPr>
            <w:tcW w:w="2971" w:type="dxa"/>
            <w:tcMar>
              <w:top w:w="70" w:type="dxa"/>
              <w:left w:w="90" w:type="dxa"/>
              <w:bottom w:w="70" w:type="dxa"/>
              <w:right w:w="90" w:type="dxa"/>
            </w:tcMar>
          </w:tcPr>
          <w:p w14:paraId="4C28793E" w14:textId="77777777" w:rsidR="00E01C3A" w:rsidRPr="00CE1B46" w:rsidRDefault="00CC3326">
            <w:pPr>
              <w:rPr>
                <w:lang w:val="pt-BR"/>
              </w:rPr>
            </w:pPr>
            <w:r>
              <w:rPr>
                <w:sz w:val="20"/>
                <w:szCs w:val="20"/>
                <w:lang w:val="pt-BR"/>
              </w:rPr>
              <w:t>Reexecução de decisão registrada e comparação com o valor gravado</w:t>
            </w:r>
          </w:p>
        </w:tc>
      </w:tr>
      <w:tr w:rsidR="00E01C3A" w:rsidRPr="00CE1B46" w14:paraId="790BD081" w14:textId="77777777">
        <w:tc>
          <w:tcPr>
            <w:tcW w:w="850" w:type="dxa"/>
            <w:tcMar>
              <w:top w:w="70" w:type="dxa"/>
              <w:left w:w="90" w:type="dxa"/>
              <w:bottom w:w="70" w:type="dxa"/>
              <w:right w:w="90" w:type="dxa"/>
            </w:tcMar>
          </w:tcPr>
          <w:p w14:paraId="2F6EB866" w14:textId="77777777" w:rsidR="00E01C3A" w:rsidRDefault="00CC3326">
            <w:r>
              <w:rPr>
                <w:sz w:val="20"/>
                <w:szCs w:val="20"/>
              </w:rPr>
              <w:t>RNF05</w:t>
            </w:r>
          </w:p>
        </w:tc>
        <w:tc>
          <w:tcPr>
            <w:tcW w:w="3500" w:type="dxa"/>
            <w:tcMar>
              <w:top w:w="70" w:type="dxa"/>
              <w:left w:w="90" w:type="dxa"/>
              <w:bottom w:w="70" w:type="dxa"/>
              <w:right w:w="90" w:type="dxa"/>
            </w:tcMar>
          </w:tcPr>
          <w:p w14:paraId="45A4EB89" w14:textId="77777777" w:rsidR="00E01C3A" w:rsidRPr="00CE1B46" w:rsidRDefault="00CC3326">
            <w:pPr>
              <w:rPr>
                <w:lang w:val="pt-BR"/>
              </w:rPr>
            </w:pPr>
            <w:r>
              <w:rPr>
                <w:sz w:val="20"/>
                <w:szCs w:val="20"/>
                <w:lang w:val="pt-BR"/>
              </w:rPr>
              <w:t>A base de regras deve ser legível em linguagem natural e alterável sem novo treinamento de modelo</w:t>
            </w:r>
          </w:p>
        </w:tc>
        <w:tc>
          <w:tcPr>
            <w:tcW w:w="1750" w:type="dxa"/>
            <w:tcMar>
              <w:top w:w="70" w:type="dxa"/>
              <w:left w:w="90" w:type="dxa"/>
              <w:bottom w:w="70" w:type="dxa"/>
              <w:right w:w="90" w:type="dxa"/>
            </w:tcMar>
          </w:tcPr>
          <w:p w14:paraId="62ECAF60" w14:textId="77777777" w:rsidR="00E01C3A" w:rsidRDefault="00CC3326">
            <w:r>
              <w:rPr>
                <w:sz w:val="20"/>
                <w:szCs w:val="20"/>
              </w:rPr>
              <w:t>Flexibilidade</w:t>
            </w:r>
          </w:p>
        </w:tc>
        <w:tc>
          <w:tcPr>
            <w:tcW w:w="2971" w:type="dxa"/>
            <w:tcMar>
              <w:top w:w="70" w:type="dxa"/>
              <w:left w:w="90" w:type="dxa"/>
              <w:bottom w:w="70" w:type="dxa"/>
              <w:right w:w="90" w:type="dxa"/>
            </w:tcMar>
          </w:tcPr>
          <w:p w14:paraId="2D10D017" w14:textId="77777777" w:rsidR="00E01C3A" w:rsidRPr="00CE1B46" w:rsidRDefault="00CC3326">
            <w:pPr>
              <w:rPr>
                <w:lang w:val="pt-BR"/>
              </w:rPr>
            </w:pPr>
            <w:r>
              <w:rPr>
                <w:sz w:val="20"/>
                <w:szCs w:val="20"/>
                <w:lang w:val="pt-BR"/>
              </w:rPr>
              <w:t>Inspeção da base e alteração de uma regra, com nova execução da suíte</w:t>
            </w:r>
          </w:p>
        </w:tc>
      </w:tr>
      <w:tr w:rsidR="00E01C3A" w:rsidRPr="00CE1B46" w14:paraId="674F624B" w14:textId="77777777">
        <w:tc>
          <w:tcPr>
            <w:tcW w:w="850" w:type="dxa"/>
            <w:tcMar>
              <w:top w:w="70" w:type="dxa"/>
              <w:left w:w="90" w:type="dxa"/>
              <w:bottom w:w="70" w:type="dxa"/>
              <w:right w:w="90" w:type="dxa"/>
            </w:tcMar>
          </w:tcPr>
          <w:p w14:paraId="554AD003" w14:textId="77777777" w:rsidR="00E01C3A" w:rsidRDefault="00CC3326">
            <w:r>
              <w:rPr>
                <w:sz w:val="20"/>
                <w:szCs w:val="20"/>
              </w:rPr>
              <w:t>RNF06</w:t>
            </w:r>
          </w:p>
        </w:tc>
        <w:tc>
          <w:tcPr>
            <w:tcW w:w="3500" w:type="dxa"/>
            <w:tcMar>
              <w:top w:w="70" w:type="dxa"/>
              <w:left w:w="90" w:type="dxa"/>
              <w:bottom w:w="70" w:type="dxa"/>
              <w:right w:w="90" w:type="dxa"/>
            </w:tcMar>
          </w:tcPr>
          <w:p w14:paraId="321AD357" w14:textId="77777777" w:rsidR="00E01C3A" w:rsidRPr="00CE1B46" w:rsidRDefault="00CC3326">
            <w:pPr>
              <w:rPr>
                <w:lang w:val="pt-BR"/>
              </w:rPr>
            </w:pPr>
            <w:r>
              <w:rPr>
                <w:sz w:val="20"/>
                <w:szCs w:val="20"/>
                <w:lang w:val="pt-BR"/>
              </w:rPr>
              <w:t>A comunicação entre o nó e o intermediário deve ocorrer sobre canal cifrado, com credencial própria do dispositivo</w:t>
            </w:r>
          </w:p>
        </w:tc>
        <w:tc>
          <w:tcPr>
            <w:tcW w:w="1750" w:type="dxa"/>
            <w:tcMar>
              <w:top w:w="70" w:type="dxa"/>
              <w:left w:w="90" w:type="dxa"/>
              <w:bottom w:w="70" w:type="dxa"/>
              <w:right w:w="90" w:type="dxa"/>
            </w:tcMar>
          </w:tcPr>
          <w:p w14:paraId="4A2A78B0" w14:textId="77777777" w:rsidR="00E01C3A" w:rsidRDefault="00CC3326">
            <w:r>
              <w:rPr>
                <w:sz w:val="20"/>
                <w:szCs w:val="20"/>
              </w:rPr>
              <w:t>Segurança da informação</w:t>
            </w:r>
          </w:p>
        </w:tc>
        <w:tc>
          <w:tcPr>
            <w:tcW w:w="2971" w:type="dxa"/>
            <w:tcMar>
              <w:top w:w="70" w:type="dxa"/>
              <w:left w:w="90" w:type="dxa"/>
              <w:bottom w:w="70" w:type="dxa"/>
              <w:right w:w="90" w:type="dxa"/>
            </w:tcMar>
          </w:tcPr>
          <w:p w14:paraId="5A64C7BC" w14:textId="77777777" w:rsidR="00E01C3A" w:rsidRPr="00CE1B46" w:rsidRDefault="00CC3326">
            <w:pPr>
              <w:rPr>
                <w:lang w:val="pt-BR"/>
              </w:rPr>
            </w:pPr>
            <w:r>
              <w:rPr>
                <w:sz w:val="20"/>
                <w:szCs w:val="20"/>
                <w:lang w:val="pt-BR"/>
              </w:rPr>
              <w:t>Verificação da negociação do canal cifrado e da recusa de conexão sem credencial válida</w:t>
            </w:r>
          </w:p>
        </w:tc>
      </w:tr>
      <w:tr w:rsidR="00E01C3A" w:rsidRPr="00CE1B46" w14:paraId="6A3073C3" w14:textId="77777777">
        <w:tc>
          <w:tcPr>
            <w:tcW w:w="850" w:type="dxa"/>
            <w:tcMar>
              <w:top w:w="70" w:type="dxa"/>
              <w:left w:w="90" w:type="dxa"/>
              <w:bottom w:w="70" w:type="dxa"/>
              <w:right w:w="90" w:type="dxa"/>
            </w:tcMar>
          </w:tcPr>
          <w:p w14:paraId="6B7ABFC5" w14:textId="77777777" w:rsidR="00E01C3A" w:rsidRDefault="00CC3326">
            <w:r>
              <w:rPr>
                <w:sz w:val="20"/>
                <w:szCs w:val="20"/>
              </w:rPr>
              <w:t>RNF07</w:t>
            </w:r>
          </w:p>
        </w:tc>
        <w:tc>
          <w:tcPr>
            <w:tcW w:w="3500" w:type="dxa"/>
            <w:tcMar>
              <w:top w:w="70" w:type="dxa"/>
              <w:left w:w="90" w:type="dxa"/>
              <w:bottom w:w="70" w:type="dxa"/>
              <w:right w:w="90" w:type="dxa"/>
            </w:tcMar>
          </w:tcPr>
          <w:p w14:paraId="5F1BD151" w14:textId="77777777" w:rsidR="00E01C3A" w:rsidRPr="00CE1B46" w:rsidRDefault="00CC3326">
            <w:pPr>
              <w:rPr>
                <w:lang w:val="pt-BR"/>
              </w:rPr>
            </w:pPr>
            <w:r>
              <w:rPr>
                <w:sz w:val="20"/>
                <w:szCs w:val="20"/>
                <w:lang w:val="pt-BR"/>
              </w:rPr>
              <w:t xml:space="preserve">Vencida a validade do último comando sem renovação, de no máximo 15 min, o nó deve assumir o nível pleno de iluminação</w:t>
            </w:r>
          </w:p>
        </w:tc>
        <w:tc>
          <w:tcPr>
            <w:tcW w:w="1750" w:type="dxa"/>
            <w:tcMar>
              <w:top w:w="70" w:type="dxa"/>
              <w:left w:w="90" w:type="dxa"/>
              <w:bottom w:w="70" w:type="dxa"/>
              <w:right w:w="90" w:type="dxa"/>
            </w:tcMar>
          </w:tcPr>
          <w:p w14:paraId="4939E7DE" w14:textId="77777777" w:rsidR="00E01C3A" w:rsidRDefault="00CC3326">
            <w:r>
              <w:rPr>
                <w:sz w:val="20"/>
                <w:szCs w:val="20"/>
              </w:rPr>
              <w:t>Confiabilidade</w:t>
            </w:r>
          </w:p>
        </w:tc>
        <w:tc>
          <w:tcPr>
            <w:tcW w:w="2971" w:type="dxa"/>
            <w:tcMar>
              <w:top w:w="70" w:type="dxa"/>
              <w:left w:w="90" w:type="dxa"/>
              <w:bottom w:w="70" w:type="dxa"/>
              <w:right w:w="90" w:type="dxa"/>
            </w:tcMar>
          </w:tcPr>
          <w:p w14:paraId="4D810883" w14:textId="77777777" w:rsidR="00E01C3A" w:rsidRPr="00CE1B46" w:rsidRDefault="00CC3326">
            <w:pPr>
              <w:rPr>
                <w:lang w:val="pt-BR"/>
              </w:rPr>
            </w:pPr>
            <w:r>
              <w:rPr>
                <w:sz w:val="20"/>
                <w:szCs w:val="20"/>
                <w:lang w:val="pt-BR"/>
              </w:rPr>
              <w:t>Interrupção deliberada do serviço de decisão, com medição do estado assumido pelo nó</w:t>
            </w:r>
          </w:p>
        </w:tc>
      </w:tr>
      <w:tr w:rsidR="00E01C3A" w:rsidRPr="00CE1B46" w14:paraId="5F05C371" w14:textId="77777777">
        <w:tc>
          <w:tcPr>
            <w:tcW w:w="850" w:type="dxa"/>
            <w:tcMar>
              <w:top w:w="70" w:type="dxa"/>
              <w:left w:w="90" w:type="dxa"/>
              <w:bottom w:w="70" w:type="dxa"/>
              <w:right w:w="90" w:type="dxa"/>
            </w:tcMar>
          </w:tcPr>
          <w:p w14:paraId="5FD5E870" w14:textId="77777777" w:rsidR="00E01C3A" w:rsidRDefault="00CC3326">
            <w:r>
              <w:rPr>
                <w:sz w:val="20"/>
                <w:szCs w:val="20"/>
              </w:rPr>
              <w:t>RNF08</w:t>
            </w:r>
          </w:p>
        </w:tc>
        <w:tc>
          <w:tcPr>
            <w:tcW w:w="3500" w:type="dxa"/>
            <w:tcMar>
              <w:top w:w="70" w:type="dxa"/>
              <w:left w:w="90" w:type="dxa"/>
              <w:bottom w:w="70" w:type="dxa"/>
              <w:right w:w="90" w:type="dxa"/>
            </w:tcMar>
          </w:tcPr>
          <w:p w14:paraId="2C430068" w14:textId="77777777" w:rsidR="00E01C3A" w:rsidRPr="00CE1B46" w:rsidRDefault="00CC3326">
            <w:pPr>
              <w:rPr>
                <w:lang w:val="pt-BR"/>
              </w:rPr>
            </w:pPr>
            <w:r>
              <w:rPr>
                <w:sz w:val="20"/>
                <w:szCs w:val="20"/>
                <w:lang w:val="pt-BR"/>
              </w:rPr>
              <w:t>Nenhum dado pessoal, imagem ou áudio pode trafegar pelo sistema ou nele ser persistido</w:t>
            </w:r>
          </w:p>
        </w:tc>
        <w:tc>
          <w:tcPr>
            <w:tcW w:w="1750" w:type="dxa"/>
            <w:tcMar>
              <w:top w:w="70" w:type="dxa"/>
              <w:left w:w="90" w:type="dxa"/>
              <w:bottom w:w="70" w:type="dxa"/>
              <w:right w:w="90" w:type="dxa"/>
            </w:tcMar>
          </w:tcPr>
          <w:p w14:paraId="217368F4" w14:textId="77777777" w:rsidR="00E01C3A" w:rsidRDefault="00CC3326">
            <w:r>
              <w:rPr>
                <w:sz w:val="20"/>
                <w:szCs w:val="20"/>
              </w:rPr>
              <w:t>Segurança da informação</w:t>
            </w:r>
          </w:p>
        </w:tc>
        <w:tc>
          <w:tcPr>
            <w:tcW w:w="2971" w:type="dxa"/>
            <w:tcMar>
              <w:top w:w="70" w:type="dxa"/>
              <w:left w:w="90" w:type="dxa"/>
              <w:bottom w:w="70" w:type="dxa"/>
              <w:right w:w="90" w:type="dxa"/>
            </w:tcMar>
          </w:tcPr>
          <w:p w14:paraId="638E23F1" w14:textId="77777777" w:rsidR="00E01C3A" w:rsidRPr="00CE1B46" w:rsidRDefault="00CC3326">
            <w:pPr>
              <w:rPr>
                <w:lang w:val="pt-BR"/>
              </w:rPr>
            </w:pPr>
            <w:r>
              <w:rPr>
                <w:sz w:val="20"/>
                <w:szCs w:val="20"/>
                <w:lang w:val="pt-BR"/>
              </w:rPr>
              <w:t xml:space="preserve">Inspeção do modelo de dados de </w:t>
            </w:r>
            <w:del w:id="30307" w:author="Vitor Oliveira" w:date="2026-10-11T04:00:00Z">
              <w:r>
                <w:rPr>
                  <w:sz w:val="20"/>
                  <w:szCs w:val="20"/>
                  <w:lang w:val="pt-BR"/>
                </w:rPr>
                <w:delText xml:space="preserve">4.7.2</w:delText>
              </w:r>
            </w:del>
            <w:ins w:id="30308" w:author="Vitor Oliveira" w:date="2026-10-11T04:00:00Z">
              <w:r>
                <w:rPr>
                  <w:sz w:val="20"/>
                  <w:szCs w:val="20"/>
                  <w:lang w:val="pt-BR"/>
                </w:rPr>
                <w:t xml:space="preserve">3.13.2</w:t>
              </w:r>
            </w:ins>
            <w:r>
              <w:rPr>
                <w:sz w:val="20"/>
                <w:szCs w:val="20"/>
                <w:lang w:val="pt-BR"/>
              </w:rPr>
              <w:t xml:space="preserve"> e das cargas trafegadas, conforme 3.10</w:t>
            </w:r>
          </w:p>
        </w:tc>
      </w:tr>
      <w:tr w:rsidR="00E01C3A" w:rsidRPr="00CE1B46" w14:paraId="42741C13" w14:textId="77777777">
        <w:tc>
          <w:tcPr>
            <w:tcW w:w="850" w:type="dxa"/>
            <w:tcMar>
              <w:top w:w="70" w:type="dxa"/>
              <w:left w:w="90" w:type="dxa"/>
              <w:bottom w:w="70" w:type="dxa"/>
              <w:right w:w="90" w:type="dxa"/>
            </w:tcMar>
          </w:tcPr>
          <w:p w14:paraId="7B27BFA8" w14:textId="77777777" w:rsidR="00E01C3A" w:rsidRDefault="00CC3326">
            <w:r>
              <w:rPr>
                <w:sz w:val="20"/>
                <w:szCs w:val="20"/>
              </w:rPr>
              <w:t>RNF09</w:t>
            </w:r>
          </w:p>
        </w:tc>
        <w:tc>
          <w:tcPr>
            <w:tcW w:w="3500" w:type="dxa"/>
            <w:tcMar>
              <w:top w:w="70" w:type="dxa"/>
              <w:left w:w="90" w:type="dxa"/>
              <w:bottom w:w="70" w:type="dxa"/>
              <w:right w:w="90" w:type="dxa"/>
            </w:tcMar>
          </w:tcPr>
          <w:p w14:paraId="3EF088AB" w14:textId="77777777" w:rsidR="00E01C3A" w:rsidRPr="00CE1B46" w:rsidRDefault="00CC3326">
            <w:pPr>
              <w:rPr>
                <w:lang w:val="pt-BR"/>
              </w:rPr>
            </w:pPr>
            <w:r>
              <w:rPr>
                <w:sz w:val="20"/>
                <w:szCs w:val="20"/>
                <w:lang w:val="pt-BR"/>
              </w:rPr>
              <w:t>A inclusão de novos nós não deve exigir alteração do serviço de decisão</w:t>
            </w:r>
          </w:p>
        </w:tc>
        <w:tc>
          <w:tcPr>
            <w:tcW w:w="1750" w:type="dxa"/>
            <w:tcMar>
              <w:top w:w="70" w:type="dxa"/>
              <w:left w:w="90" w:type="dxa"/>
              <w:bottom w:w="70" w:type="dxa"/>
              <w:right w:w="90" w:type="dxa"/>
            </w:tcMar>
          </w:tcPr>
          <w:p w14:paraId="2CB7CCAF" w14:textId="77777777" w:rsidR="00E01C3A" w:rsidRDefault="00CC3326">
            <w:r>
              <w:rPr>
                <w:sz w:val="20"/>
                <w:szCs w:val="20"/>
              </w:rPr>
              <w:t>Flexibilidade</w:t>
            </w:r>
          </w:p>
        </w:tc>
        <w:tc>
          <w:tcPr>
            <w:tcW w:w="2971" w:type="dxa"/>
            <w:tcMar>
              <w:top w:w="70" w:type="dxa"/>
              <w:left w:w="90" w:type="dxa"/>
              <w:bottom w:w="70" w:type="dxa"/>
              <w:right w:w="90" w:type="dxa"/>
            </w:tcMar>
          </w:tcPr>
          <w:p w14:paraId="223410C5" w14:textId="77777777" w:rsidR="00E01C3A" w:rsidRPr="00CE1B46" w:rsidRDefault="00CC3326">
            <w:pPr>
              <w:rPr>
                <w:lang w:val="pt-BR"/>
              </w:rPr>
            </w:pPr>
            <w:r>
              <w:rPr>
                <w:sz w:val="20"/>
                <w:szCs w:val="20"/>
                <w:lang w:val="pt-BR"/>
              </w:rPr>
              <w:t>Registro de um segundo assinante no intermediário, sem alteração de código do serviço</w:t>
            </w:r>
          </w:p>
        </w:tc>
      </w:tr>
    </w:tbl>
    <w:p w14:paraId="7B65DBD1" w14:textId="77777777" w:rsidR="00E01C3A" w:rsidRDefault="00CC3326">
      <w:pPr>
        <w:spacing w:before="130" w:after="260"/>
        <w:rPr>
          <w:lang w:val="pt-BR"/>
        </w:rPr>
      </w:pPr>
      <w:r>
        <w:rPr>
          <w:sz w:val="20"/>
          <w:szCs w:val="20"/>
          <w:lang w:val="pt-BR"/>
        </w:rPr>
        <w:t>Fonte: Elaborado pelos autores (2026).</w:t>
      </w:r>
    </w:p>
    <w:p w14:paraId="0DAED5BE" w14:textId="77777777" w:rsidR="00E01C3A" w:rsidRDefault="00CC3326">
      <w:pPr>
        <w:spacing w:after="120" w:line="360" w:lineRule="auto"/>
        <w:ind w:firstLine="709"/>
        <w:jc w:val="both"/>
        <w:rPr>
          <w:lang w:val="pt-BR"/>
        </w:rPr>
      </w:pPr>
      <w:r>
        <w:rPr>
          <w:lang w:val="pt-BR"/>
        </w:rPr>
        <w:t>O RNF07 merece registro em separado, por ser a decisão de projeto que protege o sistema contra a própria falha. A iluminação pública é serviço cuja interrupção tem consequência sobre a segurança da via, e um sistema adaptativo acrescenta um modo de falha que o regime fixo não possui: a possibilidade de o comando não chegar. A regra adotada resolve o caso pelo lado conservador — sem comando, o nó ilumina plenamente. A consequência é que a falha do sistema degrada a operação para o regime convencional, e não para a escuridão. É a mesma lógica que rege a camada de verificação: o benefício da adaptação é condicional, a garantia normativa não é.</w:t>
      </w:r>
    </w:p>
    <w:p w14:paraId="074A9465" w14:textId="77777777" w:rsidR="00E01C3A" w:rsidRDefault="00CC3326">
      <w:pPr>
        <w:pStyle w:val="Heading3"/>
        <w:spacing w:before="360" w:after="240" w:line="360" w:lineRule="auto"/>
        <w:rPr>
          <w:lang w:val="pt-BR"/>
        </w:rPr>
        <w:pPrChange w:id="30686" w:author="Vitor Oliveira" w:date="2026-10-11T04:00:00Z">
          <w:pPr>
            <w:pStyle w:val="Heading2"/>
            <w:spacing w:before="360" w:after="240" w:line="360" w:lineRule="auto"/>
          </w:pPr>
        </w:pPrChange>
      </w:pPr>
      <w:bookmarkStart w:id="48" w:name="_Toc241792040"/>
      <w:del w:id="30309" w:author="Vitor Oliveira" w:date="2026-10-11T04:00:00Z">
        <w:r>
          <w:rPr>
            <w:lang w:val="pt-BR"/>
          </w:rPr>
          <w:delText xml:space="preserve">4.5</w:delText>
        </w:r>
      </w:del>
      <w:ins w:id="30310" w:author="Vitor Oliveira" w:date="2026-10-11T04:00:00Z">
        <w:r>
          <w:rPr>
            <w:lang w:val="pt-BR"/>
          </w:rPr>
          <w:t xml:space="preserve">3.12.5</w:t>
        </w:r>
      </w:ins>
      <w:r>
        <w:rPr>
          <w:lang w:val="pt-BR"/>
        </w:rPr>
        <w:t xml:space="preserve"> Diagrama de casos de uso</w:t>
      </w:r>
      <w:bookmarkEnd w:id="48"/>
    </w:p>
    <w:p w14:paraId="532BAD46" w14:textId="77777777" w:rsidR="00E01C3A" w:rsidRDefault="00CC3326">
      <w:pPr>
        <w:spacing w:after="120" w:line="360" w:lineRule="auto"/>
        <w:ind w:firstLine="709"/>
        <w:jc w:val="both"/>
        <w:rPr>
          <w:lang w:val="pt-BR"/>
        </w:rPr>
      </w:pPr>
      <w:r>
        <w:rPr>
          <w:highlight w:val="yellow"/>
          <w:lang w:val="pt-BR"/>
        </w:rPr>
        <w:t>[PENDENTE — inserir o diagrama de casos de uso, como figura numerada e citada no texto, com os atores e os casos de uso derivados dos requisitos funcionais RF01 a RF12 do Quadro 10. A inclusão de figura nesta subseção altera a numeração das figuras seguintes.]</w:t>
      </w:r>
    </w:p>
    <w:p w14:paraId="4DA33450" w14:textId="77777777" w:rsidR="00E01C3A" w:rsidRDefault="00CC3326">
      <w:pPr>
        <w:pStyle w:val="Heading3"/>
        <w:spacing w:before="360" w:after="240" w:line="360" w:lineRule="auto"/>
        <w:rPr>
          <w:lang w:val="pt-BR"/>
        </w:rPr>
        <w:pPrChange w:id="30687" w:author="Vitor Oliveira" w:date="2026-10-11T04:00:00Z">
          <w:pPr>
            <w:pStyle w:val="Heading2"/>
            <w:spacing w:before="360" w:after="240" w:line="360" w:lineRule="auto"/>
          </w:pPr>
        </w:pPrChange>
      </w:pPr>
      <w:bookmarkStart w:id="49" w:name="_Toc241792041"/>
      <w:del w:id="30311" w:author="Vitor Oliveira" w:date="2026-10-11T04:00:00Z">
        <w:r>
          <w:rPr>
            <w:lang w:val="pt-BR"/>
          </w:rPr>
          <w:delText xml:space="preserve">4.6</w:delText>
        </w:r>
      </w:del>
      <w:ins w:id="30312" w:author="Vitor Oliveira" w:date="2026-10-11T04:00:00Z">
        <w:r>
          <w:rPr>
            <w:lang w:val="pt-BR"/>
          </w:rPr>
          <w:t xml:space="preserve">3.12.6</w:t>
        </w:r>
      </w:ins>
      <w:r>
        <w:rPr>
          <w:lang w:val="pt-BR"/>
        </w:rPr>
        <w:t xml:space="preserve"> Desenho da arquitetura do sistema</w:t>
      </w:r>
      <w:bookmarkEnd w:id="49"/>
    </w:p>
    <w:p w14:paraId="091AD1C2" w14:textId="77777777" w:rsidR="00E01C3A" w:rsidRDefault="00CC3326">
      <w:pPr>
        <w:spacing w:after="120" w:line="360" w:lineRule="auto"/>
        <w:ind w:firstLine="709"/>
        <w:jc w:val="both"/>
        <w:rPr>
          <w:lang w:val="pt-BR"/>
        </w:rPr>
      </w:pPr>
      <w:r>
        <w:rPr>
          <w:lang w:val="pt-BR"/>
        </w:rPr>
        <w:t xml:space="preserve">A Figura 1 apresenta o sistema em sua totalidade. O fluxo principal percorre quatro estágios encadeados, todos executados em nuvem, e termina em um quinto estágio físico: o evento urbano é publicado na interface de dados, o serviço de decisão produz a estimativa de demanda e submete o estado resultante à inferência nebulosa, </w:t>
      </w:r>
      <w:r>
        <w:rPr>
          <w:lang w:val="pt-BR"/>
        </w:rPr>
        <w:t xml:space="preserve">a camada de verificação confronta o nível pretendido com o piso da ABNT NBR 5101 e o corrige quando necessário, o intermediário de mensagens entrega o comando já verificado e o nó de iluminação o executa sob a taxa máxima de decréscimo,</w:t>
      </w:r>
      <w:r>
        <w:rPr>
          <w:lang w:val="pt-BR"/>
        </w:rPr>
        <w:t xml:space="preserve"> devolvendo a iluminância medida. Em paralelo corre um segundo percurso, representado em tracejado: cada estágio grava no banco de dados o que recebeu e o que produziu, e é desse registro que o painel de acompanhamento se alimenta.</w:t>
      </w:r>
    </w:p>
    <w:p w14:paraId="64EDBA25" w14:textId="77777777" w:rsidR="00E01C3A" w:rsidRDefault="00CC3326">
      <w:pPr>
        <w:keepNext/>
        <w:spacing w:before="240"/>
        <w:jc w:val="center"/>
        <w:rPr>
          <w:lang w:val="pt-BR"/>
        </w:rPr>
      </w:pPr>
      <w:r>
        <w:rPr>
          <w:noProof/>
          <w:lang w:val="pt-BR"/>
        </w:rPr>
        <w:drawing>
          <wp:inline distT="0" distB="0" distL="0" distR="0" wp14:anchorId="56549F5B" wp14:editId="07724E36">
            <wp:extent cx="4700000" cy="5356574"/>
            <wp:effectExtent l="0" t="0" r="0" b="0"/>
            <wp:docPr id="101" name="Figura 1 - Arquitetura do sist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ura 1 - Arquitetura do sistema"/>
                    <pic:cNvPicPr/>
                  </pic:nvPicPr>
                  <pic:blipFill>
                    <a:blip r:embed="rId8"/>
                    <a:stretch>
                      <a:fillRect/>
                    </a:stretch>
                  </pic:blipFill>
                  <pic:spPr>
                    <a:xfrm>
                      <a:off x="0" y="0"/>
                      <a:ext cx="4700000" cy="5356574"/>
                    </a:xfrm>
                    <a:prstGeom prst="rect">
                      <a:avLst/>
                    </a:prstGeom>
                  </pic:spPr>
                </pic:pic>
              </a:graphicData>
            </a:graphic>
          </wp:inline>
        </w:drawing>
      </w:r>
    </w:p>
    <w:p w14:paraId="0F0AFFE7" w14:textId="77777777" w:rsidR="00E01C3A" w:rsidRDefault="00CC3326">
      <w:pPr>
        <w:keepNext/>
        <w:spacing w:before="130" w:after="60"/>
        <w:jc w:val="center"/>
        <w:rPr>
          <w:lang w:val="pt-BR"/>
        </w:rPr>
      </w:pPr>
      <w:r>
        <w:rPr>
          <w:sz w:val="20"/>
          <w:szCs w:val="20"/>
          <w:lang w:val="pt-BR"/>
        </w:rPr>
        <w:t>Figura 1 – Arquitetura do sistema</w:t>
      </w:r>
    </w:p>
    <w:p w14:paraId="3407E7F5" w14:textId="77777777" w:rsidR="00E01C3A" w:rsidRDefault="00CC3326">
      <w:pPr>
        <w:spacing w:after="280"/>
        <w:jc w:val="center"/>
        <w:rPr>
          <w:lang w:val="pt-BR"/>
        </w:rPr>
      </w:pPr>
      <w:r>
        <w:rPr>
          <w:sz w:val="20"/>
          <w:szCs w:val="20"/>
          <w:lang w:val="pt-BR"/>
        </w:rPr>
        <w:t>Fonte: Elaborado pelos autores (2026).</w:t>
      </w:r>
    </w:p>
    <w:p w14:paraId="2E5A6DD5" w14:textId="77777777" w:rsidR="00E01C3A" w:rsidRDefault="00CC3326">
      <w:pPr>
        <w:spacing w:after="120" w:line="360" w:lineRule="auto"/>
        <w:ind w:firstLine="709"/>
        <w:jc w:val="both"/>
        <w:rPr>
          <w:lang w:val="pt-BR"/>
        </w:rPr>
      </w:pPr>
      <w:r>
        <w:rPr>
          <w:lang w:val="pt-BR"/>
        </w:rPr>
        <w:t>Duas propriedades da figura merecem leitura atenta, porque são as que sustentam as afirmações do trabalho. A primeira é que a camada de verificação está no caminho do comando, e não ao lado dele: não existe trajeto pelo qual uma decisão da inferência alcance o nó sem passar pela verificação. A segunda é que o registro de auditoria é alimentado antes e depois da verificação, o que torna a correção observável — sem essa separação, a atuação da camada normativa seria afirmada e não demonstrada.</w:t>
      </w:r>
    </w:p>
    <w:p w14:paraId="5E345753" w14:textId="77777777" w:rsidR="00E01C3A" w:rsidRDefault="00CC3326">
      <w:pPr>
        <w:spacing w:after="120" w:line="360" w:lineRule="auto"/>
        <w:ind w:firstLine="709"/>
        <w:jc w:val="both"/>
        <w:rPr>
          <w:lang w:val="pt-BR"/>
        </w:rPr>
      </w:pPr>
      <w:r>
        <w:rPr>
          <w:lang w:val="pt-BR"/>
        </w:rPr>
        <w:t>O Quadro 12 responde de forma direta às questões de arquitetura que o projeto precisa esclarecer.</w:t>
      </w:r>
    </w:p>
    <w:p w14:paraId="1906E7EB" w14:textId="77777777" w:rsidR="00E01C3A" w:rsidRDefault="00CC3326">
      <w:pPr>
        <w:keepNext/>
        <w:spacing w:before="260" w:after="130"/>
        <w:rPr>
          <w:lang w:val="pt-BR"/>
        </w:rPr>
      </w:pPr>
      <w:r>
        <w:rPr>
          <w:sz w:val="20"/>
          <w:szCs w:val="20"/>
          <w:lang w:val="pt-BR"/>
        </w:rPr>
        <w:t>Quadro 12 – Decisões de arquitetura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0"/>
        <w:gridCol w:w="3100"/>
        <w:gridCol w:w="4221"/>
      </w:tblGrid>
      <w:tr w:rsidR="00E01C3A" w14:paraId="46584375" w14:textId="77777777">
        <w:trPr>
          <w:tblHeader/>
        </w:trPr>
        <w:tc>
          <w:tcPr>
            <w:tcW w:w="1750" w:type="dxa"/>
            <w:shd w:val="clear" w:color="auto" w:fill="EDEDED"/>
            <w:tcMar>
              <w:top w:w="70" w:type="dxa"/>
              <w:left w:w="90" w:type="dxa"/>
              <w:bottom w:w="70" w:type="dxa"/>
              <w:right w:w="90" w:type="dxa"/>
            </w:tcMar>
          </w:tcPr>
          <w:p w14:paraId="38FBD0E7" w14:textId="77777777" w:rsidR="00E01C3A" w:rsidRDefault="00CC3326">
            <w:r>
              <w:rPr>
                <w:b/>
                <w:bCs/>
                <w:sz w:val="20"/>
                <w:szCs w:val="20"/>
              </w:rPr>
              <w:t>Aspecto</w:t>
            </w:r>
          </w:p>
        </w:tc>
        <w:tc>
          <w:tcPr>
            <w:tcW w:w="3100" w:type="dxa"/>
            <w:shd w:val="clear" w:color="auto" w:fill="EDEDED"/>
            <w:tcMar>
              <w:top w:w="70" w:type="dxa"/>
              <w:left w:w="90" w:type="dxa"/>
              <w:bottom w:w="70" w:type="dxa"/>
              <w:right w:w="90" w:type="dxa"/>
            </w:tcMar>
          </w:tcPr>
          <w:p w14:paraId="2F8A000A" w14:textId="77777777" w:rsidR="00E01C3A" w:rsidRDefault="00CC3326">
            <w:r>
              <w:rPr>
                <w:b/>
                <w:bCs/>
                <w:sz w:val="20"/>
                <w:szCs w:val="20"/>
              </w:rPr>
              <w:t>Decisão</w:t>
            </w:r>
          </w:p>
        </w:tc>
        <w:tc>
          <w:tcPr>
            <w:tcW w:w="4221" w:type="dxa"/>
            <w:shd w:val="clear" w:color="auto" w:fill="EDEDED"/>
            <w:tcMar>
              <w:top w:w="70" w:type="dxa"/>
              <w:left w:w="90" w:type="dxa"/>
              <w:bottom w:w="70" w:type="dxa"/>
              <w:right w:w="90" w:type="dxa"/>
            </w:tcMar>
          </w:tcPr>
          <w:p w14:paraId="5C305C78" w14:textId="77777777" w:rsidR="00E01C3A" w:rsidRDefault="00CC3326">
            <w:r>
              <w:rPr>
                <w:b/>
                <w:bCs/>
                <w:sz w:val="20"/>
                <w:szCs w:val="20"/>
              </w:rPr>
              <w:t>Justificativa</w:t>
            </w:r>
          </w:p>
        </w:tc>
      </w:tr>
      <w:tr w:rsidR="00E01C3A" w:rsidRPr="00CE1B46" w14:paraId="110C1A49" w14:textId="77777777">
        <w:tc>
          <w:tcPr>
            <w:tcW w:w="1750" w:type="dxa"/>
            <w:tcMar>
              <w:top w:w="70" w:type="dxa"/>
              <w:left w:w="90" w:type="dxa"/>
              <w:bottom w:w="70" w:type="dxa"/>
              <w:right w:w="90" w:type="dxa"/>
            </w:tcMar>
          </w:tcPr>
          <w:p w14:paraId="4320AD81" w14:textId="77777777" w:rsidR="00E01C3A" w:rsidRDefault="00CC3326">
            <w:r>
              <w:rPr>
                <w:sz w:val="20"/>
                <w:szCs w:val="20"/>
              </w:rPr>
              <w:t>Implantação em nuvem</w:t>
            </w:r>
          </w:p>
        </w:tc>
        <w:tc>
          <w:tcPr>
            <w:tcW w:w="3100" w:type="dxa"/>
            <w:tcMar>
              <w:top w:w="70" w:type="dxa"/>
              <w:left w:w="90" w:type="dxa"/>
              <w:bottom w:w="70" w:type="dxa"/>
              <w:right w:w="90" w:type="dxa"/>
            </w:tcMar>
          </w:tcPr>
          <w:p w14:paraId="57AD0B13" w14:textId="77777777" w:rsidR="00E01C3A" w:rsidRPr="00CE1B46" w:rsidRDefault="00CC3326">
            <w:pPr>
              <w:rPr>
                <w:lang w:val="pt-BR"/>
              </w:rPr>
            </w:pPr>
            <w:r>
              <w:rPr>
                <w:sz w:val="20"/>
                <w:szCs w:val="20"/>
                <w:lang w:val="pt-BR"/>
              </w:rPr>
              <w:t>Sim. Toda a camada de software é implantada em provedor de nuvem, em máquina virtual, com os serviços em contêineres</w:t>
            </w:r>
          </w:p>
        </w:tc>
        <w:tc>
          <w:tcPr>
            <w:tcW w:w="4221" w:type="dxa"/>
            <w:tcMar>
              <w:top w:w="70" w:type="dxa"/>
              <w:left w:w="90" w:type="dxa"/>
              <w:bottom w:w="70" w:type="dxa"/>
              <w:right w:w="90" w:type="dxa"/>
            </w:tcMar>
          </w:tcPr>
          <w:p w14:paraId="248EB03F" w14:textId="77777777" w:rsidR="00E01C3A" w:rsidRPr="00CE1B46" w:rsidRDefault="00CC3326">
            <w:pPr>
              <w:rPr>
                <w:lang w:val="pt-BR"/>
              </w:rPr>
            </w:pPr>
            <w:r>
              <w:rPr>
                <w:sz w:val="20"/>
                <w:szCs w:val="20"/>
                <w:lang w:val="pt-BR"/>
              </w:rPr>
              <w:t xml:space="preserve">O nó precisa ser comandado de fora da rede local em que se encontra; detalhamento em </w:t>
            </w:r>
            <w:del w:id="30313" w:author="Vitor Oliveira" w:date="2026-10-11T04:00:00Z">
              <w:r>
                <w:rPr>
                  <w:sz w:val="20"/>
                  <w:szCs w:val="20"/>
                  <w:lang w:val="pt-BR"/>
                </w:rPr>
                <w:delText xml:space="preserve">4.6.1</w:delText>
              </w:r>
            </w:del>
            <w:ins w:id="30314" w:author="Vitor Oliveira" w:date="2026-10-11T04:00:00Z">
              <w:r>
                <w:rPr>
                  <w:sz w:val="20"/>
                  <w:szCs w:val="20"/>
                  <w:lang w:val="pt-BR"/>
                </w:rPr>
                <w:t xml:space="preserve">3.12.6.1</w:t>
              </w:r>
            </w:ins>
          </w:p>
        </w:tc>
      </w:tr>
      <w:tr w:rsidR="00E01C3A" w:rsidRPr="00CE1B46" w14:paraId="6524CFC6" w14:textId="77777777">
        <w:tc>
          <w:tcPr>
            <w:tcW w:w="1750" w:type="dxa"/>
            <w:tcMar>
              <w:top w:w="70" w:type="dxa"/>
              <w:left w:w="90" w:type="dxa"/>
              <w:bottom w:w="70" w:type="dxa"/>
              <w:right w:w="90" w:type="dxa"/>
            </w:tcMar>
          </w:tcPr>
          <w:p w14:paraId="18591B3E" w14:textId="77777777" w:rsidR="00E01C3A" w:rsidRDefault="00CC3326">
            <w:r>
              <w:rPr>
                <w:sz w:val="20"/>
                <w:szCs w:val="20"/>
              </w:rPr>
              <w:t>Back end</w:t>
            </w:r>
          </w:p>
        </w:tc>
        <w:tc>
          <w:tcPr>
            <w:tcW w:w="3100" w:type="dxa"/>
            <w:tcMar>
              <w:top w:w="70" w:type="dxa"/>
              <w:left w:w="90" w:type="dxa"/>
              <w:bottom w:w="70" w:type="dxa"/>
              <w:right w:w="90" w:type="dxa"/>
            </w:tcMar>
          </w:tcPr>
          <w:p w14:paraId="2D76E042" w14:textId="77777777" w:rsidR="00E01C3A" w:rsidRPr="00CE1B46" w:rsidRDefault="00CC3326">
            <w:pPr>
              <w:rPr>
                <w:lang w:val="pt-BR"/>
              </w:rPr>
            </w:pPr>
            <w:r>
              <w:rPr>
                <w:sz w:val="20"/>
                <w:szCs w:val="20"/>
                <w:lang w:val="pt-BR"/>
              </w:rPr>
              <w:t>Sim. Três serviços distintos: interface de dados urbanos, serviço de decisão — que reúne previsão, inferência e verificação — e intermediário de mensagens</w:t>
            </w:r>
          </w:p>
        </w:tc>
        <w:tc>
          <w:tcPr>
            <w:tcW w:w="4221" w:type="dxa"/>
            <w:tcMar>
              <w:top w:w="70" w:type="dxa"/>
              <w:left w:w="90" w:type="dxa"/>
              <w:bottom w:w="70" w:type="dxa"/>
              <w:right w:w="90" w:type="dxa"/>
            </w:tcMar>
          </w:tcPr>
          <w:p w14:paraId="4486096F" w14:textId="77777777" w:rsidR="00E01C3A" w:rsidRPr="00CE1B46" w:rsidRDefault="00CC3326">
            <w:pPr>
              <w:rPr>
                <w:lang w:val="pt-BR"/>
              </w:rPr>
            </w:pPr>
            <w:r>
              <w:rPr>
                <w:sz w:val="20"/>
                <w:szCs w:val="20"/>
                <w:lang w:val="pt-BR"/>
              </w:rPr>
              <w:t>Concentrar a decisão em serviço mantém o nó simples e permite alterar a base de regras sem regravar o firmware de nenhum nó implantado</w:t>
            </w:r>
          </w:p>
        </w:tc>
      </w:tr>
      <w:tr w:rsidR="00E01C3A" w:rsidRPr="00CE1B46" w14:paraId="33D1F4F1" w14:textId="77777777">
        <w:tc>
          <w:tcPr>
            <w:tcW w:w="1750" w:type="dxa"/>
            <w:tcMar>
              <w:top w:w="70" w:type="dxa"/>
              <w:left w:w="90" w:type="dxa"/>
              <w:bottom w:w="70" w:type="dxa"/>
              <w:right w:w="90" w:type="dxa"/>
            </w:tcMar>
          </w:tcPr>
          <w:p w14:paraId="5043C0B6" w14:textId="77777777" w:rsidR="00E01C3A" w:rsidRDefault="00CC3326">
            <w:r>
              <w:rPr>
                <w:sz w:val="20"/>
                <w:szCs w:val="20"/>
              </w:rPr>
              <w:t>Front end</w:t>
            </w:r>
          </w:p>
        </w:tc>
        <w:tc>
          <w:tcPr>
            <w:tcW w:w="3100" w:type="dxa"/>
            <w:tcMar>
              <w:top w:w="70" w:type="dxa"/>
              <w:left w:w="90" w:type="dxa"/>
              <w:bottom w:w="70" w:type="dxa"/>
              <w:right w:w="90" w:type="dxa"/>
            </w:tcMar>
          </w:tcPr>
          <w:p w14:paraId="5244E187" w14:textId="77777777" w:rsidR="00E01C3A" w:rsidRPr="00CE1B46" w:rsidRDefault="00CC3326">
            <w:pPr>
              <w:rPr>
                <w:lang w:val="pt-BR"/>
              </w:rPr>
            </w:pPr>
            <w:r>
              <w:rPr>
                <w:sz w:val="20"/>
                <w:szCs w:val="20"/>
                <w:lang w:val="pt-BR"/>
              </w:rPr>
              <w:t>Sim. Painel web estático, publicado em serviço de hospedagem de front end, que consome a interface de programação e apresenta a cadeia completa de cada decisão, com a explicação regra a regra; na demonstração, emula a publicação da plataforma</w:t>
            </w:r>
          </w:p>
        </w:tc>
        <w:tc>
          <w:tcPr>
            <w:tcW w:w="4221" w:type="dxa"/>
            <w:tcMar>
              <w:top w:w="70" w:type="dxa"/>
              <w:left w:w="90" w:type="dxa"/>
              <w:bottom w:w="70" w:type="dxa"/>
              <w:right w:w="90" w:type="dxa"/>
            </w:tcMar>
          </w:tcPr>
          <w:p w14:paraId="378CE8F6" w14:textId="77777777" w:rsidR="00E01C3A" w:rsidRPr="00CE1B46" w:rsidRDefault="00CC3326">
            <w:pPr>
              <w:rPr>
                <w:lang w:val="pt-BR"/>
              </w:rPr>
            </w:pPr>
            <w:r>
              <w:rPr>
                <w:sz w:val="20"/>
                <w:szCs w:val="20"/>
                <w:lang w:val="pt-BR"/>
              </w:rPr>
              <w:t>É a interface pela qual a conformidade normativa se torna observável durante a execução e durante a defesa</w:t>
            </w:r>
          </w:p>
        </w:tc>
      </w:tr>
      <w:tr w:rsidR="00E01C3A" w:rsidRPr="00CE1B46" w14:paraId="5980BA7D" w14:textId="77777777">
        <w:tc>
          <w:tcPr>
            <w:tcW w:w="1750" w:type="dxa"/>
            <w:tcMar>
              <w:top w:w="70" w:type="dxa"/>
              <w:left w:w="90" w:type="dxa"/>
              <w:bottom w:w="70" w:type="dxa"/>
              <w:right w:w="90" w:type="dxa"/>
            </w:tcMar>
          </w:tcPr>
          <w:p w14:paraId="18AE97A5" w14:textId="77777777" w:rsidR="00E01C3A" w:rsidRDefault="00CC3326">
            <w:r>
              <w:rPr>
                <w:sz w:val="20"/>
                <w:szCs w:val="20"/>
              </w:rPr>
              <w:t>Banco de dados</w:t>
            </w:r>
          </w:p>
        </w:tc>
        <w:tc>
          <w:tcPr>
            <w:tcW w:w="3100" w:type="dxa"/>
            <w:tcMar>
              <w:top w:w="70" w:type="dxa"/>
              <w:left w:w="90" w:type="dxa"/>
              <w:bottom w:w="70" w:type="dxa"/>
              <w:right w:w="90" w:type="dxa"/>
            </w:tcMar>
          </w:tcPr>
          <w:p w14:paraId="7CFC6376" w14:textId="77777777" w:rsidR="00E01C3A" w:rsidRPr="00CE1B46" w:rsidRDefault="00CC3326">
            <w:pPr>
              <w:rPr>
                <w:lang w:val="pt-BR"/>
              </w:rPr>
            </w:pPr>
            <w:r>
              <w:rPr>
                <w:sz w:val="20"/>
                <w:szCs w:val="20"/>
                <w:lang w:val="pt-BR"/>
              </w:rPr>
              <w:t xml:space="preserve">Sim. Banco relacional em contêiner, com as entidades do Quadro </w:t>
            </w:r>
            <w:del w:id="30315" w:author="Vitor Oliveira" w:date="2026-10-11T04:00:00Z">
              <w:r>
                <w:rPr>
                  <w:sz w:val="20"/>
                  <w:szCs w:val="20"/>
                  <w:lang w:val="pt-BR"/>
                </w:rPr>
                <w:delText xml:space="preserve">15</w:delText>
              </w:r>
            </w:del>
            <w:ins w:id="30316" w:author="Vitor Oliveira" w:date="2026-10-11T04:00:00Z">
              <w:r>
                <w:rPr>
                  <w:sz w:val="20"/>
                  <w:szCs w:val="20"/>
                  <w:lang w:val="pt-BR"/>
                </w:rPr>
                <w:t xml:space="preserve">16</w:t>
              </w:r>
            </w:ins>
            <w:r>
              <w:rPr>
                <w:sz w:val="20"/>
                <w:szCs w:val="20"/>
                <w:lang w:val="pt-BR"/>
              </w:rPr>
              <w:t xml:space="preserve"> e o modelo da Figura 3</w:t>
            </w:r>
          </w:p>
        </w:tc>
        <w:tc>
          <w:tcPr>
            <w:tcW w:w="4221" w:type="dxa"/>
            <w:tcMar>
              <w:top w:w="70" w:type="dxa"/>
              <w:left w:w="90" w:type="dxa"/>
              <w:bottom w:w="70" w:type="dxa"/>
              <w:right w:w="90" w:type="dxa"/>
            </w:tcMar>
          </w:tcPr>
          <w:p w14:paraId="7980B3DA" w14:textId="77777777" w:rsidR="00E01C3A" w:rsidRPr="00CE1B46" w:rsidRDefault="00CC3326">
            <w:pPr>
              <w:rPr>
                <w:lang w:val="pt-BR"/>
              </w:rPr>
            </w:pPr>
            <w:r>
              <w:rPr>
                <w:sz w:val="20"/>
                <w:szCs w:val="20"/>
                <w:lang w:val="pt-BR"/>
              </w:rPr>
              <w:t xml:space="preserve">A auditabilidade afirmada pelo trabalho é, em termos de projeto, uma propriedade de integridade referencial; justificativa em </w:t>
            </w:r>
            <w:del w:id="30317" w:author="Vitor Oliveira" w:date="2026-10-11T04:00:00Z">
              <w:r>
                <w:rPr>
                  <w:sz w:val="20"/>
                  <w:szCs w:val="20"/>
                  <w:lang w:val="pt-BR"/>
                </w:rPr>
                <w:delText xml:space="preserve">4.7.1</w:delText>
              </w:r>
            </w:del>
            <w:ins w:id="30318" w:author="Vitor Oliveira" w:date="2026-10-11T04:00:00Z">
              <w:r>
                <w:rPr>
                  <w:sz w:val="20"/>
                  <w:szCs w:val="20"/>
                  <w:lang w:val="pt-BR"/>
                </w:rPr>
                <w:t xml:space="preserve">3.13.1</w:t>
              </w:r>
            </w:ins>
          </w:p>
        </w:tc>
      </w:tr>
      <w:tr w:rsidR="00E01C3A" w14:paraId="59142A06" w14:textId="77777777">
        <w:tc>
          <w:tcPr>
            <w:tcW w:w="1750" w:type="dxa"/>
            <w:tcMar>
              <w:top w:w="70" w:type="dxa"/>
              <w:left w:w="90" w:type="dxa"/>
              <w:bottom w:w="70" w:type="dxa"/>
              <w:right w:w="90" w:type="dxa"/>
            </w:tcMar>
          </w:tcPr>
          <w:p w14:paraId="3A7F36D6" w14:textId="77777777" w:rsidR="00E01C3A" w:rsidRDefault="00CC3326">
            <w:r>
              <w:rPr>
                <w:sz w:val="20"/>
                <w:szCs w:val="20"/>
              </w:rPr>
              <w:t>Aplicativo móvel</w:t>
            </w:r>
          </w:p>
        </w:tc>
        <w:tc>
          <w:tcPr>
            <w:tcW w:w="3100" w:type="dxa"/>
            <w:tcMar>
              <w:top w:w="70" w:type="dxa"/>
              <w:left w:w="90" w:type="dxa"/>
              <w:bottom w:w="70" w:type="dxa"/>
              <w:right w:w="90" w:type="dxa"/>
            </w:tcMar>
          </w:tcPr>
          <w:p w14:paraId="3D677906" w14:textId="77777777" w:rsidR="00E01C3A" w:rsidRPr="00CE1B46" w:rsidRDefault="00CC3326">
            <w:pPr>
              <w:rPr>
                <w:lang w:val="pt-BR"/>
              </w:rPr>
            </w:pPr>
            <w:r>
              <w:rPr>
                <w:sz w:val="20"/>
                <w:szCs w:val="20"/>
                <w:lang w:val="pt-BR"/>
              </w:rPr>
              <w:t>Não. O painel é acessível por navegador em dispositivo móvel, mas não há aplicativo nativo</w:t>
            </w:r>
          </w:p>
        </w:tc>
        <w:tc>
          <w:tcPr>
            <w:tcW w:w="4221" w:type="dxa"/>
            <w:tcMar>
              <w:top w:w="70" w:type="dxa"/>
              <w:left w:w="90" w:type="dxa"/>
              <w:bottom w:w="70" w:type="dxa"/>
              <w:right w:w="90" w:type="dxa"/>
            </w:tcMar>
          </w:tcPr>
          <w:p w14:paraId="459AA762" w14:textId="77777777" w:rsidR="00E01C3A" w:rsidRDefault="00CC3326">
            <w:r>
              <w:rPr>
                <w:sz w:val="20"/>
                <w:szCs w:val="20"/>
                <w:lang w:val="pt-BR"/>
              </w:rPr>
              <w:t xml:space="preserve">O destinatário da informação é o operador do sistema de iluminação, e não o cidadão; um aplicativo nativo acrescentaria superfície de desenvolvimento sem acrescentar função verificável. </w:t>
            </w:r>
            <w:r>
              <w:rPr>
                <w:sz w:val="20"/>
                <w:szCs w:val="20"/>
              </w:rPr>
              <w:t>Registra-se como decisão, e não como omissão</w:t>
            </w:r>
          </w:p>
        </w:tc>
      </w:tr>
      <w:tr w:rsidR="00E01C3A" w:rsidRPr="00CE1B46" w14:paraId="403D6567" w14:textId="77777777">
        <w:tc>
          <w:tcPr>
            <w:tcW w:w="1750" w:type="dxa"/>
            <w:tcMar>
              <w:top w:w="70" w:type="dxa"/>
              <w:left w:w="90" w:type="dxa"/>
              <w:bottom w:w="70" w:type="dxa"/>
              <w:right w:w="90" w:type="dxa"/>
            </w:tcMar>
          </w:tcPr>
          <w:p w14:paraId="759D16B2" w14:textId="77777777" w:rsidR="00E01C3A" w:rsidRDefault="00CC3326">
            <w:r>
              <w:rPr>
                <w:sz w:val="20"/>
                <w:szCs w:val="20"/>
              </w:rPr>
              <w:t>Software embarcado</w:t>
            </w:r>
          </w:p>
        </w:tc>
        <w:tc>
          <w:tcPr>
            <w:tcW w:w="3100" w:type="dxa"/>
            <w:tcMar>
              <w:top w:w="70" w:type="dxa"/>
              <w:left w:w="90" w:type="dxa"/>
              <w:bottom w:w="70" w:type="dxa"/>
              <w:right w:w="90" w:type="dxa"/>
            </w:tcMar>
          </w:tcPr>
          <w:p w14:paraId="267CA7CC" w14:textId="77777777" w:rsidR="00E01C3A" w:rsidRPr="00CE1B46" w:rsidRDefault="00CC3326">
            <w:pPr>
              <w:rPr>
                <w:lang w:val="pt-BR"/>
              </w:rPr>
            </w:pPr>
            <w:r>
              <w:rPr>
                <w:sz w:val="20"/>
                <w:szCs w:val="20"/>
                <w:lang w:val="pt-BR"/>
              </w:rPr>
              <w:t>Sim. Firmware próprio no nó, responsável pela atuação e pela medição</w:t>
            </w:r>
          </w:p>
        </w:tc>
        <w:tc>
          <w:tcPr>
            <w:tcW w:w="4221" w:type="dxa"/>
            <w:tcMar>
              <w:top w:w="70" w:type="dxa"/>
              <w:left w:w="90" w:type="dxa"/>
              <w:bottom w:w="70" w:type="dxa"/>
              <w:right w:w="90" w:type="dxa"/>
            </w:tcMar>
          </w:tcPr>
          <w:p w14:paraId="173DFDC6" w14:textId="77777777" w:rsidR="00E01C3A" w:rsidRPr="00CE1B46" w:rsidRDefault="00CC3326">
            <w:pPr>
              <w:rPr>
                <w:lang w:val="pt-BR"/>
              </w:rPr>
            </w:pPr>
            <w:r>
              <w:rPr>
                <w:sz w:val="20"/>
                <w:szCs w:val="20"/>
                <w:lang w:val="pt-BR"/>
              </w:rPr>
              <w:t>Medir a iluminância entregue é o que permite confrontar o nível decidido com o nível efetivamente produzido</w:t>
            </w:r>
          </w:p>
        </w:tc>
      </w:tr>
      <w:tr w:rsidR="00E01C3A" w14:paraId="40A3D768" w14:textId="77777777">
        <w:tc>
          <w:tcPr>
            <w:tcW w:w="1750" w:type="dxa"/>
            <w:tcMar>
              <w:top w:w="70" w:type="dxa"/>
              <w:left w:w="90" w:type="dxa"/>
              <w:bottom w:w="70" w:type="dxa"/>
              <w:right w:w="90" w:type="dxa"/>
            </w:tcMar>
          </w:tcPr>
          <w:p w14:paraId="0E67FD68" w14:textId="77777777" w:rsidR="00E01C3A" w:rsidRPr="00CE1B46" w:rsidRDefault="00CC3326">
            <w:pPr>
              <w:rPr>
                <w:lang w:val="pt-BR"/>
              </w:rPr>
            </w:pPr>
            <w:r>
              <w:rPr>
                <w:sz w:val="20"/>
                <w:szCs w:val="20"/>
                <w:lang w:val="pt-BR"/>
              </w:rPr>
              <w:t>Localização do serviço de decisão</w:t>
            </w:r>
          </w:p>
        </w:tc>
        <w:tc>
          <w:tcPr>
            <w:tcW w:w="3100" w:type="dxa"/>
            <w:tcMar>
              <w:top w:w="70" w:type="dxa"/>
              <w:left w:w="90" w:type="dxa"/>
              <w:bottom w:w="70" w:type="dxa"/>
              <w:right w:w="90" w:type="dxa"/>
            </w:tcMar>
          </w:tcPr>
          <w:p w14:paraId="46714237" w14:textId="77777777" w:rsidR="00E01C3A" w:rsidRPr="00CE1B46" w:rsidRDefault="00CC3326">
            <w:pPr>
              <w:rPr>
                <w:lang w:val="pt-BR"/>
              </w:rPr>
            </w:pPr>
            <w:r>
              <w:rPr>
                <w:sz w:val="20"/>
                <w:szCs w:val="20"/>
                <w:lang w:val="pt-BR"/>
              </w:rPr>
              <w:t>Serviço municipal autônomo, externo à plataforma de monitoramento e ao sistema de telegestão: consome a interface da primeira e comanda o segundo</w:t>
            </w:r>
          </w:p>
        </w:tc>
        <w:tc>
          <w:tcPr>
            <w:tcW w:w="4221" w:type="dxa"/>
            <w:tcMar>
              <w:top w:w="70" w:type="dxa"/>
              <w:left w:w="90" w:type="dxa"/>
              <w:bottom w:w="70" w:type="dxa"/>
              <w:right w:w="90" w:type="dxa"/>
            </w:tcMar>
          </w:tcPr>
          <w:p w14:paraId="0206241B" w14:textId="77777777" w:rsidR="00E01C3A" w:rsidRDefault="00CC3326">
            <w:r>
              <w:rPr>
                <w:sz w:val="20"/>
                <w:szCs w:val="20"/>
                <w:lang w:val="pt-BR"/>
              </w:rPr>
              <w:t xml:space="preserve">Alojá-lo na plataforma converteria integração em extensão e transformaria a garantia arquitetural de proteção de dados de 3.10 em compromisso de política. </w:t>
            </w:r>
            <w:r>
              <w:rPr>
                <w:sz w:val="20"/>
                <w:szCs w:val="20"/>
              </w:rPr>
              <w:t>Justificativa completa em 3.2</w:t>
            </w:r>
          </w:p>
        </w:tc>
      </w:tr>
    </w:tbl>
    <w:p w14:paraId="688B8214" w14:textId="77777777" w:rsidR="00E01C3A" w:rsidRDefault="00CC3326">
      <w:pPr>
        <w:spacing w:before="130" w:after="260"/>
        <w:rPr>
          <w:lang w:val="pt-BR"/>
        </w:rPr>
      </w:pPr>
      <w:r>
        <w:rPr>
          <w:sz w:val="20"/>
          <w:szCs w:val="20"/>
          <w:lang w:val="pt-BR"/>
        </w:rPr>
        <w:t>Fonte: Elaborado pelos autores (2026).</w:t>
      </w:r>
    </w:p>
    <w:p w14:paraId="4B0A2D2E" w14:textId="77777777" w:rsidR="00E01C3A" w:rsidRDefault="00CC3326">
      <w:pPr>
        <w:spacing w:after="120" w:line="360" w:lineRule="auto"/>
        <w:ind w:firstLine="709"/>
        <w:jc w:val="both"/>
        <w:rPr>
          <w:lang w:val="pt-BR"/>
        </w:rPr>
      </w:pPr>
      <w:r>
        <w:rPr>
          <w:lang w:val="pt-BR"/>
        </w:rPr>
        <w:t>O Quadro 13 discrimina os componentes, a tecnologia adotada em cada um e a responsabilidade que lhe cabe.</w:t>
      </w:r>
    </w:p>
    <w:p w14:paraId="60741779" w14:textId="77777777" w:rsidR="00E01C3A" w:rsidRDefault="00CC3326">
      <w:pPr>
        <w:keepNext/>
        <w:spacing w:before="260" w:after="130"/>
        <w:rPr>
          <w:lang w:val="pt-BR"/>
        </w:rPr>
      </w:pPr>
      <w:r>
        <w:rPr>
          <w:sz w:val="20"/>
          <w:szCs w:val="20"/>
          <w:lang w:val="pt-BR"/>
        </w:rPr>
        <w:t>Quadro 13 – Componentes, tecnologias adotadas e responsabilidades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000"/>
        <w:gridCol w:w="3771"/>
      </w:tblGrid>
      <w:tr w:rsidR="00E01C3A" w14:paraId="7E146C70" w14:textId="77777777">
        <w:trPr>
          <w:tblHeader/>
        </w:trPr>
        <w:tc>
          <w:tcPr>
            <w:tcW w:w="2300" w:type="dxa"/>
            <w:shd w:val="clear" w:color="auto" w:fill="EDEDED"/>
            <w:tcMar>
              <w:top w:w="70" w:type="dxa"/>
              <w:left w:w="90" w:type="dxa"/>
              <w:bottom w:w="70" w:type="dxa"/>
              <w:right w:w="90" w:type="dxa"/>
            </w:tcMar>
          </w:tcPr>
          <w:p w14:paraId="60B56E06" w14:textId="77777777" w:rsidR="00E01C3A" w:rsidRDefault="00CC3326">
            <w:r>
              <w:rPr>
                <w:b/>
                <w:bCs/>
                <w:sz w:val="20"/>
                <w:szCs w:val="20"/>
              </w:rPr>
              <w:t>Componente</w:t>
            </w:r>
          </w:p>
        </w:tc>
        <w:tc>
          <w:tcPr>
            <w:tcW w:w="3000" w:type="dxa"/>
            <w:shd w:val="clear" w:color="auto" w:fill="EDEDED"/>
            <w:tcMar>
              <w:top w:w="70" w:type="dxa"/>
              <w:left w:w="90" w:type="dxa"/>
              <w:bottom w:w="70" w:type="dxa"/>
              <w:right w:w="90" w:type="dxa"/>
            </w:tcMar>
          </w:tcPr>
          <w:p w14:paraId="2B4AB9B1" w14:textId="77777777" w:rsidR="00E01C3A" w:rsidRDefault="00CC3326">
            <w:r>
              <w:rPr>
                <w:b/>
                <w:bCs/>
                <w:sz w:val="20"/>
                <w:szCs w:val="20"/>
              </w:rPr>
              <w:t>Tecnologia adotada</w:t>
            </w:r>
          </w:p>
        </w:tc>
        <w:tc>
          <w:tcPr>
            <w:tcW w:w="3771" w:type="dxa"/>
            <w:shd w:val="clear" w:color="auto" w:fill="EDEDED"/>
            <w:tcMar>
              <w:top w:w="70" w:type="dxa"/>
              <w:left w:w="90" w:type="dxa"/>
              <w:bottom w:w="70" w:type="dxa"/>
              <w:right w:w="90" w:type="dxa"/>
            </w:tcMar>
          </w:tcPr>
          <w:p w14:paraId="6CC28926" w14:textId="77777777" w:rsidR="00E01C3A" w:rsidRDefault="00CC3326">
            <w:r>
              <w:rPr>
                <w:b/>
                <w:bCs/>
                <w:sz w:val="20"/>
                <w:szCs w:val="20"/>
              </w:rPr>
              <w:t>Responsabilidade</w:t>
            </w:r>
          </w:p>
        </w:tc>
      </w:tr>
      <w:tr w:rsidR="00E01C3A" w:rsidRPr="00CE1B46" w14:paraId="2A769079" w14:textId="77777777">
        <w:tc>
          <w:tcPr>
            <w:tcW w:w="2300" w:type="dxa"/>
            <w:tcMar>
              <w:top w:w="70" w:type="dxa"/>
              <w:left w:w="90" w:type="dxa"/>
              <w:bottom w:w="70" w:type="dxa"/>
              <w:right w:w="90" w:type="dxa"/>
            </w:tcMar>
          </w:tcPr>
          <w:p w14:paraId="70910BC8" w14:textId="77777777" w:rsidR="00E01C3A" w:rsidRDefault="00CC3326">
            <w:r>
              <w:rPr>
                <w:sz w:val="20"/>
                <w:szCs w:val="20"/>
              </w:rPr>
              <w:t>Interface de dados urbanos</w:t>
            </w:r>
          </w:p>
        </w:tc>
        <w:tc>
          <w:tcPr>
            <w:tcW w:w="3000" w:type="dxa"/>
            <w:tcMar>
              <w:top w:w="70" w:type="dxa"/>
              <w:left w:w="90" w:type="dxa"/>
              <w:bottom w:w="70" w:type="dxa"/>
              <w:right w:w="90" w:type="dxa"/>
            </w:tcMar>
          </w:tcPr>
          <w:p w14:paraId="077DE4AE" w14:textId="77777777" w:rsidR="00E01C3A" w:rsidRDefault="00CC3326">
            <w:r>
              <w:rPr>
                <w:sz w:val="20"/>
                <w:szCs w:val="20"/>
              </w:rPr>
              <w:t>Python 3 com framework FastAPI; interface REST sobre HTTP, cargas em JSON</w:t>
            </w:r>
          </w:p>
        </w:tc>
        <w:tc>
          <w:tcPr>
            <w:tcW w:w="3771" w:type="dxa"/>
            <w:tcMar>
              <w:top w:w="70" w:type="dxa"/>
              <w:left w:w="90" w:type="dxa"/>
              <w:bottom w:w="70" w:type="dxa"/>
              <w:right w:w="90" w:type="dxa"/>
            </w:tcMar>
          </w:tcPr>
          <w:p w14:paraId="03BAA5C8" w14:textId="77777777" w:rsidR="00E01C3A" w:rsidRPr="00CE1B46" w:rsidRDefault="00CC3326">
            <w:pPr>
              <w:rPr>
                <w:lang w:val="pt-BR"/>
              </w:rPr>
            </w:pPr>
            <w:r>
              <w:rPr>
                <w:sz w:val="20"/>
                <w:szCs w:val="20"/>
                <w:lang w:val="pt-BR"/>
              </w:rPr>
              <w:t>Receber, validar e disponibilizar os eventos que descrevem o estado da via</w:t>
            </w:r>
          </w:p>
        </w:tc>
      </w:tr>
      <w:tr w:rsidR="00E01C3A" w:rsidRPr="00CE1B46" w14:paraId="09751819" w14:textId="77777777">
        <w:tc>
          <w:tcPr>
            <w:tcW w:w="2300" w:type="dxa"/>
            <w:tcMar>
              <w:top w:w="70" w:type="dxa"/>
              <w:left w:w="90" w:type="dxa"/>
              <w:bottom w:w="70" w:type="dxa"/>
              <w:right w:w="90" w:type="dxa"/>
            </w:tcMar>
          </w:tcPr>
          <w:p w14:paraId="219128E2" w14:textId="77777777" w:rsidR="00E01C3A" w:rsidRDefault="00CC3326">
            <w:r>
              <w:rPr>
                <w:sz w:val="20"/>
                <w:szCs w:val="20"/>
              </w:rPr>
              <w:t>Serviço de decisão — previsão</w:t>
            </w:r>
          </w:p>
        </w:tc>
        <w:tc>
          <w:tcPr>
            <w:tcW w:w="3000" w:type="dxa"/>
            <w:tcMar>
              <w:top w:w="70" w:type="dxa"/>
              <w:left w:w="90" w:type="dxa"/>
              <w:bottom w:w="70" w:type="dxa"/>
              <w:right w:w="90" w:type="dxa"/>
            </w:tcMar>
          </w:tcPr>
          <w:p w14:paraId="58DA1F0C" w14:textId="77777777" w:rsidR="00E01C3A" w:rsidRPr="00CE1B46" w:rsidRDefault="00CC3326">
            <w:pPr>
              <w:rPr>
                <w:lang w:val="pt-BR"/>
              </w:rPr>
            </w:pPr>
            <w:r>
              <w:rPr>
                <w:sz w:val="20"/>
                <w:szCs w:val="20"/>
                <w:lang w:val="pt-BR"/>
              </w:rPr>
              <w:t>Python 3 com biblioteca de árvores impulsionadas por gradiente (XGBoost)</w:t>
            </w:r>
          </w:p>
        </w:tc>
        <w:tc>
          <w:tcPr>
            <w:tcW w:w="3771" w:type="dxa"/>
            <w:tcMar>
              <w:top w:w="70" w:type="dxa"/>
              <w:left w:w="90" w:type="dxa"/>
              <w:bottom w:w="70" w:type="dxa"/>
              <w:right w:w="90" w:type="dxa"/>
            </w:tcMar>
          </w:tcPr>
          <w:p w14:paraId="42E5EAFF" w14:textId="77777777" w:rsidR="00E01C3A" w:rsidRPr="00CE1B46" w:rsidRDefault="00CC3326">
            <w:pPr>
              <w:rPr>
                <w:lang w:val="pt-BR"/>
              </w:rPr>
            </w:pPr>
            <w:r>
              <w:rPr>
                <w:sz w:val="20"/>
                <w:szCs w:val="20"/>
                <w:lang w:val="pt-BR"/>
              </w:rPr>
              <w:t>Produzir a estimativa de demanda para o horizonte de curto prazo, conforme 3.6</w:t>
            </w:r>
          </w:p>
        </w:tc>
      </w:tr>
      <w:tr w:rsidR="00E01C3A" w:rsidRPr="00CE1B46" w14:paraId="60B692F9" w14:textId="77777777">
        <w:tc>
          <w:tcPr>
            <w:tcW w:w="2300" w:type="dxa"/>
            <w:tcMar>
              <w:top w:w="70" w:type="dxa"/>
              <w:left w:w="90" w:type="dxa"/>
              <w:bottom w:w="70" w:type="dxa"/>
              <w:right w:w="90" w:type="dxa"/>
            </w:tcMar>
          </w:tcPr>
          <w:p w14:paraId="6C2A3A4A" w14:textId="77777777" w:rsidR="00E01C3A" w:rsidRDefault="00CC3326">
            <w:r>
              <w:rPr>
                <w:sz w:val="20"/>
                <w:szCs w:val="20"/>
              </w:rPr>
              <w:t>Serviço de decisão — inferência</w:t>
            </w:r>
          </w:p>
        </w:tc>
        <w:tc>
          <w:tcPr>
            <w:tcW w:w="3000" w:type="dxa"/>
            <w:tcMar>
              <w:top w:w="70" w:type="dxa"/>
              <w:left w:w="90" w:type="dxa"/>
              <w:bottom w:w="70" w:type="dxa"/>
              <w:right w:w="90" w:type="dxa"/>
            </w:tcMar>
          </w:tcPr>
          <w:p w14:paraId="2B0B2677" w14:textId="77777777" w:rsidR="00E01C3A" w:rsidRPr="00CE1B46" w:rsidRDefault="00CC3326">
            <w:pPr>
              <w:rPr>
                <w:lang w:val="pt-BR"/>
              </w:rPr>
            </w:pPr>
            <w:r>
              <w:rPr>
                <w:sz w:val="20"/>
                <w:szCs w:val="20"/>
                <w:lang w:val="pt-BR"/>
              </w:rPr>
              <w:t>Python 3 com biblioteca de lógica nebulosa (scikit-fuzzy), método de Mamdani</w:t>
            </w:r>
          </w:p>
        </w:tc>
        <w:tc>
          <w:tcPr>
            <w:tcW w:w="3771" w:type="dxa"/>
            <w:tcMar>
              <w:top w:w="70" w:type="dxa"/>
              <w:left w:w="90" w:type="dxa"/>
              <w:bottom w:w="70" w:type="dxa"/>
              <w:right w:w="90" w:type="dxa"/>
            </w:tcMar>
          </w:tcPr>
          <w:p w14:paraId="65CF6730" w14:textId="77777777" w:rsidR="00E01C3A" w:rsidRPr="00CE1B46" w:rsidRDefault="00CC3326">
            <w:pPr>
              <w:rPr>
                <w:lang w:val="pt-BR"/>
              </w:rPr>
            </w:pPr>
            <w:r>
              <w:rPr>
                <w:sz w:val="20"/>
                <w:szCs w:val="20"/>
                <w:lang w:val="pt-BR"/>
              </w:rPr>
              <w:t>Determinar o nível pretendido de iluminação a partir do estado descrito, conforme 3.7</w:t>
            </w:r>
          </w:p>
        </w:tc>
      </w:tr>
      <w:tr w:rsidR="00E01C3A" w:rsidRPr="00CE1B46" w14:paraId="7DE3A5FC" w14:textId="77777777">
        <w:tc>
          <w:tcPr>
            <w:tcW w:w="2300" w:type="dxa"/>
            <w:tcMar>
              <w:top w:w="70" w:type="dxa"/>
              <w:left w:w="90" w:type="dxa"/>
              <w:bottom w:w="70" w:type="dxa"/>
              <w:right w:w="90" w:type="dxa"/>
            </w:tcMar>
          </w:tcPr>
          <w:p w14:paraId="573141EF" w14:textId="77777777" w:rsidR="00E01C3A" w:rsidRDefault="00CC3326">
            <w:r>
              <w:rPr>
                <w:sz w:val="20"/>
                <w:szCs w:val="20"/>
              </w:rPr>
              <w:t>Camada de verificação normativa</w:t>
            </w:r>
          </w:p>
        </w:tc>
        <w:tc>
          <w:tcPr>
            <w:tcW w:w="3000" w:type="dxa"/>
            <w:tcMar>
              <w:top w:w="70" w:type="dxa"/>
              <w:left w:w="90" w:type="dxa"/>
              <w:bottom w:w="70" w:type="dxa"/>
              <w:right w:w="90" w:type="dxa"/>
            </w:tcMar>
          </w:tcPr>
          <w:p w14:paraId="17BB41BF" w14:textId="77777777" w:rsidR="00E01C3A" w:rsidRPr="00CE1B46" w:rsidRDefault="00CC3326">
            <w:pPr>
              <w:rPr>
                <w:lang w:val="pt-BR"/>
              </w:rPr>
            </w:pPr>
            <w:r>
              <w:rPr>
                <w:sz w:val="20"/>
                <w:szCs w:val="20"/>
                <w:lang w:val="pt-BR"/>
              </w:rPr>
              <w:t>Módulo próprio em Python 3, com critérios lidos da tabela de classes de iluminação</w:t>
            </w:r>
          </w:p>
        </w:tc>
        <w:tc>
          <w:tcPr>
            <w:tcW w:w="3771" w:type="dxa"/>
            <w:tcMar>
              <w:top w:w="70" w:type="dxa"/>
              <w:left w:w="90" w:type="dxa"/>
              <w:bottom w:w="70" w:type="dxa"/>
              <w:right w:w="90" w:type="dxa"/>
            </w:tcMar>
          </w:tcPr>
          <w:p w14:paraId="05D600A6" w14:textId="77777777" w:rsidR="00E01C3A" w:rsidRPr="00CE1B46" w:rsidRDefault="00CC3326">
            <w:pPr>
              <w:rPr>
                <w:lang w:val="pt-BR"/>
              </w:rPr>
            </w:pPr>
            <w:r>
              <w:rPr>
                <w:sz w:val="20"/>
                <w:szCs w:val="20"/>
                <w:lang w:val="pt-BR"/>
              </w:rPr>
              <w:t xml:space="preserve">Confrontar o nível pretendido com o piso, corrigi-lo quando necessário, registrar a correção e enviar ao nó o piso e a taxa da classe</w:t>
            </w:r>
          </w:p>
        </w:tc>
      </w:tr>
      <w:tr w:rsidR="00E01C3A" w:rsidRPr="00CE1B46" w14:paraId="4D884589" w14:textId="77777777">
        <w:tc>
          <w:tcPr>
            <w:tcW w:w="2300" w:type="dxa"/>
            <w:tcMar>
              <w:top w:w="70" w:type="dxa"/>
              <w:left w:w="90" w:type="dxa"/>
              <w:bottom w:w="70" w:type="dxa"/>
              <w:right w:w="90" w:type="dxa"/>
            </w:tcMar>
          </w:tcPr>
          <w:p w14:paraId="2163B1E7" w14:textId="77777777" w:rsidR="00E01C3A" w:rsidRDefault="00CC3326">
            <w:r>
              <w:rPr>
                <w:sz w:val="20"/>
                <w:szCs w:val="20"/>
              </w:rPr>
              <w:t>Intermediário de mensagens</w:t>
            </w:r>
          </w:p>
        </w:tc>
        <w:tc>
          <w:tcPr>
            <w:tcW w:w="3000" w:type="dxa"/>
            <w:tcMar>
              <w:top w:w="70" w:type="dxa"/>
              <w:left w:w="90" w:type="dxa"/>
              <w:bottom w:w="70" w:type="dxa"/>
              <w:right w:w="90" w:type="dxa"/>
            </w:tcMar>
          </w:tcPr>
          <w:p w14:paraId="08ACC06A" w14:textId="77777777" w:rsidR="00E01C3A" w:rsidRPr="00CE1B46" w:rsidRDefault="00CC3326">
            <w:pPr>
              <w:rPr>
                <w:lang w:val="pt-BR"/>
              </w:rPr>
            </w:pPr>
            <w:r>
              <w:rPr>
                <w:sz w:val="20"/>
                <w:szCs w:val="20"/>
                <w:lang w:val="pt-BR"/>
              </w:rPr>
              <w:t>Broker MQTT 5.0 sobre canal cifrado, com credencial por dispositivo; o nó conecta em MQTT 3.1.1, versão suportada pelo núcleo do microcontrolador, que oferece tudo o que o sistema usa</w:t>
            </w:r>
          </w:p>
        </w:tc>
        <w:tc>
          <w:tcPr>
            <w:tcW w:w="3771" w:type="dxa"/>
            <w:tcMar>
              <w:top w:w="70" w:type="dxa"/>
              <w:left w:w="90" w:type="dxa"/>
              <w:bottom w:w="70" w:type="dxa"/>
              <w:right w:w="90" w:type="dxa"/>
            </w:tcMar>
          </w:tcPr>
          <w:p w14:paraId="665E5FA6" w14:textId="77777777" w:rsidR="00E01C3A" w:rsidRPr="00CE1B46" w:rsidRDefault="00CC3326">
            <w:pPr>
              <w:rPr>
                <w:lang w:val="pt-BR"/>
              </w:rPr>
            </w:pPr>
            <w:r>
              <w:rPr>
                <w:sz w:val="20"/>
                <w:szCs w:val="20"/>
                <w:lang w:val="pt-BR"/>
              </w:rPr>
              <w:t>Desacoplar a emissão do comando de sua execução e receber a telemetria publicada pelo nó</w:t>
            </w:r>
          </w:p>
        </w:tc>
      </w:tr>
      <w:tr w:rsidR="00E01C3A" w:rsidRPr="00CE1B46" w14:paraId="52A9361A" w14:textId="77777777">
        <w:tc>
          <w:tcPr>
            <w:tcW w:w="2300" w:type="dxa"/>
            <w:tcMar>
              <w:top w:w="70" w:type="dxa"/>
              <w:left w:w="90" w:type="dxa"/>
              <w:bottom w:w="70" w:type="dxa"/>
              <w:right w:w="90" w:type="dxa"/>
            </w:tcMar>
          </w:tcPr>
          <w:p w14:paraId="7FE077A0" w14:textId="77777777" w:rsidR="00E01C3A" w:rsidRDefault="00CC3326">
            <w:r>
              <w:rPr>
                <w:sz w:val="20"/>
                <w:szCs w:val="20"/>
              </w:rPr>
              <w:t>Banco de dados</w:t>
            </w:r>
          </w:p>
        </w:tc>
        <w:tc>
          <w:tcPr>
            <w:tcW w:w="3000" w:type="dxa"/>
            <w:tcMar>
              <w:top w:w="70" w:type="dxa"/>
              <w:left w:w="90" w:type="dxa"/>
              <w:bottom w:w="70" w:type="dxa"/>
              <w:right w:w="90" w:type="dxa"/>
            </w:tcMar>
          </w:tcPr>
          <w:p w14:paraId="615A33AD" w14:textId="77777777" w:rsidR="00E01C3A" w:rsidRDefault="00CC3326">
            <w:r>
              <w:rPr>
                <w:sz w:val="20"/>
                <w:szCs w:val="20"/>
              </w:rPr>
              <w:t>PostgreSQL em contêiner</w:t>
            </w:r>
          </w:p>
        </w:tc>
        <w:tc>
          <w:tcPr>
            <w:tcW w:w="3771" w:type="dxa"/>
            <w:tcMar>
              <w:top w:w="70" w:type="dxa"/>
              <w:left w:w="90" w:type="dxa"/>
              <w:bottom w:w="70" w:type="dxa"/>
              <w:right w:w="90" w:type="dxa"/>
            </w:tcMar>
          </w:tcPr>
          <w:p w14:paraId="5C7D6C1B" w14:textId="77777777" w:rsidR="00E01C3A" w:rsidRPr="00CE1B46" w:rsidRDefault="00CC3326">
            <w:pPr>
              <w:rPr>
                <w:lang w:val="pt-BR"/>
              </w:rPr>
            </w:pPr>
            <w:r>
              <w:rPr>
                <w:sz w:val="20"/>
                <w:szCs w:val="20"/>
                <w:lang w:val="pt-BR"/>
              </w:rPr>
              <w:t>Registrar a cadeia completa de cada ciclo de decisão</w:t>
            </w:r>
          </w:p>
        </w:tc>
      </w:tr>
      <w:tr w:rsidR="00E01C3A" w:rsidRPr="00CE1B46" w14:paraId="52383CF5" w14:textId="77777777">
        <w:tc>
          <w:tcPr>
            <w:tcW w:w="2300" w:type="dxa"/>
            <w:tcMar>
              <w:top w:w="70" w:type="dxa"/>
              <w:left w:w="90" w:type="dxa"/>
              <w:bottom w:w="70" w:type="dxa"/>
              <w:right w:w="90" w:type="dxa"/>
            </w:tcMar>
          </w:tcPr>
          <w:p w14:paraId="408D6BAC" w14:textId="77777777" w:rsidR="00E01C3A" w:rsidRDefault="00CC3326">
            <w:r>
              <w:rPr>
                <w:sz w:val="20"/>
                <w:szCs w:val="20"/>
              </w:rPr>
              <w:t>Painel de acompanhamento</w:t>
            </w:r>
          </w:p>
        </w:tc>
        <w:tc>
          <w:tcPr>
            <w:tcW w:w="3000" w:type="dxa"/>
            <w:tcMar>
              <w:top w:w="70" w:type="dxa"/>
              <w:left w:w="90" w:type="dxa"/>
              <w:bottom w:w="70" w:type="dxa"/>
              <w:right w:w="90" w:type="dxa"/>
            </w:tcMar>
          </w:tcPr>
          <w:p w14:paraId="0C68725D" w14:textId="77777777" w:rsidR="00E01C3A" w:rsidRDefault="00CC3326">
            <w:r>
              <w:rPr>
                <w:sz w:val="20"/>
                <w:szCs w:val="20"/>
              </w:rPr>
              <w:t>HTML, CSS e JavaScript, com framework React e Tailwind, publicado como aplicação estática e consumindo a interface REST</w:t>
            </w:r>
          </w:p>
        </w:tc>
        <w:tc>
          <w:tcPr>
            <w:tcW w:w="3771" w:type="dxa"/>
            <w:tcMar>
              <w:top w:w="70" w:type="dxa"/>
              <w:left w:w="90" w:type="dxa"/>
              <w:bottom w:w="70" w:type="dxa"/>
              <w:right w:w="90" w:type="dxa"/>
            </w:tcMar>
          </w:tcPr>
          <w:p w14:paraId="1DF81B33" w14:textId="77777777" w:rsidR="00E01C3A" w:rsidRPr="00CE1B46" w:rsidRDefault="00CC3326">
            <w:pPr>
              <w:rPr>
                <w:lang w:val="pt-BR"/>
              </w:rPr>
            </w:pPr>
            <w:r>
              <w:rPr>
                <w:sz w:val="20"/>
                <w:szCs w:val="20"/>
                <w:lang w:val="pt-BR"/>
              </w:rPr>
              <w:t>Exibir o dado recebido, o nível pretendido, a correção imposta e a iluminância medida; explicar cada decisão pelas regras ativadas; na demonstração, publicar volumes e ocorrências de trecho em nome da plataforma emulada</w:t>
            </w:r>
          </w:p>
        </w:tc>
      </w:tr>
      <w:tr w:rsidR="00E01C3A" w:rsidRPr="00CE1B46" w14:paraId="66940CA1" w14:textId="77777777">
        <w:tc>
          <w:tcPr>
            <w:tcW w:w="2300" w:type="dxa"/>
            <w:tcMar>
              <w:top w:w="70" w:type="dxa"/>
              <w:left w:w="90" w:type="dxa"/>
              <w:bottom w:w="70" w:type="dxa"/>
              <w:right w:w="90" w:type="dxa"/>
            </w:tcMar>
          </w:tcPr>
          <w:p w14:paraId="52875D24" w14:textId="77777777" w:rsidR="00E01C3A" w:rsidRDefault="00CC3326">
            <w:r>
              <w:rPr>
                <w:sz w:val="20"/>
                <w:szCs w:val="20"/>
              </w:rPr>
              <w:t>Firmware do nó</w:t>
            </w:r>
          </w:p>
        </w:tc>
        <w:tc>
          <w:tcPr>
            <w:tcW w:w="3000" w:type="dxa"/>
            <w:tcMar>
              <w:top w:w="70" w:type="dxa"/>
              <w:left w:w="90" w:type="dxa"/>
              <w:bottom w:w="70" w:type="dxa"/>
              <w:right w:w="90" w:type="dxa"/>
            </w:tcMar>
          </w:tcPr>
          <w:p w14:paraId="2E0D1BA0" w14:textId="77777777" w:rsidR="00E01C3A" w:rsidRPr="00CE1B46" w:rsidRDefault="00CC3326">
            <w:pPr>
              <w:rPr>
                <w:lang w:val="pt-BR"/>
              </w:rPr>
            </w:pPr>
            <w:r>
              <w:rPr>
                <w:sz w:val="20"/>
                <w:szCs w:val="20"/>
                <w:lang w:val="pt-BR"/>
              </w:rPr>
              <w:t>C++ sobre o núcleo Arduino para ESP32, com cliente MQTT e controle por modulação por largura de pulso</w:t>
            </w:r>
          </w:p>
        </w:tc>
        <w:tc>
          <w:tcPr>
            <w:tcW w:w="3771" w:type="dxa"/>
            <w:tcMar>
              <w:top w:w="70" w:type="dxa"/>
              <w:left w:w="90" w:type="dxa"/>
              <w:bottom w:w="70" w:type="dxa"/>
              <w:right w:w="90" w:type="dxa"/>
            </w:tcMar>
          </w:tcPr>
          <w:p w14:paraId="47E99208" w14:textId="77777777" w:rsidR="00E01C3A" w:rsidRPr="00CE1B46" w:rsidRDefault="00CC3326">
            <w:pPr>
              <w:rPr>
                <w:lang w:val="pt-BR"/>
              </w:rPr>
            </w:pPr>
            <w:r>
              <w:rPr>
                <w:sz w:val="20"/>
                <w:szCs w:val="20"/>
                <w:lang w:val="pt-BR"/>
              </w:rPr>
              <w:t>Aplicar o ciclo de trabalho comandado e publicar a iluminância lida</w:t>
            </w:r>
          </w:p>
        </w:tc>
      </w:tr>
    </w:tbl>
    <w:p w14:paraId="58B56084" w14:textId="77777777" w:rsidR="00E01C3A" w:rsidRDefault="00CC3326">
      <w:pPr>
        <w:spacing w:before="130" w:after="260"/>
        <w:rPr>
          <w:lang w:val="pt-BR"/>
        </w:rPr>
      </w:pPr>
      <w:r>
        <w:rPr>
          <w:sz w:val="20"/>
          <w:szCs w:val="20"/>
          <w:lang w:val="pt-BR"/>
        </w:rPr>
        <w:t>Fonte: Elaborado pelos autores (2026).</w:t>
      </w:r>
    </w:p>
    <w:p w14:paraId="41449499" w14:textId="77777777" w:rsidR="00E01C3A" w:rsidRDefault="00CC3326">
      <w:pPr>
        <w:spacing w:after="120" w:line="360" w:lineRule="auto"/>
        <w:ind w:firstLine="709"/>
        <w:jc w:val="both"/>
        <w:rPr>
          <w:lang w:val="pt-BR"/>
        </w:rPr>
      </w:pPr>
      <w:r>
        <w:rPr>
          <w:lang w:val="pt-BR"/>
        </w:rPr>
        <w:t>A adoção de uma única linguagem para os três serviços de nuvem é deliberada e tem razão prática: o mesmo ambiente de execução atende à biblioteca de previsão e à de inferência nebulosa, o que dispensa serializar o modelo entre processos distintos e reduz o número de partes a implantar em um trabalho de prazo curto.</w:t>
      </w:r>
    </w:p>
    <w:p w14:paraId="7F0599F4" w14:textId="77777777" w:rsidR="00E01C3A" w:rsidRDefault="00CC3326">
      <w:pPr>
        <w:pStyle w:val="Heading4"/>
        <w:spacing w:before="320" w:after="200" w:line="360" w:lineRule="auto"/>
        <w:rPr>
          <w:lang w:val="pt-BR"/>
        </w:rPr>
        <w:pPrChange w:id="30688" w:author="Vitor Oliveira" w:date="2026-10-11T04:00:00Z">
          <w:pPr>
            <w:pStyle w:val="Heading3"/>
            <w:spacing w:before="320" w:after="200" w:line="360" w:lineRule="auto"/>
          </w:pPr>
        </w:pPrChange>
      </w:pPr>
      <w:bookmarkStart w:id="50" w:name="_Toc241792042"/>
      <w:del w:id="30319" w:author="Vitor Oliveira" w:date="2026-10-11T04:00:00Z">
        <w:r>
          <w:rPr>
            <w:lang w:val="pt-BR"/>
          </w:rPr>
          <w:delText xml:space="preserve">4.6.1</w:delText>
        </w:r>
      </w:del>
      <w:ins w:id="30320" w:author="Vitor Oliveira" w:date="2026-10-11T04:00:00Z">
        <w:r>
          <w:rPr>
            <w:lang w:val="pt-BR"/>
          </w:rPr>
          <w:t xml:space="preserve">3.12.6.1</w:t>
        </w:r>
      </w:ins>
      <w:r>
        <w:rPr>
          <w:lang w:val="pt-BR"/>
        </w:rPr>
        <w:t xml:space="preserve"> Implantação em nuvem</w:t>
      </w:r>
      <w:bookmarkEnd w:id="50"/>
    </w:p>
    <w:p w14:paraId="14F026D2" w14:textId="77777777" w:rsidR="006B1E66" w:rsidRDefault="00CC3326">
      <w:pPr>
        <w:spacing w:after="240" w:line="360" w:lineRule="auto"/>
        <w:ind w:firstLine="709"/>
        <w:jc w:val="both"/>
      </w:pPr>
      <w:r>
        <w:rPr>
          <w:lang w:val="pt-BR"/>
        </w:rPr>
        <w:t xml:space="preserve">Os elementos não residem no mesmo lugar. Tudo o que decide, registra e apresenta é implantado como serviço em nuvem, executado em contêineres numa </w:t>
      </w:r>
      <w:r>
        <w:rPr>
          <w:lang w:val="pt-BR"/>
        </w:rPr>
        <w:t xml:space="preserve">máquina virtual em nuvem; a exceção é o painel, aplicação estática publicada à parte. Ao nó cabe executar. </w:t>
      </w:r>
      <w:r>
        <w:t>A repartição é a seguinte.</w:t>
      </w:r>
    </w:p>
    <w:p w14:paraId="5C0DFF75" w14:textId="77777777" w:rsidR="006B1E66" w:rsidRPr="000F5B8B" w:rsidRDefault="00CC3326">
      <w:pPr>
        <w:pStyle w:val="ListParagraph"/>
        <w:numPr>
          <w:ilvl w:val="0"/>
          <w:numId w:val="2"/>
        </w:numPr>
        <w:spacing w:after="120" w:line="360" w:lineRule="auto"/>
        <w:jc w:val="both"/>
        <w:rPr>
          <w:lang w:val="pt-BR"/>
        </w:rPr>
      </w:pPr>
      <w:r>
        <w:rPr>
          <w:lang w:val="pt-BR"/>
        </w:rPr>
        <w:t>Interface de dados urbanos. Serviço sobre protocolo HTTP que expõe uma interface de programação no estilo REST, por onde os eventos que descrevem o estado da via são publicados e consultados. É o componente que emula a plataforma municipal e a única parte da arquitetura que não corresponde a sistema existente, condição registrada entre as limitações.</w:t>
      </w:r>
    </w:p>
    <w:p w14:paraId="200E1C0C" w14:textId="77777777" w:rsidR="006B1E66" w:rsidRPr="000F5B8B" w:rsidRDefault="00CC3326">
      <w:pPr>
        <w:pStyle w:val="ListParagraph"/>
        <w:numPr>
          <w:ilvl w:val="0"/>
          <w:numId w:val="2"/>
        </w:numPr>
        <w:spacing w:after="120" w:line="360" w:lineRule="auto"/>
        <w:jc w:val="both"/>
        <w:rPr>
          <w:lang w:val="pt-BR"/>
        </w:rPr>
      </w:pPr>
      <w:r>
        <w:rPr>
          <w:lang w:val="pt-BR"/>
        </w:rPr>
        <w:t xml:space="preserve">Serviço de decisão. Processo que consome os eventos, executa a inferência nebulosa, </w:t>
      </w:r>
      <w:r>
        <w:rPr>
          <w:lang w:val="pt-BR"/>
        </w:rPr>
        <w:t xml:space="preserve">aplica em seguida a verificação do piso e publica o comando resultante, com o piso e a taxa que o nó aplica.</w:t>
      </w:r>
      <w:r>
        <w:rPr>
          <w:lang w:val="pt-BR"/>
        </w:rPr>
        <w:t xml:space="preserve"> </w:t>
      </w:r>
      <w:r>
        <w:rPr>
          <w:lang w:val="pt-BR"/>
        </w:rPr>
        <w:t xml:space="preserve">Reage a cada evento no momento em que é gravado, decidindo para os pontos de luz do trecho, publica só quando o nível-alvo muda ou o comando precisa ser renovado, e faz uma varredura a cada minuto dos comandos que estão vencendo e, uma vez por dia, recalcula a régua dos trechos (3.5.2 e 3.6).</w:t>
      </w:r>
    </w:p>
    <w:p w14:paraId="5856CB74" w14:textId="77777777" w:rsidR="006B1E66" w:rsidRPr="000F5B8B" w:rsidRDefault="00CC3326">
      <w:pPr>
        <w:pStyle w:val="ListParagraph"/>
        <w:numPr>
          <w:ilvl w:val="0"/>
          <w:numId w:val="2"/>
        </w:numPr>
        <w:spacing w:after="120" w:line="360" w:lineRule="auto"/>
        <w:jc w:val="both"/>
        <w:rPr>
          <w:lang w:val="pt-BR"/>
        </w:rPr>
      </w:pPr>
      <w:r>
        <w:rPr>
          <w:lang w:val="pt-BR"/>
        </w:rPr>
        <w:t>Intermediário de mensagens MQTT. Entrega o comando ao nó assinante e recebe, no sentido inverso, a telemetria que o dispositivo publica. O desacoplamento entre quem produz e quem consome a mensagem é a propriedade que permite acrescentar nós sem alterar o serviço de decisão.</w:t>
      </w:r>
    </w:p>
    <w:p w14:paraId="14C80BD7" w14:textId="77777777" w:rsidR="006B1E66" w:rsidRPr="000F5B8B" w:rsidRDefault="00CC3326">
      <w:pPr>
        <w:pStyle w:val="ListParagraph"/>
        <w:numPr>
          <w:ilvl w:val="0"/>
          <w:numId w:val="2"/>
        </w:numPr>
        <w:spacing w:after="120" w:line="360" w:lineRule="auto"/>
        <w:jc w:val="both"/>
        <w:rPr>
          <w:lang w:val="pt-BR"/>
        </w:rPr>
      </w:pPr>
      <w:r>
        <w:rPr>
          <w:lang w:val="pt-BR"/>
        </w:rPr>
        <w:t xml:space="preserve">Banco de dados em contêiner. Registra a cadeia completa de cada ciclo de decisão, conforme a subseção </w:t>
      </w:r>
      <w:del w:id="30321" w:author="Vitor Oliveira" w:date="2026-10-11T04:00:00Z">
        <w:r>
          <w:rPr>
            <w:lang w:val="pt-BR"/>
          </w:rPr>
          <w:delText xml:space="preserve">4.7.1</w:delText>
        </w:r>
      </w:del>
      <w:ins w:id="30322" w:author="Vitor Oliveira" w:date="2026-10-11T04:00:00Z">
        <w:r>
          <w:rPr>
            <w:lang w:val="pt-BR"/>
          </w:rPr>
          <w:t xml:space="preserve">3.13.1</w:t>
        </w:r>
      </w:ins>
      <w:r>
        <w:rPr>
          <w:lang w:val="pt-BR"/>
        </w:rPr>
        <w:t xml:space="preserve">.</w:t>
      </w:r>
    </w:p>
    <w:p w14:paraId="597B03C2" w14:textId="77777777" w:rsidR="006B1E66" w:rsidRPr="000F5B8B" w:rsidRDefault="00CC3326">
      <w:pPr>
        <w:pStyle w:val="ListParagraph"/>
        <w:numPr>
          <w:ilvl w:val="0"/>
          <w:numId w:val="2"/>
        </w:numPr>
        <w:spacing w:after="120" w:line="360" w:lineRule="auto"/>
        <w:jc w:val="both"/>
        <w:rPr>
          <w:lang w:val="pt-BR"/>
        </w:rPr>
      </w:pPr>
      <w:r>
        <w:rPr>
          <w:lang w:val="pt-BR"/>
        </w:rPr>
        <w:t>Painel de acompanhamento. Aplicação web estática, publicada em serviço de hospedagem de front end e não na máquina virtual, que lê o histórico do banco pela interface REST e exibe, lado a lado, o dado recebido, o nível pretendido pela inferência, a correção eventualmente imposta pela camada de verificação e a iluminância medida. É a interface de apresentação do sistema e o que a plateia observa durante a defesa. Para a demonstração, o painel oferece ainda um formulário que publica o volume ou a ocorrência de um trecho como a plataforma os publicaria, com chave própria, distinta da chave de integração, e uma visão que explica cada decisão: as entradas, as regras que dispararam e o grau de cada uma, o degrau de classe resultante, a correção imposta e a luz medida. O formulário emula a plataforma; a decisão continua no serviço.</w:t>
      </w:r>
    </w:p>
    <w:p w14:paraId="5F4BFC58" w14:textId="77777777" w:rsidR="006B1E66" w:rsidRPr="000F5B8B" w:rsidRDefault="00CC3326">
      <w:pPr>
        <w:spacing w:after="120" w:line="360" w:lineRule="auto"/>
        <w:ind w:firstLine="709"/>
        <w:jc w:val="both"/>
        <w:rPr>
          <w:lang w:val="pt-BR"/>
        </w:rPr>
      </w:pPr>
      <w:r>
        <w:rPr>
          <w:lang w:val="pt-BR"/>
        </w:rPr>
        <w:t>Ao nó cabe assinar o tópico de comando, ajustar a modulação por largura de pulso e publicar a iluminância lida. A comunicação com o intermediário ocorre sobre canal cifrado, com credencial própria do dispositivo, de modo que a identidade de cada nó seja verificável no lado do serviço. O canal é autenticado por certificado de autoridade certificadora própria, gravado no firmware, e uma regra de acesso vinculada à credencial faz com que cada nó só assine o próprio tópico de comando e só publique a própria telemetria. O serviço de decisão alcança o intermediário pela rede interna da máquina virtual, sem porta exposta, e o banco não é publicado. Na interface REST, a publicação exige chave de acesso; as consultas permanecem abertas, porque o painel apenas lê.</w:t>
      </w:r>
    </w:p>
    <w:p w14:paraId="011CB821" w14:textId="77777777" w:rsidR="006B1E66" w:rsidRPr="000F5B8B" w:rsidRDefault="00CC3326">
      <w:pPr>
        <w:spacing w:after="120" w:line="360" w:lineRule="auto"/>
        <w:ind w:firstLine="709"/>
        <w:jc w:val="both"/>
        <w:rPr>
          <w:lang w:val="pt-BR"/>
        </w:rPr>
      </w:pPr>
      <w:r>
        <w:rPr>
          <w:lang w:val="pt-BR"/>
        </w:rPr>
        <w:t xml:space="preserve">À razão arquitetural exposta em 3.2 acrescenta-se uma razão de alcance, que é o que especificamente recomenda a nuvem em lugar de uma máquina local: o nó precisa ser comandado de fora da rede em que se encontra, e um serviço acessível pela internet torna a demonstração independente de o dispositivo e o servidor compartilharem a mesma rede local. O porte adotado é o da camada gratuita do provedor, suficiente para um nó e a suíte de cenários. Adota-se máquina virtual, e não plataforma como serviço, </w:t>
      </w:r>
      <w:r>
        <w:rPr>
          <w:lang w:val="pt-BR"/>
        </w:rPr>
        <w:t xml:space="preserve">porque o serviço de decisão é processo sempre ligado, com conexão contínua ao intermediário de mensagens.</w:t>
      </w:r>
      <w:r>
        <w:rPr>
          <w:lang w:val="pt-BR"/>
        </w:rPr>
        <w:t xml:space="preserve"> O dimensionamento para o parque municipal não é objeto do trabalho. A implantação é atividade de meio, descrita aqui e não relacionada entre os objetivos específicos, conforme registrado em 1.5.2.</w:t>
      </w:r>
    </w:p>
    <w:p w14:paraId="45D07CA4" w14:textId="77777777" w:rsidR="00E01C3A" w:rsidRDefault="00CC3326">
      <w:pPr>
        <w:pStyle w:val="Heading4"/>
        <w:spacing w:before="320" w:after="200" w:line="360" w:lineRule="auto"/>
        <w:rPr>
          <w:lang w:val="pt-BR"/>
        </w:rPr>
        <w:pPrChange w:id="30689" w:author="Vitor Oliveira" w:date="2026-10-11T04:00:00Z">
          <w:pPr>
            <w:pStyle w:val="Heading3"/>
            <w:spacing w:before="320" w:after="200" w:line="360" w:lineRule="auto"/>
          </w:pPr>
        </w:pPrChange>
      </w:pPr>
      <w:bookmarkStart w:id="51" w:name="_Toc241792043"/>
      <w:del w:id="30323" w:author="Vitor Oliveira" w:date="2026-10-11T04:00:00Z">
        <w:r>
          <w:rPr>
            <w:lang w:val="pt-BR"/>
          </w:rPr>
          <w:delText xml:space="preserve">4.6.2</w:delText>
        </w:r>
      </w:del>
      <w:ins w:id="30324" w:author="Vitor Oliveira" w:date="2026-10-11T04:00:00Z">
        <w:r>
          <w:rPr>
            <w:lang w:val="pt-BR"/>
          </w:rPr>
          <w:t xml:space="preserve">3.12.6.2</w:t>
        </w:r>
      </w:ins>
      <w:r>
        <w:rPr>
          <w:lang w:val="pt-BR"/>
        </w:rPr>
        <w:t xml:space="preserve"> Contratos das interfaces</w:t>
      </w:r>
      <w:bookmarkEnd w:id="51"/>
    </w:p>
    <w:p w14:paraId="6A4A7153" w14:textId="77777777" w:rsidR="00E01C3A" w:rsidRDefault="00CC3326">
      <w:pPr>
        <w:spacing w:after="120" w:line="360" w:lineRule="auto"/>
        <w:ind w:firstLine="709"/>
        <w:jc w:val="both"/>
        <w:rPr>
          <w:lang w:val="pt-BR"/>
        </w:rPr>
      </w:pPr>
      <w:r>
        <w:rPr>
          <w:lang w:val="pt-BR"/>
        </w:rPr>
        <w:t>O Quadro 14 especifica as interfaces pelas quais os componentes se comunicam. A interface REST é consumida pelo serviço de decisão e pelo painel; os tópicos MQTT ligam o serviço ao nó.</w:t>
      </w:r>
    </w:p>
    <w:p w14:paraId="44EA68F9" w14:textId="77777777" w:rsidR="00E01C3A" w:rsidRDefault="00CC3326">
      <w:pPr>
        <w:keepNext/>
        <w:spacing w:before="260" w:after="130"/>
        <w:rPr>
          <w:lang w:val="pt-BR"/>
        </w:rPr>
      </w:pPr>
      <w:r>
        <w:rPr>
          <w:sz w:val="20"/>
          <w:szCs w:val="20"/>
          <w:lang w:val="pt-BR"/>
        </w:rPr>
        <w:t>Quadro 14 – Interfaces de comunicação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60"/>
        <w:gridCol w:w="2642"/>
        <w:gridCol w:w="3669"/>
      </w:tblGrid>
      <w:tr w:rsidR="00E01C3A" w14:paraId="12324E7F" w14:textId="77777777">
        <w:trPr>
          <w:tblHeader/>
        </w:trPr>
        <w:tc>
          <w:tcPr>
            <w:tcW w:w="2600" w:type="dxa"/>
            <w:shd w:val="clear" w:color="auto" w:fill="EDEDED"/>
            <w:tcMar>
              <w:top w:w="70" w:type="dxa"/>
              <w:left w:w="90" w:type="dxa"/>
              <w:bottom w:w="70" w:type="dxa"/>
              <w:right w:w="90" w:type="dxa"/>
            </w:tcMar>
          </w:tcPr>
          <w:p w14:paraId="6FCA00E8" w14:textId="77777777" w:rsidR="00E01C3A" w:rsidRDefault="00CC3326">
            <w:r>
              <w:rPr>
                <w:b/>
                <w:bCs/>
                <w:sz w:val="20"/>
                <w:szCs w:val="20"/>
              </w:rPr>
              <w:t>Interface</w:t>
            </w:r>
          </w:p>
        </w:tc>
        <w:tc>
          <w:tcPr>
            <w:tcW w:w="2700" w:type="dxa"/>
            <w:shd w:val="clear" w:color="auto" w:fill="EDEDED"/>
            <w:tcMar>
              <w:top w:w="70" w:type="dxa"/>
              <w:left w:w="90" w:type="dxa"/>
              <w:bottom w:w="70" w:type="dxa"/>
              <w:right w:w="90" w:type="dxa"/>
            </w:tcMar>
          </w:tcPr>
          <w:p w14:paraId="3391A610" w14:textId="77777777" w:rsidR="00E01C3A" w:rsidRDefault="00CC3326">
            <w:r>
              <w:rPr>
                <w:b/>
                <w:bCs/>
                <w:sz w:val="20"/>
                <w:szCs w:val="20"/>
              </w:rPr>
              <w:t>Operação</w:t>
            </w:r>
          </w:p>
        </w:tc>
        <w:tc>
          <w:tcPr>
            <w:tcW w:w="3771" w:type="dxa"/>
            <w:shd w:val="clear" w:color="auto" w:fill="EDEDED"/>
            <w:tcMar>
              <w:top w:w="70" w:type="dxa"/>
              <w:left w:w="90" w:type="dxa"/>
              <w:bottom w:w="70" w:type="dxa"/>
              <w:right w:w="90" w:type="dxa"/>
            </w:tcMar>
          </w:tcPr>
          <w:p w14:paraId="759C8F4C" w14:textId="77777777" w:rsidR="00E01C3A" w:rsidRDefault="00CC3326">
            <w:r>
              <w:rPr>
                <w:b/>
                <w:bCs/>
                <w:sz w:val="20"/>
                <w:szCs w:val="20"/>
              </w:rPr>
              <w:t>Conteúdo</w:t>
            </w:r>
          </w:p>
        </w:tc>
      </w:tr>
      <w:tr w:rsidR="00E01C3A" w:rsidRPr="00CE1B46" w14:paraId="1E9D7C8E" w14:textId="77777777">
        <w:tc>
          <w:tcPr>
            <w:tcW w:w="2600" w:type="dxa"/>
            <w:tcMar>
              <w:top w:w="70" w:type="dxa"/>
              <w:left w:w="90" w:type="dxa"/>
              <w:bottom w:w="70" w:type="dxa"/>
              <w:right w:w="90" w:type="dxa"/>
            </w:tcMar>
          </w:tcPr>
          <w:p w14:paraId="2EFA2997" w14:textId="77777777" w:rsidR="00E01C3A" w:rsidRDefault="00CC3326">
            <w:r>
              <w:rPr>
                <w:sz w:val="20"/>
                <w:szCs w:val="20"/>
              </w:rPr>
              <w:t>REST – POST /eventos</w:t>
            </w:r>
          </w:p>
        </w:tc>
        <w:tc>
          <w:tcPr>
            <w:tcW w:w="2700" w:type="dxa"/>
            <w:tcMar>
              <w:top w:w="70" w:type="dxa"/>
              <w:left w:w="90" w:type="dxa"/>
              <w:bottom w:w="70" w:type="dxa"/>
              <w:right w:w="90" w:type="dxa"/>
            </w:tcMar>
          </w:tcPr>
          <w:p w14:paraId="4E1A5C52" w14:textId="77777777" w:rsidR="00E01C3A" w:rsidRDefault="00CC3326">
            <w:r>
              <w:rPr>
                <w:sz w:val="20"/>
                <w:szCs w:val="20"/>
              </w:rPr>
              <w:t>Publicação do volume ou da ocorrência de trechos de via</w:t>
            </w:r>
          </w:p>
        </w:tc>
        <w:tc>
          <w:tcPr>
            <w:tcW w:w="3771" w:type="dxa"/>
            <w:tcMar>
              <w:top w:w="70" w:type="dxa"/>
              <w:left w:w="90" w:type="dxa"/>
              <w:bottom w:w="70" w:type="dxa"/>
              <w:right w:w="90" w:type="dxa"/>
            </w:tcMar>
          </w:tcPr>
          <w:p w14:paraId="6454A727" w14:textId="77777777" w:rsidR="00E01C3A" w:rsidRPr="00CE1B46" w:rsidRDefault="00CC3326">
            <w:pPr>
              <w:rPr>
                <w:lang w:val="pt-BR"/>
              </w:rPr>
            </w:pPr>
            <w:r>
              <w:rPr>
                <w:sz w:val="20"/>
                <w:szCs w:val="20"/>
                <w:lang w:val="pt-BR"/>
              </w:rPr>
              <w:t xml:space="preserve">Um item ou um pacote de até 500 itens. Cada item, de um trecho: volume — média de pessoas presentes na área no período, com o fim e a duração do período, publicado a cada 5 min — ou ocorrência — segurança, trânsito ou encerrada, publicada na hora; trecho pelo código do segmento </w:t>
            </w:r>
            <w:r>
              <w:rPr>
                <w:sz w:val="20"/>
                <w:szCs w:val="20"/>
                <w:lang w:val="pt-BR"/>
              </w:rPr>
              <w:t>de logradouro no cadastro municipal; origem; vigência opcional. Exige chave de acesso; campo fora do contrato ou trecho fora do cadastro recusa o item, e no pacote só ele</w:t>
            </w:r>
          </w:p>
        </w:tc>
      </w:tr>
      <w:tr w:rsidR="00E01C3A" w:rsidRPr="00CE1B46" w14:paraId="26FB39AE" w14:textId="77777777">
        <w:tc>
          <w:tcPr>
            <w:tcW w:w="2600" w:type="dxa"/>
            <w:tcMar>
              <w:top w:w="70" w:type="dxa"/>
              <w:left w:w="90" w:type="dxa"/>
              <w:bottom w:w="70" w:type="dxa"/>
              <w:right w:w="90" w:type="dxa"/>
            </w:tcMar>
          </w:tcPr>
          <w:p w14:paraId="1AC010F4" w14:textId="77777777" w:rsidR="00E01C3A" w:rsidRDefault="00CC3326">
            <w:r>
              <w:rPr>
                <w:sz w:val="20"/>
                <w:szCs w:val="20"/>
              </w:rPr>
              <w:t>REST – GET /eventos</w:t>
            </w:r>
          </w:p>
        </w:tc>
        <w:tc>
          <w:tcPr>
            <w:tcW w:w="2700" w:type="dxa"/>
            <w:tcMar>
              <w:top w:w="70" w:type="dxa"/>
              <w:left w:w="90" w:type="dxa"/>
              <w:bottom w:w="70" w:type="dxa"/>
              <w:right w:w="90" w:type="dxa"/>
            </w:tcMar>
          </w:tcPr>
          <w:p w14:paraId="5557316A" w14:textId="77777777" w:rsidR="00E01C3A" w:rsidRPr="00CE1B46" w:rsidRDefault="00CC3326">
            <w:pPr>
              <w:rPr>
                <w:lang w:val="pt-BR"/>
              </w:rPr>
            </w:pPr>
            <w:r>
              <w:rPr>
                <w:sz w:val="20"/>
                <w:szCs w:val="20"/>
                <w:lang w:val="pt-BR"/>
              </w:rPr>
              <w:t>Consulta dos eventos em intervalo</w:t>
            </w:r>
          </w:p>
        </w:tc>
        <w:tc>
          <w:tcPr>
            <w:tcW w:w="3771" w:type="dxa"/>
            <w:tcMar>
              <w:top w:w="70" w:type="dxa"/>
              <w:left w:w="90" w:type="dxa"/>
              <w:bottom w:w="70" w:type="dxa"/>
              <w:right w:w="90" w:type="dxa"/>
            </w:tcMar>
          </w:tcPr>
          <w:p w14:paraId="0D0F8202" w14:textId="77777777" w:rsidR="00E01C3A" w:rsidRPr="00CE1B46" w:rsidRDefault="00CC3326">
            <w:pPr>
              <w:rPr>
                <w:lang w:val="pt-BR"/>
              </w:rPr>
            </w:pPr>
            <w:r>
              <w:rPr>
                <w:sz w:val="20"/>
                <w:szCs w:val="20"/>
                <w:lang w:val="pt-BR"/>
              </w:rPr>
              <w:t>Coleção de publicações, filtrada por carimbo de tempo e por trecho</w:t>
            </w:r>
          </w:p>
        </w:tc>
      </w:tr>
      <w:tr w:rsidR="00E01C3A" w:rsidRPr="00CE1B46" w14:paraId="19F3DB92" w14:textId="77777777">
        <w:tc>
          <w:tcPr>
            <w:tcW w:w="2600" w:type="dxa"/>
            <w:tcMar>
              <w:top w:w="70" w:type="dxa"/>
              <w:left w:w="90" w:type="dxa"/>
              <w:bottom w:w="70" w:type="dxa"/>
              <w:right w:w="90" w:type="dxa"/>
            </w:tcMar>
          </w:tcPr>
          <w:p w14:paraId="0EE08F79" w14:textId="77777777" w:rsidR="00E01C3A" w:rsidRDefault="00CC3326">
            <w:r>
              <w:rPr>
                <w:sz w:val="20"/>
                <w:szCs w:val="20"/>
              </w:rPr>
              <w:t>REST – GET /decisoes</w:t>
            </w:r>
          </w:p>
        </w:tc>
        <w:tc>
          <w:tcPr>
            <w:tcW w:w="2700" w:type="dxa"/>
            <w:tcMar>
              <w:top w:w="70" w:type="dxa"/>
              <w:left w:w="90" w:type="dxa"/>
              <w:bottom w:w="70" w:type="dxa"/>
              <w:right w:w="90" w:type="dxa"/>
            </w:tcMar>
          </w:tcPr>
          <w:p w14:paraId="57ECBE77" w14:textId="77777777" w:rsidR="00E01C3A" w:rsidRPr="00CE1B46" w:rsidRDefault="00CC3326">
            <w:pPr>
              <w:rPr>
                <w:lang w:val="pt-BR"/>
              </w:rPr>
            </w:pPr>
            <w:r>
              <w:rPr>
                <w:sz w:val="20"/>
                <w:szCs w:val="20"/>
                <w:lang w:val="pt-BR"/>
              </w:rPr>
              <w:t>Consulta do histórico de decisões, usada pelo painel</w:t>
            </w:r>
          </w:p>
        </w:tc>
        <w:tc>
          <w:tcPr>
            <w:tcW w:w="3771" w:type="dxa"/>
            <w:tcMar>
              <w:top w:w="70" w:type="dxa"/>
              <w:left w:w="90" w:type="dxa"/>
              <w:bottom w:w="70" w:type="dxa"/>
              <w:right w:w="90" w:type="dxa"/>
            </w:tcMar>
          </w:tcPr>
          <w:p w14:paraId="3053CD33" w14:textId="77777777" w:rsidR="00E01C3A" w:rsidRPr="00CE1B46" w:rsidRDefault="00CC3326">
            <w:pPr>
              <w:rPr>
                <w:lang w:val="pt-BR"/>
              </w:rPr>
            </w:pPr>
            <w:r>
              <w:rPr>
                <w:sz w:val="20"/>
                <w:szCs w:val="20"/>
                <w:lang w:val="pt-BR"/>
              </w:rPr>
              <w:t>Nível pretendido, nível emitido, restrição aplicada e versão da base de regras, com as entradas da inferência, o grau de cada regra ativada e o degrau de classe</w:t>
            </w:r>
          </w:p>
        </w:tc>
      </w:tr>
      <w:tr w:rsidR="00E01C3A" w:rsidRPr="00CE1B46" w14:paraId="48AFF68B" w14:textId="77777777">
        <w:tc>
          <w:tcPr>
            <w:tcW w:w="2600" w:type="dxa"/>
            <w:tcMar>
              <w:top w:w="70" w:type="dxa"/>
              <w:left w:w="90" w:type="dxa"/>
              <w:bottom w:w="70" w:type="dxa"/>
              <w:right w:w="90" w:type="dxa"/>
            </w:tcMar>
          </w:tcPr>
          <w:p w14:paraId="3B3B32CD" w14:textId="77777777" w:rsidR="00E01C3A" w:rsidRDefault="00CC3326">
            <w:r>
              <w:rPr>
                <w:sz w:val="20"/>
                <w:szCs w:val="20"/>
              </w:rPr>
              <w:t>REST – GET /telemetria</w:t>
            </w:r>
          </w:p>
        </w:tc>
        <w:tc>
          <w:tcPr>
            <w:tcW w:w="2700" w:type="dxa"/>
            <w:tcMar>
              <w:top w:w="70" w:type="dxa"/>
              <w:left w:w="90" w:type="dxa"/>
              <w:bottom w:w="70" w:type="dxa"/>
              <w:right w:w="90" w:type="dxa"/>
            </w:tcMar>
          </w:tcPr>
          <w:p w14:paraId="6918B63E" w14:textId="77777777" w:rsidR="00E01C3A" w:rsidRPr="00CE1B46" w:rsidRDefault="00CC3326">
            <w:pPr>
              <w:rPr>
                <w:lang w:val="pt-BR"/>
              </w:rPr>
            </w:pPr>
            <w:r>
              <w:rPr>
                <w:sz w:val="20"/>
                <w:szCs w:val="20"/>
                <w:lang w:val="pt-BR"/>
              </w:rPr>
              <w:t>Consulta das medições devolvidas pelo nó</w:t>
            </w:r>
          </w:p>
        </w:tc>
        <w:tc>
          <w:tcPr>
            <w:tcW w:w="3771" w:type="dxa"/>
            <w:tcMar>
              <w:top w:w="70" w:type="dxa"/>
              <w:left w:w="90" w:type="dxa"/>
              <w:bottom w:w="70" w:type="dxa"/>
              <w:right w:w="90" w:type="dxa"/>
            </w:tcMar>
          </w:tcPr>
          <w:p w14:paraId="74144535" w14:textId="77777777" w:rsidR="00E01C3A" w:rsidRPr="00CE1B46" w:rsidRDefault="00CC3326">
            <w:pPr>
              <w:rPr>
                <w:lang w:val="pt-BR"/>
              </w:rPr>
            </w:pPr>
            <w:r>
              <w:rPr>
                <w:sz w:val="20"/>
                <w:szCs w:val="20"/>
                <w:lang w:val="pt-BR"/>
              </w:rPr>
              <w:t>Ciclo de trabalho aplicado e iluminância medida, por ponto de luz</w:t>
            </w:r>
          </w:p>
        </w:tc>
      </w:tr>
      <w:tr w:rsidR="00E01C3A" w:rsidRPr="00CE1B46" w14:paraId="2C3D9FA0" w14:textId="77777777">
        <w:tc>
          <w:tcPr>
            <w:tcW w:w="2600" w:type="dxa"/>
            <w:tcMar>
              <w:top w:w="70" w:type="dxa"/>
              <w:left w:w="90" w:type="dxa"/>
              <w:bottom w:w="70" w:type="dxa"/>
              <w:right w:w="90" w:type="dxa"/>
            </w:tcMar>
          </w:tcPr>
          <w:p w14:paraId="219208BE" w14:textId="77777777" w:rsidR="00E01C3A" w:rsidRDefault="00CC3326">
            <w:r>
              <w:rPr>
                <w:sz w:val="20"/>
                <w:szCs w:val="20"/>
              </w:rPr>
              <w:t>REST – GET /trechos</w:t>
            </w:r>
          </w:p>
        </w:tc>
        <w:tc>
          <w:tcPr>
            <w:tcW w:w="2700" w:type="dxa"/>
            <w:tcMar>
              <w:top w:w="70" w:type="dxa"/>
              <w:left w:w="90" w:type="dxa"/>
              <w:bottom w:w="70" w:type="dxa"/>
              <w:right w:w="90" w:type="dxa"/>
            </w:tcMar>
          </w:tcPr>
          <w:p w14:paraId="7A66171E" w14:textId="77777777" w:rsidR="00E01C3A" w:rsidRPr="00CE1B46" w:rsidRDefault="00CC3326">
            <w:r>
              <w:rPr>
                <w:sz w:val="20"/>
                <w:szCs w:val="20"/>
                <w:lang w:val="pt-BR"/>
              </w:rPr>
              <w:t>Consulta do cadastro espacial</w:t>
            </w:r>
          </w:p>
        </w:tc>
        <w:tc>
          <w:tcPr>
            <w:tcW w:w="3771" w:type="dxa"/>
            <w:tcMar>
              <w:top w:w="70" w:type="dxa"/>
              <w:left w:w="90" w:type="dxa"/>
              <w:bottom w:w="70" w:type="dxa"/>
              <w:right w:w="90" w:type="dxa"/>
            </w:tcMar>
          </w:tcPr>
          <w:p w14:paraId="3991DFA5" w14:textId="77777777" w:rsidR="00E01C3A" w:rsidRPr="00CE1B46" w:rsidRDefault="00CC3326">
            <w:r>
              <w:rPr>
                <w:sz w:val="20"/>
                <w:szCs w:val="20"/>
                <w:lang w:val="pt-BR"/>
              </w:rPr>
              <w:t>Trechos de via com logradouro, faixa de numeração e pontos de luz associados: o vocabulário de lugares da integração</w:t>
            </w:r>
          </w:p>
        </w:tc>
      </w:tr>
      <w:tr w:rsidR="00E01C3A" w:rsidRPr="00CE1B46" w14:paraId="116A2586" w14:textId="77777777">
        <w:tc>
          <w:tcPr>
            <w:tcW w:w="2600" w:type="dxa"/>
            <w:tcMar>
              <w:top w:w="70" w:type="dxa"/>
              <w:left w:w="90" w:type="dxa"/>
              <w:bottom w:w="70" w:type="dxa"/>
              <w:right w:w="90" w:type="dxa"/>
            </w:tcMar>
          </w:tcPr>
          <w:p w14:paraId="53217911" w14:textId="77777777" w:rsidR="00847C0D" w:rsidRDefault="00CC3326">
            <w:r>
              <w:rPr>
                <w:sz w:val="20"/>
                <w:szCs w:val="20"/>
              </w:rPr>
              <w:t>REST – GET /pontos</w:t>
            </w:r>
          </w:p>
        </w:tc>
        <w:tc>
          <w:tcPr>
            <w:tcW w:w="2700" w:type="dxa"/>
            <w:tcMar>
              <w:top w:w="70" w:type="dxa"/>
              <w:left w:w="90" w:type="dxa"/>
              <w:bottom w:w="70" w:type="dxa"/>
              <w:right w:w="90" w:type="dxa"/>
            </w:tcMar>
          </w:tcPr>
          <w:p w14:paraId="462E6701" w14:textId="77777777" w:rsidR="00847C0D" w:rsidRDefault="00CC3326">
            <w:r>
              <w:rPr>
                <w:sz w:val="20"/>
                <w:szCs w:val="20"/>
                <w:lang w:val="pt-BR"/>
              </w:rPr>
              <w:t>Consulta de apresentação, usada pelo painel</w:t>
            </w:r>
          </w:p>
        </w:tc>
        <w:tc>
          <w:tcPr>
            <w:tcW w:w="3771" w:type="dxa"/>
            <w:tcMar>
              <w:top w:w="70" w:type="dxa"/>
              <w:left w:w="90" w:type="dxa"/>
              <w:bottom w:w="70" w:type="dxa"/>
              <w:right w:w="90" w:type="dxa"/>
            </w:tcMar>
          </w:tcPr>
          <w:p w14:paraId="7D32656E" w14:textId="77777777" w:rsidR="00847C0D" w:rsidRDefault="00CC3326">
            <w:r>
              <w:rPr>
                <w:sz w:val="20"/>
                <w:szCs w:val="20"/>
                <w:lang w:val="pt-BR"/>
              </w:rPr>
              <w:t>Estado operacional, classe, piso, placa, trechos associados, última decisão e última medição de cada ponto de luz</w:t>
            </w:r>
          </w:p>
        </w:tc>
      </w:tr>
      <w:tr w:rsidR="00E01C3A" w:rsidRPr="00CE1B46" w14:paraId="19A594A1" w14:textId="77777777">
        <w:tc>
          <w:tcPr>
            <w:tcW w:w="2600" w:type="dxa"/>
            <w:tcMar>
              <w:top w:w="70" w:type="dxa"/>
              <w:left w:w="90" w:type="dxa"/>
              <w:bottom w:w="70" w:type="dxa"/>
              <w:right w:w="90" w:type="dxa"/>
            </w:tcMar>
          </w:tcPr>
          <w:p w14:paraId="302E4332" w14:textId="77777777" w:rsidR="00847C0D" w:rsidRDefault="00CC3326">
            <w:r>
              <w:rPr>
                <w:sz w:val="20"/>
                <w:szCs w:val="20"/>
              </w:rPr>
              <w:t>REST – GET /alertas</w:t>
            </w:r>
          </w:p>
        </w:tc>
        <w:tc>
          <w:tcPr>
            <w:tcW w:w="2700" w:type="dxa"/>
            <w:tcMar>
              <w:top w:w="70" w:type="dxa"/>
              <w:left w:w="90" w:type="dxa"/>
              <w:bottom w:w="70" w:type="dxa"/>
              <w:right w:w="90" w:type="dxa"/>
            </w:tcMar>
          </w:tcPr>
          <w:p w14:paraId="79D4B3DF" w14:textId="77777777" w:rsidR="00847C0D" w:rsidRDefault="00CC3326">
            <w:r>
              <w:rPr>
                <w:sz w:val="20"/>
                <w:szCs w:val="20"/>
                <w:lang w:val="pt-BR"/>
              </w:rPr>
              <w:t>Consulta de apresentação, usada pelo painel</w:t>
            </w:r>
          </w:p>
        </w:tc>
        <w:tc>
          <w:tcPr>
            <w:tcW w:w="3771" w:type="dxa"/>
            <w:tcMar>
              <w:top w:w="70" w:type="dxa"/>
              <w:left w:w="90" w:type="dxa"/>
              <w:bottom w:w="70" w:type="dxa"/>
              <w:right w:w="90" w:type="dxa"/>
            </w:tcMar>
          </w:tcPr>
          <w:p w14:paraId="700562A0" w14:textId="77777777" w:rsidR="00847C0D" w:rsidRDefault="00CC3326">
            <w:r>
              <w:rPr>
                <w:sz w:val="20"/>
                <w:szCs w:val="20"/>
                <w:lang w:val="pt-BR"/>
              </w:rPr>
              <w:t>Alertas de diagnóstico abertos (RF11)</w:t>
            </w:r>
          </w:p>
        </w:tc>
      </w:tr>
      <w:tr w:rsidR="00E01C3A" w:rsidRPr="00CE1B46" w14:paraId="617FEF57" w14:textId="77777777">
        <w:tc>
          <w:tcPr>
            <w:tcW w:w="2600" w:type="dxa"/>
            <w:tcMar>
              <w:top w:w="70" w:type="dxa"/>
              <w:left w:w="90" w:type="dxa"/>
              <w:bottom w:w="70" w:type="dxa"/>
              <w:right w:w="90" w:type="dxa"/>
            </w:tcMar>
          </w:tcPr>
          <w:p w14:paraId="0043ABC0" w14:textId="77777777" w:rsidR="00847C0D" w:rsidRDefault="00CC3326">
            <w:r>
              <w:rPr>
                <w:sz w:val="20"/>
                <w:szCs w:val="20"/>
              </w:rPr>
              <w:t>REST – GET /energia</w:t>
            </w:r>
          </w:p>
        </w:tc>
        <w:tc>
          <w:tcPr>
            <w:tcW w:w="2700" w:type="dxa"/>
            <w:tcMar>
              <w:top w:w="70" w:type="dxa"/>
              <w:left w:w="90" w:type="dxa"/>
              <w:bottom w:w="70" w:type="dxa"/>
              <w:right w:w="90" w:type="dxa"/>
            </w:tcMar>
          </w:tcPr>
          <w:p w14:paraId="3F208E43" w14:textId="77777777" w:rsidR="00847C0D" w:rsidRDefault="00CC3326">
            <w:r>
              <w:rPr>
                <w:sz w:val="20"/>
                <w:szCs w:val="20"/>
                <w:lang w:val="pt-BR"/>
              </w:rPr>
              <w:t>Consulta de apresentação, usada pelo painel</w:t>
            </w:r>
          </w:p>
        </w:tc>
        <w:tc>
          <w:tcPr>
            <w:tcW w:w="3771" w:type="dxa"/>
            <w:tcMar>
              <w:top w:w="70" w:type="dxa"/>
              <w:left w:w="90" w:type="dxa"/>
              <w:bottom w:w="70" w:type="dxa"/>
              <w:right w:w="90" w:type="dxa"/>
            </w:tcMar>
          </w:tcPr>
          <w:p w14:paraId="5EFE6BF1" w14:textId="77777777" w:rsidR="00847C0D" w:rsidRDefault="00CC3326">
            <w:r>
              <w:rPr>
                <w:sz w:val="20"/>
                <w:szCs w:val="20"/>
                <w:lang w:val="pt-BR"/>
              </w:rPr>
              <w:t>Potência e energia da luminária de referência, pela luz medida e pelo comando, ao lado das linhas de base de 3.11</w:t>
            </w:r>
          </w:p>
        </w:tc>
      </w:tr>
      <w:tr w:rsidR="00E01C3A" w:rsidRPr="00CE1B46" w14:paraId="617FEF57" w14:textId="77777777">
        <w:trPr/>
        <w:tc>
          <w:tcPr>
            <w:tcW w:w="2600" w:type="dxa"/>
            <w:tcMar>
              <w:top w:w="70" w:type="dxa"/>
              <w:left w:w="90" w:type="dxa"/>
              <w:bottom w:w="70" w:type="dxa"/>
              <w:right w:w="90" w:type="dxa"/>
            </w:tcMar>
          </w:tcPr>
          <w:p w14:paraId="0043ABC0" w14:textId="77777777" w:rsidR="00847C0D" w:rsidRDefault="00CC3326">
            <w:pPr/>
            <w:r>
              <w:rPr>
                <w:sz w:val="20"/>
                <w:szCs w:val="20"/>
              </w:rPr>
              <w:t xml:space="preserve">REST – POST /bancada/sessoes e POST /bancada/calibracoes</w:t>
            </w:r>
          </w:p>
        </w:tc>
        <w:tc>
          <w:tcPr>
            <w:tcW w:w="2700" w:type="dxa"/>
            <w:tcMar>
              <w:top w:w="70" w:type="dxa"/>
              <w:left w:w="90" w:type="dxa"/>
              <w:bottom w:w="70" w:type="dxa"/>
              <w:right w:w="90" w:type="dxa"/>
            </w:tcMar>
          </w:tcPr>
          <w:p w14:paraId="3F208E43" w14:textId="77777777" w:rsidR="00847C0D" w:rsidRDefault="00CC3326">
            <w:pPr/>
            <w:r>
              <w:rPr>
                <w:sz w:val="20"/>
                <w:szCs w:val="20"/>
                <w:lang w:val="pt-BR"/>
              </w:rPr>
              <w:t xml:space="preserve">Manutenção do nó de bancada</w:t>
            </w:r>
          </w:p>
        </w:tc>
        <w:tc>
          <w:tcPr>
            <w:tcW w:w="3771" w:type="dxa"/>
            <w:tcMar>
              <w:top w:w="70" w:type="dxa"/>
              <w:left w:w="90" w:type="dxa"/>
              <w:bottom w:w="70" w:type="dxa"/>
              <w:right w:w="90" w:type="dxa"/>
            </w:tcMar>
          </w:tcPr>
          <w:p w14:paraId="5EFE6BF1" w14:textId="77777777" w:rsidR="00847C0D" w:rsidRDefault="00CC3326">
            <w:pPr/>
            <w:r>
              <w:rPr>
                <w:sz w:val="20"/>
                <w:szCs w:val="20"/>
                <w:lang w:val="pt-BR"/>
              </w:rPr>
              <w:t xml:space="preserve">Resultado da conferência ou da calibração: residual, níveis conferidos ou pontos da curva. Aceito só com a chave de acesso privada, e não com a do painel, que é pública</w:t>
            </w:r>
          </w:p>
        </w:tc>
      </w:tr>
      <w:tr w:rsidR="00E01C3A" w:rsidRPr="00CE1B46" w14:paraId="26ACB837" w14:textId="77777777">
        <w:tc>
          <w:tcPr>
            <w:tcW w:w="2600" w:type="dxa"/>
            <w:tcMar>
              <w:top w:w="70" w:type="dxa"/>
              <w:left w:w="90" w:type="dxa"/>
              <w:bottom w:w="70" w:type="dxa"/>
              <w:right w:w="90" w:type="dxa"/>
            </w:tcMar>
          </w:tcPr>
          <w:p w14:paraId="040DC0F0" w14:textId="77777777" w:rsidR="00847C0D" w:rsidRDefault="00CC3326">
            <w:r>
              <w:rPr>
                <w:sz w:val="20"/>
                <w:szCs w:val="20"/>
              </w:rPr>
              <w:t>REST – GET /eventos/{id}/explicacao</w:t>
            </w:r>
          </w:p>
        </w:tc>
        <w:tc>
          <w:tcPr>
            <w:tcW w:w="2700" w:type="dxa"/>
            <w:tcMar>
              <w:top w:w="70" w:type="dxa"/>
              <w:left w:w="90" w:type="dxa"/>
              <w:bottom w:w="70" w:type="dxa"/>
              <w:right w:w="90" w:type="dxa"/>
            </w:tcMar>
          </w:tcPr>
          <w:p w14:paraId="1EAF72FC" w14:textId="77777777" w:rsidR="00847C0D" w:rsidRDefault="00CC3326">
            <w:r>
              <w:rPr>
                <w:sz w:val="20"/>
                <w:szCs w:val="20"/>
                <w:lang w:val="pt-BR"/>
              </w:rPr>
              <w:t>Consulta de apresentação, usada pelo painel</w:t>
            </w:r>
          </w:p>
        </w:tc>
        <w:tc>
          <w:tcPr>
            <w:tcW w:w="3771" w:type="dxa"/>
            <w:tcMar>
              <w:top w:w="70" w:type="dxa"/>
              <w:left w:w="90" w:type="dxa"/>
              <w:bottom w:w="70" w:type="dxa"/>
              <w:right w:w="90" w:type="dxa"/>
            </w:tcMar>
          </w:tcPr>
          <w:p w14:paraId="4BDADF13" w14:textId="77777777" w:rsidR="00847C0D" w:rsidRDefault="00CC3326">
            <w:r>
              <w:rPr>
                <w:sz w:val="20"/>
                <w:szCs w:val="20"/>
                <w:lang w:val="pt-BR"/>
              </w:rPr>
              <w:t>Para uma publicação, a cadeia de cada ponto de luz afetado: entradas, regras ativadas com texto, origem e grau, nível pretendido, restrição e seu motivo, nível emitido e iluminância medida</w:t>
            </w:r>
          </w:p>
        </w:tc>
      </w:tr>
      <w:tr w:rsidR="00E01C3A" w:rsidRPr="00CE1B46" w14:paraId="71EFE3FD" w14:textId="77777777">
        <w:tc>
          <w:tcPr>
            <w:tcW w:w="2600" w:type="dxa"/>
            <w:tcMar>
              <w:top w:w="70" w:type="dxa"/>
              <w:left w:w="90" w:type="dxa"/>
              <w:bottom w:w="70" w:type="dxa"/>
              <w:right w:w="90" w:type="dxa"/>
            </w:tcMar>
          </w:tcPr>
          <w:p w14:paraId="4B23E76D" w14:textId="77777777" w:rsidR="00E01C3A" w:rsidRDefault="00CC3326">
            <w:r>
              <w:rPr>
                <w:sz w:val="20"/>
                <w:szCs w:val="20"/>
              </w:rPr>
              <w:t>MQTT – iluminacao/{ponto}/comando</w:t>
            </w:r>
          </w:p>
        </w:tc>
        <w:tc>
          <w:tcPr>
            <w:tcW w:w="2700" w:type="dxa"/>
            <w:tcMar>
              <w:top w:w="70" w:type="dxa"/>
              <w:left w:w="90" w:type="dxa"/>
              <w:bottom w:w="70" w:type="dxa"/>
              <w:right w:w="90" w:type="dxa"/>
            </w:tcMar>
          </w:tcPr>
          <w:p w14:paraId="3B722B72" w14:textId="77777777" w:rsidR="00E01C3A" w:rsidRDefault="00CC3326">
            <w:r>
              <w:rPr>
                <w:sz w:val="20"/>
                <w:szCs w:val="20"/>
              </w:rPr>
              <w:t>Tópico assinado pelo nó</w:t>
            </w:r>
          </w:p>
        </w:tc>
        <w:tc>
          <w:tcPr>
            <w:tcW w:w="3771" w:type="dxa"/>
            <w:tcMar>
              <w:top w:w="70" w:type="dxa"/>
              <w:left w:w="90" w:type="dxa"/>
              <w:bottom w:w="70" w:type="dxa"/>
              <w:right w:w="90" w:type="dxa"/>
            </w:tcMar>
          </w:tcPr>
          <w:p w14:paraId="25F98F01" w14:textId="77777777" w:rsidR="00E01C3A" w:rsidRPr="00CE1B46" w:rsidRDefault="00CC3326">
            <w:pPr>
              <w:rPr>
                <w:lang w:val="pt-BR"/>
              </w:rPr>
            </w:pPr>
            <w:r>
              <w:rPr>
                <w:sz w:val="20"/>
                <w:szCs w:val="20"/>
                <w:lang w:val="pt-BR"/>
              </w:rPr>
              <w:t xml:space="preserve">Nível-alvo, expresso como fração do fluxo pleno, validade em segundos, piso e taxa máxima de decréscimo da classe, e identificador da decisão</w:t>
            </w:r>
          </w:p>
        </w:tc>
      </w:tr>
      <w:tr w:rsidR="00E01C3A" w:rsidRPr="00CE1B46" w14:paraId="3D4F6A49" w14:textId="77777777">
        <w:tc>
          <w:tcPr>
            <w:tcW w:w="2600" w:type="dxa"/>
            <w:tcMar>
              <w:top w:w="70" w:type="dxa"/>
              <w:left w:w="90" w:type="dxa"/>
              <w:bottom w:w="70" w:type="dxa"/>
              <w:right w:w="90" w:type="dxa"/>
            </w:tcMar>
          </w:tcPr>
          <w:p w14:paraId="1B0A5DD1" w14:textId="77777777" w:rsidR="00E01C3A" w:rsidRDefault="00CC3326">
            <w:r>
              <w:rPr>
                <w:sz w:val="20"/>
                <w:szCs w:val="20"/>
              </w:rPr>
              <w:t>MQTT – iluminacao/{ponto}/telemetria</w:t>
            </w:r>
          </w:p>
        </w:tc>
        <w:tc>
          <w:tcPr>
            <w:tcW w:w="2700" w:type="dxa"/>
            <w:tcMar>
              <w:top w:w="70" w:type="dxa"/>
              <w:left w:w="90" w:type="dxa"/>
              <w:bottom w:w="70" w:type="dxa"/>
              <w:right w:w="90" w:type="dxa"/>
            </w:tcMar>
          </w:tcPr>
          <w:p w14:paraId="77BDECF8" w14:textId="77777777" w:rsidR="00E01C3A" w:rsidRDefault="00CC3326">
            <w:r>
              <w:rPr>
                <w:sz w:val="20"/>
                <w:szCs w:val="20"/>
              </w:rPr>
              <w:t>Tópico publicado pelo nó</w:t>
            </w:r>
          </w:p>
        </w:tc>
        <w:tc>
          <w:tcPr>
            <w:tcW w:w="3771" w:type="dxa"/>
            <w:tcMar>
              <w:top w:w="70" w:type="dxa"/>
              <w:left w:w="90" w:type="dxa"/>
              <w:bottom w:w="70" w:type="dxa"/>
              <w:right w:w="90" w:type="dxa"/>
            </w:tcMar>
          </w:tcPr>
          <w:p w14:paraId="4C38E253" w14:textId="77777777" w:rsidR="00E01C3A" w:rsidRPr="00CE1B46" w:rsidRDefault="00CC3326">
            <w:pPr>
              <w:rPr>
                <w:lang w:val="pt-BR"/>
              </w:rPr>
            </w:pPr>
            <w:r>
              <w:rPr>
                <w:sz w:val="20"/>
                <w:szCs w:val="20"/>
                <w:lang w:val="pt-BR"/>
              </w:rPr>
              <w:t xml:space="preserve">Ciclo de trabalho efetivamente aplicado, nível que o nó aplicava ao responder, iluminância medida e identificador da decisão correspondente</w:t>
            </w:r>
          </w:p>
        </w:tc>
      </w:tr>
      <w:tr w:rsidR="00E01C3A" w:rsidRPr="00CE1B46" w14:paraId="1AE6CE10" w14:textId="77777777">
        <w:tc>
          <w:tcPr>
            <w:tcW w:w="2600" w:type="dxa"/>
            <w:tcMar>
              <w:top w:w="70" w:type="dxa"/>
              <w:left w:w="90" w:type="dxa"/>
              <w:bottom w:w="70" w:type="dxa"/>
              <w:right w:w="90" w:type="dxa"/>
            </w:tcMar>
          </w:tcPr>
          <w:p w14:paraId="2AAD4E15" w14:textId="77777777" w:rsidR="00847C0D" w:rsidRDefault="00CC3326">
            <w:r>
              <w:rPr>
                <w:sz w:val="20"/>
                <w:szCs w:val="20"/>
              </w:rPr>
              <w:t>MQTT – iluminacao/{ponto}/estado</w:t>
            </w:r>
          </w:p>
        </w:tc>
        <w:tc>
          <w:tcPr>
            <w:tcW w:w="2700" w:type="dxa"/>
            <w:tcMar>
              <w:top w:w="70" w:type="dxa"/>
              <w:left w:w="90" w:type="dxa"/>
              <w:bottom w:w="70" w:type="dxa"/>
              <w:right w:w="90" w:type="dxa"/>
            </w:tcMar>
          </w:tcPr>
          <w:p w14:paraId="5599541E" w14:textId="77777777" w:rsidR="00847C0D" w:rsidRDefault="00CC3326">
            <w:r>
              <w:rPr>
                <w:sz w:val="20"/>
                <w:szCs w:val="20"/>
              </w:rPr>
              <w:t>Tópico publicado pelo nó, retido</w:t>
            </w:r>
          </w:p>
        </w:tc>
        <w:tc>
          <w:tcPr>
            <w:tcW w:w="3771" w:type="dxa"/>
            <w:tcMar>
              <w:top w:w="70" w:type="dxa"/>
              <w:left w:w="90" w:type="dxa"/>
              <w:bottom w:w="70" w:type="dxa"/>
              <w:right w:w="90" w:type="dxa"/>
            </w:tcMar>
          </w:tcPr>
          <w:p w14:paraId="763CF097" w14:textId="77777777" w:rsidR="00847C0D" w:rsidRDefault="00CC3326">
            <w:r>
              <w:rPr>
                <w:sz w:val="20"/>
                <w:szCs w:val="20"/>
                <w:lang w:val="pt-BR"/>
              </w:rPr>
              <w:t>Presença do nó, com última vontade que indica a desconexão</w:t>
            </w:r>
          </w:p>
        </w:tc>
      </w:tr>
    </w:tbl>
    <w:p w14:paraId="237C035F" w14:textId="77777777" w:rsidR="00E01C3A" w:rsidRDefault="00CC3326">
      <w:pPr>
        <w:spacing w:before="130" w:after="260"/>
        <w:rPr>
          <w:lang w:val="pt-BR"/>
        </w:rPr>
      </w:pPr>
      <w:r>
        <w:rPr>
          <w:sz w:val="20"/>
          <w:szCs w:val="20"/>
          <w:lang w:val="pt-BR"/>
        </w:rPr>
        <w:t>Fonte: Elaborado pelos autores (2026).</w:t>
      </w:r>
    </w:p>
    <w:p w14:paraId="679A18E5" w14:textId="77777777" w:rsidR="00E01C3A" w:rsidRDefault="00CC3326">
      <w:pPr>
        <w:spacing w:after="120" w:line="360" w:lineRule="auto"/>
        <w:ind w:firstLine="709"/>
        <w:jc w:val="both"/>
        <w:rPr>
          <w:lang w:val="pt-BR"/>
        </w:rPr>
      </w:pPr>
      <w:r>
        <w:rPr>
          <w:lang w:val="pt-BR"/>
        </w:rPr>
        <w:t xml:space="preserve">O identificador da decisão trafega nos dois sentidos, e não por conveniência de implementação: é ele que permite ligar a telemetria à decisão que a originou sem depender de proximidade temporal entre as mensagens. Mensagens podem ser </w:t>
      </w:r>
      <w:r>
        <w:rPr>
          <w:lang w:val="pt-BR"/>
        </w:rPr>
        <w:t>reordenadas ou reentregues, e um vínculo estabelecido por horário seria frágil justamente nos casos em que a auditoria importa. A especificação da interface REST, por sua vez, constitui resultado do trabalho na acepção registrada em 3.2: define o que uma plataforma municipal de monitoramento precisaria publicar para que um sistema de iluminação pudesse consumi-la.</w:t>
      </w:r>
    </w:p>
    <w:p w14:paraId="1DB9EAAD" w14:textId="77777777" w:rsidR="00847C0D" w:rsidRDefault="00CC3326">
      <w:pPr>
        <w:spacing w:after="120" w:line="360" w:lineRule="auto"/>
        <w:ind w:firstLine="709"/>
        <w:jc w:val="both"/>
      </w:pPr>
      <w:r>
        <w:rPr>
          <w:lang w:val="pt-BR"/>
        </w:rPr>
        <w:t>As consultas de apresentação — pontos, alertas, energia e explicação — servem apenas ao painel e não integram a especificação de integração; a consulta de trechos a integra, por definir os lugares a que as leituras se referem. Comando e telemetria trafegam com qualidade de serviço 1 e sem retenção: um comando retido faria o nó que reconecta aplicar decisão antiga. A eventual reentrega é absorvida pela unicidade do identificador da decisão na telemetria. O tópico de estado é retido e carrega a última vontade do nó, o que permite ao serviço marcar o ponto como sem comunicação. Na implantação, a telemetria levaria a grandeza elétrica reportada pelo controlador de telegestão, em lugar da iluminância, e o serviço continuaria a comparar o medido com o esperado para o nível comandado (3.4.5).</w:t>
      </w:r>
    </w:p>
    <w:p w14:paraId="006CAE64" w14:textId="77777777" w:rsidR="002A414D" w:rsidRDefault="009172FF">
      <w:pPr>
        <w:pStyle w:val="Heading4"/>
        <w:spacing w:before="320" w:after="200" w:line="360" w:lineRule="auto"/>
        <w:pPrChange w:id="30690" w:author="Vitor Oliveira" w:date="2026-10-11T04:00:00Z">
          <w:pPr>
            <w:pStyle w:val="Heading3"/>
            <w:spacing w:before="320" w:after="200" w:line="360" w:lineRule="auto"/>
          </w:pPr>
        </w:pPrChange>
      </w:pPr>
      <w:bookmarkStart w:id="52" w:name="_Toc241792044"/>
      <w:del w:id="30325" w:author="Vitor Oliveira" w:date="2026-10-11T04:00:00Z">
        <w:r>
          <w:rPr>
            <w:lang w:val="pt-BR"/>
          </w:rPr>
          <w:delText xml:space="preserve">4.6.3</w:delText>
        </w:r>
      </w:del>
      <w:ins w:id="30326" w:author="Vitor Oliveira" w:date="2026-10-11T04:00:00Z">
        <w:r>
          <w:rPr>
            <w:lang w:val="pt-BR"/>
          </w:rPr>
          <w:t xml:space="preserve">3.12.6.3</w:t>
        </w:r>
      </w:ins>
      <w:r>
        <w:rPr>
          <w:lang w:val="pt-BR"/>
        </w:rPr>
        <w:t xml:space="preserve"> Percurso de uma decisão</w:t>
      </w:r>
      <w:bookmarkEnd w:id="52"/>
    </w:p>
    <w:p w14:paraId="646AE700" w14:textId="77777777" w:rsidR="002A414D" w:rsidRDefault="009172FF">
      <w:pPr>
        <w:spacing w:after="120" w:line="360" w:lineRule="auto"/>
        <w:ind w:firstLine="709"/>
        <w:jc w:val="both"/>
      </w:pPr>
      <w:r>
        <w:rPr>
          <w:lang w:val="pt-BR"/>
        </w:rPr>
        <w:t>A Figura 2 apresenta a sequência de mensagens de uma decisão, do recebimento do dado à exibição no painel. Os números da figura correspondem aos passos descritos em seguida.</w:t>
      </w:r>
    </w:p>
    <w:p w14:paraId="742CDF70" w14:textId="77777777" w:rsidR="00E01C3A" w:rsidRDefault="00CC3326">
      <w:pPr>
        <w:keepNext/>
        <w:spacing w:before="240"/>
        <w:jc w:val="center"/>
      </w:pPr>
      <w:r>
        <w:rPr>
          <w:noProof/>
          <w:lang w:val="pt-BR"/>
        </w:rPr>
        <w:drawing>
          <wp:inline distT="0" distB="0" distL="0" distR="0" wp14:anchorId="56549F5B" wp14:editId="07724E36">
            <wp:extent cx="5400000" cy="5349216"/>
            <wp:effectExtent l="0" t="0" r="0" b="0"/>
            <wp:docPr id="103" name="Figura 2 - Sequencia de mensagens de uma decisa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Figura 2"/>
                    <pic:cNvPicPr/>
                  </pic:nvPicPr>
                  <pic:blipFill>
                    <a:blip r:embed="rId9"/>
                    <a:stretch>
                      <a:fillRect/>
                    </a:stretch>
                  </pic:blipFill>
                  <pic:spPr>
                    <a:xfrm>
                      <a:off x="0" y="0"/>
                      <a:ext cx="5400000" cy="5349216"/>
                    </a:xfrm>
                    <a:prstGeom prst="rect">
                      <a:avLst/>
                    </a:prstGeom>
                  </pic:spPr>
                </pic:pic>
              </a:graphicData>
            </a:graphic>
          </wp:inline>
        </w:drawing>
      </w:r>
    </w:p>
    <w:p w14:paraId="7884BB54" w14:textId="77777777" w:rsidR="002A414D" w:rsidRDefault="009172FF">
      <w:pPr>
        <w:keepNext/>
        <w:spacing w:before="130" w:after="60"/>
        <w:jc w:val="center"/>
      </w:pPr>
      <w:r>
        <w:rPr>
          <w:sz w:val="20"/>
          <w:szCs w:val="20"/>
          <w:lang w:val="pt-BR"/>
        </w:rPr>
        <w:t>Figura 2 – Sequência de mensagens de uma decisão</w:t>
      </w:r>
    </w:p>
    <w:p w14:paraId="1713783C" w14:textId="77777777" w:rsidR="002A414D" w:rsidRDefault="009172FF">
      <w:pPr>
        <w:spacing w:after="280"/>
        <w:jc w:val="center"/>
      </w:pPr>
      <w:r>
        <w:rPr>
          <w:sz w:val="20"/>
          <w:szCs w:val="20"/>
          <w:lang w:val="pt-BR"/>
        </w:rPr>
        <w:t>Fonte: Elaborado pelos autores (2026).</w:t>
      </w:r>
    </w:p>
    <w:p w14:paraId="60F84CDE" w14:textId="77777777" w:rsidR="002A414D" w:rsidRDefault="009172FF">
      <w:pPr>
        <w:spacing w:after="120" w:line="360" w:lineRule="auto"/>
        <w:ind w:firstLine="709"/>
        <w:jc w:val="both"/>
      </w:pPr>
      <w:r>
        <w:rPr>
          <w:lang w:val="pt-BR"/>
        </w:rPr>
        <w:t>(1) Publicação. A plataforma envia à interface, por POST /eventos, o volume de um trecho — a média de pessoas presentes na área nos últimos 5 min — ou uma ocorrência.</w:t>
      </w:r>
    </w:p>
    <w:p w14:paraId="30A9CDE5" w14:textId="77777777" w:rsidR="002A414D" w:rsidRDefault="009172FF">
      <w:pPr>
        <w:spacing w:after="120" w:line="360" w:lineRule="auto"/>
        <w:ind w:firstLine="709"/>
        <w:jc w:val="both"/>
      </w:pPr>
      <w:r>
        <w:rPr>
          <w:lang w:val="pt-BR"/>
        </w:rPr>
        <w:t>(2) Validação e gravação. A interface recusa o que foge ao vocabulário especificado e grava o evento no banco, que avisa o serviço de decisão; o serviço não espera o ciclo seguinte para reagir.</w:t>
      </w:r>
    </w:p>
    <w:p w14:paraId="7D4C9D95" w14:textId="77777777" w:rsidR="002A414D" w:rsidRDefault="009172FF">
      <w:pPr>
        <w:spacing w:after="120" w:line="360" w:lineRule="auto"/>
        <w:ind w:firstLine="709"/>
        <w:jc w:val="both"/>
      </w:pPr>
      <w:r>
        <w:rPr>
          <w:lang w:val="pt-BR"/>
        </w:rPr>
        <w:t>(3) Leitura do estado. Para cada ponto de luz associado ao trecho (3.5.2), o serviço lê os volumes vigentes dos trechos do ponto, as ocorrências abertas, a classe da via e o histórico de volumes.</w:t>
      </w:r>
    </w:p>
    <w:p w14:paraId="7F4663B2" w14:textId="77777777" w:rsidR="002A414D" w:rsidRDefault="009172FF">
      <w:pPr>
        <w:spacing w:after="120" w:line="360" w:lineRule="auto"/>
        <w:ind w:firstLine="709"/>
        <w:jc w:val="both"/>
      </w:pPr>
      <w:r>
        <w:rPr>
          <w:lang w:val="pt-BR"/>
        </w:rPr>
        <w:t xml:space="preserve">(4) Decisão. O volume, dividido pela referência do trecho, torna-se o nível observado; a camada de previsão estima o nível da próxima hora (3.6); a inferência nebulosa combina os dois, a ocorrência e a faixa horária e produz o nível pretendido (3.7); </w:t>
      </w:r>
      <w:r>
        <w:rPr>
          <w:lang w:val="pt-BR"/>
        </w:rPr>
        <w:t xml:space="preserve">a camada de verificação aplica o piso e produz o nível-alvo emitido.</w:t>
      </w:r>
    </w:p>
    <w:p w14:paraId="4A6BAC8F" w14:textId="77777777" w:rsidR="002A414D" w:rsidRDefault="009172FF">
      <w:pPr>
        <w:spacing w:after="120" w:line="360" w:lineRule="auto"/>
        <w:ind w:firstLine="709"/>
        <w:jc w:val="both"/>
      </w:pPr>
      <w:r>
        <w:rPr>
          <w:lang w:val="pt-BR"/>
        </w:rPr>
        <w:t>(5) Registro. A decisão é gravada com as entradas, o grau de cada regra, os dois níveis, a restrição aplicada e as versões da base de regras e do modelo, e é ligada aos eventos em que se apoiou.</w:t>
      </w:r>
    </w:p>
    <w:p w14:paraId="1FC7BE65" w14:textId="77777777" w:rsidR="002A414D" w:rsidRDefault="009172FF">
      <w:pPr>
        <w:spacing w:after="120" w:line="360" w:lineRule="auto"/>
        <w:ind w:firstLine="709"/>
        <w:jc w:val="both"/>
      </w:pPr>
      <w:r>
        <w:rPr>
          <w:lang w:val="pt-BR"/>
        </w:rPr>
        <w:t xml:space="preserve">(6) Comando. O serviço publica, no tópico do ponto de luz, </w:t>
      </w:r>
      <w:r>
        <w:rPr>
          <w:lang w:val="pt-BR"/>
        </w:rPr>
        <w:t xml:space="preserve">o nível-alvo, a validade, o piso, a taxa e o identificador da decisão, se o alvo mudou ou se o comando anterior está para vencer.</w:t>
      </w:r>
    </w:p>
    <w:p w14:paraId="4CDFF75E" w14:textId="77777777" w:rsidR="002A414D" w:rsidRDefault="009172FF">
      <w:pPr>
        <w:spacing w:after="120" w:line="360" w:lineRule="auto"/>
        <w:ind w:firstLine="709"/>
        <w:jc w:val="both"/>
      </w:pPr>
      <w:r>
        <w:rPr>
          <w:lang w:val="pt-BR"/>
        </w:rPr>
        <w:t xml:space="preserve">(7) Atuação e medição. </w:t>
      </w:r>
      <w:r>
        <w:rPr>
          <w:lang w:val="pt-BR"/>
        </w:rPr>
        <w:t xml:space="preserve">O nó sobe ao alvo na hora, ou desce até ele em rampa, converte cada nível em ciclo de trabalho pela tabela de calibração, aplica-o e lê a iluminância.</w:t>
      </w:r>
    </w:p>
    <w:p w14:paraId="4721A059" w14:textId="77777777" w:rsidR="002A414D" w:rsidRDefault="009172FF">
      <w:pPr>
        <w:spacing w:after="120" w:line="360" w:lineRule="auto"/>
        <w:ind w:firstLine="709"/>
        <w:jc w:val="both"/>
      </w:pPr>
      <w:r>
        <w:rPr>
          <w:lang w:val="pt-BR"/>
        </w:rPr>
        <w:t>(8) Telemetria. O nó publica o ciclo de trabalho aplicado, a iluminância medida e o identificador da decisão.</w:t>
      </w:r>
    </w:p>
    <w:p w14:paraId="70114FF2" w14:textId="77777777" w:rsidR="002A414D" w:rsidRDefault="009172FF">
      <w:pPr>
        <w:spacing w:after="120" w:line="360" w:lineRule="auto"/>
        <w:ind w:firstLine="709"/>
        <w:jc w:val="both"/>
      </w:pPr>
      <w:r>
        <w:rPr>
          <w:lang w:val="pt-BR"/>
        </w:rPr>
        <w:t>(9) Conferência. O serviço grava a leitura e confronta a iluminância entregue com a esperada para o nível comandado (3.4.5).</w:t>
      </w:r>
    </w:p>
    <w:p w14:paraId="6334DA0B" w14:textId="77777777" w:rsidR="002A414D" w:rsidRDefault="009172FF">
      <w:pPr>
        <w:spacing w:after="120" w:line="360" w:lineRule="auto"/>
        <w:ind w:firstLine="709"/>
        <w:jc w:val="both"/>
      </w:pPr>
      <w:r>
        <w:rPr>
          <w:lang w:val="pt-BR"/>
        </w:rPr>
        <w:t>(10) Apresentação. O painel consulta a interface e exibe a cadeia completa, com a explicação regra a regra.</w:t>
      </w:r>
    </w:p>
    <w:p w14:paraId="7D9DBDD2" w14:textId="77777777" w:rsidR="002A414D" w:rsidRDefault="009172FF">
      <w:pPr>
        <w:spacing w:after="120" w:line="360" w:lineRule="auto"/>
        <w:ind w:firstLine="709"/>
        <w:jc w:val="both"/>
      </w:pPr>
      <w:r>
        <w:rPr>
          <w:lang w:val="pt-BR"/>
        </w:rPr>
        <w:t xml:space="preserve">Sem evento novo, o serviço não volta a decidir até que o comando esteja para vencer; a rampa de descida corre no nó, e é o vencimento do comando, e não a falta de mensagens, que leva o nó ao pleno.</w:t>
      </w:r>
    </w:p>
    <w:p w14:paraId="27881BB9" w14:textId="77777777" w:rsidR="002A414D" w:rsidRDefault="009172FF">
      <w:pPr>
        <w:spacing w:after="120" w:line="360" w:lineRule="auto"/>
        <w:ind w:firstLine="709"/>
        <w:jc w:val="both"/>
      </w:pPr>
      <w:r>
        <w:rPr>
          <w:lang w:val="pt-BR"/>
        </w:rPr>
        <w:t>Um exemplo registrado no ambiente de desenvolvimento, com o nó simulado, ilustra o percurso. Em 29 de setembro de 2026, à 1 h 21 min, foi publicado para o trecho 20159, da Rua Antonio Viana, o volume de 0,3 pessoa, em média, no período de 5 min:</w:t>
      </w:r>
    </w:p>
    <w:p w14:paraId="2B9C5A8E" w14:textId="77777777" w:rsidR="002A414D" w:rsidRDefault="009172FF">
      <w:pPr>
        <w:spacing w:after="120" w:line="360" w:lineRule="auto"/>
        <w:ind w:firstLine="709"/>
        <w:jc w:val="both"/>
      </w:pPr>
      <w:r>
        <w:rPr>
          <w:lang w:val="pt-BR"/>
        </w:rPr>
        <w:t>{"tipo": "volume", "ocorrido_em": "2026-09-29T01:21:03-03:00", "pessoas_media": 0.3, "periodo_s": 300, "trecho": 20159, "origem": "evento.sh"}</w:t>
      </w:r>
    </w:p>
    <w:p w14:paraId="284AC4F7" w14:textId="77777777" w:rsidR="002A414D" w:rsidRDefault="009172FF">
      <w:pPr>
        <w:spacing w:after="120" w:line="360" w:lineRule="auto"/>
        <w:ind w:firstLine="709"/>
        <w:jc w:val="both"/>
      </w:pPr>
      <w:r>
        <w:rPr>
          <w:lang w:val="pt-BR"/>
        </w:rPr>
        <w:t xml:space="preserve">O ponto de luz da bancada, que corresponde ao poste de placa IP0412418, de classe P3, está associado a esse trecho. Com a referência inicial de cinco pessoas, o nível observado foi de 0,06, junto ao tercil inferior. Sem histórico suficiente naquele ambiente, a previsão recorreu à persistência e repetiu 0,06. A inferência ativou com grau 0,938 a regra de movimentação observada baixa e prevista baixa, e com grau 0,062 as duas regras que conduzem a uma classe abaixo, o que resultou no degrau </w:t>
      </w:r>
      <w:r>
        <w:rPr>
          <w:lang w:val="pt-BR"/>
        </w:rPr>
        <w:t>1,914 e no nível pretendido de 0,522, pouco acima da classe mínima. O nível anterior era 1,000, e a camada de verificação limitou a queda pela taxa: o nível emitido foi 0,994, e a restrição registrada, a de taxa. A decisão foi gravada 8 ms depois do recebimento do evento, e o comando publicado foi:</w:t>
      </w:r>
    </w:p>
    <w:p w14:paraId="5773073A" w14:textId="77777777" w:rsidR="002A414D" w:rsidRDefault="009172FF">
      <w:pPr>
        <w:spacing w:after="120" w:line="360" w:lineRule="auto"/>
        <w:ind w:firstLine="709"/>
        <w:jc w:val="both"/>
      </w:pPr>
      <w:r>
        <w:rPr>
          <w:lang w:val="pt-BR"/>
        </w:rPr>
        <w:t>{"decisao_id": "7d2d3cc6-1b01-4f1d-a6d2-a76723514f02", "nivel": 0.994}</w:t>
      </w:r>
    </w:p>
    <w:p>
      <w:pPr>
        <w:spacing w:after="120" w:line="360" w:lineRule="auto"/>
        <w:ind w:firstLine="709"/>
        <w:jc w:val="both"/>
      </w:pPr>
      <w:r>
        <w:rPr>
          <w:lang w:val="pt-BR"/>
        </w:rPr>
        <w:t xml:space="preserve">O exemplo foi registrado antes da arquitetura descrita em 3.5.2, quando o serviço conduzia a rampa e limitava cada comando pela taxa.</w:t>
      </w:r>
      <w:r>
        <w:rPr>
          <w:lang w:val="pt-BR"/>
        </w:rPr>
        <w:t xml:space="preserve"> Foi registrado também antes da troca da série de treino (3.6), com os tercis da série anterior; com a base vigente, os graus de ativação e o degrau seriam outros.</w:t>
      </w:r>
      <w:r>
        <w:rPr>
          <w:lang w:val="pt-BR"/>
        </w:rPr>
        <w:t xml:space="preserve"> Na arquitetura vigente, o comando levaria o nível-alvo de 0,522, a validade do volume e o piso e a taxa da classe, e o nó desceria de 1,000 a 0,522 sob a rampa.</w:t>
      </w:r>
    </w:p>
    <w:p w14:paraId="72E9318E" w14:textId="77777777" w:rsidR="002A414D" w:rsidRDefault="009172FF">
      <w:pPr>
        <w:spacing w:after="120" w:line="360" w:lineRule="auto"/>
        <w:ind w:firstLine="709"/>
        <w:jc w:val="both"/>
      </w:pPr>
      <w:r>
        <w:rPr>
          <w:lang w:val="pt-BR"/>
        </w:rPr>
        <w:t>O nó simulado respondeu com a telemetria:</w:t>
      </w:r>
    </w:p>
    <w:p w14:paraId="771F0D98" w14:textId="77777777" w:rsidR="002A414D" w:rsidRDefault="009172FF">
      <w:pPr>
        <w:spacing w:after="120" w:line="360" w:lineRule="auto"/>
        <w:ind w:firstLine="709"/>
        <w:jc w:val="both"/>
      </w:pPr>
      <w:r>
        <w:rPr>
          <w:lang w:val="pt-BR"/>
        </w:rPr>
        <w:t>{"decisao_id": "7d2d3cc6-1b01-4f1d-a6d2-a76723514f02", "duty": 0.4970, "lux": 10.40}</w:t>
      </w:r>
    </w:p>
    <w:p w14:paraId="7D59678B" w14:textId="77777777" w:rsidR="002A414D" w:rsidRDefault="009172FF">
      <w:pPr>
        <w:spacing w:after="120" w:line="360" w:lineRule="auto"/>
        <w:ind w:firstLine="709"/>
        <w:jc w:val="both"/>
      </w:pPr>
      <w:r>
        <w:rPr>
          <w:lang w:val="pt-BR"/>
        </w:rPr>
        <w:t xml:space="preserve">A iluminância desse exemplo é sintética, por provir do nó simulado; os valores medidos no nó de bancada são apresentados em </w:t>
      </w:r>
      <w:del w:id="30327" w:author="Vitor Oliveira" w:date="2026-10-11T04:00:00Z">
        <w:r>
          <w:rPr>
            <w:lang w:val="pt-BR"/>
          </w:rPr>
          <w:delText xml:space="preserve">5.3</w:delText>
        </w:r>
      </w:del>
      <w:ins w:id="30328" w:author="Vitor Oliveira" w:date="2026-10-11T04:00:00Z">
        <w:r>
          <w:rPr>
            <w:lang w:val="pt-BR"/>
          </w:rPr>
          <w:t xml:space="preserve">4.3</w:t>
        </w:r>
      </w:ins>
      <w:r>
        <w:rPr>
          <w:lang w:val="pt-BR"/>
        </w:rPr>
        <w:t xml:space="preserve">.</w:t>
      </w:r>
    </w:p>
    <w:p w14:paraId="57E1D022" w14:textId="77777777" w:rsidR="00E01C3A" w:rsidRDefault="00CC3326">
      <w:pPr>
        <w:pStyle w:val="Heading3"/>
        <w:spacing w:before="360" w:after="240" w:line="360" w:lineRule="auto"/>
        <w:rPr>
          <w:ins w:id="30467" w:author="Vitor Oliveira" w:date="2026-10-11T04:00:00Z"/>
          <w:lang w:val="pt-BR"/>
        </w:rPr>
      </w:pPr>
      <w:bookmarkStart w:id="57" w:name="_Toc241792049"/>
      <w:ins w:id="30465" w:author="Vitor Oliveira" w:date="2026-10-11T04:00:00Z">
        <w:r>
          <w:rPr>
            <w:lang w:val="pt-BR"/>
          </w:rPr>
          <w:t xml:space="preserve">3.12.7</w:t>
        </w:r>
      </w:ins>
      <w:ins w:id="30466" w:author="Vitor Oliveira" w:date="2026-10-11T04:00:00Z">
        <w:r>
          <w:rPr>
            <w:lang w:val="pt-BR"/>
          </w:rPr>
          <w:t xml:space="preserve"> Especificação dos casos de teste</w:t>
        </w:r>
      </w:ins>
      <w:bookmarkEnd w:id="57"/>
    </w:p>
    <w:p w14:paraId="0CFA954D" w14:textId="77777777" w:rsidR="00E01C3A" w:rsidRDefault="00CC3326">
      <w:pPr>
        <w:spacing w:after="120" w:line="360" w:lineRule="auto"/>
        <w:ind w:firstLine="709"/>
        <w:jc w:val="both"/>
        <w:rPr>
          <w:ins w:id="30471" w:author="Vitor Oliveira" w:date="2026-10-11T04:00:00Z"/>
          <w:lang w:val="pt-BR"/>
        </w:rPr>
      </w:pPr>
      <w:ins w:id="30468" w:author="Vitor Oliveira" w:date="2026-10-11T04:00:00Z">
        <w:r>
          <w:rPr>
            <w:highlight w:val="yellow"/>
            <w:lang w:val="pt-BR"/>
          </w:rPr>
          <w:t xml:space="preserve">O Quadro </w:t>
        </w:r>
      </w:ins>
      <w:ins w:id="30469" w:author="Vitor Oliveira" w:date="2026-10-11T04:00:00Z">
        <w:r>
          <w:rPr>
            <w:highlight w:val="yellow"/>
            <w:lang w:val="pt-BR"/>
          </w:rPr>
          <w:t xml:space="preserve">15</w:t>
        </w:r>
      </w:ins>
      <w:ins w:id="30470" w:author="Vitor Oliveira" w:date="2026-10-11T04:00:00Z">
        <w:r>
          <w:rPr>
            <w:highlight w:val="yellow"/>
            <w:lang w:val="pt-BR"/>
          </w:rPr>
          <w:t xml:space="preserve"> especifica os casos de teste. Os casos CT01 a CT14 são automatizados e executados a cada alteração do código; os demais exigem o nó físico ou o ambiente implantado e compõem as etapas de 3.9.</w:t>
        </w:r>
      </w:ins>
    </w:p>
    <w:p w14:paraId="043E6280" w14:textId="77777777" w:rsidR="00847C0D" w:rsidRDefault="00CC3326">
      <w:pPr>
        <w:keepNext/>
        <w:spacing w:before="260" w:after="130"/>
        <w:rPr>
          <w:ins w:id="30475" w:author="Vitor Oliveira" w:date="2026-10-11T04:00:00Z"/>
        </w:rPr>
      </w:pPr>
      <w:ins w:id="30472" w:author="Vitor Oliveira" w:date="2026-10-11T04:00:00Z">
        <w:r>
          <w:rPr>
            <w:sz w:val="20"/>
            <w:szCs w:val="20"/>
            <w:lang w:val="pt-BR"/>
          </w:rPr>
          <w:t xml:space="preserve">Quadro </w:t>
        </w:r>
      </w:ins>
      <w:ins w:id="30473" w:author="Vitor Oliveira" w:date="2026-10-11T04:00:00Z">
        <w:r>
          <w:rPr>
            <w:sz w:val="20"/>
            <w:szCs w:val="20"/>
            <w:lang w:val="pt-BR"/>
          </w:rPr>
          <w:t xml:space="preserve">15</w:t>
        </w:r>
      </w:ins>
      <w:ins w:id="30474" w:author="Vitor Oliveira" w:date="2026-10-11T04:00:00Z">
        <w:r>
          <w:rPr>
            <w:sz w:val="20"/>
            <w:szCs w:val="20"/>
            <w:lang w:val="pt-BR"/>
          </w:rPr>
          <w:t xml:space="preserve"> – Casos de teste</w:t>
        </w:r>
      </w:ins>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
        <w:gridCol w:w="3500"/>
        <w:gridCol w:w="1750"/>
        <w:gridCol w:w="2971"/>
      </w:tblGrid>
      <w:tr w:rsidR="00E01C3A" w14:paraId="4331F66B" w14:textId="77777777">
        <w:trPr>
          <w:tblHeader/>
          <w:ins w:id="30646" w:author="Vitor Oliveira" w:date="2026-10-11T04:00:00Z"/>
        </w:trPr>
        <w:tc>
          <w:tcPr>
            <w:tcW w:w="850" w:type="dxa"/>
            <w:shd w:val="clear" w:color="auto" w:fill="EDEDED"/>
            <w:tcMar>
              <w:top w:w="70" w:type="dxa"/>
              <w:left w:w="90" w:type="dxa"/>
              <w:bottom w:w="70" w:type="dxa"/>
              <w:right w:w="90" w:type="dxa"/>
            </w:tcMar>
          </w:tcPr>
          <w:p w14:paraId="68556C77" w14:textId="77777777" w:rsidR="00847C0D" w:rsidRDefault="00CC3326">
            <w:pPr>
              <w:rPr>
                <w:ins w:id="30477" w:author="Vitor Oliveira" w:date="2026-10-11T04:00:00Z"/>
              </w:rPr>
            </w:pPr>
            <w:ins w:id="30476" w:author="Vitor Oliveira" w:date="2026-10-11T04:00:00Z">
              <w:r>
                <w:rPr>
                  <w:sz w:val="20"/>
                  <w:szCs w:val="20"/>
                </w:rPr>
                <w:t>Id</w:t>
              </w:r>
            </w:ins>
          </w:p>
        </w:tc>
        <w:tc>
          <w:tcPr>
            <w:tcW w:w="3500" w:type="dxa"/>
            <w:shd w:val="clear" w:color="auto" w:fill="EDEDED"/>
            <w:tcMar>
              <w:top w:w="70" w:type="dxa"/>
              <w:left w:w="90" w:type="dxa"/>
              <w:bottom w:w="70" w:type="dxa"/>
              <w:right w:w="90" w:type="dxa"/>
            </w:tcMar>
          </w:tcPr>
          <w:p w14:paraId="302EF244" w14:textId="77777777" w:rsidR="00847C0D" w:rsidRDefault="00CC3326">
            <w:pPr>
              <w:rPr>
                <w:ins w:id="30479" w:author="Vitor Oliveira" w:date="2026-10-11T04:00:00Z"/>
              </w:rPr>
            </w:pPr>
            <w:ins w:id="30478" w:author="Vitor Oliveira" w:date="2026-10-11T04:00:00Z">
              <w:r>
                <w:rPr>
                  <w:sz w:val="20"/>
                  <w:szCs w:val="20"/>
                </w:rPr>
                <w:t>Requisito</w:t>
              </w:r>
            </w:ins>
          </w:p>
        </w:tc>
        <w:tc>
          <w:tcPr>
            <w:tcW w:w="1750" w:type="dxa"/>
            <w:shd w:val="clear" w:color="auto" w:fill="EDEDED"/>
            <w:tcMar>
              <w:top w:w="70" w:type="dxa"/>
              <w:left w:w="90" w:type="dxa"/>
              <w:bottom w:w="70" w:type="dxa"/>
              <w:right w:w="90" w:type="dxa"/>
            </w:tcMar>
          </w:tcPr>
          <w:p w14:paraId="1410D6CC" w14:textId="77777777" w:rsidR="00847C0D" w:rsidRDefault="00CC3326">
            <w:pPr>
              <w:rPr>
                <w:ins w:id="30481" w:author="Vitor Oliveira" w:date="2026-10-11T04:00:00Z"/>
              </w:rPr>
            </w:pPr>
            <w:ins w:id="30480" w:author="Vitor Oliveira" w:date="2026-10-11T04:00:00Z">
              <w:r>
                <w:rPr>
                  <w:sz w:val="20"/>
                  <w:szCs w:val="20"/>
                </w:rPr>
                <w:t>Entrada e pré-condição</w:t>
              </w:r>
            </w:ins>
          </w:p>
        </w:tc>
        <w:tc>
          <w:tcPr>
            <w:tcW w:w="2971" w:type="dxa"/>
            <w:shd w:val="clear" w:color="auto" w:fill="EDEDED"/>
            <w:tcMar>
              <w:top w:w="70" w:type="dxa"/>
              <w:left w:w="90" w:type="dxa"/>
              <w:bottom w:w="70" w:type="dxa"/>
              <w:right w:w="90" w:type="dxa"/>
            </w:tcMar>
          </w:tcPr>
          <w:p w14:paraId="650D1D82" w14:textId="77777777" w:rsidR="00847C0D" w:rsidRDefault="00CC3326">
            <w:pPr>
              <w:rPr>
                <w:ins w:id="30483" w:author="Vitor Oliveira" w:date="2026-10-11T04:00:00Z"/>
              </w:rPr>
            </w:pPr>
            <w:ins w:id="30482" w:author="Vitor Oliveira" w:date="2026-10-11T04:00:00Z">
              <w:r>
                <w:rPr>
                  <w:sz w:val="20"/>
                  <w:szCs w:val="20"/>
                </w:rPr>
                <w:t>Resultado esperado</w:t>
              </w:r>
            </w:ins>
          </w:p>
        </w:tc>
      </w:tr>
      <w:tr w:rsidR="00E01C3A" w:rsidRPr="00CE1B46" w14:paraId="388BAAFD" w14:textId="77777777">
        <w:trPr>
          <w:ins w:id="30647" w:author="Vitor Oliveira" w:date="2026-10-11T04:00:00Z"/>
        </w:trPr>
        <w:tc>
          <w:tcPr>
            <w:tcW w:w="850" w:type="dxa"/>
            <w:tcMar>
              <w:top w:w="70" w:type="dxa"/>
              <w:left w:w="90" w:type="dxa"/>
              <w:bottom w:w="70" w:type="dxa"/>
              <w:right w:w="90" w:type="dxa"/>
            </w:tcMar>
          </w:tcPr>
          <w:p w14:paraId="6EC739D0" w14:textId="77777777" w:rsidR="00847C0D" w:rsidRDefault="00CC3326">
            <w:pPr>
              <w:rPr>
                <w:ins w:id="30485" w:author="Vitor Oliveira" w:date="2026-10-11T04:00:00Z"/>
              </w:rPr>
            </w:pPr>
            <w:ins w:id="30484" w:author="Vitor Oliveira" w:date="2026-10-11T04:00:00Z">
              <w:r>
                <w:rPr>
                  <w:sz w:val="20"/>
                  <w:szCs w:val="20"/>
                </w:rPr>
                <w:t>CT01</w:t>
              </w:r>
            </w:ins>
          </w:p>
        </w:tc>
        <w:tc>
          <w:tcPr>
            <w:tcW w:w="3500" w:type="dxa"/>
            <w:tcMar>
              <w:top w:w="70" w:type="dxa"/>
              <w:left w:w="90" w:type="dxa"/>
              <w:bottom w:w="70" w:type="dxa"/>
              <w:right w:w="90" w:type="dxa"/>
            </w:tcMar>
          </w:tcPr>
          <w:p w14:paraId="6C01E3AF" w14:textId="77777777" w:rsidR="00847C0D" w:rsidRDefault="00CC3326">
            <w:pPr>
              <w:rPr>
                <w:ins w:id="30487" w:author="Vitor Oliveira" w:date="2026-10-11T04:00:00Z"/>
              </w:rPr>
            </w:pPr>
            <w:ins w:id="30486" w:author="Vitor Oliveira" w:date="2026-10-11T04:00:00Z">
              <w:r>
                <w:rPr>
                  <w:sz w:val="20"/>
                  <w:szCs w:val="20"/>
                  <w:lang w:val="pt-BR"/>
                </w:rPr>
                <w:t>RF01, RNF08</w:t>
              </w:r>
            </w:ins>
          </w:p>
        </w:tc>
        <w:tc>
          <w:tcPr>
            <w:tcW w:w="1750" w:type="dxa"/>
            <w:tcMar>
              <w:top w:w="70" w:type="dxa"/>
              <w:left w:w="90" w:type="dxa"/>
              <w:bottom w:w="70" w:type="dxa"/>
              <w:right w:w="90" w:type="dxa"/>
            </w:tcMar>
          </w:tcPr>
          <w:p w14:paraId="1F88ABFC" w14:textId="77777777" w:rsidR="00847C0D" w:rsidRDefault="00CC3326">
            <w:pPr>
              <w:rPr>
                <w:ins w:id="30489" w:author="Vitor Oliveira" w:date="2026-10-11T04:00:00Z"/>
              </w:rPr>
            </w:pPr>
            <w:ins w:id="30488" w:author="Vitor Oliveira" w:date="2026-10-11T04:00:00Z">
              <w:r>
                <w:rPr>
                  <w:sz w:val="20"/>
                  <w:szCs w:val="20"/>
                </w:rPr>
                <w:t>Publicação com campo fora do contrato, média negativa, volume com ocorrência, trecho fora do cadastro, pacote com item inválido ou sem chave de acesso</w:t>
              </w:r>
            </w:ins>
          </w:p>
        </w:tc>
        <w:tc>
          <w:tcPr>
            <w:tcW w:w="2971" w:type="dxa"/>
            <w:tcMar>
              <w:top w:w="70" w:type="dxa"/>
              <w:left w:w="90" w:type="dxa"/>
              <w:bottom w:w="70" w:type="dxa"/>
              <w:right w:w="90" w:type="dxa"/>
            </w:tcMar>
          </w:tcPr>
          <w:p w14:paraId="593A9C51" w14:textId="77777777" w:rsidR="00847C0D" w:rsidRDefault="00CC3326">
            <w:pPr>
              <w:rPr>
                <w:ins w:id="30491" w:author="Vitor Oliveira" w:date="2026-10-11T04:00:00Z"/>
              </w:rPr>
            </w:pPr>
            <w:ins w:id="30490" w:author="Vitor Oliveira" w:date="2026-10-11T04:00:00Z">
              <w:r>
                <w:rPr>
                  <w:sz w:val="20"/>
                  <w:szCs w:val="20"/>
                  <w:lang w:val="pt-BR"/>
                </w:rPr>
                <w:t>Recusa com erro de validação ou de autenticação; no pacote, só o item inválido é recusado e os demais são gravados</w:t>
              </w:r>
            </w:ins>
          </w:p>
        </w:tc>
      </w:tr>
      <w:tr w:rsidR="00E01C3A" w:rsidRPr="00CE1B46" w14:paraId="185D9BCF" w14:textId="77777777">
        <w:trPr>
          <w:ins w:id="30648" w:author="Vitor Oliveira" w:date="2026-10-11T04:00:00Z"/>
        </w:trPr>
        <w:tc>
          <w:tcPr>
            <w:tcW w:w="850" w:type="dxa"/>
            <w:tcMar>
              <w:top w:w="70" w:type="dxa"/>
              <w:left w:w="90" w:type="dxa"/>
              <w:bottom w:w="70" w:type="dxa"/>
              <w:right w:w="90" w:type="dxa"/>
            </w:tcMar>
          </w:tcPr>
          <w:p w14:paraId="612B8466" w14:textId="77777777" w:rsidR="00847C0D" w:rsidRDefault="00CC3326">
            <w:pPr>
              <w:rPr>
                <w:ins w:id="30493" w:author="Vitor Oliveira" w:date="2026-10-11T04:00:00Z"/>
              </w:rPr>
            </w:pPr>
            <w:ins w:id="30492" w:author="Vitor Oliveira" w:date="2026-10-11T04:00:00Z">
              <w:r>
                <w:rPr>
                  <w:sz w:val="20"/>
                  <w:szCs w:val="20"/>
                </w:rPr>
                <w:t>CT02</w:t>
              </w:r>
            </w:ins>
          </w:p>
        </w:tc>
        <w:tc>
          <w:tcPr>
            <w:tcW w:w="3500" w:type="dxa"/>
            <w:tcMar>
              <w:top w:w="70" w:type="dxa"/>
              <w:left w:w="90" w:type="dxa"/>
              <w:bottom w:w="70" w:type="dxa"/>
              <w:right w:w="90" w:type="dxa"/>
            </w:tcMar>
          </w:tcPr>
          <w:p w14:paraId="5D832AC0" w14:textId="77777777" w:rsidR="00847C0D" w:rsidRDefault="00CC3326">
            <w:pPr>
              <w:rPr>
                <w:ins w:id="30495" w:author="Vitor Oliveira" w:date="2026-10-11T04:00:00Z"/>
              </w:rPr>
            </w:pPr>
            <w:ins w:id="30494" w:author="Vitor Oliveira" w:date="2026-10-11T04:00:00Z">
              <w:r>
                <w:rPr>
                  <w:sz w:val="20"/>
                  <w:szCs w:val="20"/>
                  <w:lang w:val="pt-BR"/>
                </w:rPr>
                <w:t>RF02</w:t>
              </w:r>
            </w:ins>
          </w:p>
        </w:tc>
        <w:tc>
          <w:tcPr>
            <w:tcW w:w="1750" w:type="dxa"/>
            <w:tcMar>
              <w:top w:w="70" w:type="dxa"/>
              <w:left w:w="90" w:type="dxa"/>
              <w:bottom w:w="70" w:type="dxa"/>
              <w:right w:w="90" w:type="dxa"/>
            </w:tcMar>
          </w:tcPr>
          <w:p w14:paraId="0C0BDE98" w14:textId="77777777" w:rsidR="00847C0D" w:rsidRDefault="00CC3326">
            <w:pPr>
              <w:rPr>
                <w:ins w:id="30497" w:author="Vitor Oliveira" w:date="2026-10-11T04:00:00Z"/>
              </w:rPr>
            </w:pPr>
            <w:ins w:id="30496" w:author="Vitor Oliveira" w:date="2026-10-11T04:00:00Z">
              <w:r>
                <w:rPr>
                  <w:sz w:val="20"/>
                  <w:szCs w:val="20"/>
                </w:rPr>
                <w:t>Histórico de volumes do trecho; histórico incompleto</w:t>
              </w:r>
            </w:ins>
          </w:p>
        </w:tc>
        <w:tc>
          <w:tcPr>
            <w:tcW w:w="2971" w:type="dxa"/>
            <w:tcMar>
              <w:top w:w="70" w:type="dxa"/>
              <w:left w:w="90" w:type="dxa"/>
              <w:bottom w:w="70" w:type="dxa"/>
              <w:right w:w="90" w:type="dxa"/>
            </w:tcMar>
          </w:tcPr>
          <w:p w14:paraId="3E6734B3" w14:textId="77777777" w:rsidR="00847C0D" w:rsidRDefault="00CC3326">
            <w:pPr>
              <w:rPr>
                <w:ins w:id="30499" w:author="Vitor Oliveira" w:date="2026-10-11T04:00:00Z"/>
              </w:rPr>
            </w:pPr>
            <w:ins w:id="30498" w:author="Vitor Oliveira" w:date="2026-10-11T04:00:00Z">
              <w:r>
                <w:rPr>
                  <w:sz w:val="20"/>
                  <w:szCs w:val="20"/>
                  <w:lang w:val="pt-BR"/>
                </w:rPr>
                <w:t>Previsão entre 0 e 1 que acompanha o patamar do histórico; sem histórico, persistência</w:t>
              </w:r>
            </w:ins>
          </w:p>
        </w:tc>
      </w:tr>
      <w:tr w:rsidR="00E01C3A" w:rsidRPr="00CE1B46" w14:paraId="419442DE" w14:textId="77777777">
        <w:trPr>
          <w:ins w:id="30649" w:author="Vitor Oliveira" w:date="2026-10-11T04:00:00Z"/>
        </w:trPr>
        <w:tc>
          <w:tcPr>
            <w:tcW w:w="850" w:type="dxa"/>
            <w:tcMar>
              <w:top w:w="70" w:type="dxa"/>
              <w:left w:w="90" w:type="dxa"/>
              <w:bottom w:w="70" w:type="dxa"/>
              <w:right w:w="90" w:type="dxa"/>
            </w:tcMar>
          </w:tcPr>
          <w:p w14:paraId="5A2F1370" w14:textId="77777777" w:rsidR="00847C0D" w:rsidRDefault="00CC3326">
            <w:pPr>
              <w:rPr>
                <w:ins w:id="30501" w:author="Vitor Oliveira" w:date="2026-10-11T04:00:00Z"/>
              </w:rPr>
            </w:pPr>
            <w:ins w:id="30500" w:author="Vitor Oliveira" w:date="2026-10-11T04:00:00Z">
              <w:r>
                <w:rPr>
                  <w:sz w:val="20"/>
                  <w:szCs w:val="20"/>
                </w:rPr>
                <w:t>CT03</w:t>
              </w:r>
            </w:ins>
          </w:p>
        </w:tc>
        <w:tc>
          <w:tcPr>
            <w:tcW w:w="3500" w:type="dxa"/>
            <w:tcMar>
              <w:top w:w="70" w:type="dxa"/>
              <w:left w:w="90" w:type="dxa"/>
              <w:bottom w:w="70" w:type="dxa"/>
              <w:right w:w="90" w:type="dxa"/>
            </w:tcMar>
          </w:tcPr>
          <w:p w14:paraId="5B099537" w14:textId="77777777" w:rsidR="00847C0D" w:rsidRDefault="00CC3326">
            <w:pPr>
              <w:rPr>
                <w:ins w:id="30503" w:author="Vitor Oliveira" w:date="2026-10-11T04:00:00Z"/>
              </w:rPr>
            </w:pPr>
            <w:ins w:id="30502" w:author="Vitor Oliveira" w:date="2026-10-11T04:00:00Z">
              <w:r>
                <w:rPr>
                  <w:sz w:val="20"/>
                  <w:szCs w:val="20"/>
                  <w:lang w:val="pt-BR"/>
                </w:rPr>
                <w:t>RF03, RNF05</w:t>
              </w:r>
            </w:ins>
          </w:p>
        </w:tc>
        <w:tc>
          <w:tcPr>
            <w:tcW w:w="1750" w:type="dxa"/>
            <w:tcMar>
              <w:top w:w="70" w:type="dxa"/>
              <w:left w:w="90" w:type="dxa"/>
              <w:bottom w:w="70" w:type="dxa"/>
              <w:right w:w="90" w:type="dxa"/>
            </w:tcMar>
          </w:tcPr>
          <w:p w14:paraId="19AE3D8B" w14:textId="77777777" w:rsidR="00847C0D" w:rsidRDefault="00CC3326">
            <w:pPr>
              <w:rPr>
                <w:ins w:id="30505" w:author="Vitor Oliveira" w:date="2026-10-11T04:00:00Z"/>
              </w:rPr>
            </w:pPr>
            <w:ins w:id="30504" w:author="Vitor Oliveira" w:date="2026-10-11T04:00:00Z">
              <w:r>
                <w:rPr>
                  <w:sz w:val="20"/>
                  <w:szCs w:val="20"/>
                </w:rPr>
                <w:t>Base de regras vigente; varredura do espaço de entrada</w:t>
              </w:r>
            </w:ins>
          </w:p>
        </w:tc>
        <w:tc>
          <w:tcPr>
            <w:tcW w:w="2971" w:type="dxa"/>
            <w:tcMar>
              <w:top w:w="70" w:type="dxa"/>
              <w:left w:w="90" w:type="dxa"/>
              <w:bottom w:w="70" w:type="dxa"/>
              <w:right w:w="90" w:type="dxa"/>
            </w:tcMar>
          </w:tcPr>
          <w:p w14:paraId="4C7BB9D0" w14:textId="77777777" w:rsidR="00847C0D" w:rsidRDefault="00CC3326">
            <w:pPr>
              <w:rPr>
                <w:ins w:id="30507" w:author="Vitor Oliveira" w:date="2026-10-11T04:00:00Z"/>
              </w:rPr>
            </w:pPr>
            <w:ins w:id="30506" w:author="Vitor Oliveira" w:date="2026-10-11T04:00:00Z">
              <w:r>
                <w:rPr>
                  <w:sz w:val="20"/>
                  <w:szCs w:val="20"/>
                  <w:lang w:val="pt-BR"/>
                </w:rPr>
                <w:t>Sete regras, todas com origem declarada e legíveis em linguagem natural; nenhuma regra que desça de classe sem ausência de ocorrência; saída em três degraus de classe</w:t>
              </w:r>
            </w:ins>
          </w:p>
        </w:tc>
      </w:tr>
      <w:tr w:rsidR="00E01C3A" w:rsidRPr="00CE1B46" w14:paraId="192C0692" w14:textId="77777777">
        <w:trPr>
          <w:ins w:id="30650" w:author="Vitor Oliveira" w:date="2026-10-11T04:00:00Z"/>
        </w:trPr>
        <w:tc>
          <w:tcPr>
            <w:tcW w:w="850" w:type="dxa"/>
            <w:tcMar>
              <w:top w:w="70" w:type="dxa"/>
              <w:left w:w="90" w:type="dxa"/>
              <w:bottom w:w="70" w:type="dxa"/>
              <w:right w:w="90" w:type="dxa"/>
            </w:tcMar>
          </w:tcPr>
          <w:p w14:paraId="6FD62479" w14:textId="77777777" w:rsidR="00847C0D" w:rsidRDefault="00CC3326">
            <w:pPr>
              <w:rPr>
                <w:ins w:id="30509" w:author="Vitor Oliveira" w:date="2026-10-11T04:00:00Z"/>
              </w:rPr>
            </w:pPr>
            <w:ins w:id="30508" w:author="Vitor Oliveira" w:date="2026-10-11T04:00:00Z">
              <w:r>
                <w:rPr>
                  <w:sz w:val="20"/>
                  <w:szCs w:val="20"/>
                </w:rPr>
                <w:t>CT04</w:t>
              </w:r>
            </w:ins>
          </w:p>
        </w:tc>
        <w:tc>
          <w:tcPr>
            <w:tcW w:w="3500" w:type="dxa"/>
            <w:tcMar>
              <w:top w:w="70" w:type="dxa"/>
              <w:left w:w="90" w:type="dxa"/>
              <w:bottom w:w="70" w:type="dxa"/>
              <w:right w:w="90" w:type="dxa"/>
            </w:tcMar>
          </w:tcPr>
          <w:p w14:paraId="05423065" w14:textId="77777777" w:rsidR="00847C0D" w:rsidRDefault="00CC3326">
            <w:pPr>
              <w:rPr>
                <w:ins w:id="30511" w:author="Vitor Oliveira" w:date="2026-10-11T04:00:00Z"/>
              </w:rPr>
            </w:pPr>
            <w:ins w:id="30510" w:author="Vitor Oliveira" w:date="2026-10-11T04:00:00Z">
              <w:r>
                <w:rPr>
                  <w:sz w:val="20"/>
                  <w:szCs w:val="20"/>
                  <w:lang w:val="pt-BR"/>
                </w:rPr>
                <w:t>RF03</w:t>
              </w:r>
            </w:ins>
          </w:p>
        </w:tc>
        <w:tc>
          <w:tcPr>
            <w:tcW w:w="1750" w:type="dxa"/>
            <w:tcMar>
              <w:top w:w="70" w:type="dxa"/>
              <w:left w:w="90" w:type="dxa"/>
              <w:bottom w:w="70" w:type="dxa"/>
              <w:right w:w="90" w:type="dxa"/>
            </w:tcMar>
          </w:tcPr>
          <w:p w14:paraId="57473EAC" w14:textId="77777777" w:rsidR="00847C0D" w:rsidRDefault="00CC3326">
            <w:pPr>
              <w:rPr>
                <w:ins w:id="30513" w:author="Vitor Oliveira" w:date="2026-10-11T04:00:00Z"/>
              </w:rPr>
            </w:pPr>
            <w:ins w:id="30512" w:author="Vitor Oliveira" w:date="2026-10-11T04:00:00Z">
              <w:r>
                <w:rPr>
                  <w:sz w:val="20"/>
                  <w:szCs w:val="20"/>
                </w:rPr>
                <w:t>Ocorrência reportada com volume baixo ou médio, na madrugada e no início da noite</w:t>
              </w:r>
            </w:ins>
          </w:p>
        </w:tc>
        <w:tc>
          <w:tcPr>
            <w:tcW w:w="2971" w:type="dxa"/>
            <w:tcMar>
              <w:top w:w="70" w:type="dxa"/>
              <w:left w:w="90" w:type="dxa"/>
              <w:bottom w:w="70" w:type="dxa"/>
              <w:right w:w="90" w:type="dxa"/>
            </w:tcMar>
          </w:tcPr>
          <w:p w14:paraId="633C3E39" w14:textId="77777777" w:rsidR="00847C0D" w:rsidRDefault="00CC3326">
            <w:pPr>
              <w:rPr>
                <w:ins w:id="30515" w:author="Vitor Oliveira" w:date="2026-10-11T04:00:00Z"/>
              </w:rPr>
            </w:pPr>
            <w:ins w:id="30514" w:author="Vitor Oliveira" w:date="2026-10-11T04:00:00Z">
              <w:r>
                <w:rPr>
                  <w:sz w:val="20"/>
                  <w:szCs w:val="20"/>
                  <w:lang w:val="pt-BR"/>
                </w:rPr>
                <w:t>Nível pretendido igual ao da classe da via: a evidência de risco não é diluída</w:t>
              </w:r>
            </w:ins>
          </w:p>
        </w:tc>
      </w:tr>
      <w:tr w:rsidR="00E01C3A" w:rsidRPr="00CE1B46" w14:paraId="27D0A7A0" w14:textId="77777777">
        <w:trPr>
          <w:ins w:id="30651" w:author="Vitor Oliveira" w:date="2026-10-11T04:00:00Z"/>
        </w:trPr>
        <w:tc>
          <w:tcPr>
            <w:tcW w:w="850" w:type="dxa"/>
            <w:tcMar>
              <w:top w:w="70" w:type="dxa"/>
              <w:left w:w="90" w:type="dxa"/>
              <w:bottom w:w="70" w:type="dxa"/>
              <w:right w:w="90" w:type="dxa"/>
            </w:tcMar>
          </w:tcPr>
          <w:p w14:paraId="4904DE2A" w14:textId="77777777" w:rsidR="00847C0D" w:rsidRDefault="00CC3326">
            <w:pPr>
              <w:rPr>
                <w:ins w:id="30517" w:author="Vitor Oliveira" w:date="2026-10-11T04:00:00Z"/>
              </w:rPr>
            </w:pPr>
            <w:ins w:id="30516" w:author="Vitor Oliveira" w:date="2026-10-11T04:00:00Z">
              <w:r>
                <w:rPr>
                  <w:sz w:val="20"/>
                  <w:szCs w:val="20"/>
                </w:rPr>
                <w:t>CT05</w:t>
              </w:r>
            </w:ins>
          </w:p>
        </w:tc>
        <w:tc>
          <w:tcPr>
            <w:tcW w:w="3500" w:type="dxa"/>
            <w:tcMar>
              <w:top w:w="70" w:type="dxa"/>
              <w:left w:w="90" w:type="dxa"/>
              <w:bottom w:w="70" w:type="dxa"/>
              <w:right w:w="90" w:type="dxa"/>
            </w:tcMar>
          </w:tcPr>
          <w:p w14:paraId="5ACBC3E7" w14:textId="77777777" w:rsidR="00847C0D" w:rsidRDefault="00CC3326">
            <w:pPr>
              <w:rPr>
                <w:ins w:id="30519" w:author="Vitor Oliveira" w:date="2026-10-11T04:00:00Z"/>
              </w:rPr>
            </w:pPr>
            <w:ins w:id="30518" w:author="Vitor Oliveira" w:date="2026-10-11T04:00:00Z">
              <w:r>
                <w:rPr>
                  <w:sz w:val="20"/>
                  <w:szCs w:val="20"/>
                  <w:lang w:val="pt-BR"/>
                </w:rPr>
                <w:t>RF04, RNF01, RNF02</w:t>
              </w:r>
            </w:ins>
          </w:p>
        </w:tc>
        <w:tc>
          <w:tcPr>
            <w:tcW w:w="1750" w:type="dxa"/>
            <w:tcMar>
              <w:top w:w="70" w:type="dxa"/>
              <w:left w:w="90" w:type="dxa"/>
              <w:bottom w:w="70" w:type="dxa"/>
              <w:right w:w="90" w:type="dxa"/>
            </w:tcMar>
          </w:tcPr>
          <w:p w14:paraId="56275C2B" w14:textId="77777777" w:rsidR="00847C0D" w:rsidRDefault="00CC3326">
            <w:pPr>
              <w:rPr>
                <w:ins w:id="30521" w:author="Vitor Oliveira" w:date="2026-10-11T04:00:00Z"/>
              </w:rPr>
            </w:pPr>
            <w:ins w:id="30520" w:author="Vitor Oliveira" w:date="2026-10-11T04:00:00Z">
              <w:r>
                <w:rPr>
                  <w:sz w:val="20"/>
                  <w:szCs w:val="20"/>
                </w:rPr>
                <w:t>Cem mil combinações aleatórias de nível pretendido, nível anterior e intervalo</w:t>
              </w:r>
            </w:ins>
          </w:p>
        </w:tc>
        <w:tc>
          <w:tcPr>
            <w:tcW w:w="2971" w:type="dxa"/>
            <w:tcMar>
              <w:top w:w="70" w:type="dxa"/>
              <w:left w:w="90" w:type="dxa"/>
              <w:bottom w:w="70" w:type="dxa"/>
              <w:right w:w="90" w:type="dxa"/>
            </w:tcMar>
          </w:tcPr>
          <w:p w14:paraId="3F07C300" w14:textId="77777777" w:rsidR="00847C0D" w:rsidRDefault="00CC3326">
            <w:pPr>
              <w:rPr>
                <w:ins w:id="30523" w:author="Vitor Oliveira" w:date="2026-10-11T04:00:00Z"/>
              </w:rPr>
            </w:pPr>
            <w:ins w:id="30522" w:author="Vitor Oliveira" w:date="2026-10-11T04:00:00Z">
              <w:r>
                <w:rPr>
                  <w:sz w:val="20"/>
                  <w:szCs w:val="20"/>
                  <w:lang w:val="pt-BR"/>
                </w:rPr>
                <w:t>Zero violações de piso e de taxa; nível emitido nunca inferior ao pretendido</w:t>
              </w:r>
            </w:ins>
          </w:p>
        </w:tc>
      </w:tr>
      <w:tr w:rsidR="00E01C3A" w:rsidRPr="00CE1B46" w14:paraId="7B6D6A8D" w14:textId="77777777">
        <w:trPr>
          <w:ins w:id="30652" w:author="Vitor Oliveira" w:date="2026-10-11T04:00:00Z"/>
        </w:trPr>
        <w:tc>
          <w:tcPr>
            <w:tcW w:w="850" w:type="dxa"/>
            <w:tcMar>
              <w:top w:w="70" w:type="dxa"/>
              <w:left w:w="90" w:type="dxa"/>
              <w:bottom w:w="70" w:type="dxa"/>
              <w:right w:w="90" w:type="dxa"/>
            </w:tcMar>
          </w:tcPr>
          <w:p w14:paraId="0ABB69B0" w14:textId="77777777" w:rsidR="00847C0D" w:rsidRDefault="00CC3326">
            <w:pPr>
              <w:rPr>
                <w:ins w:id="30525" w:author="Vitor Oliveira" w:date="2026-10-11T04:00:00Z"/>
              </w:rPr>
            </w:pPr>
            <w:ins w:id="30524" w:author="Vitor Oliveira" w:date="2026-10-11T04:00:00Z">
              <w:r>
                <w:rPr>
                  <w:sz w:val="20"/>
                  <w:szCs w:val="20"/>
                </w:rPr>
                <w:t>CT06</w:t>
              </w:r>
            </w:ins>
          </w:p>
        </w:tc>
        <w:tc>
          <w:tcPr>
            <w:tcW w:w="3500" w:type="dxa"/>
            <w:tcMar>
              <w:top w:w="70" w:type="dxa"/>
              <w:left w:w="90" w:type="dxa"/>
              <w:bottom w:w="70" w:type="dxa"/>
              <w:right w:w="90" w:type="dxa"/>
            </w:tcMar>
          </w:tcPr>
          <w:p w14:paraId="52D24021" w14:textId="77777777" w:rsidR="00847C0D" w:rsidRDefault="00CC3326">
            <w:pPr>
              <w:rPr>
                <w:ins w:id="30527" w:author="Vitor Oliveira" w:date="2026-10-11T04:00:00Z"/>
              </w:rPr>
            </w:pPr>
            <w:ins w:id="30526" w:author="Vitor Oliveira" w:date="2026-10-11T04:00:00Z">
              <w:r>
                <w:rPr>
                  <w:sz w:val="20"/>
                  <w:szCs w:val="20"/>
                  <w:lang w:val="pt-BR"/>
                </w:rPr>
                <w:t>RNF02</w:t>
              </w:r>
            </w:ins>
          </w:p>
        </w:tc>
        <w:tc>
          <w:tcPr>
            <w:tcW w:w="1750" w:type="dxa"/>
            <w:tcMar>
              <w:top w:w="70" w:type="dxa"/>
              <w:left w:w="90" w:type="dxa"/>
              <w:bottom w:w="70" w:type="dxa"/>
              <w:right w:w="90" w:type="dxa"/>
            </w:tcMar>
          </w:tcPr>
          <w:p w14:paraId="66F31EDB" w14:textId="77777777" w:rsidR="00847C0D" w:rsidRDefault="00CC3326">
            <w:pPr>
              <w:rPr>
                <w:ins w:id="30529" w:author="Vitor Oliveira" w:date="2026-10-11T04:00:00Z"/>
              </w:rPr>
            </w:pPr>
            <w:ins w:id="30528" w:author="Vitor Oliveira" w:date="2026-10-11T04:00:00Z">
              <w:r>
                <w:rPr>
                  <w:sz w:val="20"/>
                  <w:szCs w:val="20"/>
                </w:rPr>
                <w:t>Volume baixo com previsão baixa, a partir do pleno</w:t>
              </w:r>
            </w:ins>
          </w:p>
        </w:tc>
        <w:tc>
          <w:tcPr>
            <w:tcW w:w="2971" w:type="dxa"/>
            <w:tcMar>
              <w:top w:w="70" w:type="dxa"/>
              <w:left w:w="90" w:type="dxa"/>
              <w:bottom w:w="70" w:type="dxa"/>
              <w:right w:w="90" w:type="dxa"/>
            </w:tcMar>
          </w:tcPr>
          <w:p w14:paraId="17F3B4D7" w14:textId="77777777" w:rsidR="00847C0D" w:rsidRDefault="00CC3326">
            <w:pPr>
              <w:rPr>
                <w:ins w:id="30531" w:author="Vitor Oliveira" w:date="2026-10-11T04:00:00Z"/>
              </w:rPr>
            </w:pPr>
            <w:ins w:id="30530" w:author="Vitor Oliveira" w:date="2026-10-11T04:00:00Z">
              <w:r>
                <w:rPr>
                  <w:sz w:val="20"/>
                  <w:szCs w:val="20"/>
                  <w:lang w:val="pt-BR"/>
                </w:rPr>
                <w:t>Descida até o piso em no mínimo cinco minutos</w:t>
              </w:r>
            </w:ins>
          </w:p>
        </w:tc>
      </w:tr>
      <w:tr w:rsidR="00E01C3A" w:rsidRPr="00CE1B46" w14:paraId="2AACC4AC" w14:textId="77777777">
        <w:trPr>
          <w:ins w:id="30653" w:author="Vitor Oliveira" w:date="2026-10-11T04:00:00Z"/>
        </w:trPr>
        <w:tc>
          <w:tcPr>
            <w:tcW w:w="850" w:type="dxa"/>
            <w:tcMar>
              <w:top w:w="70" w:type="dxa"/>
              <w:left w:w="90" w:type="dxa"/>
              <w:bottom w:w="70" w:type="dxa"/>
              <w:right w:w="90" w:type="dxa"/>
            </w:tcMar>
          </w:tcPr>
          <w:p w14:paraId="2F9DAA3F" w14:textId="77777777" w:rsidR="00847C0D" w:rsidRDefault="00CC3326">
            <w:pPr>
              <w:rPr>
                <w:ins w:id="30533" w:author="Vitor Oliveira" w:date="2026-10-11T04:00:00Z"/>
              </w:rPr>
            </w:pPr>
            <w:ins w:id="30532" w:author="Vitor Oliveira" w:date="2026-10-11T04:00:00Z">
              <w:r>
                <w:rPr>
                  <w:sz w:val="20"/>
                  <w:szCs w:val="20"/>
                </w:rPr>
                <w:t>CT07</w:t>
              </w:r>
            </w:ins>
          </w:p>
        </w:tc>
        <w:tc>
          <w:tcPr>
            <w:tcW w:w="3500" w:type="dxa"/>
            <w:tcMar>
              <w:top w:w="70" w:type="dxa"/>
              <w:left w:w="90" w:type="dxa"/>
              <w:bottom w:w="70" w:type="dxa"/>
              <w:right w:w="90" w:type="dxa"/>
            </w:tcMar>
          </w:tcPr>
          <w:p w14:paraId="4E98F2A6" w14:textId="77777777" w:rsidR="00847C0D" w:rsidRDefault="00CC3326">
            <w:pPr>
              <w:rPr>
                <w:ins w:id="30535" w:author="Vitor Oliveira" w:date="2026-10-11T04:00:00Z"/>
              </w:rPr>
            </w:pPr>
            <w:ins w:id="30534" w:author="Vitor Oliveira" w:date="2026-10-11T04:00:00Z">
              <w:r>
                <w:rPr>
                  <w:sz w:val="20"/>
                  <w:szCs w:val="20"/>
                  <w:lang w:val="pt-BR"/>
                </w:rPr>
                <w:t>RNF02, RNF07</w:t>
              </w:r>
            </w:ins>
          </w:p>
        </w:tc>
        <w:tc>
          <w:tcPr>
            <w:tcW w:w="1750" w:type="dxa"/>
            <w:tcMar>
              <w:top w:w="70" w:type="dxa"/>
              <w:left w:w="90" w:type="dxa"/>
              <w:bottom w:w="70" w:type="dxa"/>
              <w:right w:w="90" w:type="dxa"/>
            </w:tcMar>
          </w:tcPr>
          <w:p w14:paraId="5CA1BA3F" w14:textId="77777777" w:rsidR="00847C0D" w:rsidRDefault="00CC3326">
            <w:pPr>
              <w:rPr>
                <w:ins w:id="30537" w:author="Vitor Oliveira" w:date="2026-10-11T04:00:00Z"/>
              </w:rPr>
            </w:pPr>
            <w:ins w:id="30536" w:author="Vitor Oliveira" w:date="2026-10-11T04:00:00Z">
              <w:r>
                <w:rPr>
                  <w:sz w:val="20"/>
                  <w:szCs w:val="20"/>
                </w:rPr>
                <w:t xml:space="preserve">Comando vencido sem renovação</w:t>
              </w:r>
            </w:ins>
          </w:p>
        </w:tc>
        <w:tc>
          <w:tcPr>
            <w:tcW w:w="2971" w:type="dxa"/>
            <w:tcMar>
              <w:top w:w="70" w:type="dxa"/>
              <w:left w:w="90" w:type="dxa"/>
              <w:bottom w:w="70" w:type="dxa"/>
              <w:right w:w="90" w:type="dxa"/>
            </w:tcMar>
          </w:tcPr>
          <w:p w14:paraId="4372EAF6" w14:textId="77777777" w:rsidR="00847C0D" w:rsidRDefault="00CC3326">
            <w:pPr>
              <w:rPr>
                <w:ins w:id="30539" w:author="Vitor Oliveira" w:date="2026-10-11T04:00:00Z"/>
              </w:rPr>
            </w:pPr>
            <w:ins w:id="30538" w:author="Vitor Oliveira" w:date="2026-10-11T04:00:00Z">
              <w:r>
                <w:rPr>
                  <w:sz w:val="20"/>
                  <w:szCs w:val="20"/>
                  <w:lang w:val="pt-BR"/>
                </w:rPr>
                <w:t xml:space="preserve">Nó no pleno; a rampa seguinte parte do pleno, e não do último nível aplicado</w:t>
              </w:r>
            </w:ins>
          </w:p>
        </w:tc>
      </w:tr>
      <w:tr w:rsidR="00E01C3A" w:rsidRPr="00CE1B46" w14:paraId="536D33A0" w14:textId="77777777">
        <w:trPr>
          <w:ins w:id="30654" w:author="Vitor Oliveira" w:date="2026-10-11T04:00:00Z"/>
        </w:trPr>
        <w:tc>
          <w:tcPr>
            <w:tcW w:w="850" w:type="dxa"/>
            <w:tcMar>
              <w:top w:w="70" w:type="dxa"/>
              <w:left w:w="90" w:type="dxa"/>
              <w:bottom w:w="70" w:type="dxa"/>
              <w:right w:w="90" w:type="dxa"/>
            </w:tcMar>
          </w:tcPr>
          <w:p w14:paraId="4101C424" w14:textId="77777777" w:rsidR="00847C0D" w:rsidRDefault="00CC3326">
            <w:pPr>
              <w:rPr>
                <w:ins w:id="30541" w:author="Vitor Oliveira" w:date="2026-10-11T04:00:00Z"/>
              </w:rPr>
            </w:pPr>
            <w:ins w:id="30540" w:author="Vitor Oliveira" w:date="2026-10-11T04:00:00Z">
              <w:r>
                <w:rPr>
                  <w:sz w:val="20"/>
                  <w:szCs w:val="20"/>
                </w:rPr>
                <w:t>CT08</w:t>
              </w:r>
            </w:ins>
          </w:p>
        </w:tc>
        <w:tc>
          <w:tcPr>
            <w:tcW w:w="3500" w:type="dxa"/>
            <w:tcMar>
              <w:top w:w="70" w:type="dxa"/>
              <w:left w:w="90" w:type="dxa"/>
              <w:bottom w:w="70" w:type="dxa"/>
              <w:right w:w="90" w:type="dxa"/>
            </w:tcMar>
          </w:tcPr>
          <w:p w14:paraId="7BCE61C1" w14:textId="77777777" w:rsidR="00847C0D" w:rsidRDefault="00CC3326">
            <w:pPr>
              <w:rPr>
                <w:ins w:id="30543" w:author="Vitor Oliveira" w:date="2026-10-11T04:00:00Z"/>
              </w:rPr>
            </w:pPr>
            <w:ins w:id="30542" w:author="Vitor Oliveira" w:date="2026-10-11T04:00:00Z">
              <w:r>
                <w:rPr>
                  <w:sz w:val="20"/>
                  <w:szCs w:val="20"/>
                  <w:lang w:val="pt-BR"/>
                </w:rPr>
                <w:t>RF07, RNF04</w:t>
              </w:r>
            </w:ins>
          </w:p>
        </w:tc>
        <w:tc>
          <w:tcPr>
            <w:tcW w:w="1750" w:type="dxa"/>
            <w:tcMar>
              <w:top w:w="70" w:type="dxa"/>
              <w:left w:w="90" w:type="dxa"/>
              <w:bottom w:w="70" w:type="dxa"/>
              <w:right w:w="90" w:type="dxa"/>
            </w:tcMar>
          </w:tcPr>
          <w:p w14:paraId="378930A9" w14:textId="77777777" w:rsidR="00847C0D" w:rsidRDefault="00CC3326">
            <w:pPr>
              <w:rPr>
                <w:ins w:id="30545" w:author="Vitor Oliveira" w:date="2026-10-11T04:00:00Z"/>
              </w:rPr>
            </w:pPr>
            <w:ins w:id="30544" w:author="Vitor Oliveira" w:date="2026-10-11T04:00:00Z">
              <w:r>
                <w:rPr>
                  <w:sz w:val="20"/>
                  <w:szCs w:val="20"/>
                </w:rPr>
                <w:t>Decisão com eventos, previsão e base de regras; arquivo de regras alterado sem nova versão</w:t>
              </w:r>
            </w:ins>
          </w:p>
        </w:tc>
        <w:tc>
          <w:tcPr>
            <w:tcW w:w="2971" w:type="dxa"/>
            <w:tcMar>
              <w:top w:w="70" w:type="dxa"/>
              <w:left w:w="90" w:type="dxa"/>
              <w:bottom w:w="70" w:type="dxa"/>
              <w:right w:w="90" w:type="dxa"/>
            </w:tcMar>
          </w:tcPr>
          <w:p w14:paraId="251C8D80" w14:textId="77777777" w:rsidR="00847C0D" w:rsidRDefault="00CC3326">
            <w:pPr>
              <w:rPr>
                <w:ins w:id="30547" w:author="Vitor Oliveira" w:date="2026-10-11T04:00:00Z"/>
              </w:rPr>
            </w:pPr>
            <w:ins w:id="30546" w:author="Vitor Oliveira" w:date="2026-10-11T04:00:00Z">
              <w:r>
                <w:rPr>
                  <w:sz w:val="20"/>
                  <w:szCs w:val="20"/>
                  <w:lang w:val="pt-BR"/>
                </w:rPr>
                <w:t>Cadeia completa gravada, com versões da base e do modelo; serviço recusa operar com hash divergente</w:t>
              </w:r>
            </w:ins>
          </w:p>
        </w:tc>
      </w:tr>
      <w:tr w:rsidR="00E01C3A" w:rsidRPr="00CE1B46" w14:paraId="148582AC" w14:textId="77777777">
        <w:trPr>
          <w:ins w:id="30655" w:author="Vitor Oliveira" w:date="2026-10-11T04:00:00Z"/>
        </w:trPr>
        <w:tc>
          <w:tcPr>
            <w:tcW w:w="850" w:type="dxa"/>
            <w:tcMar>
              <w:top w:w="70" w:type="dxa"/>
              <w:left w:w="90" w:type="dxa"/>
              <w:bottom w:w="70" w:type="dxa"/>
              <w:right w:w="90" w:type="dxa"/>
            </w:tcMar>
          </w:tcPr>
          <w:p w14:paraId="1F626FF2" w14:textId="77777777" w:rsidR="00847C0D" w:rsidRDefault="00CC3326">
            <w:pPr>
              <w:rPr>
                <w:ins w:id="30549" w:author="Vitor Oliveira" w:date="2026-10-11T04:00:00Z"/>
              </w:rPr>
            </w:pPr>
            <w:ins w:id="30548" w:author="Vitor Oliveira" w:date="2026-10-11T04:00:00Z">
              <w:r>
                <w:rPr>
                  <w:sz w:val="20"/>
                  <w:szCs w:val="20"/>
                </w:rPr>
                <w:t>CT09</w:t>
              </w:r>
            </w:ins>
          </w:p>
        </w:tc>
        <w:tc>
          <w:tcPr>
            <w:tcW w:w="3500" w:type="dxa"/>
            <w:tcMar>
              <w:top w:w="70" w:type="dxa"/>
              <w:left w:w="90" w:type="dxa"/>
              <w:bottom w:w="70" w:type="dxa"/>
              <w:right w:w="90" w:type="dxa"/>
            </w:tcMar>
          </w:tcPr>
          <w:p w14:paraId="1E6D6332" w14:textId="77777777" w:rsidR="00847C0D" w:rsidRDefault="00CC3326">
            <w:pPr>
              <w:rPr>
                <w:ins w:id="30551" w:author="Vitor Oliveira" w:date="2026-10-11T04:00:00Z"/>
              </w:rPr>
            </w:pPr>
            <w:ins w:id="30550" w:author="Vitor Oliveira" w:date="2026-10-11T04:00:00Z">
              <w:r>
                <w:rPr>
                  <w:sz w:val="20"/>
                  <w:szCs w:val="20"/>
                  <w:lang w:val="pt-BR"/>
                </w:rPr>
                <w:t>RF07</w:t>
              </w:r>
            </w:ins>
          </w:p>
        </w:tc>
        <w:tc>
          <w:tcPr>
            <w:tcW w:w="1750" w:type="dxa"/>
            <w:tcMar>
              <w:top w:w="70" w:type="dxa"/>
              <w:left w:w="90" w:type="dxa"/>
              <w:bottom w:w="70" w:type="dxa"/>
              <w:right w:w="90" w:type="dxa"/>
            </w:tcMar>
          </w:tcPr>
          <w:p w14:paraId="65832531" w14:textId="77777777" w:rsidR="00847C0D" w:rsidRDefault="00CC3326">
            <w:pPr>
              <w:rPr>
                <w:ins w:id="30554" w:author="Vitor Oliveira" w:date="2026-10-11T04:00:00Z"/>
              </w:rPr>
            </w:pPr>
            <w:ins w:id="30552" w:author="Vitor Oliveira" w:date="2026-10-11T04:00:00Z">
              <w:r>
                <w:rPr>
                  <w:sz w:val="20"/>
                  <w:szCs w:val="20"/>
                </w:rPr>
                <w:t xml:space="preserve">Segunda telemetria para a mesma decisão; </w:t>
              </w:r>
            </w:ins>
            <w:ins w:id="30553" w:author="Vitor Oliveira" w:date="2026-10-11T04:00:00Z">
              <w:r>
                <w:rPr>
                  <w:sz w:val="20"/>
                  <w:szCs w:val="20"/>
                </w:rPr>
                <w:t>telemetria malformada</w:t>
              </w:r>
            </w:ins>
          </w:p>
        </w:tc>
        <w:tc>
          <w:tcPr>
            <w:tcW w:w="2971" w:type="dxa"/>
            <w:tcMar>
              <w:top w:w="70" w:type="dxa"/>
              <w:left w:w="90" w:type="dxa"/>
              <w:bottom w:w="70" w:type="dxa"/>
              <w:right w:w="90" w:type="dxa"/>
            </w:tcMar>
          </w:tcPr>
          <w:p w14:paraId="7336B332" w14:textId="77777777" w:rsidR="00847C0D" w:rsidRDefault="00CC3326">
            <w:pPr>
              <w:rPr>
                <w:ins w:id="30556" w:author="Vitor Oliveira" w:date="2026-10-11T04:00:00Z"/>
              </w:rPr>
            </w:pPr>
            <w:ins w:id="30555" w:author="Vitor Oliveira" w:date="2026-10-11T04:00:00Z">
              <w:r>
                <w:rPr>
                  <w:sz w:val="20"/>
                  <w:szCs w:val="20"/>
                  <w:lang w:val="pt-BR"/>
                </w:rPr>
                <w:t>Uma única telemetria por decisão; mensagem malformada descartada</w:t>
              </w:r>
            </w:ins>
          </w:p>
        </w:tc>
      </w:tr>
      <w:tr w:rsidR="00E01C3A" w:rsidRPr="00CE1B46" w14:paraId="470CE3C4" w14:textId="77777777">
        <w:trPr>
          <w:ins w:id="30656" w:author="Vitor Oliveira" w:date="2026-10-11T04:00:00Z"/>
        </w:trPr>
        <w:tc>
          <w:tcPr>
            <w:tcW w:w="850" w:type="dxa"/>
            <w:tcMar>
              <w:top w:w="70" w:type="dxa"/>
              <w:left w:w="90" w:type="dxa"/>
              <w:bottom w:w="70" w:type="dxa"/>
              <w:right w:w="90" w:type="dxa"/>
            </w:tcMar>
          </w:tcPr>
          <w:p w14:paraId="60F2BD8D" w14:textId="77777777" w:rsidR="00847C0D" w:rsidRDefault="00CC3326">
            <w:pPr>
              <w:rPr>
                <w:ins w:id="30558" w:author="Vitor Oliveira" w:date="2026-10-11T04:00:00Z"/>
              </w:rPr>
            </w:pPr>
            <w:ins w:id="30557" w:author="Vitor Oliveira" w:date="2026-10-11T04:00:00Z">
              <w:r>
                <w:rPr>
                  <w:sz w:val="20"/>
                  <w:szCs w:val="20"/>
                </w:rPr>
                <w:t>CT10</w:t>
              </w:r>
            </w:ins>
          </w:p>
        </w:tc>
        <w:tc>
          <w:tcPr>
            <w:tcW w:w="3500" w:type="dxa"/>
            <w:tcMar>
              <w:top w:w="70" w:type="dxa"/>
              <w:left w:w="90" w:type="dxa"/>
              <w:bottom w:w="70" w:type="dxa"/>
              <w:right w:w="90" w:type="dxa"/>
            </w:tcMar>
          </w:tcPr>
          <w:p w14:paraId="5B5EA57C" w14:textId="77777777" w:rsidR="00847C0D" w:rsidRDefault="00CC3326">
            <w:pPr>
              <w:rPr>
                <w:ins w:id="30560" w:author="Vitor Oliveira" w:date="2026-10-11T04:00:00Z"/>
              </w:rPr>
            </w:pPr>
            <w:ins w:id="30559" w:author="Vitor Oliveira" w:date="2026-10-11T04:00:00Z">
              <w:r>
                <w:rPr>
                  <w:sz w:val="20"/>
                  <w:szCs w:val="20"/>
                  <w:lang w:val="pt-BR"/>
                </w:rPr>
                <w:t>RF09</w:t>
              </w:r>
            </w:ins>
          </w:p>
        </w:tc>
        <w:tc>
          <w:tcPr>
            <w:tcW w:w="1750" w:type="dxa"/>
            <w:tcMar>
              <w:top w:w="70" w:type="dxa"/>
              <w:left w:w="90" w:type="dxa"/>
              <w:bottom w:w="70" w:type="dxa"/>
              <w:right w:w="90" w:type="dxa"/>
            </w:tcMar>
          </w:tcPr>
          <w:p w14:paraId="58FF6907" w14:textId="77777777" w:rsidR="00847C0D" w:rsidRDefault="00CC3326">
            <w:pPr>
              <w:rPr>
                <w:ins w:id="30562" w:author="Vitor Oliveira" w:date="2026-10-11T04:00:00Z"/>
              </w:rPr>
            </w:pPr>
            <w:ins w:id="30561" w:author="Vitor Oliveira" w:date="2026-10-11T04:00:00Z">
              <w:r>
                <w:rPr>
                  <w:sz w:val="20"/>
                  <w:szCs w:val="20"/>
                </w:rPr>
                <w:t>Classe lida da tabela; classe não dimerizável; classes P3 e P4</w:t>
              </w:r>
            </w:ins>
          </w:p>
        </w:tc>
        <w:tc>
          <w:tcPr>
            <w:tcW w:w="2971" w:type="dxa"/>
            <w:tcMar>
              <w:top w:w="70" w:type="dxa"/>
              <w:left w:w="90" w:type="dxa"/>
              <w:bottom w:w="70" w:type="dxa"/>
              <w:right w:w="90" w:type="dxa"/>
            </w:tcMar>
          </w:tcPr>
          <w:p w14:paraId="596D095C" w14:textId="77777777" w:rsidR="00847C0D" w:rsidRDefault="00CC3326">
            <w:pPr>
              <w:rPr>
                <w:ins w:id="30564" w:author="Vitor Oliveira" w:date="2026-10-11T04:00:00Z"/>
              </w:rPr>
            </w:pPr>
            <w:ins w:id="30563" w:author="Vitor Oliveira" w:date="2026-10-11T04:00:00Z">
              <w:r>
                <w:rPr>
                  <w:sz w:val="20"/>
                  <w:szCs w:val="20"/>
                  <w:lang w:val="pt-BR"/>
                </w:rPr>
                <w:t>Critério de P3 igual ao da tabela; piso pleno para classe não dimerizável; degraus P3, P4 e P5 e P4, P5 e P6 lidos da tabela</w:t>
              </w:r>
            </w:ins>
          </w:p>
        </w:tc>
      </w:tr>
      <w:tr w:rsidR="00E01C3A" w:rsidRPr="00CE1B46" w14:paraId="077280A6" w14:textId="77777777">
        <w:trPr>
          <w:ins w:id="30657" w:author="Vitor Oliveira" w:date="2026-10-11T04:00:00Z"/>
        </w:trPr>
        <w:tc>
          <w:tcPr>
            <w:tcW w:w="850" w:type="dxa"/>
            <w:tcMar>
              <w:top w:w="70" w:type="dxa"/>
              <w:left w:w="90" w:type="dxa"/>
              <w:bottom w:w="70" w:type="dxa"/>
              <w:right w:w="90" w:type="dxa"/>
            </w:tcMar>
          </w:tcPr>
          <w:p w14:paraId="548AABC5" w14:textId="77777777" w:rsidR="00847C0D" w:rsidRDefault="00CC3326">
            <w:pPr>
              <w:rPr>
                <w:ins w:id="30566" w:author="Vitor Oliveira" w:date="2026-10-11T04:00:00Z"/>
              </w:rPr>
            </w:pPr>
            <w:ins w:id="30565" w:author="Vitor Oliveira" w:date="2026-10-11T04:00:00Z">
              <w:r>
                <w:rPr>
                  <w:sz w:val="20"/>
                  <w:szCs w:val="20"/>
                </w:rPr>
                <w:t>CT11</w:t>
              </w:r>
            </w:ins>
          </w:p>
        </w:tc>
        <w:tc>
          <w:tcPr>
            <w:tcW w:w="3500" w:type="dxa"/>
            <w:tcMar>
              <w:top w:w="70" w:type="dxa"/>
              <w:left w:w="90" w:type="dxa"/>
              <w:bottom w:w="70" w:type="dxa"/>
              <w:right w:w="90" w:type="dxa"/>
            </w:tcMar>
          </w:tcPr>
          <w:p w14:paraId="66EC8F0A" w14:textId="77777777" w:rsidR="00847C0D" w:rsidRDefault="00CC3326">
            <w:pPr>
              <w:rPr>
                <w:ins w:id="30568" w:author="Vitor Oliveira" w:date="2026-10-11T04:00:00Z"/>
              </w:rPr>
            </w:pPr>
            <w:ins w:id="30567" w:author="Vitor Oliveira" w:date="2026-10-11T04:00:00Z">
              <w:r>
                <w:rPr>
                  <w:sz w:val="20"/>
                  <w:szCs w:val="20"/>
                  <w:lang w:val="pt-BR"/>
                </w:rPr>
                <w:t>RF10</w:t>
              </w:r>
            </w:ins>
          </w:p>
        </w:tc>
        <w:tc>
          <w:tcPr>
            <w:tcW w:w="1750" w:type="dxa"/>
            <w:tcMar>
              <w:top w:w="70" w:type="dxa"/>
              <w:left w:w="90" w:type="dxa"/>
              <w:bottom w:w="70" w:type="dxa"/>
              <w:right w:w="90" w:type="dxa"/>
            </w:tcMar>
          </w:tcPr>
          <w:p w14:paraId="1C3850BF" w14:textId="77777777" w:rsidR="00847C0D" w:rsidRDefault="00CC3326">
            <w:pPr>
              <w:rPr>
                <w:ins w:id="30570" w:author="Vitor Oliveira" w:date="2026-10-11T04:00:00Z"/>
              </w:rPr>
            </w:pPr>
            <w:ins w:id="30569" w:author="Vitor Oliveira" w:date="2026-10-11T04:00:00Z">
              <w:r>
                <w:rPr>
                  <w:sz w:val="20"/>
                  <w:szCs w:val="20"/>
                </w:rPr>
                <w:t>Mesma suíte executada duas vezes</w:t>
              </w:r>
            </w:ins>
          </w:p>
        </w:tc>
        <w:tc>
          <w:tcPr>
            <w:tcW w:w="2971" w:type="dxa"/>
            <w:tcMar>
              <w:top w:w="70" w:type="dxa"/>
              <w:left w:w="90" w:type="dxa"/>
              <w:bottom w:w="70" w:type="dxa"/>
              <w:right w:w="90" w:type="dxa"/>
            </w:tcMar>
          </w:tcPr>
          <w:p w14:paraId="377E6842" w14:textId="77777777" w:rsidR="00847C0D" w:rsidRDefault="00CC3326">
            <w:pPr>
              <w:rPr>
                <w:ins w:id="30572" w:author="Vitor Oliveira" w:date="2026-10-11T04:00:00Z"/>
              </w:rPr>
            </w:pPr>
            <w:ins w:id="30571" w:author="Vitor Oliveira" w:date="2026-10-11T04:00:00Z">
              <w:r>
                <w:rPr>
                  <w:sz w:val="20"/>
                  <w:szCs w:val="20"/>
                  <w:lang w:val="pt-BR"/>
                </w:rPr>
                <w:t>Cada execução enxerga só os próprios eventos; resultados idênticos</w:t>
              </w:r>
            </w:ins>
          </w:p>
        </w:tc>
      </w:tr>
      <w:tr w:rsidR="00E01C3A" w:rsidRPr="00CE1B46" w14:paraId="5E282AD1" w14:textId="77777777">
        <w:trPr>
          <w:ins w:id="30658" w:author="Vitor Oliveira" w:date="2026-10-11T04:00:00Z"/>
        </w:trPr>
        <w:tc>
          <w:tcPr>
            <w:tcW w:w="850" w:type="dxa"/>
            <w:tcMar>
              <w:top w:w="70" w:type="dxa"/>
              <w:left w:w="90" w:type="dxa"/>
              <w:bottom w:w="70" w:type="dxa"/>
              <w:right w:w="90" w:type="dxa"/>
            </w:tcMar>
          </w:tcPr>
          <w:p w14:paraId="4EBE1D85" w14:textId="77777777" w:rsidR="00847C0D" w:rsidRDefault="00CC3326">
            <w:pPr>
              <w:rPr>
                <w:ins w:id="30574" w:author="Vitor Oliveira" w:date="2026-10-11T04:00:00Z"/>
              </w:rPr>
            </w:pPr>
            <w:ins w:id="30573" w:author="Vitor Oliveira" w:date="2026-10-11T04:00:00Z">
              <w:r>
                <w:rPr>
                  <w:sz w:val="20"/>
                  <w:szCs w:val="20"/>
                </w:rPr>
                <w:t>CT12</w:t>
              </w:r>
            </w:ins>
          </w:p>
        </w:tc>
        <w:tc>
          <w:tcPr>
            <w:tcW w:w="3500" w:type="dxa"/>
            <w:tcMar>
              <w:top w:w="70" w:type="dxa"/>
              <w:left w:w="90" w:type="dxa"/>
              <w:bottom w:w="70" w:type="dxa"/>
              <w:right w:w="90" w:type="dxa"/>
            </w:tcMar>
          </w:tcPr>
          <w:p w14:paraId="6E7F6083" w14:textId="77777777" w:rsidR="00847C0D" w:rsidRDefault="00CC3326">
            <w:pPr>
              <w:rPr>
                <w:ins w:id="30576" w:author="Vitor Oliveira" w:date="2026-10-11T04:00:00Z"/>
              </w:rPr>
            </w:pPr>
            <w:ins w:id="30575" w:author="Vitor Oliveira" w:date="2026-10-11T04:00:00Z">
              <w:r>
                <w:rPr>
                  <w:sz w:val="20"/>
                  <w:szCs w:val="20"/>
                  <w:lang w:val="pt-BR"/>
                </w:rPr>
                <w:t>RF11</w:t>
              </w:r>
            </w:ins>
          </w:p>
        </w:tc>
        <w:tc>
          <w:tcPr>
            <w:tcW w:w="1750" w:type="dxa"/>
            <w:tcMar>
              <w:top w:w="70" w:type="dxa"/>
              <w:left w:w="90" w:type="dxa"/>
              <w:bottom w:w="70" w:type="dxa"/>
              <w:right w:w="90" w:type="dxa"/>
            </w:tcMar>
          </w:tcPr>
          <w:p w14:paraId="27A682B1" w14:textId="77777777" w:rsidR="00847C0D" w:rsidRDefault="00CC3326">
            <w:pPr>
              <w:rPr>
                <w:ins w:id="30578" w:author="Vitor Oliveira" w:date="2026-10-11T04:00:00Z"/>
              </w:rPr>
            </w:pPr>
            <w:ins w:id="30577" w:author="Vitor Oliveira" w:date="2026-10-11T04:00:00Z">
              <w:r>
                <w:rPr>
                  <w:sz w:val="20"/>
                  <w:szCs w:val="20"/>
                </w:rPr>
                <w:t>Leituras na residual com comando não nulo; divergência persistente; leitura isolada fora da tolerância</w:t>
              </w:r>
            </w:ins>
          </w:p>
        </w:tc>
        <w:tc>
          <w:tcPr>
            <w:tcW w:w="2971" w:type="dxa"/>
            <w:tcMar>
              <w:top w:w="70" w:type="dxa"/>
              <w:left w:w="90" w:type="dxa"/>
              <w:bottom w:w="70" w:type="dxa"/>
              <w:right w:w="90" w:type="dxa"/>
            </w:tcMar>
          </w:tcPr>
          <w:p w14:paraId="39F098F1" w14:textId="77777777" w:rsidR="00847C0D" w:rsidRDefault="00CC3326">
            <w:pPr>
              <w:rPr>
                <w:ins w:id="30580" w:author="Vitor Oliveira" w:date="2026-10-11T04:00:00Z"/>
              </w:rPr>
            </w:pPr>
            <w:ins w:id="30579" w:author="Vitor Oliveira" w:date="2026-10-11T04:00:00Z">
              <w:r>
                <w:rPr>
                  <w:sz w:val="20"/>
                  <w:szCs w:val="20"/>
                  <w:lang w:val="pt-BR"/>
                </w:rPr>
                <w:t>Falha total após três ciclos; perda de controle após doze; leitura isolada não alerta; tolerância nunca abaixo da resolução</w:t>
              </w:r>
            </w:ins>
          </w:p>
        </w:tc>
      </w:tr>
      <w:tr w:rsidR="00E01C3A" w:rsidRPr="00CE1B46" w14:paraId="64FA3329" w14:textId="77777777">
        <w:trPr>
          <w:ins w:id="30659" w:author="Vitor Oliveira" w:date="2026-10-11T04:00:00Z"/>
        </w:trPr>
        <w:tc>
          <w:tcPr>
            <w:tcW w:w="850" w:type="dxa"/>
            <w:tcMar>
              <w:top w:w="70" w:type="dxa"/>
              <w:left w:w="90" w:type="dxa"/>
              <w:bottom w:w="70" w:type="dxa"/>
              <w:right w:w="90" w:type="dxa"/>
            </w:tcMar>
          </w:tcPr>
          <w:p w14:paraId="45FF88E4" w14:textId="77777777" w:rsidR="00847C0D" w:rsidRDefault="00CC3326">
            <w:pPr>
              <w:rPr>
                <w:ins w:id="30582" w:author="Vitor Oliveira" w:date="2026-10-11T04:00:00Z"/>
              </w:rPr>
            </w:pPr>
            <w:ins w:id="30581" w:author="Vitor Oliveira" w:date="2026-10-11T04:00:00Z">
              <w:r>
                <w:rPr>
                  <w:sz w:val="20"/>
                  <w:szCs w:val="20"/>
                </w:rPr>
                <w:t>CT13</w:t>
              </w:r>
            </w:ins>
          </w:p>
        </w:tc>
        <w:tc>
          <w:tcPr>
            <w:tcW w:w="3500" w:type="dxa"/>
            <w:tcMar>
              <w:top w:w="70" w:type="dxa"/>
              <w:left w:w="90" w:type="dxa"/>
              <w:bottom w:w="70" w:type="dxa"/>
              <w:right w:w="90" w:type="dxa"/>
            </w:tcMar>
          </w:tcPr>
          <w:p w14:paraId="77335B0E" w14:textId="77777777" w:rsidR="00847C0D" w:rsidRDefault="00CC3326">
            <w:pPr>
              <w:rPr>
                <w:ins w:id="30584" w:author="Vitor Oliveira" w:date="2026-10-11T04:00:00Z"/>
              </w:rPr>
            </w:pPr>
            <w:ins w:id="30583" w:author="Vitor Oliveira" w:date="2026-10-11T04:00:00Z">
              <w:r>
                <w:rPr>
                  <w:sz w:val="20"/>
                  <w:szCs w:val="20"/>
                  <w:lang w:val="pt-BR"/>
                </w:rPr>
                <w:t>RF12</w:t>
              </w:r>
            </w:ins>
          </w:p>
        </w:tc>
        <w:tc>
          <w:tcPr>
            <w:tcW w:w="1750" w:type="dxa"/>
            <w:tcMar>
              <w:top w:w="70" w:type="dxa"/>
              <w:left w:w="90" w:type="dxa"/>
              <w:bottom w:w="70" w:type="dxa"/>
              <w:right w:w="90" w:type="dxa"/>
            </w:tcMar>
          </w:tcPr>
          <w:p w14:paraId="08392C30" w14:textId="77777777" w:rsidR="00847C0D" w:rsidRDefault="00CC3326">
            <w:pPr>
              <w:rPr>
                <w:ins w:id="30586" w:author="Vitor Oliveira" w:date="2026-10-11T04:00:00Z"/>
              </w:rPr>
            </w:pPr>
            <w:ins w:id="30585" w:author="Vitor Oliveira" w:date="2026-10-11T04:00:00Z">
              <w:r>
                <w:rPr>
                  <w:sz w:val="20"/>
                  <w:szCs w:val="20"/>
                </w:rPr>
                <w:t>Descida de P3 a P5 em cinco minutos, a 40 W e a 440 W</w:t>
              </w:r>
            </w:ins>
          </w:p>
        </w:tc>
        <w:tc>
          <w:tcPr>
            <w:tcW w:w="2971" w:type="dxa"/>
            <w:tcMar>
              <w:top w:w="70" w:type="dxa"/>
              <w:left w:w="90" w:type="dxa"/>
              <w:bottom w:w="70" w:type="dxa"/>
              <w:right w:w="90" w:type="dxa"/>
            </w:tcMar>
          </w:tcPr>
          <w:p w14:paraId="1460E9E8" w14:textId="77777777" w:rsidR="00847C0D" w:rsidRDefault="00CC3326">
            <w:pPr>
              <w:rPr>
                <w:ins w:id="30588" w:author="Vitor Oliveira" w:date="2026-10-11T04:00:00Z"/>
              </w:rPr>
            </w:pPr>
            <w:ins w:id="30587" w:author="Vitor Oliveira" w:date="2026-10-11T04:00:00Z">
              <w:r>
                <w:rPr>
                  <w:sz w:val="20"/>
                  <w:szCs w:val="20"/>
                  <w:lang w:val="pt-BR"/>
                </w:rPr>
                <w:t>2,50 Wh a 40 W; razão entre regimes independente da potência</w:t>
              </w:r>
            </w:ins>
          </w:p>
        </w:tc>
      </w:tr>
      <w:tr w:rsidR="00E01C3A" w:rsidRPr="00CE1B46" w14:paraId="635331A1" w14:textId="77777777">
        <w:trPr>
          <w:ins w:id="30660" w:author="Vitor Oliveira" w:date="2026-10-11T04:00:00Z"/>
        </w:trPr>
        <w:tc>
          <w:tcPr>
            <w:tcW w:w="850" w:type="dxa"/>
            <w:tcMar>
              <w:top w:w="70" w:type="dxa"/>
              <w:left w:w="90" w:type="dxa"/>
              <w:bottom w:w="70" w:type="dxa"/>
              <w:right w:w="90" w:type="dxa"/>
            </w:tcMar>
          </w:tcPr>
          <w:p w14:paraId="6D89897A" w14:textId="77777777" w:rsidR="00847C0D" w:rsidRDefault="00CC3326">
            <w:pPr>
              <w:rPr>
                <w:ins w:id="30590" w:author="Vitor Oliveira" w:date="2026-10-11T04:00:00Z"/>
              </w:rPr>
            </w:pPr>
            <w:ins w:id="30589" w:author="Vitor Oliveira" w:date="2026-10-11T04:00:00Z">
              <w:r>
                <w:rPr>
                  <w:sz w:val="20"/>
                  <w:szCs w:val="20"/>
                </w:rPr>
                <w:t>CT14</w:t>
              </w:r>
            </w:ins>
          </w:p>
        </w:tc>
        <w:tc>
          <w:tcPr>
            <w:tcW w:w="3500" w:type="dxa"/>
            <w:tcMar>
              <w:top w:w="70" w:type="dxa"/>
              <w:left w:w="90" w:type="dxa"/>
              <w:bottom w:w="70" w:type="dxa"/>
              <w:right w:w="90" w:type="dxa"/>
            </w:tcMar>
          </w:tcPr>
          <w:p w14:paraId="506C0880" w14:textId="77777777" w:rsidR="00847C0D" w:rsidRDefault="00CC3326">
            <w:pPr>
              <w:rPr>
                <w:ins w:id="30592" w:author="Vitor Oliveira" w:date="2026-10-11T04:00:00Z"/>
              </w:rPr>
            </w:pPr>
            <w:ins w:id="30591" w:author="Vitor Oliveira" w:date="2026-10-11T04:00:00Z">
              <w:r>
                <w:rPr>
                  <w:sz w:val="20"/>
                  <w:szCs w:val="20"/>
                  <w:lang w:val="pt-BR"/>
                </w:rPr>
                <w:t>RF08</w:t>
              </w:r>
            </w:ins>
          </w:p>
        </w:tc>
        <w:tc>
          <w:tcPr>
            <w:tcW w:w="1750" w:type="dxa"/>
            <w:tcMar>
              <w:top w:w="70" w:type="dxa"/>
              <w:left w:w="90" w:type="dxa"/>
              <w:bottom w:w="70" w:type="dxa"/>
              <w:right w:w="90" w:type="dxa"/>
            </w:tcMar>
          </w:tcPr>
          <w:p w14:paraId="5B8F0804" w14:textId="77777777" w:rsidR="00847C0D" w:rsidRDefault="00CC3326">
            <w:pPr>
              <w:rPr>
                <w:ins w:id="30594" w:author="Vitor Oliveira" w:date="2026-10-11T04:00:00Z"/>
              </w:rPr>
            </w:pPr>
            <w:ins w:id="30593" w:author="Vitor Oliveira" w:date="2026-10-11T04:00:00Z">
              <w:r>
                <w:rPr>
                  <w:sz w:val="20"/>
                  <w:szCs w:val="20"/>
                </w:rPr>
                <w:t>Consultas de decisões, pontos, trechos, alertas, energia e explicação de uma leitura</w:t>
              </w:r>
            </w:ins>
          </w:p>
        </w:tc>
        <w:tc>
          <w:tcPr>
            <w:tcW w:w="2971" w:type="dxa"/>
            <w:tcMar>
              <w:top w:w="70" w:type="dxa"/>
              <w:left w:w="90" w:type="dxa"/>
              <w:bottom w:w="70" w:type="dxa"/>
              <w:right w:w="90" w:type="dxa"/>
            </w:tcMar>
          </w:tcPr>
          <w:p w14:paraId="1933626A" w14:textId="77777777" w:rsidR="00847C0D" w:rsidRDefault="00CC3326">
            <w:pPr>
              <w:rPr>
                <w:ins w:id="30596" w:author="Vitor Oliveira" w:date="2026-10-11T04:00:00Z"/>
              </w:rPr>
            </w:pPr>
            <w:ins w:id="30595" w:author="Vitor Oliveira" w:date="2026-10-11T04:00:00Z">
              <w:r>
                <w:rPr>
                  <w:sz w:val="20"/>
                  <w:szCs w:val="20"/>
                  <w:lang w:val="pt-BR"/>
                </w:rPr>
                <w:t>Cadeia de auditoria com as regras ativadas, estado do ponto, trechos associados e alertas abertos; cabeçalhos para a origem do painel</w:t>
              </w:r>
            </w:ins>
          </w:p>
        </w:tc>
      </w:tr>
      <w:tr w:rsidR="00E01C3A" w:rsidRPr="00CE1B46" w14:paraId="3AB3F0FC" w14:textId="77777777">
        <w:trPr>
          <w:ins w:id="30661" w:author="Vitor Oliveira" w:date="2026-10-11T04:00:00Z"/>
        </w:trPr>
        <w:tc>
          <w:tcPr>
            <w:tcW w:w="850" w:type="dxa"/>
            <w:tcMar>
              <w:top w:w="70" w:type="dxa"/>
              <w:left w:w="90" w:type="dxa"/>
              <w:bottom w:w="70" w:type="dxa"/>
              <w:right w:w="90" w:type="dxa"/>
            </w:tcMar>
          </w:tcPr>
          <w:p w14:paraId="09A3E561" w14:textId="77777777" w:rsidR="00847C0D" w:rsidRDefault="00CC3326">
            <w:pPr>
              <w:rPr>
                <w:ins w:id="30598" w:author="Vitor Oliveira" w:date="2026-10-11T04:00:00Z"/>
              </w:rPr>
            </w:pPr>
            <w:ins w:id="30597" w:author="Vitor Oliveira" w:date="2026-10-11T04:00:00Z">
              <w:r>
                <w:rPr>
                  <w:sz w:val="20"/>
                  <w:szCs w:val="20"/>
                </w:rPr>
                <w:t>CT15</w:t>
              </w:r>
            </w:ins>
          </w:p>
        </w:tc>
        <w:tc>
          <w:tcPr>
            <w:tcW w:w="3500" w:type="dxa"/>
            <w:tcMar>
              <w:top w:w="70" w:type="dxa"/>
              <w:left w:w="90" w:type="dxa"/>
              <w:bottom w:w="70" w:type="dxa"/>
              <w:right w:w="90" w:type="dxa"/>
            </w:tcMar>
          </w:tcPr>
          <w:p w14:paraId="6FA35F53" w14:textId="77777777" w:rsidR="00847C0D" w:rsidRDefault="00CC3326">
            <w:pPr>
              <w:rPr>
                <w:ins w:id="30600" w:author="Vitor Oliveira" w:date="2026-10-11T04:00:00Z"/>
              </w:rPr>
            </w:pPr>
            <w:ins w:id="30599" w:author="Vitor Oliveira" w:date="2026-10-11T04:00:00Z">
              <w:r>
                <w:rPr>
                  <w:sz w:val="20"/>
                  <w:szCs w:val="20"/>
                  <w:lang w:val="pt-BR"/>
                </w:rPr>
                <w:t>RF05, RF06</w:t>
              </w:r>
            </w:ins>
          </w:p>
        </w:tc>
        <w:tc>
          <w:tcPr>
            <w:tcW w:w="1750" w:type="dxa"/>
            <w:tcMar>
              <w:top w:w="70" w:type="dxa"/>
              <w:left w:w="90" w:type="dxa"/>
              <w:bottom w:w="70" w:type="dxa"/>
              <w:right w:w="90" w:type="dxa"/>
            </w:tcMar>
          </w:tcPr>
          <w:p w14:paraId="698CEFFB" w14:textId="77777777" w:rsidR="00847C0D" w:rsidRDefault="00CC3326">
            <w:pPr>
              <w:rPr>
                <w:ins w:id="30602" w:author="Vitor Oliveira" w:date="2026-10-11T04:00:00Z"/>
              </w:rPr>
            </w:pPr>
            <w:ins w:id="30601" w:author="Vitor Oliveira" w:date="2026-10-11T04:00:00Z">
              <w:r>
                <w:rPr>
                  <w:sz w:val="20"/>
                  <w:szCs w:val="20"/>
                </w:rPr>
                <w:t>Nó na bancada, fluxo completo com evento publicado</w:t>
              </w:r>
            </w:ins>
          </w:p>
        </w:tc>
        <w:tc>
          <w:tcPr>
            <w:tcW w:w="2971" w:type="dxa"/>
            <w:tcMar>
              <w:top w:w="70" w:type="dxa"/>
              <w:left w:w="90" w:type="dxa"/>
              <w:bottom w:w="70" w:type="dxa"/>
              <w:right w:w="90" w:type="dxa"/>
            </w:tcMar>
          </w:tcPr>
          <w:p w14:paraId="5EDF61B3" w14:textId="77777777" w:rsidR="00847C0D" w:rsidRDefault="00CC3326">
            <w:pPr>
              <w:rPr>
                <w:ins w:id="30604" w:author="Vitor Oliveira" w:date="2026-10-11T04:00:00Z"/>
              </w:rPr>
            </w:pPr>
            <w:ins w:id="30603" w:author="Vitor Oliveira" w:date="2026-10-11T04:00:00Z">
              <w:r>
                <w:rPr>
                  <w:sz w:val="20"/>
                  <w:szCs w:val="20"/>
                  <w:lang w:val="pt-BR"/>
                </w:rPr>
                <w:t>Ciclo de trabalho aplicado e iluminância medida correspondentes ao nível emitido</w:t>
              </w:r>
            </w:ins>
          </w:p>
        </w:tc>
      </w:tr>
      <w:tr w:rsidR="00E01C3A" w:rsidRPr="00CE1B46" w14:paraId="06843397" w14:textId="77777777">
        <w:trPr>
          <w:ins w:id="30662" w:author="Vitor Oliveira" w:date="2026-10-11T04:00:00Z"/>
        </w:trPr>
        <w:tc>
          <w:tcPr>
            <w:tcW w:w="850" w:type="dxa"/>
            <w:tcMar>
              <w:top w:w="70" w:type="dxa"/>
              <w:left w:w="90" w:type="dxa"/>
              <w:bottom w:w="70" w:type="dxa"/>
              <w:right w:w="90" w:type="dxa"/>
            </w:tcMar>
          </w:tcPr>
          <w:p w14:paraId="2430CF09" w14:textId="77777777" w:rsidR="00847C0D" w:rsidRDefault="00CC3326">
            <w:pPr>
              <w:rPr>
                <w:ins w:id="30606" w:author="Vitor Oliveira" w:date="2026-10-11T04:00:00Z"/>
              </w:rPr>
            </w:pPr>
            <w:ins w:id="30605" w:author="Vitor Oliveira" w:date="2026-10-11T04:00:00Z">
              <w:r>
                <w:rPr>
                  <w:sz w:val="20"/>
                  <w:szCs w:val="20"/>
                </w:rPr>
                <w:t>CT16</w:t>
              </w:r>
            </w:ins>
          </w:p>
        </w:tc>
        <w:tc>
          <w:tcPr>
            <w:tcW w:w="3500" w:type="dxa"/>
            <w:tcMar>
              <w:top w:w="70" w:type="dxa"/>
              <w:left w:w="90" w:type="dxa"/>
              <w:bottom w:w="70" w:type="dxa"/>
              <w:right w:w="90" w:type="dxa"/>
            </w:tcMar>
          </w:tcPr>
          <w:p w14:paraId="7F835DCA" w14:textId="77777777" w:rsidR="00847C0D" w:rsidRDefault="00CC3326">
            <w:pPr>
              <w:rPr>
                <w:ins w:id="30608" w:author="Vitor Oliveira" w:date="2026-10-11T04:00:00Z"/>
              </w:rPr>
            </w:pPr>
            <w:ins w:id="30607" w:author="Vitor Oliveira" w:date="2026-10-11T04:00:00Z">
              <w:r>
                <w:rPr>
                  <w:sz w:val="20"/>
                  <w:szCs w:val="20"/>
                  <w:lang w:val="pt-BR"/>
                </w:rPr>
                <w:t>RF11</w:t>
              </w:r>
            </w:ins>
          </w:p>
        </w:tc>
        <w:tc>
          <w:tcPr>
            <w:tcW w:w="1750" w:type="dxa"/>
            <w:tcMar>
              <w:top w:w="70" w:type="dxa"/>
              <w:left w:w="90" w:type="dxa"/>
              <w:bottom w:w="70" w:type="dxa"/>
              <w:right w:w="90" w:type="dxa"/>
            </w:tcMar>
          </w:tcPr>
          <w:p w14:paraId="6DB20032" w14:textId="77777777" w:rsidR="00847C0D" w:rsidRDefault="00CC3326">
            <w:pPr>
              <w:rPr>
                <w:ins w:id="30610" w:author="Vitor Oliveira" w:date="2026-10-11T04:00:00Z"/>
              </w:rPr>
            </w:pPr>
            <w:ins w:id="30609" w:author="Vitor Oliveira" w:date="2026-10-11T04:00:00Z">
              <w:r>
                <w:rPr>
                  <w:sz w:val="20"/>
                  <w:szCs w:val="20"/>
                </w:rPr>
                <w:t>Ramo de 12 V desligado com comando não nulo</w:t>
              </w:r>
            </w:ins>
          </w:p>
        </w:tc>
        <w:tc>
          <w:tcPr>
            <w:tcW w:w="2971" w:type="dxa"/>
            <w:tcMar>
              <w:top w:w="70" w:type="dxa"/>
              <w:left w:w="90" w:type="dxa"/>
              <w:bottom w:w="70" w:type="dxa"/>
              <w:right w:w="90" w:type="dxa"/>
            </w:tcMar>
          </w:tcPr>
          <w:p w14:paraId="60BE7B11" w14:textId="77777777" w:rsidR="00847C0D" w:rsidRDefault="00CC3326">
            <w:pPr>
              <w:rPr>
                <w:ins w:id="30612" w:author="Vitor Oliveira" w:date="2026-10-11T04:00:00Z"/>
              </w:rPr>
            </w:pPr>
            <w:ins w:id="30611" w:author="Vitor Oliveira" w:date="2026-10-11T04:00:00Z">
              <w:r>
                <w:rPr>
                  <w:sz w:val="20"/>
                  <w:szCs w:val="20"/>
                  <w:lang w:val="pt-BR"/>
                </w:rPr>
                <w:t>Alerta de falha total aberto e encerrado ao religar</w:t>
              </w:r>
            </w:ins>
          </w:p>
        </w:tc>
      </w:tr>
      <w:tr w:rsidR="00E01C3A" w:rsidRPr="00CE1B46" w14:paraId="14C4FB9D" w14:textId="77777777">
        <w:trPr>
          <w:ins w:id="30663" w:author="Vitor Oliveira" w:date="2026-10-11T04:00:00Z"/>
        </w:trPr>
        <w:tc>
          <w:tcPr>
            <w:tcW w:w="850" w:type="dxa"/>
            <w:tcMar>
              <w:top w:w="70" w:type="dxa"/>
              <w:left w:w="90" w:type="dxa"/>
              <w:bottom w:w="70" w:type="dxa"/>
              <w:right w:w="90" w:type="dxa"/>
            </w:tcMar>
          </w:tcPr>
          <w:p w14:paraId="18BBD75D" w14:textId="77777777" w:rsidR="00847C0D" w:rsidRDefault="00CC3326">
            <w:pPr>
              <w:rPr>
                <w:ins w:id="30614" w:author="Vitor Oliveira" w:date="2026-10-11T04:00:00Z"/>
              </w:rPr>
            </w:pPr>
            <w:ins w:id="30613" w:author="Vitor Oliveira" w:date="2026-10-11T04:00:00Z">
              <w:r>
                <w:rPr>
                  <w:sz w:val="20"/>
                  <w:szCs w:val="20"/>
                </w:rPr>
                <w:t>CT17</w:t>
              </w:r>
            </w:ins>
          </w:p>
        </w:tc>
        <w:tc>
          <w:tcPr>
            <w:tcW w:w="3500" w:type="dxa"/>
            <w:tcMar>
              <w:top w:w="70" w:type="dxa"/>
              <w:left w:w="90" w:type="dxa"/>
              <w:bottom w:w="70" w:type="dxa"/>
              <w:right w:w="90" w:type="dxa"/>
            </w:tcMar>
          </w:tcPr>
          <w:p w14:paraId="7941C467" w14:textId="77777777" w:rsidR="00847C0D" w:rsidRDefault="00CC3326">
            <w:pPr>
              <w:rPr>
                <w:ins w:id="30616" w:author="Vitor Oliveira" w:date="2026-10-11T04:00:00Z"/>
              </w:rPr>
            </w:pPr>
            <w:ins w:id="30615" w:author="Vitor Oliveira" w:date="2026-10-11T04:00:00Z">
              <w:r>
                <w:rPr>
                  <w:sz w:val="20"/>
                  <w:szCs w:val="20"/>
                  <w:lang w:val="pt-BR"/>
                </w:rPr>
                <w:t>RNF03</w:t>
              </w:r>
            </w:ins>
          </w:p>
        </w:tc>
        <w:tc>
          <w:tcPr>
            <w:tcW w:w="1750" w:type="dxa"/>
            <w:tcMar>
              <w:top w:w="70" w:type="dxa"/>
              <w:left w:w="90" w:type="dxa"/>
              <w:bottom w:w="70" w:type="dxa"/>
              <w:right w:w="90" w:type="dxa"/>
            </w:tcMar>
          </w:tcPr>
          <w:p w14:paraId="6B189768" w14:textId="77777777" w:rsidR="00847C0D" w:rsidRDefault="00CC3326">
            <w:pPr>
              <w:rPr>
                <w:ins w:id="30618" w:author="Vitor Oliveira" w:date="2026-10-11T04:00:00Z"/>
              </w:rPr>
            </w:pPr>
            <w:ins w:id="30617" w:author="Vitor Oliveira" w:date="2026-10-11T04:00:00Z">
              <w:r>
                <w:rPr>
                  <w:sz w:val="20"/>
                  <w:szCs w:val="20"/>
                </w:rPr>
                <w:t>Evento publicado, com repetições independentes</w:t>
              </w:r>
            </w:ins>
          </w:p>
        </w:tc>
        <w:tc>
          <w:tcPr>
            <w:tcW w:w="2971" w:type="dxa"/>
            <w:tcMar>
              <w:top w:w="70" w:type="dxa"/>
              <w:left w:w="90" w:type="dxa"/>
              <w:bottom w:w="70" w:type="dxa"/>
              <w:right w:w="90" w:type="dxa"/>
            </w:tcMar>
          </w:tcPr>
          <w:p w14:paraId="29755184" w14:textId="77777777" w:rsidR="00847C0D" w:rsidRDefault="00CC3326">
            <w:pPr>
              <w:rPr>
                <w:ins w:id="30620" w:author="Vitor Oliveira" w:date="2026-10-11T04:00:00Z"/>
              </w:rPr>
            </w:pPr>
            <w:ins w:id="30619" w:author="Vitor Oliveira" w:date="2026-10-11T04:00:00Z">
              <w:r>
                <w:rPr>
                  <w:sz w:val="20"/>
                  <w:szCs w:val="20"/>
                  <w:lang w:val="pt-BR"/>
                </w:rPr>
                <w:t xml:space="preserve">Latência inferior a 180 s em todas as repetições</w:t>
              </w:r>
            </w:ins>
          </w:p>
        </w:tc>
      </w:tr>
      <w:tr w:rsidR="00E01C3A" w:rsidRPr="00CE1B46" w14:paraId="015ED2E5" w14:textId="77777777">
        <w:trPr>
          <w:ins w:id="30664" w:author="Vitor Oliveira" w:date="2026-10-11T04:00:00Z"/>
        </w:trPr>
        <w:tc>
          <w:tcPr>
            <w:tcW w:w="850" w:type="dxa"/>
            <w:tcMar>
              <w:top w:w="70" w:type="dxa"/>
              <w:left w:w="90" w:type="dxa"/>
              <w:bottom w:w="70" w:type="dxa"/>
              <w:right w:w="90" w:type="dxa"/>
            </w:tcMar>
          </w:tcPr>
          <w:p w14:paraId="63F57486" w14:textId="77777777" w:rsidR="00847C0D" w:rsidRDefault="00CC3326">
            <w:pPr>
              <w:rPr>
                <w:ins w:id="30622" w:author="Vitor Oliveira" w:date="2026-10-11T04:00:00Z"/>
              </w:rPr>
            </w:pPr>
            <w:ins w:id="30621" w:author="Vitor Oliveira" w:date="2026-10-11T04:00:00Z">
              <w:r>
                <w:rPr>
                  <w:sz w:val="20"/>
                  <w:szCs w:val="20"/>
                </w:rPr>
                <w:t>CT18</w:t>
              </w:r>
            </w:ins>
          </w:p>
        </w:tc>
        <w:tc>
          <w:tcPr>
            <w:tcW w:w="3500" w:type="dxa"/>
            <w:tcMar>
              <w:top w:w="70" w:type="dxa"/>
              <w:left w:w="90" w:type="dxa"/>
              <w:bottom w:w="70" w:type="dxa"/>
              <w:right w:w="90" w:type="dxa"/>
            </w:tcMar>
          </w:tcPr>
          <w:p w14:paraId="5A842540" w14:textId="77777777" w:rsidR="00847C0D" w:rsidRDefault="00CC3326">
            <w:pPr>
              <w:rPr>
                <w:ins w:id="30624" w:author="Vitor Oliveira" w:date="2026-10-11T04:00:00Z"/>
              </w:rPr>
            </w:pPr>
            <w:ins w:id="30623" w:author="Vitor Oliveira" w:date="2026-10-11T04:00:00Z">
              <w:r>
                <w:rPr>
                  <w:sz w:val="20"/>
                  <w:szCs w:val="20"/>
                  <w:lang w:val="pt-BR"/>
                </w:rPr>
                <w:t>RNF07</w:t>
              </w:r>
            </w:ins>
          </w:p>
        </w:tc>
        <w:tc>
          <w:tcPr>
            <w:tcW w:w="1750" w:type="dxa"/>
            <w:tcMar>
              <w:top w:w="70" w:type="dxa"/>
              <w:left w:w="90" w:type="dxa"/>
              <w:bottom w:w="70" w:type="dxa"/>
              <w:right w:w="90" w:type="dxa"/>
            </w:tcMar>
          </w:tcPr>
          <w:p w14:paraId="1A95E9A9" w14:textId="77777777" w:rsidR="00847C0D" w:rsidRDefault="00CC3326">
            <w:pPr>
              <w:rPr>
                <w:ins w:id="30626" w:author="Vitor Oliveira" w:date="2026-10-11T04:00:00Z"/>
              </w:rPr>
            </w:pPr>
            <w:ins w:id="30625" w:author="Vitor Oliveira" w:date="2026-10-11T04:00:00Z">
              <w:r>
                <w:rPr>
                  <w:sz w:val="20"/>
                  <w:szCs w:val="20"/>
                </w:rPr>
                <w:t>Serviço interrompido com o nó no piso</w:t>
              </w:r>
            </w:ins>
          </w:p>
        </w:tc>
        <w:tc>
          <w:tcPr>
            <w:tcW w:w="2971" w:type="dxa"/>
            <w:tcMar>
              <w:top w:w="70" w:type="dxa"/>
              <w:left w:w="90" w:type="dxa"/>
              <w:bottom w:w="70" w:type="dxa"/>
              <w:right w:w="90" w:type="dxa"/>
            </w:tcMar>
          </w:tcPr>
          <w:p w14:paraId="0431B0F8" w14:textId="77777777" w:rsidR="00847C0D" w:rsidRDefault="00CC3326">
            <w:pPr>
              <w:rPr>
                <w:ins w:id="30628" w:author="Vitor Oliveira" w:date="2026-10-11T04:00:00Z"/>
              </w:rPr>
            </w:pPr>
            <w:ins w:id="30627" w:author="Vitor Oliveira" w:date="2026-10-11T04:00:00Z">
              <w:r>
                <w:rPr>
                  <w:sz w:val="20"/>
                  <w:szCs w:val="20"/>
                  <w:lang w:val="pt-BR"/>
                </w:rPr>
                <w:t xml:space="preserve">Nó no pleno ao vencer a validade do último comando, medido pelo sensor</w:t>
              </w:r>
            </w:ins>
          </w:p>
        </w:tc>
      </w:tr>
      <w:tr w:rsidR="00E01C3A" w:rsidRPr="00CE1B46" w14:paraId="3FE9F9AE" w14:textId="77777777">
        <w:trPr>
          <w:ins w:id="30665" w:author="Vitor Oliveira" w:date="2026-10-11T04:00:00Z"/>
        </w:trPr>
        <w:tc>
          <w:tcPr>
            <w:tcW w:w="850" w:type="dxa"/>
            <w:tcMar>
              <w:top w:w="70" w:type="dxa"/>
              <w:left w:w="90" w:type="dxa"/>
              <w:bottom w:w="70" w:type="dxa"/>
              <w:right w:w="90" w:type="dxa"/>
            </w:tcMar>
          </w:tcPr>
          <w:p w14:paraId="2DCD4288" w14:textId="77777777" w:rsidR="00847C0D" w:rsidRDefault="00CC3326">
            <w:pPr>
              <w:rPr>
                <w:ins w:id="30630" w:author="Vitor Oliveira" w:date="2026-10-11T04:00:00Z"/>
              </w:rPr>
            </w:pPr>
            <w:ins w:id="30629" w:author="Vitor Oliveira" w:date="2026-10-11T04:00:00Z">
              <w:r>
                <w:rPr>
                  <w:sz w:val="20"/>
                  <w:szCs w:val="20"/>
                </w:rPr>
                <w:t>CT19</w:t>
              </w:r>
            </w:ins>
          </w:p>
        </w:tc>
        <w:tc>
          <w:tcPr>
            <w:tcW w:w="3500" w:type="dxa"/>
            <w:tcMar>
              <w:top w:w="70" w:type="dxa"/>
              <w:left w:w="90" w:type="dxa"/>
              <w:bottom w:w="70" w:type="dxa"/>
              <w:right w:w="90" w:type="dxa"/>
            </w:tcMar>
          </w:tcPr>
          <w:p w14:paraId="367E1CBF" w14:textId="77777777" w:rsidR="00847C0D" w:rsidRDefault="00CC3326">
            <w:pPr>
              <w:rPr>
                <w:ins w:id="30632" w:author="Vitor Oliveira" w:date="2026-10-11T04:00:00Z"/>
              </w:rPr>
            </w:pPr>
            <w:ins w:id="30631" w:author="Vitor Oliveira" w:date="2026-10-11T04:00:00Z">
              <w:r>
                <w:rPr>
                  <w:sz w:val="20"/>
                  <w:szCs w:val="20"/>
                  <w:lang w:val="pt-BR"/>
                </w:rPr>
                <w:t>RNF06</w:t>
              </w:r>
            </w:ins>
          </w:p>
        </w:tc>
        <w:tc>
          <w:tcPr>
            <w:tcW w:w="1750" w:type="dxa"/>
            <w:tcMar>
              <w:top w:w="70" w:type="dxa"/>
              <w:left w:w="90" w:type="dxa"/>
              <w:bottom w:w="70" w:type="dxa"/>
              <w:right w:w="90" w:type="dxa"/>
            </w:tcMar>
          </w:tcPr>
          <w:p w14:paraId="1F21995A" w14:textId="77777777" w:rsidR="00847C0D" w:rsidRDefault="00CC3326">
            <w:pPr>
              <w:rPr>
                <w:ins w:id="30634" w:author="Vitor Oliveira" w:date="2026-10-11T04:00:00Z"/>
              </w:rPr>
            </w:pPr>
            <w:ins w:id="30633" w:author="Vitor Oliveira" w:date="2026-10-11T04:00:00Z">
              <w:r>
                <w:rPr>
                  <w:sz w:val="20"/>
                  <w:szCs w:val="20"/>
                </w:rPr>
                <w:t>Conexão ao intermediário sem credencial e com credencial</w:t>
              </w:r>
            </w:ins>
          </w:p>
        </w:tc>
        <w:tc>
          <w:tcPr>
            <w:tcW w:w="2971" w:type="dxa"/>
            <w:tcMar>
              <w:top w:w="70" w:type="dxa"/>
              <w:left w:w="90" w:type="dxa"/>
              <w:bottom w:w="70" w:type="dxa"/>
              <w:right w:w="90" w:type="dxa"/>
            </w:tcMar>
          </w:tcPr>
          <w:p w14:paraId="6704D847" w14:textId="77777777" w:rsidR="00847C0D" w:rsidRDefault="00CC3326">
            <w:pPr>
              <w:rPr>
                <w:ins w:id="30636" w:author="Vitor Oliveira" w:date="2026-10-11T04:00:00Z"/>
              </w:rPr>
            </w:pPr>
            <w:ins w:id="30635" w:author="Vitor Oliveira" w:date="2026-10-11T04:00:00Z">
              <w:r>
                <w:rPr>
                  <w:sz w:val="20"/>
                  <w:szCs w:val="20"/>
                  <w:lang w:val="pt-BR"/>
                </w:rPr>
                <w:t>Recusa sem credencial; canal cifrado negociado com credencial</w:t>
              </w:r>
            </w:ins>
          </w:p>
        </w:tc>
      </w:tr>
      <w:tr w:rsidR="00E01C3A" w:rsidRPr="00CE1B46" w14:paraId="350B30AC" w14:textId="77777777">
        <w:trPr>
          <w:ins w:id="30666" w:author="Vitor Oliveira" w:date="2026-10-11T04:00:00Z"/>
        </w:trPr>
        <w:tc>
          <w:tcPr>
            <w:tcW w:w="850" w:type="dxa"/>
            <w:tcMar>
              <w:top w:w="70" w:type="dxa"/>
              <w:left w:w="90" w:type="dxa"/>
              <w:bottom w:w="70" w:type="dxa"/>
              <w:right w:w="90" w:type="dxa"/>
            </w:tcMar>
          </w:tcPr>
          <w:p w14:paraId="0E1C528B" w14:textId="77777777" w:rsidR="00847C0D" w:rsidRDefault="00CC3326">
            <w:pPr>
              <w:rPr>
                <w:ins w:id="30638" w:author="Vitor Oliveira" w:date="2026-10-11T04:00:00Z"/>
              </w:rPr>
            </w:pPr>
            <w:ins w:id="30637" w:author="Vitor Oliveira" w:date="2026-10-11T04:00:00Z">
              <w:r>
                <w:rPr>
                  <w:sz w:val="20"/>
                  <w:szCs w:val="20"/>
                </w:rPr>
                <w:t>CT20</w:t>
              </w:r>
            </w:ins>
          </w:p>
        </w:tc>
        <w:tc>
          <w:tcPr>
            <w:tcW w:w="3500" w:type="dxa"/>
            <w:tcMar>
              <w:top w:w="70" w:type="dxa"/>
              <w:left w:w="90" w:type="dxa"/>
              <w:bottom w:w="70" w:type="dxa"/>
              <w:right w:w="90" w:type="dxa"/>
            </w:tcMar>
          </w:tcPr>
          <w:p w14:paraId="6F97592A" w14:textId="77777777" w:rsidR="00847C0D" w:rsidRDefault="00CC3326">
            <w:pPr>
              <w:rPr>
                <w:ins w:id="30640" w:author="Vitor Oliveira" w:date="2026-10-11T04:00:00Z"/>
              </w:rPr>
            </w:pPr>
            <w:ins w:id="30639" w:author="Vitor Oliveira" w:date="2026-10-11T04:00:00Z">
              <w:r>
                <w:rPr>
                  <w:sz w:val="20"/>
                  <w:szCs w:val="20"/>
                  <w:lang w:val="pt-BR"/>
                </w:rPr>
                <w:t>RNF09</w:t>
              </w:r>
            </w:ins>
          </w:p>
        </w:tc>
        <w:tc>
          <w:tcPr>
            <w:tcW w:w="1750" w:type="dxa"/>
            <w:tcMar>
              <w:top w:w="70" w:type="dxa"/>
              <w:left w:w="90" w:type="dxa"/>
              <w:bottom w:w="70" w:type="dxa"/>
              <w:right w:w="90" w:type="dxa"/>
            </w:tcMar>
          </w:tcPr>
          <w:p w14:paraId="1C4482B7" w14:textId="77777777" w:rsidR="00847C0D" w:rsidRDefault="00CC3326">
            <w:pPr>
              <w:rPr>
                <w:ins w:id="30643" w:author="Vitor Oliveira" w:date="2026-10-11T04:00:00Z"/>
              </w:rPr>
            </w:pPr>
            <w:ins w:id="30641" w:author="Vitor Oliveira" w:date="2026-10-11T04:00:00Z">
              <w:r>
                <w:rPr>
                  <w:sz w:val="20"/>
                  <w:szCs w:val="20"/>
                </w:rPr>
                <w:t xml:space="preserve">Segundo ponto de luz cadastrado, com </w:t>
              </w:r>
            </w:ins>
            <w:ins w:id="30642" w:author="Vitor Oliveira" w:date="2026-10-11T04:00:00Z">
              <w:r>
                <w:rPr>
                  <w:sz w:val="20"/>
                  <w:szCs w:val="20"/>
                </w:rPr>
                <w:t>segundo assinante</w:t>
              </w:r>
            </w:ins>
          </w:p>
        </w:tc>
        <w:tc>
          <w:tcPr>
            <w:tcW w:w="2971" w:type="dxa"/>
            <w:tcMar>
              <w:top w:w="70" w:type="dxa"/>
              <w:left w:w="90" w:type="dxa"/>
              <w:bottom w:w="70" w:type="dxa"/>
              <w:right w:w="90" w:type="dxa"/>
            </w:tcMar>
          </w:tcPr>
          <w:p w14:paraId="0B577409" w14:textId="77777777" w:rsidR="00847C0D" w:rsidRDefault="00CC3326">
            <w:pPr>
              <w:rPr>
                <w:ins w:id="30645" w:author="Vitor Oliveira" w:date="2026-10-11T04:00:00Z"/>
              </w:rPr>
            </w:pPr>
            <w:ins w:id="30644" w:author="Vitor Oliveira" w:date="2026-10-11T04:00:00Z">
              <w:r>
                <w:rPr>
                  <w:sz w:val="20"/>
                  <w:szCs w:val="20"/>
                  <w:lang w:val="pt-BR"/>
                </w:rPr>
                <w:t>Comandado sem alteração do código do serviço</w:t>
              </w:r>
            </w:ins>
          </w:p>
        </w:tc>
      </w:tr>
    </w:tbl>
    <w:p w14:paraId="09570131" w14:textId="77777777" w:rsidR="00847C0D" w:rsidRDefault="00CC3326">
      <w:pPr>
        <w:spacing w:before="130" w:after="260"/>
        <w:rPr>
          <w:ins w:id="30668" w:author="Vitor Oliveira" w:date="2026-10-11T04:00:00Z"/>
        </w:rPr>
      </w:pPr>
      <w:ins w:id="30667" w:author="Vitor Oliveira" w:date="2026-10-11T04:00:00Z">
        <w:r>
          <w:rPr>
            <w:sz w:val="20"/>
            <w:szCs w:val="20"/>
            <w:lang w:val="pt-BR"/>
          </w:rPr>
          <w:t>Fonte: Elaborado pelos autores (2026).</w:t>
        </w:r>
      </w:ins>
    </w:p>
    <w:p w14:paraId="69D56BF2" w14:textId="77777777" w:rsidR="00E01C3A" w:rsidRDefault="00CC3326">
      <w:pPr>
        <w:pStyle w:val="Heading3"/>
        <w:spacing w:before="360" w:after="240" w:line="360" w:lineRule="auto"/>
        <w:rPr>
          <w:ins w:id="30671" w:author="Vitor Oliveira" w:date="2026-10-11T04:00:00Z"/>
          <w:lang w:val="pt-BR"/>
        </w:rPr>
      </w:pPr>
      <w:bookmarkStart w:id="58" w:name="_Toc241792050"/>
      <w:ins w:id="30669" w:author="Vitor Oliveira" w:date="2026-10-11T04:00:00Z">
        <w:r>
          <w:rPr>
            <w:lang w:val="pt-BR"/>
          </w:rPr>
          <w:t xml:space="preserve">3.12.8</w:t>
        </w:r>
      </w:ins>
      <w:ins w:id="30670" w:author="Vitor Oliveira" w:date="2026-10-11T04:00:00Z">
        <w:r>
          <w:rPr>
            <w:lang w:val="pt-BR"/>
          </w:rPr>
          <w:t xml:space="preserve"> Cronograma de atividades</w:t>
        </w:r>
      </w:ins>
      <w:bookmarkEnd w:id="58"/>
    </w:p>
    <w:p w14:paraId="3B9B1721" w14:textId="77777777" w:rsidR="00E01C3A" w:rsidRDefault="00CC3326">
      <w:pPr>
        <w:spacing w:after="120" w:line="360" w:lineRule="auto"/>
        <w:ind w:firstLine="709"/>
        <w:jc w:val="both"/>
        <w:rPr>
          <w:ins w:id="30673" w:author="Vitor Oliveira" w:date="2026-10-11T04:00:00Z"/>
          <w:lang w:val="pt-BR"/>
        </w:rPr>
      </w:pPr>
      <w:ins w:id="30672" w:author="Vitor Oliveira" w:date="2026-10-11T04:00:00Z">
        <w:r>
          <w:rPr>
            <w:highlight w:val="yellow"/>
            <w:lang w:val="pt-BR"/>
          </w:rPr>
          <w:t>[PENDENTE — apresentar o cronograma de atividades efetivamente seguido.]</w:t>
        </w:r>
      </w:ins>
    </w:p>
    <w:p w14:paraId="47D31C43" w14:textId="77777777" w:rsidR="00E01C3A" w:rsidRDefault="00CC3326">
      <w:pPr>
        <w:pStyle w:val="Heading3"/>
        <w:spacing w:before="360" w:after="240" w:line="360" w:lineRule="auto"/>
        <w:rPr>
          <w:ins w:id="30676" w:author="Vitor Oliveira" w:date="2026-10-11T04:00:00Z"/>
          <w:lang w:val="pt-BR"/>
        </w:rPr>
      </w:pPr>
      <w:bookmarkStart w:id="59" w:name="_Toc241792051"/>
      <w:ins w:id="30674" w:author="Vitor Oliveira" w:date="2026-10-11T04:00:00Z">
        <w:r>
          <w:rPr>
            <w:lang w:val="pt-BR"/>
          </w:rPr>
          <w:t xml:space="preserve">3.12.9</w:t>
        </w:r>
      </w:ins>
      <w:ins w:id="30675" w:author="Vitor Oliveira" w:date="2026-10-11T04:00:00Z">
        <w:r>
          <w:rPr>
            <w:lang w:val="pt-BR"/>
          </w:rPr>
          <w:t xml:space="preserve"> Resultado da execução dos casos de teste</w:t>
        </w:r>
      </w:ins>
      <w:bookmarkEnd w:id="59"/>
    </w:p>
    <w:p w14:paraId="08F016ED" w14:textId="77777777" w:rsidR="00E01C3A" w:rsidRDefault="00CC3326">
      <w:pPr>
        <w:spacing w:after="120" w:line="360" w:lineRule="auto"/>
        <w:ind w:firstLine="709"/>
        <w:jc w:val="both"/>
        <w:rPr>
          <w:ins w:id="30678" w:author="Vitor Oliveira" w:date="2026-10-11T04:00:00Z"/>
          <w:lang w:val="pt-BR"/>
        </w:rPr>
      </w:pPr>
      <w:ins w:id="30677" w:author="Vitor Oliveira" w:date="2026-10-11T04:00:00Z">
        <w:r>
          <w:rPr>
            <w:highlight w:val="yellow"/>
            <w:lang w:val="pt-BR"/>
          </w:rPr>
          <w:t xml:space="preserve">Os casos automatizados, CT01 a CT14, foram satisfeitos na última execução, com todos os testes aprovados. Os casos CT15 a CT20 foram executados em 10 de outubro de 2026, na caixa atual (Quadro 4), com a arquitetura de 3.5.2 e o firmware correspondente gravado no nó, ligado ao ambiente implantado e calibrado no início da sessão (3.4.4); o registro de cada caso está no repositório (Apêndice B). Os seis foram satisfeitos. No CT15, a iluminância medida ficou 0,7 % acima do valor esperado para o nível aplicado, dentro da tolerância de 3,4 %. No CT16, o alerta de falha total foi aberto após três leituras com a fonte da fita desligada e encerrado ao religá-la. No CT17, as trinta repetições ficaram abaixo de 1,5 s, contra o limite de 180 s. No CT18, o nó assumiu o nível pleno no instante em que venceu a validade do último comando, e o sensor registrou o pleno 2,3 s depois. No CT19, a conexão ao intermediário foi recusada sem credencial e com senha incorreta, e aceita com a credencial do nó, sobre canal TLS 1.3. No CT20, um segundo ponto de luz foi comandado sem alteração nem reinício do serviço de decisão, por meio do nó simulado, cuja iluminância é sintética. Uma sessão anterior, de 4 e 5 de outubro, na primeira caixa e com o failsafe de 15 s sem comando, está registrada no repositório e não compõe estes resultados; nela, o CT18 não foi satisfeito nos termos então fixados, porque o sensor registrou o pleno 17,3 s após o último comando, contra o limite de 15 s.</w:t>
        </w:r>
      </w:ins>
    </w:p>
    <w:p w14:paraId="69E62BEA" w14:textId="77777777" w:rsidR="00E01C3A" w:rsidRDefault="00CC3326">
      <w:pPr>
        <w:pStyle w:val="Heading2"/>
        <w:spacing w:before="360" w:after="240" w:line="360" w:lineRule="auto"/>
        <w:rPr>
          <w:lang w:val="pt-BR"/>
        </w:rPr>
      </w:pPr>
      <w:bookmarkStart w:id="53" w:name="_Toc241792045"/>
      <w:del w:id="30339" w:author="Vitor Oliveira" w:date="2026-10-11T04:00:00Z">
        <w:r>
          <w:rPr>
            <w:lang w:val="pt-BR"/>
          </w:rPr>
          <w:delText xml:space="preserve">4.7</w:delText>
        </w:r>
      </w:del>
      <w:ins w:id="30340" w:author="Vitor Oliveira" w:date="2026-10-11T04:00:00Z">
        <w:r>
          <w:rPr>
            <w:lang w:val="pt-BR"/>
          </w:rPr>
          <w:t xml:space="preserve">3.13</w:t>
        </w:r>
      </w:ins>
      <w:r>
        <w:rPr>
          <w:lang w:val="pt-BR"/>
        </w:rPr>
        <w:t xml:space="preserve"> Banco de dados</w:t>
      </w:r>
      <w:bookmarkEnd w:id="53"/>
    </w:p>
    <w:p w14:paraId="3E2FA9EB" w14:textId="77777777" w:rsidR="00E01C3A" w:rsidRDefault="00CC3326">
      <w:pPr>
        <w:pStyle w:val="Heading3"/>
        <w:spacing w:before="320" w:after="200" w:line="360" w:lineRule="auto"/>
        <w:rPr>
          <w:lang w:val="pt-BR"/>
        </w:rPr>
      </w:pPr>
      <w:bookmarkStart w:id="54" w:name="_Toc241792046"/>
      <w:del w:id="30341" w:author="Vitor Oliveira" w:date="2026-10-11T04:00:00Z">
        <w:r>
          <w:rPr>
            <w:lang w:val="pt-BR"/>
          </w:rPr>
          <w:delText xml:space="preserve">4.7.1</w:delText>
        </w:r>
      </w:del>
      <w:ins w:id="30342" w:author="Vitor Oliveira" w:date="2026-10-11T04:00:00Z">
        <w:r>
          <w:rPr>
            <w:lang w:val="pt-BR"/>
          </w:rPr>
          <w:t xml:space="preserve">3.13.1</w:t>
        </w:r>
      </w:ins>
      <w:r>
        <w:rPr>
          <w:lang w:val="pt-BR"/>
        </w:rPr>
        <w:t xml:space="preserve"> Modelo conceitual e justificativa da escolha</w:t>
      </w:r>
      <w:bookmarkEnd w:id="54"/>
    </w:p>
    <w:p w14:paraId="45966427" w14:textId="77777777" w:rsidR="006B1E66" w:rsidRPr="000F5B8B" w:rsidRDefault="00CC3326">
      <w:pPr>
        <w:spacing w:after="120" w:line="360" w:lineRule="auto"/>
        <w:ind w:firstLine="709"/>
        <w:jc w:val="both"/>
        <w:rPr>
          <w:lang w:val="pt-BR"/>
        </w:rPr>
      </w:pPr>
      <w:r>
        <w:rPr>
          <w:lang w:val="pt-BR"/>
        </w:rPr>
        <w:t>A arquitetura inclui um banco de dados, e a razão não é de armazenamento, mas de verificação. O trabalho afirma que toda decisão do sistema é inspecionável e que a conformidade normativa pode ser comprovada decisão a decisão. As duas afirmações só se sustentam se existir registro durável do que entrou, do que a inferência pretendeu, do que a camada de verificação corrigiu e do que o nó efetivamente entregou. O banco é onde essa cadeia fica gravada.</w:t>
      </w:r>
    </w:p>
    <w:p w14:paraId="358D0675" w14:textId="77777777" w:rsidR="006B1E66" w:rsidRPr="000F5B8B" w:rsidRDefault="00CC3326">
      <w:pPr>
        <w:spacing w:after="120" w:line="360" w:lineRule="auto"/>
        <w:ind w:firstLine="709"/>
        <w:jc w:val="both"/>
        <w:rPr>
          <w:lang w:val="pt-BR"/>
        </w:rPr>
      </w:pPr>
      <w:r>
        <w:rPr>
          <w:lang w:val="pt-BR"/>
        </w:rPr>
        <w:t>Adota-se modelo relacional, e a escolha decorre da natureza dos dados. O critério normativo aplicável a uma decisão depende da classe de iluminação da via em que o ponto de luz se encontra; reconstruir, para qualquer decisão passada, qual piso vigorava é uma operação de junção entre entidades, e não de varredura de documentos. A integridade referencial é, neste caso, o próprio mecanismo de auditoria: uma decisão que não se ligue a um ponto de luz, a uma classe e a uma versão da base de regras é registro sem sentido, e o modelo relacional o impede por construção. O volume envolvido na avaliação em bancada é pequeno, e nenhuma característica de escala justificaria abrir mão dessa garantia.</w:t>
      </w:r>
    </w:p>
    <w:p w14:paraId="7E3D8B9E" w14:textId="77777777" w:rsidR="006B1E66" w:rsidRPr="000F5B8B" w:rsidRDefault="00CC3326">
      <w:pPr>
        <w:spacing w:after="240" w:line="360" w:lineRule="auto"/>
        <w:ind w:firstLine="709"/>
        <w:jc w:val="both"/>
        <w:rPr>
          <w:lang w:val="pt-BR"/>
        </w:rPr>
      </w:pPr>
      <w:r>
        <w:rPr>
          <w:lang w:val="pt-BR"/>
        </w:rPr>
        <w:t xml:space="preserve">Uma decisão de modelagem merece destaque: os parâmetros normativos não residem no código, e sim em tabela. As iluminâncias mínimas, a classe mínima de </w:t>
      </w:r>
      <w:r>
        <w:rPr>
          <w:lang w:val="pt-BR"/>
        </w:rPr>
        <w:t>dimerização admitida e a taxa máxima de decréscimo são atributos da entidade que representa a classe de iluminação, populados a partir da ABNT NBR 5101. A camada de verificação lê seu critério do banco. A consequência prática é que corrigir a classe atribuída a uma via, ou atualizar um valor após revisão da norma, torna-se operação de dado e não de software — propriedade coerente com a separação entre a camada adaptativa e a camada fixa, defendida em 3.7.</w:t>
      </w:r>
    </w:p>
    <w:p w14:paraId="1A2239CA" w14:textId="77777777" w:rsidR="00E01C3A" w:rsidRDefault="00CC3326">
      <w:pPr>
        <w:spacing w:after="120" w:line="360" w:lineRule="auto"/>
        <w:ind w:firstLine="709"/>
        <w:jc w:val="both"/>
        <w:rPr>
          <w:lang w:val="pt-BR"/>
        </w:rPr>
      </w:pPr>
      <w:r>
        <w:rPr>
          <w:lang w:val="pt-BR"/>
        </w:rPr>
        <w:t xml:space="preserve">O Quadro </w:t>
      </w:r>
      <w:del w:id="30343" w:author="Vitor Oliveira" w:date="2026-10-11T04:00:00Z">
        <w:r>
          <w:rPr>
            <w:lang w:val="pt-BR"/>
          </w:rPr>
          <w:delText xml:space="preserve">15</w:delText>
        </w:r>
      </w:del>
      <w:ins w:id="30344" w:author="Vitor Oliveira" w:date="2026-10-11T04:00:00Z">
        <w:r>
          <w:rPr>
            <w:lang w:val="pt-BR"/>
          </w:rPr>
          <w:t xml:space="preserve">16</w:t>
        </w:r>
      </w:ins>
      <w:r>
        <w:rPr>
          <w:lang w:val="pt-BR"/>
        </w:rPr>
        <w:t xml:space="preserve"> discrimina as entidades do banco de dados e a função de cada uma no sistema.</w:t>
      </w:r>
    </w:p>
    <w:p w14:paraId="2E0FCAEF" w14:textId="77777777" w:rsidR="006B1E66" w:rsidRPr="000F5B8B" w:rsidRDefault="00CC3326">
      <w:pPr>
        <w:keepNext/>
        <w:spacing w:before="260" w:after="130"/>
        <w:rPr>
          <w:lang w:val="pt-BR"/>
        </w:rPr>
      </w:pPr>
      <w:r>
        <w:rPr>
          <w:sz w:val="20"/>
          <w:szCs w:val="20"/>
          <w:lang w:val="pt-BR"/>
        </w:rPr>
        <w:t xml:space="preserve">Quadro </w:t>
      </w:r>
      <w:del w:id="30345" w:author="Vitor Oliveira" w:date="2026-10-11T04:00:00Z">
        <w:r>
          <w:rPr>
            <w:sz w:val="20"/>
            <w:szCs w:val="20"/>
            <w:lang w:val="pt-BR"/>
          </w:rPr>
          <w:delText xml:space="preserve">15</w:delText>
        </w:r>
      </w:del>
      <w:ins w:id="30346" w:author="Vitor Oliveira" w:date="2026-10-11T04:00:00Z">
        <w:r>
          <w:rPr>
            <w:sz w:val="20"/>
            <w:szCs w:val="20"/>
            <w:lang w:val="pt-BR"/>
          </w:rPr>
          <w:t xml:space="preserve">16</w:t>
        </w:r>
      </w:ins>
      <w:r>
        <w:rPr>
          <w:sz w:val="20"/>
          <w:szCs w:val="20"/>
          <w:lang w:val="pt-BR"/>
        </w:rPr>
        <w:t xml:space="preserve"> – Entidades do banco de dados e sua função no sistema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5"/>
        <w:gridCol w:w="3067"/>
        <w:gridCol w:w="3589"/>
      </w:tblGrid>
      <w:tr w:rsidR="006B1E66" w14:paraId="5F5B2E7A" w14:textId="77777777">
        <w:trPr>
          <w:tblHeader/>
        </w:trPr>
        <w:tc>
          <w:tcPr>
            <w:tcW w:w="2100" w:type="dxa"/>
            <w:shd w:val="clear" w:color="auto" w:fill="EDEDED"/>
            <w:tcMar>
              <w:top w:w="70" w:type="dxa"/>
              <w:left w:w="90" w:type="dxa"/>
              <w:bottom w:w="70" w:type="dxa"/>
              <w:right w:w="90" w:type="dxa"/>
            </w:tcMar>
          </w:tcPr>
          <w:p w14:paraId="2EE8F06B" w14:textId="77777777" w:rsidR="006B1E66" w:rsidRDefault="00CC3326">
            <w:r>
              <w:rPr>
                <w:b/>
                <w:bCs/>
                <w:sz w:val="20"/>
                <w:szCs w:val="20"/>
              </w:rPr>
              <w:t>Entidade</w:t>
            </w:r>
          </w:p>
        </w:tc>
        <w:tc>
          <w:tcPr>
            <w:tcW w:w="3200" w:type="dxa"/>
            <w:shd w:val="clear" w:color="auto" w:fill="EDEDED"/>
            <w:tcMar>
              <w:top w:w="70" w:type="dxa"/>
              <w:left w:w="90" w:type="dxa"/>
              <w:bottom w:w="70" w:type="dxa"/>
              <w:right w:w="90" w:type="dxa"/>
            </w:tcMar>
          </w:tcPr>
          <w:p w14:paraId="395BF830" w14:textId="77777777" w:rsidR="006B1E66" w:rsidRDefault="00CC3326">
            <w:r>
              <w:rPr>
                <w:b/>
                <w:bCs/>
                <w:sz w:val="20"/>
                <w:szCs w:val="20"/>
              </w:rPr>
              <w:t>Atributos principais</w:t>
            </w:r>
          </w:p>
        </w:tc>
        <w:tc>
          <w:tcPr>
            <w:tcW w:w="3771" w:type="dxa"/>
            <w:shd w:val="clear" w:color="auto" w:fill="EDEDED"/>
            <w:tcMar>
              <w:top w:w="70" w:type="dxa"/>
              <w:left w:w="90" w:type="dxa"/>
              <w:bottom w:w="70" w:type="dxa"/>
              <w:right w:w="90" w:type="dxa"/>
            </w:tcMar>
          </w:tcPr>
          <w:p w14:paraId="184D0F93" w14:textId="77777777" w:rsidR="006B1E66" w:rsidRDefault="00CC3326">
            <w:r>
              <w:rPr>
                <w:b/>
                <w:bCs/>
                <w:sz w:val="20"/>
                <w:szCs w:val="20"/>
              </w:rPr>
              <w:t>Função no sistema</w:t>
            </w:r>
          </w:p>
        </w:tc>
      </w:tr>
      <w:tr w:rsidR="006B1E66" w:rsidRPr="00CE1B46" w14:paraId="22E10558" w14:textId="77777777">
        <w:tc>
          <w:tcPr>
            <w:tcW w:w="2100" w:type="dxa"/>
            <w:tcMar>
              <w:top w:w="70" w:type="dxa"/>
              <w:left w:w="90" w:type="dxa"/>
              <w:bottom w:w="70" w:type="dxa"/>
              <w:right w:w="90" w:type="dxa"/>
            </w:tcMar>
          </w:tcPr>
          <w:p w14:paraId="4812E160" w14:textId="77777777" w:rsidR="006B1E66" w:rsidRDefault="00CC3326">
            <w:r>
              <w:rPr>
                <w:sz w:val="20"/>
                <w:szCs w:val="20"/>
              </w:rPr>
              <w:t>classe_iluminacao</w:t>
            </w:r>
          </w:p>
        </w:tc>
        <w:tc>
          <w:tcPr>
            <w:tcW w:w="3200" w:type="dxa"/>
            <w:tcMar>
              <w:top w:w="70" w:type="dxa"/>
              <w:left w:w="90" w:type="dxa"/>
              <w:bottom w:w="70" w:type="dxa"/>
              <w:right w:w="90" w:type="dxa"/>
            </w:tcMar>
          </w:tcPr>
          <w:p w14:paraId="175CFEA9" w14:textId="77777777" w:rsidR="006B1E66" w:rsidRPr="000F5B8B" w:rsidRDefault="00CC3326">
            <w:pPr>
              <w:rPr>
                <w:lang w:val="pt-BR"/>
              </w:rPr>
            </w:pPr>
            <w:r>
              <w:rPr>
                <w:sz w:val="20"/>
                <w:szCs w:val="20"/>
                <w:lang w:val="pt-BR"/>
              </w:rPr>
              <w:t>Código da classe; iluminância mínima; iluminância mínima admitida em dimerização; classe mínima admitida; taxa máxima de decréscimo</w:t>
            </w:r>
          </w:p>
        </w:tc>
        <w:tc>
          <w:tcPr>
            <w:tcW w:w="3771" w:type="dxa"/>
            <w:tcMar>
              <w:top w:w="70" w:type="dxa"/>
              <w:left w:w="90" w:type="dxa"/>
              <w:bottom w:w="70" w:type="dxa"/>
              <w:right w:w="90" w:type="dxa"/>
            </w:tcMar>
          </w:tcPr>
          <w:p w14:paraId="65A26A9D" w14:textId="77777777" w:rsidR="006B1E66" w:rsidRPr="000F5B8B" w:rsidRDefault="00CC3326">
            <w:pPr>
              <w:rPr>
                <w:lang w:val="pt-BR"/>
              </w:rPr>
            </w:pPr>
            <w:r>
              <w:rPr>
                <w:sz w:val="20"/>
                <w:szCs w:val="20"/>
                <w:lang w:val="pt-BR"/>
              </w:rPr>
              <w:t>Tabela de referência normativa, populada a partir da ABNT NBR 5101. Fornece o critério externo que a camada de verificação consulta a cada decisão</w:t>
            </w:r>
          </w:p>
        </w:tc>
      </w:tr>
      <w:tr w:rsidR="006B1E66" w:rsidRPr="00CE1B46" w14:paraId="4A38A54F" w14:textId="77777777">
        <w:tc>
          <w:tcPr>
            <w:tcW w:w="2100" w:type="dxa"/>
            <w:tcMar>
              <w:top w:w="70" w:type="dxa"/>
              <w:left w:w="90" w:type="dxa"/>
              <w:bottom w:w="70" w:type="dxa"/>
              <w:right w:w="90" w:type="dxa"/>
            </w:tcMar>
          </w:tcPr>
          <w:p w14:paraId="2D96C18F" w14:textId="77777777" w:rsidR="006B1E66" w:rsidRDefault="00CC3326">
            <w:r>
              <w:rPr>
                <w:sz w:val="20"/>
                <w:szCs w:val="20"/>
              </w:rPr>
              <w:t>ponto_de_luz</w:t>
            </w:r>
          </w:p>
        </w:tc>
        <w:tc>
          <w:tcPr>
            <w:tcW w:w="3200" w:type="dxa"/>
            <w:tcMar>
              <w:top w:w="70" w:type="dxa"/>
              <w:left w:w="90" w:type="dxa"/>
              <w:bottom w:w="70" w:type="dxa"/>
              <w:right w:w="90" w:type="dxa"/>
            </w:tcMar>
          </w:tcPr>
          <w:p w14:paraId="0B8C5475" w14:textId="77777777" w:rsidR="006B1E66" w:rsidRPr="000F5B8B" w:rsidRDefault="00CC3326">
            <w:pPr>
              <w:rPr>
                <w:lang w:val="pt-BR"/>
              </w:rPr>
            </w:pPr>
            <w:r>
              <w:rPr>
                <w:sz w:val="20"/>
                <w:szCs w:val="20"/>
                <w:lang w:val="pt-BR"/>
              </w:rPr>
              <w:t>Identificador; placa do cadastro municipal; coordenadas geográficas e planas; logradouro; classe de iluminação; estado operacional; potência plena do segmento</w:t>
            </w:r>
          </w:p>
        </w:tc>
        <w:tc>
          <w:tcPr>
            <w:tcW w:w="3771" w:type="dxa"/>
            <w:tcMar>
              <w:top w:w="70" w:type="dxa"/>
              <w:left w:w="90" w:type="dxa"/>
              <w:bottom w:w="70" w:type="dxa"/>
              <w:right w:w="90" w:type="dxa"/>
            </w:tcMar>
          </w:tcPr>
          <w:p w14:paraId="2190C740" w14:textId="77777777" w:rsidR="006B1E66" w:rsidRPr="000F5B8B" w:rsidRDefault="00CC3326">
            <w:pPr>
              <w:rPr>
                <w:lang w:val="pt-BR"/>
              </w:rPr>
            </w:pPr>
            <w:r>
              <w:rPr>
                <w:sz w:val="20"/>
                <w:szCs w:val="20"/>
                <w:lang w:val="pt-BR"/>
              </w:rPr>
              <w:t>Representa a luminária. Na avaliação, dois registros — o nó de bancada e um ponto simulado —, cada um representando um poste real do cadastro; o modelo é o do parque</w:t>
            </w:r>
          </w:p>
        </w:tc>
      </w:tr>
      <w:tr w:rsidR="006B1E66" w:rsidRPr="00CE1B46" w14:paraId="63B63E2B" w14:textId="77777777">
        <w:tc>
          <w:tcPr>
            <w:tcW w:w="2100" w:type="dxa"/>
            <w:tcMar>
              <w:top w:w="70" w:type="dxa"/>
              <w:left w:w="90" w:type="dxa"/>
              <w:bottom w:w="70" w:type="dxa"/>
              <w:right w:w="90" w:type="dxa"/>
            </w:tcMar>
          </w:tcPr>
          <w:p w14:paraId="7A2AB757" w14:textId="77777777" w:rsidR="006B1E66" w:rsidRDefault="00CC3326">
            <w:r>
              <w:rPr>
                <w:sz w:val="20"/>
                <w:szCs w:val="20"/>
              </w:rPr>
              <w:t>trecho_via</w:t>
            </w:r>
          </w:p>
        </w:tc>
        <w:tc>
          <w:tcPr>
            <w:tcW w:w="3200" w:type="dxa"/>
            <w:tcMar>
              <w:top w:w="70" w:type="dxa"/>
              <w:left w:w="90" w:type="dxa"/>
              <w:bottom w:w="70" w:type="dxa"/>
              <w:right w:w="90" w:type="dxa"/>
            </w:tcMar>
          </w:tcPr>
          <w:p w14:paraId="53C8772C" w14:textId="77777777" w:rsidR="006B1E66" w:rsidRPr="000F5B8B" w:rsidRDefault="00CC3326">
            <w:r>
              <w:rPr>
                <w:sz w:val="20"/>
                <w:szCs w:val="20"/>
                <w:lang w:val="pt-BR"/>
              </w:rPr>
              <w:t xml:space="preserve">Código do segmento no cadastro municipal; código, tipo e nome do logradouro; faixa de numeração; </w:t>
            </w:r>
            <w:r>
              <w:rPr>
                <w:sz w:val="20"/>
                <w:szCs w:val="20"/>
                <w:lang w:val="pt-BR"/>
              </w:rPr>
              <w:t xml:space="preserve">geometria; referência de pessoas inicial e régua aprendida, com a data do cálculo</w:t>
            </w:r>
          </w:p>
        </w:tc>
        <w:tc>
          <w:tcPr>
            <w:tcW w:w="3771" w:type="dxa"/>
            <w:tcMar>
              <w:top w:w="70" w:type="dxa"/>
              <w:left w:w="90" w:type="dxa"/>
              <w:bottom w:w="70" w:type="dxa"/>
              <w:right w:w="90" w:type="dxa"/>
            </w:tcMar>
          </w:tcPr>
          <w:p w14:paraId="4C90A27C" w14:textId="77777777" w:rsidR="006B1E66" w:rsidRPr="000F5B8B" w:rsidRDefault="00CC3326">
            <w:r>
              <w:rPr>
                <w:sz w:val="20"/>
                <w:szCs w:val="20"/>
                <w:lang w:val="pt-BR"/>
              </w:rPr>
              <w:t>Unidade espacial das publicações (3.5.2). A referência normaliza a série da previsão como no treino (3.6)</w:t>
            </w:r>
          </w:p>
        </w:tc>
      </w:tr>
      <w:tr w:rsidR="006B1E66" w:rsidRPr="00CE1B46" w14:paraId="0180D756" w14:textId="77777777">
        <w:tc>
          <w:tcPr>
            <w:tcW w:w="2100" w:type="dxa"/>
            <w:tcMar>
              <w:top w:w="70" w:type="dxa"/>
              <w:left w:w="90" w:type="dxa"/>
              <w:bottom w:w="70" w:type="dxa"/>
              <w:right w:w="90" w:type="dxa"/>
            </w:tcMar>
          </w:tcPr>
          <w:p w14:paraId="617BF0A1" w14:textId="77777777" w:rsidR="006B1E66" w:rsidRDefault="00CC3326">
            <w:r>
              <w:rPr>
                <w:sz w:val="20"/>
                <w:szCs w:val="20"/>
              </w:rPr>
              <w:t>trecho_ponto</w:t>
            </w:r>
          </w:p>
        </w:tc>
        <w:tc>
          <w:tcPr>
            <w:tcW w:w="3200" w:type="dxa"/>
            <w:tcMar>
              <w:top w:w="70" w:type="dxa"/>
              <w:left w:w="90" w:type="dxa"/>
              <w:bottom w:w="70" w:type="dxa"/>
              <w:right w:w="90" w:type="dxa"/>
            </w:tcMar>
          </w:tcPr>
          <w:p w14:paraId="6ACB37BD" w14:textId="77777777" w:rsidR="006B1E66" w:rsidRPr="000F5B8B" w:rsidRDefault="00CC3326">
            <w:r>
              <w:rPr>
                <w:sz w:val="20"/>
                <w:szCs w:val="20"/>
                <w:lang w:val="pt-BR"/>
              </w:rPr>
              <w:t>Trecho; ponto de luz; distância; critério; instante da associação</w:t>
            </w:r>
          </w:p>
        </w:tc>
        <w:tc>
          <w:tcPr>
            <w:tcW w:w="3771" w:type="dxa"/>
            <w:tcMar>
              <w:top w:w="70" w:type="dxa"/>
              <w:left w:w="90" w:type="dxa"/>
              <w:bottom w:w="70" w:type="dxa"/>
              <w:right w:w="90" w:type="dxa"/>
            </w:tcMar>
          </w:tcPr>
          <w:p w14:paraId="1126330B" w14:textId="77777777" w:rsidR="006B1E66" w:rsidRPr="000F5B8B" w:rsidRDefault="00CC3326">
            <w:r>
              <w:rPr>
                <w:sz w:val="20"/>
                <w:szCs w:val="20"/>
                <w:lang w:val="pt-BR"/>
              </w:rPr>
              <w:t>Associa trechos a pontos de luz, na relação de muitos para muitos, com a regra que produziu cada associação (3.5.2)</w:t>
            </w:r>
          </w:p>
        </w:tc>
      </w:tr>
      <w:tr w:rsidR="006B1E66" w:rsidRPr="00CE1B46" w14:paraId="318D69C1" w14:textId="77777777">
        <w:tc>
          <w:tcPr>
            <w:tcW w:w="2100" w:type="dxa"/>
            <w:tcMar>
              <w:top w:w="70" w:type="dxa"/>
              <w:left w:w="90" w:type="dxa"/>
              <w:bottom w:w="70" w:type="dxa"/>
              <w:right w:w="90" w:type="dxa"/>
            </w:tcMar>
          </w:tcPr>
          <w:p w14:paraId="46D1A368" w14:textId="77777777" w:rsidR="006B1E66" w:rsidRDefault="00CC3326">
            <w:r>
              <w:rPr>
                <w:sz w:val="20"/>
                <w:szCs w:val="20"/>
              </w:rPr>
              <w:t>evento_urbano</w:t>
            </w:r>
          </w:p>
        </w:tc>
        <w:tc>
          <w:tcPr>
            <w:tcW w:w="3200" w:type="dxa"/>
            <w:tcMar>
              <w:top w:w="70" w:type="dxa"/>
              <w:left w:w="90" w:type="dxa"/>
              <w:bottom w:w="70" w:type="dxa"/>
              <w:right w:w="90" w:type="dxa"/>
            </w:tcMar>
          </w:tcPr>
          <w:p w14:paraId="7376AA37" w14:textId="77777777" w:rsidR="006B1E66" w:rsidRPr="000F5B8B" w:rsidRDefault="00CC3326">
            <w:pPr>
              <w:rPr>
                <w:lang w:val="pt-BR"/>
              </w:rPr>
            </w:pPr>
            <w:r>
              <w:rPr>
                <w:sz w:val="20"/>
                <w:szCs w:val="20"/>
                <w:lang w:val="pt-BR"/>
              </w:rPr>
              <w:t>Carimbo de tempo; tipo; média de pessoas e duração do período; ocorrência; trecho; origem; vigência</w:t>
            </w:r>
          </w:p>
        </w:tc>
        <w:tc>
          <w:tcPr>
            <w:tcW w:w="3771" w:type="dxa"/>
            <w:tcMar>
              <w:top w:w="70" w:type="dxa"/>
              <w:left w:w="90" w:type="dxa"/>
              <w:bottom w:w="70" w:type="dxa"/>
              <w:right w:w="90" w:type="dxa"/>
            </w:tcMar>
          </w:tcPr>
          <w:p w14:paraId="2A6CF8B1" w14:textId="77777777" w:rsidR="006B1E66" w:rsidRPr="000F5B8B" w:rsidRDefault="00CC3326">
            <w:pPr>
              <w:rPr>
                <w:lang w:val="pt-BR"/>
              </w:rPr>
            </w:pPr>
            <w:r>
              <w:rPr>
                <w:sz w:val="20"/>
                <w:szCs w:val="20"/>
                <w:lang w:val="pt-BR"/>
              </w:rPr>
              <w:t>Registra cada publicação recebida da interface de dados urbanos: volume de movimentação do trecho e ocorrência reportada</w:t>
            </w:r>
          </w:p>
        </w:tc>
      </w:tr>
      <w:tr w:rsidR="006B1E66" w:rsidRPr="00CE1B46" w14:paraId="7E08593D" w14:textId="77777777">
        <w:tc>
          <w:tcPr>
            <w:tcW w:w="2100" w:type="dxa"/>
            <w:tcMar>
              <w:top w:w="70" w:type="dxa"/>
              <w:left w:w="90" w:type="dxa"/>
              <w:bottom w:w="70" w:type="dxa"/>
              <w:right w:w="90" w:type="dxa"/>
            </w:tcMar>
          </w:tcPr>
          <w:p w14:paraId="191EE795" w14:textId="77777777" w:rsidR="006B1E66" w:rsidRDefault="00CC3326">
            <w:r>
              <w:rPr>
                <w:sz w:val="20"/>
                <w:szCs w:val="20"/>
              </w:rPr>
              <w:t>versao_base_regras</w:t>
            </w:r>
          </w:p>
        </w:tc>
        <w:tc>
          <w:tcPr>
            <w:tcW w:w="3200" w:type="dxa"/>
            <w:tcMar>
              <w:top w:w="70" w:type="dxa"/>
              <w:left w:w="90" w:type="dxa"/>
              <w:bottom w:w="70" w:type="dxa"/>
              <w:right w:w="90" w:type="dxa"/>
            </w:tcMar>
          </w:tcPr>
          <w:p w14:paraId="51A70A22" w14:textId="77777777" w:rsidR="006B1E66" w:rsidRPr="000F5B8B" w:rsidRDefault="00CC3326">
            <w:pPr>
              <w:rPr>
                <w:lang w:val="pt-BR"/>
              </w:rPr>
            </w:pPr>
            <w:r>
              <w:rPr>
                <w:sz w:val="20"/>
                <w:szCs w:val="20"/>
                <w:lang w:val="pt-BR"/>
              </w:rPr>
              <w:t>Identificador; data de vigência; quantidade de regras; resumo das alterações; hash do arquivo de regras</w:t>
            </w:r>
          </w:p>
        </w:tc>
        <w:tc>
          <w:tcPr>
            <w:tcW w:w="3771" w:type="dxa"/>
            <w:tcMar>
              <w:top w:w="70" w:type="dxa"/>
              <w:left w:w="90" w:type="dxa"/>
              <w:bottom w:w="70" w:type="dxa"/>
              <w:right w:w="90" w:type="dxa"/>
            </w:tcMar>
          </w:tcPr>
          <w:p w14:paraId="103C8D60" w14:textId="77777777" w:rsidR="006B1E66" w:rsidRPr="000F5B8B" w:rsidRDefault="00CC3326">
            <w:pPr>
              <w:rPr>
                <w:lang w:val="pt-BR"/>
              </w:rPr>
            </w:pPr>
            <w:r>
              <w:rPr>
                <w:sz w:val="20"/>
                <w:szCs w:val="20"/>
                <w:lang w:val="pt-BR"/>
              </w:rPr>
              <w:t>Atribui cada decisão à versão da base que a produziu. É a condição para reproduzir qualquer resultado após uma alteração de regras</w:t>
            </w:r>
          </w:p>
        </w:tc>
      </w:tr>
      <w:tr w:rsidR="006B1E66" w:rsidRPr="00CE1B46" w14:paraId="2CC62DAA" w14:textId="77777777">
        <w:tc>
          <w:tcPr>
            <w:tcW w:w="2100" w:type="dxa"/>
            <w:tcMar>
              <w:top w:w="70" w:type="dxa"/>
              <w:left w:w="90" w:type="dxa"/>
              <w:bottom w:w="70" w:type="dxa"/>
              <w:right w:w="90" w:type="dxa"/>
            </w:tcMar>
          </w:tcPr>
          <w:p w14:paraId="2154704C" w14:textId="77777777" w:rsidR="006B1E66" w:rsidRDefault="00CC3326">
            <w:r>
              <w:rPr>
                <w:sz w:val="20"/>
                <w:szCs w:val="20"/>
              </w:rPr>
              <w:t>decisao</w:t>
            </w:r>
          </w:p>
        </w:tc>
        <w:tc>
          <w:tcPr>
            <w:tcW w:w="3200" w:type="dxa"/>
            <w:tcMar>
              <w:top w:w="70" w:type="dxa"/>
              <w:left w:w="90" w:type="dxa"/>
              <w:bottom w:w="70" w:type="dxa"/>
              <w:right w:w="90" w:type="dxa"/>
            </w:tcMar>
          </w:tcPr>
          <w:p w14:paraId="3F64E641" w14:textId="77777777" w:rsidR="006B1E66" w:rsidRPr="000F5B8B" w:rsidRDefault="00CC3326">
            <w:pPr>
              <w:rPr>
                <w:lang w:val="pt-BR"/>
              </w:rPr>
            </w:pPr>
            <w:r>
              <w:rPr>
                <w:sz w:val="20"/>
                <w:szCs w:val="20"/>
                <w:lang w:val="pt-BR"/>
              </w:rPr>
              <w:t xml:space="preserve">Carimbo de tempo; ponto de luz; nível pretendido pela inferência; nível emitido; restrição que motivou a correção — nenhuma, piso ou taxa; versão da base de regras; versão do modelo de previsão; classe vigente; previsão de </w:t>
            </w:r>
            <w:r>
              <w:rPr>
                <w:sz w:val="20"/>
                <w:szCs w:val="20"/>
                <w:lang w:val="pt-BR"/>
              </w:rPr>
              <w:t xml:space="preserve">movimentação; nível anterior; </w:t>
            </w:r>
            <w:r>
              <w:rPr>
                <w:sz w:val="20"/>
                <w:szCs w:val="20"/>
                <w:lang w:val="pt-BR"/>
              </w:rPr>
              <w:t xml:space="preserve">instante de publicação; validade do comando;</w:t>
            </w:r>
            <w:r>
              <w:rPr>
                <w:sz w:val="20"/>
                <w:szCs w:val="20"/>
                <w:lang w:val="pt-BR"/>
              </w:rPr>
              <w:t xml:space="preserve"> execução de cenário; entradas da inferência, grau de ativação de cada regra e degrau de classe</w:t>
            </w:r>
          </w:p>
        </w:tc>
        <w:tc>
          <w:tcPr>
            <w:tcW w:w="3771" w:type="dxa"/>
            <w:tcMar>
              <w:top w:w="70" w:type="dxa"/>
              <w:left w:w="90" w:type="dxa"/>
              <w:bottom w:w="70" w:type="dxa"/>
              <w:right w:w="90" w:type="dxa"/>
            </w:tcMar>
          </w:tcPr>
          <w:p w14:paraId="1CE232DE" w14:textId="77777777" w:rsidR="006B1E66" w:rsidRPr="000F5B8B" w:rsidRDefault="00CC3326">
            <w:pPr>
              <w:rPr>
                <w:lang w:val="pt-BR"/>
              </w:rPr>
            </w:pPr>
            <w:r>
              <w:rPr>
                <w:sz w:val="20"/>
                <w:szCs w:val="20"/>
                <w:lang w:val="pt-BR"/>
              </w:rPr>
              <w:t>Núcleo do registro de auditoria. Separar o nível pretendido do nível emitido é o que torna mensurável a atuação da camada de verificação</w:t>
            </w:r>
          </w:p>
        </w:tc>
      </w:tr>
      <w:tr w:rsidR="006B1E66" w:rsidRPr="00CE1B46" w14:paraId="369299A6" w14:textId="77777777">
        <w:tc>
          <w:tcPr>
            <w:tcW w:w="2100" w:type="dxa"/>
            <w:tcMar>
              <w:top w:w="70" w:type="dxa"/>
              <w:left w:w="90" w:type="dxa"/>
              <w:bottom w:w="70" w:type="dxa"/>
              <w:right w:w="90" w:type="dxa"/>
            </w:tcMar>
          </w:tcPr>
          <w:p w14:paraId="49D2A361" w14:textId="77777777" w:rsidR="006B1E66" w:rsidRDefault="00CC3326">
            <w:r>
              <w:rPr>
                <w:sz w:val="20"/>
                <w:szCs w:val="20"/>
              </w:rPr>
              <w:t>telemetria</w:t>
            </w:r>
          </w:p>
        </w:tc>
        <w:tc>
          <w:tcPr>
            <w:tcW w:w="3200" w:type="dxa"/>
            <w:tcMar>
              <w:top w:w="70" w:type="dxa"/>
              <w:left w:w="90" w:type="dxa"/>
              <w:bottom w:w="70" w:type="dxa"/>
              <w:right w:w="90" w:type="dxa"/>
            </w:tcMar>
          </w:tcPr>
          <w:p w14:paraId="30D2AB2A" w14:textId="77777777" w:rsidR="006B1E66" w:rsidRPr="000F5B8B" w:rsidRDefault="00CC3326">
            <w:pPr>
              <w:rPr>
                <w:lang w:val="pt-BR"/>
              </w:rPr>
            </w:pPr>
            <w:r>
              <w:rPr>
                <w:sz w:val="20"/>
                <w:szCs w:val="20"/>
                <w:lang w:val="pt-BR"/>
              </w:rPr>
              <w:t xml:space="preserve">Carimbo de tempo; ponto de luz; decisão correspondente; ciclo de trabalho aplicado; </w:t>
            </w:r>
            <w:r>
              <w:rPr>
                <w:sz w:val="20"/>
                <w:szCs w:val="20"/>
                <w:lang w:val="pt-BR"/>
              </w:rPr>
              <w:t xml:space="preserve">iluminância medida; nível que o nó aplicava ao responder; sessão de medição</w:t>
            </w:r>
          </w:p>
        </w:tc>
        <w:tc>
          <w:tcPr>
            <w:tcW w:w="3771" w:type="dxa"/>
            <w:tcMar>
              <w:top w:w="70" w:type="dxa"/>
              <w:left w:w="90" w:type="dxa"/>
              <w:bottom w:w="70" w:type="dxa"/>
              <w:right w:w="90" w:type="dxa"/>
            </w:tcMar>
          </w:tcPr>
          <w:p w14:paraId="1CFD2574" w14:textId="77777777" w:rsidR="006B1E66" w:rsidRPr="000F5B8B" w:rsidRDefault="00CC3326">
            <w:pPr>
              <w:rPr>
                <w:lang w:val="pt-BR"/>
              </w:rPr>
            </w:pPr>
            <w:r>
              <w:rPr>
                <w:sz w:val="20"/>
                <w:szCs w:val="20"/>
                <w:lang w:val="pt-BR"/>
              </w:rPr>
              <w:t>Registra o que o nó entregou. Confrontada com a decisão correspondente, produz a latência do percurso e a diferença entre nível decidido e nível medido</w:t>
            </w:r>
          </w:p>
        </w:tc>
      </w:tr>
      <w:tr w:rsidR="006B1E66" w:rsidRPr="00CE1B46" w14:paraId="2873776B" w14:textId="77777777">
        <w:tc>
          <w:tcPr>
            <w:tcW w:w="2100" w:type="dxa"/>
            <w:tcMar>
              <w:top w:w="70" w:type="dxa"/>
              <w:left w:w="90" w:type="dxa"/>
              <w:bottom w:w="70" w:type="dxa"/>
              <w:right w:w="90" w:type="dxa"/>
            </w:tcMar>
          </w:tcPr>
          <w:p w14:paraId="311D4C39" w14:textId="77777777" w:rsidR="00847C0D" w:rsidRDefault="00CC3326">
            <w:r>
              <w:rPr>
                <w:sz w:val="20"/>
                <w:szCs w:val="20"/>
              </w:rPr>
              <w:t>versao_modelo_previsao</w:t>
            </w:r>
          </w:p>
        </w:tc>
        <w:tc>
          <w:tcPr>
            <w:tcW w:w="3200" w:type="dxa"/>
            <w:tcMar>
              <w:top w:w="70" w:type="dxa"/>
              <w:left w:w="90" w:type="dxa"/>
              <w:bottom w:w="70" w:type="dxa"/>
              <w:right w:w="90" w:type="dxa"/>
            </w:tcMar>
          </w:tcPr>
          <w:p w14:paraId="4C01F528" w14:textId="77777777" w:rsidR="00847C0D" w:rsidRDefault="00CC3326">
            <w:r>
              <w:rPr>
                <w:sz w:val="20"/>
                <w:szCs w:val="20"/>
                <w:lang w:val="pt-BR"/>
              </w:rPr>
              <w:t>Identificador; algoritmo; data de extração da série; erro absoluto médio e raiz do erro quadrático médio</w:t>
            </w:r>
          </w:p>
        </w:tc>
        <w:tc>
          <w:tcPr>
            <w:tcW w:w="3771" w:type="dxa"/>
            <w:tcMar>
              <w:top w:w="70" w:type="dxa"/>
              <w:left w:w="90" w:type="dxa"/>
              <w:bottom w:w="70" w:type="dxa"/>
              <w:right w:w="90" w:type="dxa"/>
            </w:tcMar>
          </w:tcPr>
          <w:p w14:paraId="0226E031" w14:textId="77777777" w:rsidR="00847C0D" w:rsidRDefault="00CC3326">
            <w:r>
              <w:rPr>
                <w:sz w:val="20"/>
                <w:szCs w:val="20"/>
                <w:lang w:val="pt-BR"/>
              </w:rPr>
              <w:t>Atribui cada decisão à versão da previsão que a alimentou, condição do RNF04 ao lado da versão da base de regras</w:t>
            </w:r>
          </w:p>
        </w:tc>
      </w:tr>
      <w:tr w:rsidR="006B1E66" w:rsidRPr="00CE1B46" w14:paraId="3B577A9E" w14:textId="77777777">
        <w:tc>
          <w:tcPr>
            <w:tcW w:w="2100" w:type="dxa"/>
            <w:tcMar>
              <w:top w:w="70" w:type="dxa"/>
              <w:left w:w="90" w:type="dxa"/>
              <w:bottom w:w="70" w:type="dxa"/>
              <w:right w:w="90" w:type="dxa"/>
            </w:tcMar>
          </w:tcPr>
          <w:p w14:paraId="70B8FF84" w14:textId="77777777" w:rsidR="00847C0D" w:rsidRDefault="00CC3326">
            <w:r>
              <w:rPr>
                <w:sz w:val="20"/>
                <w:szCs w:val="20"/>
              </w:rPr>
              <w:t>execucao_cenario</w:t>
            </w:r>
          </w:p>
        </w:tc>
        <w:tc>
          <w:tcPr>
            <w:tcW w:w="3200" w:type="dxa"/>
            <w:tcMar>
              <w:top w:w="70" w:type="dxa"/>
              <w:left w:w="90" w:type="dxa"/>
              <w:bottom w:w="70" w:type="dxa"/>
              <w:right w:w="90" w:type="dxa"/>
            </w:tcMar>
          </w:tcPr>
          <w:p w14:paraId="042F4BEA" w14:textId="77777777" w:rsidR="00847C0D" w:rsidRDefault="00CC3326">
            <w:r>
              <w:rPr>
                <w:sz w:val="20"/>
                <w:szCs w:val="20"/>
                <w:lang w:val="pt-BR"/>
              </w:rPr>
              <w:t>Identificador; cenário; regime; modo de previsão; início e fim</w:t>
            </w:r>
          </w:p>
        </w:tc>
        <w:tc>
          <w:tcPr>
            <w:tcW w:w="3771" w:type="dxa"/>
            <w:tcMar>
              <w:top w:w="70" w:type="dxa"/>
              <w:left w:w="90" w:type="dxa"/>
              <w:bottom w:w="70" w:type="dxa"/>
              <w:right w:w="90" w:type="dxa"/>
            </w:tcMar>
          </w:tcPr>
          <w:p w14:paraId="25800549" w14:textId="77777777" w:rsidR="00847C0D" w:rsidRDefault="00CC3326">
            <w:r>
              <w:rPr>
                <w:sz w:val="20"/>
                <w:szCs w:val="20"/>
                <w:lang w:val="pt-BR"/>
              </w:rPr>
              <w:t>Separa as execuções da suíte e os regimes e modos comparados em 3.9 e 3.11</w:t>
            </w:r>
          </w:p>
        </w:tc>
      </w:tr>
      <w:tr w:rsidR="006B1E66" w:rsidRPr="00CE1B46" w14:paraId="3B4C848F" w14:textId="77777777">
        <w:tc>
          <w:tcPr>
            <w:tcW w:w="2100" w:type="dxa"/>
            <w:tcMar>
              <w:top w:w="70" w:type="dxa"/>
              <w:left w:w="90" w:type="dxa"/>
              <w:bottom w:w="70" w:type="dxa"/>
              <w:right w:w="90" w:type="dxa"/>
            </w:tcMar>
          </w:tcPr>
          <w:p w14:paraId="2607C29C" w14:textId="77777777" w:rsidR="00847C0D" w:rsidRDefault="00CC3326">
            <w:r>
              <w:rPr>
                <w:sz w:val="20"/>
                <w:szCs w:val="20"/>
              </w:rPr>
              <w:t>sessao_medicao</w:t>
            </w:r>
          </w:p>
        </w:tc>
        <w:tc>
          <w:tcPr>
            <w:tcW w:w="3200" w:type="dxa"/>
            <w:tcMar>
              <w:top w:w="70" w:type="dxa"/>
              <w:left w:w="90" w:type="dxa"/>
              <w:bottom w:w="70" w:type="dxa"/>
              <w:right w:w="90" w:type="dxa"/>
            </w:tcMar>
          </w:tcPr>
          <w:p w14:paraId="12C1B1E4" w14:textId="77777777" w:rsidR="00847C0D" w:rsidRDefault="00CC3326">
            <w:r>
              <w:rPr>
                <w:sz w:val="20"/>
                <w:szCs w:val="20"/>
                <w:lang w:val="pt-BR"/>
              </w:rPr>
              <w:t>Identificador; ponto de luz; iluminância residual; indicador de descarte</w:t>
            </w:r>
          </w:p>
        </w:tc>
        <w:tc>
          <w:tcPr>
            <w:tcW w:w="3771" w:type="dxa"/>
            <w:tcMar>
              <w:top w:w="70" w:type="dxa"/>
              <w:left w:w="90" w:type="dxa"/>
              <w:bottom w:w="70" w:type="dxa"/>
              <w:right w:w="90" w:type="dxa"/>
            </w:tcMar>
          </w:tcPr>
          <w:p w14:paraId="2BD23BCA" w14:textId="77777777" w:rsidR="00847C0D" w:rsidRDefault="00CC3326">
            <w:r>
              <w:rPr>
                <w:sz w:val="20"/>
                <w:szCs w:val="20"/>
                <w:lang w:val="pt-BR"/>
              </w:rPr>
              <w:t>Registra a residual de cada sessão e a regra de descarte de 3.4.3</w:t>
            </w:r>
          </w:p>
        </w:tc>
      </w:tr>
      <w:tr w:rsidR="006B1E66" w:rsidRPr="00CE1B46" w14:paraId="3BA0DF22" w14:textId="77777777">
        <w:tc>
          <w:tcPr>
            <w:tcW w:w="2100" w:type="dxa"/>
            <w:tcMar>
              <w:top w:w="70" w:type="dxa"/>
              <w:left w:w="90" w:type="dxa"/>
              <w:bottom w:w="70" w:type="dxa"/>
              <w:right w:w="90" w:type="dxa"/>
            </w:tcMar>
          </w:tcPr>
          <w:p w14:paraId="01862311" w14:textId="77777777" w:rsidR="00847C0D" w:rsidRDefault="00CC3326">
            <w:r>
              <w:rPr>
                <w:sz w:val="20"/>
                <w:szCs w:val="20"/>
              </w:rPr>
              <w:t>calibracao</w:t>
            </w:r>
          </w:p>
        </w:tc>
        <w:tc>
          <w:tcPr>
            <w:tcW w:w="3200" w:type="dxa"/>
            <w:tcMar>
              <w:top w:w="70" w:type="dxa"/>
              <w:left w:w="90" w:type="dxa"/>
              <w:bottom w:w="70" w:type="dxa"/>
              <w:right w:w="90" w:type="dxa"/>
            </w:tcMar>
          </w:tcPr>
          <w:p w14:paraId="11FBF0BC" w14:textId="77777777" w:rsidR="00847C0D" w:rsidRDefault="00CC3326">
            <w:r>
              <w:rPr>
                <w:sz w:val="20"/>
                <w:szCs w:val="20"/>
                <w:lang w:val="pt-BR"/>
              </w:rPr>
              <w:t>Sessão; série; ciclo de trabalho; iluminância medida</w:t>
            </w:r>
          </w:p>
        </w:tc>
        <w:tc>
          <w:tcPr>
            <w:tcW w:w="3771" w:type="dxa"/>
            <w:tcMar>
              <w:top w:w="70" w:type="dxa"/>
              <w:left w:w="90" w:type="dxa"/>
              <w:bottom w:w="70" w:type="dxa"/>
              <w:right w:w="90" w:type="dxa"/>
            </w:tcMar>
          </w:tcPr>
          <w:p w14:paraId="094F2090" w14:textId="77777777" w:rsidR="00847C0D" w:rsidRDefault="00CC3326">
            <w:r>
              <w:rPr>
                <w:sz w:val="20"/>
                <w:szCs w:val="20"/>
                <w:lang w:val="pt-BR"/>
              </w:rPr>
              <w:t>Guarda a varredura de 3.4.4, origem da tabela do nó e da tolerância do diagnóstico</w:t>
            </w:r>
          </w:p>
        </w:tc>
      </w:tr>
      <w:tr w:rsidR="006B1E66" w:rsidRPr="00CE1B46" w14:paraId="13C5DA71" w14:textId="77777777">
        <w:tc>
          <w:tcPr>
            <w:tcW w:w="2100" w:type="dxa"/>
            <w:tcMar>
              <w:top w:w="70" w:type="dxa"/>
              <w:left w:w="90" w:type="dxa"/>
              <w:bottom w:w="70" w:type="dxa"/>
              <w:right w:w="90" w:type="dxa"/>
            </w:tcMar>
          </w:tcPr>
          <w:p w14:paraId="259D00FE" w14:textId="77777777" w:rsidR="00847C0D" w:rsidRDefault="00CC3326">
            <w:r>
              <w:rPr>
                <w:sz w:val="20"/>
                <w:szCs w:val="20"/>
              </w:rPr>
              <w:t>alerta_diagnostico</w:t>
            </w:r>
          </w:p>
        </w:tc>
        <w:tc>
          <w:tcPr>
            <w:tcW w:w="3200" w:type="dxa"/>
            <w:tcMar>
              <w:top w:w="70" w:type="dxa"/>
              <w:left w:w="90" w:type="dxa"/>
              <w:bottom w:w="70" w:type="dxa"/>
              <w:right w:w="90" w:type="dxa"/>
            </w:tcMar>
          </w:tcPr>
          <w:p w14:paraId="133BE625" w14:textId="77777777" w:rsidR="00847C0D" w:rsidRDefault="00CC3326">
            <w:r>
              <w:rPr>
                <w:sz w:val="20"/>
                <w:szCs w:val="20"/>
                <w:lang w:val="pt-BR"/>
              </w:rPr>
              <w:t>Ponto de luz; tipo; razão; tolerância; abertura e encerramento</w:t>
            </w:r>
          </w:p>
        </w:tc>
        <w:tc>
          <w:tcPr>
            <w:tcW w:w="3771" w:type="dxa"/>
            <w:tcMar>
              <w:top w:w="70" w:type="dxa"/>
              <w:left w:w="90" w:type="dxa"/>
              <w:bottom w:w="70" w:type="dxa"/>
              <w:right w:w="90" w:type="dxa"/>
            </w:tcMar>
          </w:tcPr>
          <w:p w14:paraId="7BF8D30F" w14:textId="77777777" w:rsidR="00847C0D" w:rsidRDefault="00CC3326">
            <w:r>
              <w:rPr>
                <w:sz w:val="20"/>
                <w:szCs w:val="20"/>
                <w:lang w:val="pt-BR"/>
              </w:rPr>
              <w:t>Registra os alertas de falha total e de perda de controle (RF11)</w:t>
            </w:r>
          </w:p>
        </w:tc>
      </w:tr>
      <w:tr w:rsidR="006B1E66" w:rsidRPr="00CE1B46" w14:paraId="7CA9ACE3" w14:textId="77777777">
        <w:tc>
          <w:tcPr>
            <w:tcW w:w="2100" w:type="dxa"/>
            <w:tcMar>
              <w:top w:w="70" w:type="dxa"/>
              <w:left w:w="90" w:type="dxa"/>
              <w:bottom w:w="70" w:type="dxa"/>
              <w:right w:w="90" w:type="dxa"/>
            </w:tcMar>
          </w:tcPr>
          <w:p w14:paraId="2859DB6C" w14:textId="77777777" w:rsidR="00847C0D" w:rsidRDefault="00CC3326">
            <w:r>
              <w:rPr>
                <w:sz w:val="20"/>
                <w:szCs w:val="20"/>
              </w:rPr>
              <w:t>luminaria_referencia</w:t>
            </w:r>
          </w:p>
        </w:tc>
        <w:tc>
          <w:tcPr>
            <w:tcW w:w="3200" w:type="dxa"/>
            <w:tcMar>
              <w:top w:w="70" w:type="dxa"/>
              <w:left w:w="90" w:type="dxa"/>
              <w:bottom w:w="70" w:type="dxa"/>
              <w:right w:w="90" w:type="dxa"/>
            </w:tcMar>
          </w:tcPr>
          <w:p w14:paraId="1A4384D2" w14:textId="77777777" w:rsidR="00847C0D" w:rsidRDefault="00CC3326">
            <w:r>
              <w:rPr>
                <w:sz w:val="20"/>
                <w:szCs w:val="20"/>
                <w:lang w:val="pt-BR"/>
              </w:rPr>
              <w:t>Código; potência nominal; eficácia; interface de dimerização</w:t>
            </w:r>
          </w:p>
        </w:tc>
        <w:tc>
          <w:tcPr>
            <w:tcW w:w="3771" w:type="dxa"/>
            <w:tcMar>
              <w:top w:w="70" w:type="dxa"/>
              <w:left w:w="90" w:type="dxa"/>
              <w:bottom w:w="70" w:type="dxa"/>
              <w:right w:w="90" w:type="dxa"/>
            </w:tcMar>
          </w:tcPr>
          <w:p w14:paraId="2B4B23D0" w14:textId="77777777" w:rsidR="00847C0D" w:rsidRDefault="00CC3326">
            <w:r>
              <w:rPr>
                <w:sz w:val="20"/>
                <w:szCs w:val="20"/>
                <w:lang w:val="pt-BR"/>
              </w:rPr>
              <w:t>Luminárias do Quadro 9, lidas pela estimativa de energia</w:t>
            </w:r>
          </w:p>
        </w:tc>
      </w:tr>
    </w:tbl>
    <w:p w14:paraId="145A87DD" w14:textId="77777777" w:rsidR="006B1E66" w:rsidRPr="000F5B8B" w:rsidRDefault="00CC3326">
      <w:pPr>
        <w:spacing w:before="130" w:after="260"/>
        <w:rPr>
          <w:lang w:val="pt-BR"/>
        </w:rPr>
      </w:pPr>
      <w:r>
        <w:rPr>
          <w:sz w:val="20"/>
          <w:szCs w:val="20"/>
          <w:lang w:val="pt-BR"/>
        </w:rPr>
        <w:t>Fonte: Elaborado pelos autores (2026).</w:t>
      </w:r>
    </w:p>
    <w:p w14:paraId="701AE573" w14:textId="77777777" w:rsidR="006B1E66" w:rsidRPr="000F5B8B" w:rsidRDefault="00CC3326">
      <w:pPr>
        <w:spacing w:after="120" w:line="360" w:lineRule="auto"/>
        <w:ind w:firstLine="709"/>
        <w:jc w:val="both"/>
        <w:rPr>
          <w:lang w:val="pt-BR"/>
        </w:rPr>
      </w:pPr>
      <w:r>
        <w:rPr>
          <w:lang w:val="pt-BR"/>
        </w:rPr>
        <w:t xml:space="preserve">A separação entre as entidades de decisão e de telemetria é deliberada: a primeira registra o que o sistema determinou, a segunda o que o mundo devolveu. Mantê-las distintas e ligadas por chave estrangeira é o que permite medir a divergência entre uma coisa e outra, que figura entre os resultados de </w:t>
      </w:r>
      <w:del w:id="30347" w:author="Vitor Oliveira" w:date="2026-10-11T04:00:00Z">
        <w:r>
          <w:rPr>
            <w:lang w:val="pt-BR"/>
          </w:rPr>
          <w:delText xml:space="preserve">5.3</w:delText>
        </w:r>
      </w:del>
      <w:ins w:id="30348" w:author="Vitor Oliveira" w:date="2026-10-11T04:00:00Z">
        <w:r>
          <w:rPr>
            <w:lang w:val="pt-BR"/>
          </w:rPr>
          <w:t xml:space="preserve">4.3</w:t>
        </w:r>
      </w:ins>
      <w:r>
        <w:rPr>
          <w:lang w:val="pt-BR"/>
        </w:rPr>
        <w:t xml:space="preserve">.</w:t>
      </w:r>
    </w:p>
    <w:p w14:paraId="52E16782" w14:textId="77777777" w:rsidR="006B1E66" w:rsidRPr="000F5B8B" w:rsidRDefault="00CC3326">
      <w:pPr>
        <w:spacing w:after="120" w:line="360" w:lineRule="auto"/>
        <w:ind w:firstLine="709"/>
        <w:jc w:val="both"/>
        <w:rPr>
          <w:lang w:val="pt-BR"/>
        </w:rPr>
      </w:pPr>
      <w:r>
        <w:rPr>
          <w:lang w:val="pt-BR"/>
        </w:rPr>
        <w:t xml:space="preserve">Registre-se o que o modelo não resolve. As entidades de evento urbano e de telemetria crescem continuamente e, em escala municipal, exigiriam particionamento por tempo, política de retenção e provavelmente armazenamento orientado a série temporal. A avaliação aqui conduzida opera sobre um nó e sobre cenários de duração conhecida, condição em que o modelo relacional é adequado sem qualificação. O tratamento do crescimento em escala de parque figura entre as recomendações de </w:t>
      </w:r>
      <w:del w:id="30349" w:author="Vitor Oliveira" w:date="2026-10-11T04:00:00Z">
        <w:r>
          <w:rPr>
            <w:lang w:val="pt-BR"/>
          </w:rPr>
          <w:delText xml:space="preserve">7.1</w:delText>
        </w:r>
      </w:del>
      <w:ins w:id="30350" w:author="Vitor Oliveira" w:date="2026-10-11T04:00:00Z">
        <w:r>
          <w:rPr>
            <w:lang w:val="pt-BR"/>
          </w:rPr>
          <w:t xml:space="preserve">6.1</w:t>
        </w:r>
      </w:ins>
      <w:r>
        <w:rPr>
          <w:lang w:val="pt-BR"/>
        </w:rPr>
        <w:t xml:space="preserve">.</w:t>
      </w:r>
    </w:p>
    <w:p w14:paraId="2C4CD473" w14:textId="77777777" w:rsidR="00E01C3A" w:rsidRDefault="00CC3326">
      <w:pPr>
        <w:pStyle w:val="Heading3"/>
        <w:spacing w:before="320" w:after="200" w:line="360" w:lineRule="auto"/>
        <w:rPr>
          <w:lang w:val="pt-BR"/>
        </w:rPr>
      </w:pPr>
      <w:bookmarkStart w:id="55" w:name="_Toc241792047"/>
      <w:del w:id="30351" w:author="Vitor Oliveira" w:date="2026-10-11T04:00:00Z">
        <w:r>
          <w:rPr>
            <w:lang w:val="pt-BR"/>
          </w:rPr>
          <w:delText xml:space="preserve">4.7.2</w:delText>
        </w:r>
      </w:del>
      <w:ins w:id="30352" w:author="Vitor Oliveira" w:date="2026-10-11T04:00:00Z">
        <w:r>
          <w:rPr>
            <w:lang w:val="pt-BR"/>
          </w:rPr>
          <w:t xml:space="preserve">3.13.2</w:t>
        </w:r>
      </w:ins>
      <w:r>
        <w:rPr>
          <w:lang w:val="pt-BR"/>
        </w:rPr>
        <w:t xml:space="preserve"> Modelo lógico: diagrama entidade-relacionamento</w:t>
      </w:r>
      <w:bookmarkEnd w:id="55"/>
    </w:p>
    <w:p w14:paraId="1A7EFAAC" w14:textId="77777777" w:rsidR="00E01C3A" w:rsidRDefault="00CC3326">
      <w:pPr>
        <w:spacing w:after="120" w:line="360" w:lineRule="auto"/>
        <w:ind w:firstLine="709"/>
        <w:jc w:val="both"/>
        <w:rPr>
          <w:lang w:val="pt-BR"/>
        </w:rPr>
      </w:pPr>
      <w:r>
        <w:rPr>
          <w:lang w:val="pt-BR"/>
        </w:rPr>
        <w:t xml:space="preserve">A Figura 3 apresenta o modelo de dados em nível de relacionamento. A justificativa da escolha pelo modelo relacional e a função de cada entidade estão registradas em </w:t>
      </w:r>
      <w:del w:id="30353" w:author="Vitor Oliveira" w:date="2026-10-11T04:00:00Z">
        <w:r>
          <w:rPr>
            <w:lang w:val="pt-BR"/>
          </w:rPr>
          <w:delText xml:space="preserve">4.7.1</w:delText>
        </w:r>
      </w:del>
      <w:ins w:id="30354" w:author="Vitor Oliveira" w:date="2026-10-11T04:00:00Z">
        <w:r>
          <w:rPr>
            <w:lang w:val="pt-BR"/>
          </w:rPr>
          <w:t xml:space="preserve">3.13.1</w:t>
        </w:r>
      </w:ins>
      <w:r>
        <w:rPr>
          <w:lang w:val="pt-BR"/>
        </w:rPr>
        <w:t xml:space="preserve"> e no Quadro </w:t>
      </w:r>
      <w:del w:id="30355" w:author="Vitor Oliveira" w:date="2026-10-11T04:00:00Z">
        <w:r>
          <w:rPr>
            <w:lang w:val="pt-BR"/>
          </w:rPr>
          <w:delText xml:space="preserve">15</w:delText>
        </w:r>
      </w:del>
      <w:ins w:id="30356" w:author="Vitor Oliveira" w:date="2026-10-11T04:00:00Z">
        <w:r>
          <w:rPr>
            <w:lang w:val="pt-BR"/>
          </w:rPr>
          <w:t xml:space="preserve">16</w:t>
        </w:r>
      </w:ins>
      <w:r>
        <w:rPr>
          <w:lang w:val="pt-BR"/>
        </w:rPr>
        <w:t xml:space="preserve">; o que a figura acrescenta são as cardinalidades e uma entidade que aquele quadro não discrimina.</w:t>
      </w:r>
    </w:p>
    <w:p w14:paraId="1463697C" w14:textId="77777777" w:rsidR="00E01C3A" w:rsidRDefault="00CC3326">
      <w:pPr>
        <w:keepNext/>
        <w:spacing w:before="240"/>
        <w:jc w:val="center"/>
        <w:rPr>
          <w:lang w:val="pt-BR"/>
        </w:rPr>
      </w:pPr>
      <w:r>
        <w:rPr>
          <w:noProof/>
          <w:lang w:val="pt-BR"/>
        </w:rPr>
        <w:drawing>
          <wp:inline distT="0" distB="0" distL="0" distR="0" wp14:anchorId="472F3386" wp14:editId="78D88793">
            <wp:extent cx="5400000" cy="4671910"/>
            <wp:effectExtent l="0" t="0" r="0" b="0"/>
            <wp:docPr id="102" name="Figura 2 - Diagrama entidade-relacionam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igura 2 - Diagrama entidade-relacionamento"/>
                    <pic:cNvPicPr/>
                  </pic:nvPicPr>
                  <pic:blipFill>
                    <a:blip r:embed="rId10"/>
                    <a:stretch>
                      <a:fillRect/>
                    </a:stretch>
                  </pic:blipFill>
                  <pic:spPr>
                    <a:xfrm>
                      <a:off x="0" y="0"/>
                      <a:ext cx="5400000" cy="4671910"/>
                    </a:xfrm>
                    <a:prstGeom prst="rect">
                      <a:avLst/>
                    </a:prstGeom>
                  </pic:spPr>
                </pic:pic>
              </a:graphicData>
            </a:graphic>
          </wp:inline>
        </w:drawing>
      </w:r>
    </w:p>
    <w:p w14:paraId="44D27B16" w14:textId="77777777" w:rsidR="00E01C3A" w:rsidRDefault="00CC3326">
      <w:pPr>
        <w:keepNext/>
        <w:spacing w:before="130" w:after="60"/>
        <w:jc w:val="center"/>
        <w:rPr>
          <w:lang w:val="pt-BR"/>
        </w:rPr>
      </w:pPr>
      <w:r>
        <w:rPr>
          <w:sz w:val="20"/>
          <w:szCs w:val="20"/>
          <w:lang w:val="pt-BR"/>
        </w:rPr>
        <w:t>Figura 3 – Diagrama entidade-relacionamento do banco de dados</w:t>
      </w:r>
    </w:p>
    <w:p w14:paraId="59C8C7F1" w14:textId="77777777" w:rsidR="00E01C3A" w:rsidRDefault="00CC3326">
      <w:pPr>
        <w:spacing w:after="280"/>
        <w:jc w:val="center"/>
        <w:rPr>
          <w:lang w:val="pt-BR"/>
        </w:rPr>
      </w:pPr>
      <w:r>
        <w:rPr>
          <w:sz w:val="20"/>
          <w:szCs w:val="20"/>
          <w:lang w:val="pt-BR"/>
        </w:rPr>
        <w:t>Fonte: Elaborado pelos autores (2026).</w:t>
      </w:r>
    </w:p>
    <w:p w14:paraId="06AB574C" w14:textId="77777777" w:rsidR="00E01C3A" w:rsidRDefault="00CC3326">
      <w:pPr>
        <w:spacing w:after="120" w:line="360" w:lineRule="auto"/>
        <w:ind w:firstLine="709"/>
        <w:jc w:val="both"/>
        <w:rPr>
          <w:lang w:val="pt-BR"/>
        </w:rPr>
      </w:pPr>
      <w:r>
        <w:rPr>
          <w:lang w:val="pt-BR"/>
        </w:rPr>
        <w:t>A entidade associativa que liga decisão e evento urbano resolve uma relação de muitos para muitos e não é formalidade de modelagem: uma decisão é produzida a partir de um conjunto de eventos, e o mesmo evento pode sustentar decisões sucessivas enquanto permanecer vigente. Sem ela, o registro permitiria afirmar qual foi a decisão e quando, mas não sobre qual informação ela se apoiou — e é precisamente essa a pergunta que uma auditoria faria. Com ela, a cadeia fica completa: evento, estimativa, nível pretendido, restrição aplicada, nível emitido e medição.</w:t>
      </w:r>
    </w:p>
    <w:p w14:paraId="7640C3EA" w14:textId="77777777" w:rsidR="00E01C3A" w:rsidRDefault="00CC3326">
      <w:pPr>
        <w:spacing w:after="120" w:line="360" w:lineRule="auto"/>
        <w:ind w:firstLine="709"/>
        <w:jc w:val="both"/>
        <w:rPr>
          <w:lang w:val="pt-BR"/>
        </w:rPr>
      </w:pPr>
      <w:r>
        <w:rPr>
          <w:lang w:val="pt-BR"/>
        </w:rPr>
        <w:t xml:space="preserve">Duas cardinalidades merecem nota. </w:t>
      </w:r>
      <w:r>
        <w:rPr>
          <w:lang w:val="pt-BR"/>
        </w:rPr>
        <w:t xml:space="preserve">A relação entre decisão e telemetria é de um para no máximo um: cada comando emitido produz uma leitura de confirmação, e a decisão que mantém o alvo e não gera comando não tem telemetria;</w:t>
      </w:r>
      <w:r>
        <w:rPr>
          <w:lang w:val="pt-BR"/>
        </w:rPr>
        <w:t xml:space="preserve"> leituras periódicas do sensor que não correspondam a comando não constituem telemetria de decisão e não são registradas nessa entidade. A relação entre classe de iluminação e ponto de luz, por sua vez, é o que permite recuperar por junção o critério normativo aplicável a qualquer decisão passada, mesmo após reclassificação da via — desde que a reclassificação seja registrada como dado novo, e não como alteração do registro existente. Para que a garantia não dependa dessa disciplina, a decisão carrega também a classe vigente no momento em que foi tomada: a junção com a classe serve para recuperar os limites daquela classe, e não para descobrir qual classe valia.</w:t>
      </w:r>
    </w:p>
    <w:p w14:paraId="2DA8E8E3" w14:textId="77777777" w:rsidR="00847C0D" w:rsidRDefault="00CC3326">
      <w:pPr>
        <w:spacing w:after="120" w:line="360" w:lineRule="auto"/>
        <w:ind w:firstLine="709"/>
        <w:jc w:val="both"/>
      </w:pPr>
      <w:r>
        <w:rPr>
          <w:lang w:val="pt-BR"/>
        </w:rPr>
        <w:t>A cadeia de auditoria é exposta também como visão do banco, que reúne, para cada decisão, o piso vigente, a razão entre a iluminância entregue, descontada a residual da sessão, e a esperada para o nível emitido, e a latência do evento à telemetria, calculada apenas com relógios do servidor. A visão não acrescenta dado; permite que os resultados sejam extraídos por consulta única e conferível.</w:t>
      </w:r>
    </w:p>
    <w:p w14:paraId="43FB1020" w14:textId="77777777" w:rsidR="00E01C3A" w:rsidRDefault="00CC3326">
      <w:pPr>
        <w:pStyle w:val="Heading3"/>
        <w:spacing w:before="320" w:after="200" w:line="360" w:lineRule="auto"/>
        <w:rPr>
          <w:lang w:val="pt-BR"/>
        </w:rPr>
      </w:pPr>
      <w:bookmarkStart w:id="56" w:name="_Toc241792048"/>
      <w:del w:id="30357" w:author="Vitor Oliveira" w:date="2026-10-11T04:00:00Z">
        <w:r>
          <w:rPr>
            <w:lang w:val="pt-BR"/>
          </w:rPr>
          <w:delText xml:space="preserve">4.7.3</w:delText>
        </w:r>
      </w:del>
      <w:ins w:id="30358" w:author="Vitor Oliveira" w:date="2026-10-11T04:00:00Z">
        <w:r>
          <w:rPr>
            <w:lang w:val="pt-BR"/>
          </w:rPr>
          <w:t xml:space="preserve">3.13.3</w:t>
        </w:r>
      </w:ins>
      <w:r>
        <w:rPr>
          <w:lang w:val="pt-BR"/>
        </w:rPr>
        <w:t xml:space="preserve"> Modelo físico: tabelas, domínios e restrições</w:t>
      </w:r>
      <w:bookmarkEnd w:id="56"/>
    </w:p>
    <w:p w14:paraId="11A6764B" w14:textId="77777777" w:rsidR="00E01C3A" w:rsidRDefault="00CC3326">
      <w:pPr>
        <w:spacing w:after="120" w:line="360" w:lineRule="auto"/>
        <w:ind w:firstLine="709"/>
        <w:jc w:val="both"/>
        <w:rPr>
          <w:lang w:val="pt-BR"/>
        </w:rPr>
      </w:pPr>
      <w:r>
        <w:rPr>
          <w:highlight w:val="yellow"/>
          <w:lang w:val="pt-BR"/>
        </w:rPr>
        <w:t xml:space="preserve">O Quadro </w:t>
      </w:r>
      <w:del w:id="30359" w:author="Vitor Oliveira" w:date="2026-10-11T04:00:00Z">
        <w:r>
          <w:rPr>
            <w:highlight w:val="yellow"/>
            <w:lang w:val="pt-BR"/>
          </w:rPr>
          <w:delText xml:space="preserve">16</w:delText>
        </w:r>
      </w:del>
      <w:ins w:id="30360" w:author="Vitor Oliveira" w:date="2026-10-11T04:00:00Z">
        <w:r>
          <w:rPr>
            <w:highlight w:val="yellow"/>
            <w:lang w:val="pt-BR"/>
          </w:rPr>
          <w:t xml:space="preserve">17</w:t>
        </w:r>
      </w:ins>
      <w:r>
        <w:rPr>
          <w:highlight w:val="yellow"/>
          <w:lang w:val="pt-BR"/>
        </w:rPr>
        <w:t xml:space="preserve"> detalha as tabelas do esquema implementado em PostgreSQL. Níveis de iluminação são decimais de três casas entre 0 e 1; iluminâncias, decimais em lux; instantes, carimbos de tempo com fuso horário; e os vocabulários fechados são restrições de verificação do próprio banco.</w:t>
      </w:r>
    </w:p>
    <w:p w14:paraId="3A14C67B" w14:textId="77777777" w:rsidR="00847C0D" w:rsidRDefault="00CC3326">
      <w:pPr>
        <w:keepNext/>
        <w:spacing w:before="260" w:after="130"/>
      </w:pPr>
      <w:r>
        <w:rPr>
          <w:sz w:val="20"/>
          <w:szCs w:val="20"/>
          <w:lang w:val="pt-BR"/>
        </w:rPr>
        <w:t xml:space="preserve">Quadro </w:t>
      </w:r>
      <w:del w:id="30361" w:author="Vitor Oliveira" w:date="2026-10-11T04:00:00Z">
        <w:r>
          <w:rPr>
            <w:sz w:val="20"/>
            <w:szCs w:val="20"/>
            <w:lang w:val="pt-BR"/>
          </w:rPr>
          <w:delText xml:space="preserve">16</w:delText>
        </w:r>
      </w:del>
      <w:ins w:id="30362" w:author="Vitor Oliveira" w:date="2026-10-11T04:00:00Z">
        <w:r>
          <w:rPr>
            <w:sz w:val="20"/>
            <w:szCs w:val="20"/>
            <w:lang w:val="pt-BR"/>
          </w:rPr>
          <w:t xml:space="preserve">17</w:t>
        </w:r>
      </w:ins>
      <w:r>
        <w:rPr>
          <w:sz w:val="20"/>
          <w:szCs w:val="20"/>
          <w:lang w:val="pt-BR"/>
        </w:rPr>
        <w:t xml:space="preserve"> – Tabelas do banco de dados: atributos, domínios, restrições e uso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5"/>
        <w:gridCol w:w="3070"/>
        <w:gridCol w:w="3586"/>
      </w:tblGrid>
      <w:tr w:rsidR="006B1E66" w14:paraId="1D00F825" w14:textId="77777777">
        <w:trPr>
          <w:tblHeader/>
        </w:trPr>
        <w:tc>
          <w:tcPr>
            <w:tcW w:w="2100" w:type="dxa"/>
            <w:shd w:val="clear" w:color="auto" w:fill="EDEDED"/>
            <w:tcMar>
              <w:top w:w="70" w:type="dxa"/>
              <w:left w:w="90" w:type="dxa"/>
              <w:bottom w:w="70" w:type="dxa"/>
              <w:right w:w="90" w:type="dxa"/>
            </w:tcMar>
          </w:tcPr>
          <w:p w14:paraId="4A0F2F1B" w14:textId="77777777" w:rsidR="00847C0D" w:rsidRDefault="00CC3326">
            <w:r>
              <w:rPr>
                <w:sz w:val="20"/>
                <w:szCs w:val="20"/>
              </w:rPr>
              <w:t>Tabela</w:t>
            </w:r>
          </w:p>
        </w:tc>
        <w:tc>
          <w:tcPr>
            <w:tcW w:w="3200" w:type="dxa"/>
            <w:shd w:val="clear" w:color="auto" w:fill="EDEDED"/>
            <w:tcMar>
              <w:top w:w="70" w:type="dxa"/>
              <w:left w:w="90" w:type="dxa"/>
              <w:bottom w:w="70" w:type="dxa"/>
              <w:right w:w="90" w:type="dxa"/>
            </w:tcMar>
          </w:tcPr>
          <w:p w14:paraId="438EF128" w14:textId="77777777" w:rsidR="00847C0D" w:rsidRDefault="00CC3326">
            <w:r>
              <w:rPr>
                <w:sz w:val="20"/>
                <w:szCs w:val="20"/>
              </w:rPr>
              <w:t>Atributos, domínios e restrições</w:t>
            </w:r>
          </w:p>
        </w:tc>
        <w:tc>
          <w:tcPr>
            <w:tcW w:w="3771" w:type="dxa"/>
            <w:shd w:val="clear" w:color="auto" w:fill="EDEDED"/>
            <w:tcMar>
              <w:top w:w="70" w:type="dxa"/>
              <w:left w:w="90" w:type="dxa"/>
              <w:bottom w:w="70" w:type="dxa"/>
              <w:right w:w="90" w:type="dxa"/>
            </w:tcMar>
          </w:tcPr>
          <w:p w14:paraId="5DC656E8" w14:textId="77777777" w:rsidR="00847C0D" w:rsidRDefault="00CC3326">
            <w:r>
              <w:rPr>
                <w:sz w:val="20"/>
                <w:szCs w:val="20"/>
              </w:rPr>
              <w:t>Uso pelo sistema</w:t>
            </w:r>
          </w:p>
        </w:tc>
      </w:tr>
      <w:tr w:rsidR="006B1E66" w:rsidRPr="00CE1B46" w14:paraId="50F32103" w14:textId="77777777">
        <w:tc>
          <w:tcPr>
            <w:tcW w:w="2100" w:type="dxa"/>
            <w:tcMar>
              <w:top w:w="70" w:type="dxa"/>
              <w:left w:w="90" w:type="dxa"/>
              <w:bottom w:w="70" w:type="dxa"/>
              <w:right w:w="90" w:type="dxa"/>
            </w:tcMar>
          </w:tcPr>
          <w:p w14:paraId="493C7291" w14:textId="77777777" w:rsidR="00847C0D" w:rsidRDefault="00CC3326">
            <w:r>
              <w:rPr>
                <w:sz w:val="20"/>
                <w:szCs w:val="20"/>
              </w:rPr>
              <w:t>classe_iluminacao</w:t>
            </w:r>
          </w:p>
        </w:tc>
        <w:tc>
          <w:tcPr>
            <w:tcW w:w="3200" w:type="dxa"/>
            <w:tcMar>
              <w:top w:w="70" w:type="dxa"/>
              <w:left w:w="90" w:type="dxa"/>
              <w:bottom w:w="70" w:type="dxa"/>
              <w:right w:w="90" w:type="dxa"/>
            </w:tcMar>
          </w:tcPr>
          <w:p w14:paraId="2F03F753" w14:textId="77777777" w:rsidR="00847C0D" w:rsidRDefault="00CC3326">
            <w:r>
              <w:rPr>
                <w:sz w:val="20"/>
                <w:szCs w:val="20"/>
                <w:lang w:val="pt-BR"/>
              </w:rPr>
              <w:t>Código (chave); descrição; iluminâncias média, mínima e vertical mínimas, positivas; classe mínima de dimerização, chave estrangeira para a própria tabela, nula quando não dimerizável; taxa máxima de decréscimo, entre 0 e 1 por minuto; fonte normativa</w:t>
            </w:r>
          </w:p>
        </w:tc>
        <w:tc>
          <w:tcPr>
            <w:tcW w:w="3771" w:type="dxa"/>
            <w:tcMar>
              <w:top w:w="70" w:type="dxa"/>
              <w:left w:w="90" w:type="dxa"/>
              <w:bottom w:w="70" w:type="dxa"/>
              <w:right w:w="90" w:type="dxa"/>
            </w:tcMar>
          </w:tcPr>
          <w:p w14:paraId="4633EC0A" w14:textId="77777777" w:rsidR="00847C0D" w:rsidRDefault="00CC3326">
            <w:r>
              <w:rPr>
                <w:sz w:val="20"/>
                <w:szCs w:val="20"/>
                <w:lang w:val="pt-BR"/>
              </w:rPr>
              <w:t>Critério lido pela camada de verificação a cada decisão; carga inicial com as classes P3 a P6 do Quadro 8</w:t>
            </w:r>
          </w:p>
        </w:tc>
      </w:tr>
      <w:tr w:rsidR="006B1E66" w:rsidRPr="00CE1B46" w14:paraId="44CE144F" w14:textId="77777777">
        <w:tc>
          <w:tcPr>
            <w:tcW w:w="2100" w:type="dxa"/>
            <w:tcMar>
              <w:top w:w="70" w:type="dxa"/>
              <w:left w:w="90" w:type="dxa"/>
              <w:bottom w:w="70" w:type="dxa"/>
              <w:right w:w="90" w:type="dxa"/>
            </w:tcMar>
          </w:tcPr>
          <w:p w14:paraId="1A4640B7" w14:textId="77777777" w:rsidR="00847C0D" w:rsidRDefault="00CC3326">
            <w:r>
              <w:rPr>
                <w:sz w:val="20"/>
                <w:szCs w:val="20"/>
              </w:rPr>
              <w:t>ponto_de_luz</w:t>
            </w:r>
          </w:p>
        </w:tc>
        <w:tc>
          <w:tcPr>
            <w:tcW w:w="3200" w:type="dxa"/>
            <w:tcMar>
              <w:top w:w="70" w:type="dxa"/>
              <w:left w:w="90" w:type="dxa"/>
              <w:bottom w:w="70" w:type="dxa"/>
              <w:right w:w="90" w:type="dxa"/>
            </w:tcMar>
          </w:tcPr>
          <w:p w14:paraId="142D710B" w14:textId="77777777" w:rsidR="00847C0D" w:rsidRDefault="00CC3326">
            <w:r>
              <w:rPr>
                <w:sz w:val="20"/>
                <w:szCs w:val="20"/>
                <w:lang w:val="pt-BR"/>
              </w:rPr>
              <w:t xml:space="preserve">Identificador; código único; placa do cadastro, única; logradouro; coordenadas geográficas e planas; classe, chave estrangeira; estado </w:t>
            </w:r>
            <w:r>
              <w:rPr>
                <w:sz w:val="20"/>
                <w:szCs w:val="20"/>
                <w:lang w:val="pt-BR"/>
              </w:rPr>
              <w:t>operacional em {operante, falha, manutenção, sem comunicação}; potência plena do segmento, positiva</w:t>
            </w:r>
          </w:p>
        </w:tc>
        <w:tc>
          <w:tcPr>
            <w:tcW w:w="3771" w:type="dxa"/>
            <w:tcMar>
              <w:top w:w="70" w:type="dxa"/>
              <w:left w:w="90" w:type="dxa"/>
              <w:bottom w:w="70" w:type="dxa"/>
              <w:right w:w="90" w:type="dxa"/>
            </w:tcMar>
          </w:tcPr>
          <w:p w14:paraId="2E566E31" w14:textId="77777777" w:rsidR="00847C0D" w:rsidRDefault="00CC3326">
            <w:r>
              <w:rPr>
                <w:sz w:val="20"/>
                <w:szCs w:val="20"/>
                <w:lang w:val="pt-BR"/>
              </w:rPr>
              <w:t>Ponto comandado; o estado é atualizado pela presença do nó e pelo diagnóstico</w:t>
            </w:r>
          </w:p>
        </w:tc>
      </w:tr>
      <w:tr w:rsidR="006B1E66" w:rsidRPr="00CE1B46" w14:paraId="36FC9A63" w14:textId="77777777">
        <w:tc>
          <w:tcPr>
            <w:tcW w:w="2100" w:type="dxa"/>
            <w:tcMar>
              <w:top w:w="70" w:type="dxa"/>
              <w:left w:w="90" w:type="dxa"/>
              <w:bottom w:w="70" w:type="dxa"/>
              <w:right w:w="90" w:type="dxa"/>
            </w:tcMar>
          </w:tcPr>
          <w:p w14:paraId="30EDF19E" w14:textId="77777777" w:rsidR="00847C0D" w:rsidRDefault="00CC3326">
            <w:r>
              <w:rPr>
                <w:sz w:val="20"/>
                <w:szCs w:val="20"/>
              </w:rPr>
              <w:t>trecho_via</w:t>
            </w:r>
          </w:p>
        </w:tc>
        <w:tc>
          <w:tcPr>
            <w:tcW w:w="3200" w:type="dxa"/>
            <w:tcMar>
              <w:top w:w="70" w:type="dxa"/>
              <w:left w:w="90" w:type="dxa"/>
              <w:bottom w:w="70" w:type="dxa"/>
              <w:right w:w="90" w:type="dxa"/>
            </w:tcMar>
          </w:tcPr>
          <w:p w14:paraId="335B08D9" w14:textId="77777777" w:rsidR="00847C0D" w:rsidRDefault="00CC3326">
            <w:r>
              <w:rPr>
                <w:sz w:val="20"/>
                <w:szCs w:val="20"/>
                <w:lang w:val="pt-BR"/>
              </w:rPr>
              <w:t xml:space="preserve">Código do segmento no cadastro municipal (chave); código, tipo e nome do logradouro; numeração inicial e final; geometria em coordenadas planas; fonte e data de extração; </w:t>
            </w:r>
            <w:r>
              <w:rPr>
                <w:sz w:val="20"/>
                <w:szCs w:val="20"/>
                <w:lang w:val="pt-BR"/>
              </w:rPr>
              <w:t xml:space="preserve">referência de pessoas inicial, positiva; régua aprendida, positiva, e instante do cálculo</w:t>
            </w:r>
          </w:p>
        </w:tc>
        <w:tc>
          <w:tcPr>
            <w:tcW w:w="3771" w:type="dxa"/>
            <w:tcMar>
              <w:top w:w="70" w:type="dxa"/>
              <w:left w:w="90" w:type="dxa"/>
              <w:bottom w:w="70" w:type="dxa"/>
              <w:right w:w="90" w:type="dxa"/>
            </w:tcMar>
          </w:tcPr>
          <w:p w14:paraId="466F4D7D" w14:textId="77777777" w:rsidR="00847C0D" w:rsidRDefault="00CC3326">
            <w:r>
              <w:rPr>
                <w:sz w:val="20"/>
                <w:szCs w:val="20"/>
                <w:lang w:val="pt-BR"/>
              </w:rPr>
              <w:t>Lugar a que cada publicação se refere; carga inicial com o recorte real do cadastro</w:t>
            </w:r>
          </w:p>
        </w:tc>
      </w:tr>
      <w:tr w:rsidR="006B1E66" w:rsidRPr="00CE1B46" w14:paraId="3B887ABA" w14:textId="77777777">
        <w:tc>
          <w:tcPr>
            <w:tcW w:w="2100" w:type="dxa"/>
            <w:tcMar>
              <w:top w:w="70" w:type="dxa"/>
              <w:left w:w="90" w:type="dxa"/>
              <w:bottom w:w="70" w:type="dxa"/>
              <w:right w:w="90" w:type="dxa"/>
            </w:tcMar>
          </w:tcPr>
          <w:p w14:paraId="13BBA9F9" w14:textId="77777777" w:rsidR="00847C0D" w:rsidRDefault="00CC3326">
            <w:r>
              <w:rPr>
                <w:sz w:val="20"/>
                <w:szCs w:val="20"/>
              </w:rPr>
              <w:t>trecho_ponto</w:t>
            </w:r>
          </w:p>
        </w:tc>
        <w:tc>
          <w:tcPr>
            <w:tcW w:w="3200" w:type="dxa"/>
            <w:tcMar>
              <w:top w:w="70" w:type="dxa"/>
              <w:left w:w="90" w:type="dxa"/>
              <w:bottom w:w="70" w:type="dxa"/>
              <w:right w:w="90" w:type="dxa"/>
            </w:tcMar>
          </w:tcPr>
          <w:p w14:paraId="21747F6A" w14:textId="77777777" w:rsidR="00847C0D" w:rsidRDefault="00CC3326">
            <w:r>
              <w:rPr>
                <w:sz w:val="20"/>
                <w:szCs w:val="20"/>
                <w:lang w:val="pt-BR"/>
              </w:rPr>
              <w:t>Trecho e ponto de luz, chave composta e chaves estrangeiras; distância, não negativa; critério; instante da associação</w:t>
            </w:r>
          </w:p>
        </w:tc>
        <w:tc>
          <w:tcPr>
            <w:tcW w:w="3771" w:type="dxa"/>
            <w:tcMar>
              <w:top w:w="70" w:type="dxa"/>
              <w:left w:w="90" w:type="dxa"/>
              <w:bottom w:w="70" w:type="dxa"/>
              <w:right w:w="90" w:type="dxa"/>
            </w:tcMar>
          </w:tcPr>
          <w:p w14:paraId="0D48C3B4" w14:textId="77777777" w:rsidR="00847C0D" w:rsidRDefault="00CC3326">
            <w:r>
              <w:rPr>
                <w:sz w:val="20"/>
                <w:szCs w:val="20"/>
                <w:lang w:val="pt-BR"/>
              </w:rPr>
              <w:t>Pontos de luz afetados por uma leitura e trechos que cada ponto enxerga</w:t>
            </w:r>
          </w:p>
        </w:tc>
      </w:tr>
      <w:tr w:rsidR="006B1E66" w:rsidRPr="00CE1B46" w14:paraId="39F285CB" w14:textId="77777777">
        <w:tc>
          <w:tcPr>
            <w:tcW w:w="2100" w:type="dxa"/>
            <w:tcMar>
              <w:top w:w="70" w:type="dxa"/>
              <w:left w:w="90" w:type="dxa"/>
              <w:bottom w:w="70" w:type="dxa"/>
              <w:right w:w="90" w:type="dxa"/>
            </w:tcMar>
          </w:tcPr>
          <w:p w14:paraId="7DD8FD18" w14:textId="77777777" w:rsidR="00847C0D" w:rsidRDefault="00CC3326">
            <w:r>
              <w:rPr>
                <w:sz w:val="20"/>
                <w:szCs w:val="20"/>
              </w:rPr>
              <w:t>luminaria_referencia</w:t>
            </w:r>
          </w:p>
        </w:tc>
        <w:tc>
          <w:tcPr>
            <w:tcW w:w="3200" w:type="dxa"/>
            <w:tcMar>
              <w:top w:w="70" w:type="dxa"/>
              <w:left w:w="90" w:type="dxa"/>
              <w:bottom w:w="70" w:type="dxa"/>
              <w:right w:w="90" w:type="dxa"/>
            </w:tcMar>
          </w:tcPr>
          <w:p w14:paraId="08728585" w14:textId="77777777" w:rsidR="00847C0D" w:rsidRDefault="00CC3326">
            <w:r>
              <w:rPr>
                <w:sz w:val="20"/>
                <w:szCs w:val="20"/>
                <w:lang w:val="pt-BR"/>
              </w:rPr>
              <w:t>Código (chave); potência nominal e eficácia, positivas; interface de dimerização; origem</w:t>
            </w:r>
          </w:p>
        </w:tc>
        <w:tc>
          <w:tcPr>
            <w:tcW w:w="3771" w:type="dxa"/>
            <w:tcMar>
              <w:top w:w="70" w:type="dxa"/>
              <w:left w:w="90" w:type="dxa"/>
              <w:bottom w:w="70" w:type="dxa"/>
              <w:right w:w="90" w:type="dxa"/>
            </w:tcMar>
          </w:tcPr>
          <w:p w14:paraId="2C790646" w14:textId="77777777" w:rsidR="00847C0D" w:rsidRDefault="00CC3326">
            <w:r>
              <w:rPr>
                <w:sz w:val="20"/>
                <w:szCs w:val="20"/>
                <w:lang w:val="pt-BR"/>
              </w:rPr>
              <w:t>Luminárias de 40 W e 440 W do Quadro 9, lidas pela estimativa de energia</w:t>
            </w:r>
          </w:p>
        </w:tc>
      </w:tr>
      <w:tr w:rsidR="006B1E66" w:rsidRPr="00CE1B46" w14:paraId="7477C29C" w14:textId="77777777">
        <w:tc>
          <w:tcPr>
            <w:tcW w:w="2100" w:type="dxa"/>
            <w:tcMar>
              <w:top w:w="70" w:type="dxa"/>
              <w:left w:w="90" w:type="dxa"/>
              <w:bottom w:w="70" w:type="dxa"/>
              <w:right w:w="90" w:type="dxa"/>
            </w:tcMar>
          </w:tcPr>
          <w:p w14:paraId="280398D6" w14:textId="77777777" w:rsidR="00847C0D" w:rsidRDefault="00CC3326">
            <w:r>
              <w:rPr>
                <w:sz w:val="20"/>
                <w:szCs w:val="20"/>
              </w:rPr>
              <w:t>evento_urbano</w:t>
            </w:r>
          </w:p>
        </w:tc>
        <w:tc>
          <w:tcPr>
            <w:tcW w:w="3200" w:type="dxa"/>
            <w:tcMar>
              <w:top w:w="70" w:type="dxa"/>
              <w:left w:w="90" w:type="dxa"/>
              <w:bottom w:w="70" w:type="dxa"/>
              <w:right w:w="90" w:type="dxa"/>
            </w:tcMar>
          </w:tcPr>
          <w:p w14:paraId="2D0B0649" w14:textId="77777777" w:rsidR="00847C0D" w:rsidRDefault="00CC3326">
            <w:r>
              <w:rPr>
                <w:sz w:val="20"/>
                <w:szCs w:val="20"/>
                <w:lang w:val="pt-BR"/>
              </w:rPr>
              <w:t xml:space="preserve">Identificador; instantes de ocorrência e de recebimento; tipo em {volume, ocorrência}; média de pessoas, não negativa, e duração do período, de 1 s a 1 h, presentes só no volume; ocorrência em {segurança, trânsito, encerrada}, presente só na ocorrência; </w:t>
            </w:r>
            <w:r>
              <w:rPr>
                <w:sz w:val="20"/>
                <w:szCs w:val="20"/>
                <w:lang w:val="pt-BR"/>
              </w:rPr>
              <w:t xml:space="preserve">abrangência em {via, quadra, bairro, município}, com padrão via e sem uso pelo serviço;</w:t>
            </w:r>
            <w:r>
              <w:rPr>
                <w:sz w:val="20"/>
                <w:szCs w:val="20"/>
                <w:lang w:val="pt-BR"/>
              </w:rPr>
              <w:t xml:space="preserve"> origem; trecho, chave estrangeira obrigatória; vigência não anterior à ocorrência</w:t>
            </w:r>
          </w:p>
        </w:tc>
        <w:tc>
          <w:tcPr>
            <w:tcW w:w="3771" w:type="dxa"/>
            <w:tcMar>
              <w:top w:w="70" w:type="dxa"/>
              <w:left w:w="90" w:type="dxa"/>
              <w:bottom w:w="70" w:type="dxa"/>
              <w:right w:w="90" w:type="dxa"/>
            </w:tcMar>
          </w:tcPr>
          <w:p w14:paraId="1AFCEF5F" w14:textId="77777777" w:rsidR="00847C0D" w:rsidRDefault="00CC3326">
            <w:r>
              <w:rPr>
                <w:sz w:val="20"/>
                <w:szCs w:val="20"/>
                <w:lang w:val="pt-BR"/>
              </w:rPr>
              <w:t>Publicação do trecho pela interface; cada inserção notifica o serviço de decisão, que decide na hora (RNF03)</w:t>
            </w:r>
          </w:p>
        </w:tc>
      </w:tr>
      <w:tr w:rsidR="006B1E66" w:rsidRPr="00CE1B46" w14:paraId="48D07F4B" w14:textId="77777777">
        <w:tc>
          <w:tcPr>
            <w:tcW w:w="2100" w:type="dxa"/>
            <w:tcMar>
              <w:top w:w="70" w:type="dxa"/>
              <w:left w:w="90" w:type="dxa"/>
              <w:bottom w:w="70" w:type="dxa"/>
              <w:right w:w="90" w:type="dxa"/>
            </w:tcMar>
          </w:tcPr>
          <w:p w14:paraId="3171D63B" w14:textId="77777777" w:rsidR="00847C0D" w:rsidRDefault="00CC3326">
            <w:r>
              <w:rPr>
                <w:sz w:val="20"/>
                <w:szCs w:val="20"/>
              </w:rPr>
              <w:t>versao_base_regras</w:t>
            </w:r>
          </w:p>
        </w:tc>
        <w:tc>
          <w:tcPr>
            <w:tcW w:w="3200" w:type="dxa"/>
            <w:tcMar>
              <w:top w:w="70" w:type="dxa"/>
              <w:left w:w="90" w:type="dxa"/>
              <w:bottom w:w="70" w:type="dxa"/>
              <w:right w:w="90" w:type="dxa"/>
            </w:tcMar>
          </w:tcPr>
          <w:p w14:paraId="77345D23" w14:textId="77777777" w:rsidR="00847C0D" w:rsidRDefault="00CC3326">
            <w:r>
              <w:rPr>
                <w:sz w:val="20"/>
                <w:szCs w:val="20"/>
                <w:lang w:val="pt-BR"/>
              </w:rPr>
              <w:t>Identificador; rótulo único; vigência; quantidade de regras, positiva; resumo; hash do arquivo de regras</w:t>
            </w:r>
          </w:p>
        </w:tc>
        <w:tc>
          <w:tcPr>
            <w:tcW w:w="3771" w:type="dxa"/>
            <w:tcMar>
              <w:top w:w="70" w:type="dxa"/>
              <w:left w:w="90" w:type="dxa"/>
              <w:bottom w:w="70" w:type="dxa"/>
              <w:right w:w="90" w:type="dxa"/>
            </w:tcMar>
          </w:tcPr>
          <w:p w14:paraId="2EE60166" w14:textId="77777777" w:rsidR="00847C0D" w:rsidRDefault="00CC3326">
            <w:r>
              <w:rPr>
                <w:sz w:val="20"/>
                <w:szCs w:val="20"/>
                <w:lang w:val="pt-BR"/>
              </w:rPr>
              <w:t>O serviço confere o hash ao iniciar e recusa operar com arquivo alterado sem nova versão (RNF04)</w:t>
            </w:r>
          </w:p>
        </w:tc>
      </w:tr>
      <w:tr w:rsidR="006B1E66" w:rsidRPr="00CE1B46" w14:paraId="281B37B5" w14:textId="77777777">
        <w:tc>
          <w:tcPr>
            <w:tcW w:w="2100" w:type="dxa"/>
            <w:tcMar>
              <w:top w:w="70" w:type="dxa"/>
              <w:left w:w="90" w:type="dxa"/>
              <w:bottom w:w="70" w:type="dxa"/>
              <w:right w:w="90" w:type="dxa"/>
            </w:tcMar>
          </w:tcPr>
          <w:p w14:paraId="01B046E7" w14:textId="77777777" w:rsidR="00847C0D" w:rsidRDefault="00CC3326">
            <w:r>
              <w:rPr>
                <w:sz w:val="20"/>
                <w:szCs w:val="20"/>
              </w:rPr>
              <w:t>versao_modelo_previsao</w:t>
            </w:r>
          </w:p>
        </w:tc>
        <w:tc>
          <w:tcPr>
            <w:tcW w:w="3200" w:type="dxa"/>
            <w:tcMar>
              <w:top w:w="70" w:type="dxa"/>
              <w:left w:w="90" w:type="dxa"/>
              <w:bottom w:w="70" w:type="dxa"/>
              <w:right w:w="90" w:type="dxa"/>
            </w:tcMar>
          </w:tcPr>
          <w:p w14:paraId="629CB98C" w14:textId="77777777" w:rsidR="00847C0D" w:rsidRDefault="00CC3326">
            <w:r>
              <w:rPr>
                <w:sz w:val="20"/>
                <w:szCs w:val="20"/>
                <w:lang w:val="pt-BR"/>
              </w:rPr>
              <w:t>Identificador; rótulo único; algoritmo em {persistência, média sazonal, XGBoost}; data de extração da série; data de treino; erros; hash</w:t>
            </w:r>
          </w:p>
        </w:tc>
        <w:tc>
          <w:tcPr>
            <w:tcW w:w="3771" w:type="dxa"/>
            <w:tcMar>
              <w:top w:w="70" w:type="dxa"/>
              <w:left w:w="90" w:type="dxa"/>
              <w:bottom w:w="70" w:type="dxa"/>
              <w:right w:w="90" w:type="dxa"/>
            </w:tcMar>
          </w:tcPr>
          <w:p w14:paraId="31872174" w14:textId="77777777" w:rsidR="00847C0D" w:rsidRDefault="00CC3326">
            <w:r>
              <w:rPr>
                <w:sz w:val="20"/>
                <w:szCs w:val="20"/>
                <w:lang w:val="pt-BR"/>
              </w:rPr>
              <w:t>Versão da previsão que alimentou cada decisão (RNF04)</w:t>
            </w:r>
          </w:p>
        </w:tc>
      </w:tr>
      <w:tr w:rsidR="006B1E66" w:rsidRPr="00CE1B46" w14:paraId="06AC8359" w14:textId="77777777">
        <w:tc>
          <w:tcPr>
            <w:tcW w:w="2100" w:type="dxa"/>
            <w:tcMar>
              <w:top w:w="70" w:type="dxa"/>
              <w:left w:w="90" w:type="dxa"/>
              <w:bottom w:w="70" w:type="dxa"/>
              <w:right w:w="90" w:type="dxa"/>
            </w:tcMar>
          </w:tcPr>
          <w:p w14:paraId="3734E90E" w14:textId="77777777" w:rsidR="00847C0D" w:rsidRDefault="00CC3326">
            <w:r>
              <w:rPr>
                <w:sz w:val="20"/>
                <w:szCs w:val="20"/>
              </w:rPr>
              <w:t>execucao_cenario</w:t>
            </w:r>
          </w:p>
        </w:tc>
        <w:tc>
          <w:tcPr>
            <w:tcW w:w="3200" w:type="dxa"/>
            <w:tcMar>
              <w:top w:w="70" w:type="dxa"/>
              <w:left w:w="90" w:type="dxa"/>
              <w:bottom w:w="70" w:type="dxa"/>
              <w:right w:w="90" w:type="dxa"/>
            </w:tcMar>
          </w:tcPr>
          <w:p w14:paraId="03DD90D0" w14:textId="77777777" w:rsidR="00847C0D" w:rsidRDefault="00CC3326">
            <w:r>
              <w:rPr>
                <w:sz w:val="20"/>
                <w:szCs w:val="20"/>
                <w:lang w:val="pt-BR"/>
              </w:rPr>
              <w:t>Identificador; cenário; regime em {adaptativo, pleno constante, horário fixo}; modo em {antecipado, reativo}; início e fim, fim não anterior ao início; observação</w:t>
            </w:r>
          </w:p>
        </w:tc>
        <w:tc>
          <w:tcPr>
            <w:tcW w:w="3771" w:type="dxa"/>
            <w:tcMar>
              <w:top w:w="70" w:type="dxa"/>
              <w:left w:w="90" w:type="dxa"/>
              <w:bottom w:w="70" w:type="dxa"/>
              <w:right w:w="90" w:type="dxa"/>
            </w:tcMar>
          </w:tcPr>
          <w:p w14:paraId="66091D0E" w14:textId="77777777" w:rsidR="00847C0D" w:rsidRDefault="00CC3326">
            <w:r>
              <w:rPr>
                <w:sz w:val="20"/>
                <w:szCs w:val="20"/>
                <w:lang w:val="pt-BR"/>
              </w:rPr>
              <w:t>Separa as execuções da suíte (RF10) e os modos comparados para H3</w:t>
            </w:r>
          </w:p>
        </w:tc>
      </w:tr>
      <w:tr w:rsidR="006B1E66" w:rsidRPr="00CE1B46" w14:paraId="35551FB8" w14:textId="77777777">
        <w:tc>
          <w:tcPr>
            <w:tcW w:w="2100" w:type="dxa"/>
            <w:tcMar>
              <w:top w:w="70" w:type="dxa"/>
              <w:left w:w="90" w:type="dxa"/>
              <w:bottom w:w="70" w:type="dxa"/>
              <w:right w:w="90" w:type="dxa"/>
            </w:tcMar>
          </w:tcPr>
          <w:p w14:paraId="233797F8" w14:textId="77777777" w:rsidR="00847C0D" w:rsidRDefault="00CC3326">
            <w:r>
              <w:rPr>
                <w:sz w:val="20"/>
                <w:szCs w:val="20"/>
              </w:rPr>
              <w:t>decisao</w:t>
            </w:r>
          </w:p>
        </w:tc>
        <w:tc>
          <w:tcPr>
            <w:tcW w:w="3200" w:type="dxa"/>
            <w:tcMar>
              <w:top w:w="70" w:type="dxa"/>
              <w:left w:w="90" w:type="dxa"/>
              <w:bottom w:w="70" w:type="dxa"/>
              <w:right w:w="90" w:type="dxa"/>
            </w:tcMar>
          </w:tcPr>
          <w:p w14:paraId="26CDC622" w14:textId="77777777" w:rsidR="00847C0D" w:rsidRDefault="00CC3326">
            <w:r>
              <w:rPr>
                <w:sz w:val="20"/>
                <w:szCs w:val="20"/>
                <w:lang w:val="pt-BR"/>
              </w:rPr>
              <w:t xml:space="preserve">Identificador universal único; instante; ponto, versões da base e do modelo, execução e </w:t>
            </w:r>
            <w:r>
              <w:rPr>
                <w:sz w:val="20"/>
                <w:szCs w:val="20"/>
                <w:lang w:val="pt-BR"/>
              </w:rPr>
              <w:t xml:space="preserve">classe vigente, chaves estrangeiras; previsão; níveis pretendido, emitido e anterior; restrição em {nenhuma, piso, taxa}, nenhuma se e somente se o emitido for igual ao pretendido; </w:t>
            </w:r>
            <w:r>
              <w:rPr>
                <w:sz w:val="20"/>
                <w:szCs w:val="20"/>
                <w:lang w:val="pt-BR"/>
              </w:rPr>
              <w:t xml:space="preserve">instante de publicação; validade do comando, positiva;</w:t>
            </w:r>
            <w:r>
              <w:rPr>
                <w:sz w:val="20"/>
                <w:szCs w:val="20"/>
                <w:lang w:val="pt-BR"/>
              </w:rPr>
              <w:t xml:space="preserve"> entradas da inferência e ativações das regras, em JSON</w:t>
            </w:r>
          </w:p>
        </w:tc>
        <w:tc>
          <w:tcPr>
            <w:tcW w:w="3771" w:type="dxa"/>
            <w:tcMar>
              <w:top w:w="70" w:type="dxa"/>
              <w:left w:w="90" w:type="dxa"/>
              <w:bottom w:w="70" w:type="dxa"/>
              <w:right w:w="90" w:type="dxa"/>
            </w:tcMar>
          </w:tcPr>
          <w:p w14:paraId="3F36D34E" w14:textId="77777777" w:rsidR="00847C0D" w:rsidRDefault="00CC3326">
            <w:r>
              <w:rPr>
                <w:sz w:val="20"/>
                <w:szCs w:val="20"/>
                <w:lang w:val="pt-BR"/>
              </w:rPr>
              <w:t>Núcleo do registro de auditoria</w:t>
            </w:r>
          </w:p>
        </w:tc>
      </w:tr>
      <w:tr w:rsidR="006B1E66" w:rsidRPr="00CE1B46" w14:paraId="5D668A75" w14:textId="77777777">
        <w:tc>
          <w:tcPr>
            <w:tcW w:w="2100" w:type="dxa"/>
            <w:tcMar>
              <w:top w:w="70" w:type="dxa"/>
              <w:left w:w="90" w:type="dxa"/>
              <w:bottom w:w="70" w:type="dxa"/>
              <w:right w:w="90" w:type="dxa"/>
            </w:tcMar>
          </w:tcPr>
          <w:p w14:paraId="1DAE9B28" w14:textId="77777777" w:rsidR="00847C0D" w:rsidRDefault="00CC3326">
            <w:r>
              <w:rPr>
                <w:sz w:val="20"/>
                <w:szCs w:val="20"/>
              </w:rPr>
              <w:t>decisao_evento</w:t>
            </w:r>
          </w:p>
        </w:tc>
        <w:tc>
          <w:tcPr>
            <w:tcW w:w="3200" w:type="dxa"/>
            <w:tcMar>
              <w:top w:w="70" w:type="dxa"/>
              <w:left w:w="90" w:type="dxa"/>
              <w:bottom w:w="70" w:type="dxa"/>
              <w:right w:w="90" w:type="dxa"/>
            </w:tcMar>
          </w:tcPr>
          <w:p w14:paraId="4E8301AE" w14:textId="77777777" w:rsidR="00847C0D" w:rsidRDefault="00CC3326">
            <w:r>
              <w:rPr>
                <w:sz w:val="20"/>
                <w:szCs w:val="20"/>
                <w:lang w:val="pt-BR"/>
              </w:rPr>
              <w:t>Decisão e evento, chave composta; excluída com a decisão</w:t>
            </w:r>
          </w:p>
        </w:tc>
        <w:tc>
          <w:tcPr>
            <w:tcW w:w="3771" w:type="dxa"/>
            <w:tcMar>
              <w:top w:w="70" w:type="dxa"/>
              <w:left w:w="90" w:type="dxa"/>
              <w:bottom w:w="70" w:type="dxa"/>
              <w:right w:w="90" w:type="dxa"/>
            </w:tcMar>
          </w:tcPr>
          <w:p w14:paraId="12E45A3D" w14:textId="77777777" w:rsidR="00847C0D" w:rsidRDefault="00CC3326">
            <w:r>
              <w:rPr>
                <w:sz w:val="20"/>
                <w:szCs w:val="20"/>
                <w:lang w:val="pt-BR"/>
              </w:rPr>
              <w:t>Eventos em que cada decisão se apoiou, na relação de muitos para muitos</w:t>
            </w:r>
          </w:p>
        </w:tc>
      </w:tr>
      <w:tr w:rsidR="006B1E66" w:rsidRPr="00CE1B46" w14:paraId="393482E8" w14:textId="77777777">
        <w:tc>
          <w:tcPr>
            <w:tcW w:w="2100" w:type="dxa"/>
            <w:tcMar>
              <w:top w:w="70" w:type="dxa"/>
              <w:left w:w="90" w:type="dxa"/>
              <w:bottom w:w="70" w:type="dxa"/>
              <w:right w:w="90" w:type="dxa"/>
            </w:tcMar>
          </w:tcPr>
          <w:p w14:paraId="41DAA277" w14:textId="77777777" w:rsidR="00847C0D" w:rsidRDefault="00CC3326">
            <w:r>
              <w:rPr>
                <w:sz w:val="20"/>
                <w:szCs w:val="20"/>
              </w:rPr>
              <w:t>sessao_medicao</w:t>
            </w:r>
          </w:p>
        </w:tc>
        <w:tc>
          <w:tcPr>
            <w:tcW w:w="3200" w:type="dxa"/>
            <w:tcMar>
              <w:top w:w="70" w:type="dxa"/>
              <w:left w:w="90" w:type="dxa"/>
              <w:bottom w:w="70" w:type="dxa"/>
              <w:right w:w="90" w:type="dxa"/>
            </w:tcMar>
          </w:tcPr>
          <w:p w14:paraId="7B9781A6" w14:textId="77777777" w:rsidR="00847C0D" w:rsidRDefault="00CC3326">
            <w:r>
              <w:rPr>
                <w:sz w:val="20"/>
                <w:szCs w:val="20"/>
                <w:lang w:val="pt-BR"/>
              </w:rPr>
              <w:t>Identificador; ponto; início e fim; iluminâncias residual e da classe; indicador de descarte calculado pelo próprio banco, verdadeiro quando a residual passa de 5 % da classe</w:t>
            </w:r>
          </w:p>
        </w:tc>
        <w:tc>
          <w:tcPr>
            <w:tcW w:w="3771" w:type="dxa"/>
            <w:tcMar>
              <w:top w:w="70" w:type="dxa"/>
              <w:left w:w="90" w:type="dxa"/>
              <w:bottom w:w="70" w:type="dxa"/>
              <w:right w:w="90" w:type="dxa"/>
            </w:tcMar>
          </w:tcPr>
          <w:p w14:paraId="7E55B603" w14:textId="77777777" w:rsidR="00847C0D" w:rsidRDefault="00CC3326">
            <w:r>
              <w:rPr>
                <w:sz w:val="20"/>
                <w:szCs w:val="20"/>
                <w:lang w:val="pt-BR"/>
              </w:rPr>
              <w:t>Residual subtraída das leituras e regra de descarte de 3.4.3</w:t>
            </w:r>
          </w:p>
        </w:tc>
      </w:tr>
      <w:tr w:rsidR="006B1E66" w:rsidRPr="00CE1B46" w14:paraId="5C3EE348" w14:textId="77777777">
        <w:tc>
          <w:tcPr>
            <w:tcW w:w="2100" w:type="dxa"/>
            <w:tcMar>
              <w:top w:w="70" w:type="dxa"/>
              <w:left w:w="90" w:type="dxa"/>
              <w:bottom w:w="70" w:type="dxa"/>
              <w:right w:w="90" w:type="dxa"/>
            </w:tcMar>
          </w:tcPr>
          <w:p w14:paraId="2E8ED4D3" w14:textId="77777777" w:rsidR="00847C0D" w:rsidRDefault="00CC3326">
            <w:r>
              <w:rPr>
                <w:sz w:val="20"/>
                <w:szCs w:val="20"/>
              </w:rPr>
              <w:t>telemetria</w:t>
            </w:r>
          </w:p>
        </w:tc>
        <w:tc>
          <w:tcPr>
            <w:tcW w:w="3200" w:type="dxa"/>
            <w:tcMar>
              <w:top w:w="70" w:type="dxa"/>
              <w:left w:w="90" w:type="dxa"/>
              <w:bottom w:w="70" w:type="dxa"/>
              <w:right w:w="90" w:type="dxa"/>
            </w:tcMar>
          </w:tcPr>
          <w:p w14:paraId="388774A0" w14:textId="77777777" w:rsidR="00847C0D" w:rsidRDefault="00CC3326">
            <w:r>
              <w:rPr>
                <w:sz w:val="20"/>
                <w:szCs w:val="20"/>
                <w:lang w:val="pt-BR"/>
              </w:rPr>
              <w:t xml:space="preserve">Identificador; decisão, única; ponto; sessão; instantes de medição e de recebimento; ciclo de trabalho entre 0 e 1; </w:t>
            </w:r>
            <w:r>
              <w:rPr>
                <w:sz w:val="20"/>
                <w:szCs w:val="20"/>
                <w:lang w:val="pt-BR"/>
              </w:rPr>
              <w:t xml:space="preserve">iluminância não negativa; nível aplicado entre 0 e 1</w:t>
            </w:r>
          </w:p>
        </w:tc>
        <w:tc>
          <w:tcPr>
            <w:tcW w:w="3771" w:type="dxa"/>
            <w:tcMar>
              <w:top w:w="70" w:type="dxa"/>
              <w:left w:w="90" w:type="dxa"/>
              <w:bottom w:w="70" w:type="dxa"/>
              <w:right w:w="90" w:type="dxa"/>
            </w:tcMar>
          </w:tcPr>
          <w:p w14:paraId="3F91ED06" w14:textId="77777777" w:rsidR="00847C0D" w:rsidRDefault="00CC3326">
            <w:r>
              <w:rPr>
                <w:sz w:val="20"/>
                <w:szCs w:val="20"/>
                <w:lang w:val="pt-BR"/>
              </w:rPr>
              <w:t xml:space="preserve">Confirmação de cada decisão publicada, na proporção de uma para uma</w:t>
            </w:r>
          </w:p>
        </w:tc>
      </w:tr>
      <w:tr w:rsidR="006B1E66" w:rsidRPr="00CE1B46" w14:paraId="602D8012" w14:textId="77777777">
        <w:tc>
          <w:tcPr>
            <w:tcW w:w="2100" w:type="dxa"/>
            <w:tcMar>
              <w:top w:w="70" w:type="dxa"/>
              <w:left w:w="90" w:type="dxa"/>
              <w:bottom w:w="70" w:type="dxa"/>
              <w:right w:w="90" w:type="dxa"/>
            </w:tcMar>
          </w:tcPr>
          <w:p w14:paraId="73A234C5" w14:textId="77777777" w:rsidR="00847C0D" w:rsidRDefault="00CC3326">
            <w:r>
              <w:rPr>
                <w:sz w:val="20"/>
                <w:szCs w:val="20"/>
              </w:rPr>
              <w:t>calibracao</w:t>
            </w:r>
          </w:p>
        </w:tc>
        <w:tc>
          <w:tcPr>
            <w:tcW w:w="3200" w:type="dxa"/>
            <w:tcMar>
              <w:top w:w="70" w:type="dxa"/>
              <w:left w:w="90" w:type="dxa"/>
              <w:bottom w:w="70" w:type="dxa"/>
              <w:right w:w="90" w:type="dxa"/>
            </w:tcMar>
          </w:tcPr>
          <w:p w14:paraId="30CF4DD2" w14:textId="77777777" w:rsidR="00847C0D" w:rsidRDefault="00CC3326">
            <w:r>
              <w:rPr>
                <w:sz w:val="20"/>
                <w:szCs w:val="20"/>
                <w:lang w:val="pt-BR"/>
              </w:rPr>
              <w:t>Identificador; sessão; série; ciclo de trabalho; iluminância; instante; único por sessão, série e ciclo de trabalho</w:t>
            </w:r>
          </w:p>
        </w:tc>
        <w:tc>
          <w:tcPr>
            <w:tcW w:w="3771" w:type="dxa"/>
            <w:tcMar>
              <w:top w:w="70" w:type="dxa"/>
              <w:left w:w="90" w:type="dxa"/>
              <w:bottom w:w="70" w:type="dxa"/>
              <w:right w:w="90" w:type="dxa"/>
            </w:tcMar>
          </w:tcPr>
          <w:p w14:paraId="1BE94CA1" w14:textId="77777777" w:rsidR="00847C0D" w:rsidRDefault="00CC3326">
            <w:r>
              <w:rPr>
                <w:sz w:val="20"/>
                <w:szCs w:val="20"/>
                <w:lang w:val="pt-BR"/>
              </w:rPr>
              <w:t>Varredura de 3.4.4; origem da tabela do firmware e da tolerância do diagnóstico</w:t>
            </w:r>
          </w:p>
        </w:tc>
      </w:tr>
      <w:tr w:rsidR="006B1E66" w:rsidRPr="00CE1B46" w14:paraId="20EDF8B0" w14:textId="77777777">
        <w:tc>
          <w:tcPr>
            <w:tcW w:w="2100" w:type="dxa"/>
            <w:tcMar>
              <w:top w:w="70" w:type="dxa"/>
              <w:left w:w="90" w:type="dxa"/>
              <w:bottom w:w="70" w:type="dxa"/>
              <w:right w:w="90" w:type="dxa"/>
            </w:tcMar>
          </w:tcPr>
          <w:p w14:paraId="4C972C99" w14:textId="77777777" w:rsidR="00847C0D" w:rsidRDefault="00CC3326">
            <w:r>
              <w:rPr>
                <w:sz w:val="20"/>
                <w:szCs w:val="20"/>
              </w:rPr>
              <w:t>alerta_diagnostico</w:t>
            </w:r>
          </w:p>
        </w:tc>
        <w:tc>
          <w:tcPr>
            <w:tcW w:w="3200" w:type="dxa"/>
            <w:tcMar>
              <w:top w:w="70" w:type="dxa"/>
              <w:left w:w="90" w:type="dxa"/>
              <w:bottom w:w="70" w:type="dxa"/>
              <w:right w:w="90" w:type="dxa"/>
            </w:tcMar>
          </w:tcPr>
          <w:p w14:paraId="5E96BF4C" w14:textId="77777777" w:rsidR="00847C0D" w:rsidRDefault="00CC3326">
            <w:r>
              <w:rPr>
                <w:sz w:val="20"/>
                <w:szCs w:val="20"/>
                <w:lang w:val="pt-BR"/>
              </w:rPr>
              <w:t>Identificador; ponto; decisão; tipo em {falha total, perda de controle}; razão; tolerância; ciclos; abertura e encerramento</w:t>
            </w:r>
          </w:p>
        </w:tc>
        <w:tc>
          <w:tcPr>
            <w:tcW w:w="3771" w:type="dxa"/>
            <w:tcMar>
              <w:top w:w="70" w:type="dxa"/>
              <w:left w:w="90" w:type="dxa"/>
              <w:bottom w:w="70" w:type="dxa"/>
              <w:right w:w="90" w:type="dxa"/>
            </w:tcMar>
          </w:tcPr>
          <w:p w14:paraId="5835BF05" w14:textId="77777777" w:rsidR="00847C0D" w:rsidRDefault="00CC3326">
            <w:r>
              <w:rPr>
                <w:sz w:val="20"/>
                <w:szCs w:val="20"/>
                <w:lang w:val="pt-BR"/>
              </w:rPr>
              <w:t>Alertas do RF11, abertos e encerrados pelo serviço</w:t>
            </w:r>
          </w:p>
        </w:tc>
      </w:tr>
    </w:tbl>
    <w:p w14:paraId="646A318E" w14:textId="77777777" w:rsidR="00847C0D" w:rsidRDefault="00CC3326">
      <w:pPr>
        <w:spacing w:before="130" w:after="260"/>
      </w:pPr>
      <w:r>
        <w:rPr>
          <w:sz w:val="20"/>
          <w:szCs w:val="20"/>
          <w:lang w:val="pt-BR"/>
        </w:rPr>
        <w:t>Fonte: Elaborado pelos autores (2026).</w:t>
      </w:r>
    </w:p>
    <w:p w14:paraId="58FC0893" w14:textId="77777777" w:rsidR="00847C0D" w:rsidRDefault="00CC3326">
      <w:pPr>
        <w:spacing w:after="120" w:line="360" w:lineRule="auto"/>
        <w:ind w:firstLine="709"/>
        <w:jc w:val="both"/>
      </w:pPr>
      <w:r>
        <w:rPr>
          <w:highlight w:val="yellow"/>
          <w:lang w:val="pt-BR"/>
        </w:rPr>
        <w:t xml:space="preserve">Completam o esquema os índices por ponto e instante nas tabelas que crescem com a operação, o gatilho que notifica o serviço a cada evento inserido e a visão de auditoria descrita em </w:t>
      </w:r>
      <w:del w:id="30363" w:author="Vitor Oliveira" w:date="2026-10-11T04:00:00Z">
        <w:r>
          <w:rPr>
            <w:highlight w:val="yellow"/>
            <w:lang w:val="pt-BR"/>
          </w:rPr>
          <w:delText xml:space="preserve">4.7.2</w:delText>
        </w:r>
      </w:del>
      <w:ins w:id="30364" w:author="Vitor Oliveira" w:date="2026-10-11T04:00:00Z">
        <w:r>
          <w:rPr>
            <w:highlight w:val="yellow"/>
            <w:lang w:val="pt-BR"/>
          </w:rPr>
          <w:t xml:space="preserve">3.13.2</w:t>
        </w:r>
      </w:ins>
      <w:r>
        <w:rPr>
          <w:highlight w:val="yellow"/>
          <w:lang w:val="pt-BR"/>
        </w:rPr>
        <w:t xml:space="preserve">. O esquema é criado por um único arquivo de definição, versionado junto ao código, e as alterações posteriores, por arquivos de migração numerados, de modo que o banco de qualquer execução possa ser reconstituído.</w:t>
      </w:r>
    </w:p>
    <w:p w14:paraId="57E1D022" w14:textId="77777777" w:rsidR="00E01C3A" w:rsidRDefault="00CC3326">
      <w:pPr>
        <w:pStyle w:val="Heading2"/>
        <w:spacing w:before="360" w:after="240" w:line="360" w:lineRule="auto"/>
        <w:rPr>
          <w:del w:id="30035" w:author="Vitor Oliveira" w:date="2026-10-11T04:00:00Z"/>
          <w:lang w:val="pt-BR"/>
        </w:rPr>
      </w:pPr>
      <w:del w:id="30034" w:author="Vitor Oliveira" w:date="2026-10-11T04:00:00Z">
        <w:r>
          <w:rPr>
            <w:lang w:val="pt-BR"/>
          </w:rPr>
          <w:delText>4.8 Especificação dos casos de teste</w:delText>
        </w:r>
      </w:del>
    </w:p>
    <w:p w14:paraId="0CFA954D" w14:textId="77777777" w:rsidR="00E01C3A" w:rsidRDefault="00CC3326">
      <w:pPr>
        <w:spacing w:after="120" w:line="360" w:lineRule="auto"/>
        <w:ind w:firstLine="709"/>
        <w:jc w:val="both"/>
        <w:rPr>
          <w:del w:id="30037" w:author="Vitor Oliveira" w:date="2026-10-11T04:00:00Z"/>
          <w:lang w:val="pt-BR"/>
        </w:rPr>
      </w:pPr>
      <w:del w:id="30036" w:author="Vitor Oliveira" w:date="2026-10-11T04:00:00Z">
        <w:r>
          <w:rPr>
            <w:highlight w:val="yellow"/>
            <w:lang w:val="pt-BR"/>
          </w:rPr>
          <w:delText>O Quadro 17 especifica os casos de teste. Os casos CT01 a CT14 são automatizados e executados a cada alteração do código; os demais exigem o nó físico ou o ambiente implantado e compõem as etapas de 3.9.</w:delText>
        </w:r>
      </w:del>
    </w:p>
    <w:p w14:paraId="043E6280" w14:textId="77777777" w:rsidR="00847C0D" w:rsidRDefault="00CC3326">
      <w:pPr>
        <w:keepNext/>
        <w:spacing w:before="260" w:after="130"/>
        <w:rPr>
          <w:del w:id="30039" w:author="Vitor Oliveira" w:date="2026-10-11T04:00:00Z"/>
        </w:rPr>
      </w:pPr>
      <w:del w:id="30038" w:author="Vitor Oliveira" w:date="2026-10-11T04:00:00Z">
        <w:r>
          <w:rPr>
            <w:sz w:val="20"/>
            <w:szCs w:val="20"/>
            <w:lang w:val="pt-BR"/>
          </w:rPr>
          <w:delText>Quadro 17 – Casos de teste</w:delText>
        </w:r>
      </w:del>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
        <w:gridCol w:w="3500"/>
        <w:gridCol w:w="1750"/>
        <w:gridCol w:w="2971"/>
      </w:tblGrid>
      <w:tr w:rsidR="00E01C3A" w14:paraId="4331F66B" w14:textId="77777777">
        <w:trPr>
          <w:tblHeader/>
          <w:del w:id="30040" w:author="Vitor Oliveira" w:date="2026-10-11T04:00:00Z"/>
        </w:trPr>
        <w:tc>
          <w:tcPr>
            <w:tcW w:w="850" w:type="dxa"/>
            <w:shd w:val="clear" w:color="auto" w:fill="EDEDED"/>
            <w:tcMar>
              <w:top w:w="70" w:type="dxa"/>
              <w:left w:w="90" w:type="dxa"/>
              <w:bottom w:w="70" w:type="dxa"/>
              <w:right w:w="90" w:type="dxa"/>
            </w:tcMar>
          </w:tcPr>
          <w:p w14:paraId="68556C77" w14:textId="77777777" w:rsidR="00847C0D" w:rsidRDefault="00CC3326">
            <w:pPr>
              <w:rPr>
                <w:del w:id="30042" w:author="Vitor Oliveira" w:date="2026-10-11T04:00:00Z"/>
              </w:rPr>
            </w:pPr>
            <w:del w:id="30041" w:author="Vitor Oliveira" w:date="2026-10-11T04:00:00Z">
              <w:r>
                <w:rPr>
                  <w:sz w:val="20"/>
                  <w:szCs w:val="20"/>
                </w:rPr>
                <w:delText>Id</w:delText>
              </w:r>
            </w:del>
          </w:p>
        </w:tc>
        <w:tc>
          <w:tcPr>
            <w:tcW w:w="3500" w:type="dxa"/>
            <w:shd w:val="clear" w:color="auto" w:fill="EDEDED"/>
            <w:tcMar>
              <w:top w:w="70" w:type="dxa"/>
              <w:left w:w="90" w:type="dxa"/>
              <w:bottom w:w="70" w:type="dxa"/>
              <w:right w:w="90" w:type="dxa"/>
            </w:tcMar>
          </w:tcPr>
          <w:p w14:paraId="302EF244" w14:textId="77777777" w:rsidR="00847C0D" w:rsidRDefault="00CC3326">
            <w:pPr>
              <w:rPr>
                <w:del w:id="30044" w:author="Vitor Oliveira" w:date="2026-10-11T04:00:00Z"/>
              </w:rPr>
            </w:pPr>
            <w:del w:id="30043" w:author="Vitor Oliveira" w:date="2026-10-11T04:00:00Z">
              <w:r>
                <w:rPr>
                  <w:sz w:val="20"/>
                  <w:szCs w:val="20"/>
                </w:rPr>
                <w:delText>Requisito</w:delText>
              </w:r>
            </w:del>
          </w:p>
        </w:tc>
        <w:tc>
          <w:tcPr>
            <w:tcW w:w="1750" w:type="dxa"/>
            <w:shd w:val="clear" w:color="auto" w:fill="EDEDED"/>
            <w:tcMar>
              <w:top w:w="70" w:type="dxa"/>
              <w:left w:w="90" w:type="dxa"/>
              <w:bottom w:w="70" w:type="dxa"/>
              <w:right w:w="90" w:type="dxa"/>
            </w:tcMar>
          </w:tcPr>
          <w:p w14:paraId="1410D6CC" w14:textId="77777777" w:rsidR="00847C0D" w:rsidRDefault="00CC3326">
            <w:pPr>
              <w:rPr>
                <w:del w:id="30046" w:author="Vitor Oliveira" w:date="2026-10-11T04:00:00Z"/>
              </w:rPr>
            </w:pPr>
            <w:del w:id="30045" w:author="Vitor Oliveira" w:date="2026-10-11T04:00:00Z">
              <w:r>
                <w:rPr>
                  <w:sz w:val="20"/>
                  <w:szCs w:val="20"/>
                </w:rPr>
                <w:delText>Entrada e pré-condição</w:delText>
              </w:r>
            </w:del>
          </w:p>
        </w:tc>
        <w:tc>
          <w:tcPr>
            <w:tcW w:w="2971" w:type="dxa"/>
            <w:shd w:val="clear" w:color="auto" w:fill="EDEDED"/>
            <w:tcMar>
              <w:top w:w="70" w:type="dxa"/>
              <w:left w:w="90" w:type="dxa"/>
              <w:bottom w:w="70" w:type="dxa"/>
              <w:right w:w="90" w:type="dxa"/>
            </w:tcMar>
          </w:tcPr>
          <w:p w14:paraId="650D1D82" w14:textId="77777777" w:rsidR="00847C0D" w:rsidRDefault="00CC3326">
            <w:pPr>
              <w:rPr>
                <w:del w:id="30048" w:author="Vitor Oliveira" w:date="2026-10-11T04:00:00Z"/>
              </w:rPr>
            </w:pPr>
            <w:del w:id="30047" w:author="Vitor Oliveira" w:date="2026-10-11T04:00:00Z">
              <w:r>
                <w:rPr>
                  <w:sz w:val="20"/>
                  <w:szCs w:val="20"/>
                </w:rPr>
                <w:delText>Resultado esperado</w:delText>
              </w:r>
            </w:del>
          </w:p>
        </w:tc>
      </w:tr>
      <w:tr w:rsidR="00E01C3A" w:rsidRPr="00CE1B46" w14:paraId="388BAAFD" w14:textId="77777777">
        <w:trPr>
          <w:del w:id="30049" w:author="Vitor Oliveira" w:date="2026-10-11T04:00:00Z"/>
        </w:trPr>
        <w:tc>
          <w:tcPr>
            <w:tcW w:w="850" w:type="dxa"/>
            <w:tcMar>
              <w:top w:w="70" w:type="dxa"/>
              <w:left w:w="90" w:type="dxa"/>
              <w:bottom w:w="70" w:type="dxa"/>
              <w:right w:w="90" w:type="dxa"/>
            </w:tcMar>
          </w:tcPr>
          <w:p w14:paraId="6EC739D0" w14:textId="77777777" w:rsidR="00847C0D" w:rsidRDefault="00CC3326">
            <w:pPr>
              <w:rPr>
                <w:del w:id="30051" w:author="Vitor Oliveira" w:date="2026-10-11T04:00:00Z"/>
              </w:rPr>
            </w:pPr>
            <w:del w:id="30050" w:author="Vitor Oliveira" w:date="2026-10-11T04:00:00Z">
              <w:r>
                <w:rPr>
                  <w:sz w:val="20"/>
                  <w:szCs w:val="20"/>
                </w:rPr>
                <w:delText>CT01</w:delText>
              </w:r>
            </w:del>
          </w:p>
        </w:tc>
        <w:tc>
          <w:tcPr>
            <w:tcW w:w="3500" w:type="dxa"/>
            <w:tcMar>
              <w:top w:w="70" w:type="dxa"/>
              <w:left w:w="90" w:type="dxa"/>
              <w:bottom w:w="70" w:type="dxa"/>
              <w:right w:w="90" w:type="dxa"/>
            </w:tcMar>
          </w:tcPr>
          <w:p w14:paraId="6C01E3AF" w14:textId="77777777" w:rsidR="00847C0D" w:rsidRDefault="00CC3326">
            <w:pPr>
              <w:rPr>
                <w:del w:id="30053" w:author="Vitor Oliveira" w:date="2026-10-11T04:00:00Z"/>
              </w:rPr>
            </w:pPr>
            <w:del w:id="30052" w:author="Vitor Oliveira" w:date="2026-10-11T04:00:00Z">
              <w:r>
                <w:rPr>
                  <w:sz w:val="20"/>
                  <w:szCs w:val="20"/>
                  <w:lang w:val="pt-BR"/>
                </w:rPr>
                <w:delText>RF01, RNF08</w:delText>
              </w:r>
            </w:del>
          </w:p>
        </w:tc>
        <w:tc>
          <w:tcPr>
            <w:tcW w:w="1750" w:type="dxa"/>
            <w:tcMar>
              <w:top w:w="70" w:type="dxa"/>
              <w:left w:w="90" w:type="dxa"/>
              <w:bottom w:w="70" w:type="dxa"/>
              <w:right w:w="90" w:type="dxa"/>
            </w:tcMar>
          </w:tcPr>
          <w:p w14:paraId="1F88ABFC" w14:textId="77777777" w:rsidR="00847C0D" w:rsidRDefault="00CC3326">
            <w:pPr>
              <w:rPr>
                <w:del w:id="30055" w:author="Vitor Oliveira" w:date="2026-10-11T04:00:00Z"/>
              </w:rPr>
            </w:pPr>
            <w:del w:id="30054" w:author="Vitor Oliveira" w:date="2026-10-11T04:00:00Z">
              <w:r>
                <w:rPr>
                  <w:sz w:val="20"/>
                  <w:szCs w:val="20"/>
                </w:rPr>
                <w:delText>Publicação com campo fora do contrato, média negativa, volume com ocorrência, trecho fora do cadastro, pacote com item inválido ou sem chave de acesso</w:delText>
              </w:r>
            </w:del>
          </w:p>
        </w:tc>
        <w:tc>
          <w:tcPr>
            <w:tcW w:w="2971" w:type="dxa"/>
            <w:tcMar>
              <w:top w:w="70" w:type="dxa"/>
              <w:left w:w="90" w:type="dxa"/>
              <w:bottom w:w="70" w:type="dxa"/>
              <w:right w:w="90" w:type="dxa"/>
            </w:tcMar>
          </w:tcPr>
          <w:p w14:paraId="593A9C51" w14:textId="77777777" w:rsidR="00847C0D" w:rsidRDefault="00CC3326">
            <w:pPr>
              <w:rPr>
                <w:del w:id="30057" w:author="Vitor Oliveira" w:date="2026-10-11T04:00:00Z"/>
              </w:rPr>
            </w:pPr>
            <w:del w:id="30056" w:author="Vitor Oliveira" w:date="2026-10-11T04:00:00Z">
              <w:r>
                <w:rPr>
                  <w:sz w:val="20"/>
                  <w:szCs w:val="20"/>
                  <w:lang w:val="pt-BR"/>
                </w:rPr>
                <w:delText>Recusa com erro de validação ou de autenticação; no pacote, só o item inválido é recusado e os demais são gravados</w:delText>
              </w:r>
            </w:del>
          </w:p>
        </w:tc>
      </w:tr>
      <w:tr w:rsidR="00E01C3A" w:rsidRPr="00CE1B46" w14:paraId="185D9BCF" w14:textId="77777777">
        <w:trPr>
          <w:del w:id="30058" w:author="Vitor Oliveira" w:date="2026-10-11T04:00:00Z"/>
        </w:trPr>
        <w:tc>
          <w:tcPr>
            <w:tcW w:w="850" w:type="dxa"/>
            <w:tcMar>
              <w:top w:w="70" w:type="dxa"/>
              <w:left w:w="90" w:type="dxa"/>
              <w:bottom w:w="70" w:type="dxa"/>
              <w:right w:w="90" w:type="dxa"/>
            </w:tcMar>
          </w:tcPr>
          <w:p w14:paraId="612B8466" w14:textId="77777777" w:rsidR="00847C0D" w:rsidRDefault="00CC3326">
            <w:pPr>
              <w:rPr>
                <w:del w:id="30060" w:author="Vitor Oliveira" w:date="2026-10-11T04:00:00Z"/>
              </w:rPr>
            </w:pPr>
            <w:del w:id="30059" w:author="Vitor Oliveira" w:date="2026-10-11T04:00:00Z">
              <w:r>
                <w:rPr>
                  <w:sz w:val="20"/>
                  <w:szCs w:val="20"/>
                </w:rPr>
                <w:delText>CT02</w:delText>
              </w:r>
            </w:del>
          </w:p>
        </w:tc>
        <w:tc>
          <w:tcPr>
            <w:tcW w:w="3500" w:type="dxa"/>
            <w:tcMar>
              <w:top w:w="70" w:type="dxa"/>
              <w:left w:w="90" w:type="dxa"/>
              <w:bottom w:w="70" w:type="dxa"/>
              <w:right w:w="90" w:type="dxa"/>
            </w:tcMar>
          </w:tcPr>
          <w:p w14:paraId="5D832AC0" w14:textId="77777777" w:rsidR="00847C0D" w:rsidRDefault="00CC3326">
            <w:pPr>
              <w:rPr>
                <w:del w:id="30062" w:author="Vitor Oliveira" w:date="2026-10-11T04:00:00Z"/>
              </w:rPr>
            </w:pPr>
            <w:del w:id="30061" w:author="Vitor Oliveira" w:date="2026-10-11T04:00:00Z">
              <w:r>
                <w:rPr>
                  <w:sz w:val="20"/>
                  <w:szCs w:val="20"/>
                  <w:lang w:val="pt-BR"/>
                </w:rPr>
                <w:delText>RF02</w:delText>
              </w:r>
            </w:del>
          </w:p>
        </w:tc>
        <w:tc>
          <w:tcPr>
            <w:tcW w:w="1750" w:type="dxa"/>
            <w:tcMar>
              <w:top w:w="70" w:type="dxa"/>
              <w:left w:w="90" w:type="dxa"/>
              <w:bottom w:w="70" w:type="dxa"/>
              <w:right w:w="90" w:type="dxa"/>
            </w:tcMar>
          </w:tcPr>
          <w:p w14:paraId="0C0BDE98" w14:textId="77777777" w:rsidR="00847C0D" w:rsidRDefault="00CC3326">
            <w:pPr>
              <w:rPr>
                <w:del w:id="30064" w:author="Vitor Oliveira" w:date="2026-10-11T04:00:00Z"/>
              </w:rPr>
            </w:pPr>
            <w:del w:id="30063" w:author="Vitor Oliveira" w:date="2026-10-11T04:00:00Z">
              <w:r>
                <w:rPr>
                  <w:sz w:val="20"/>
                  <w:szCs w:val="20"/>
                </w:rPr>
                <w:delText>Histórico de volumes do trecho; histórico incompleto</w:delText>
              </w:r>
            </w:del>
          </w:p>
        </w:tc>
        <w:tc>
          <w:tcPr>
            <w:tcW w:w="2971" w:type="dxa"/>
            <w:tcMar>
              <w:top w:w="70" w:type="dxa"/>
              <w:left w:w="90" w:type="dxa"/>
              <w:bottom w:w="70" w:type="dxa"/>
              <w:right w:w="90" w:type="dxa"/>
            </w:tcMar>
          </w:tcPr>
          <w:p w14:paraId="3E6734B3" w14:textId="77777777" w:rsidR="00847C0D" w:rsidRDefault="00CC3326">
            <w:pPr>
              <w:rPr>
                <w:del w:id="30066" w:author="Vitor Oliveira" w:date="2026-10-11T04:00:00Z"/>
              </w:rPr>
            </w:pPr>
            <w:del w:id="30065" w:author="Vitor Oliveira" w:date="2026-10-11T04:00:00Z">
              <w:r>
                <w:rPr>
                  <w:sz w:val="20"/>
                  <w:szCs w:val="20"/>
                  <w:lang w:val="pt-BR"/>
                </w:rPr>
                <w:delText>Previsão entre 0 e 1 que acompanha o patamar do histórico; sem histórico, persistência</w:delText>
              </w:r>
            </w:del>
          </w:p>
        </w:tc>
      </w:tr>
      <w:tr w:rsidR="00E01C3A" w:rsidRPr="00CE1B46" w14:paraId="419442DE" w14:textId="77777777">
        <w:trPr>
          <w:del w:id="30067" w:author="Vitor Oliveira" w:date="2026-10-11T04:00:00Z"/>
        </w:trPr>
        <w:tc>
          <w:tcPr>
            <w:tcW w:w="850" w:type="dxa"/>
            <w:tcMar>
              <w:top w:w="70" w:type="dxa"/>
              <w:left w:w="90" w:type="dxa"/>
              <w:bottom w:w="70" w:type="dxa"/>
              <w:right w:w="90" w:type="dxa"/>
            </w:tcMar>
          </w:tcPr>
          <w:p w14:paraId="5A2F1370" w14:textId="77777777" w:rsidR="00847C0D" w:rsidRDefault="00CC3326">
            <w:pPr>
              <w:rPr>
                <w:del w:id="30069" w:author="Vitor Oliveira" w:date="2026-10-11T04:00:00Z"/>
              </w:rPr>
            </w:pPr>
            <w:del w:id="30068" w:author="Vitor Oliveira" w:date="2026-10-11T04:00:00Z">
              <w:r>
                <w:rPr>
                  <w:sz w:val="20"/>
                  <w:szCs w:val="20"/>
                </w:rPr>
                <w:delText>CT03</w:delText>
              </w:r>
            </w:del>
          </w:p>
        </w:tc>
        <w:tc>
          <w:tcPr>
            <w:tcW w:w="3500" w:type="dxa"/>
            <w:tcMar>
              <w:top w:w="70" w:type="dxa"/>
              <w:left w:w="90" w:type="dxa"/>
              <w:bottom w:w="70" w:type="dxa"/>
              <w:right w:w="90" w:type="dxa"/>
            </w:tcMar>
          </w:tcPr>
          <w:p w14:paraId="5B099537" w14:textId="77777777" w:rsidR="00847C0D" w:rsidRDefault="00CC3326">
            <w:pPr>
              <w:rPr>
                <w:del w:id="30071" w:author="Vitor Oliveira" w:date="2026-10-11T04:00:00Z"/>
              </w:rPr>
            </w:pPr>
            <w:del w:id="30070" w:author="Vitor Oliveira" w:date="2026-10-11T04:00:00Z">
              <w:r>
                <w:rPr>
                  <w:sz w:val="20"/>
                  <w:szCs w:val="20"/>
                  <w:lang w:val="pt-BR"/>
                </w:rPr>
                <w:delText>RF03, RNF05</w:delText>
              </w:r>
            </w:del>
          </w:p>
        </w:tc>
        <w:tc>
          <w:tcPr>
            <w:tcW w:w="1750" w:type="dxa"/>
            <w:tcMar>
              <w:top w:w="70" w:type="dxa"/>
              <w:left w:w="90" w:type="dxa"/>
              <w:bottom w:w="70" w:type="dxa"/>
              <w:right w:w="90" w:type="dxa"/>
            </w:tcMar>
          </w:tcPr>
          <w:p w14:paraId="19AE3D8B" w14:textId="77777777" w:rsidR="00847C0D" w:rsidRDefault="00CC3326">
            <w:pPr>
              <w:rPr>
                <w:del w:id="30073" w:author="Vitor Oliveira" w:date="2026-10-11T04:00:00Z"/>
              </w:rPr>
            </w:pPr>
            <w:del w:id="30072" w:author="Vitor Oliveira" w:date="2026-10-11T04:00:00Z">
              <w:r>
                <w:rPr>
                  <w:sz w:val="20"/>
                  <w:szCs w:val="20"/>
                </w:rPr>
                <w:delText>Base de regras vigente; varredura do espaço de entrada</w:delText>
              </w:r>
            </w:del>
          </w:p>
        </w:tc>
        <w:tc>
          <w:tcPr>
            <w:tcW w:w="2971" w:type="dxa"/>
            <w:tcMar>
              <w:top w:w="70" w:type="dxa"/>
              <w:left w:w="90" w:type="dxa"/>
              <w:bottom w:w="70" w:type="dxa"/>
              <w:right w:w="90" w:type="dxa"/>
            </w:tcMar>
          </w:tcPr>
          <w:p w14:paraId="4C7BB9D0" w14:textId="77777777" w:rsidR="00847C0D" w:rsidRDefault="00CC3326">
            <w:pPr>
              <w:rPr>
                <w:del w:id="30075" w:author="Vitor Oliveira" w:date="2026-10-11T04:00:00Z"/>
              </w:rPr>
            </w:pPr>
            <w:del w:id="30074" w:author="Vitor Oliveira" w:date="2026-10-11T04:00:00Z">
              <w:r>
                <w:rPr>
                  <w:sz w:val="20"/>
                  <w:szCs w:val="20"/>
                  <w:lang w:val="pt-BR"/>
                </w:rPr>
                <w:delText>Sete regras, todas com origem declarada e legíveis em linguagem natural; nenhuma regra que desça de classe sem ausência de ocorrência; saída em três degraus de classe</w:delText>
              </w:r>
            </w:del>
          </w:p>
        </w:tc>
      </w:tr>
      <w:tr w:rsidR="00E01C3A" w:rsidRPr="00CE1B46" w14:paraId="192C0692" w14:textId="77777777">
        <w:trPr>
          <w:del w:id="30076" w:author="Vitor Oliveira" w:date="2026-10-11T04:00:00Z"/>
        </w:trPr>
        <w:tc>
          <w:tcPr>
            <w:tcW w:w="850" w:type="dxa"/>
            <w:tcMar>
              <w:top w:w="70" w:type="dxa"/>
              <w:left w:w="90" w:type="dxa"/>
              <w:bottom w:w="70" w:type="dxa"/>
              <w:right w:w="90" w:type="dxa"/>
            </w:tcMar>
          </w:tcPr>
          <w:p w14:paraId="6FD62479" w14:textId="77777777" w:rsidR="00847C0D" w:rsidRDefault="00CC3326">
            <w:pPr>
              <w:rPr>
                <w:del w:id="30078" w:author="Vitor Oliveira" w:date="2026-10-11T04:00:00Z"/>
              </w:rPr>
            </w:pPr>
            <w:del w:id="30077" w:author="Vitor Oliveira" w:date="2026-10-11T04:00:00Z">
              <w:r>
                <w:rPr>
                  <w:sz w:val="20"/>
                  <w:szCs w:val="20"/>
                </w:rPr>
                <w:delText>CT04</w:delText>
              </w:r>
            </w:del>
          </w:p>
        </w:tc>
        <w:tc>
          <w:tcPr>
            <w:tcW w:w="3500" w:type="dxa"/>
            <w:tcMar>
              <w:top w:w="70" w:type="dxa"/>
              <w:left w:w="90" w:type="dxa"/>
              <w:bottom w:w="70" w:type="dxa"/>
              <w:right w:w="90" w:type="dxa"/>
            </w:tcMar>
          </w:tcPr>
          <w:p w14:paraId="05423065" w14:textId="77777777" w:rsidR="00847C0D" w:rsidRDefault="00CC3326">
            <w:pPr>
              <w:rPr>
                <w:del w:id="30080" w:author="Vitor Oliveira" w:date="2026-10-11T04:00:00Z"/>
              </w:rPr>
            </w:pPr>
            <w:del w:id="30079" w:author="Vitor Oliveira" w:date="2026-10-11T04:00:00Z">
              <w:r>
                <w:rPr>
                  <w:sz w:val="20"/>
                  <w:szCs w:val="20"/>
                  <w:lang w:val="pt-BR"/>
                </w:rPr>
                <w:delText>RF03</w:delText>
              </w:r>
            </w:del>
          </w:p>
        </w:tc>
        <w:tc>
          <w:tcPr>
            <w:tcW w:w="1750" w:type="dxa"/>
            <w:tcMar>
              <w:top w:w="70" w:type="dxa"/>
              <w:left w:w="90" w:type="dxa"/>
              <w:bottom w:w="70" w:type="dxa"/>
              <w:right w:w="90" w:type="dxa"/>
            </w:tcMar>
          </w:tcPr>
          <w:p w14:paraId="57473EAC" w14:textId="77777777" w:rsidR="00847C0D" w:rsidRDefault="00CC3326">
            <w:pPr>
              <w:rPr>
                <w:del w:id="30082" w:author="Vitor Oliveira" w:date="2026-10-11T04:00:00Z"/>
              </w:rPr>
            </w:pPr>
            <w:del w:id="30081" w:author="Vitor Oliveira" w:date="2026-10-11T04:00:00Z">
              <w:r>
                <w:rPr>
                  <w:sz w:val="20"/>
                  <w:szCs w:val="20"/>
                </w:rPr>
                <w:delText>Ocorrência reportada com volume baixo ou médio, na madrugada e no início da noite</w:delText>
              </w:r>
            </w:del>
          </w:p>
        </w:tc>
        <w:tc>
          <w:tcPr>
            <w:tcW w:w="2971" w:type="dxa"/>
            <w:tcMar>
              <w:top w:w="70" w:type="dxa"/>
              <w:left w:w="90" w:type="dxa"/>
              <w:bottom w:w="70" w:type="dxa"/>
              <w:right w:w="90" w:type="dxa"/>
            </w:tcMar>
          </w:tcPr>
          <w:p w14:paraId="633C3E39" w14:textId="77777777" w:rsidR="00847C0D" w:rsidRDefault="00CC3326">
            <w:pPr>
              <w:rPr>
                <w:del w:id="30084" w:author="Vitor Oliveira" w:date="2026-10-11T04:00:00Z"/>
              </w:rPr>
            </w:pPr>
            <w:del w:id="30083" w:author="Vitor Oliveira" w:date="2026-10-11T04:00:00Z">
              <w:r>
                <w:rPr>
                  <w:sz w:val="20"/>
                  <w:szCs w:val="20"/>
                  <w:lang w:val="pt-BR"/>
                </w:rPr>
                <w:delText>Nível pretendido igual ao da classe da via: a evidência de risco não é diluída</w:delText>
              </w:r>
            </w:del>
          </w:p>
        </w:tc>
      </w:tr>
      <w:tr w:rsidR="00E01C3A" w:rsidRPr="00CE1B46" w14:paraId="27D0A7A0" w14:textId="77777777">
        <w:trPr>
          <w:del w:id="30085" w:author="Vitor Oliveira" w:date="2026-10-11T04:00:00Z"/>
        </w:trPr>
        <w:tc>
          <w:tcPr>
            <w:tcW w:w="850" w:type="dxa"/>
            <w:tcMar>
              <w:top w:w="70" w:type="dxa"/>
              <w:left w:w="90" w:type="dxa"/>
              <w:bottom w:w="70" w:type="dxa"/>
              <w:right w:w="90" w:type="dxa"/>
            </w:tcMar>
          </w:tcPr>
          <w:p w14:paraId="4904DE2A" w14:textId="77777777" w:rsidR="00847C0D" w:rsidRDefault="00CC3326">
            <w:pPr>
              <w:rPr>
                <w:del w:id="30087" w:author="Vitor Oliveira" w:date="2026-10-11T04:00:00Z"/>
              </w:rPr>
            </w:pPr>
            <w:del w:id="30086" w:author="Vitor Oliveira" w:date="2026-10-11T04:00:00Z">
              <w:r>
                <w:rPr>
                  <w:sz w:val="20"/>
                  <w:szCs w:val="20"/>
                </w:rPr>
                <w:delText>CT05</w:delText>
              </w:r>
            </w:del>
          </w:p>
        </w:tc>
        <w:tc>
          <w:tcPr>
            <w:tcW w:w="3500" w:type="dxa"/>
            <w:tcMar>
              <w:top w:w="70" w:type="dxa"/>
              <w:left w:w="90" w:type="dxa"/>
              <w:bottom w:w="70" w:type="dxa"/>
              <w:right w:w="90" w:type="dxa"/>
            </w:tcMar>
          </w:tcPr>
          <w:p w14:paraId="5ACBC3E7" w14:textId="77777777" w:rsidR="00847C0D" w:rsidRDefault="00CC3326">
            <w:pPr>
              <w:rPr>
                <w:del w:id="30089" w:author="Vitor Oliveira" w:date="2026-10-11T04:00:00Z"/>
              </w:rPr>
            </w:pPr>
            <w:del w:id="30088" w:author="Vitor Oliveira" w:date="2026-10-11T04:00:00Z">
              <w:r>
                <w:rPr>
                  <w:sz w:val="20"/>
                  <w:szCs w:val="20"/>
                  <w:lang w:val="pt-BR"/>
                </w:rPr>
                <w:delText>RF04, RNF01, RNF02</w:delText>
              </w:r>
            </w:del>
          </w:p>
        </w:tc>
        <w:tc>
          <w:tcPr>
            <w:tcW w:w="1750" w:type="dxa"/>
            <w:tcMar>
              <w:top w:w="70" w:type="dxa"/>
              <w:left w:w="90" w:type="dxa"/>
              <w:bottom w:w="70" w:type="dxa"/>
              <w:right w:w="90" w:type="dxa"/>
            </w:tcMar>
          </w:tcPr>
          <w:p w14:paraId="56275C2B" w14:textId="77777777" w:rsidR="00847C0D" w:rsidRDefault="00CC3326">
            <w:pPr>
              <w:rPr>
                <w:del w:id="30091" w:author="Vitor Oliveira" w:date="2026-10-11T04:00:00Z"/>
              </w:rPr>
            </w:pPr>
            <w:del w:id="30090" w:author="Vitor Oliveira" w:date="2026-10-11T04:00:00Z">
              <w:r>
                <w:rPr>
                  <w:sz w:val="20"/>
                  <w:szCs w:val="20"/>
                </w:rPr>
                <w:delText>Cem mil combinações aleatórias de nível pretendido, nível anterior e intervalo</w:delText>
              </w:r>
            </w:del>
          </w:p>
        </w:tc>
        <w:tc>
          <w:tcPr>
            <w:tcW w:w="2971" w:type="dxa"/>
            <w:tcMar>
              <w:top w:w="70" w:type="dxa"/>
              <w:left w:w="90" w:type="dxa"/>
              <w:bottom w:w="70" w:type="dxa"/>
              <w:right w:w="90" w:type="dxa"/>
            </w:tcMar>
          </w:tcPr>
          <w:p w14:paraId="3F07C300" w14:textId="77777777" w:rsidR="00847C0D" w:rsidRDefault="00CC3326">
            <w:pPr>
              <w:rPr>
                <w:del w:id="30093" w:author="Vitor Oliveira" w:date="2026-10-11T04:00:00Z"/>
              </w:rPr>
            </w:pPr>
            <w:del w:id="30092" w:author="Vitor Oliveira" w:date="2026-10-11T04:00:00Z">
              <w:r>
                <w:rPr>
                  <w:sz w:val="20"/>
                  <w:szCs w:val="20"/>
                  <w:lang w:val="pt-BR"/>
                </w:rPr>
                <w:delText>Zero violações de piso e de taxa; nível emitido nunca inferior ao pretendido</w:delText>
              </w:r>
            </w:del>
          </w:p>
        </w:tc>
      </w:tr>
      <w:tr w:rsidR="00E01C3A" w:rsidRPr="00CE1B46" w14:paraId="7B6D6A8D" w14:textId="77777777">
        <w:trPr>
          <w:del w:id="30094" w:author="Vitor Oliveira" w:date="2026-10-11T04:00:00Z"/>
        </w:trPr>
        <w:tc>
          <w:tcPr>
            <w:tcW w:w="850" w:type="dxa"/>
            <w:tcMar>
              <w:top w:w="70" w:type="dxa"/>
              <w:left w:w="90" w:type="dxa"/>
              <w:bottom w:w="70" w:type="dxa"/>
              <w:right w:w="90" w:type="dxa"/>
            </w:tcMar>
          </w:tcPr>
          <w:p w14:paraId="0ABB69B0" w14:textId="77777777" w:rsidR="00847C0D" w:rsidRDefault="00CC3326">
            <w:pPr>
              <w:rPr>
                <w:del w:id="30096" w:author="Vitor Oliveira" w:date="2026-10-11T04:00:00Z"/>
              </w:rPr>
            </w:pPr>
            <w:del w:id="30095" w:author="Vitor Oliveira" w:date="2026-10-11T04:00:00Z">
              <w:r>
                <w:rPr>
                  <w:sz w:val="20"/>
                  <w:szCs w:val="20"/>
                </w:rPr>
                <w:delText>CT06</w:delText>
              </w:r>
            </w:del>
          </w:p>
        </w:tc>
        <w:tc>
          <w:tcPr>
            <w:tcW w:w="3500" w:type="dxa"/>
            <w:tcMar>
              <w:top w:w="70" w:type="dxa"/>
              <w:left w:w="90" w:type="dxa"/>
              <w:bottom w:w="70" w:type="dxa"/>
              <w:right w:w="90" w:type="dxa"/>
            </w:tcMar>
          </w:tcPr>
          <w:p w14:paraId="52D24021" w14:textId="77777777" w:rsidR="00847C0D" w:rsidRDefault="00CC3326">
            <w:pPr>
              <w:rPr>
                <w:del w:id="30098" w:author="Vitor Oliveira" w:date="2026-10-11T04:00:00Z"/>
              </w:rPr>
            </w:pPr>
            <w:del w:id="30097" w:author="Vitor Oliveira" w:date="2026-10-11T04:00:00Z">
              <w:r>
                <w:rPr>
                  <w:sz w:val="20"/>
                  <w:szCs w:val="20"/>
                  <w:lang w:val="pt-BR"/>
                </w:rPr>
                <w:delText>RNF02</w:delText>
              </w:r>
            </w:del>
          </w:p>
        </w:tc>
        <w:tc>
          <w:tcPr>
            <w:tcW w:w="1750" w:type="dxa"/>
            <w:tcMar>
              <w:top w:w="70" w:type="dxa"/>
              <w:left w:w="90" w:type="dxa"/>
              <w:bottom w:w="70" w:type="dxa"/>
              <w:right w:w="90" w:type="dxa"/>
            </w:tcMar>
          </w:tcPr>
          <w:p w14:paraId="66F31EDB" w14:textId="77777777" w:rsidR="00847C0D" w:rsidRDefault="00CC3326">
            <w:pPr>
              <w:rPr>
                <w:del w:id="30100" w:author="Vitor Oliveira" w:date="2026-10-11T04:00:00Z"/>
              </w:rPr>
            </w:pPr>
            <w:del w:id="30099" w:author="Vitor Oliveira" w:date="2026-10-11T04:00:00Z">
              <w:r>
                <w:rPr>
                  <w:sz w:val="20"/>
                  <w:szCs w:val="20"/>
                </w:rPr>
                <w:delText>Volume baixo com previsão baixa, a partir do pleno</w:delText>
              </w:r>
            </w:del>
          </w:p>
        </w:tc>
        <w:tc>
          <w:tcPr>
            <w:tcW w:w="2971" w:type="dxa"/>
            <w:tcMar>
              <w:top w:w="70" w:type="dxa"/>
              <w:left w:w="90" w:type="dxa"/>
              <w:bottom w:w="70" w:type="dxa"/>
              <w:right w:w="90" w:type="dxa"/>
            </w:tcMar>
          </w:tcPr>
          <w:p w14:paraId="17F3B4D7" w14:textId="77777777" w:rsidR="00847C0D" w:rsidRDefault="00CC3326">
            <w:pPr>
              <w:rPr>
                <w:del w:id="30102" w:author="Vitor Oliveira" w:date="2026-10-11T04:00:00Z"/>
              </w:rPr>
            </w:pPr>
            <w:del w:id="30101" w:author="Vitor Oliveira" w:date="2026-10-11T04:00:00Z">
              <w:r>
                <w:rPr>
                  <w:sz w:val="20"/>
                  <w:szCs w:val="20"/>
                  <w:lang w:val="pt-BR"/>
                </w:rPr>
                <w:delText>Descida até o piso em no mínimo cinco minutos</w:delText>
              </w:r>
            </w:del>
          </w:p>
        </w:tc>
      </w:tr>
      <w:tr w:rsidR="00E01C3A" w:rsidRPr="00CE1B46" w14:paraId="2AACC4AC" w14:textId="77777777">
        <w:trPr>
          <w:del w:id="30103" w:author="Vitor Oliveira" w:date="2026-10-11T04:00:00Z"/>
        </w:trPr>
        <w:tc>
          <w:tcPr>
            <w:tcW w:w="850" w:type="dxa"/>
            <w:tcMar>
              <w:top w:w="70" w:type="dxa"/>
              <w:left w:w="90" w:type="dxa"/>
              <w:bottom w:w="70" w:type="dxa"/>
              <w:right w:w="90" w:type="dxa"/>
            </w:tcMar>
          </w:tcPr>
          <w:p w14:paraId="2F9DAA3F" w14:textId="77777777" w:rsidR="00847C0D" w:rsidRDefault="00CC3326">
            <w:pPr>
              <w:rPr>
                <w:del w:id="30105" w:author="Vitor Oliveira" w:date="2026-10-11T04:00:00Z"/>
              </w:rPr>
            </w:pPr>
            <w:del w:id="30104" w:author="Vitor Oliveira" w:date="2026-10-11T04:00:00Z">
              <w:r>
                <w:rPr>
                  <w:sz w:val="20"/>
                  <w:szCs w:val="20"/>
                </w:rPr>
                <w:delText>CT07</w:delText>
              </w:r>
            </w:del>
          </w:p>
        </w:tc>
        <w:tc>
          <w:tcPr>
            <w:tcW w:w="3500" w:type="dxa"/>
            <w:tcMar>
              <w:top w:w="70" w:type="dxa"/>
              <w:left w:w="90" w:type="dxa"/>
              <w:bottom w:w="70" w:type="dxa"/>
              <w:right w:w="90" w:type="dxa"/>
            </w:tcMar>
          </w:tcPr>
          <w:p w14:paraId="4E98F2A6" w14:textId="77777777" w:rsidR="00847C0D" w:rsidRDefault="00CC3326">
            <w:pPr>
              <w:rPr>
                <w:del w:id="30107" w:author="Vitor Oliveira" w:date="2026-10-11T04:00:00Z"/>
              </w:rPr>
            </w:pPr>
            <w:del w:id="30106" w:author="Vitor Oliveira" w:date="2026-10-11T04:00:00Z">
              <w:r>
                <w:rPr>
                  <w:sz w:val="20"/>
                  <w:szCs w:val="20"/>
                  <w:lang w:val="pt-BR"/>
                </w:rPr>
                <w:delText>RNF02, RNF07</w:delText>
              </w:r>
            </w:del>
          </w:p>
        </w:tc>
        <w:tc>
          <w:tcPr>
            <w:tcW w:w="1750" w:type="dxa"/>
            <w:tcMar>
              <w:top w:w="70" w:type="dxa"/>
              <w:left w:w="90" w:type="dxa"/>
              <w:bottom w:w="70" w:type="dxa"/>
              <w:right w:w="90" w:type="dxa"/>
            </w:tcMar>
          </w:tcPr>
          <w:p w14:paraId="5CA1BA3F" w14:textId="77777777" w:rsidR="00847C0D" w:rsidRDefault="00CC3326">
            <w:pPr>
              <w:rPr>
                <w:del w:id="30109" w:author="Vitor Oliveira" w:date="2026-10-11T04:00:00Z"/>
              </w:rPr>
            </w:pPr>
            <w:del w:id="30108" w:author="Vitor Oliveira" w:date="2026-10-11T04:00:00Z">
              <w:r>
                <w:rPr>
                  <w:sz w:val="20"/>
                  <w:szCs w:val="20"/>
                </w:rPr>
                <w:delText xml:space="preserve">Comando vencido sem renovação</w:delText>
              </w:r>
            </w:del>
          </w:p>
        </w:tc>
        <w:tc>
          <w:tcPr>
            <w:tcW w:w="2971" w:type="dxa"/>
            <w:tcMar>
              <w:top w:w="70" w:type="dxa"/>
              <w:left w:w="90" w:type="dxa"/>
              <w:bottom w:w="70" w:type="dxa"/>
              <w:right w:w="90" w:type="dxa"/>
            </w:tcMar>
          </w:tcPr>
          <w:p w14:paraId="4372EAF6" w14:textId="77777777" w:rsidR="00847C0D" w:rsidRDefault="00CC3326">
            <w:pPr>
              <w:rPr>
                <w:del w:id="30111" w:author="Vitor Oliveira" w:date="2026-10-11T04:00:00Z"/>
              </w:rPr>
            </w:pPr>
            <w:del w:id="30110" w:author="Vitor Oliveira" w:date="2026-10-11T04:00:00Z">
              <w:r>
                <w:rPr>
                  <w:sz w:val="20"/>
                  <w:szCs w:val="20"/>
                  <w:lang w:val="pt-BR"/>
                </w:rPr>
                <w:delText xml:space="preserve">Nó no pleno; a rampa seguinte parte do pleno, e não do último nível aplicado</w:delText>
              </w:r>
            </w:del>
          </w:p>
        </w:tc>
      </w:tr>
      <w:tr w:rsidR="00E01C3A" w:rsidRPr="00CE1B46" w14:paraId="536D33A0" w14:textId="77777777">
        <w:trPr>
          <w:del w:id="30112" w:author="Vitor Oliveira" w:date="2026-10-11T04:00:00Z"/>
        </w:trPr>
        <w:tc>
          <w:tcPr>
            <w:tcW w:w="850" w:type="dxa"/>
            <w:tcMar>
              <w:top w:w="70" w:type="dxa"/>
              <w:left w:w="90" w:type="dxa"/>
              <w:bottom w:w="70" w:type="dxa"/>
              <w:right w:w="90" w:type="dxa"/>
            </w:tcMar>
          </w:tcPr>
          <w:p w14:paraId="4101C424" w14:textId="77777777" w:rsidR="00847C0D" w:rsidRDefault="00CC3326">
            <w:pPr>
              <w:rPr>
                <w:del w:id="30114" w:author="Vitor Oliveira" w:date="2026-10-11T04:00:00Z"/>
              </w:rPr>
            </w:pPr>
            <w:del w:id="30113" w:author="Vitor Oliveira" w:date="2026-10-11T04:00:00Z">
              <w:r>
                <w:rPr>
                  <w:sz w:val="20"/>
                  <w:szCs w:val="20"/>
                </w:rPr>
                <w:delText>CT08</w:delText>
              </w:r>
            </w:del>
          </w:p>
        </w:tc>
        <w:tc>
          <w:tcPr>
            <w:tcW w:w="3500" w:type="dxa"/>
            <w:tcMar>
              <w:top w:w="70" w:type="dxa"/>
              <w:left w:w="90" w:type="dxa"/>
              <w:bottom w:w="70" w:type="dxa"/>
              <w:right w:w="90" w:type="dxa"/>
            </w:tcMar>
          </w:tcPr>
          <w:p w14:paraId="7BCE61C1" w14:textId="77777777" w:rsidR="00847C0D" w:rsidRDefault="00CC3326">
            <w:pPr>
              <w:rPr>
                <w:del w:id="30116" w:author="Vitor Oliveira" w:date="2026-10-11T04:00:00Z"/>
              </w:rPr>
            </w:pPr>
            <w:del w:id="30115" w:author="Vitor Oliveira" w:date="2026-10-11T04:00:00Z">
              <w:r>
                <w:rPr>
                  <w:sz w:val="20"/>
                  <w:szCs w:val="20"/>
                  <w:lang w:val="pt-BR"/>
                </w:rPr>
                <w:delText>RF07, RNF04</w:delText>
              </w:r>
            </w:del>
          </w:p>
        </w:tc>
        <w:tc>
          <w:tcPr>
            <w:tcW w:w="1750" w:type="dxa"/>
            <w:tcMar>
              <w:top w:w="70" w:type="dxa"/>
              <w:left w:w="90" w:type="dxa"/>
              <w:bottom w:w="70" w:type="dxa"/>
              <w:right w:w="90" w:type="dxa"/>
            </w:tcMar>
          </w:tcPr>
          <w:p w14:paraId="378930A9" w14:textId="77777777" w:rsidR="00847C0D" w:rsidRDefault="00CC3326">
            <w:pPr>
              <w:rPr>
                <w:del w:id="30118" w:author="Vitor Oliveira" w:date="2026-10-11T04:00:00Z"/>
              </w:rPr>
            </w:pPr>
            <w:del w:id="30117" w:author="Vitor Oliveira" w:date="2026-10-11T04:00:00Z">
              <w:r>
                <w:rPr>
                  <w:sz w:val="20"/>
                  <w:szCs w:val="20"/>
                </w:rPr>
                <w:delText>Decisão com eventos, previsão e base de regras; arquivo de regras alterado sem nova versão</w:delText>
              </w:r>
            </w:del>
          </w:p>
        </w:tc>
        <w:tc>
          <w:tcPr>
            <w:tcW w:w="2971" w:type="dxa"/>
            <w:tcMar>
              <w:top w:w="70" w:type="dxa"/>
              <w:left w:w="90" w:type="dxa"/>
              <w:bottom w:w="70" w:type="dxa"/>
              <w:right w:w="90" w:type="dxa"/>
            </w:tcMar>
          </w:tcPr>
          <w:p w14:paraId="251C8D80" w14:textId="77777777" w:rsidR="00847C0D" w:rsidRDefault="00CC3326">
            <w:pPr>
              <w:rPr>
                <w:del w:id="30120" w:author="Vitor Oliveira" w:date="2026-10-11T04:00:00Z"/>
              </w:rPr>
            </w:pPr>
            <w:del w:id="30119" w:author="Vitor Oliveira" w:date="2026-10-11T04:00:00Z">
              <w:r>
                <w:rPr>
                  <w:sz w:val="20"/>
                  <w:szCs w:val="20"/>
                  <w:lang w:val="pt-BR"/>
                </w:rPr>
                <w:delText>Cadeia completa gravada, com versões da base e do modelo; serviço recusa operar com hash divergente</w:delText>
              </w:r>
            </w:del>
          </w:p>
        </w:tc>
      </w:tr>
      <w:tr w:rsidR="00E01C3A" w:rsidRPr="00CE1B46" w14:paraId="148582AC" w14:textId="77777777">
        <w:trPr>
          <w:del w:id="30121" w:author="Vitor Oliveira" w:date="2026-10-11T04:00:00Z"/>
        </w:trPr>
        <w:tc>
          <w:tcPr>
            <w:tcW w:w="850" w:type="dxa"/>
            <w:tcMar>
              <w:top w:w="70" w:type="dxa"/>
              <w:left w:w="90" w:type="dxa"/>
              <w:bottom w:w="70" w:type="dxa"/>
              <w:right w:w="90" w:type="dxa"/>
            </w:tcMar>
          </w:tcPr>
          <w:p w14:paraId="1F626FF2" w14:textId="77777777" w:rsidR="00847C0D" w:rsidRDefault="00CC3326">
            <w:pPr>
              <w:rPr>
                <w:del w:id="30123" w:author="Vitor Oliveira" w:date="2026-10-11T04:00:00Z"/>
              </w:rPr>
            </w:pPr>
            <w:del w:id="30122" w:author="Vitor Oliveira" w:date="2026-10-11T04:00:00Z">
              <w:r>
                <w:rPr>
                  <w:sz w:val="20"/>
                  <w:szCs w:val="20"/>
                </w:rPr>
                <w:delText>CT09</w:delText>
              </w:r>
            </w:del>
          </w:p>
        </w:tc>
        <w:tc>
          <w:tcPr>
            <w:tcW w:w="3500" w:type="dxa"/>
            <w:tcMar>
              <w:top w:w="70" w:type="dxa"/>
              <w:left w:w="90" w:type="dxa"/>
              <w:bottom w:w="70" w:type="dxa"/>
              <w:right w:w="90" w:type="dxa"/>
            </w:tcMar>
          </w:tcPr>
          <w:p w14:paraId="1E6D6332" w14:textId="77777777" w:rsidR="00847C0D" w:rsidRDefault="00CC3326">
            <w:pPr>
              <w:rPr>
                <w:del w:id="30125" w:author="Vitor Oliveira" w:date="2026-10-11T04:00:00Z"/>
              </w:rPr>
            </w:pPr>
            <w:del w:id="30124" w:author="Vitor Oliveira" w:date="2026-10-11T04:00:00Z">
              <w:r>
                <w:rPr>
                  <w:sz w:val="20"/>
                  <w:szCs w:val="20"/>
                  <w:lang w:val="pt-BR"/>
                </w:rPr>
                <w:delText>RF07</w:delText>
              </w:r>
            </w:del>
          </w:p>
        </w:tc>
        <w:tc>
          <w:tcPr>
            <w:tcW w:w="1750" w:type="dxa"/>
            <w:tcMar>
              <w:top w:w="70" w:type="dxa"/>
              <w:left w:w="90" w:type="dxa"/>
              <w:bottom w:w="70" w:type="dxa"/>
              <w:right w:w="90" w:type="dxa"/>
            </w:tcMar>
          </w:tcPr>
          <w:p w14:paraId="65832531" w14:textId="77777777" w:rsidR="00847C0D" w:rsidRDefault="00CC3326">
            <w:pPr>
              <w:rPr>
                <w:del w:id="30128" w:author="Vitor Oliveira" w:date="2026-10-11T04:00:00Z"/>
              </w:rPr>
            </w:pPr>
            <w:del w:id="30126" w:author="Vitor Oliveira" w:date="2026-10-11T04:00:00Z">
              <w:r>
                <w:rPr>
                  <w:sz w:val="20"/>
                  <w:szCs w:val="20"/>
                </w:rPr>
                <w:delText xml:space="preserve">Segunda telemetria para a mesma decisão; </w:delText>
              </w:r>
            </w:del>
            <w:del w:id="30127" w:author="Vitor Oliveira" w:date="2026-10-11T04:00:00Z">
              <w:r>
                <w:rPr>
                  <w:sz w:val="20"/>
                  <w:szCs w:val="20"/>
                </w:rPr>
                <w:delText>telemetria malformada</w:delText>
              </w:r>
            </w:del>
          </w:p>
        </w:tc>
        <w:tc>
          <w:tcPr>
            <w:tcW w:w="2971" w:type="dxa"/>
            <w:tcMar>
              <w:top w:w="70" w:type="dxa"/>
              <w:left w:w="90" w:type="dxa"/>
              <w:bottom w:w="70" w:type="dxa"/>
              <w:right w:w="90" w:type="dxa"/>
            </w:tcMar>
          </w:tcPr>
          <w:p w14:paraId="7336B332" w14:textId="77777777" w:rsidR="00847C0D" w:rsidRDefault="00CC3326">
            <w:pPr>
              <w:rPr>
                <w:del w:id="30130" w:author="Vitor Oliveira" w:date="2026-10-11T04:00:00Z"/>
              </w:rPr>
            </w:pPr>
            <w:del w:id="30129" w:author="Vitor Oliveira" w:date="2026-10-11T04:00:00Z">
              <w:r>
                <w:rPr>
                  <w:sz w:val="20"/>
                  <w:szCs w:val="20"/>
                  <w:lang w:val="pt-BR"/>
                </w:rPr>
                <w:delText>Uma única telemetria por decisão; mensagem malformada descartada</w:delText>
              </w:r>
            </w:del>
          </w:p>
        </w:tc>
      </w:tr>
      <w:tr w:rsidR="00E01C3A" w:rsidRPr="00CE1B46" w14:paraId="470CE3C4" w14:textId="77777777">
        <w:trPr>
          <w:del w:id="30131" w:author="Vitor Oliveira" w:date="2026-10-11T04:00:00Z"/>
        </w:trPr>
        <w:tc>
          <w:tcPr>
            <w:tcW w:w="850" w:type="dxa"/>
            <w:tcMar>
              <w:top w:w="70" w:type="dxa"/>
              <w:left w:w="90" w:type="dxa"/>
              <w:bottom w:w="70" w:type="dxa"/>
              <w:right w:w="90" w:type="dxa"/>
            </w:tcMar>
          </w:tcPr>
          <w:p w14:paraId="60F2BD8D" w14:textId="77777777" w:rsidR="00847C0D" w:rsidRDefault="00CC3326">
            <w:pPr>
              <w:rPr>
                <w:del w:id="30133" w:author="Vitor Oliveira" w:date="2026-10-11T04:00:00Z"/>
              </w:rPr>
            </w:pPr>
            <w:del w:id="30132" w:author="Vitor Oliveira" w:date="2026-10-11T04:00:00Z">
              <w:r>
                <w:rPr>
                  <w:sz w:val="20"/>
                  <w:szCs w:val="20"/>
                </w:rPr>
                <w:delText>CT10</w:delText>
              </w:r>
            </w:del>
          </w:p>
        </w:tc>
        <w:tc>
          <w:tcPr>
            <w:tcW w:w="3500" w:type="dxa"/>
            <w:tcMar>
              <w:top w:w="70" w:type="dxa"/>
              <w:left w:w="90" w:type="dxa"/>
              <w:bottom w:w="70" w:type="dxa"/>
              <w:right w:w="90" w:type="dxa"/>
            </w:tcMar>
          </w:tcPr>
          <w:p w14:paraId="5B5EA57C" w14:textId="77777777" w:rsidR="00847C0D" w:rsidRDefault="00CC3326">
            <w:pPr>
              <w:rPr>
                <w:del w:id="30135" w:author="Vitor Oliveira" w:date="2026-10-11T04:00:00Z"/>
              </w:rPr>
            </w:pPr>
            <w:del w:id="30134" w:author="Vitor Oliveira" w:date="2026-10-11T04:00:00Z">
              <w:r>
                <w:rPr>
                  <w:sz w:val="20"/>
                  <w:szCs w:val="20"/>
                  <w:lang w:val="pt-BR"/>
                </w:rPr>
                <w:delText>RF09</w:delText>
              </w:r>
            </w:del>
          </w:p>
        </w:tc>
        <w:tc>
          <w:tcPr>
            <w:tcW w:w="1750" w:type="dxa"/>
            <w:tcMar>
              <w:top w:w="70" w:type="dxa"/>
              <w:left w:w="90" w:type="dxa"/>
              <w:bottom w:w="70" w:type="dxa"/>
              <w:right w:w="90" w:type="dxa"/>
            </w:tcMar>
          </w:tcPr>
          <w:p w14:paraId="58FF6907" w14:textId="77777777" w:rsidR="00847C0D" w:rsidRDefault="00CC3326">
            <w:pPr>
              <w:rPr>
                <w:del w:id="30137" w:author="Vitor Oliveira" w:date="2026-10-11T04:00:00Z"/>
              </w:rPr>
            </w:pPr>
            <w:del w:id="30136" w:author="Vitor Oliveira" w:date="2026-10-11T04:00:00Z">
              <w:r>
                <w:rPr>
                  <w:sz w:val="20"/>
                  <w:szCs w:val="20"/>
                </w:rPr>
                <w:delText>Classe lida da tabela; classe não dimerizável; classes P3 e P4</w:delText>
              </w:r>
            </w:del>
          </w:p>
        </w:tc>
        <w:tc>
          <w:tcPr>
            <w:tcW w:w="2971" w:type="dxa"/>
            <w:tcMar>
              <w:top w:w="70" w:type="dxa"/>
              <w:left w:w="90" w:type="dxa"/>
              <w:bottom w:w="70" w:type="dxa"/>
              <w:right w:w="90" w:type="dxa"/>
            </w:tcMar>
          </w:tcPr>
          <w:p w14:paraId="596D095C" w14:textId="77777777" w:rsidR="00847C0D" w:rsidRDefault="00CC3326">
            <w:pPr>
              <w:rPr>
                <w:del w:id="30139" w:author="Vitor Oliveira" w:date="2026-10-11T04:00:00Z"/>
              </w:rPr>
            </w:pPr>
            <w:del w:id="30138" w:author="Vitor Oliveira" w:date="2026-10-11T04:00:00Z">
              <w:r>
                <w:rPr>
                  <w:sz w:val="20"/>
                  <w:szCs w:val="20"/>
                  <w:lang w:val="pt-BR"/>
                </w:rPr>
                <w:delText>Critério de P3 igual ao da tabela; piso pleno para classe não dimerizável; degraus P3, P4 e P5 e P4, P5 e P6 lidos da tabela</w:delText>
              </w:r>
            </w:del>
          </w:p>
        </w:tc>
      </w:tr>
      <w:tr w:rsidR="00E01C3A" w:rsidRPr="00CE1B46" w14:paraId="077280A6" w14:textId="77777777">
        <w:trPr>
          <w:del w:id="30140" w:author="Vitor Oliveira" w:date="2026-10-11T04:00:00Z"/>
        </w:trPr>
        <w:tc>
          <w:tcPr>
            <w:tcW w:w="850" w:type="dxa"/>
            <w:tcMar>
              <w:top w:w="70" w:type="dxa"/>
              <w:left w:w="90" w:type="dxa"/>
              <w:bottom w:w="70" w:type="dxa"/>
              <w:right w:w="90" w:type="dxa"/>
            </w:tcMar>
          </w:tcPr>
          <w:p w14:paraId="548AABC5" w14:textId="77777777" w:rsidR="00847C0D" w:rsidRDefault="00CC3326">
            <w:pPr>
              <w:rPr>
                <w:del w:id="30142" w:author="Vitor Oliveira" w:date="2026-10-11T04:00:00Z"/>
              </w:rPr>
            </w:pPr>
            <w:del w:id="30141" w:author="Vitor Oliveira" w:date="2026-10-11T04:00:00Z">
              <w:r>
                <w:rPr>
                  <w:sz w:val="20"/>
                  <w:szCs w:val="20"/>
                </w:rPr>
                <w:delText>CT11</w:delText>
              </w:r>
            </w:del>
          </w:p>
        </w:tc>
        <w:tc>
          <w:tcPr>
            <w:tcW w:w="3500" w:type="dxa"/>
            <w:tcMar>
              <w:top w:w="70" w:type="dxa"/>
              <w:left w:w="90" w:type="dxa"/>
              <w:bottom w:w="70" w:type="dxa"/>
              <w:right w:w="90" w:type="dxa"/>
            </w:tcMar>
          </w:tcPr>
          <w:p w14:paraId="66EC8F0A" w14:textId="77777777" w:rsidR="00847C0D" w:rsidRDefault="00CC3326">
            <w:pPr>
              <w:rPr>
                <w:del w:id="30144" w:author="Vitor Oliveira" w:date="2026-10-11T04:00:00Z"/>
              </w:rPr>
            </w:pPr>
            <w:del w:id="30143" w:author="Vitor Oliveira" w:date="2026-10-11T04:00:00Z">
              <w:r>
                <w:rPr>
                  <w:sz w:val="20"/>
                  <w:szCs w:val="20"/>
                  <w:lang w:val="pt-BR"/>
                </w:rPr>
                <w:delText>RF10</w:delText>
              </w:r>
            </w:del>
          </w:p>
        </w:tc>
        <w:tc>
          <w:tcPr>
            <w:tcW w:w="1750" w:type="dxa"/>
            <w:tcMar>
              <w:top w:w="70" w:type="dxa"/>
              <w:left w:w="90" w:type="dxa"/>
              <w:bottom w:w="70" w:type="dxa"/>
              <w:right w:w="90" w:type="dxa"/>
            </w:tcMar>
          </w:tcPr>
          <w:p w14:paraId="1C3850BF" w14:textId="77777777" w:rsidR="00847C0D" w:rsidRDefault="00CC3326">
            <w:pPr>
              <w:rPr>
                <w:del w:id="30146" w:author="Vitor Oliveira" w:date="2026-10-11T04:00:00Z"/>
              </w:rPr>
            </w:pPr>
            <w:del w:id="30145" w:author="Vitor Oliveira" w:date="2026-10-11T04:00:00Z">
              <w:r>
                <w:rPr>
                  <w:sz w:val="20"/>
                  <w:szCs w:val="20"/>
                </w:rPr>
                <w:delText>Mesma suíte executada duas vezes</w:delText>
              </w:r>
            </w:del>
          </w:p>
        </w:tc>
        <w:tc>
          <w:tcPr>
            <w:tcW w:w="2971" w:type="dxa"/>
            <w:tcMar>
              <w:top w:w="70" w:type="dxa"/>
              <w:left w:w="90" w:type="dxa"/>
              <w:bottom w:w="70" w:type="dxa"/>
              <w:right w:w="90" w:type="dxa"/>
            </w:tcMar>
          </w:tcPr>
          <w:p w14:paraId="377E6842" w14:textId="77777777" w:rsidR="00847C0D" w:rsidRDefault="00CC3326">
            <w:pPr>
              <w:rPr>
                <w:del w:id="30148" w:author="Vitor Oliveira" w:date="2026-10-11T04:00:00Z"/>
              </w:rPr>
            </w:pPr>
            <w:del w:id="30147" w:author="Vitor Oliveira" w:date="2026-10-11T04:00:00Z">
              <w:r>
                <w:rPr>
                  <w:sz w:val="20"/>
                  <w:szCs w:val="20"/>
                  <w:lang w:val="pt-BR"/>
                </w:rPr>
                <w:delText>Cada execução enxerga só os próprios eventos; resultados idênticos</w:delText>
              </w:r>
            </w:del>
          </w:p>
        </w:tc>
      </w:tr>
      <w:tr w:rsidR="00E01C3A" w:rsidRPr="00CE1B46" w14:paraId="5E282AD1" w14:textId="77777777">
        <w:trPr>
          <w:del w:id="30149" w:author="Vitor Oliveira" w:date="2026-10-11T04:00:00Z"/>
        </w:trPr>
        <w:tc>
          <w:tcPr>
            <w:tcW w:w="850" w:type="dxa"/>
            <w:tcMar>
              <w:top w:w="70" w:type="dxa"/>
              <w:left w:w="90" w:type="dxa"/>
              <w:bottom w:w="70" w:type="dxa"/>
              <w:right w:w="90" w:type="dxa"/>
            </w:tcMar>
          </w:tcPr>
          <w:p w14:paraId="4EBE1D85" w14:textId="77777777" w:rsidR="00847C0D" w:rsidRDefault="00CC3326">
            <w:pPr>
              <w:rPr>
                <w:del w:id="30151" w:author="Vitor Oliveira" w:date="2026-10-11T04:00:00Z"/>
              </w:rPr>
            </w:pPr>
            <w:del w:id="30150" w:author="Vitor Oliveira" w:date="2026-10-11T04:00:00Z">
              <w:r>
                <w:rPr>
                  <w:sz w:val="20"/>
                  <w:szCs w:val="20"/>
                </w:rPr>
                <w:delText>CT12</w:delText>
              </w:r>
            </w:del>
          </w:p>
        </w:tc>
        <w:tc>
          <w:tcPr>
            <w:tcW w:w="3500" w:type="dxa"/>
            <w:tcMar>
              <w:top w:w="70" w:type="dxa"/>
              <w:left w:w="90" w:type="dxa"/>
              <w:bottom w:w="70" w:type="dxa"/>
              <w:right w:w="90" w:type="dxa"/>
            </w:tcMar>
          </w:tcPr>
          <w:p w14:paraId="6E7F6083" w14:textId="77777777" w:rsidR="00847C0D" w:rsidRDefault="00CC3326">
            <w:pPr>
              <w:rPr>
                <w:del w:id="30153" w:author="Vitor Oliveira" w:date="2026-10-11T04:00:00Z"/>
              </w:rPr>
            </w:pPr>
            <w:del w:id="30152" w:author="Vitor Oliveira" w:date="2026-10-11T04:00:00Z">
              <w:r>
                <w:rPr>
                  <w:sz w:val="20"/>
                  <w:szCs w:val="20"/>
                  <w:lang w:val="pt-BR"/>
                </w:rPr>
                <w:delText>RF11</w:delText>
              </w:r>
            </w:del>
          </w:p>
        </w:tc>
        <w:tc>
          <w:tcPr>
            <w:tcW w:w="1750" w:type="dxa"/>
            <w:tcMar>
              <w:top w:w="70" w:type="dxa"/>
              <w:left w:w="90" w:type="dxa"/>
              <w:bottom w:w="70" w:type="dxa"/>
              <w:right w:w="90" w:type="dxa"/>
            </w:tcMar>
          </w:tcPr>
          <w:p w14:paraId="27A682B1" w14:textId="77777777" w:rsidR="00847C0D" w:rsidRDefault="00CC3326">
            <w:pPr>
              <w:rPr>
                <w:del w:id="30155" w:author="Vitor Oliveira" w:date="2026-10-11T04:00:00Z"/>
              </w:rPr>
            </w:pPr>
            <w:del w:id="30154" w:author="Vitor Oliveira" w:date="2026-10-11T04:00:00Z">
              <w:r>
                <w:rPr>
                  <w:sz w:val="20"/>
                  <w:szCs w:val="20"/>
                </w:rPr>
                <w:delText>Leituras na residual com comando não nulo; divergência persistente; leitura isolada fora da tolerância</w:delText>
              </w:r>
            </w:del>
          </w:p>
        </w:tc>
        <w:tc>
          <w:tcPr>
            <w:tcW w:w="2971" w:type="dxa"/>
            <w:tcMar>
              <w:top w:w="70" w:type="dxa"/>
              <w:left w:w="90" w:type="dxa"/>
              <w:bottom w:w="70" w:type="dxa"/>
              <w:right w:w="90" w:type="dxa"/>
            </w:tcMar>
          </w:tcPr>
          <w:p w14:paraId="39F098F1" w14:textId="77777777" w:rsidR="00847C0D" w:rsidRDefault="00CC3326">
            <w:pPr>
              <w:rPr>
                <w:del w:id="30157" w:author="Vitor Oliveira" w:date="2026-10-11T04:00:00Z"/>
              </w:rPr>
            </w:pPr>
            <w:del w:id="30156" w:author="Vitor Oliveira" w:date="2026-10-11T04:00:00Z">
              <w:r>
                <w:rPr>
                  <w:sz w:val="20"/>
                  <w:szCs w:val="20"/>
                  <w:lang w:val="pt-BR"/>
                </w:rPr>
                <w:delText>Falha total após três ciclos; perda de controle após doze; leitura isolada não alerta; tolerância nunca abaixo da resolução</w:delText>
              </w:r>
            </w:del>
          </w:p>
        </w:tc>
      </w:tr>
      <w:tr w:rsidR="00E01C3A" w:rsidRPr="00CE1B46" w14:paraId="64FA3329" w14:textId="77777777">
        <w:trPr>
          <w:del w:id="30158" w:author="Vitor Oliveira" w:date="2026-10-11T04:00:00Z"/>
        </w:trPr>
        <w:tc>
          <w:tcPr>
            <w:tcW w:w="850" w:type="dxa"/>
            <w:tcMar>
              <w:top w:w="70" w:type="dxa"/>
              <w:left w:w="90" w:type="dxa"/>
              <w:bottom w:w="70" w:type="dxa"/>
              <w:right w:w="90" w:type="dxa"/>
            </w:tcMar>
          </w:tcPr>
          <w:p w14:paraId="45FF88E4" w14:textId="77777777" w:rsidR="00847C0D" w:rsidRDefault="00CC3326">
            <w:pPr>
              <w:rPr>
                <w:del w:id="30160" w:author="Vitor Oliveira" w:date="2026-10-11T04:00:00Z"/>
              </w:rPr>
            </w:pPr>
            <w:del w:id="30159" w:author="Vitor Oliveira" w:date="2026-10-11T04:00:00Z">
              <w:r>
                <w:rPr>
                  <w:sz w:val="20"/>
                  <w:szCs w:val="20"/>
                </w:rPr>
                <w:delText>CT13</w:delText>
              </w:r>
            </w:del>
          </w:p>
        </w:tc>
        <w:tc>
          <w:tcPr>
            <w:tcW w:w="3500" w:type="dxa"/>
            <w:tcMar>
              <w:top w:w="70" w:type="dxa"/>
              <w:left w:w="90" w:type="dxa"/>
              <w:bottom w:w="70" w:type="dxa"/>
              <w:right w:w="90" w:type="dxa"/>
            </w:tcMar>
          </w:tcPr>
          <w:p w14:paraId="77335B0E" w14:textId="77777777" w:rsidR="00847C0D" w:rsidRDefault="00CC3326">
            <w:pPr>
              <w:rPr>
                <w:del w:id="30162" w:author="Vitor Oliveira" w:date="2026-10-11T04:00:00Z"/>
              </w:rPr>
            </w:pPr>
            <w:del w:id="30161" w:author="Vitor Oliveira" w:date="2026-10-11T04:00:00Z">
              <w:r>
                <w:rPr>
                  <w:sz w:val="20"/>
                  <w:szCs w:val="20"/>
                  <w:lang w:val="pt-BR"/>
                </w:rPr>
                <w:delText>RF12</w:delText>
              </w:r>
            </w:del>
          </w:p>
        </w:tc>
        <w:tc>
          <w:tcPr>
            <w:tcW w:w="1750" w:type="dxa"/>
            <w:tcMar>
              <w:top w:w="70" w:type="dxa"/>
              <w:left w:w="90" w:type="dxa"/>
              <w:bottom w:w="70" w:type="dxa"/>
              <w:right w:w="90" w:type="dxa"/>
            </w:tcMar>
          </w:tcPr>
          <w:p w14:paraId="08392C30" w14:textId="77777777" w:rsidR="00847C0D" w:rsidRDefault="00CC3326">
            <w:pPr>
              <w:rPr>
                <w:del w:id="30164" w:author="Vitor Oliveira" w:date="2026-10-11T04:00:00Z"/>
              </w:rPr>
            </w:pPr>
            <w:del w:id="30163" w:author="Vitor Oliveira" w:date="2026-10-11T04:00:00Z">
              <w:r>
                <w:rPr>
                  <w:sz w:val="20"/>
                  <w:szCs w:val="20"/>
                </w:rPr>
                <w:delText>Descida de P3 a P5 em cinco minutos, a 40 W e a 440 W</w:delText>
              </w:r>
            </w:del>
          </w:p>
        </w:tc>
        <w:tc>
          <w:tcPr>
            <w:tcW w:w="2971" w:type="dxa"/>
            <w:tcMar>
              <w:top w:w="70" w:type="dxa"/>
              <w:left w:w="90" w:type="dxa"/>
              <w:bottom w:w="70" w:type="dxa"/>
              <w:right w:w="90" w:type="dxa"/>
            </w:tcMar>
          </w:tcPr>
          <w:p w14:paraId="1460E9E8" w14:textId="77777777" w:rsidR="00847C0D" w:rsidRDefault="00CC3326">
            <w:pPr>
              <w:rPr>
                <w:del w:id="30166" w:author="Vitor Oliveira" w:date="2026-10-11T04:00:00Z"/>
              </w:rPr>
            </w:pPr>
            <w:del w:id="30165" w:author="Vitor Oliveira" w:date="2026-10-11T04:00:00Z">
              <w:r>
                <w:rPr>
                  <w:sz w:val="20"/>
                  <w:szCs w:val="20"/>
                  <w:lang w:val="pt-BR"/>
                </w:rPr>
                <w:delText>2,50 Wh a 40 W; razão entre regimes independente da potência</w:delText>
              </w:r>
            </w:del>
          </w:p>
        </w:tc>
      </w:tr>
      <w:tr w:rsidR="00E01C3A" w:rsidRPr="00CE1B46" w14:paraId="635331A1" w14:textId="77777777">
        <w:trPr>
          <w:del w:id="30167" w:author="Vitor Oliveira" w:date="2026-10-11T04:00:00Z"/>
        </w:trPr>
        <w:tc>
          <w:tcPr>
            <w:tcW w:w="850" w:type="dxa"/>
            <w:tcMar>
              <w:top w:w="70" w:type="dxa"/>
              <w:left w:w="90" w:type="dxa"/>
              <w:bottom w:w="70" w:type="dxa"/>
              <w:right w:w="90" w:type="dxa"/>
            </w:tcMar>
          </w:tcPr>
          <w:p w14:paraId="6D89897A" w14:textId="77777777" w:rsidR="00847C0D" w:rsidRDefault="00CC3326">
            <w:pPr>
              <w:rPr>
                <w:del w:id="30169" w:author="Vitor Oliveira" w:date="2026-10-11T04:00:00Z"/>
              </w:rPr>
            </w:pPr>
            <w:del w:id="30168" w:author="Vitor Oliveira" w:date="2026-10-11T04:00:00Z">
              <w:r>
                <w:rPr>
                  <w:sz w:val="20"/>
                  <w:szCs w:val="20"/>
                </w:rPr>
                <w:delText>CT14</w:delText>
              </w:r>
            </w:del>
          </w:p>
        </w:tc>
        <w:tc>
          <w:tcPr>
            <w:tcW w:w="3500" w:type="dxa"/>
            <w:tcMar>
              <w:top w:w="70" w:type="dxa"/>
              <w:left w:w="90" w:type="dxa"/>
              <w:bottom w:w="70" w:type="dxa"/>
              <w:right w:w="90" w:type="dxa"/>
            </w:tcMar>
          </w:tcPr>
          <w:p w14:paraId="506C0880" w14:textId="77777777" w:rsidR="00847C0D" w:rsidRDefault="00CC3326">
            <w:pPr>
              <w:rPr>
                <w:del w:id="30171" w:author="Vitor Oliveira" w:date="2026-10-11T04:00:00Z"/>
              </w:rPr>
            </w:pPr>
            <w:del w:id="30170" w:author="Vitor Oliveira" w:date="2026-10-11T04:00:00Z">
              <w:r>
                <w:rPr>
                  <w:sz w:val="20"/>
                  <w:szCs w:val="20"/>
                  <w:lang w:val="pt-BR"/>
                </w:rPr>
                <w:delText>RF08</w:delText>
              </w:r>
            </w:del>
          </w:p>
        </w:tc>
        <w:tc>
          <w:tcPr>
            <w:tcW w:w="1750" w:type="dxa"/>
            <w:tcMar>
              <w:top w:w="70" w:type="dxa"/>
              <w:left w:w="90" w:type="dxa"/>
              <w:bottom w:w="70" w:type="dxa"/>
              <w:right w:w="90" w:type="dxa"/>
            </w:tcMar>
          </w:tcPr>
          <w:p w14:paraId="5B8F0804" w14:textId="77777777" w:rsidR="00847C0D" w:rsidRDefault="00CC3326">
            <w:pPr>
              <w:rPr>
                <w:del w:id="30173" w:author="Vitor Oliveira" w:date="2026-10-11T04:00:00Z"/>
              </w:rPr>
            </w:pPr>
            <w:del w:id="30172" w:author="Vitor Oliveira" w:date="2026-10-11T04:00:00Z">
              <w:r>
                <w:rPr>
                  <w:sz w:val="20"/>
                  <w:szCs w:val="20"/>
                </w:rPr>
                <w:delText>Consultas de decisões, pontos, trechos, alertas, energia e explicação de uma leitura</w:delText>
              </w:r>
            </w:del>
          </w:p>
        </w:tc>
        <w:tc>
          <w:tcPr>
            <w:tcW w:w="2971" w:type="dxa"/>
            <w:tcMar>
              <w:top w:w="70" w:type="dxa"/>
              <w:left w:w="90" w:type="dxa"/>
              <w:bottom w:w="70" w:type="dxa"/>
              <w:right w:w="90" w:type="dxa"/>
            </w:tcMar>
          </w:tcPr>
          <w:p w14:paraId="1933626A" w14:textId="77777777" w:rsidR="00847C0D" w:rsidRDefault="00CC3326">
            <w:pPr>
              <w:rPr>
                <w:del w:id="30175" w:author="Vitor Oliveira" w:date="2026-10-11T04:00:00Z"/>
              </w:rPr>
            </w:pPr>
            <w:del w:id="30174" w:author="Vitor Oliveira" w:date="2026-10-11T04:00:00Z">
              <w:r>
                <w:rPr>
                  <w:sz w:val="20"/>
                  <w:szCs w:val="20"/>
                  <w:lang w:val="pt-BR"/>
                </w:rPr>
                <w:delText>Cadeia de auditoria com as regras ativadas, estado do ponto, trechos associados e alertas abertos; cabeçalhos para a origem do painel</w:delText>
              </w:r>
            </w:del>
          </w:p>
        </w:tc>
      </w:tr>
      <w:tr w:rsidR="00E01C3A" w:rsidRPr="00CE1B46" w14:paraId="3AB3F0FC" w14:textId="77777777">
        <w:trPr>
          <w:del w:id="30176" w:author="Vitor Oliveira" w:date="2026-10-11T04:00:00Z"/>
        </w:trPr>
        <w:tc>
          <w:tcPr>
            <w:tcW w:w="850" w:type="dxa"/>
            <w:tcMar>
              <w:top w:w="70" w:type="dxa"/>
              <w:left w:w="90" w:type="dxa"/>
              <w:bottom w:w="70" w:type="dxa"/>
              <w:right w:w="90" w:type="dxa"/>
            </w:tcMar>
          </w:tcPr>
          <w:p w14:paraId="09A3E561" w14:textId="77777777" w:rsidR="00847C0D" w:rsidRDefault="00CC3326">
            <w:pPr>
              <w:rPr>
                <w:del w:id="30178" w:author="Vitor Oliveira" w:date="2026-10-11T04:00:00Z"/>
              </w:rPr>
            </w:pPr>
            <w:del w:id="30177" w:author="Vitor Oliveira" w:date="2026-10-11T04:00:00Z">
              <w:r>
                <w:rPr>
                  <w:sz w:val="20"/>
                  <w:szCs w:val="20"/>
                </w:rPr>
                <w:delText>CT15</w:delText>
              </w:r>
            </w:del>
          </w:p>
        </w:tc>
        <w:tc>
          <w:tcPr>
            <w:tcW w:w="3500" w:type="dxa"/>
            <w:tcMar>
              <w:top w:w="70" w:type="dxa"/>
              <w:left w:w="90" w:type="dxa"/>
              <w:bottom w:w="70" w:type="dxa"/>
              <w:right w:w="90" w:type="dxa"/>
            </w:tcMar>
          </w:tcPr>
          <w:p w14:paraId="6FA35F53" w14:textId="77777777" w:rsidR="00847C0D" w:rsidRDefault="00CC3326">
            <w:pPr>
              <w:rPr>
                <w:del w:id="30180" w:author="Vitor Oliveira" w:date="2026-10-11T04:00:00Z"/>
              </w:rPr>
            </w:pPr>
            <w:del w:id="30179" w:author="Vitor Oliveira" w:date="2026-10-11T04:00:00Z">
              <w:r>
                <w:rPr>
                  <w:sz w:val="20"/>
                  <w:szCs w:val="20"/>
                  <w:lang w:val="pt-BR"/>
                </w:rPr>
                <w:delText>RF05, RF06</w:delText>
              </w:r>
            </w:del>
          </w:p>
        </w:tc>
        <w:tc>
          <w:tcPr>
            <w:tcW w:w="1750" w:type="dxa"/>
            <w:tcMar>
              <w:top w:w="70" w:type="dxa"/>
              <w:left w:w="90" w:type="dxa"/>
              <w:bottom w:w="70" w:type="dxa"/>
              <w:right w:w="90" w:type="dxa"/>
            </w:tcMar>
          </w:tcPr>
          <w:p w14:paraId="698CEFFB" w14:textId="77777777" w:rsidR="00847C0D" w:rsidRDefault="00CC3326">
            <w:pPr>
              <w:rPr>
                <w:del w:id="30182" w:author="Vitor Oliveira" w:date="2026-10-11T04:00:00Z"/>
              </w:rPr>
            </w:pPr>
            <w:del w:id="30181" w:author="Vitor Oliveira" w:date="2026-10-11T04:00:00Z">
              <w:r>
                <w:rPr>
                  <w:sz w:val="20"/>
                  <w:szCs w:val="20"/>
                </w:rPr>
                <w:delText>Nó na bancada, fluxo completo com evento publicado</w:delText>
              </w:r>
            </w:del>
          </w:p>
        </w:tc>
        <w:tc>
          <w:tcPr>
            <w:tcW w:w="2971" w:type="dxa"/>
            <w:tcMar>
              <w:top w:w="70" w:type="dxa"/>
              <w:left w:w="90" w:type="dxa"/>
              <w:bottom w:w="70" w:type="dxa"/>
              <w:right w:w="90" w:type="dxa"/>
            </w:tcMar>
          </w:tcPr>
          <w:p w14:paraId="5EDF61B3" w14:textId="77777777" w:rsidR="00847C0D" w:rsidRDefault="00CC3326">
            <w:pPr>
              <w:rPr>
                <w:del w:id="30184" w:author="Vitor Oliveira" w:date="2026-10-11T04:00:00Z"/>
              </w:rPr>
            </w:pPr>
            <w:del w:id="30183" w:author="Vitor Oliveira" w:date="2026-10-11T04:00:00Z">
              <w:r>
                <w:rPr>
                  <w:sz w:val="20"/>
                  <w:szCs w:val="20"/>
                  <w:lang w:val="pt-BR"/>
                </w:rPr>
                <w:delText>Ciclo de trabalho aplicado e iluminância medida correspondentes ao nível emitido</w:delText>
              </w:r>
            </w:del>
          </w:p>
        </w:tc>
      </w:tr>
      <w:tr w:rsidR="00E01C3A" w:rsidRPr="00CE1B46" w14:paraId="06843397" w14:textId="77777777">
        <w:trPr>
          <w:del w:id="30185" w:author="Vitor Oliveira" w:date="2026-10-11T04:00:00Z"/>
        </w:trPr>
        <w:tc>
          <w:tcPr>
            <w:tcW w:w="850" w:type="dxa"/>
            <w:tcMar>
              <w:top w:w="70" w:type="dxa"/>
              <w:left w:w="90" w:type="dxa"/>
              <w:bottom w:w="70" w:type="dxa"/>
              <w:right w:w="90" w:type="dxa"/>
            </w:tcMar>
          </w:tcPr>
          <w:p w14:paraId="2430CF09" w14:textId="77777777" w:rsidR="00847C0D" w:rsidRDefault="00CC3326">
            <w:pPr>
              <w:rPr>
                <w:del w:id="30187" w:author="Vitor Oliveira" w:date="2026-10-11T04:00:00Z"/>
              </w:rPr>
            </w:pPr>
            <w:del w:id="30186" w:author="Vitor Oliveira" w:date="2026-10-11T04:00:00Z">
              <w:r>
                <w:rPr>
                  <w:sz w:val="20"/>
                  <w:szCs w:val="20"/>
                </w:rPr>
                <w:delText>CT16</w:delText>
              </w:r>
            </w:del>
          </w:p>
        </w:tc>
        <w:tc>
          <w:tcPr>
            <w:tcW w:w="3500" w:type="dxa"/>
            <w:tcMar>
              <w:top w:w="70" w:type="dxa"/>
              <w:left w:w="90" w:type="dxa"/>
              <w:bottom w:w="70" w:type="dxa"/>
              <w:right w:w="90" w:type="dxa"/>
            </w:tcMar>
          </w:tcPr>
          <w:p w14:paraId="7F835DCA" w14:textId="77777777" w:rsidR="00847C0D" w:rsidRDefault="00CC3326">
            <w:pPr>
              <w:rPr>
                <w:del w:id="30189" w:author="Vitor Oliveira" w:date="2026-10-11T04:00:00Z"/>
              </w:rPr>
            </w:pPr>
            <w:del w:id="30188" w:author="Vitor Oliveira" w:date="2026-10-11T04:00:00Z">
              <w:r>
                <w:rPr>
                  <w:sz w:val="20"/>
                  <w:szCs w:val="20"/>
                  <w:lang w:val="pt-BR"/>
                </w:rPr>
                <w:delText>RF11</w:delText>
              </w:r>
            </w:del>
          </w:p>
        </w:tc>
        <w:tc>
          <w:tcPr>
            <w:tcW w:w="1750" w:type="dxa"/>
            <w:tcMar>
              <w:top w:w="70" w:type="dxa"/>
              <w:left w:w="90" w:type="dxa"/>
              <w:bottom w:w="70" w:type="dxa"/>
              <w:right w:w="90" w:type="dxa"/>
            </w:tcMar>
          </w:tcPr>
          <w:p w14:paraId="6DB20032" w14:textId="77777777" w:rsidR="00847C0D" w:rsidRDefault="00CC3326">
            <w:pPr>
              <w:rPr>
                <w:del w:id="30191" w:author="Vitor Oliveira" w:date="2026-10-11T04:00:00Z"/>
              </w:rPr>
            </w:pPr>
            <w:del w:id="30190" w:author="Vitor Oliveira" w:date="2026-10-11T04:00:00Z">
              <w:r>
                <w:rPr>
                  <w:sz w:val="20"/>
                  <w:szCs w:val="20"/>
                </w:rPr>
                <w:delText>Ramo de 12 V desligado com comando não nulo</w:delText>
              </w:r>
            </w:del>
          </w:p>
        </w:tc>
        <w:tc>
          <w:tcPr>
            <w:tcW w:w="2971" w:type="dxa"/>
            <w:tcMar>
              <w:top w:w="70" w:type="dxa"/>
              <w:left w:w="90" w:type="dxa"/>
              <w:bottom w:w="70" w:type="dxa"/>
              <w:right w:w="90" w:type="dxa"/>
            </w:tcMar>
          </w:tcPr>
          <w:p w14:paraId="60BE7B11" w14:textId="77777777" w:rsidR="00847C0D" w:rsidRDefault="00CC3326">
            <w:pPr>
              <w:rPr>
                <w:del w:id="30193" w:author="Vitor Oliveira" w:date="2026-10-11T04:00:00Z"/>
              </w:rPr>
            </w:pPr>
            <w:del w:id="30192" w:author="Vitor Oliveira" w:date="2026-10-11T04:00:00Z">
              <w:r>
                <w:rPr>
                  <w:sz w:val="20"/>
                  <w:szCs w:val="20"/>
                  <w:lang w:val="pt-BR"/>
                </w:rPr>
                <w:delText>Alerta de falha total aberto e encerrado ao religar</w:delText>
              </w:r>
            </w:del>
          </w:p>
        </w:tc>
      </w:tr>
      <w:tr w:rsidR="00E01C3A" w:rsidRPr="00CE1B46" w14:paraId="14C4FB9D" w14:textId="77777777">
        <w:trPr>
          <w:del w:id="30194" w:author="Vitor Oliveira" w:date="2026-10-11T04:00:00Z"/>
        </w:trPr>
        <w:tc>
          <w:tcPr>
            <w:tcW w:w="850" w:type="dxa"/>
            <w:tcMar>
              <w:top w:w="70" w:type="dxa"/>
              <w:left w:w="90" w:type="dxa"/>
              <w:bottom w:w="70" w:type="dxa"/>
              <w:right w:w="90" w:type="dxa"/>
            </w:tcMar>
          </w:tcPr>
          <w:p w14:paraId="18BBD75D" w14:textId="77777777" w:rsidR="00847C0D" w:rsidRDefault="00CC3326">
            <w:pPr>
              <w:rPr>
                <w:del w:id="30196" w:author="Vitor Oliveira" w:date="2026-10-11T04:00:00Z"/>
              </w:rPr>
            </w:pPr>
            <w:del w:id="30195" w:author="Vitor Oliveira" w:date="2026-10-11T04:00:00Z">
              <w:r>
                <w:rPr>
                  <w:sz w:val="20"/>
                  <w:szCs w:val="20"/>
                </w:rPr>
                <w:delText>CT17</w:delText>
              </w:r>
            </w:del>
          </w:p>
        </w:tc>
        <w:tc>
          <w:tcPr>
            <w:tcW w:w="3500" w:type="dxa"/>
            <w:tcMar>
              <w:top w:w="70" w:type="dxa"/>
              <w:left w:w="90" w:type="dxa"/>
              <w:bottom w:w="70" w:type="dxa"/>
              <w:right w:w="90" w:type="dxa"/>
            </w:tcMar>
          </w:tcPr>
          <w:p w14:paraId="7941C467" w14:textId="77777777" w:rsidR="00847C0D" w:rsidRDefault="00CC3326">
            <w:pPr>
              <w:rPr>
                <w:del w:id="30198" w:author="Vitor Oliveira" w:date="2026-10-11T04:00:00Z"/>
              </w:rPr>
            </w:pPr>
            <w:del w:id="30197" w:author="Vitor Oliveira" w:date="2026-10-11T04:00:00Z">
              <w:r>
                <w:rPr>
                  <w:sz w:val="20"/>
                  <w:szCs w:val="20"/>
                  <w:lang w:val="pt-BR"/>
                </w:rPr>
                <w:delText>RNF03</w:delText>
              </w:r>
            </w:del>
          </w:p>
        </w:tc>
        <w:tc>
          <w:tcPr>
            <w:tcW w:w="1750" w:type="dxa"/>
            <w:tcMar>
              <w:top w:w="70" w:type="dxa"/>
              <w:left w:w="90" w:type="dxa"/>
              <w:bottom w:w="70" w:type="dxa"/>
              <w:right w:w="90" w:type="dxa"/>
            </w:tcMar>
          </w:tcPr>
          <w:p w14:paraId="6B189768" w14:textId="77777777" w:rsidR="00847C0D" w:rsidRDefault="00CC3326">
            <w:pPr>
              <w:rPr>
                <w:del w:id="30200" w:author="Vitor Oliveira" w:date="2026-10-11T04:00:00Z"/>
              </w:rPr>
            </w:pPr>
            <w:del w:id="30199" w:author="Vitor Oliveira" w:date="2026-10-11T04:00:00Z">
              <w:r>
                <w:rPr>
                  <w:sz w:val="20"/>
                  <w:szCs w:val="20"/>
                </w:rPr>
                <w:delText>Evento publicado, com repetições independentes</w:delText>
              </w:r>
            </w:del>
          </w:p>
        </w:tc>
        <w:tc>
          <w:tcPr>
            <w:tcW w:w="2971" w:type="dxa"/>
            <w:tcMar>
              <w:top w:w="70" w:type="dxa"/>
              <w:left w:w="90" w:type="dxa"/>
              <w:bottom w:w="70" w:type="dxa"/>
              <w:right w:w="90" w:type="dxa"/>
            </w:tcMar>
          </w:tcPr>
          <w:p w14:paraId="29755184" w14:textId="77777777" w:rsidR="00847C0D" w:rsidRDefault="00CC3326">
            <w:pPr>
              <w:rPr>
                <w:del w:id="30202" w:author="Vitor Oliveira" w:date="2026-10-11T04:00:00Z"/>
              </w:rPr>
            </w:pPr>
            <w:del w:id="30201" w:author="Vitor Oliveira" w:date="2026-10-11T04:00:00Z">
              <w:r>
                <w:rPr>
                  <w:sz w:val="20"/>
                  <w:szCs w:val="20"/>
                  <w:lang w:val="pt-BR"/>
                </w:rPr>
                <w:delText xml:space="preserve">Latência inferior a 180 s em todas as repetições</w:delText>
              </w:r>
            </w:del>
          </w:p>
        </w:tc>
      </w:tr>
      <w:tr w:rsidR="00E01C3A" w:rsidRPr="00CE1B46" w14:paraId="015ED2E5" w14:textId="77777777">
        <w:trPr>
          <w:del w:id="30203" w:author="Vitor Oliveira" w:date="2026-10-11T04:00:00Z"/>
        </w:trPr>
        <w:tc>
          <w:tcPr>
            <w:tcW w:w="850" w:type="dxa"/>
            <w:tcMar>
              <w:top w:w="70" w:type="dxa"/>
              <w:left w:w="90" w:type="dxa"/>
              <w:bottom w:w="70" w:type="dxa"/>
              <w:right w:w="90" w:type="dxa"/>
            </w:tcMar>
          </w:tcPr>
          <w:p w14:paraId="63F57486" w14:textId="77777777" w:rsidR="00847C0D" w:rsidRDefault="00CC3326">
            <w:pPr>
              <w:rPr>
                <w:del w:id="30205" w:author="Vitor Oliveira" w:date="2026-10-11T04:00:00Z"/>
              </w:rPr>
            </w:pPr>
            <w:del w:id="30204" w:author="Vitor Oliveira" w:date="2026-10-11T04:00:00Z">
              <w:r>
                <w:rPr>
                  <w:sz w:val="20"/>
                  <w:szCs w:val="20"/>
                </w:rPr>
                <w:delText>CT18</w:delText>
              </w:r>
            </w:del>
          </w:p>
        </w:tc>
        <w:tc>
          <w:tcPr>
            <w:tcW w:w="3500" w:type="dxa"/>
            <w:tcMar>
              <w:top w:w="70" w:type="dxa"/>
              <w:left w:w="90" w:type="dxa"/>
              <w:bottom w:w="70" w:type="dxa"/>
              <w:right w:w="90" w:type="dxa"/>
            </w:tcMar>
          </w:tcPr>
          <w:p w14:paraId="5A842540" w14:textId="77777777" w:rsidR="00847C0D" w:rsidRDefault="00CC3326">
            <w:pPr>
              <w:rPr>
                <w:del w:id="30207" w:author="Vitor Oliveira" w:date="2026-10-11T04:00:00Z"/>
              </w:rPr>
            </w:pPr>
            <w:del w:id="30206" w:author="Vitor Oliveira" w:date="2026-10-11T04:00:00Z">
              <w:r>
                <w:rPr>
                  <w:sz w:val="20"/>
                  <w:szCs w:val="20"/>
                  <w:lang w:val="pt-BR"/>
                </w:rPr>
                <w:delText>RNF07</w:delText>
              </w:r>
            </w:del>
          </w:p>
        </w:tc>
        <w:tc>
          <w:tcPr>
            <w:tcW w:w="1750" w:type="dxa"/>
            <w:tcMar>
              <w:top w:w="70" w:type="dxa"/>
              <w:left w:w="90" w:type="dxa"/>
              <w:bottom w:w="70" w:type="dxa"/>
              <w:right w:w="90" w:type="dxa"/>
            </w:tcMar>
          </w:tcPr>
          <w:p w14:paraId="1A95E9A9" w14:textId="77777777" w:rsidR="00847C0D" w:rsidRDefault="00CC3326">
            <w:pPr>
              <w:rPr>
                <w:del w:id="30209" w:author="Vitor Oliveira" w:date="2026-10-11T04:00:00Z"/>
              </w:rPr>
            </w:pPr>
            <w:del w:id="30208" w:author="Vitor Oliveira" w:date="2026-10-11T04:00:00Z">
              <w:r>
                <w:rPr>
                  <w:sz w:val="20"/>
                  <w:szCs w:val="20"/>
                </w:rPr>
                <w:delText>Serviço interrompido com o nó no piso</w:delText>
              </w:r>
            </w:del>
          </w:p>
        </w:tc>
        <w:tc>
          <w:tcPr>
            <w:tcW w:w="2971" w:type="dxa"/>
            <w:tcMar>
              <w:top w:w="70" w:type="dxa"/>
              <w:left w:w="90" w:type="dxa"/>
              <w:bottom w:w="70" w:type="dxa"/>
              <w:right w:w="90" w:type="dxa"/>
            </w:tcMar>
          </w:tcPr>
          <w:p w14:paraId="0431B0F8" w14:textId="77777777" w:rsidR="00847C0D" w:rsidRDefault="00CC3326">
            <w:pPr>
              <w:rPr>
                <w:del w:id="30211" w:author="Vitor Oliveira" w:date="2026-10-11T04:00:00Z"/>
              </w:rPr>
            </w:pPr>
            <w:del w:id="30210" w:author="Vitor Oliveira" w:date="2026-10-11T04:00:00Z">
              <w:r>
                <w:rPr>
                  <w:sz w:val="20"/>
                  <w:szCs w:val="20"/>
                  <w:lang w:val="pt-BR"/>
                </w:rPr>
                <w:delText xml:space="preserve">Nó no pleno ao vencer a validade do último comando, medido pelo sensor</w:delText>
              </w:r>
            </w:del>
          </w:p>
        </w:tc>
      </w:tr>
      <w:tr w:rsidR="00E01C3A" w:rsidRPr="00CE1B46" w14:paraId="3FE9F9AE" w14:textId="77777777">
        <w:trPr>
          <w:del w:id="30212" w:author="Vitor Oliveira" w:date="2026-10-11T04:00:00Z"/>
        </w:trPr>
        <w:tc>
          <w:tcPr>
            <w:tcW w:w="850" w:type="dxa"/>
            <w:tcMar>
              <w:top w:w="70" w:type="dxa"/>
              <w:left w:w="90" w:type="dxa"/>
              <w:bottom w:w="70" w:type="dxa"/>
              <w:right w:w="90" w:type="dxa"/>
            </w:tcMar>
          </w:tcPr>
          <w:p w14:paraId="2DCD4288" w14:textId="77777777" w:rsidR="00847C0D" w:rsidRDefault="00CC3326">
            <w:pPr>
              <w:rPr>
                <w:del w:id="30214" w:author="Vitor Oliveira" w:date="2026-10-11T04:00:00Z"/>
              </w:rPr>
            </w:pPr>
            <w:del w:id="30213" w:author="Vitor Oliveira" w:date="2026-10-11T04:00:00Z">
              <w:r>
                <w:rPr>
                  <w:sz w:val="20"/>
                  <w:szCs w:val="20"/>
                </w:rPr>
                <w:delText>CT19</w:delText>
              </w:r>
            </w:del>
          </w:p>
        </w:tc>
        <w:tc>
          <w:tcPr>
            <w:tcW w:w="3500" w:type="dxa"/>
            <w:tcMar>
              <w:top w:w="70" w:type="dxa"/>
              <w:left w:w="90" w:type="dxa"/>
              <w:bottom w:w="70" w:type="dxa"/>
              <w:right w:w="90" w:type="dxa"/>
            </w:tcMar>
          </w:tcPr>
          <w:p w14:paraId="367E1CBF" w14:textId="77777777" w:rsidR="00847C0D" w:rsidRDefault="00CC3326">
            <w:pPr>
              <w:rPr>
                <w:del w:id="30216" w:author="Vitor Oliveira" w:date="2026-10-11T04:00:00Z"/>
              </w:rPr>
            </w:pPr>
            <w:del w:id="30215" w:author="Vitor Oliveira" w:date="2026-10-11T04:00:00Z">
              <w:r>
                <w:rPr>
                  <w:sz w:val="20"/>
                  <w:szCs w:val="20"/>
                  <w:lang w:val="pt-BR"/>
                </w:rPr>
                <w:delText>RNF06</w:delText>
              </w:r>
            </w:del>
          </w:p>
        </w:tc>
        <w:tc>
          <w:tcPr>
            <w:tcW w:w="1750" w:type="dxa"/>
            <w:tcMar>
              <w:top w:w="70" w:type="dxa"/>
              <w:left w:w="90" w:type="dxa"/>
              <w:bottom w:w="70" w:type="dxa"/>
              <w:right w:w="90" w:type="dxa"/>
            </w:tcMar>
          </w:tcPr>
          <w:p w14:paraId="1F21995A" w14:textId="77777777" w:rsidR="00847C0D" w:rsidRDefault="00CC3326">
            <w:pPr>
              <w:rPr>
                <w:del w:id="30218" w:author="Vitor Oliveira" w:date="2026-10-11T04:00:00Z"/>
              </w:rPr>
            </w:pPr>
            <w:del w:id="30217" w:author="Vitor Oliveira" w:date="2026-10-11T04:00:00Z">
              <w:r>
                <w:rPr>
                  <w:sz w:val="20"/>
                  <w:szCs w:val="20"/>
                </w:rPr>
                <w:delText>Conexão ao intermediário sem credencial e com credencial</w:delText>
              </w:r>
            </w:del>
          </w:p>
        </w:tc>
        <w:tc>
          <w:tcPr>
            <w:tcW w:w="2971" w:type="dxa"/>
            <w:tcMar>
              <w:top w:w="70" w:type="dxa"/>
              <w:left w:w="90" w:type="dxa"/>
              <w:bottom w:w="70" w:type="dxa"/>
              <w:right w:w="90" w:type="dxa"/>
            </w:tcMar>
          </w:tcPr>
          <w:p w14:paraId="6704D847" w14:textId="77777777" w:rsidR="00847C0D" w:rsidRDefault="00CC3326">
            <w:pPr>
              <w:rPr>
                <w:del w:id="30220" w:author="Vitor Oliveira" w:date="2026-10-11T04:00:00Z"/>
              </w:rPr>
            </w:pPr>
            <w:del w:id="30219" w:author="Vitor Oliveira" w:date="2026-10-11T04:00:00Z">
              <w:r>
                <w:rPr>
                  <w:sz w:val="20"/>
                  <w:szCs w:val="20"/>
                  <w:lang w:val="pt-BR"/>
                </w:rPr>
                <w:delText>Recusa sem credencial; canal cifrado negociado com credencial</w:delText>
              </w:r>
            </w:del>
          </w:p>
        </w:tc>
      </w:tr>
      <w:tr w:rsidR="00E01C3A" w:rsidRPr="00CE1B46" w14:paraId="350B30AC" w14:textId="77777777">
        <w:trPr>
          <w:del w:id="30221" w:author="Vitor Oliveira" w:date="2026-10-11T04:00:00Z"/>
        </w:trPr>
        <w:tc>
          <w:tcPr>
            <w:tcW w:w="850" w:type="dxa"/>
            <w:tcMar>
              <w:top w:w="70" w:type="dxa"/>
              <w:left w:w="90" w:type="dxa"/>
              <w:bottom w:w="70" w:type="dxa"/>
              <w:right w:w="90" w:type="dxa"/>
            </w:tcMar>
          </w:tcPr>
          <w:p w14:paraId="0E1C528B" w14:textId="77777777" w:rsidR="00847C0D" w:rsidRDefault="00CC3326">
            <w:pPr>
              <w:rPr>
                <w:del w:id="30223" w:author="Vitor Oliveira" w:date="2026-10-11T04:00:00Z"/>
              </w:rPr>
            </w:pPr>
            <w:del w:id="30222" w:author="Vitor Oliveira" w:date="2026-10-11T04:00:00Z">
              <w:r>
                <w:rPr>
                  <w:sz w:val="20"/>
                  <w:szCs w:val="20"/>
                </w:rPr>
                <w:delText>CT20</w:delText>
              </w:r>
            </w:del>
          </w:p>
        </w:tc>
        <w:tc>
          <w:tcPr>
            <w:tcW w:w="3500" w:type="dxa"/>
            <w:tcMar>
              <w:top w:w="70" w:type="dxa"/>
              <w:left w:w="90" w:type="dxa"/>
              <w:bottom w:w="70" w:type="dxa"/>
              <w:right w:w="90" w:type="dxa"/>
            </w:tcMar>
          </w:tcPr>
          <w:p w14:paraId="6F97592A" w14:textId="77777777" w:rsidR="00847C0D" w:rsidRDefault="00CC3326">
            <w:pPr>
              <w:rPr>
                <w:del w:id="30225" w:author="Vitor Oliveira" w:date="2026-10-11T04:00:00Z"/>
              </w:rPr>
            </w:pPr>
            <w:del w:id="30224" w:author="Vitor Oliveira" w:date="2026-10-11T04:00:00Z">
              <w:r>
                <w:rPr>
                  <w:sz w:val="20"/>
                  <w:szCs w:val="20"/>
                  <w:lang w:val="pt-BR"/>
                </w:rPr>
                <w:delText>RNF09</w:delText>
              </w:r>
            </w:del>
          </w:p>
        </w:tc>
        <w:tc>
          <w:tcPr>
            <w:tcW w:w="1750" w:type="dxa"/>
            <w:tcMar>
              <w:top w:w="70" w:type="dxa"/>
              <w:left w:w="90" w:type="dxa"/>
              <w:bottom w:w="70" w:type="dxa"/>
              <w:right w:w="90" w:type="dxa"/>
            </w:tcMar>
          </w:tcPr>
          <w:p w14:paraId="1C4482B7" w14:textId="77777777" w:rsidR="00847C0D" w:rsidRDefault="00CC3326">
            <w:pPr>
              <w:rPr>
                <w:del w:id="30228" w:author="Vitor Oliveira" w:date="2026-10-11T04:00:00Z"/>
              </w:rPr>
            </w:pPr>
            <w:del w:id="30226" w:author="Vitor Oliveira" w:date="2026-10-11T04:00:00Z">
              <w:r>
                <w:rPr>
                  <w:sz w:val="20"/>
                  <w:szCs w:val="20"/>
                </w:rPr>
                <w:delText xml:space="preserve">Segundo ponto de luz cadastrado, com </w:delText>
              </w:r>
            </w:del>
            <w:del w:id="30227" w:author="Vitor Oliveira" w:date="2026-10-11T04:00:00Z">
              <w:r>
                <w:rPr>
                  <w:sz w:val="20"/>
                  <w:szCs w:val="20"/>
                </w:rPr>
                <w:delText>segundo assinante</w:delText>
              </w:r>
            </w:del>
          </w:p>
        </w:tc>
        <w:tc>
          <w:tcPr>
            <w:tcW w:w="2971" w:type="dxa"/>
            <w:tcMar>
              <w:top w:w="70" w:type="dxa"/>
              <w:left w:w="90" w:type="dxa"/>
              <w:bottom w:w="70" w:type="dxa"/>
              <w:right w:w="90" w:type="dxa"/>
            </w:tcMar>
          </w:tcPr>
          <w:p w14:paraId="0B577409" w14:textId="77777777" w:rsidR="00847C0D" w:rsidRDefault="00CC3326">
            <w:pPr>
              <w:rPr>
                <w:del w:id="30230" w:author="Vitor Oliveira" w:date="2026-10-11T04:00:00Z"/>
              </w:rPr>
            </w:pPr>
            <w:del w:id="30229" w:author="Vitor Oliveira" w:date="2026-10-11T04:00:00Z">
              <w:r>
                <w:rPr>
                  <w:sz w:val="20"/>
                  <w:szCs w:val="20"/>
                  <w:lang w:val="pt-BR"/>
                </w:rPr>
                <w:delText>Comandado sem alteração do código do serviço</w:delText>
              </w:r>
            </w:del>
          </w:p>
        </w:tc>
      </w:tr>
    </w:tbl>
    <w:p w14:paraId="09570131" w14:textId="77777777" w:rsidR="00847C0D" w:rsidRDefault="00CC3326">
      <w:pPr>
        <w:spacing w:before="130" w:after="260"/>
        <w:rPr>
          <w:del w:id="30232" w:author="Vitor Oliveira" w:date="2026-10-11T04:00:00Z"/>
        </w:rPr>
      </w:pPr>
      <w:del w:id="30231" w:author="Vitor Oliveira" w:date="2026-10-11T04:00:00Z">
        <w:r>
          <w:rPr>
            <w:sz w:val="20"/>
            <w:szCs w:val="20"/>
            <w:lang w:val="pt-BR"/>
          </w:rPr>
          <w:delText>Fonte: Elaborado pelos autores (2026).</w:delText>
        </w:r>
      </w:del>
    </w:p>
    <w:p w14:paraId="69D56BF2" w14:textId="77777777" w:rsidR="00E01C3A" w:rsidRDefault="00CC3326">
      <w:pPr>
        <w:pStyle w:val="Heading2"/>
        <w:spacing w:before="360" w:after="240" w:line="360" w:lineRule="auto"/>
        <w:rPr>
          <w:del w:id="30234" w:author="Vitor Oliveira" w:date="2026-10-11T04:00:00Z"/>
          <w:lang w:val="pt-BR"/>
        </w:rPr>
      </w:pPr>
      <w:del w:id="30233" w:author="Vitor Oliveira" w:date="2026-10-11T04:00:00Z">
        <w:r>
          <w:rPr>
            <w:lang w:val="pt-BR"/>
          </w:rPr>
          <w:delText>4.9 Cronograma de atividades</w:delText>
        </w:r>
      </w:del>
    </w:p>
    <w:p w14:paraId="3B9B1721" w14:textId="77777777" w:rsidR="00E01C3A" w:rsidRDefault="00CC3326">
      <w:pPr>
        <w:spacing w:after="120" w:line="360" w:lineRule="auto"/>
        <w:ind w:firstLine="709"/>
        <w:jc w:val="both"/>
        <w:rPr>
          <w:del w:id="30236" w:author="Vitor Oliveira" w:date="2026-10-11T04:00:00Z"/>
          <w:lang w:val="pt-BR"/>
        </w:rPr>
      </w:pPr>
      <w:del w:id="30235" w:author="Vitor Oliveira" w:date="2026-10-11T04:00:00Z">
        <w:r>
          <w:rPr>
            <w:highlight w:val="yellow"/>
            <w:lang w:val="pt-BR"/>
          </w:rPr>
          <w:delText>[PENDENTE — apresentar o cronograma de atividades efetivamente seguido.]</w:delText>
        </w:r>
      </w:del>
    </w:p>
    <w:p w14:paraId="47D31C43" w14:textId="77777777" w:rsidR="00E01C3A" w:rsidRDefault="00CC3326">
      <w:pPr>
        <w:pStyle w:val="Heading2"/>
        <w:spacing w:before="360" w:after="240" w:line="360" w:lineRule="auto"/>
        <w:rPr>
          <w:del w:id="30238" w:author="Vitor Oliveira" w:date="2026-10-11T04:00:00Z"/>
          <w:lang w:val="pt-BR"/>
        </w:rPr>
      </w:pPr>
      <w:del w:id="30237" w:author="Vitor Oliveira" w:date="2026-10-11T04:00:00Z">
        <w:r>
          <w:rPr>
            <w:lang w:val="pt-BR"/>
          </w:rPr>
          <w:delText>4.10 Resultado da execução dos casos de teste</w:delText>
        </w:r>
      </w:del>
    </w:p>
    <w:p w14:paraId="08F016ED" w14:textId="77777777" w:rsidR="00E01C3A" w:rsidRDefault="00CC3326">
      <w:pPr>
        <w:spacing w:after="120" w:line="360" w:lineRule="auto"/>
        <w:ind w:firstLine="709"/>
        <w:jc w:val="both"/>
        <w:rPr>
          <w:del w:id="30240" w:author="Vitor Oliveira" w:date="2026-10-11T04:00:00Z"/>
          <w:lang w:val="pt-BR"/>
        </w:rPr>
      </w:pPr>
      <w:del w:id="30239" w:author="Vitor Oliveira" w:date="2026-10-11T04:00:00Z">
        <w:r>
          <w:rPr>
            <w:highlight w:val="yellow"/>
            <w:lang w:val="pt-BR"/>
          </w:rPr>
          <w:delText xml:space="preserve">Os casos automatizados, CT01 a CT14, foram satisfeitos na última execução, com todos os testes aprovados. Os casos CT15 a CT20 foram executados em 10 de outubro de 2026, na caixa atual (Quadro 4), com a arquitetura de 3.5.2 e o firmware correspondente gravado no nó, ligado ao ambiente implantado e calibrado no início da sessão (3.4.4); o registro de cada caso está no repositório (Apêndice B). Os seis foram satisfeitos. No CT15, a iluminância medida ficou 0,7 % acima do valor esperado para o nível aplicado, dentro da tolerância de 3,4 %. No CT16, o alerta de falha total foi aberto após três leituras com a fonte da fita desligada e encerrado ao religá-la. No CT17, as trinta repetições ficaram abaixo de 1,5 s, contra o limite de 180 s. No CT18, o nó assumiu o nível pleno no instante em que venceu a validade do último comando, e o sensor registrou o pleno 2,3 s depois. No CT19, a conexão ao intermediário foi recusada sem credencial e com senha incorreta, e aceita com a credencial do nó, sobre canal TLS 1.3. No CT20, um segundo ponto de luz foi comandado sem alteração nem reinício do serviço de decisão, por meio do nó simulado, cuja iluminância é sintética. Uma sessão anterior, de 4 e 5 de outubro, na primeira caixa e com o failsafe de 15 s sem comando, está registrada no repositório e não compõe estes resultados; nela, o CT18 não foi satisfeito nos termos então fixados, porque o sensor registrou o pleno 17,3 s após o último comando, contra o limite de 15 s.</w:delText>
        </w:r>
      </w:del>
    </w:p>
    <w:p w14:paraId="7DAC3ABD" w14:textId="77777777" w:rsidR="00E01C3A" w:rsidRDefault="00CC3326">
      <w:pPr>
        <w:pStyle w:val="Heading1"/>
        <w:pageBreakBefore/>
        <w:spacing w:before="480" w:after="280" w:line="360" w:lineRule="auto"/>
        <w:rPr>
          <w:lang w:val="pt-BR"/>
        </w:rPr>
      </w:pPr>
      <w:bookmarkStart w:id="60" w:name="_Toc241792052"/>
      <w:del w:id="30028" w:author="Vitor Oliveira" w:date="2026-10-11T04:00:00Z">
        <w:r>
          <w:rPr>
            <w:lang w:val="pt-BR"/>
          </w:rPr>
          <w:delText xml:space="preserve">5</w:delText>
        </w:r>
      </w:del>
      <w:ins w:id="30029" w:author="Vitor Oliveira" w:date="2026-10-11T04:00:00Z">
        <w:r>
          <w:rPr>
            <w:lang w:val="pt-BR"/>
          </w:rPr>
          <w:t xml:space="preserve">4</w:t>
        </w:r>
      </w:ins>
      <w:r>
        <w:rPr>
          <w:lang w:val="pt-BR"/>
        </w:rPr>
        <w:t xml:space="preserve"> RESULTADOS</w:t>
      </w:r>
      <w:bookmarkEnd w:id="60"/>
    </w:p>
    <w:p w14:paraId="53567126" w14:textId="77777777" w:rsidR="00E01C3A" w:rsidRDefault="00CC3326">
      <w:pPr>
        <w:spacing w:after="120" w:line="360" w:lineRule="auto"/>
        <w:ind w:firstLine="709"/>
        <w:jc w:val="both"/>
        <w:rPr>
          <w:lang w:val="pt-BR"/>
        </w:rPr>
      </w:pPr>
      <w:r>
        <w:rPr>
          <w:highlight w:val="yellow"/>
          <w:lang w:val="pt-BR"/>
        </w:rPr>
        <w:t xml:space="preserve">Os resultados são apresentados na ordem das etapas 3 a 7 de 3.9, sem discussão, </w:t>
      </w:r>
      <w:del w:id="30006" w:author="Vitor Oliveira" w:date="2026-10-11T04:00:00Z">
        <w:r>
          <w:rPr>
            <w:highlight w:val="yellow"/>
            <w:lang w:val="pt-BR"/>
          </w:rPr>
          <w:delText xml:space="preserve">que fica para o Capítulo 6.</w:delText>
        </w:r>
      </w:del>
      <w:ins w:id="30007" w:author="Vitor Oliveira" w:date="2026-10-11T04:00:00Z">
        <w:r>
          <w:rPr>
            <w:highlight w:val="yellow"/>
            <w:lang w:val="pt-BR"/>
          </w:rPr>
          <w:t xml:space="preserve">que fica para o Capítulo 5.</w:t>
        </w:r>
      </w:ins>
      <w:r>
        <w:rPr>
          <w:highlight w:val="yellow"/>
          <w:lang w:val="pt-BR"/>
        </w:rPr>
        <w:t xml:space="preserve"> O produto principal é </w:t>
      </w:r>
      <w:del w:id="30004" w:author="Vitor Oliveira" w:date="2026-10-11T04:00:00Z">
        <w:r>
          <w:rPr>
            <w:highlight w:val="yellow"/>
            <w:lang w:val="pt-BR"/>
          </w:rPr>
          <w:delText xml:space="preserve">o protótipo integrado descrito no Capítulo 4,</w:delText>
        </w:r>
      </w:del>
      <w:ins w:id="30005" w:author="Vitor Oliveira" w:date="2026-10-11T04:00:00Z">
        <w:r>
          <w:rPr>
            <w:highlight w:val="yellow"/>
            <w:lang w:val="pt-BR"/>
          </w:rPr>
          <w:t xml:space="preserve">o protótipo integrado descrito em 3.12,</w:t>
        </w:r>
      </w:ins>
      <w:r>
        <w:rPr>
          <w:highlight w:val="yellow"/>
          <w:lang w:val="pt-BR"/>
        </w:rPr>
        <w:t xml:space="preserve"> que executa em tempo real o percurso completo — publicação do volume ou da ocorrência, previsão, inferência, verificação normativa, comando ao nó e medição da iluminância —, com cada etapa exibida no painel. A base de regras vigente e as funções de pertinência adotadas, com a origem de cada regra, estão em 3.7; a suíte de cenários, em 3.5.1, com o envelope de cada caso na Tabela 1; e os produtos dos objetivos específicos a) e b), em 2.3 e em 3.7.</w:t>
      </w:r>
    </w:p>
    <w:p w14:paraId="363FAED3" w14:textId="77777777" w:rsidR="00E01C3A" w:rsidRDefault="00CC3326">
      <w:pPr>
        <w:pStyle w:val="Heading2"/>
        <w:spacing w:before="360" w:after="240" w:line="360" w:lineRule="auto"/>
        <w:rPr>
          <w:lang w:val="pt-BR"/>
        </w:rPr>
      </w:pPr>
      <w:bookmarkStart w:id="61" w:name="_Toc241792053"/>
      <w:del w:id="30365" w:author="Vitor Oliveira" w:date="2026-10-11T04:00:00Z">
        <w:r>
          <w:rPr>
            <w:lang w:val="pt-BR"/>
          </w:rPr>
          <w:delText xml:space="preserve">5.1</w:delText>
        </w:r>
      </w:del>
      <w:ins w:id="30366" w:author="Vitor Oliveira" w:date="2026-10-11T04:00:00Z">
        <w:r>
          <w:rPr>
            <w:lang w:val="pt-BR"/>
          </w:rPr>
          <w:t xml:space="preserve">4.1</w:t>
        </w:r>
      </w:ins>
      <w:r>
        <w:rPr>
          <w:lang w:val="pt-BR"/>
        </w:rPr>
        <w:t xml:space="preserve"> Camada de previsão</w:t>
      </w:r>
      <w:bookmarkEnd w:id="61"/>
    </w:p>
    <w:p w14:paraId="44229D55" w14:textId="77777777" w:rsidR="00E01C3A" w:rsidRDefault="00CC3326">
      <w:pPr>
        <w:spacing w:after="120" w:line="360" w:lineRule="auto"/>
        <w:ind w:firstLine="709"/>
        <w:jc w:val="both"/>
        <w:rPr>
          <w:lang w:val="pt-BR"/>
        </w:rPr>
      </w:pPr>
      <w:r>
        <w:rPr>
          <w:highlight w:val="yellow"/>
          <w:lang w:val="pt-BR"/>
        </w:rPr>
        <w:t xml:space="preserve">Na partição de teste da série de Zurique, o ano de 2019, com 404.211 blocos de 15 min de 12 pontos, o modelo de reforço de gradiente apresentou erro absoluto médio de 0,042 e raiz do erro quadrático médio de 0,067, em nível normalizado. A média sazonal apresentou 0,069 e 0,114; a persistência, 0,076 e 0,122; e o valor do mesmo horário na semana anterior, 0,071 e 0,128. O modelo supera as três referências, com erro absoluto médio 40 % menor que o da média sazonal, e menor em todos os 12 pontos. Os tercis da distribuição do nível, que fixam as partições de 3.7, resultaram em 0,0693 e 0,2946.</w:t>
      </w:r>
    </w:p>
    <w:p>
      <w:pPr>
        <w:spacing w:after="120" w:line="360" w:lineRule="auto"/>
        <w:ind w:firstLine="709"/>
        <w:jc w:val="both"/>
      </w:pPr>
      <w:r>
        <w:rPr>
          <w:highlight w:val="yellow"/>
          <w:lang w:val="pt-BR"/>
        </w:rPr>
        <w:t xml:space="preserve">Na mesma partição, a regressão linear apresentou erro absoluto médio de 0,063 e a floresta aleatória, de 0,043. Pela regra registrada antes do treino, o modelo de reforço de gradiente é superior às duas: o erro é 34 % menor que o da regressão linear, e menor em todos os 12 pontos, e 3,0 % menor que o da floresta aleatória, e menor em 11 dos 12 pontos. À noite, o modelo acerta a faixa de movimentação — baixa, média ou alta, a grandeza lida pelas regras — em 91,4 % dos blocos, contra 91,2 % da floresta aleatória, 87,4 % da regressão linear, 87,2 % do mesmo horário na semana anterior e 84,3 % da média sazonal. Pelo critério de 3.6, o modelo não é substituível pelas referências simples: supera a melhor delas, a semana anterior, em 4,2 pontos percentuais no acerto da faixa e em 0,055 na medida F1 da previsão de saída da faixa baixa, de 0,638 contra 0,583. O treino levou 118 s, contra 63 s da floresta aleatória.</w:t>
      </w:r>
    </w:p>
    <w:p w14:paraId="7EFAA70F" w14:textId="77777777" w:rsidR="001A5FD5" w:rsidRDefault="002D2B91">
      <w:pPr>
        <w:spacing w:after="120" w:line="360" w:lineRule="auto"/>
        <w:ind w:firstLine="709"/>
        <w:jc w:val="both"/>
      </w:pPr>
      <w:r>
        <w:rPr>
          <w:highlight w:val="yellow"/>
          <w:lang w:val="pt-BR"/>
        </w:rPr>
        <w:t xml:space="preserve">Com a série horária de Melbourne, empregada antes da troca (3.6), o modelo havia apresentado erro absoluto médio de 0,047, contra 0,057 da média sazonal, e era equivalente à floresta aleatória, com diferença de 0,5 %. O experimento que motivou a troca, com 14 pontos de Zurique, 12 deles com dados no ano de teste, está no Quadro 20, em </w:t>
      </w:r>
      <w:del w:id="30367" w:author="Vitor Oliveira" w:date="2026-10-11T04:00:00Z">
        <w:r>
          <w:rPr>
            <w:highlight w:val="yellow"/>
            <w:lang w:val="pt-BR"/>
          </w:rPr>
          <w:delText xml:space="preserve">5.6</w:delText>
        </w:r>
      </w:del>
      <w:ins w:id="30368" w:author="Vitor Oliveira" w:date="2026-10-11T04:00:00Z">
        <w:r>
          <w:rPr>
            <w:highlight w:val="yellow"/>
            <w:lang w:val="pt-BR"/>
          </w:rPr>
          <w:t xml:space="preserve">4.6</w:t>
        </w:r>
      </w:ins>
      <w:r>
        <w:rPr>
          <w:highlight w:val="yellow"/>
          <w:lang w:val="pt-BR"/>
        </w:rPr>
        <w:t xml:space="preserve">: na resolução de 15 min, o modelo supera a melhor referência simples pelas margens fixadas; com os mesmos dados somados por hora, não.</w:t>
      </w:r>
    </w:p>
    <w:p w14:paraId="70E7DAD7" w14:textId="77777777" w:rsidR="00E01C3A" w:rsidRDefault="00CC3326">
      <w:pPr>
        <w:pStyle w:val="Heading2"/>
        <w:spacing w:before="360" w:after="240" w:line="360" w:lineRule="auto"/>
        <w:rPr>
          <w:lang w:val="pt-BR"/>
        </w:rPr>
      </w:pPr>
      <w:bookmarkStart w:id="62" w:name="_Toc241792054"/>
      <w:del w:id="30369" w:author="Vitor Oliveira" w:date="2026-10-11T04:00:00Z">
        <w:r>
          <w:rPr>
            <w:lang w:val="pt-BR"/>
          </w:rPr>
          <w:delText xml:space="preserve">5.2</w:delText>
        </w:r>
      </w:del>
      <w:ins w:id="30370" w:author="Vitor Oliveira" w:date="2026-10-11T04:00:00Z">
        <w:r>
          <w:rPr>
            <w:lang w:val="pt-BR"/>
          </w:rPr>
          <w:t xml:space="preserve">4.2</w:t>
        </w:r>
      </w:ins>
      <w:r>
        <w:rPr>
          <w:lang w:val="pt-BR"/>
        </w:rPr>
        <w:t xml:space="preserve"> Invariante de segurança</w:t>
      </w:r>
      <w:bookmarkEnd w:id="62"/>
    </w:p>
    <w:p w14:paraId="09C355A2" w14:textId="77777777" w:rsidR="00E01C3A" w:rsidRDefault="00CC3326">
      <w:pPr>
        <w:spacing w:after="120" w:line="360" w:lineRule="auto"/>
        <w:ind w:firstLine="709"/>
        <w:jc w:val="both"/>
        <w:rPr>
          <w:lang w:val="pt-BR"/>
        </w:rPr>
      </w:pPr>
      <w:r>
        <w:rPr>
          <w:highlight w:val="yellow"/>
          <w:lang w:val="pt-BR"/>
        </w:rPr>
        <w:t xml:space="preserve">Na suíte de nove cenários, três deles adversariais, o nível do nó foi verificado em 13.440 passos de 5 s em cada um dos quatro modos de execução — com e sem a previsão e, em cada caso, com a inferência nebulosa ou com a tabela em degraus —, num total de 53.760. Não houve violação do piso nem da taxa em nenhum deles. No modo em operação, o serviço decidiu 324 vezes e publicou 175 comandos, cerca de 1,3 % dos passos; a camada de verificação nunca corrigiu o alvo pelo piso, e a rampa do nó conteve a descida em 541 passos, aqueles em que o nível aplicado ainda estava acima do alvo. No cenário adversarial de alternância entre vazio e cheio a cada minuto, a rampa atuou em 348 dos 720 passos. As execuções da avaliação dos componentes (</w:t>
      </w:r>
      <w:del w:id="30371" w:author="Vitor Oliveira" w:date="2026-10-11T04:00:00Z">
        <w:r>
          <w:rPr>
            <w:highlight w:val="yellow"/>
            <w:lang w:val="pt-BR"/>
          </w:rPr>
          <w:delText xml:space="preserve">5.6</w:delText>
        </w:r>
      </w:del>
      <w:ins w:id="30372" w:author="Vitor Oliveira" w:date="2026-10-11T04:00:00Z">
        <w:r>
          <w:rPr>
            <w:highlight w:val="yellow"/>
            <w:lang w:val="pt-BR"/>
          </w:rPr>
          <w:t xml:space="preserve">4.6</w:t>
        </w:r>
      </w:ins>
      <w:r>
        <w:rPr>
          <w:highlight w:val="yellow"/>
          <w:lang w:val="pt-BR"/>
        </w:rPr>
        <w:t xml:space="preserve">) somam outros 613.440 passos, igualmente sem violação, o que eleva a 667.200 o total de passos verificados.</w:t>
      </w:r>
    </w:p>
    <w:p w14:paraId="25B8CE24" w14:textId="77777777" w:rsidR="00E01C3A" w:rsidRDefault="00CC3326">
      <w:pPr>
        <w:pStyle w:val="Heading2"/>
        <w:spacing w:before="360" w:after="240" w:line="360" w:lineRule="auto"/>
        <w:rPr>
          <w:lang w:val="pt-BR"/>
        </w:rPr>
      </w:pPr>
      <w:bookmarkStart w:id="63" w:name="_Toc241792055"/>
      <w:del w:id="30373" w:author="Vitor Oliveira" w:date="2026-10-11T04:00:00Z">
        <w:r>
          <w:rPr>
            <w:lang w:val="pt-BR"/>
          </w:rPr>
          <w:delText xml:space="preserve">5.3</w:delText>
        </w:r>
      </w:del>
      <w:ins w:id="30374" w:author="Vitor Oliveira" w:date="2026-10-11T04:00:00Z">
        <w:r>
          <w:rPr>
            <w:lang w:val="pt-BR"/>
          </w:rPr>
          <w:t xml:space="preserve">4.3</w:t>
        </w:r>
      </w:ins>
      <w:r>
        <w:rPr>
          <w:lang w:val="pt-BR"/>
        </w:rPr>
        <w:t xml:space="preserve"> Latência do percurso e funções de diagnóstico</w:t>
      </w:r>
      <w:bookmarkEnd w:id="63"/>
    </w:p>
    <w:p w14:paraId="3DC90DF3" w14:textId="77777777" w:rsidR="00E01C3A" w:rsidRDefault="00CC3326">
      <w:pPr>
        <w:spacing w:after="120" w:line="360" w:lineRule="auto"/>
        <w:ind w:firstLine="709"/>
        <w:jc w:val="both"/>
        <w:rPr>
          <w:lang w:val="pt-BR"/>
        </w:rPr>
      </w:pPr>
      <w:r>
        <w:rPr>
          <w:highlight w:val="yellow"/>
          <w:lang w:val="pt-BR"/>
        </w:rPr>
        <w:t xml:space="preserve">A latência foi medida da gravação do evento no serviço à chegada, ao mesmo serviço, da telemetria correspondente, de modo que os dois instantes provêm do mesmo relógio. Ela inclui a leitura do sensor no nó, de até cerca de 1,3 s, e constitui, por isso, limite superior do intervalo até a aplicação do ciclo de trabalho, que é o que o RNF03 especifica. Como o serviço só publica quando o nível-alvo muda, cada repetição abriu uma ocorrência, que eleva o alvo ao pleno, e a encerrou depois da medição, com o volume do trecho mantido baixo. Em trinta repetições independentes, espaçadas de 20 s, a latência variou de 1,03 s a 1,47 s, com mediana de 1,25 s e percentil 95 de 1,44 s; a decisão foi registrada em até 8 ms após o evento, e todas as repetições tiveram telemetria.</w:t>
      </w:r>
    </w:p>
    <w:p>
      <w:pPr>
        <w:spacing w:after="120" w:line="360" w:lineRule="auto"/>
        <w:ind w:firstLine="709"/>
        <w:jc w:val="both"/>
      </w:pPr>
      <w:r>
        <w:rPr>
          <w:highlight w:val="yellow"/>
          <w:lang w:val="pt-BR"/>
        </w:rPr>
        <w:t xml:space="preserve">A medição exigiu duas execuções, ambas registradas. Na primeira, a ocorrência curta publicada antes das repetições para medir a diferença entre os relógios venceu pelo prazo e, sem evento que o reconhecesse, manteve o alvo no pleno; a primeira repetição não mudou o alvo nem gerou comando, e a execução foi interrompida. É a limitação declarada em </w:t>
      </w:r>
      <w:del w:id="30375" w:author="Vitor Oliveira" w:date="2026-10-11T04:00:00Z">
        <w:r>
          <w:rPr>
            <w:highlight w:val="yellow"/>
            <w:lang w:val="pt-BR"/>
          </w:rPr>
          <w:delText xml:space="preserve">6.3</w:delText>
        </w:r>
      </w:del>
      <w:ins w:id="30376" w:author="Vitor Oliveira" w:date="2026-10-11T04:00:00Z">
        <w:r>
          <w:rPr>
            <w:highlight w:val="yellow"/>
            <w:lang w:val="pt-BR"/>
          </w:rPr>
          <w:t xml:space="preserve">5.3</w:t>
        </w:r>
      </w:ins>
      <w:r>
        <w:rPr>
          <w:highlight w:val="yellow"/>
          <w:lang w:val="pt-BR"/>
        </w:rPr>
        <w:t xml:space="preserve"> para a ocorrência encerrada por prazo, e o procedimento passou a publicar o encerramento explícito. A diferença entre os relógios, de 1,3 s, foi corrigida nos instantes publicados: o serviço desconsidera publicação com instante posterior ao do seu relógio, e a resposta imediata pressupõe relógios sincronizados entre a plataforma e o serviço.</w:t>
      </w:r>
    </w:p>
    <w:p>
      <w:pPr>
        <w:spacing w:after="120" w:line="360" w:lineRule="auto"/>
        <w:ind w:firstLine="709"/>
        <w:jc w:val="both"/>
      </w:pPr>
      <w:r>
        <w:rPr>
          <w:highlight w:val="yellow"/>
          <w:lang w:val="pt-BR"/>
        </w:rPr>
        <w:t xml:space="preserve">A calibração da caixa atual, no início da sessão, mediu residual nula e teto de 1,57 vez o valor da classe, com a tolerância do diagnóstico em 3,4 %, decorrente da resolução do sensor sobre o piso, nos termos de 3.4.5, por ser maior que três vezes a dispersão entre séries. A falha induzida — a fonte da fita retirada da tomada com o nó energizado pela porta USB — produziu iluminância nula com o nível aplicado no pleno e abriu o alerta de falha total após três leituras consecutivas. Como o nó só mede ao receber comando, os comandos foram provocados a cada 10 s, alternando a abertura e o encerramento de uma ocorrência; religada a fonte, o alerta foi encerrado 30 s após a abertura. A única falha induzida foi detectada.</w:t>
      </w:r>
    </w:p>
    <w:p>
      <w:pPr>
        <w:spacing w:after="120" w:line="360" w:lineRule="auto"/>
        <w:ind w:firstLine="709"/>
        <w:jc w:val="both"/>
      </w:pPr>
      <w:r>
        <w:rPr>
          <w:highlight w:val="yellow"/>
          <w:lang w:val="pt-BR"/>
        </w:rPr>
        <w:t xml:space="preserve">No ensaio do failsafe, o nó recebeu o nível-alvo do piso com validade de 887 s e desceu de 1,000 a 0,500 em 5,25 min, em passos de 0,008 a cada 5 s, à taxa admitida. O serviço de decisão foi então interrompido, e nenhum volume foi publicado. O nó aplicou o nível pleno no instante em que a validade venceu, contada no seu relógio a partir do recebimento, e o sensor registrou 9,96 lux 2,3 s depois; a primeira leitura após a troca, de 4,98 lux, ainda correspondia à conversão iniciada antes dela. Retomado o serviço, o comando seguinte foi recebido em menos de um minuto. O ensaio expôs também um efeito da arquitetura: ao reiniciar, o nó assume o pleno e só recebe comando quando o alvo muda ou na renovação, de modo que permanece no pleno por até cerca de 10 min.</w:t>
      </w:r>
    </w:p>
    <w:p w14:paraId="6528F911" w14:textId="77777777" w:rsidR="00E01C3A" w:rsidRDefault="00CC3326">
      <w:pPr>
        <w:pStyle w:val="Heading2"/>
        <w:spacing w:before="360" w:after="240" w:line="360" w:lineRule="auto"/>
        <w:rPr>
          <w:lang w:val="pt-BR"/>
        </w:rPr>
      </w:pPr>
      <w:bookmarkStart w:id="64" w:name="_Toc241792056"/>
      <w:del w:id="30377" w:author="Vitor Oliveira" w:date="2026-10-11T04:00:00Z">
        <w:r>
          <w:rPr>
            <w:lang w:val="pt-BR"/>
          </w:rPr>
          <w:delText xml:space="preserve">5.4</w:delText>
        </w:r>
      </w:del>
      <w:ins w:id="30378" w:author="Vitor Oliveira" w:date="2026-10-11T04:00:00Z">
        <w:r>
          <w:rPr>
            <w:lang w:val="pt-BR"/>
          </w:rPr>
          <w:t xml:space="preserve">4.4</w:t>
        </w:r>
      </w:ins>
      <w:r>
        <w:rPr>
          <w:lang w:val="pt-BR"/>
        </w:rPr>
        <w:t xml:space="preserve"> Concordância com o envelope esperado e especificação da interface</w:t>
      </w:r>
      <w:bookmarkEnd w:id="64"/>
    </w:p>
    <w:p w14:paraId="6FE8008D" w14:textId="77777777" w:rsidR="002C2A03" w:rsidRDefault="008C03E9">
      <w:pPr>
        <w:spacing w:after="120" w:line="360" w:lineRule="auto"/>
        <w:ind w:firstLine="709"/>
        <w:jc w:val="both"/>
      </w:pPr>
      <w:r>
        <w:rPr>
          <w:lang w:val="pt-BR"/>
        </w:rPr>
        <w:t>O Quadro 18 consolida a especificação da interface de integração: o que a plataforma municipal de monitoramento precisaria publicar para que um sistema de iluminação pudesse consumi-la, onde, quando e como, com a justificativa de cada requisito.</w:t>
      </w:r>
    </w:p>
    <w:p w14:paraId="326A1955" w14:textId="77777777" w:rsidR="002C2A03" w:rsidRDefault="008C03E9">
      <w:pPr>
        <w:keepNext/>
        <w:spacing w:before="260" w:after="130"/>
      </w:pPr>
      <w:r>
        <w:rPr>
          <w:sz w:val="20"/>
          <w:szCs w:val="20"/>
          <w:lang w:val="pt-BR"/>
        </w:rPr>
        <w:t>Quadro 18 – Especificação da interface de integração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4FFDE809" w14:textId="77777777">
        <w:trPr>
          <w:tblHeader/>
        </w:trPr>
        <w:tc>
          <w:tcPr>
            <w:tcW w:w="2600" w:type="dxa"/>
            <w:shd w:val="clear" w:color="auto" w:fill="EDEDED"/>
            <w:tcMar>
              <w:top w:w="70" w:type="dxa"/>
              <w:left w:w="90" w:type="dxa"/>
              <w:bottom w:w="70" w:type="dxa"/>
              <w:right w:w="90" w:type="dxa"/>
            </w:tcMar>
          </w:tcPr>
          <w:p w14:paraId="2B5AB250" w14:textId="77777777" w:rsidR="00E01C3A" w:rsidRDefault="00CC3326">
            <w:r>
              <w:rPr>
                <w:b/>
                <w:bCs/>
                <w:sz w:val="20"/>
                <w:szCs w:val="20"/>
              </w:rPr>
              <w:t>Aspecto</w:t>
            </w:r>
          </w:p>
        </w:tc>
        <w:tc>
          <w:tcPr>
            <w:tcW w:w="2700" w:type="dxa"/>
            <w:shd w:val="clear" w:color="auto" w:fill="EDEDED"/>
            <w:tcMar>
              <w:top w:w="70" w:type="dxa"/>
              <w:left w:w="90" w:type="dxa"/>
              <w:bottom w:w="70" w:type="dxa"/>
              <w:right w:w="90" w:type="dxa"/>
            </w:tcMar>
          </w:tcPr>
          <w:p w14:paraId="51777822" w14:textId="77777777" w:rsidR="00E01C3A" w:rsidRDefault="00CC3326">
            <w:r>
              <w:rPr>
                <w:b/>
                <w:bCs/>
                <w:sz w:val="20"/>
                <w:szCs w:val="20"/>
              </w:rPr>
              <w:t>Requisito à plataforma</w:t>
            </w:r>
          </w:p>
        </w:tc>
        <w:tc>
          <w:tcPr>
            <w:tcW w:w="3771" w:type="dxa"/>
            <w:shd w:val="clear" w:color="auto" w:fill="EDEDED"/>
            <w:tcMar>
              <w:top w:w="70" w:type="dxa"/>
              <w:left w:w="90" w:type="dxa"/>
              <w:bottom w:w="70" w:type="dxa"/>
              <w:right w:w="90" w:type="dxa"/>
            </w:tcMar>
          </w:tcPr>
          <w:p w14:paraId="6F489EB8" w14:textId="77777777" w:rsidR="00E01C3A" w:rsidRDefault="00CC3326">
            <w:r>
              <w:rPr>
                <w:b/>
                <w:bCs/>
                <w:sz w:val="20"/>
                <w:szCs w:val="20"/>
              </w:rPr>
              <w:t>Justificativa</w:t>
            </w:r>
          </w:p>
        </w:tc>
      </w:tr>
      <w:tr w:rsidR="00E01C3A" w:rsidRPr="00CE1B46" w14:paraId="04C17CBD" w14:textId="77777777">
        <w:tc>
          <w:tcPr>
            <w:tcW w:w="2600" w:type="dxa"/>
            <w:tcMar>
              <w:top w:w="70" w:type="dxa"/>
              <w:left w:w="90" w:type="dxa"/>
              <w:bottom w:w="70" w:type="dxa"/>
              <w:right w:w="90" w:type="dxa"/>
            </w:tcMar>
          </w:tcPr>
          <w:p w14:paraId="5ABB9063" w14:textId="77777777" w:rsidR="00E01C3A" w:rsidRDefault="00CC3326">
            <w:r>
              <w:rPr>
                <w:sz w:val="20"/>
                <w:szCs w:val="20"/>
              </w:rPr>
              <w:t>O que publicar: volume</w:t>
            </w:r>
          </w:p>
        </w:tc>
        <w:tc>
          <w:tcPr>
            <w:tcW w:w="2700" w:type="dxa"/>
            <w:tcMar>
              <w:top w:w="70" w:type="dxa"/>
              <w:left w:w="90" w:type="dxa"/>
              <w:bottom w:w="70" w:type="dxa"/>
              <w:right w:w="90" w:type="dxa"/>
            </w:tcMar>
          </w:tcPr>
          <w:p w14:paraId="689F0E1D" w14:textId="77777777" w:rsidR="00E01C3A" w:rsidRDefault="00CC3326">
            <w:r>
              <w:rPr>
                <w:sz w:val="20"/>
                <w:szCs w:val="20"/>
              </w:rPr>
              <w:t>Média de pessoas presentes na área do trecho no período, a partir da contagem por área; ocupação, e não soma de passagens</w:t>
            </w:r>
          </w:p>
        </w:tc>
        <w:tc>
          <w:tcPr>
            <w:tcW w:w="3771" w:type="dxa"/>
            <w:tcMar>
              <w:top w:w="70" w:type="dxa"/>
              <w:left w:w="90" w:type="dxa"/>
              <w:bottom w:w="70" w:type="dxa"/>
              <w:right w:w="90" w:type="dxa"/>
            </w:tcMar>
          </w:tcPr>
          <w:p w14:paraId="38ED5ACF" w14:textId="77777777" w:rsidR="00E01C3A" w:rsidRPr="00CE1B46" w:rsidRDefault="00CC3326">
            <w:r>
              <w:rPr>
                <w:sz w:val="20"/>
                <w:szCs w:val="20"/>
                <w:lang w:val="pt-BR"/>
              </w:rPr>
              <w:t>Não conta duas vezes quem entra e sai da imagem; o dado de origem já é exigido no termo de referência da plataforma (2.3)</w:t>
            </w:r>
          </w:p>
        </w:tc>
      </w:tr>
      <w:tr w:rsidR="00E01C3A" w:rsidRPr="00CE1B46" w14:paraId="75B2C0DC" w14:textId="77777777">
        <w:tc>
          <w:tcPr>
            <w:tcW w:w="2600" w:type="dxa"/>
            <w:tcMar>
              <w:top w:w="70" w:type="dxa"/>
              <w:left w:w="90" w:type="dxa"/>
              <w:bottom w:w="70" w:type="dxa"/>
              <w:right w:w="90" w:type="dxa"/>
            </w:tcMar>
          </w:tcPr>
          <w:p w14:paraId="0DDB015B" w14:textId="77777777" w:rsidR="00E01C3A" w:rsidRDefault="00CC3326">
            <w:r>
              <w:rPr>
                <w:sz w:val="20"/>
                <w:szCs w:val="20"/>
              </w:rPr>
              <w:t>O que publicar: ocorrência</w:t>
            </w:r>
          </w:p>
        </w:tc>
        <w:tc>
          <w:tcPr>
            <w:tcW w:w="2700" w:type="dxa"/>
            <w:tcMar>
              <w:top w:w="70" w:type="dxa"/>
              <w:left w:w="90" w:type="dxa"/>
              <w:bottom w:w="70" w:type="dxa"/>
              <w:right w:w="90" w:type="dxa"/>
            </w:tcMar>
          </w:tcPr>
          <w:p w14:paraId="25CFB75C" w14:textId="77777777" w:rsidR="00E01C3A" w:rsidRDefault="00CC3326">
            <w:r>
              <w:rPr>
                <w:sz w:val="20"/>
                <w:szCs w:val="20"/>
              </w:rPr>
              <w:t>Segurança ou trânsito, e o seu encerramento; sem imagem, identificação de pessoa ou placa</w:t>
            </w:r>
          </w:p>
        </w:tc>
        <w:tc>
          <w:tcPr>
            <w:tcW w:w="3771" w:type="dxa"/>
            <w:tcMar>
              <w:top w:w="70" w:type="dxa"/>
              <w:left w:w="90" w:type="dxa"/>
              <w:bottom w:w="70" w:type="dxa"/>
              <w:right w:w="90" w:type="dxa"/>
            </w:tcMar>
          </w:tcPr>
          <w:p w14:paraId="2CB9F9D9" w14:textId="77777777" w:rsidR="00E01C3A" w:rsidRPr="00CE1B46" w:rsidRDefault="00CC3326">
            <w:r>
              <w:rPr>
                <w:sz w:val="20"/>
                <w:szCs w:val="20"/>
                <w:lang w:val="pt-BR"/>
              </w:rPr>
              <w:t>A ocorrência leva à classe da via na hora; nenhum dado pessoal compõe o contrato (3.10, RNF08)</w:t>
            </w:r>
          </w:p>
        </w:tc>
      </w:tr>
      <w:tr w:rsidR="00E01C3A" w:rsidRPr="00CE1B46" w14:paraId="0490928C" w14:textId="77777777">
        <w:tc>
          <w:tcPr>
            <w:tcW w:w="2600" w:type="dxa"/>
            <w:tcMar>
              <w:top w:w="70" w:type="dxa"/>
              <w:left w:w="90" w:type="dxa"/>
              <w:bottom w:w="70" w:type="dxa"/>
              <w:right w:w="90" w:type="dxa"/>
            </w:tcMar>
          </w:tcPr>
          <w:p w14:paraId="659DBF9D" w14:textId="77777777" w:rsidR="00E01C3A" w:rsidRDefault="00CC3326">
            <w:r>
              <w:rPr>
                <w:sz w:val="20"/>
                <w:szCs w:val="20"/>
              </w:rPr>
              <w:t>Onde</w:t>
            </w:r>
          </w:p>
        </w:tc>
        <w:tc>
          <w:tcPr>
            <w:tcW w:w="2700" w:type="dxa"/>
            <w:tcMar>
              <w:top w:w="70" w:type="dxa"/>
              <w:left w:w="90" w:type="dxa"/>
              <w:bottom w:w="70" w:type="dxa"/>
              <w:right w:w="90" w:type="dxa"/>
            </w:tcMar>
          </w:tcPr>
          <w:p w14:paraId="6FCCE870" w14:textId="77777777" w:rsidR="00E01C3A" w:rsidRDefault="00CC3326">
            <w:r>
              <w:rPr>
                <w:sz w:val="20"/>
                <w:szCs w:val="20"/>
              </w:rPr>
              <w:t>Código do segmento de logradouro no cadastro municipal (GeoSampa)</w:t>
            </w:r>
          </w:p>
        </w:tc>
        <w:tc>
          <w:tcPr>
            <w:tcW w:w="3771" w:type="dxa"/>
            <w:tcMar>
              <w:top w:w="70" w:type="dxa"/>
              <w:left w:w="90" w:type="dxa"/>
              <w:bottom w:w="70" w:type="dxa"/>
              <w:right w:w="90" w:type="dxa"/>
            </w:tcMar>
          </w:tcPr>
          <w:p w14:paraId="22FDFAF0" w14:textId="77777777" w:rsidR="00E01C3A" w:rsidRPr="00CE1B46" w:rsidRDefault="00CC3326">
            <w:r>
              <w:rPr>
                <w:sz w:val="20"/>
                <w:szCs w:val="20"/>
                <w:lang w:val="pt-BR"/>
              </w:rPr>
              <w:t>Base cartográfica oficial, já exigida da plataforma; liga a câmera ao ponto de luz (3.5.2)</w:t>
            </w:r>
          </w:p>
        </w:tc>
      </w:tr>
      <w:tr w:rsidR="00E01C3A" w:rsidRPr="00CE1B46" w14:paraId="6628233B" w14:textId="77777777">
        <w:tc>
          <w:tcPr>
            <w:tcW w:w="2600" w:type="dxa"/>
            <w:tcMar>
              <w:top w:w="70" w:type="dxa"/>
              <w:left w:w="90" w:type="dxa"/>
              <w:bottom w:w="70" w:type="dxa"/>
              <w:right w:w="90" w:type="dxa"/>
            </w:tcMar>
          </w:tcPr>
          <w:p w14:paraId="3952B1AB" w14:textId="77777777" w:rsidR="00E01C3A" w:rsidRDefault="00CC3326">
            <w:r>
              <w:rPr>
                <w:sz w:val="20"/>
                <w:szCs w:val="20"/>
              </w:rPr>
              <w:t>Quando</w:t>
            </w:r>
          </w:p>
        </w:tc>
        <w:tc>
          <w:tcPr>
            <w:tcW w:w="2700" w:type="dxa"/>
            <w:tcMar>
              <w:top w:w="70" w:type="dxa"/>
              <w:left w:w="90" w:type="dxa"/>
              <w:bottom w:w="70" w:type="dxa"/>
              <w:right w:w="90" w:type="dxa"/>
            </w:tcMar>
          </w:tcPr>
          <w:p w14:paraId="3476B86D" w14:textId="77777777" w:rsidR="00E01C3A" w:rsidRDefault="00CC3326">
            <w:r>
              <w:rPr>
                <w:sz w:val="20"/>
                <w:szCs w:val="20"/>
              </w:rPr>
              <w:t>Volume a cada 5 min por trecho, válido por 15 min; ocorrência na hora, válida até o encerramento ou 15 min</w:t>
            </w:r>
          </w:p>
        </w:tc>
        <w:tc>
          <w:tcPr>
            <w:tcW w:w="3771" w:type="dxa"/>
            <w:tcMar>
              <w:top w:w="70" w:type="dxa"/>
              <w:left w:w="90" w:type="dxa"/>
              <w:bottom w:w="70" w:type="dxa"/>
              <w:right w:w="90" w:type="dxa"/>
            </w:tcMar>
          </w:tcPr>
          <w:p w14:paraId="498DF621" w14:textId="77777777" w:rsidR="00E01C3A" w:rsidRPr="00CE1B46" w:rsidRDefault="00CC3326">
            <w:r>
              <w:rPr>
                <w:sz w:val="20"/>
                <w:szCs w:val="20"/>
                <w:lang w:val="pt-BR"/>
              </w:rPr>
              <w:t>5 min é o tempo mínimo de descida do pleno ao piso (6.10.2); 15 min tolera duas publicações perdidas; sem publicação, o pleno</w:t>
            </w:r>
          </w:p>
        </w:tc>
      </w:tr>
      <w:tr w:rsidR="00E01C3A" w:rsidRPr="00CE1B46" w14:paraId="6D28B84D" w14:textId="77777777">
        <w:tc>
          <w:tcPr>
            <w:tcW w:w="2600" w:type="dxa"/>
            <w:tcMar>
              <w:top w:w="70" w:type="dxa"/>
              <w:left w:w="90" w:type="dxa"/>
              <w:bottom w:w="70" w:type="dxa"/>
              <w:right w:w="90" w:type="dxa"/>
            </w:tcMar>
          </w:tcPr>
          <w:p w14:paraId="2CDC8712" w14:textId="77777777" w:rsidR="00E01C3A" w:rsidRDefault="00CC3326">
            <w:r>
              <w:rPr>
                <w:sz w:val="20"/>
                <w:szCs w:val="20"/>
              </w:rPr>
              <w:t>Como</w:t>
            </w:r>
          </w:p>
        </w:tc>
        <w:tc>
          <w:tcPr>
            <w:tcW w:w="2700" w:type="dxa"/>
            <w:tcMar>
              <w:top w:w="70" w:type="dxa"/>
              <w:left w:w="90" w:type="dxa"/>
              <w:bottom w:w="70" w:type="dxa"/>
              <w:right w:w="90" w:type="dxa"/>
            </w:tcMar>
          </w:tcPr>
          <w:p w14:paraId="233681F3" w14:textId="77777777" w:rsidR="00E01C3A" w:rsidRDefault="00CC3326">
            <w:r>
              <w:rPr>
                <w:sz w:val="20"/>
                <w:szCs w:val="20"/>
              </w:rPr>
              <w:t>Um trecho por mensagem ou pacote de até 500 trechos; envios distribuídos no período; chave de acesso</w:t>
            </w:r>
          </w:p>
        </w:tc>
        <w:tc>
          <w:tcPr>
            <w:tcW w:w="3771" w:type="dxa"/>
            <w:tcMar>
              <w:top w:w="70" w:type="dxa"/>
              <w:left w:w="90" w:type="dxa"/>
              <w:bottom w:w="70" w:type="dxa"/>
              <w:right w:w="90" w:type="dxa"/>
            </w:tcMar>
          </w:tcPr>
          <w:p w14:paraId="7D241AE5" w14:textId="77777777" w:rsidR="00E01C3A" w:rsidRPr="00CE1B46" w:rsidRDefault="00CC3326">
            <w:r>
              <w:rPr>
                <w:sz w:val="20"/>
                <w:szCs w:val="20"/>
                <w:lang w:val="pt-BR"/>
              </w:rPr>
              <w:t xml:space="preserve">Cerca de 170 mensagens por segundo para 50 mil câmeras, sem picos</w:t>
            </w:r>
          </w:p>
        </w:tc>
      </w:tr>
      <w:tr w:rsidR="00E01C3A" w:rsidRPr="00CE1B46" w14:paraId="58EFAEA3" w14:textId="77777777">
        <w:tc>
          <w:tcPr>
            <w:tcW w:w="2600" w:type="dxa"/>
            <w:tcMar>
              <w:top w:w="70" w:type="dxa"/>
              <w:left w:w="90" w:type="dxa"/>
              <w:bottom w:w="70" w:type="dxa"/>
              <w:right w:w="90" w:type="dxa"/>
            </w:tcMar>
          </w:tcPr>
          <w:p w14:paraId="4E335E94" w14:textId="77777777" w:rsidR="00E01C3A" w:rsidRDefault="00CC3326">
            <w:r>
              <w:rPr>
                <w:sz w:val="20"/>
                <w:szCs w:val="20"/>
              </w:rPr>
              <w:t>Falha</w:t>
            </w:r>
          </w:p>
        </w:tc>
        <w:tc>
          <w:tcPr>
            <w:tcW w:w="2700" w:type="dxa"/>
            <w:tcMar>
              <w:top w:w="70" w:type="dxa"/>
              <w:left w:w="90" w:type="dxa"/>
              <w:bottom w:w="70" w:type="dxa"/>
              <w:right w:w="90" w:type="dxa"/>
            </w:tcMar>
          </w:tcPr>
          <w:p w14:paraId="23C0304E" w14:textId="77777777" w:rsidR="00E01C3A" w:rsidRDefault="00CC3326">
            <w:r>
              <w:rPr>
                <w:sz w:val="20"/>
                <w:szCs w:val="20"/>
              </w:rPr>
              <w:t>Item inválido recusado sozinho, com o motivo; os demais itens do pacote são gravados</w:t>
            </w:r>
          </w:p>
        </w:tc>
        <w:tc>
          <w:tcPr>
            <w:tcW w:w="3771" w:type="dxa"/>
            <w:tcMar>
              <w:top w:w="70" w:type="dxa"/>
              <w:left w:w="90" w:type="dxa"/>
              <w:bottom w:w="70" w:type="dxa"/>
              <w:right w:w="90" w:type="dxa"/>
            </w:tcMar>
          </w:tcPr>
          <w:p w14:paraId="1F09E054" w14:textId="77777777" w:rsidR="00E01C3A" w:rsidRPr="00CE1B46" w:rsidRDefault="00CC3326">
            <w:r>
              <w:rPr>
                <w:sz w:val="20"/>
                <w:szCs w:val="20"/>
                <w:lang w:val="pt-BR"/>
              </w:rPr>
              <w:t>Um erro não derruba a publicação de uma região; falta de dado nunca produz atenuação (3.7)</w:t>
            </w:r>
          </w:p>
        </w:tc>
      </w:tr>
    </w:tbl>
    <w:p w14:paraId="7E0B7EEC" w14:textId="77777777" w:rsidR="002C2A03" w:rsidRDefault="008C03E9">
      <w:pPr>
        <w:spacing w:before="130" w:after="260"/>
      </w:pPr>
      <w:r>
        <w:rPr>
          <w:sz w:val="20"/>
          <w:szCs w:val="20"/>
          <w:lang w:val="pt-BR"/>
        </w:rPr>
        <w:t>Fonte: Elaborado pelos autores (2026).</w:t>
      </w:r>
    </w:p>
    <w:p w14:paraId="1A113087" w14:textId="77777777" w:rsidR="00E01C3A" w:rsidRDefault="00CC3326">
      <w:pPr>
        <w:spacing w:after="120" w:line="360" w:lineRule="auto"/>
        <w:ind w:firstLine="709"/>
        <w:jc w:val="both"/>
        <w:rPr>
          <w:lang w:val="pt-BR"/>
        </w:rPr>
      </w:pPr>
      <w:r>
        <w:rPr>
          <w:highlight w:val="yellow"/>
          <w:lang w:val="pt-BR"/>
        </w:rPr>
        <w:t>A Tabela 1 apresenta, para cada cenário da suíte, o envelope esperado, o número de decisões e a aderência — a fração dos ciclos em que o nível ficou dentro do envelope — do regime adaptativo e das duas linhas de base de 3.11.</w:t>
      </w:r>
    </w:p>
    <w:p w14:paraId="207F6A36" w14:textId="77777777" w:rsidR="004A7735" w:rsidRDefault="007F0308">
      <w:pPr>
        <w:keepNext/>
        <w:spacing w:before="260" w:after="130"/>
      </w:pPr>
      <w:r>
        <w:rPr>
          <w:sz w:val="20"/>
          <w:szCs w:val="20"/>
          <w:lang w:val="pt-BR"/>
        </w:rPr>
        <w:t>Tabela 1 – Envelope esperado e aderência por cenário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7C7B39D7" w14:textId="77777777">
        <w:trPr>
          <w:tblHeader/>
        </w:trPr>
        <w:tc>
          <w:tcPr>
            <w:tcW w:w="2600" w:type="dxa"/>
            <w:shd w:val="clear" w:color="auto" w:fill="EDEDED"/>
            <w:tcMar>
              <w:top w:w="70" w:type="dxa"/>
              <w:left w:w="90" w:type="dxa"/>
              <w:bottom w:w="70" w:type="dxa"/>
              <w:right w:w="90" w:type="dxa"/>
            </w:tcMar>
          </w:tcPr>
          <w:p w14:paraId="531A51D0" w14:textId="77777777" w:rsidR="00E01C3A" w:rsidRDefault="00CC3326">
            <w:r>
              <w:rPr>
                <w:b/>
                <w:bCs/>
                <w:sz w:val="20"/>
                <w:szCs w:val="20"/>
              </w:rPr>
              <w:t>Cenário</w:t>
            </w:r>
          </w:p>
        </w:tc>
        <w:tc>
          <w:tcPr>
            <w:tcW w:w="2700" w:type="dxa"/>
            <w:shd w:val="clear" w:color="auto" w:fill="EDEDED"/>
            <w:tcMar>
              <w:top w:w="70" w:type="dxa"/>
              <w:left w:w="90" w:type="dxa"/>
              <w:bottom w:w="70" w:type="dxa"/>
              <w:right w:w="90" w:type="dxa"/>
            </w:tcMar>
          </w:tcPr>
          <w:p w14:paraId="33C17B3E" w14:textId="77777777" w:rsidR="00E01C3A" w:rsidRDefault="00CC3326">
            <w:r>
              <w:rPr>
                <w:b/>
                <w:bCs/>
                <w:sz w:val="20"/>
                <w:szCs w:val="20"/>
              </w:rPr>
              <w:t>Envelope esperado</w:t>
            </w:r>
          </w:p>
        </w:tc>
        <w:tc>
          <w:tcPr>
            <w:tcW w:w="3771" w:type="dxa"/>
            <w:shd w:val="clear" w:color="auto" w:fill="EDEDED"/>
            <w:tcMar>
              <w:top w:w="70" w:type="dxa"/>
              <w:left w:w="90" w:type="dxa"/>
              <w:bottom w:w="70" w:type="dxa"/>
              <w:right w:w="90" w:type="dxa"/>
            </w:tcMar>
          </w:tcPr>
          <w:p w14:paraId="20A1DBD5" w14:textId="77777777" w:rsidR="00E01C3A" w:rsidRDefault="00CC3326">
            <w:r>
              <w:rPr>
                <w:b/>
                <w:bCs/>
                <w:sz w:val="20"/>
                <w:szCs w:val="20"/>
              </w:rPr>
              <w:t>Decisões e aderência (adaptativo; fluxo pleno; horário fixo)</w:t>
            </w:r>
          </w:p>
        </w:tc>
      </w:tr>
      <w:tr w:rsidR="00E01C3A" w:rsidRPr="00CE1B46" w14:paraId="024B4A77" w14:textId="77777777">
        <w:tc>
          <w:tcPr>
            <w:tcW w:w="2600" w:type="dxa"/>
            <w:tcMar>
              <w:top w:w="70" w:type="dxa"/>
              <w:left w:w="90" w:type="dxa"/>
              <w:bottom w:w="70" w:type="dxa"/>
              <w:right w:w="90" w:type="dxa"/>
            </w:tcMar>
          </w:tcPr>
          <w:p w14:paraId="1E66E78A" w14:textId="77777777" w:rsidR="00E01C3A" w:rsidRDefault="00CC3326">
            <w:r>
              <w:rPr>
                <w:sz w:val="20"/>
                <w:szCs w:val="20"/>
              </w:rPr>
              <w:t>Noite típica (8 h, a partir das 18 h)</w:t>
            </w:r>
          </w:p>
        </w:tc>
        <w:tc>
          <w:tcPr>
            <w:tcW w:w="2700" w:type="dxa"/>
            <w:tcMar>
              <w:top w:w="70" w:type="dxa"/>
              <w:left w:w="90" w:type="dxa"/>
              <w:bottom w:w="70" w:type="dxa"/>
              <w:right w:w="90" w:type="dxa"/>
            </w:tcMar>
          </w:tcPr>
          <w:p w14:paraId="6CCD6B7A" w14:textId="77777777" w:rsidR="00E01C3A" w:rsidRDefault="00CC3326">
            <w:r>
              <w:rPr>
                <w:sz w:val="20"/>
                <w:szCs w:val="20"/>
              </w:rPr>
              <w:t>Classe da via ou uma abaixo no início; transição sob a rampa; entre a classe mínima e uma abaixo no vale; retomada ao amanhecer</w:t>
            </w:r>
          </w:p>
        </w:tc>
        <w:tc>
          <w:tcPr>
            <w:tcW w:w="3771" w:type="dxa"/>
            <w:tcMar>
              <w:top w:w="70" w:type="dxa"/>
              <w:left w:w="90" w:type="dxa"/>
              <w:bottom w:w="70" w:type="dxa"/>
              <w:right w:w="90" w:type="dxa"/>
            </w:tcMar>
          </w:tcPr>
          <w:p w14:paraId="1FA11910" w14:textId="77777777" w:rsidR="00E01C3A" w:rsidRPr="00CE1B46" w:rsidRDefault="00CC3326">
            <w:r>
              <w:rPr>
                <w:sz w:val="20"/>
                <w:szCs w:val="20"/>
                <w:lang w:val="pt-BR"/>
              </w:rPr>
              <w:t>5.760; 100 %; 68,8 %; 68,8 %</w:t>
            </w:r>
          </w:p>
        </w:tc>
      </w:tr>
      <w:tr w:rsidR="00E01C3A" w:rsidRPr="00CE1B46" w14:paraId="5D43AA26" w14:textId="77777777">
        <w:tc>
          <w:tcPr>
            <w:tcW w:w="2600" w:type="dxa"/>
            <w:tcMar>
              <w:top w:w="70" w:type="dxa"/>
              <w:left w:w="90" w:type="dxa"/>
              <w:bottom w:w="70" w:type="dxa"/>
              <w:right w:w="90" w:type="dxa"/>
            </w:tcMar>
          </w:tcPr>
          <w:p w14:paraId="1D746DEE" w14:textId="77777777" w:rsidR="00E01C3A" w:rsidRDefault="00CC3326">
            <w:r>
              <w:rPr>
                <w:sz w:val="20"/>
                <w:szCs w:val="20"/>
              </w:rPr>
              <w:t>Madrugada ociosa (2 h)</w:t>
            </w:r>
          </w:p>
        </w:tc>
        <w:tc>
          <w:tcPr>
            <w:tcW w:w="2700" w:type="dxa"/>
            <w:tcMar>
              <w:top w:w="70" w:type="dxa"/>
              <w:left w:w="90" w:type="dxa"/>
              <w:bottom w:w="70" w:type="dxa"/>
              <w:right w:w="90" w:type="dxa"/>
            </w:tcMar>
          </w:tcPr>
          <w:p w14:paraId="16AA0DDF" w14:textId="77777777" w:rsidR="00E01C3A" w:rsidRDefault="00CC3326">
            <w:r>
              <w:rPr>
                <w:sz w:val="20"/>
                <w:szCs w:val="20"/>
              </w:rPr>
              <w:t>Classe mínima, após a descida inicial</w:t>
            </w:r>
          </w:p>
        </w:tc>
        <w:tc>
          <w:tcPr>
            <w:tcW w:w="3771" w:type="dxa"/>
            <w:tcMar>
              <w:top w:w="70" w:type="dxa"/>
              <w:left w:w="90" w:type="dxa"/>
              <w:bottom w:w="70" w:type="dxa"/>
              <w:right w:w="90" w:type="dxa"/>
            </w:tcMar>
          </w:tcPr>
          <w:p w14:paraId="14E2D64B" w14:textId="77777777" w:rsidR="00E01C3A" w:rsidRPr="00CE1B46" w:rsidRDefault="00CC3326">
            <w:r>
              <w:rPr>
                <w:sz w:val="20"/>
                <w:szCs w:val="20"/>
                <w:lang w:val="pt-BR"/>
              </w:rPr>
              <w:t xml:space="preserve">1.440; 95,8 %; 8,3 %; 100 %</w:t>
            </w:r>
          </w:p>
        </w:tc>
      </w:tr>
      <w:tr w:rsidR="00E01C3A" w:rsidRPr="00CE1B46" w14:paraId="772F1139" w14:textId="77777777">
        <w:tc>
          <w:tcPr>
            <w:tcW w:w="2600" w:type="dxa"/>
            <w:tcMar>
              <w:top w:w="70" w:type="dxa"/>
              <w:left w:w="90" w:type="dxa"/>
              <w:bottom w:w="70" w:type="dxa"/>
              <w:right w:w="90" w:type="dxa"/>
            </w:tcMar>
          </w:tcPr>
          <w:p w14:paraId="07E368C6" w14:textId="77777777" w:rsidR="00E01C3A" w:rsidRDefault="00CC3326">
            <w:r>
              <w:rPr>
                <w:sz w:val="20"/>
                <w:szCs w:val="20"/>
              </w:rPr>
              <w:t>Fluxo intenso de madrugada (1 h)</w:t>
            </w:r>
          </w:p>
        </w:tc>
        <w:tc>
          <w:tcPr>
            <w:tcW w:w="2700" w:type="dxa"/>
            <w:tcMar>
              <w:top w:w="70" w:type="dxa"/>
              <w:left w:w="90" w:type="dxa"/>
              <w:bottom w:w="70" w:type="dxa"/>
              <w:right w:w="90" w:type="dxa"/>
            </w:tcMar>
          </w:tcPr>
          <w:p w14:paraId="3A3715CC" w14:textId="77777777" w:rsidR="00E01C3A" w:rsidRDefault="00CC3326">
            <w:r>
              <w:rPr>
                <w:sz w:val="20"/>
                <w:szCs w:val="20"/>
              </w:rPr>
              <w:t>Classe da via</w:t>
            </w:r>
          </w:p>
        </w:tc>
        <w:tc>
          <w:tcPr>
            <w:tcW w:w="3771" w:type="dxa"/>
            <w:tcMar>
              <w:top w:w="70" w:type="dxa"/>
              <w:left w:w="90" w:type="dxa"/>
              <w:bottom w:w="70" w:type="dxa"/>
              <w:right w:w="90" w:type="dxa"/>
            </w:tcMar>
          </w:tcPr>
          <w:p w14:paraId="6E4C10D8" w14:textId="77777777" w:rsidR="00E01C3A" w:rsidRPr="00CE1B46" w:rsidRDefault="00CC3326">
            <w:r>
              <w:rPr>
                <w:sz w:val="20"/>
                <w:szCs w:val="20"/>
                <w:lang w:val="pt-BR"/>
              </w:rPr>
              <w:t>720; 100 %; 100 %; 8,3 %</w:t>
            </w:r>
          </w:p>
        </w:tc>
      </w:tr>
      <w:tr w:rsidR="00E01C3A" w:rsidRPr="00CE1B46" w14:paraId="7D150766" w14:textId="77777777">
        <w:tc>
          <w:tcPr>
            <w:tcW w:w="2600" w:type="dxa"/>
            <w:tcMar>
              <w:top w:w="70" w:type="dxa"/>
              <w:left w:w="90" w:type="dxa"/>
              <w:bottom w:w="70" w:type="dxa"/>
              <w:right w:w="90" w:type="dxa"/>
            </w:tcMar>
          </w:tcPr>
          <w:p w14:paraId="63B4A121" w14:textId="77777777" w:rsidR="00E01C3A" w:rsidRDefault="00CC3326">
            <w:r>
              <w:rPr>
                <w:sz w:val="20"/>
                <w:szCs w:val="20"/>
              </w:rPr>
              <w:t>Ocorrência na madrugada (1 h 30 min)</w:t>
            </w:r>
          </w:p>
        </w:tc>
        <w:tc>
          <w:tcPr>
            <w:tcW w:w="2700" w:type="dxa"/>
            <w:tcMar>
              <w:top w:w="70" w:type="dxa"/>
              <w:left w:w="90" w:type="dxa"/>
              <w:bottom w:w="70" w:type="dxa"/>
              <w:right w:w="90" w:type="dxa"/>
            </w:tcMar>
          </w:tcPr>
          <w:p w14:paraId="23965EB5" w14:textId="77777777" w:rsidR="00E01C3A" w:rsidRDefault="00CC3326">
            <w:r>
              <w:rPr>
                <w:sz w:val="20"/>
                <w:szCs w:val="20"/>
              </w:rPr>
              <w:t>Classe mínima; classe da via durante a ocorrência; descida sob a rampa após o encerramento</w:t>
            </w:r>
          </w:p>
        </w:tc>
        <w:tc>
          <w:tcPr>
            <w:tcW w:w="3771" w:type="dxa"/>
            <w:tcMar>
              <w:top w:w="70" w:type="dxa"/>
              <w:left w:w="90" w:type="dxa"/>
              <w:bottom w:w="70" w:type="dxa"/>
              <w:right w:w="90" w:type="dxa"/>
            </w:tcMar>
          </w:tcPr>
          <w:p w14:paraId="5ABC18EC" w14:textId="77777777" w:rsidR="00E01C3A" w:rsidRPr="00CE1B46" w:rsidRDefault="00CC3326">
            <w:r>
              <w:rPr>
                <w:sz w:val="20"/>
                <w:szCs w:val="20"/>
                <w:lang w:val="pt-BR"/>
              </w:rPr>
              <w:t xml:space="preserve">1.080; 83,3 %; 66,7 %; 61,8 %</w:t>
            </w:r>
          </w:p>
        </w:tc>
      </w:tr>
      <w:tr w:rsidR="00E01C3A" w:rsidRPr="00CE1B46" w14:paraId="6A7B920C" w14:textId="77777777">
        <w:tc>
          <w:tcPr>
            <w:tcW w:w="2600" w:type="dxa"/>
            <w:tcMar>
              <w:top w:w="70" w:type="dxa"/>
              <w:left w:w="90" w:type="dxa"/>
              <w:bottom w:w="70" w:type="dxa"/>
              <w:right w:w="90" w:type="dxa"/>
            </w:tcMar>
          </w:tcPr>
          <w:p w14:paraId="2AC9C2F3" w14:textId="77777777" w:rsidR="00E01C3A" w:rsidRDefault="00CC3326">
            <w:r>
              <w:rPr>
                <w:sz w:val="20"/>
                <w:szCs w:val="20"/>
              </w:rPr>
              <w:t>Saída de evento (1 h 30 min)</w:t>
            </w:r>
          </w:p>
        </w:tc>
        <w:tc>
          <w:tcPr>
            <w:tcW w:w="2700" w:type="dxa"/>
            <w:tcMar>
              <w:top w:w="70" w:type="dxa"/>
              <w:left w:w="90" w:type="dxa"/>
              <w:bottom w:w="70" w:type="dxa"/>
              <w:right w:w="90" w:type="dxa"/>
            </w:tcMar>
          </w:tcPr>
          <w:p w14:paraId="1948B786" w14:textId="77777777" w:rsidR="00E01C3A" w:rsidRDefault="00CC3326">
            <w:r>
              <w:rPr>
                <w:sz w:val="20"/>
                <w:szCs w:val="20"/>
              </w:rPr>
              <w:t>Até uma classe abaixo com a via calma; classe da via com o fluxo; descida sob a rampa</w:t>
            </w:r>
          </w:p>
        </w:tc>
        <w:tc>
          <w:tcPr>
            <w:tcW w:w="3771" w:type="dxa"/>
            <w:tcMar>
              <w:top w:w="70" w:type="dxa"/>
              <w:left w:w="90" w:type="dxa"/>
              <w:bottom w:w="70" w:type="dxa"/>
              <w:right w:w="90" w:type="dxa"/>
            </w:tcMar>
          </w:tcPr>
          <w:p w14:paraId="15B561F4" w14:textId="77777777" w:rsidR="00E01C3A" w:rsidRPr="00CE1B46" w:rsidRDefault="00CC3326">
            <w:r>
              <w:rPr>
                <w:sz w:val="20"/>
                <w:szCs w:val="20"/>
                <w:lang w:val="pt-BR"/>
              </w:rPr>
              <w:t>1.080; 100 %; 66,7 %; 66,7 %</w:t>
            </w:r>
          </w:p>
        </w:tc>
      </w:tr>
      <w:tr w:rsidR="00E01C3A" w:rsidRPr="00CE1B46" w14:paraId="1CD9EB96" w14:textId="77777777">
        <w:tc>
          <w:tcPr>
            <w:tcW w:w="2600" w:type="dxa"/>
            <w:tcMar>
              <w:top w:w="70" w:type="dxa"/>
              <w:left w:w="90" w:type="dxa"/>
              <w:bottom w:w="70" w:type="dxa"/>
              <w:right w:w="90" w:type="dxa"/>
            </w:tcMar>
          </w:tcPr>
          <w:p w14:paraId="219ED058" w14:textId="77777777" w:rsidR="00E01C3A" w:rsidRDefault="00CC3326">
            <w:r>
              <w:rPr>
                <w:sz w:val="20"/>
                <w:szCs w:val="20"/>
              </w:rPr>
              <w:t>Ruído na fronteira (2 h)</w:t>
            </w:r>
          </w:p>
        </w:tc>
        <w:tc>
          <w:tcPr>
            <w:tcW w:w="2700" w:type="dxa"/>
            <w:tcMar>
              <w:top w:w="70" w:type="dxa"/>
              <w:left w:w="90" w:type="dxa"/>
              <w:bottom w:w="70" w:type="dxa"/>
              <w:right w:w="90" w:type="dxa"/>
            </w:tcMar>
          </w:tcPr>
          <w:p w14:paraId="64AB8EB7" w14:textId="77777777" w:rsidR="00E01C3A" w:rsidRDefault="00CC3326">
            <w:r>
              <w:rPr>
                <w:sz w:val="20"/>
                <w:szCs w:val="20"/>
              </w:rPr>
              <w:t>Entre a classe mínima e uma classe abaixo</w:t>
            </w:r>
          </w:p>
        </w:tc>
        <w:tc>
          <w:tcPr>
            <w:tcW w:w="3771" w:type="dxa"/>
            <w:tcMar>
              <w:top w:w="70" w:type="dxa"/>
              <w:left w:w="90" w:type="dxa"/>
              <w:bottom w:w="70" w:type="dxa"/>
              <w:right w:w="90" w:type="dxa"/>
            </w:tcMar>
          </w:tcPr>
          <w:p w14:paraId="248EFF03" w14:textId="77777777" w:rsidR="00E01C3A" w:rsidRPr="00CE1B46" w:rsidRDefault="00CC3326">
            <w:r>
              <w:rPr>
                <w:sz w:val="20"/>
                <w:szCs w:val="20"/>
                <w:lang w:val="pt-BR"/>
              </w:rPr>
              <w:t>1.440; 100 %; 0 %; 98,0 %</w:t>
            </w:r>
          </w:p>
        </w:tc>
      </w:tr>
      <w:tr w:rsidR="00E01C3A" w:rsidRPr="00CE1B46" w14:paraId="221C0679" w14:textId="77777777">
        <w:tc>
          <w:tcPr>
            <w:tcW w:w="2600" w:type="dxa"/>
            <w:tcMar>
              <w:top w:w="70" w:type="dxa"/>
              <w:left w:w="90" w:type="dxa"/>
              <w:bottom w:w="70" w:type="dxa"/>
              <w:right w:w="90" w:type="dxa"/>
            </w:tcMar>
          </w:tcPr>
          <w:p w14:paraId="6F2F96A2" w14:textId="77777777" w:rsidR="00E01C3A" w:rsidRDefault="00CC3326">
            <w:r>
              <w:rPr>
                <w:sz w:val="20"/>
                <w:szCs w:val="20"/>
              </w:rPr>
              <w:t>Adversarial: alternância a cada minuto (1 h)</w:t>
            </w:r>
          </w:p>
        </w:tc>
        <w:tc>
          <w:tcPr>
            <w:tcW w:w="2700" w:type="dxa"/>
            <w:tcMar>
              <w:top w:w="70" w:type="dxa"/>
              <w:left w:w="90" w:type="dxa"/>
              <w:bottom w:w="70" w:type="dxa"/>
              <w:right w:w="90" w:type="dxa"/>
            </w:tcMar>
          </w:tcPr>
          <w:p w14:paraId="0FB2A716" w14:textId="77777777" w:rsidR="00E01C3A" w:rsidRDefault="00CC3326">
            <w:r>
              <w:rPr>
                <w:sz w:val="20"/>
                <w:szCs w:val="20"/>
              </w:rPr>
              <w:t>Qualquer nível admissível; o que se verifica é o invariante</w:t>
            </w:r>
          </w:p>
        </w:tc>
        <w:tc>
          <w:tcPr>
            <w:tcW w:w="3771" w:type="dxa"/>
            <w:tcMar>
              <w:top w:w="70" w:type="dxa"/>
              <w:left w:w="90" w:type="dxa"/>
              <w:bottom w:w="70" w:type="dxa"/>
              <w:right w:w="90" w:type="dxa"/>
            </w:tcMar>
          </w:tcPr>
          <w:p w14:paraId="53C0AF90" w14:textId="77777777" w:rsidR="00E01C3A" w:rsidRPr="00CE1B46" w:rsidRDefault="00CC3326">
            <w:r>
              <w:rPr>
                <w:sz w:val="20"/>
                <w:szCs w:val="20"/>
                <w:lang w:val="pt-BR"/>
              </w:rPr>
              <w:t>720; 100 %; 100 %; 100 %</w:t>
            </w:r>
          </w:p>
        </w:tc>
      </w:tr>
      <w:tr w:rsidR="00E01C3A" w:rsidRPr="00CE1B46" w14:paraId="74A3ABCF" w14:textId="77777777">
        <w:tc>
          <w:tcPr>
            <w:tcW w:w="2600" w:type="dxa"/>
            <w:tcMar>
              <w:top w:w="70" w:type="dxa"/>
              <w:left w:w="90" w:type="dxa"/>
              <w:bottom w:w="70" w:type="dxa"/>
              <w:right w:w="90" w:type="dxa"/>
            </w:tcMar>
          </w:tcPr>
          <w:p w14:paraId="28311DA9" w14:textId="77777777" w:rsidR="00E01C3A" w:rsidRDefault="00CC3326">
            <w:r>
              <w:rPr>
                <w:sz w:val="20"/>
                <w:szCs w:val="20"/>
              </w:rPr>
              <w:t>Adversarial: volume nulo declarado (40 min)</w:t>
            </w:r>
          </w:p>
        </w:tc>
        <w:tc>
          <w:tcPr>
            <w:tcW w:w="2700" w:type="dxa"/>
            <w:tcMar>
              <w:top w:w="70" w:type="dxa"/>
              <w:left w:w="90" w:type="dxa"/>
              <w:bottom w:w="70" w:type="dxa"/>
              <w:right w:w="90" w:type="dxa"/>
            </w:tcMar>
          </w:tcPr>
          <w:p w14:paraId="7F4B9DBA" w14:textId="77777777" w:rsidR="00E01C3A" w:rsidRDefault="00CC3326">
            <w:r>
              <w:rPr>
                <w:sz w:val="20"/>
                <w:szCs w:val="20"/>
              </w:rPr>
              <w:t>Classe mínima, nunca abaixo</w:t>
            </w:r>
          </w:p>
        </w:tc>
        <w:tc>
          <w:tcPr>
            <w:tcW w:w="3771" w:type="dxa"/>
            <w:tcMar>
              <w:top w:w="70" w:type="dxa"/>
              <w:left w:w="90" w:type="dxa"/>
              <w:bottom w:w="70" w:type="dxa"/>
              <w:right w:w="90" w:type="dxa"/>
            </w:tcMar>
          </w:tcPr>
          <w:p w14:paraId="12EEF7C3" w14:textId="77777777" w:rsidR="00E01C3A" w:rsidRPr="00CE1B46" w:rsidRDefault="00CC3326">
            <w:r>
              <w:rPr>
                <w:sz w:val="20"/>
                <w:szCs w:val="20"/>
                <w:lang w:val="pt-BR"/>
              </w:rPr>
              <w:t>480; 100 %; 25,0 %; 100 %</w:t>
            </w:r>
          </w:p>
        </w:tc>
      </w:tr>
      <w:tr w:rsidR="00E01C3A" w:rsidRPr="00CE1B46" w14:paraId="4720CCE6" w14:textId="77777777">
        <w:tc>
          <w:tcPr>
            <w:tcW w:w="2600" w:type="dxa"/>
            <w:tcMar>
              <w:top w:w="70" w:type="dxa"/>
              <w:left w:w="90" w:type="dxa"/>
              <w:bottom w:w="70" w:type="dxa"/>
              <w:right w:w="90" w:type="dxa"/>
            </w:tcMar>
          </w:tcPr>
          <w:p w14:paraId="46031857" w14:textId="77777777" w:rsidR="00E01C3A" w:rsidRDefault="00CC3326">
            <w:r>
              <w:rPr>
                <w:sz w:val="20"/>
                <w:szCs w:val="20"/>
              </w:rPr>
              <w:t>Adversarial: silêncio da plataforma (1 h)</w:t>
            </w:r>
          </w:p>
        </w:tc>
        <w:tc>
          <w:tcPr>
            <w:tcW w:w="2700" w:type="dxa"/>
            <w:tcMar>
              <w:top w:w="70" w:type="dxa"/>
              <w:left w:w="90" w:type="dxa"/>
              <w:bottom w:w="70" w:type="dxa"/>
              <w:right w:w="90" w:type="dxa"/>
            </w:tcMar>
          </w:tcPr>
          <w:p w14:paraId="7FC98A0F" w14:textId="77777777" w:rsidR="00E01C3A" w:rsidRDefault="00CC3326">
            <w:r>
              <w:rPr>
                <w:sz w:val="20"/>
                <w:szCs w:val="20"/>
              </w:rPr>
              <w:t>Fluxo pleno depois de vencido o último volume</w:t>
            </w:r>
          </w:p>
        </w:tc>
        <w:tc>
          <w:tcPr>
            <w:tcW w:w="3771" w:type="dxa"/>
            <w:tcMar>
              <w:top w:w="70" w:type="dxa"/>
              <w:left w:w="90" w:type="dxa"/>
              <w:bottom w:w="70" w:type="dxa"/>
              <w:right w:w="90" w:type="dxa"/>
            </w:tcMar>
          </w:tcPr>
          <w:p w14:paraId="71C25416" w14:textId="77777777" w:rsidR="00E01C3A" w:rsidRPr="00CE1B46" w:rsidRDefault="00CC3326">
            <w:r>
              <w:rPr>
                <w:sz w:val="20"/>
                <w:szCs w:val="20"/>
                <w:lang w:val="pt-BR"/>
              </w:rPr>
              <w:t>720; 100 %; 100 %; 33,3 %</w:t>
            </w:r>
          </w:p>
        </w:tc>
      </w:tr>
      <w:tr w:rsidR="00E01C3A" w:rsidRPr="00CE1B46" w14:paraId="14C9B17D" w14:textId="77777777">
        <w:tc>
          <w:tcPr>
            <w:tcW w:w="2600" w:type="dxa"/>
            <w:tcMar>
              <w:top w:w="70" w:type="dxa"/>
              <w:left w:w="90" w:type="dxa"/>
              <w:bottom w:w="70" w:type="dxa"/>
              <w:right w:w="90" w:type="dxa"/>
            </w:tcMar>
          </w:tcPr>
          <w:p w14:paraId="5061659A" w14:textId="77777777" w:rsidR="00E01C3A" w:rsidRDefault="00CC3326">
            <w:r>
              <w:rPr>
                <w:sz w:val="20"/>
                <w:szCs w:val="20"/>
              </w:rPr>
              <w:t>Suíte</w:t>
            </w:r>
          </w:p>
        </w:tc>
        <w:tc>
          <w:tcPr>
            <w:tcW w:w="2700" w:type="dxa"/>
            <w:tcMar>
              <w:top w:w="70" w:type="dxa"/>
              <w:left w:w="90" w:type="dxa"/>
              <w:bottom w:w="70" w:type="dxa"/>
              <w:right w:w="90" w:type="dxa"/>
            </w:tcMar>
          </w:tcPr>
          <w:p w14:paraId="43839AD0" w14:textId="77777777" w:rsidR="00E01C3A" w:rsidRDefault="00CC3326">
            <w:r>
              <w:rPr>
                <w:sz w:val="20"/>
                <w:szCs w:val="20"/>
              </w:rPr>
              <w:t>—</w:t>
            </w:r>
          </w:p>
        </w:tc>
        <w:tc>
          <w:tcPr>
            <w:tcW w:w="3771" w:type="dxa"/>
            <w:tcMar>
              <w:top w:w="70" w:type="dxa"/>
              <w:left w:w="90" w:type="dxa"/>
              <w:bottom w:w="70" w:type="dxa"/>
              <w:right w:w="90" w:type="dxa"/>
            </w:tcMar>
          </w:tcPr>
          <w:p w14:paraId="2AD6FD8C" w14:textId="77777777" w:rsidR="00E01C3A" w:rsidRPr="00CE1B46" w:rsidRDefault="00CC3326">
            <w:r>
              <w:rPr>
                <w:sz w:val="20"/>
                <w:szCs w:val="20"/>
                <w:lang w:val="pt-BR"/>
              </w:rPr>
              <w:t xml:space="preserve">13.440; 98,2 %; 58,0 %; 72,2 %</w:t>
            </w:r>
          </w:p>
        </w:tc>
      </w:tr>
    </w:tbl>
    <w:p w14:paraId="18AAC2C8" w14:textId="77777777" w:rsidR="004A7735" w:rsidRDefault="007F0308">
      <w:pPr>
        <w:spacing w:before="130" w:after="260"/>
      </w:pPr>
      <w:r>
        <w:rPr>
          <w:sz w:val="20"/>
          <w:szCs w:val="20"/>
          <w:lang w:val="pt-BR"/>
        </w:rPr>
        <w:t>Fonte: Elaborado pelos autores (2026).</w:t>
      </w:r>
    </w:p>
    <w:p w14:paraId="69FF393D" w14:textId="77777777" w:rsidR="004A7735" w:rsidRDefault="007F0308">
      <w:pPr>
        <w:spacing w:after="120" w:line="360" w:lineRule="auto"/>
        <w:ind w:firstLine="709"/>
        <w:jc w:val="both"/>
      </w:pPr>
      <w:r>
        <w:rPr>
          <w:lang w:val="pt-BR"/>
        </w:rPr>
        <w:t xml:space="preserve">O regime adaptativo permaneceu dentro do envelope em 98,2 % dos passos no modo em operação e em todos os passos nos outros três modos. As discordâncias são dos dois cenários de madrugada, no início: o nível ficou em 0,556, 0,006 acima do máximo de 0,55 do envelope, </w:t>
      </w:r>
      <w:r>
        <w:rPr>
          <w:lang w:val="pt-BR"/>
        </w:rPr>
        <w:t xml:space="preserve">por 5 min na madrugada ociosa e por 15 min na ocorrência na madrugada,</w:t>
      </w:r>
      <w:r>
        <w:rPr>
          <w:lang w:val="pt-BR"/>
        </w:rPr>
        <w:t xml:space="preserve"> com o volume de via vazia junto à rampa da faixa baixa. O fluxo pleno constante fica fora do envelope sempre que o cenário espera atenuação, e o horário fixo, sempre que o cenário espera a classe da via dentro da janela de atenuação ou atenuação fora dela. O resultado é lido com a ressalva de 3.9: os envelopes são largos nas transições e, onde não derivam da norma, refletem julgamento dos autores.</w:t>
      </w:r>
    </w:p>
    <w:p w14:paraId="7F43B70B" w14:textId="77777777" w:rsidR="00E01C3A" w:rsidRDefault="00CC3326">
      <w:pPr>
        <w:pStyle w:val="Heading2"/>
        <w:spacing w:before="360" w:after="240" w:line="360" w:lineRule="auto"/>
        <w:rPr>
          <w:lang w:val="pt-BR"/>
        </w:rPr>
      </w:pPr>
      <w:bookmarkStart w:id="65" w:name="_Toc241792057"/>
      <w:del w:id="30379" w:author="Vitor Oliveira" w:date="2026-10-11T04:00:00Z">
        <w:r>
          <w:rPr>
            <w:lang w:val="pt-BR"/>
          </w:rPr>
          <w:delText xml:space="preserve">5.5</w:delText>
        </w:r>
      </w:del>
      <w:ins w:id="30380" w:author="Vitor Oliveira" w:date="2026-10-11T04:00:00Z">
        <w:r>
          <w:rPr>
            <w:lang w:val="pt-BR"/>
          </w:rPr>
          <w:t xml:space="preserve">4.5</w:t>
        </w:r>
      </w:ins>
      <w:r>
        <w:rPr>
          <w:lang w:val="pt-BR"/>
        </w:rPr>
        <w:t xml:space="preserve"> Estimativa de consumo de energia</w:t>
      </w:r>
      <w:bookmarkEnd w:id="65"/>
    </w:p>
    <w:p w14:paraId="63D211B0" w14:textId="77777777" w:rsidR="00E01C3A" w:rsidRDefault="00CC3326">
      <w:pPr>
        <w:spacing w:after="120" w:line="360" w:lineRule="auto"/>
        <w:ind w:firstLine="709"/>
        <w:jc w:val="both"/>
        <w:rPr>
          <w:lang w:val="pt-BR"/>
        </w:rPr>
      </w:pPr>
      <w:r>
        <w:rPr>
          <w:highlight w:val="yellow"/>
          <w:lang w:val="pt-BR"/>
        </w:rPr>
        <w:t>A Tabela 2 apresenta a energia estimada na luminária de referência do Quadro 9, somada sobre a suíte de cenários, ao lado da aderência ao envelope de cada regime. Os valores decorrem do registro de decisões, pela fórmula de 3.11, e não constituem medição elétrica.</w:t>
      </w:r>
    </w:p>
    <w:p w14:paraId="0CFD6DF9" w14:textId="77777777" w:rsidR="004A7735" w:rsidRDefault="007F0308">
      <w:pPr>
        <w:keepNext/>
        <w:spacing w:before="260" w:after="130"/>
      </w:pPr>
      <w:r>
        <w:rPr>
          <w:sz w:val="20"/>
          <w:szCs w:val="20"/>
          <w:lang w:val="pt-BR"/>
        </w:rPr>
        <w:t>Tabela 2 – Energia estimada na luminária de referência e aderência ao envelope, por regime</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1042EB76" w14:textId="77777777">
        <w:trPr>
          <w:tblHeader/>
        </w:trPr>
        <w:tc>
          <w:tcPr>
            <w:tcW w:w="2600" w:type="dxa"/>
            <w:shd w:val="clear" w:color="auto" w:fill="EDEDED"/>
            <w:tcMar>
              <w:top w:w="70" w:type="dxa"/>
              <w:left w:w="90" w:type="dxa"/>
              <w:bottom w:w="70" w:type="dxa"/>
              <w:right w:w="90" w:type="dxa"/>
            </w:tcMar>
          </w:tcPr>
          <w:p w14:paraId="7170A58C" w14:textId="77777777" w:rsidR="00E01C3A" w:rsidRDefault="00CC3326">
            <w:r>
              <w:rPr>
                <w:b/>
                <w:bCs/>
                <w:sz w:val="20"/>
                <w:szCs w:val="20"/>
              </w:rPr>
              <w:t>Regime</w:t>
            </w:r>
          </w:p>
        </w:tc>
        <w:tc>
          <w:tcPr>
            <w:tcW w:w="2700" w:type="dxa"/>
            <w:shd w:val="clear" w:color="auto" w:fill="EDEDED"/>
            <w:tcMar>
              <w:top w:w="70" w:type="dxa"/>
              <w:left w:w="90" w:type="dxa"/>
              <w:bottom w:w="70" w:type="dxa"/>
              <w:right w:w="90" w:type="dxa"/>
            </w:tcMar>
          </w:tcPr>
          <w:p w14:paraId="098BDFA1" w14:textId="77777777" w:rsidR="00E01C3A" w:rsidRDefault="00CC3326">
            <w:r>
              <w:rPr>
                <w:b/>
                <w:bCs/>
                <w:sz w:val="20"/>
                <w:szCs w:val="20"/>
              </w:rPr>
              <w:t>Energia na suíte, a 40 W e a 440 W</w:t>
            </w:r>
          </w:p>
        </w:tc>
        <w:tc>
          <w:tcPr>
            <w:tcW w:w="3771" w:type="dxa"/>
            <w:shd w:val="clear" w:color="auto" w:fill="EDEDED"/>
            <w:tcMar>
              <w:top w:w="70" w:type="dxa"/>
              <w:left w:w="90" w:type="dxa"/>
              <w:bottom w:w="70" w:type="dxa"/>
              <w:right w:w="90" w:type="dxa"/>
            </w:tcMar>
          </w:tcPr>
          <w:p w14:paraId="560EC907" w14:textId="77777777" w:rsidR="00E01C3A" w:rsidRDefault="00CC3326">
            <w:r>
              <w:rPr>
                <w:b/>
                <w:bCs/>
                <w:sz w:val="20"/>
                <w:szCs w:val="20"/>
              </w:rPr>
              <w:t>Relação com as linhas de base e aderência ao envelope</w:t>
            </w:r>
          </w:p>
        </w:tc>
      </w:tr>
      <w:tr w:rsidR="00E01C3A" w:rsidRPr="00CE1B46" w14:paraId="27917EE5" w14:textId="77777777">
        <w:tc>
          <w:tcPr>
            <w:tcW w:w="2600" w:type="dxa"/>
            <w:tcMar>
              <w:top w:w="70" w:type="dxa"/>
              <w:left w:w="90" w:type="dxa"/>
              <w:bottom w:w="70" w:type="dxa"/>
              <w:right w:w="90" w:type="dxa"/>
            </w:tcMar>
          </w:tcPr>
          <w:p w14:paraId="724FC024" w14:textId="77777777" w:rsidR="00E01C3A" w:rsidRDefault="00CC3326">
            <w:r>
              <w:rPr>
                <w:sz w:val="20"/>
                <w:szCs w:val="20"/>
              </w:rPr>
              <w:t>Fluxo pleno constante</w:t>
            </w:r>
          </w:p>
        </w:tc>
        <w:tc>
          <w:tcPr>
            <w:tcW w:w="2700" w:type="dxa"/>
            <w:tcMar>
              <w:top w:w="70" w:type="dxa"/>
              <w:left w:w="90" w:type="dxa"/>
              <w:bottom w:w="70" w:type="dxa"/>
              <w:right w:w="90" w:type="dxa"/>
            </w:tcMar>
          </w:tcPr>
          <w:p w14:paraId="788B20B5" w14:textId="77777777" w:rsidR="00E01C3A" w:rsidRDefault="00CC3326">
            <w:r>
              <w:rPr>
                <w:sz w:val="20"/>
                <w:szCs w:val="20"/>
              </w:rPr>
              <w:t>746,7 Wh; 8.213,3 Wh</w:t>
            </w:r>
          </w:p>
        </w:tc>
        <w:tc>
          <w:tcPr>
            <w:tcW w:w="3771" w:type="dxa"/>
            <w:tcMar>
              <w:top w:w="70" w:type="dxa"/>
              <w:left w:w="90" w:type="dxa"/>
              <w:bottom w:w="70" w:type="dxa"/>
              <w:right w:w="90" w:type="dxa"/>
            </w:tcMar>
          </w:tcPr>
          <w:p w14:paraId="0C72B4DF" w14:textId="77777777" w:rsidR="00E01C3A" w:rsidRPr="00CE1B46" w:rsidRDefault="00CC3326">
            <w:r>
              <w:rPr>
                <w:sz w:val="20"/>
                <w:szCs w:val="20"/>
                <w:lang w:val="pt-BR"/>
              </w:rPr>
              <w:t>Linha de base; aderência de 58,0 %</w:t>
            </w:r>
          </w:p>
        </w:tc>
      </w:tr>
      <w:tr w:rsidR="00E01C3A" w:rsidRPr="00CE1B46" w14:paraId="0197C00A" w14:textId="77777777">
        <w:tc>
          <w:tcPr>
            <w:tcW w:w="2600" w:type="dxa"/>
            <w:tcMar>
              <w:top w:w="70" w:type="dxa"/>
              <w:left w:w="90" w:type="dxa"/>
              <w:bottom w:w="70" w:type="dxa"/>
              <w:right w:w="90" w:type="dxa"/>
            </w:tcMar>
          </w:tcPr>
          <w:p w14:paraId="13BDCD4B" w14:textId="77777777" w:rsidR="00E01C3A" w:rsidRDefault="00CC3326">
            <w:r>
              <w:rPr>
                <w:sz w:val="20"/>
                <w:szCs w:val="20"/>
              </w:rPr>
              <w:t>Atenuação por horário fixo, das 0 h às 5 h</w:t>
            </w:r>
          </w:p>
        </w:tc>
        <w:tc>
          <w:tcPr>
            <w:tcW w:w="2700" w:type="dxa"/>
            <w:tcMar>
              <w:top w:w="70" w:type="dxa"/>
              <w:left w:w="90" w:type="dxa"/>
              <w:bottom w:w="70" w:type="dxa"/>
              <w:right w:w="90" w:type="dxa"/>
            </w:tcMar>
          </w:tcPr>
          <w:p w14:paraId="73796F44" w14:textId="77777777" w:rsidR="00E01C3A" w:rsidRDefault="00CC3326">
            <w:r>
              <w:rPr>
                <w:sz w:val="20"/>
                <w:szCs w:val="20"/>
              </w:rPr>
              <w:t>530,0 Wh; 5.830,0 Wh</w:t>
            </w:r>
          </w:p>
        </w:tc>
        <w:tc>
          <w:tcPr>
            <w:tcW w:w="3771" w:type="dxa"/>
            <w:tcMar>
              <w:top w:w="70" w:type="dxa"/>
              <w:left w:w="90" w:type="dxa"/>
              <w:bottom w:w="70" w:type="dxa"/>
              <w:right w:w="90" w:type="dxa"/>
            </w:tcMar>
          </w:tcPr>
          <w:p w14:paraId="14AE6650" w14:textId="77777777" w:rsidR="00E01C3A" w:rsidRPr="00CE1B46" w:rsidRDefault="00CC3326">
            <w:r>
              <w:rPr>
                <w:sz w:val="20"/>
                <w:szCs w:val="20"/>
                <w:lang w:val="pt-BR"/>
              </w:rPr>
              <w:t>71,0 % do pleno; aderência de 72,2 %</w:t>
            </w:r>
          </w:p>
        </w:tc>
      </w:tr>
      <w:tr w:rsidR="00E01C3A" w:rsidRPr="00CE1B46" w14:paraId="076902F5" w14:textId="77777777">
        <w:tc>
          <w:tcPr>
            <w:tcW w:w="2600" w:type="dxa"/>
            <w:tcMar>
              <w:top w:w="70" w:type="dxa"/>
              <w:left w:w="90" w:type="dxa"/>
              <w:bottom w:w="70" w:type="dxa"/>
              <w:right w:w="90" w:type="dxa"/>
            </w:tcMar>
          </w:tcPr>
          <w:p w14:paraId="35AF0338" w14:textId="77777777" w:rsidR="00E01C3A" w:rsidRDefault="00CC3326">
            <w:r>
              <w:rPr>
                <w:sz w:val="20"/>
                <w:szCs w:val="20"/>
              </w:rPr>
              <w:t>Adaptativo, com previsão (modo em operação)</w:t>
            </w:r>
          </w:p>
        </w:tc>
        <w:tc>
          <w:tcPr>
            <w:tcW w:w="2700" w:type="dxa"/>
            <w:tcMar>
              <w:top w:w="70" w:type="dxa"/>
              <w:left w:w="90" w:type="dxa"/>
              <w:bottom w:w="70" w:type="dxa"/>
              <w:right w:w="90" w:type="dxa"/>
            </w:tcMar>
          </w:tcPr>
          <w:p w14:paraId="161B4F0B" w14:textId="77777777" w:rsidR="00E01C3A" w:rsidRDefault="00CC3326">
            <w:r>
              <w:rPr>
                <w:sz w:val="20"/>
                <w:szCs w:val="20"/>
              </w:rPr>
              <w:t xml:space="preserve">565,3 Wh; 6.218,4 Wh</w:t>
            </w:r>
          </w:p>
        </w:tc>
        <w:tc>
          <w:tcPr>
            <w:tcW w:w="3771" w:type="dxa"/>
            <w:tcMar>
              <w:top w:w="70" w:type="dxa"/>
              <w:left w:w="90" w:type="dxa"/>
              <w:bottom w:w="70" w:type="dxa"/>
              <w:right w:w="90" w:type="dxa"/>
            </w:tcMar>
          </w:tcPr>
          <w:p w14:paraId="30B413D1" w14:textId="77777777" w:rsidR="00E01C3A" w:rsidRPr="00CE1B46" w:rsidRDefault="00CC3326">
            <w:r>
              <w:rPr>
                <w:sz w:val="20"/>
                <w:szCs w:val="20"/>
                <w:lang w:val="pt-BR"/>
              </w:rPr>
              <w:t xml:space="preserve">75,7 % do pleno e 106,7 % do horário fixo; aderência de 98,2 %</w:t>
            </w:r>
          </w:p>
        </w:tc>
      </w:tr>
      <w:tr w:rsidR="00E01C3A" w:rsidRPr="00CE1B46" w14:paraId="1797F9DC" w14:textId="77777777">
        <w:tc>
          <w:tcPr>
            <w:tcW w:w="2600" w:type="dxa"/>
            <w:tcMar>
              <w:top w:w="70" w:type="dxa"/>
              <w:left w:w="90" w:type="dxa"/>
              <w:bottom w:w="70" w:type="dxa"/>
              <w:right w:w="90" w:type="dxa"/>
            </w:tcMar>
          </w:tcPr>
          <w:p w14:paraId="62A33629" w14:textId="77777777" w:rsidR="00E01C3A" w:rsidRDefault="00CC3326">
            <w:r>
              <w:rPr>
                <w:sz w:val="20"/>
                <w:szCs w:val="20"/>
              </w:rPr>
              <w:t>Adaptativo, sem previsão</w:t>
            </w:r>
          </w:p>
        </w:tc>
        <w:tc>
          <w:tcPr>
            <w:tcW w:w="2700" w:type="dxa"/>
            <w:tcMar>
              <w:top w:w="70" w:type="dxa"/>
              <w:left w:w="90" w:type="dxa"/>
              <w:bottom w:w="70" w:type="dxa"/>
              <w:right w:w="90" w:type="dxa"/>
            </w:tcMar>
          </w:tcPr>
          <w:p w14:paraId="2A61B5D6" w14:textId="77777777" w:rsidR="00E01C3A" w:rsidRDefault="00CC3326">
            <w:r>
              <w:rPr>
                <w:sz w:val="20"/>
                <w:szCs w:val="20"/>
              </w:rPr>
              <w:t xml:space="preserve">556,7 Wh; 6.123,8 Wh</w:t>
            </w:r>
          </w:p>
        </w:tc>
        <w:tc>
          <w:tcPr>
            <w:tcW w:w="3771" w:type="dxa"/>
            <w:tcMar>
              <w:top w:w="70" w:type="dxa"/>
              <w:left w:w="90" w:type="dxa"/>
              <w:bottom w:w="70" w:type="dxa"/>
              <w:right w:w="90" w:type="dxa"/>
            </w:tcMar>
          </w:tcPr>
          <w:p w14:paraId="01899EA6" w14:textId="77777777" w:rsidR="00E01C3A" w:rsidRPr="00CE1B46" w:rsidRDefault="00CC3326">
            <w:r>
              <w:rPr>
                <w:sz w:val="20"/>
                <w:szCs w:val="20"/>
                <w:lang w:val="pt-BR"/>
              </w:rPr>
              <w:t xml:space="preserve">74,6 % do pleno e 105,0 % do horário fixo</w:t>
            </w:r>
            <w:r>
              <w:rPr>
                <w:sz w:val="20"/>
                <w:szCs w:val="20"/>
                <w:lang w:val="pt-BR"/>
              </w:rPr>
              <w:t xml:space="preserve">; aderência de 100 %</w:t>
            </w:r>
          </w:p>
        </w:tc>
      </w:tr>
      <w:tr w:rsidR="00E01C3A" w:rsidRPr="00CE1B46" w14:paraId="0BBE98A2" w14:textId="77777777">
        <w:tc>
          <w:tcPr>
            <w:tcW w:w="2600" w:type="dxa"/>
            <w:tcMar>
              <w:top w:w="70" w:type="dxa"/>
              <w:left w:w="90" w:type="dxa"/>
              <w:bottom w:w="70" w:type="dxa"/>
              <w:right w:w="90" w:type="dxa"/>
            </w:tcMar>
          </w:tcPr>
          <w:p w14:paraId="3C591F33" w14:textId="77777777" w:rsidR="00E01C3A" w:rsidRDefault="00CC3326">
            <w:r>
              <w:rPr>
                <w:sz w:val="20"/>
                <w:szCs w:val="20"/>
              </w:rPr>
              <w:t>Adaptativo, com tabela em degraus e previsão</w:t>
            </w:r>
          </w:p>
        </w:tc>
        <w:tc>
          <w:tcPr>
            <w:tcW w:w="2700" w:type="dxa"/>
            <w:tcMar>
              <w:top w:w="70" w:type="dxa"/>
              <w:left w:w="90" w:type="dxa"/>
              <w:bottom w:w="70" w:type="dxa"/>
              <w:right w:w="90" w:type="dxa"/>
            </w:tcMar>
          </w:tcPr>
          <w:p w14:paraId="420EC84C" w14:textId="77777777" w:rsidR="00E01C3A" w:rsidRDefault="00CC3326">
            <w:r>
              <w:rPr>
                <w:sz w:val="20"/>
                <w:szCs w:val="20"/>
              </w:rPr>
              <w:t xml:space="preserve">568,5 Wh; 6.253,3 Wh</w:t>
            </w:r>
          </w:p>
        </w:tc>
        <w:tc>
          <w:tcPr>
            <w:tcW w:w="3771" w:type="dxa"/>
            <w:tcMar>
              <w:top w:w="70" w:type="dxa"/>
              <w:left w:w="90" w:type="dxa"/>
              <w:bottom w:w="70" w:type="dxa"/>
              <w:right w:w="90" w:type="dxa"/>
            </w:tcMar>
          </w:tcPr>
          <w:p w14:paraId="4C26E8D2" w14:textId="77777777" w:rsidR="00E01C3A" w:rsidRPr="00CE1B46" w:rsidRDefault="00CC3326">
            <w:r>
              <w:rPr>
                <w:sz w:val="20"/>
                <w:szCs w:val="20"/>
                <w:lang w:val="pt-BR"/>
              </w:rPr>
              <w:t xml:space="preserve">76,1 % do pleno e 107,3 % do horário fixo</w:t>
            </w:r>
            <w:r>
              <w:rPr>
                <w:sz w:val="20"/>
                <w:szCs w:val="20"/>
                <w:lang w:val="pt-BR"/>
              </w:rPr>
              <w:t xml:space="preserve">; aderência de 100 %</w:t>
            </w:r>
          </w:p>
        </w:tc>
      </w:tr>
    </w:tbl>
    <w:p w14:paraId="29F23840" w14:textId="77777777" w:rsidR="004A7735" w:rsidRDefault="007F0308">
      <w:pPr>
        <w:spacing w:before="130" w:after="260"/>
      </w:pPr>
      <w:r>
        <w:rPr>
          <w:sz w:val="20"/>
          <w:szCs w:val="20"/>
          <w:lang w:val="pt-BR"/>
        </w:rPr>
        <w:t>Fonte: Elaborado pelos autores (2026).</w:t>
      </w:r>
    </w:p>
    <w:p w14:paraId="4C64A7F8" w14:textId="77777777" w:rsidR="004A7735" w:rsidRDefault="007F0308">
      <w:pPr>
        <w:spacing w:after="120" w:line="360" w:lineRule="auto"/>
        <w:ind w:firstLine="709"/>
        <w:jc w:val="both"/>
      </w:pPr>
      <w:r>
        <w:rPr>
          <w:lang w:val="pt-BR"/>
        </w:rPr>
        <w:t xml:space="preserve">A razão entre os regimes é idêntica nas duas potências, como previsto em 3.11. </w:t>
      </w:r>
      <w:r>
        <w:rPr>
          <w:lang w:val="pt-BR"/>
        </w:rPr>
        <w:t xml:space="preserve">Na suíte, o regime adaptativo consome 24,3 % menos que o fluxo pleno e 6,7 % mais que o horário fixo, com aderência de 98,2 %, contra 72,2 % do horário fixo. Nas oito noites reais de Zurique da avaliação de </w:t>
      </w:r>
      <w:del w:id="30381" w:author="Vitor Oliveira" w:date="2026-10-11T04:00:00Z">
        <w:r>
          <w:rPr>
            <w:lang w:val="pt-BR"/>
          </w:rPr>
          <w:delText xml:space="preserve">5.6</w:delText>
        </w:r>
      </w:del>
      <w:ins w:id="30382" w:author="Vitor Oliveira" w:date="2026-10-11T04:00:00Z">
        <w:r>
          <w:rPr>
            <w:lang w:val="pt-BR"/>
          </w:rPr>
          <w:t xml:space="preserve">4.6</w:t>
        </w:r>
      </w:ins>
      <w:r>
        <w:rPr>
          <w:lang w:val="pt-BR"/>
        </w:rPr>
        <w:t xml:space="preserve">, o regime adaptativo consome 62,4 % do fluxo pleno e 78,6 % do horário fixo.</w:t>
      </w:r>
      <w:r>
        <w:rPr>
          <w:lang w:val="pt-BR"/>
        </w:rPr>
        <w:t xml:space="preserve"> Os valores valem para os cenários avaliados e para a luminária de referência; não se afirma economia anual, em escala de parque, nem valor monetário.</w:t>
      </w:r>
    </w:p>
    <w:p w14:paraId="4C8CC230" w14:textId="77777777" w:rsidR="004A7735" w:rsidRDefault="007F0308">
      <w:pPr>
        <w:spacing w:after="120" w:line="360" w:lineRule="auto"/>
        <w:ind w:firstLine="709"/>
        <w:jc w:val="both"/>
      </w:pPr>
      <w:r>
        <w:rPr>
          <w:lang w:val="pt-BR"/>
        </w:rPr>
        <w:t xml:space="preserve">Na bancada, a energia foi integrada sobre a trajetória da descida ao piso do ensaio de failsafe, registrada pelo nó: 64 passos em 5,25 min, convertidos em ciclo de trabalho pela tabela de calibração, com o segmento de fita de 6 cm, de potência plena de 0,86 W pela especificação de 14,4 W/m. A descida consumiu 37,7 mWh, 75,9 % do consumo no pleno da classe no mesmo intervalo, proporção próxima da obtida pela fórmula fechada de 3.11 para a rampa de P3 a P5, de 75 %. Não há, nesta sessão, estimativa derivada da iluminância medida: o nó só mede ao receber comando, e a rampa não é acompanhada de leituras; na sessão anterior, com leitura a cada passo, as duas estimativas divergiram 1,3 %.</w:t>
      </w:r>
    </w:p>
    <w:p w14:paraId="4F029742" w14:textId="77777777" w:rsidR="001A5FD5" w:rsidRDefault="002D2B91">
      <w:pPr>
        <w:pStyle w:val="Heading2"/>
        <w:spacing w:before="360" w:after="240" w:line="360" w:lineRule="auto"/>
      </w:pPr>
      <w:bookmarkStart w:id="66" w:name="_Toc241792058"/>
      <w:del w:id="30383" w:author="Vitor Oliveira" w:date="2026-10-11T04:00:00Z">
        <w:r>
          <w:rPr>
            <w:lang w:val="pt-BR"/>
          </w:rPr>
          <w:delText xml:space="preserve">5.6</w:delText>
        </w:r>
      </w:del>
      <w:ins w:id="30384" w:author="Vitor Oliveira" w:date="2026-10-11T04:00:00Z">
        <w:r>
          <w:rPr>
            <w:lang w:val="pt-BR"/>
          </w:rPr>
          <w:t xml:space="preserve">4.6</w:t>
        </w:r>
      </w:ins>
      <w:r>
        <w:rPr>
          <w:lang w:val="pt-BR"/>
        </w:rPr>
        <w:t xml:space="preserve"> Avaliação dos componentes de inteligência artificial</w:t>
      </w:r>
      <w:bookmarkEnd w:id="66"/>
    </w:p>
    <w:p w14:paraId="3171A76E" w14:textId="77777777" w:rsidR="001A5FD5" w:rsidRDefault="002D2B91">
      <w:pPr>
        <w:spacing w:after="120" w:line="360" w:lineRule="auto"/>
        <w:ind w:firstLine="709"/>
        <w:jc w:val="both"/>
      </w:pPr>
      <w:r>
        <w:rPr>
          <w:lang w:val="pt-BR"/>
        </w:rPr>
        <w:t>Apresentam-se os resultados da avaliação descrita em 3.9 e do experimento complementar de 3.6. Em todas as execuções, o número de violações do piso e da taxa foi zero. O Quadro 19 reúne o que se mediu ao retirar ou substituir cada componente no sistema; onde há dois valores, o primeiro é o do componente e o segundo, o da alternativa.</w:t>
      </w:r>
    </w:p>
    <w:p w14:paraId="7030E260" w14:textId="77777777" w:rsidR="001A5FD5" w:rsidRDefault="002D2B91">
      <w:pPr>
        <w:keepNext/>
        <w:spacing w:before="260" w:after="130"/>
      </w:pPr>
      <w:r>
        <w:rPr>
          <w:sz w:val="20"/>
          <w:szCs w:val="20"/>
          <w:lang w:val="pt-BR"/>
        </w:rPr>
        <w:t>Quadro 19 – Retirada e substituição dos componentes de inteligência artificial no sistema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24B2E140" w14:textId="77777777">
        <w:trPr>
          <w:tblHeader/>
        </w:trPr>
        <w:tc>
          <w:tcPr>
            <w:tcW w:w="2600" w:type="dxa"/>
            <w:shd w:val="clear" w:color="auto" w:fill="EDEDED"/>
            <w:tcMar>
              <w:top w:w="70" w:type="dxa"/>
              <w:left w:w="90" w:type="dxa"/>
              <w:bottom w:w="70" w:type="dxa"/>
              <w:right w:w="90" w:type="dxa"/>
            </w:tcMar>
          </w:tcPr>
          <w:p w14:paraId="1E697EA7" w14:textId="77777777" w:rsidR="00E01C3A" w:rsidRDefault="00CC3326">
            <w:r>
              <w:rPr>
                <w:b/>
                <w:bCs/>
                <w:sz w:val="20"/>
                <w:szCs w:val="20"/>
              </w:rPr>
              <w:t>Comparação</w:t>
            </w:r>
          </w:p>
        </w:tc>
        <w:tc>
          <w:tcPr>
            <w:tcW w:w="2700" w:type="dxa"/>
            <w:shd w:val="clear" w:color="auto" w:fill="EDEDED"/>
            <w:tcMar>
              <w:top w:w="70" w:type="dxa"/>
              <w:left w:w="90" w:type="dxa"/>
              <w:bottom w:w="70" w:type="dxa"/>
              <w:right w:w="90" w:type="dxa"/>
            </w:tcMar>
          </w:tcPr>
          <w:p w14:paraId="502C9739" w14:textId="77777777" w:rsidR="00E01C3A" w:rsidRDefault="00CC3326">
            <w:r>
              <w:rPr>
                <w:b/>
                <w:bCs/>
                <w:sz w:val="20"/>
                <w:szCs w:val="20"/>
              </w:rPr>
              <w:t>Cenários</w:t>
            </w:r>
          </w:p>
        </w:tc>
        <w:tc>
          <w:tcPr>
            <w:tcW w:w="3771" w:type="dxa"/>
            <w:shd w:val="clear" w:color="auto" w:fill="EDEDED"/>
            <w:tcMar>
              <w:top w:w="70" w:type="dxa"/>
              <w:left w:w="90" w:type="dxa"/>
              <w:bottom w:w="70" w:type="dxa"/>
              <w:right w:w="90" w:type="dxa"/>
            </w:tcMar>
          </w:tcPr>
          <w:p w14:paraId="59B23548" w14:textId="77777777" w:rsidR="00E01C3A" w:rsidRDefault="00CC3326">
            <w:r>
              <w:rPr>
                <w:b/>
                <w:bCs/>
                <w:sz w:val="20"/>
                <w:szCs w:val="20"/>
              </w:rPr>
              <w:t>Resultado</w:t>
            </w:r>
          </w:p>
        </w:tc>
      </w:tr>
      <w:tr w:rsidR="00E01C3A" w:rsidRPr="00CE1B46" w14:paraId="4C7CAB4D" w14:textId="77777777">
        <w:tc>
          <w:tcPr>
            <w:tcW w:w="2600" w:type="dxa"/>
            <w:tcMar>
              <w:top w:w="70" w:type="dxa"/>
              <w:left w:w="90" w:type="dxa"/>
              <w:bottom w:w="70" w:type="dxa"/>
              <w:right w:w="90" w:type="dxa"/>
            </w:tcMar>
          </w:tcPr>
          <w:p w14:paraId="7D7822C5" w14:textId="77777777" w:rsidR="00E01C3A" w:rsidRDefault="00CC3326">
            <w:r>
              <w:rPr>
                <w:sz w:val="20"/>
                <w:szCs w:val="20"/>
              </w:rPr>
              <w:t>Inferência por regras × programação por horário fixo</w:t>
            </w:r>
          </w:p>
        </w:tc>
        <w:tc>
          <w:tcPr>
            <w:tcW w:w="2700" w:type="dxa"/>
            <w:tcMar>
              <w:top w:w="70" w:type="dxa"/>
              <w:left w:w="90" w:type="dxa"/>
              <w:bottom w:w="70" w:type="dxa"/>
              <w:right w:w="90" w:type="dxa"/>
            </w:tcMar>
          </w:tcPr>
          <w:p w14:paraId="04DAED8F" w14:textId="77777777" w:rsidR="00E01C3A" w:rsidRDefault="00CC3326">
            <w:r>
              <w:rPr>
                <w:sz w:val="20"/>
                <w:szCs w:val="20"/>
              </w:rPr>
              <w:t>Suíte de cenários e oito noites reais</w:t>
            </w:r>
          </w:p>
        </w:tc>
        <w:tc>
          <w:tcPr>
            <w:tcW w:w="3771" w:type="dxa"/>
            <w:tcMar>
              <w:top w:w="70" w:type="dxa"/>
              <w:left w:w="90" w:type="dxa"/>
              <w:bottom w:w="70" w:type="dxa"/>
              <w:right w:w="90" w:type="dxa"/>
            </w:tcMar>
          </w:tcPr>
          <w:p w14:paraId="5DD84284" w14:textId="77777777" w:rsidR="00E01C3A" w:rsidRPr="00CE1B46" w:rsidRDefault="00CC3326">
            <w:r>
              <w:rPr>
                <w:sz w:val="20"/>
                <w:szCs w:val="20"/>
                <w:lang w:val="pt-BR"/>
              </w:rPr>
              <w:t xml:space="preserve">Horário fixo abaixo do nível pedido em 349 min dos 625 min com exigência na suíte (343 deles por 2 lux ou mais) e em 87 min dos 1.935 min das noites reais (85 por 2 lux ou mais), com déficit médio de 3,7 lux e de 2,5 lux; sob ocorrência aberta, 30 min na classe mínima. Sistema adaptativo abaixo em 97 min e em 195 min, com déficit médio de 0,8 lux e nenhum minuto 2 lux abaixo. Energia do adaptativo: 106,7 % do horário fixo na suíte e 78,6 % nas noites reais</w:t>
            </w:r>
          </w:p>
        </w:tc>
      </w:tr>
      <w:tr w:rsidR="00E01C3A" w:rsidRPr="00CE1B46" w14:paraId="77AC51CF" w14:textId="77777777">
        <w:tc>
          <w:tcPr>
            <w:tcW w:w="2600" w:type="dxa"/>
            <w:tcMar>
              <w:top w:w="70" w:type="dxa"/>
              <w:left w:w="90" w:type="dxa"/>
              <w:bottom w:w="70" w:type="dxa"/>
              <w:right w:w="90" w:type="dxa"/>
            </w:tcMar>
          </w:tcPr>
          <w:p w14:paraId="65C491A5" w14:textId="77777777" w:rsidR="00E01C3A" w:rsidRDefault="00CC3326">
            <w:r>
              <w:rPr>
                <w:sz w:val="20"/>
                <w:szCs w:val="20"/>
              </w:rPr>
              <w:t>Previsão × modo reativo</w:t>
            </w:r>
          </w:p>
        </w:tc>
        <w:tc>
          <w:tcPr>
            <w:tcW w:w="2700" w:type="dxa"/>
            <w:tcMar>
              <w:top w:w="70" w:type="dxa"/>
              <w:left w:w="90" w:type="dxa"/>
              <w:bottom w:w="70" w:type="dxa"/>
              <w:right w:w="90" w:type="dxa"/>
            </w:tcMar>
          </w:tcPr>
          <w:p w14:paraId="41145DA1" w14:textId="77777777" w:rsidR="00E01C3A" w:rsidRDefault="00CC3326">
            <w:r>
              <w:rPr>
                <w:sz w:val="20"/>
                <w:szCs w:val="20"/>
              </w:rPr>
              <w:t>Oito noites reais</w:t>
            </w:r>
          </w:p>
        </w:tc>
        <w:tc>
          <w:tcPr>
            <w:tcW w:w="3771" w:type="dxa"/>
            <w:tcMar>
              <w:top w:w="70" w:type="dxa"/>
              <w:left w:w="90" w:type="dxa"/>
              <w:bottom w:w="70" w:type="dxa"/>
              <w:right w:w="90" w:type="dxa"/>
            </w:tcMar>
          </w:tcPr>
          <w:p w14:paraId="4558B88A" w14:textId="77777777" w:rsidR="00E01C3A" w:rsidRPr="00CE1B46" w:rsidRDefault="00CC3326">
            <w:r>
              <w:rPr>
                <w:sz w:val="20"/>
                <w:szCs w:val="20"/>
                <w:lang w:val="pt-BR"/>
              </w:rPr>
              <w:t xml:space="preserve">Energia de 62,4 % e 61,2 % do pleno; janela de baixa demanda em transição de 27,9 % e 23,3 %; atraso médio até a classe mínima de 45,9 min e 44,9 min. Acerto da contenção de 70,7 %, contra 7,8 % de reter sempre</w:t>
            </w:r>
          </w:p>
        </w:tc>
      </w:tr>
      <w:tr w:rsidR="00E01C3A" w:rsidRPr="00CE1B46" w14:paraId="0BD34123" w14:textId="77777777">
        <w:tc>
          <w:tcPr>
            <w:tcW w:w="2600" w:type="dxa"/>
            <w:tcMar>
              <w:top w:w="70" w:type="dxa"/>
              <w:left w:w="90" w:type="dxa"/>
              <w:bottom w:w="70" w:type="dxa"/>
              <w:right w:w="90" w:type="dxa"/>
            </w:tcMar>
          </w:tcPr>
          <w:p w14:paraId="28CB5D93" w14:textId="77777777" w:rsidR="00E01C3A" w:rsidRDefault="00CC3326">
            <w:r>
              <w:rPr>
                <w:sz w:val="20"/>
                <w:szCs w:val="20"/>
              </w:rPr>
              <w:t>Previsão × modo reativo, com falha de contagem</w:t>
            </w:r>
          </w:p>
        </w:tc>
        <w:tc>
          <w:tcPr>
            <w:tcW w:w="2700" w:type="dxa"/>
            <w:tcMar>
              <w:top w:w="70" w:type="dxa"/>
              <w:left w:w="90" w:type="dxa"/>
              <w:bottom w:w="70" w:type="dxa"/>
              <w:right w:w="90" w:type="dxa"/>
            </w:tcMar>
          </w:tcPr>
          <w:p w14:paraId="1CD18F1F" w14:textId="77777777" w:rsidR="00E01C3A" w:rsidRDefault="00CC3326">
            <w:r>
              <w:rPr>
                <w:sz w:val="20"/>
                <w:szCs w:val="20"/>
              </w:rPr>
              <w:t>Pares com a contagem em zero por 2 h</w:t>
            </w:r>
          </w:p>
        </w:tc>
        <w:tc>
          <w:tcPr>
            <w:tcW w:w="3771" w:type="dxa"/>
            <w:tcMar>
              <w:top w:w="70" w:type="dxa"/>
              <w:left w:w="90" w:type="dxa"/>
              <w:bottom w:w="70" w:type="dxa"/>
              <w:right w:w="90" w:type="dxa"/>
            </w:tcMar>
          </w:tcPr>
          <w:p w14:paraId="2E6C4D03" w14:textId="77777777" w:rsidR="00E01C3A" w:rsidRPr="00CE1B46" w:rsidRDefault="00CC3326">
            <w:r>
              <w:rPr>
                <w:sz w:val="20"/>
                <w:szCs w:val="20"/>
                <w:lang w:val="pt-BR"/>
              </w:rPr>
              <w:t xml:space="preserve">Início da noite: luz perdida média de 0,318 e 0,343 do pleno, ao custo de 2,3 Wh na luminária de referência quando a via está de fato vazia. Madrugada: 0,184 e 0,191, com 104,7 min e 118,2 min na classe mínima indevidamente</w:t>
            </w:r>
          </w:p>
        </w:tc>
      </w:tr>
      <w:tr w:rsidR="00E01C3A" w:rsidRPr="00CE1B46" w14:paraId="257D5064" w14:textId="77777777">
        <w:tc>
          <w:tcPr>
            <w:tcW w:w="2600" w:type="dxa"/>
            <w:tcMar>
              <w:top w:w="70" w:type="dxa"/>
              <w:left w:w="90" w:type="dxa"/>
              <w:bottom w:w="70" w:type="dxa"/>
              <w:right w:w="90" w:type="dxa"/>
            </w:tcMar>
          </w:tcPr>
          <w:p w14:paraId="42769569" w14:textId="77777777" w:rsidR="00E01C3A" w:rsidRDefault="00CC3326">
            <w:r>
              <w:rPr>
                <w:sz w:val="20"/>
                <w:szCs w:val="20"/>
              </w:rPr>
              <w:t>Modelo treinado × média sazonal</w:t>
            </w:r>
          </w:p>
        </w:tc>
        <w:tc>
          <w:tcPr>
            <w:tcW w:w="2700" w:type="dxa"/>
            <w:tcMar>
              <w:top w:w="70" w:type="dxa"/>
              <w:left w:w="90" w:type="dxa"/>
              <w:bottom w:w="70" w:type="dxa"/>
              <w:right w:w="90" w:type="dxa"/>
            </w:tcMar>
          </w:tcPr>
          <w:p w14:paraId="5A4EB1BD" w14:textId="77777777" w:rsidR="00E01C3A" w:rsidRDefault="00CC3326">
            <w:r>
              <w:rPr>
                <w:sz w:val="20"/>
                <w:szCs w:val="20"/>
              </w:rPr>
              <w:t>Oito noites reais e pares com falha de contagem</w:t>
            </w:r>
          </w:p>
        </w:tc>
        <w:tc>
          <w:tcPr>
            <w:tcW w:w="3771" w:type="dxa"/>
            <w:tcMar>
              <w:top w:w="70" w:type="dxa"/>
              <w:left w:w="90" w:type="dxa"/>
              <w:bottom w:w="70" w:type="dxa"/>
              <w:right w:w="90" w:type="dxa"/>
            </w:tcMar>
          </w:tcPr>
          <w:p w14:paraId="18057C46" w14:textId="77777777" w:rsidR="00E01C3A" w:rsidRPr="00CE1B46" w:rsidRDefault="00CC3326">
            <w:r>
              <w:rPr>
                <w:sz w:val="20"/>
                <w:szCs w:val="20"/>
                <w:lang w:val="pt-BR"/>
              </w:rPr>
              <w:t xml:space="preserve">Energia de 78,6 % e 79,9 % do horário fixo; abaixo do nível pedido, com margem de 0,02, 195 min e 150 min, nenhum deles 2 lux abaixo; janela em transição de 27,9 % e 31,8 %; acerto da contenção de 70,7 % e 62,4 %. Com falha de contagem, luz perdida de 0,318 e 0,109 no início da noite e de 0,184 e zero na madrugada; nesses pares o histórico sintético repete a semana, e a média sazonal acerta por construção</w:t>
            </w:r>
          </w:p>
        </w:tc>
      </w:tr>
      <w:tr w:rsidR="00E01C3A" w:rsidRPr="00CE1B46" w14:paraId="2B6F1C0B" w14:textId="77777777">
        <w:tc>
          <w:tcPr>
            <w:tcW w:w="2600" w:type="dxa"/>
            <w:tcMar>
              <w:top w:w="70" w:type="dxa"/>
              <w:left w:w="90" w:type="dxa"/>
              <w:bottom w:w="70" w:type="dxa"/>
              <w:right w:w="90" w:type="dxa"/>
            </w:tcMar>
          </w:tcPr>
          <w:p w14:paraId="5381C054" w14:textId="77777777" w:rsidR="00E01C3A" w:rsidRDefault="00CC3326">
            <w:r>
              <w:rPr>
                <w:sz w:val="20"/>
                <w:szCs w:val="20"/>
              </w:rPr>
              <w:t>Inferência nebulosa × tabela em degraus</w:t>
            </w:r>
          </w:p>
        </w:tc>
        <w:tc>
          <w:tcPr>
            <w:tcW w:w="2700" w:type="dxa"/>
            <w:tcMar>
              <w:top w:w="70" w:type="dxa"/>
              <w:left w:w="90" w:type="dxa"/>
              <w:bottom w:w="70" w:type="dxa"/>
              <w:right w:w="90" w:type="dxa"/>
            </w:tcMar>
          </w:tcPr>
          <w:p w14:paraId="33BC329B" w14:textId="77777777" w:rsidR="00E01C3A" w:rsidRDefault="00CC3326">
            <w:r>
              <w:rPr>
                <w:sz w:val="20"/>
                <w:szCs w:val="20"/>
              </w:rPr>
              <w:t>Oito noites reais</w:t>
            </w:r>
          </w:p>
        </w:tc>
        <w:tc>
          <w:tcPr>
            <w:tcW w:w="3771" w:type="dxa"/>
            <w:tcMar>
              <w:top w:w="70" w:type="dxa"/>
              <w:left w:w="90" w:type="dxa"/>
              <w:bottom w:w="70" w:type="dxa"/>
              <w:right w:w="90" w:type="dxa"/>
            </w:tcMar>
          </w:tcPr>
          <w:p w14:paraId="55EE20DA" w14:textId="77777777" w:rsidR="00E01C3A" w:rsidRPr="00CE1B46" w:rsidRDefault="00CC3326">
            <w:r>
              <w:rPr>
                <w:sz w:val="20"/>
                <w:szCs w:val="20"/>
                <w:lang w:val="pt-BR"/>
              </w:rPr>
              <w:t xml:space="preserve">Energia de 62,4 % e 62,7 % do pleno; variação total do nível de 10,27 e 8,63; inversões de sentido, 58 e 20; janela em transição de 27,9 % e 22,3 %</w:t>
            </w:r>
          </w:p>
        </w:tc>
      </w:tr>
      <w:tr w:rsidR="00E01C3A" w:rsidRPr="00CE1B46" w14:paraId="303335C4" w14:textId="77777777">
        <w:tc>
          <w:tcPr>
            <w:tcW w:w="2600" w:type="dxa"/>
            <w:tcMar>
              <w:top w:w="70" w:type="dxa"/>
              <w:left w:w="90" w:type="dxa"/>
              <w:bottom w:w="70" w:type="dxa"/>
              <w:right w:w="90" w:type="dxa"/>
            </w:tcMar>
          </w:tcPr>
          <w:p w14:paraId="6093AB75" w14:textId="77777777" w:rsidR="00E01C3A" w:rsidRDefault="00CC3326">
            <w:r>
              <w:rPr>
                <w:sz w:val="20"/>
                <w:szCs w:val="20"/>
              </w:rPr>
              <w:t>Inferência nebulosa × tabela em degraus</w:t>
            </w:r>
          </w:p>
        </w:tc>
        <w:tc>
          <w:tcPr>
            <w:tcW w:w="2700" w:type="dxa"/>
            <w:tcMar>
              <w:top w:w="70" w:type="dxa"/>
              <w:left w:w="90" w:type="dxa"/>
              <w:bottom w:w="70" w:type="dxa"/>
              <w:right w:w="90" w:type="dxa"/>
            </w:tcMar>
          </w:tcPr>
          <w:p w14:paraId="1C25A310" w14:textId="77777777" w:rsidR="00E01C3A" w:rsidRDefault="00CC3326">
            <w:r>
              <w:rPr>
                <w:sz w:val="20"/>
                <w:szCs w:val="20"/>
              </w:rPr>
              <w:t>Seis cenários de ruído nos tercis</w:t>
            </w:r>
          </w:p>
        </w:tc>
        <w:tc>
          <w:tcPr>
            <w:tcW w:w="3771" w:type="dxa"/>
            <w:tcMar>
              <w:top w:w="70" w:type="dxa"/>
              <w:left w:w="90" w:type="dxa"/>
              <w:bottom w:w="70" w:type="dxa"/>
              <w:right w:w="90" w:type="dxa"/>
            </w:tcMar>
          </w:tcPr>
          <w:p w14:paraId="6AED6471" w14:textId="77777777" w:rsidR="00E01C3A" w:rsidRPr="00CE1B46" w:rsidRDefault="00CC3326">
            <w:r>
              <w:rPr>
                <w:sz w:val="20"/>
                <w:szCs w:val="20"/>
                <w:lang w:val="pt-BR"/>
              </w:rPr>
              <w:t xml:space="preserve">Variação total do nível de 17,4 e 19,6; subidas bruscas, 43 e 44; inversões de sentido, 140 e 86; energia de 79,3 % e 79,2 % do pleno</w:t>
            </w:r>
          </w:p>
        </w:tc>
      </w:tr>
      <w:tr w:rsidR="00E01C3A" w:rsidRPr="00CE1B46" w14:paraId="15123FA0" w14:textId="77777777">
        <w:tc>
          <w:tcPr>
            <w:tcW w:w="2600" w:type="dxa"/>
            <w:tcMar>
              <w:top w:w="70" w:type="dxa"/>
              <w:left w:w="90" w:type="dxa"/>
              <w:bottom w:w="70" w:type="dxa"/>
              <w:right w:w="90" w:type="dxa"/>
            </w:tcMar>
          </w:tcPr>
          <w:p w14:paraId="37A27DA4" w14:textId="77777777" w:rsidR="00E01C3A" w:rsidRDefault="00CC3326">
            <w:r>
              <w:rPr>
                <w:sz w:val="20"/>
                <w:szCs w:val="20"/>
              </w:rPr>
              <w:t>Inferência nebulosa × tabela em degraus × tabela com histerese de descida</w:t>
            </w:r>
          </w:p>
        </w:tc>
        <w:tc>
          <w:tcPr>
            <w:tcW w:w="2700" w:type="dxa"/>
            <w:tcMar>
              <w:top w:w="70" w:type="dxa"/>
              <w:left w:w="90" w:type="dxa"/>
              <w:bottom w:w="70" w:type="dxa"/>
              <w:right w:w="90" w:type="dxa"/>
            </w:tcMar>
          </w:tcPr>
          <w:p w14:paraId="6FBAC375" w14:textId="77777777" w:rsidR="00E01C3A" w:rsidRDefault="00CC3326">
            <w:r>
              <w:rPr>
                <w:sz w:val="20"/>
                <w:szCs w:val="20"/>
              </w:rPr>
              <w:t xml:space="preserve">Oito noites reais de Zurique, em 15 min, de sorteio próprio</w:t>
            </w:r>
          </w:p>
        </w:tc>
        <w:tc>
          <w:tcPr>
            <w:tcW w:w="3771" w:type="dxa"/>
            <w:tcMar>
              <w:top w:w="70" w:type="dxa"/>
              <w:left w:w="90" w:type="dxa"/>
              <w:bottom w:w="70" w:type="dxa"/>
              <w:right w:w="90" w:type="dxa"/>
            </w:tcMar>
          </w:tcPr>
          <w:p w14:paraId="6AE95943" w14:textId="77777777" w:rsidR="00E01C3A" w:rsidRPr="00CE1B46" w:rsidRDefault="00CC3326">
            <w:r>
              <w:rPr>
                <w:sz w:val="20"/>
                <w:szCs w:val="20"/>
                <w:lang w:val="pt-BR"/>
              </w:rPr>
              <w:t xml:space="preserve">Mudanças perceptíveis de ao menos 6 %: 20, 13 e 9; de ao menos 15 %: 12, 13 e 9; inversões de sentido: 32, 21 e 13; energia de 63,4 %, 63,5 % e 65,4 % do pleno; nenhum minuto 2 lux abaixo do nível pedido nos três; atraso médio até a classe mínima de 48,0 min, 37,6 min e 25,7 min</w:t>
            </w:r>
          </w:p>
        </w:tc>
      </w:tr>
    </w:tbl>
    <w:p w14:paraId="781FA055" w14:textId="77777777" w:rsidR="001A5FD5" w:rsidRDefault="002D2B91">
      <w:pPr>
        <w:spacing w:before="130" w:after="260"/>
      </w:pPr>
      <w:r>
        <w:rPr>
          <w:sz w:val="20"/>
          <w:szCs w:val="20"/>
          <w:lang w:val="pt-BR"/>
        </w:rPr>
        <w:t>Fonte: Elaborado pelos autores (2026).</w:t>
      </w:r>
    </w:p>
    <w:p w14:paraId="7056DA75" w14:textId="77777777" w:rsidR="001A5FD5" w:rsidRDefault="002D2B91">
      <w:pPr>
        <w:spacing w:after="120" w:line="360" w:lineRule="auto"/>
        <w:ind w:firstLine="709"/>
        <w:jc w:val="both"/>
      </w:pPr>
      <w:r>
        <w:rPr>
          <w:lang w:val="pt-BR"/>
        </w:rPr>
        <w:t xml:space="preserve">Pelas regras de leitura fixadas antes das execuções, três constatações decorrem do Quadro 19. Retirar a inferência por regras tem custo medido: a programação por horário fixo deixa a via uma classe inteira abaixo do nível que a situação pede durante centenas de minutos, inclusive sob ocorrência. Retirar a previsão tem custo pequeno quando a contagem falha no início da noite, de 0,318 contra 0,343 do pleno em luz perdida, e quase nenhum na madrugada. O modelo treinado, agora com a série de 15 min, não é substituível pela média sazonal no sistema: quando retém o nível acima do modo reativo, acerta a saída da faixa baixa em 70,7 % dos casos, contra 62,4 % da média sazonal, e consome menos energia; em contrapartida, passa mais minutos ligeiramente abaixo do nível pedido, 195 contra 150, todos a menos de 2 lux. Já a pertinência parcial é substituível: nos cenários de ruído, a inferência nebulosa inverteu o sentido mais vezes que a tabela, 140 contra 86, e, nas noites de 15 min, a tabela com histerese de descida teve menos mudanças perceptíveis que ela nos dois limiares, 9 contra 20 a 6 % e 9 contra 12 a 15 %, com a mesma ausência de minutos 2 lux abaixo. A 15 %, a inferência nebulosa teve uma mudança a menos que a tabela sem histerese, 12 contra 13; a diferença é de um evento em oito noites e não atinge a vantagem de 20 % exigida pelo critério.</w:t>
      </w:r>
    </w:p>
    <w:p w14:paraId="4F07A4D4" w14:textId="77777777" w:rsidR="001A5FD5" w:rsidRDefault="002D2B91">
      <w:pPr>
        <w:spacing w:after="120" w:line="360" w:lineRule="auto"/>
        <w:ind w:firstLine="709"/>
        <w:jc w:val="both"/>
      </w:pPr>
      <w:r>
        <w:rPr>
          <w:lang w:val="pt-BR"/>
        </w:rPr>
        <w:t xml:space="preserve">O Quadro 20 apresenta o experimento que motivou a troca da série (3.6), no período noturno do ano de teste, com protocolo e modelos próprios, anteriores ao modelo em operação.</w:t>
      </w:r>
      <w:r>
        <w:rPr>
          <w:lang w:val="pt-BR"/>
        </w:rPr>
        <w:t xml:space="preserve"> A melhor referência simples foi, nas duas resoluções, o valor do mesmo horário na semana anterior.</w:t>
      </w:r>
    </w:p>
    <w:p w14:paraId="734B2943" w14:textId="77777777" w:rsidR="001A5FD5" w:rsidRDefault="002D2B91">
      <w:pPr>
        <w:keepNext/>
        <w:spacing w:before="260" w:after="130"/>
      </w:pPr>
      <w:r>
        <w:rPr>
          <w:sz w:val="20"/>
          <w:szCs w:val="20"/>
          <w:lang w:val="pt-BR"/>
        </w:rPr>
        <w:t>Quadro 20 – Previsão com série de 15 min e com a mesma série somada por hora (Zurique, período noturno)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5F301530" w14:textId="77777777">
        <w:trPr>
          <w:tblHeader/>
        </w:trPr>
        <w:tc>
          <w:tcPr>
            <w:tcW w:w="2600" w:type="dxa"/>
            <w:shd w:val="clear" w:color="auto" w:fill="EDEDED"/>
            <w:tcMar>
              <w:top w:w="70" w:type="dxa"/>
              <w:left w:w="90" w:type="dxa"/>
              <w:bottom w:w="70" w:type="dxa"/>
              <w:right w:w="90" w:type="dxa"/>
            </w:tcMar>
          </w:tcPr>
          <w:p w14:paraId="257ADDC9" w14:textId="77777777" w:rsidR="00E01C3A" w:rsidRDefault="00CC3326">
            <w:r>
              <w:rPr>
                <w:b/>
                <w:bCs/>
                <w:sz w:val="20"/>
                <w:szCs w:val="20"/>
              </w:rPr>
              <w:t>Medida</w:t>
            </w:r>
          </w:p>
        </w:tc>
        <w:tc>
          <w:tcPr>
            <w:tcW w:w="2700" w:type="dxa"/>
            <w:shd w:val="clear" w:color="auto" w:fill="EDEDED"/>
            <w:tcMar>
              <w:top w:w="70" w:type="dxa"/>
              <w:left w:w="90" w:type="dxa"/>
              <w:bottom w:w="70" w:type="dxa"/>
              <w:right w:w="90" w:type="dxa"/>
            </w:tcMar>
          </w:tcPr>
          <w:p w14:paraId="759B37F7" w14:textId="77777777" w:rsidR="00E01C3A" w:rsidRDefault="00CC3326">
            <w:r>
              <w:rPr>
                <w:b/>
                <w:bCs/>
                <w:sz w:val="20"/>
                <w:szCs w:val="20"/>
              </w:rPr>
              <w:t>15 min: modelo × melhor referência simples</w:t>
            </w:r>
          </w:p>
        </w:tc>
        <w:tc>
          <w:tcPr>
            <w:tcW w:w="3771" w:type="dxa"/>
            <w:shd w:val="clear" w:color="auto" w:fill="EDEDED"/>
            <w:tcMar>
              <w:top w:w="70" w:type="dxa"/>
              <w:left w:w="90" w:type="dxa"/>
              <w:bottom w:w="70" w:type="dxa"/>
              <w:right w:w="90" w:type="dxa"/>
            </w:tcMar>
          </w:tcPr>
          <w:p w14:paraId="5EBEF7AA" w14:textId="77777777" w:rsidR="00E01C3A" w:rsidRDefault="00CC3326">
            <w:r>
              <w:rPr>
                <w:b/>
                <w:bCs/>
                <w:sz w:val="20"/>
                <w:szCs w:val="20"/>
              </w:rPr>
              <w:t>1 hora: modelo × melhor referência simples</w:t>
            </w:r>
          </w:p>
        </w:tc>
      </w:tr>
      <w:tr w:rsidR="00E01C3A" w:rsidRPr="00CE1B46" w14:paraId="6B59D114" w14:textId="77777777">
        <w:tc>
          <w:tcPr>
            <w:tcW w:w="2600" w:type="dxa"/>
            <w:tcMar>
              <w:top w:w="70" w:type="dxa"/>
              <w:left w:w="90" w:type="dxa"/>
              <w:bottom w:w="70" w:type="dxa"/>
              <w:right w:w="90" w:type="dxa"/>
            </w:tcMar>
          </w:tcPr>
          <w:p w14:paraId="52A9C9DF" w14:textId="77777777" w:rsidR="00E01C3A" w:rsidRDefault="00CC3326">
            <w:r>
              <w:rPr>
                <w:sz w:val="20"/>
                <w:szCs w:val="20"/>
              </w:rPr>
              <w:t>Erro absoluto médio</w:t>
            </w:r>
          </w:p>
        </w:tc>
        <w:tc>
          <w:tcPr>
            <w:tcW w:w="2700" w:type="dxa"/>
            <w:tcMar>
              <w:top w:w="70" w:type="dxa"/>
              <w:left w:w="90" w:type="dxa"/>
              <w:bottom w:w="70" w:type="dxa"/>
              <w:right w:w="90" w:type="dxa"/>
            </w:tcMar>
          </w:tcPr>
          <w:p w14:paraId="56B25E61" w14:textId="77777777" w:rsidR="00E01C3A" w:rsidRDefault="00CC3326">
            <w:r>
              <w:rPr>
                <w:sz w:val="20"/>
                <w:szCs w:val="20"/>
              </w:rPr>
              <w:t>0,023 × 0,035</w:t>
            </w:r>
          </w:p>
        </w:tc>
        <w:tc>
          <w:tcPr>
            <w:tcW w:w="3771" w:type="dxa"/>
            <w:tcMar>
              <w:top w:w="70" w:type="dxa"/>
              <w:left w:w="90" w:type="dxa"/>
              <w:bottom w:w="70" w:type="dxa"/>
              <w:right w:w="90" w:type="dxa"/>
            </w:tcMar>
          </w:tcPr>
          <w:p w14:paraId="13DB9E6F" w14:textId="77777777" w:rsidR="00E01C3A" w:rsidRPr="00CE1B46" w:rsidRDefault="00CC3326">
            <w:r>
              <w:rPr>
                <w:sz w:val="20"/>
                <w:szCs w:val="20"/>
                <w:lang w:val="pt-BR"/>
              </w:rPr>
              <w:t>0,028 × 0,035</w:t>
            </w:r>
          </w:p>
        </w:tc>
      </w:tr>
      <w:tr w:rsidR="00E01C3A" w:rsidRPr="00CE1B46" w14:paraId="2E44BC82" w14:textId="77777777">
        <w:tc>
          <w:tcPr>
            <w:tcW w:w="2600" w:type="dxa"/>
            <w:tcMar>
              <w:top w:w="70" w:type="dxa"/>
              <w:left w:w="90" w:type="dxa"/>
              <w:bottom w:w="70" w:type="dxa"/>
              <w:right w:w="90" w:type="dxa"/>
            </w:tcMar>
          </w:tcPr>
          <w:p w14:paraId="6FB6D46A" w14:textId="77777777" w:rsidR="00E01C3A" w:rsidRDefault="00CC3326">
            <w:r>
              <w:rPr>
                <w:sz w:val="20"/>
                <w:szCs w:val="20"/>
              </w:rPr>
              <w:t>Acerto da faixa</w:t>
            </w:r>
          </w:p>
        </w:tc>
        <w:tc>
          <w:tcPr>
            <w:tcW w:w="2700" w:type="dxa"/>
            <w:tcMar>
              <w:top w:w="70" w:type="dxa"/>
              <w:left w:w="90" w:type="dxa"/>
              <w:bottom w:w="70" w:type="dxa"/>
              <w:right w:w="90" w:type="dxa"/>
            </w:tcMar>
          </w:tcPr>
          <w:p w14:paraId="53FFD2EE" w14:textId="77777777" w:rsidR="00E01C3A" w:rsidRDefault="00CC3326">
            <w:r>
              <w:rPr>
                <w:sz w:val="20"/>
                <w:szCs w:val="20"/>
              </w:rPr>
              <w:t>91,4 % × 87,3 % (4,0 pontos percentuais a mais)</w:t>
            </w:r>
          </w:p>
        </w:tc>
        <w:tc>
          <w:tcPr>
            <w:tcW w:w="3771" w:type="dxa"/>
            <w:tcMar>
              <w:top w:w="70" w:type="dxa"/>
              <w:left w:w="90" w:type="dxa"/>
              <w:bottom w:w="70" w:type="dxa"/>
              <w:right w:w="90" w:type="dxa"/>
            </w:tcMar>
          </w:tcPr>
          <w:p w14:paraId="184BC802" w14:textId="77777777" w:rsidR="00E01C3A" w:rsidRPr="00CE1B46" w:rsidRDefault="00CC3326">
            <w:r>
              <w:rPr>
                <w:sz w:val="20"/>
                <w:szCs w:val="20"/>
                <w:lang w:val="pt-BR"/>
              </w:rPr>
              <w:t>89,6 % × 87,8 % (1,8 ponto percentual a mais)</w:t>
            </w:r>
          </w:p>
        </w:tc>
      </w:tr>
      <w:tr w:rsidR="00E01C3A" w:rsidRPr="00CE1B46" w14:paraId="0AD28A27" w14:textId="77777777">
        <w:tc>
          <w:tcPr>
            <w:tcW w:w="2600" w:type="dxa"/>
            <w:tcMar>
              <w:top w:w="70" w:type="dxa"/>
              <w:left w:w="90" w:type="dxa"/>
              <w:bottom w:w="70" w:type="dxa"/>
              <w:right w:w="90" w:type="dxa"/>
            </w:tcMar>
          </w:tcPr>
          <w:p w14:paraId="1E00A184" w14:textId="77777777" w:rsidR="00E01C3A" w:rsidRDefault="00CC3326">
            <w:r>
              <w:rPr>
                <w:sz w:val="20"/>
                <w:szCs w:val="20"/>
              </w:rPr>
              <w:t>Medida F1 da previsão de saída da faixa baixa</w:t>
            </w:r>
          </w:p>
        </w:tc>
        <w:tc>
          <w:tcPr>
            <w:tcW w:w="2700" w:type="dxa"/>
            <w:tcMar>
              <w:top w:w="70" w:type="dxa"/>
              <w:left w:w="90" w:type="dxa"/>
              <w:bottom w:w="70" w:type="dxa"/>
              <w:right w:w="90" w:type="dxa"/>
            </w:tcMar>
          </w:tcPr>
          <w:p w14:paraId="19411A13" w14:textId="77777777" w:rsidR="00E01C3A" w:rsidRDefault="00CC3326">
            <w:r>
              <w:rPr>
                <w:sz w:val="20"/>
                <w:szCs w:val="20"/>
              </w:rPr>
              <w:t>0,625 × 0,581 (0,044 a mais)</w:t>
            </w:r>
          </w:p>
        </w:tc>
        <w:tc>
          <w:tcPr>
            <w:tcW w:w="3771" w:type="dxa"/>
            <w:tcMar>
              <w:top w:w="70" w:type="dxa"/>
              <w:left w:w="90" w:type="dxa"/>
              <w:bottom w:w="70" w:type="dxa"/>
              <w:right w:w="90" w:type="dxa"/>
            </w:tcMar>
          </w:tcPr>
          <w:p w14:paraId="71920B90" w14:textId="77777777" w:rsidR="00E01C3A" w:rsidRPr="00CE1B46" w:rsidRDefault="00CC3326">
            <w:r>
              <w:rPr>
                <w:sz w:val="20"/>
                <w:szCs w:val="20"/>
                <w:lang w:val="pt-BR"/>
              </w:rPr>
              <w:t>0,728 × 0,721 (0,007 a mais)</w:t>
            </w:r>
          </w:p>
        </w:tc>
      </w:tr>
      <w:tr w:rsidR="00E01C3A" w:rsidRPr="00CE1B46" w14:paraId="0C2850BF" w14:textId="77777777">
        <w:tc>
          <w:tcPr>
            <w:tcW w:w="2600" w:type="dxa"/>
            <w:tcMar>
              <w:top w:w="70" w:type="dxa"/>
              <w:left w:w="90" w:type="dxa"/>
              <w:bottom w:w="70" w:type="dxa"/>
              <w:right w:w="90" w:type="dxa"/>
            </w:tcMar>
          </w:tcPr>
          <w:p w14:paraId="4A0AB0F1" w14:textId="77777777" w:rsidR="00E01C3A" w:rsidRDefault="00CC3326">
            <w:r>
              <w:rPr>
                <w:sz w:val="20"/>
                <w:szCs w:val="20"/>
              </w:rPr>
              <w:t>Leitura pelo critério fixado</w:t>
            </w:r>
          </w:p>
        </w:tc>
        <w:tc>
          <w:tcPr>
            <w:tcW w:w="2700" w:type="dxa"/>
            <w:tcMar>
              <w:top w:w="70" w:type="dxa"/>
              <w:left w:w="90" w:type="dxa"/>
              <w:bottom w:w="70" w:type="dxa"/>
              <w:right w:w="90" w:type="dxa"/>
            </w:tcMar>
          </w:tcPr>
          <w:p w14:paraId="1732DEED" w14:textId="77777777" w:rsidR="00E01C3A" w:rsidRDefault="00CC3326">
            <w:r>
              <w:rPr>
                <w:sz w:val="20"/>
                <w:szCs w:val="20"/>
              </w:rPr>
              <w:t>Não substituível</w:t>
            </w:r>
          </w:p>
        </w:tc>
        <w:tc>
          <w:tcPr>
            <w:tcW w:w="3771" w:type="dxa"/>
            <w:tcMar>
              <w:top w:w="70" w:type="dxa"/>
              <w:left w:w="90" w:type="dxa"/>
              <w:bottom w:w="70" w:type="dxa"/>
              <w:right w:w="90" w:type="dxa"/>
            </w:tcMar>
          </w:tcPr>
          <w:p w14:paraId="159EE79E" w14:textId="77777777" w:rsidR="00E01C3A" w:rsidRPr="00CE1B46" w:rsidRDefault="00CC3326">
            <w:r>
              <w:rPr>
                <w:sz w:val="20"/>
                <w:szCs w:val="20"/>
                <w:lang w:val="pt-BR"/>
              </w:rPr>
              <w:t>Substituível</w:t>
            </w:r>
          </w:p>
        </w:tc>
      </w:tr>
    </w:tbl>
    <w:p w14:paraId="01AE79A5" w14:textId="77777777" w:rsidR="001A5FD5" w:rsidRDefault="002D2B91">
      <w:pPr>
        <w:spacing w:before="130" w:after="260"/>
      </w:pPr>
      <w:r>
        <w:rPr>
          <w:sz w:val="20"/>
          <w:szCs w:val="20"/>
          <w:lang w:val="pt-BR"/>
        </w:rPr>
        <w:t>Fonte: Elaborado pelos autores (2026).</w:t>
      </w:r>
    </w:p>
    <w:p w14:paraId="1D7D62A5" w14:textId="77777777" w:rsidR="001A5FD5" w:rsidRDefault="002D2B91">
      <w:pPr>
        <w:spacing w:after="120" w:line="360" w:lineRule="auto"/>
        <w:ind w:firstLine="709"/>
        <w:jc w:val="both"/>
      </w:pPr>
      <w:r>
        <w:rPr>
          <w:lang w:val="pt-BR"/>
        </w:rPr>
        <w:t>Três conferências posteriores ao protocolo, e por isso reportadas à parte, verificaram se o ganho em 15 min se sustenta. Por ponto, o modelo supera a melhor de cinco referências no acerto da faixa em 11 dos 12 pontos e na medida F1 em 8. Duas referências sem treino mais elaboradas — a semana anterior corrigida pela última hora e a média entre a semana anterior e a última hora — elevaram o melhor acerto de faixa simples a 87,8 %, e a vantagem do modelo ficou em 3,6 pontos percentuais; na resolução horária, a primeira delas superou o modelo na medida F1, com 0,776 contra 0,733. O intervalo de 95 % da diferença de acerto da faixa, obtido por reamostragem de dias, vai de 3,3 a 3,8 pontos percentuais em 15 min. O ganho é moderado: o modelo erra a faixa em cerca de 9 % dos casos, e a melhor referência, em cerca de 13 %.</w:t>
      </w:r>
    </w:p>
    <w:p w14:paraId="6E3E1428" w14:textId="77777777" w:rsidR="00E01C3A" w:rsidRDefault="00CC3326">
      <w:pPr>
        <w:pStyle w:val="Heading1"/>
        <w:pageBreakBefore/>
        <w:spacing w:before="480" w:after="280" w:line="360" w:lineRule="auto"/>
        <w:rPr>
          <w:lang w:val="pt-BR"/>
        </w:rPr>
      </w:pPr>
      <w:bookmarkStart w:id="67" w:name="_Toc241792059"/>
      <w:del w:id="30030" w:author="Vitor Oliveira" w:date="2026-10-11T04:00:00Z">
        <w:r>
          <w:rPr>
            <w:lang w:val="pt-BR"/>
          </w:rPr>
          <w:delText xml:space="preserve">6</w:delText>
        </w:r>
      </w:del>
      <w:ins w:id="30031" w:author="Vitor Oliveira" w:date="2026-10-11T04:00:00Z">
        <w:r>
          <w:rPr>
            <w:lang w:val="pt-BR"/>
          </w:rPr>
          <w:t xml:space="preserve">5</w:t>
        </w:r>
      </w:ins>
      <w:r>
        <w:rPr>
          <w:lang w:val="pt-BR"/>
        </w:rPr>
        <w:t xml:space="preserve"> ANÁLISE DOS RESULTADOS</w:t>
      </w:r>
      <w:bookmarkEnd w:id="67"/>
    </w:p>
    <w:p w14:paraId="5E98268F" w14:textId="77777777" w:rsidR="00E01C3A" w:rsidRDefault="00CC3326">
      <w:pPr>
        <w:pStyle w:val="Heading2"/>
        <w:spacing w:before="360" w:after="240" w:line="360" w:lineRule="auto"/>
        <w:rPr>
          <w:lang w:val="pt-BR"/>
        </w:rPr>
      </w:pPr>
      <w:bookmarkStart w:id="68" w:name="_Toc241792060"/>
      <w:del w:id="30385" w:author="Vitor Oliveira" w:date="2026-10-11T04:00:00Z">
        <w:r>
          <w:rPr>
            <w:lang w:val="pt-BR"/>
          </w:rPr>
          <w:delText xml:space="preserve">6.1</w:delText>
        </w:r>
      </w:del>
      <w:ins w:id="30386" w:author="Vitor Oliveira" w:date="2026-10-11T04:00:00Z">
        <w:r>
          <w:rPr>
            <w:lang w:val="pt-BR"/>
          </w:rPr>
          <w:t xml:space="preserve">5.1</w:t>
        </w:r>
      </w:ins>
      <w:r>
        <w:rPr>
          <w:lang w:val="pt-BR"/>
        </w:rPr>
        <w:t xml:space="preserve"> Avaliação das hipóteses</w:t>
      </w:r>
      <w:bookmarkEnd w:id="68"/>
    </w:p>
    <w:p w14:paraId="0E0C28AC" w14:textId="77777777" w:rsidR="00E01C3A" w:rsidRDefault="00CC3326">
      <w:pPr>
        <w:spacing w:after="120" w:line="360" w:lineRule="auto"/>
        <w:ind w:firstLine="709"/>
        <w:jc w:val="both"/>
        <w:rPr>
          <w:lang w:val="pt-BR"/>
        </w:rPr>
      </w:pPr>
      <w:r>
        <w:rPr>
          <w:highlight w:val="yellow"/>
          <w:lang w:val="pt-BR"/>
        </w:rPr>
        <w:t xml:space="preserve">[PENDENTE — declarar, </w:t>
      </w:r>
      <w:del w:id="30014" w:author="Vitor Oliveira" w:date="2026-10-11T04:00:00Z">
        <w:r>
          <w:rPr>
            <w:highlight w:val="yellow"/>
            <w:lang w:val="pt-BR"/>
          </w:rPr>
          <w:delText xml:space="preserve">com base no Capítulo 5,</w:delText>
        </w:r>
      </w:del>
      <w:ins w:id="30015" w:author="Vitor Oliveira" w:date="2026-10-11T04:00:00Z">
        <w:r>
          <w:rPr>
            <w:highlight w:val="yellow"/>
            <w:lang w:val="pt-BR"/>
          </w:rPr>
          <w:t xml:space="preserve">com base no Capítulo 4,</w:t>
        </w:r>
      </w:ins>
      <w:r>
        <w:rPr>
          <w:highlight w:val="yellow"/>
          <w:lang w:val="pt-BR"/>
        </w:rPr>
        <w:t xml:space="preserve"> se cada hipótese de 2.10 é aceita ou rejeitada: H1 pela concordância de </w:t>
      </w:r>
      <w:del w:id="30387" w:author="Vitor Oliveira" w:date="2026-10-11T04:00:00Z">
        <w:r>
          <w:rPr>
            <w:highlight w:val="yellow"/>
            <w:lang w:val="pt-BR"/>
          </w:rPr>
          <w:delText xml:space="preserve">5.4</w:delText>
        </w:r>
      </w:del>
      <w:ins w:id="30388" w:author="Vitor Oliveira" w:date="2026-10-11T04:00:00Z">
        <w:r>
          <w:rPr>
            <w:highlight w:val="yellow"/>
            <w:lang w:val="pt-BR"/>
          </w:rPr>
          <w:t xml:space="preserve">4.4</w:t>
        </w:r>
      </w:ins>
      <w:r>
        <w:rPr>
          <w:highlight w:val="yellow"/>
          <w:lang w:val="pt-BR"/>
        </w:rPr>
        <w:t xml:space="preserve">; H2 pelo resultado de </w:t>
      </w:r>
      <w:del w:id="30389" w:author="Vitor Oliveira" w:date="2026-10-11T04:00:00Z">
        <w:r>
          <w:rPr>
            <w:highlight w:val="yellow"/>
            <w:lang w:val="pt-BR"/>
          </w:rPr>
          <w:delText xml:space="preserve">5.2</w:delText>
        </w:r>
      </w:del>
      <w:ins w:id="30390" w:author="Vitor Oliveira" w:date="2026-10-11T04:00:00Z">
        <w:r>
          <w:rPr>
            <w:highlight w:val="yellow"/>
            <w:lang w:val="pt-BR"/>
          </w:rPr>
          <w:t xml:space="preserve">4.2</w:t>
        </w:r>
      </w:ins>
      <w:r>
        <w:rPr>
          <w:highlight w:val="yellow"/>
          <w:lang w:val="pt-BR"/>
        </w:rPr>
        <w:t xml:space="preserve">; H3 pela comparação entre o acionamento antecipado e o puramente reativo</w:t>
      </w:r>
      <w:r>
        <w:rPr>
          <w:highlight w:val="yellow"/>
          <w:lang w:val="pt-BR"/>
        </w:rPr>
        <w:t xml:space="preserve"> (3.9 e </w:t>
      </w:r>
      <w:del w:id="30391" w:author="Vitor Oliveira" w:date="2026-10-11T04:00:00Z">
        <w:r>
          <w:rPr>
            <w:highlight w:val="yellow"/>
            <w:lang w:val="pt-BR"/>
          </w:rPr>
          <w:delText xml:space="preserve">5.6</w:delText>
        </w:r>
      </w:del>
      <w:ins w:id="30392" w:author="Vitor Oliveira" w:date="2026-10-11T04:00:00Z">
        <w:r>
          <w:rPr>
            <w:highlight w:val="yellow"/>
            <w:lang w:val="pt-BR"/>
          </w:rPr>
          <w:t xml:space="preserve">4.6</w:t>
        </w:r>
      </w:ins>
      <w:r>
        <w:rPr>
          <w:highlight w:val="yellow"/>
          <w:lang w:val="pt-BR"/>
        </w:rPr>
        <w:t xml:space="preserve">)</w:t>
      </w:r>
      <w:r>
        <w:rPr>
          <w:highlight w:val="yellow"/>
          <w:lang w:val="pt-BR"/>
        </w:rPr>
        <w:t xml:space="preserve">.]</w:t>
      </w:r>
    </w:p>
    <w:p w14:paraId="03811778" w14:textId="77777777" w:rsidR="00E01C3A" w:rsidRDefault="00CC3326">
      <w:pPr>
        <w:pStyle w:val="Heading2"/>
        <w:spacing w:before="360" w:after="240" w:line="360" w:lineRule="auto"/>
        <w:rPr>
          <w:lang w:val="pt-BR"/>
        </w:rPr>
      </w:pPr>
      <w:bookmarkStart w:id="69" w:name="_Toc241792061"/>
      <w:del w:id="30393" w:author="Vitor Oliveira" w:date="2026-10-11T04:00:00Z">
        <w:r>
          <w:rPr>
            <w:lang w:val="pt-BR"/>
          </w:rPr>
          <w:delText xml:space="preserve">6.2</w:delText>
        </w:r>
      </w:del>
      <w:ins w:id="30394" w:author="Vitor Oliveira" w:date="2026-10-11T04:00:00Z">
        <w:r>
          <w:rPr>
            <w:lang w:val="pt-BR"/>
          </w:rPr>
          <w:t xml:space="preserve">5.2</w:t>
        </w:r>
      </w:ins>
      <w:r>
        <w:rPr>
          <w:lang w:val="pt-BR"/>
        </w:rPr>
        <w:t xml:space="preserve"> Discussão dos resultados e comparação com a literatura</w:t>
      </w:r>
      <w:bookmarkEnd w:id="69"/>
    </w:p>
    <w:p w14:paraId="0A6E06ED" w14:textId="77777777" w:rsidR="00E01C3A" w:rsidRDefault="00CC3326">
      <w:pPr>
        <w:spacing w:after="120" w:line="360" w:lineRule="auto"/>
        <w:ind w:firstLine="709"/>
        <w:jc w:val="both"/>
        <w:rPr>
          <w:lang w:val="pt-BR"/>
        </w:rPr>
      </w:pPr>
      <w:r>
        <w:rPr>
          <w:highlight w:val="yellow"/>
          <w:lang w:val="pt-BR"/>
        </w:rPr>
        <w:t>[PENDENTE — descrever os padrões identificados nos resultados, apontar e explicar as anomalias, interpretá-los à luz da fundamentação do Capítulo 2 e comparar o que se obteve com a literatura — em particular com o trabalho mais próximo (2.8) e com a lacuna de 2.9.]</w:t>
      </w:r>
    </w:p>
    <w:p w14:paraId="3A0C6BA5" w14:textId="77777777" w:rsidR="00E01C3A" w:rsidRDefault="00CC3326">
      <w:pPr>
        <w:pStyle w:val="Heading2"/>
        <w:spacing w:before="360" w:after="240" w:line="360" w:lineRule="auto"/>
        <w:rPr>
          <w:lang w:val="pt-BR"/>
        </w:rPr>
      </w:pPr>
      <w:bookmarkStart w:id="70" w:name="_Toc241792062"/>
      <w:del w:id="30395" w:author="Vitor Oliveira" w:date="2026-10-11T04:00:00Z">
        <w:r>
          <w:rPr>
            <w:lang w:val="pt-BR"/>
          </w:rPr>
          <w:delText xml:space="preserve">6.3</w:delText>
        </w:r>
      </w:del>
      <w:ins w:id="30396" w:author="Vitor Oliveira" w:date="2026-10-11T04:00:00Z">
        <w:r>
          <w:rPr>
            <w:lang w:val="pt-BR"/>
          </w:rPr>
          <w:t xml:space="preserve">5.3</w:t>
        </w:r>
      </w:ins>
      <w:r>
        <w:rPr>
          <w:lang w:val="pt-BR"/>
        </w:rPr>
        <w:t xml:space="preserve"> Exatidão, confiabilidade e limitações</w:t>
      </w:r>
      <w:bookmarkEnd w:id="70"/>
    </w:p>
    <w:p w14:paraId="098A5F9A" w14:textId="77777777" w:rsidR="00E01C3A" w:rsidRDefault="00CC3326">
      <w:pPr>
        <w:spacing w:after="120" w:line="360" w:lineRule="auto"/>
        <w:ind w:firstLine="709"/>
        <w:jc w:val="both"/>
        <w:rPr>
          <w:lang w:val="pt-BR"/>
        </w:rPr>
      </w:pPr>
      <w:r>
        <w:rPr>
          <w:highlight w:val="yellow"/>
          <w:lang w:val="pt-BR"/>
        </w:rPr>
        <w:t xml:space="preserve">As limitações a seguir incidem de modo desigual sobre </w:t>
      </w:r>
      <w:del w:id="30016" w:author="Vitor Oliveira" w:date="2026-10-11T04:00:00Z">
        <w:r>
          <w:rPr>
            <w:highlight w:val="yellow"/>
            <w:lang w:val="pt-BR"/>
          </w:rPr>
          <w:delText xml:space="preserve">os resultados do Capítulo 5.</w:delText>
        </w:r>
      </w:del>
      <w:ins w:id="30017" w:author="Vitor Oliveira" w:date="2026-10-11T04:00:00Z">
        <w:r>
          <w:rPr>
            <w:highlight w:val="yellow"/>
            <w:lang w:val="pt-BR"/>
          </w:rPr>
          <w:t xml:space="preserve">os resultados do Capítulo 4.</w:t>
        </w:r>
      </w:ins>
      <w:r>
        <w:rPr>
          <w:highlight w:val="yellow"/>
          <w:lang w:val="pt-BR"/>
        </w:rPr>
        <w:t xml:space="preserve"> O invariante de segurança (</w:t>
      </w:r>
      <w:del w:id="30397" w:author="Vitor Oliveira" w:date="2026-10-11T04:00:00Z">
        <w:r>
          <w:rPr>
            <w:highlight w:val="yellow"/>
            <w:lang w:val="pt-BR"/>
          </w:rPr>
          <w:delText xml:space="preserve">5.2</w:delText>
        </w:r>
      </w:del>
      <w:ins w:id="30398" w:author="Vitor Oliveira" w:date="2026-10-11T04:00:00Z">
        <w:r>
          <w:rPr>
            <w:highlight w:val="yellow"/>
            <w:lang w:val="pt-BR"/>
          </w:rPr>
          <w:t xml:space="preserve">4.2</w:t>
        </w:r>
      </w:ins>
      <w:r>
        <w:rPr>
          <w:highlight w:val="yellow"/>
          <w:lang w:val="pt-BR"/>
        </w:rPr>
        <w:t xml:space="preserve">) não depende de nenhuma delas: seu critério é integralmente normativo e foi verificado em todas as decisões. A concordância com o envelope (</w:t>
      </w:r>
      <w:del w:id="30399" w:author="Vitor Oliveira" w:date="2026-10-11T04:00:00Z">
        <w:r>
          <w:rPr>
            <w:highlight w:val="yellow"/>
            <w:lang w:val="pt-BR"/>
          </w:rPr>
          <w:delText xml:space="preserve">5.4</w:delText>
        </w:r>
      </w:del>
      <w:ins w:id="30400" w:author="Vitor Oliveira" w:date="2026-10-11T04:00:00Z">
        <w:r>
          <w:rPr>
            <w:highlight w:val="yellow"/>
            <w:lang w:val="pt-BR"/>
          </w:rPr>
          <w:t xml:space="preserve">4.4</w:t>
        </w:r>
      </w:ins>
      <w:r>
        <w:rPr>
          <w:highlight w:val="yellow"/>
          <w:lang w:val="pt-BR"/>
        </w:rPr>
        <w:t xml:space="preserve">) e o déficit em relação ao nível pedido (</w:t>
      </w:r>
      <w:del w:id="30401" w:author="Vitor Oliveira" w:date="2026-10-11T04:00:00Z">
        <w:r>
          <w:rPr>
            <w:highlight w:val="yellow"/>
            <w:lang w:val="pt-BR"/>
          </w:rPr>
          <w:delText xml:space="preserve">5.6) dependem de c</w:delText>
        </w:r>
      </w:del>
      <w:ins w:id="30402" w:author="Vitor Oliveira" w:date="2026-10-11T04:00:00Z">
        <w:r>
          <w:rPr>
            <w:highlight w:val="yellow"/>
            <w:lang w:val="pt-BR"/>
          </w:rPr>
          <w:t xml:space="preserve">4.6) dependem de c</w:t>
        </w:r>
      </w:ins>
      <w:r>
        <w:rPr>
          <w:highlight w:val="yellow"/>
          <w:lang w:val="pt-BR"/>
        </w:rPr>
        <w:t xml:space="preserve">ritérios dos autores — os envelopes e a associação dos tercis às classes. A estimativa de energia (</w:t>
      </w:r>
      <w:del w:id="30403" w:author="Vitor Oliveira" w:date="2026-10-11T04:00:00Z">
        <w:r>
          <w:rPr>
            <w:highlight w:val="yellow"/>
            <w:lang w:val="pt-BR"/>
          </w:rPr>
          <w:delText xml:space="preserve">5.5</w:delText>
        </w:r>
      </w:del>
      <w:ins w:id="30404" w:author="Vitor Oliveira" w:date="2026-10-11T04:00:00Z">
        <w:r>
          <w:rPr>
            <w:highlight w:val="yellow"/>
            <w:lang w:val="pt-BR"/>
          </w:rPr>
          <w:t xml:space="preserve">4.5</w:t>
        </w:r>
      </w:ins>
      <w:r>
        <w:rPr>
          <w:highlight w:val="yellow"/>
          <w:lang w:val="pt-BR"/>
        </w:rPr>
        <w:t xml:space="preserve">) depende da hipótese de proporcionalidade e da luminária de referência. </w:t>
      </w:r>
      <w:r>
        <w:rPr>
          <w:highlight w:val="yellow"/>
          <w:lang w:val="pt-BR"/>
        </w:rPr>
        <w:t xml:space="preserve">Os resultados da previsão (</w:t>
      </w:r>
      <w:del w:id="30405" w:author="Vitor Oliveira" w:date="2026-10-11T04:00:00Z">
        <w:r>
          <w:rPr>
            <w:highlight w:val="yellow"/>
            <w:lang w:val="pt-BR"/>
          </w:rPr>
          <w:delText xml:space="preserve">5.1</w:delText>
        </w:r>
      </w:del>
      <w:ins w:id="30406" w:author="Vitor Oliveira" w:date="2026-10-11T04:00:00Z">
        <w:r>
          <w:rPr>
            <w:highlight w:val="yellow"/>
            <w:lang w:val="pt-BR"/>
          </w:rPr>
          <w:t xml:space="preserve">4.1</w:t>
        </w:r>
      </w:ins>
      <w:r>
        <w:rPr>
          <w:highlight w:val="yellow"/>
          <w:lang w:val="pt-BR"/>
        </w:rPr>
        <w:t xml:space="preserve"> e </w:t>
      </w:r>
      <w:del w:id="30407" w:author="Vitor Oliveira" w:date="2026-10-11T04:00:00Z">
        <w:r>
          <w:rPr>
            <w:highlight w:val="yellow"/>
            <w:lang w:val="pt-BR"/>
          </w:rPr>
          <w:delText xml:space="preserve">5.6</w:delText>
        </w:r>
      </w:del>
      <w:ins w:id="30408" w:author="Vitor Oliveira" w:date="2026-10-11T04:00:00Z">
        <w:r>
          <w:rPr>
            <w:highlight w:val="yellow"/>
            <w:lang w:val="pt-BR"/>
          </w:rPr>
          <w:t xml:space="preserve">4.6</w:t>
        </w:r>
      </w:ins>
      <w:r>
        <w:rPr>
          <w:highlight w:val="yellow"/>
          <w:lang w:val="pt-BR"/>
        </w:rPr>
        <w:t xml:space="preserve">) dependem de série de outra cidade.</w:t>
      </w:r>
      <w:r>
        <w:rPr>
          <w:highlight w:val="yellow"/>
          <w:lang w:val="pt-BR"/>
        </w:rPr>
        <w:t xml:space="preserve"> E os de bancada (</w:t>
      </w:r>
      <w:del w:id="30409" w:author="Vitor Oliveira" w:date="2026-10-11T04:00:00Z">
        <w:r>
          <w:rPr>
            <w:highlight w:val="yellow"/>
            <w:lang w:val="pt-BR"/>
          </w:rPr>
          <w:delText xml:space="preserve">5.3</w:delText>
        </w:r>
      </w:del>
      <w:ins w:id="30410" w:author="Vitor Oliveira" w:date="2026-10-11T04:00:00Z">
        <w:r>
          <w:rPr>
            <w:highlight w:val="yellow"/>
            <w:lang w:val="pt-BR"/>
          </w:rPr>
          <w:t xml:space="preserve">4.3</w:t>
        </w:r>
      </w:ins>
      <w:r>
        <w:rPr>
          <w:highlight w:val="yellow"/>
          <w:lang w:val="pt-BR"/>
        </w:rPr>
        <w:t xml:space="preserve">) valem para o arranjo em escala reduzida.</w:t>
      </w:r>
    </w:p>
    <w:p w14:paraId="1C825570" w14:textId="77777777" w:rsidR="006B1E66" w:rsidRPr="000F5B8B" w:rsidRDefault="00CC3326">
      <w:pPr>
        <w:spacing w:after="240" w:line="360" w:lineRule="auto"/>
        <w:ind w:firstLine="709"/>
        <w:jc w:val="both"/>
        <w:rPr>
          <w:lang w:val="pt-BR"/>
        </w:rPr>
      </w:pPr>
      <w:r>
        <w:rPr>
          <w:lang w:val="pt-BR"/>
        </w:rPr>
        <w:t>Os resultados devem ser interpretados à luz das seguintes limitações, decorrentes de restrições de escopo assumidas deliberadamente.</w:t>
      </w:r>
    </w:p>
    <w:p w14:paraId="4F146FE5" w14:textId="77777777" w:rsidR="006B1E66" w:rsidRPr="000F5B8B" w:rsidRDefault="00CC3326">
      <w:pPr>
        <w:pStyle w:val="ListParagraph"/>
        <w:numPr>
          <w:ilvl w:val="0"/>
          <w:numId w:val="2"/>
        </w:numPr>
        <w:spacing w:after="120" w:line="360" w:lineRule="auto"/>
        <w:jc w:val="both"/>
        <w:rPr>
          <w:lang w:val="pt-BR"/>
        </w:rPr>
      </w:pPr>
      <w:r>
        <w:rPr>
          <w:lang w:val="pt-BR"/>
        </w:rPr>
        <w:t>Não há integração efetiva com o Smart Sampa nem com o sistema de telegestão da concessionária, pela razão e nos termos delimitados em 3.5.</w:t>
      </w:r>
    </w:p>
    <w:p w14:paraId="7AB31D83" w14:textId="77777777" w:rsidR="006B1E66" w:rsidRPr="000F5B8B" w:rsidRDefault="00CC3326">
      <w:pPr>
        <w:pStyle w:val="ListParagraph"/>
        <w:numPr>
          <w:ilvl w:val="0"/>
          <w:numId w:val="2"/>
        </w:numPr>
        <w:spacing w:after="120" w:line="360" w:lineRule="auto"/>
        <w:jc w:val="both"/>
        <w:rPr>
          <w:lang w:val="pt-BR"/>
        </w:rPr>
      </w:pPr>
      <w:r>
        <w:rPr>
          <w:lang w:val="pt-BR"/>
        </w:rPr>
        <w:t xml:space="preserve">O envelope de decisão esperado é definido pelos autores onde não deriva de prescrição normativa, com a consequência exposta em 3.9. A </w:t>
      </w:r>
      <w:r>
        <w:rPr>
          <w:lang w:val="pt-BR"/>
        </w:rPr>
        <w:t>verificação do invariante de segurança não padece dessa limitação, por ter critério integralmente externo.</w:t>
      </w:r>
    </w:p>
    <w:p w14:paraId="4480301D" w14:textId="77777777" w:rsidR="006B1E66" w:rsidRPr="000F5B8B" w:rsidRDefault="00CC3326">
      <w:pPr>
        <w:pStyle w:val="ListParagraph"/>
        <w:numPr>
          <w:ilvl w:val="0"/>
          <w:numId w:val="2"/>
        </w:numPr>
        <w:spacing w:after="120" w:line="360" w:lineRule="auto"/>
        <w:jc w:val="both"/>
        <w:rPr>
          <w:lang w:val="pt-BR"/>
        </w:rPr>
      </w:pPr>
      <w:r>
        <w:rPr>
          <w:lang w:val="pt-BR"/>
        </w:rPr>
        <w:t>O protótipo é um nó único, em escala reduzida e em baixa tensão de corrente contínua, não reproduzindo a potência, a altura de montagem nem a geometria fotométrica de uma luminária viária real. O que se transpõe é a arquitetura e o procedimento, não os valores medidos.</w:t>
      </w:r>
    </w:p>
    <w:p w14:paraId="04C29664" w14:textId="77777777" w:rsidR="006B1E66" w:rsidRPr="000F5B8B" w:rsidRDefault="00CC3326">
      <w:pPr>
        <w:pStyle w:val="ListParagraph"/>
        <w:numPr>
          <w:ilvl w:val="0"/>
          <w:numId w:val="2"/>
        </w:numPr>
        <w:spacing w:after="120" w:line="360" w:lineRule="auto"/>
        <w:jc w:val="both"/>
        <w:rPr>
          <w:lang w:val="pt-BR"/>
        </w:rPr>
      </w:pPr>
      <w:r>
        <w:rPr>
          <w:lang w:val="pt-BR"/>
        </w:rPr>
        <w:t xml:space="preserve">A bancada não realiza verificação fotométrica normativa, e as condições que a norma exigiria para aferir uma instalação estão discriminadas na abertura de 3.4.2. A medição realizada indica a correspondência entre o nível decidido e o nível entregue; não certifica conformidade fotométrica de instalação. A campanha de verificação sobre ponto de luz efetivamente instalado figura entre as recomendações de </w:t>
      </w:r>
      <w:del w:id="30411" w:author="Vitor Oliveira" w:date="2026-10-11T04:00:00Z">
        <w:r>
          <w:rPr>
            <w:lang w:val="pt-BR"/>
          </w:rPr>
          <w:delText xml:space="preserve">7.1</w:delText>
        </w:r>
      </w:del>
      <w:ins w:id="30412" w:author="Vitor Oliveira" w:date="2026-10-11T04:00:00Z">
        <w:r>
          <w:rPr>
            <w:lang w:val="pt-BR"/>
          </w:rPr>
          <w:t xml:space="preserve">6.1</w:t>
        </w:r>
      </w:ins>
      <w:r>
        <w:rPr>
          <w:lang w:val="pt-BR"/>
        </w:rPr>
        <w:t xml:space="preserve">.</w:t>
      </w:r>
    </w:p>
    <w:p w14:paraId="3810233D" w14:textId="77777777" w:rsidR="00EB23B3" w:rsidRDefault="00355771">
      <w:pPr>
        <w:pStyle w:val="ListParagraph"/>
        <w:numPr>
          <w:ilvl w:val="0"/>
          <w:numId w:val="2"/>
        </w:numPr>
        <w:spacing w:after="120" w:line="360" w:lineRule="auto"/>
        <w:jc w:val="both"/>
      </w:pPr>
      <w:r>
        <w:rPr>
          <w:lang w:val="pt-BR"/>
        </w:rPr>
        <w:t>O diagnóstico foi demonstrado com sensor de iluminância, que o ponto de luz de campo não possui. No parque, a conferência da execução apoiar-se-ia na telemetria elétrica do controlador, que confirma o consumo, e não a luz que chega à via: sujeira, obstrução e depreciação do fluxo não seriam detectadas por ela (3.4.5). A transposição do diagnóstico para a grandeza elétrica não foi ensaiada.</w:t>
      </w:r>
    </w:p>
    <w:p w14:paraId="5E24BBBE" w14:textId="77777777" w:rsidR="006B1E66" w:rsidRDefault="00CC3326">
      <w:pPr>
        <w:pStyle w:val="ListParagraph"/>
        <w:numPr>
          <w:ilvl w:val="0"/>
          <w:numId w:val="2"/>
        </w:numPr>
        <w:spacing w:after="120" w:line="360" w:lineRule="auto"/>
        <w:jc w:val="both"/>
      </w:pPr>
      <w:r>
        <w:rPr>
          <w:lang w:val="pt-BR"/>
        </w:rPr>
        <w:t xml:space="preserve">Considera-se uma única classe de via, derivada de um conjunto declarado de valores para os parâmetros de seleção da norma. </w:t>
      </w:r>
      <w:r>
        <w:t xml:space="preserve">Conjuntos distintos conduzem a classes e faixas admissíveis distintas. Em campo, </w:t>
      </w:r>
      <w:r>
        <w:t xml:space="preserve">um mesmo ponto de luz pode iluminar a pista e a calçada</w:t>
      </w:r>
      <w:r>
        <w:t xml:space="preserve">, áreas de classes distintas; o piso aplicável seria o da classe mais exigente entre as atendidas, e a movimentação teria de considerar pedestres e veículos.</w:t>
      </w:r>
    </w:p>
    <w:p w14:paraId="42434708" w14:textId="77777777" w:rsidR="00540256" w:rsidRDefault="002E4A9C">
      <w:pPr>
        <w:pStyle w:val="ListParagraph"/>
        <w:numPr>
          <w:ilvl w:val="0"/>
          <w:numId w:val="2"/>
        </w:numPr>
        <w:spacing w:after="120" w:line="360" w:lineRule="auto"/>
        <w:jc w:val="both"/>
      </w:pPr>
      <w:r>
        <w:rPr>
          <w:lang w:val="pt-BR"/>
        </w:rPr>
        <w:t xml:space="preserve">A recomendação da subseção 6.10 da ABNT NBR 5101 de não dimerizar sob nevoeiro, neblina ou chuva não é verificada pelo sistema. Trata-se de recomendação, e não de proibição, e sua verificação dependeria de uma fonte meteorológica que não integra os descritores produzidos pela plataforma de monitoramento. Caso a integração prevista no termo de referência da plataforma seja disponibilizada, a condição pode ser incorporada como terceira restrição da camada de verificação, sem </w:t>
      </w:r>
      <w:r>
        <w:rPr>
          <w:lang w:val="pt-BR"/>
        </w:rPr>
        <w:t>alteração da inferência, pela separação entre as camadas adaptativa e fixa descrita em 3.7.</w:t>
      </w:r>
    </w:p>
    <w:p w14:paraId="2A08E409" w14:textId="77777777" w:rsidR="006B1E66" w:rsidRPr="000F5B8B" w:rsidRDefault="00CC3326">
      <w:pPr>
        <w:pStyle w:val="ListParagraph"/>
        <w:numPr>
          <w:ilvl w:val="0"/>
          <w:numId w:val="2"/>
        </w:numPr>
        <w:spacing w:after="120" w:line="360" w:lineRule="auto"/>
        <w:jc w:val="both"/>
        <w:rPr>
          <w:lang w:val="pt-BR"/>
        </w:rPr>
      </w:pPr>
      <w:r>
        <w:rPr>
          <w:lang w:val="pt-BR"/>
        </w:rPr>
        <w:t>Os sensores da bancada não têm calibração rastreável a padrão metrológico e a cadeia de medição é única, sem verificação cruzada contra instrumento de referência. O trabalho afirma repetibilidade, monotonicidade e consistência interna da escala, e não exatidão absoluta em iluminância, nos termos de 3.4.4.</w:t>
      </w:r>
    </w:p>
    <w:p w14:paraId="3220F6DA" w14:textId="77777777" w:rsidR="006B1E66" w:rsidRPr="000F5B8B" w:rsidRDefault="00CC3326">
      <w:pPr>
        <w:pStyle w:val="ListParagraph"/>
        <w:numPr>
          <w:ilvl w:val="0"/>
          <w:numId w:val="2"/>
        </w:numPr>
        <w:spacing w:after="120" w:line="360" w:lineRule="auto"/>
        <w:jc w:val="both"/>
        <w:rPr>
          <w:lang w:val="pt-BR"/>
        </w:rPr>
      </w:pPr>
      <w:r>
        <w:rPr>
          <w:lang w:val="pt-BR"/>
        </w:rPr>
        <w:t xml:space="preserve">O enlace de rádio do nó é Wi-Fi, e não uma das tecnologias de longo alcance e baixo consumo também admitidas para telegestão.</w:t>
      </w:r>
      <w:r>
        <w:rPr>
          <w:lang w:val="pt-BR"/>
        </w:rPr>
        <w:t xml:space="preserve"> Duas observações delimitam a divergência. O Caderno de Encargos da concessão não especifica tecnologia de enlace: exige comunicação bidirecional e comando isolado ou em grupo, requisitos de função que independem do meio. E o guia setorial de especificação técnica relaciona o Wi-Fi entre as tecnologias admitidas para telegestão, ao lado de 6LoWPAN, Zigbee, LoRaWAN, NB-IoT e redes em malha (ASSOCIAÇÃO BRASILEIRA DAS CONCESSIONÁRIAS DE ILUMINAÇÃO PÚBLICA, 2024b). A divergência é, portanto, de escolha de meio, e não de requisito contratual ou de conformidade setorial; a caracterização do enlace em condições de campo permanece fora do escopo.</w:t>
      </w:r>
    </w:p>
    <w:p w14:paraId="35AACAE9" w14:textId="77777777" w:rsidR="006B1E66" w:rsidRPr="000F5B8B" w:rsidRDefault="00CC3326">
      <w:pPr>
        <w:pStyle w:val="ListParagraph"/>
        <w:numPr>
          <w:ilvl w:val="0"/>
          <w:numId w:val="2"/>
        </w:numPr>
        <w:spacing w:after="120" w:line="360" w:lineRule="auto"/>
        <w:jc w:val="both"/>
        <w:rPr>
          <w:lang w:val="pt-BR"/>
        </w:rPr>
      </w:pPr>
      <w:r>
        <w:rPr>
          <w:lang w:val="pt-BR"/>
        </w:rPr>
        <w:t xml:space="preserve">O acionamento é feito por modulação de largura de pulso sobre fita de LED com resistores de limitação integrados, e não por regulador de corrente constante, </w:t>
      </w:r>
      <w:r>
        <w:rPr>
          <w:lang w:val="pt-BR"/>
        </w:rPr>
        <w:t xml:space="preserve">por decisão dos autores.</w:t>
      </w:r>
      <w:r>
        <w:rPr>
          <w:lang w:val="pt-BR"/>
        </w:rPr>
        <w:t xml:space="preserve"> A corrente do segmento varia com a tensão da fonte, e a estabilidade do fluxo fica condicionada à da fonte adotada.</w:t>
      </w:r>
    </w:p>
    <w:p w14:paraId="74370B95" w14:textId="77777777" w:rsidR="006B1E66" w:rsidRPr="000F5B8B" w:rsidRDefault="00CC3326">
      <w:pPr>
        <w:pStyle w:val="ListParagraph"/>
        <w:numPr>
          <w:ilvl w:val="0"/>
          <w:numId w:val="2"/>
        </w:numPr>
        <w:spacing w:after="120" w:line="360" w:lineRule="auto"/>
        <w:jc w:val="both"/>
        <w:rPr>
          <w:lang w:val="pt-BR"/>
        </w:rPr>
      </w:pPr>
      <w:r>
        <w:rPr>
          <w:lang w:val="pt-BR"/>
        </w:rPr>
        <w:t xml:space="preserve">O aprendizado limita-se à camada de previsão: a base de regras permanece fixa e não é ajustada pela operação. Seu ajuste automático, por sistemas neuro-nebulosos ou por aprendizado por reforço, reintroduziria a circularidade recusada em 2.6 e figura entre as recomendações de </w:t>
      </w:r>
      <w:del w:id="30413" w:author="Vitor Oliveira" w:date="2026-10-11T04:00:00Z">
        <w:r>
          <w:rPr>
            <w:lang w:val="pt-BR"/>
          </w:rPr>
          <w:delText xml:space="preserve">7.1</w:delText>
        </w:r>
      </w:del>
      <w:ins w:id="30414" w:author="Vitor Oliveira" w:date="2026-10-11T04:00:00Z">
        <w:r>
          <w:rPr>
            <w:lang w:val="pt-BR"/>
          </w:rPr>
          <w:t xml:space="preserve">6.1</w:t>
        </w:r>
      </w:ins>
      <w:r>
        <w:rPr>
          <w:lang w:val="pt-BR"/>
        </w:rPr>
        <w:t xml:space="preserve">.</w:t>
      </w:r>
    </w:p>
    <w:p w14:paraId="7EC44325" w14:textId="77777777" w:rsidR="006B1E66" w:rsidRPr="000F5B8B" w:rsidRDefault="00CC3326">
      <w:pPr>
        <w:pStyle w:val="ListParagraph"/>
        <w:numPr>
          <w:ilvl w:val="0"/>
          <w:numId w:val="2"/>
        </w:numPr>
        <w:spacing w:after="120" w:line="360" w:lineRule="auto"/>
        <w:jc w:val="both"/>
        <w:rPr>
          <w:lang w:val="pt-BR"/>
        </w:rPr>
      </w:pPr>
      <w:r>
        <w:rPr>
          <w:lang w:val="pt-BR"/>
        </w:rPr>
        <w:t xml:space="preserve">O modelo de previsão é treinado sobre série de contagem de pedestres de outra cidade, pela razão documentada em 3.6. Demonstra-se o </w:t>
      </w:r>
      <w:r>
        <w:rPr>
          <w:lang w:val="pt-BR"/>
        </w:rPr>
        <w:t>procedimento, e não o desempenho que o modelo teria sobre uma via paulistana, que depende de retreinamento sobre dados locais.</w:t>
      </w:r>
    </w:p>
    <w:p w14:paraId="4A50D18F" w14:textId="77777777" w:rsidR="00E01C3A" w:rsidRDefault="00CC3326">
      <w:pPr>
        <w:pStyle w:val="ListParagraph"/>
        <w:numPr>
          <w:ilvl w:val="0"/>
          <w:numId w:val="2"/>
        </w:numPr>
        <w:spacing w:after="120" w:line="360" w:lineRule="auto"/>
        <w:jc w:val="both"/>
        <w:rPr>
          <w:lang w:val="pt-BR"/>
        </w:rPr>
      </w:pPr>
      <w:r>
        <w:rPr>
          <w:lang w:val="pt-BR"/>
        </w:rPr>
        <w:t xml:space="preserve">O consumo de energia é estimado, e não medido. A estimativa deriva da potência declarada do módulo de luz e da trajetória de ciclo de trabalho registrada, supõe proporcionalidade entre ciclo e potência e despreza a eficiência variável do regulador de corrente e o consumo fixo do módulo de telegestão — hipóteses que a tornam um limite superior otimista quando transposta a equipamento viário, nos termos de 3.11. A projeção para o parque adota luminária de referência derivada dos parâmetros contratuais, e não modelo comercial identificado, informação que não é divulgada. Não se afirma economia anual, em escala de parque, nem valor monetário. A quantificação com medição elétrica rastreável figura entre as recomendações de </w:t>
      </w:r>
      <w:del w:id="30415" w:author="Vitor Oliveira" w:date="2026-10-11T04:00:00Z">
        <w:r>
          <w:rPr>
            <w:lang w:val="pt-BR"/>
          </w:rPr>
          <w:delText xml:space="preserve">7.1</w:delText>
        </w:r>
      </w:del>
      <w:ins w:id="30416" w:author="Vitor Oliveira" w:date="2026-10-11T04:00:00Z">
        <w:r>
          <w:rPr>
            <w:lang w:val="pt-BR"/>
          </w:rPr>
          <w:t xml:space="preserve">6.1</w:t>
        </w:r>
      </w:ins>
      <w:r>
        <w:rPr>
          <w:lang w:val="pt-BR"/>
        </w:rPr>
        <w:t xml:space="preserve">.</w:t>
      </w:r>
    </w:p>
    <w:p w14:paraId="1984432D" w14:textId="77777777" w:rsidR="00E01C3A" w:rsidRDefault="00CC3326">
      <w:pPr>
        <w:pStyle w:val="ListParagraph"/>
        <w:numPr>
          <w:ilvl w:val="0"/>
          <w:numId w:val="2"/>
        </w:numPr>
        <w:spacing w:after="120" w:line="360" w:lineRule="auto"/>
        <w:jc w:val="both"/>
        <w:rPr>
          <w:lang w:val="pt-BR"/>
        </w:rPr>
      </w:pPr>
      <w:r>
        <w:rPr>
          <w:lang w:val="pt-BR"/>
        </w:rPr>
        <w:t xml:space="preserve">A depreciação do fluxo luminoso não é demonstrada, por constituir fenômeno de milhares de horas de operação, incompatível com o prazo de execução. A arquitetura habilita sua estimativa empírica, nos termos de 3.4.5, que figura entre as recomendações de </w:t>
      </w:r>
      <w:del w:id="30417" w:author="Vitor Oliveira" w:date="2026-10-11T04:00:00Z">
        <w:r>
          <w:rPr>
            <w:lang w:val="pt-BR"/>
          </w:rPr>
          <w:delText xml:space="preserve">7.1</w:delText>
        </w:r>
      </w:del>
      <w:ins w:id="30418" w:author="Vitor Oliveira" w:date="2026-10-11T04:00:00Z">
        <w:r>
          <w:rPr>
            <w:lang w:val="pt-BR"/>
          </w:rPr>
          <w:t xml:space="preserve">6.1</w:t>
        </w:r>
      </w:ins>
      <w:r>
        <w:rPr>
          <w:lang w:val="pt-BR"/>
        </w:rPr>
        <w:t xml:space="preserve">.</w:t>
      </w:r>
    </w:p>
    <w:p w14:paraId="0211E23A" w14:textId="77777777" w:rsidR="006B1E66" w:rsidRPr="000F5B8B" w:rsidRDefault="00CC3326">
      <w:pPr>
        <w:pStyle w:val="ListParagraph"/>
        <w:numPr>
          <w:ilvl w:val="0"/>
          <w:numId w:val="2"/>
        </w:numPr>
        <w:spacing w:after="120" w:line="360" w:lineRule="auto"/>
        <w:jc w:val="both"/>
        <w:rPr>
          <w:lang w:val="pt-BR"/>
        </w:rPr>
      </w:pPr>
      <w:r>
        <w:rPr>
          <w:lang w:val="pt-BR"/>
        </w:rPr>
        <w:t>Cada ponto de luz é decidido isoladamente: não se contempla o controle coordenado de múltiplas luminárias em rede, em que o nível de um ponto considera o dos vizinhos.</w:t>
      </w:r>
    </w:p>
    <w:p w14:paraId="03208C7D" w14:textId="77777777" w:rsidR="00E0106C" w:rsidRDefault="00B442AC">
      <w:pPr>
        <w:pStyle w:val="ListParagraph"/>
        <w:numPr>
          <w:ilvl w:val="0"/>
          <w:numId w:val="2"/>
        </w:numPr>
        <w:spacing w:after="120" w:line="360" w:lineRule="auto"/>
        <w:jc w:val="both"/>
      </w:pPr>
      <w:r>
        <w:rPr>
          <w:lang w:val="pt-BR"/>
        </w:rPr>
        <w:t>Uma integração efetiva com plataforma que opere reconhecimento facial exigiria tratamento jurídico próprio quanto à proteção de dados pessoais, não abordado aqui. O que o trabalho assegura é que a camada de decisão não consome imagem nem identificador (3.10).</w:t>
      </w:r>
    </w:p>
    <w:p w14:paraId="12BA3A7B" w14:textId="77777777" w:rsidR="00540256" w:rsidRDefault="002E4A9C">
      <w:pPr>
        <w:pStyle w:val="ListParagraph"/>
        <w:numPr>
          <w:ilvl w:val="0"/>
          <w:numId w:val="2"/>
        </w:numPr>
        <w:spacing w:after="120" w:line="360" w:lineRule="auto"/>
        <w:jc w:val="both"/>
      </w:pPr>
      <w:r>
        <w:rPr>
          <w:lang w:val="pt-BR"/>
        </w:rPr>
        <w:t>A associação entre trecho de via e ponto de luz adota raio de 25 m, parâmetro declarado e não derivado de norma. Com os segmentos curtos do cadastro municipal, muitos postes servem a três ou mais trechos, o que é conservador para a segurança e reduz a atenuação; outro raio produziria outra associação.</w:t>
      </w:r>
    </w:p>
    <w:p w14:paraId="0D624B76" w14:textId="77777777" w:rsidR="00540256" w:rsidRDefault="002E4A9C">
      <w:pPr>
        <w:pStyle w:val="ListParagraph"/>
        <w:numPr>
          <w:ilvl w:val="0"/>
          <w:numId w:val="2"/>
        </w:numPr>
        <w:spacing w:after="120" w:line="360" w:lineRule="auto"/>
        <w:jc w:val="both"/>
      </w:pPr>
      <w:r>
        <w:rPr>
          <w:lang w:val="pt-BR"/>
        </w:rPr>
        <w:t xml:space="preserve">O cadastro municipal tem ruído — placas duplicadas, postes distantes de qualquer trecho, endereços em texto livre —, e a associação foi verificada </w:t>
      </w:r>
      <w:r>
        <w:rPr>
          <w:lang w:val="pt-BR"/>
        </w:rPr>
        <w:t>sobre um único recorte, de 16 trechos e 36 postes. A qualidade do cadastro em escala de parque não foi avaliada.</w:t>
      </w:r>
    </w:p>
    <w:p w14:paraId="0EF5A45D" w14:textId="77777777" w:rsidR="00732706" w:rsidRDefault="0098583F">
      <w:pPr>
        <w:pStyle w:val="ListParagraph"/>
        <w:numPr>
          <w:ilvl w:val="0"/>
          <w:numId w:val="2"/>
        </w:numPr>
        <w:spacing w:after="120" w:line="360" w:lineRule="auto"/>
        <w:jc w:val="both"/>
      </w:pPr>
      <w:r>
        <w:rPr>
          <w:lang w:val="pt-BR"/>
        </w:rPr>
        <w:t>A associação entre cada câmera e os trechos que ela observa é atribuída à plataforma e não foi construída nem verificada. Uma câmera que cubra mais de um trecho, ou apenas parte de um, afeta o volume publicado para ele; o tratamento desses casos figura na especificação de integração como requisito à plataforma, e não como resultado medido.</w:t>
      </w:r>
    </w:p>
    <w:p w14:paraId="00AF3170" w14:textId="77777777" w:rsidR="00540256" w:rsidRDefault="002E4A9C">
      <w:pPr>
        <w:pStyle w:val="ListParagraph"/>
        <w:numPr>
          <w:ilvl w:val="0"/>
          <w:numId w:val="2"/>
        </w:numPr>
        <w:spacing w:after="120" w:line="360" w:lineRule="auto"/>
        <w:jc w:val="both"/>
      </w:pPr>
      <w:r>
        <w:rPr>
          <w:lang w:val="pt-BR"/>
        </w:rPr>
        <w:t>Até acumular sete dias de volumes, a referência que normaliza a série de previsão de cada trecho é um valor inicial arbitrado, de cinco pessoas; nesse período, a previsão opera sobre escala não aprendida.</w:t>
      </w:r>
    </w:p>
    <w:p w14:paraId="5C085911" w14:textId="77777777" w:rsidR="00540256" w:rsidRDefault="002E4A9C">
      <w:pPr>
        <w:pStyle w:val="ListParagraph"/>
        <w:numPr>
          <w:ilvl w:val="0"/>
          <w:numId w:val="2"/>
        </w:numPr>
        <w:spacing w:after="120" w:line="360" w:lineRule="auto"/>
        <w:jc w:val="both"/>
      </w:pPr>
      <w:r>
        <w:rPr>
          <w:lang w:val="pt-BR"/>
        </w:rPr>
        <w:t>Na demonstração, a chave com que o painel publica está embutida na aplicação estática e é, portanto, pública: qualquer visitante pode publicar volumes e ocorrências. O pior caso é luz a mais, porque a verificação normativa independe da origem da publicação. A chave é distinta da de integração e é revogada após a defesa.</w:t>
      </w:r>
    </w:p>
    <w:p w14:paraId="474DBE7B" w14:textId="77777777" w:rsidR="002C2A03" w:rsidRDefault="008C03E9">
      <w:pPr>
        <w:pStyle w:val="ListParagraph"/>
        <w:numPr>
          <w:ilvl w:val="0"/>
          <w:numId w:val="2"/>
        </w:numPr>
        <w:spacing w:after="120" w:line="360" w:lineRule="auto"/>
        <w:jc w:val="both"/>
      </w:pPr>
      <w:r>
        <w:rPr>
          <w:lang w:val="pt-BR"/>
        </w:rPr>
        <w:t>A ABNT NBR 5101 não fixa valores numéricos que distingam movimentação baixa, média e alta. A associação dos tercis da distribuição de cada trecho à classe da via, à classe imediatamente inferior e à classe mínima é critério dos autores, declarado e reproduzível, e não prescrição normativa.</w:t>
      </w:r>
    </w:p>
    <w:p>
      <w:pPr>
        <w:pStyle w:val="ListParagraph"/>
        <w:numPr>
          <w:ilvl w:val="0"/>
          <w:numId w:val="2"/>
        </w:numPr>
        <w:spacing w:after="120" w:line="360" w:lineRule="auto"/>
        <w:jc w:val="both"/>
      </w:pPr>
      <w:r>
        <w:rPr>
          <w:lang w:val="pt-BR"/>
        </w:rPr>
        <w:t xml:space="preserve">A régua que normaliza o volume de cada trecho é o percentil 99 de 28 dias, valor escolhido pelos autores. O teste de sensibilidade que mostra que a faixa de movimentação pouco muda com outro percentil alto (3.6) foi feito depois da escolha.</w:t>
      </w:r>
    </w:p>
    <w:p w14:paraId="0C9157AB" w14:textId="77777777" w:rsidR="002C2A03" w:rsidRDefault="008C03E9">
      <w:pPr>
        <w:pStyle w:val="ListParagraph"/>
        <w:numPr>
          <w:ilvl w:val="0"/>
          <w:numId w:val="2"/>
        </w:numPr>
        <w:spacing w:after="120" w:line="360" w:lineRule="auto"/>
        <w:jc w:val="both"/>
      </w:pPr>
      <w:r>
        <w:rPr>
          <w:lang w:val="pt-BR"/>
        </w:rPr>
        <w:t>A base de regras foi dimensionada para os três degraus que a norma admite para um ponto de luz (6.10.2). Norma que admita outro número de degraus exige nova versão da base, com partição correspondente; classes sem degrau disponível, como as não dimerizáveis, não têm adaptação.</w:t>
      </w:r>
    </w:p>
    <w:p w14:paraId="3EDCEC93" w14:textId="77777777" w:rsidR="002C2A03" w:rsidRDefault="008C03E9">
      <w:pPr>
        <w:pStyle w:val="ListParagraph"/>
        <w:numPr>
          <w:ilvl w:val="0"/>
          <w:numId w:val="2"/>
        </w:numPr>
        <w:spacing w:after="120" w:line="360" w:lineRule="auto"/>
        <w:jc w:val="both"/>
      </w:pPr>
      <w:r>
        <w:rPr>
          <w:lang w:val="pt-BR"/>
        </w:rPr>
        <w:t>Com a publicação do volume a cada 5 min, um aumento súbito de movimentação só pesa na decisão na publicação seguinte; apenas a ocorrência é publicada na hora.</w:t>
      </w:r>
    </w:p>
    <w:p w14:paraId="3C6C98BF" w14:textId="77777777" w:rsidR="002C2A03" w:rsidRDefault="008C03E9">
      <w:pPr>
        <w:pStyle w:val="ListParagraph"/>
        <w:numPr>
          <w:ilvl w:val="0"/>
          <w:numId w:val="2"/>
        </w:numPr>
        <w:spacing w:after="120" w:line="360" w:lineRule="auto"/>
        <w:jc w:val="both"/>
      </w:pPr>
      <w:r>
        <w:rPr>
          <w:lang w:val="pt-BR"/>
        </w:rPr>
        <w:t>O sistema não detecta sozinho a degradação da contagem pela plataforma — câmera obstruída, chuva ou defeito. A previsão atua como segunda evidência, e o pior caso permanece dentro da faixa admitida pela norma (3.7).</w:t>
      </w:r>
    </w:p>
    <w:p w14:paraId="2D2CACF5" w14:textId="77777777" w:rsidR="002C2A03" w:rsidRDefault="008C03E9">
      <w:pPr>
        <w:pStyle w:val="ListParagraph"/>
        <w:numPr>
          <w:ilvl w:val="0"/>
          <w:numId w:val="2"/>
        </w:numPr>
        <w:spacing w:after="120" w:line="360" w:lineRule="auto"/>
        <w:jc w:val="both"/>
      </w:pPr>
      <w:r>
        <w:rPr>
          <w:lang w:val="pt-BR"/>
        </w:rPr>
        <w:t>Não houve teste de carga na escala do parque: a estimativa de cerca de 170 publicações por segundo para 50 mil câmeras é cálculo, e não medição.</w:t>
      </w:r>
    </w:p>
    <w:p>
      <w:pPr>
        <w:pStyle w:val="ListParagraph"/>
        <w:numPr>
          <w:ilvl w:val="0"/>
          <w:numId w:val="2"/>
        </w:numPr>
        <w:spacing w:after="120" w:line="360" w:lineRule="auto"/>
        <w:jc w:val="both"/>
      </w:pPr>
      <w:r>
        <w:rPr>
          <w:lang w:val="pt-BR"/>
        </w:rPr>
        <w:t xml:space="preserve">A arquitetura de comando por mudança, com rampa e validade no nó (3.5.2), segue o que o Caderno de Encargos exige, e não o que foi implantado no parque, que não é conhecido. </w:t>
      </w:r>
      <w:r>
        <w:rPr>
          <w:lang w:val="pt-BR"/>
        </w:rPr>
        <w:t xml:space="preserve">O firmware correspondente foi ensaiado em uma única sessão de bancada (</w:t>
      </w:r>
      <w:del w:id="30419" w:author="Vitor Oliveira" w:date="2026-10-11T04:00:00Z">
        <w:r>
          <w:rPr>
            <w:lang w:val="pt-BR"/>
          </w:rPr>
          <w:delText xml:space="preserve">4.10</w:delText>
        </w:r>
      </w:del>
      <w:ins w:id="30420" w:author="Vitor Oliveira" w:date="2026-10-11T04:00:00Z">
        <w:r>
          <w:rPr>
            <w:lang w:val="pt-BR"/>
          </w:rPr>
          <w:t xml:space="preserve">3.12.9</w:t>
        </w:r>
      </w:ins>
      <w:r>
        <w:rPr>
          <w:lang w:val="pt-BR"/>
        </w:rPr>
        <w:t xml:space="preserve"> e </w:t>
      </w:r>
      <w:del w:id="30421" w:author="Vitor Oliveira" w:date="2026-10-11T04:00:00Z">
        <w:r>
          <w:rPr>
            <w:lang w:val="pt-BR"/>
          </w:rPr>
          <w:delText xml:space="preserve">5.3</w:delText>
        </w:r>
      </w:del>
      <w:ins w:id="30422" w:author="Vitor Oliveira" w:date="2026-10-11T04:00:00Z">
        <w:r>
          <w:rPr>
            <w:lang w:val="pt-BR"/>
          </w:rPr>
          <w:t xml:space="preserve">4.3</w:t>
        </w:r>
      </w:ins>
      <w:r>
        <w:rPr>
          <w:lang w:val="pt-BR"/>
        </w:rPr>
        <w:t xml:space="preserve">).</w:t>
      </w:r>
      <w:r>
        <w:rPr>
          <w:lang w:val="pt-BR"/>
        </w:rPr>
        <w:t xml:space="preserve"> Com comandos espaçados, o diagnóstico recebe menos leituras e o alerta de perda de controle demora mais a abrir; e uma ocorrência que termina pelo prazo, sem publicação de encerramento, só é reconhecida na decisão seguinte, o que mantém a luz no pleno por mais tempo, pelo lado seguro.</w:t>
      </w:r>
      <w:r>
        <w:rPr>
          <w:lang w:val="pt-BR"/>
        </w:rPr>
        <w:t xml:space="preserve"> Pela mesma razão, um nó que reinicia permanece no pleno até o alvo mudar ou o comando ser renovado, por até cerca de 10 min, também pelo lado seguro.</w:t>
      </w:r>
    </w:p>
    <w:p w14:paraId="25F3F71E" w14:textId="77777777" w:rsidR="001A5FD5" w:rsidRDefault="002D2B91">
      <w:pPr>
        <w:pStyle w:val="ListParagraph"/>
        <w:numPr>
          <w:ilvl w:val="0"/>
          <w:numId w:val="2"/>
        </w:numPr>
        <w:spacing w:after="120" w:line="360" w:lineRule="auto"/>
        <w:jc w:val="both"/>
      </w:pPr>
      <w:r>
        <w:rPr>
          <w:lang w:val="pt-BR"/>
        </w:rPr>
        <w:t xml:space="preserve">Com a série horária de Melbourne, o modelo de previsão não se mostrou insubstituível no sistema: a média sazonal do próprio ponto o igualava. A troca para a série de 15 min de Zurique foi decidida depois desse resultado, com o apoio de um experimento de protocolo prévio (3.6), e é declarada como tal. O modelo foi, ademais, treinado para reduzir o erro médio, e não para acertar a faixa que as regras leem.</w:t>
      </w:r>
    </w:p>
    <w:p w14:paraId="1B5BF1A6" w14:textId="77777777" w:rsidR="001A5FD5" w:rsidRDefault="002D2B91">
      <w:pPr>
        <w:pStyle w:val="ListParagraph"/>
        <w:numPr>
          <w:ilvl w:val="0"/>
          <w:numId w:val="2"/>
        </w:numPr>
        <w:spacing w:after="120" w:line="360" w:lineRule="auto"/>
        <w:jc w:val="both"/>
      </w:pPr>
      <w:r>
        <w:rPr>
          <w:lang w:val="pt-BR"/>
        </w:rPr>
        <w:t>O experimento com a série de 15 min de Zurique mede a qualidade da previsão, e não o efeito sobre o nível de iluminação no ciclo completo de decisão. Abrange 14 pontos de uma cidade, de 2016 a 2019, sem atributo de feriado, e os limiares do critério de leitura são dos autores.</w:t>
      </w:r>
    </w:p>
    <w:p w14:paraId="3152262D" w14:textId="77777777" w:rsidR="001A5FD5" w:rsidRDefault="002D2B91">
      <w:pPr>
        <w:pStyle w:val="ListParagraph"/>
        <w:numPr>
          <w:ilvl w:val="0"/>
          <w:numId w:val="2"/>
        </w:numPr>
        <w:spacing w:after="120" w:line="360" w:lineRule="auto"/>
        <w:jc w:val="both"/>
      </w:pPr>
      <w:r>
        <w:rPr>
          <w:lang w:val="pt-BR"/>
        </w:rPr>
        <w:t xml:space="preserve">A pertinência parcial da inferência nebulosa não se mostrou insubstituível: a mesma base, operada como tabela, iguala-a em segurança e em energia. O que se mediu a seu favor foi a forma da resposta junto às fronteiras, com menor variação total e menos saltos, ao lado de mais inversões de pequena amplitude, cujo efeito sobre a percepção não foi avaliado. </w:t>
      </w:r>
      <w:r>
        <w:rPr>
          <w:lang w:val="pt-BR"/>
        </w:rPr>
        <w:t xml:space="preserve">Com contagem real de 15 min, produziu mais mudanças perceptíveis que a tabela com histerese de descida;</w:t>
      </w:r>
      <w:r>
        <w:rPr>
          <w:lang w:val="pt-BR"/>
        </w:rPr>
        <w:t xml:space="preserve"> os limiares de percepção empregados provêm de estudos em escritório, e não em via pública.</w:t>
      </w:r>
    </w:p>
    <w:p w14:paraId="378F6104" w14:textId="77777777" w:rsidR="001A5FD5" w:rsidRDefault="002D2B91">
      <w:pPr>
        <w:pStyle w:val="ListParagraph"/>
        <w:numPr>
          <w:ilvl w:val="0"/>
          <w:numId w:val="2"/>
        </w:numPr>
        <w:spacing w:after="120" w:line="360" w:lineRule="auto"/>
        <w:jc w:val="both"/>
      </w:pPr>
      <w:r>
        <w:rPr>
          <w:lang w:val="pt-BR"/>
        </w:rPr>
        <w:t xml:space="preserve">A avaliação dos componentes apoia-se em oito noites reais de uma série de 15 min, em que o volume de 5 min repete o valor do bloco, e em pares sintéticos de falha de contagem. O déficit em relação ao nível pedido adota o critério dos tercis, que é dos autores. Uma série de contagem por minuto, que permitiria avaliar o período de 5 min da interface, está sendo reunida a partir da publicação diária de Melbourne, e não compõe os resultados desta versão.</w:t>
      </w:r>
    </w:p>
    <w:p w14:paraId="1289BA09" w14:textId="77777777" w:rsidR="00461CFB" w:rsidRDefault="006F13C7">
      <w:pPr>
        <w:pStyle w:val="ListParagraph"/>
        <w:numPr>
          <w:ilvl w:val="0"/>
          <w:numId w:val="2"/>
        </w:numPr>
        <w:spacing w:after="120" w:line="360" w:lineRule="auto"/>
        <w:jc w:val="both"/>
      </w:pPr>
      <w:r>
        <w:rPr>
          <w:lang w:val="pt-BR"/>
        </w:rPr>
        <w:t xml:space="preserve">A plataforma de monitoramento não cobre todas as vias iluminadas. Em trecho sem câmera não há volume publicado, e o ponto de luz </w:t>
      </w:r>
      <w:r>
        <w:rPr>
          <w:lang w:val="pt-BR"/>
        </w:rPr>
        <w:t xml:space="preserve">permanece no fluxo pleno (3.7):</w:t>
      </w:r>
      <w:r>
        <w:rPr>
          <w:lang w:val="pt-BR"/>
        </w:rPr>
        <w:t xml:space="preserve"> não há risco, mas tampouco adaptação. O alcance da proposta fica limitado à área coberta, que não foi levantada.</w:t>
      </w:r>
    </w:p>
    <w:p>
      <w:pPr>
        <w:pStyle w:val="ListParagraph"/>
        <w:numPr>
          <w:ilvl w:val="0"/>
          <w:numId w:val="2"/>
        </w:numPr>
        <w:spacing w:after="120" w:line="360" w:lineRule="auto"/>
        <w:jc w:val="both"/>
      </w:pPr>
      <w:r>
        <w:rPr>
          <w:lang w:val="pt-BR"/>
        </w:rPr>
        <w:t xml:space="preserve">O indicador contratual de nível mínimo de iluminância média (2.5) confronta a iluminância medida em campo com o mínimo da via ou calçada. O Caderno de Encargos é de 2015, anterior à revisão da norma que disciplina a iluminação adaptativa, e não se localizou disposição contratual que defina contra qual classe se afere um ponto de luz em regime de dimerização. Aferido contra a classe da via, um ponto atenuado até a classe mínima entregaria cerca de metade do mínimo e seria contado como não atendido. A adoção em campo depende, portanto, de ajuste contratual ou regulatório sobre esse ponto, não tratado aqui.</w:t>
      </w:r>
    </w:p>
    <w:p w14:paraId="48B2AE1B" w14:textId="77777777" w:rsidR="00E01C3A" w:rsidRDefault="00CC3326">
      <w:pPr>
        <w:pStyle w:val="Heading2"/>
        <w:spacing w:before="360" w:after="240" w:line="360" w:lineRule="auto"/>
        <w:rPr>
          <w:lang w:val="pt-BR"/>
        </w:rPr>
      </w:pPr>
      <w:bookmarkStart w:id="71" w:name="_Toc241792063"/>
      <w:del w:id="30423" w:author="Vitor Oliveira" w:date="2026-10-11T04:00:00Z">
        <w:r>
          <w:rPr>
            <w:lang w:val="pt-BR"/>
          </w:rPr>
          <w:delText xml:space="preserve">6.4</w:delText>
        </w:r>
      </w:del>
      <w:ins w:id="30424" w:author="Vitor Oliveira" w:date="2026-10-11T04:00:00Z">
        <w:r>
          <w:rPr>
            <w:lang w:val="pt-BR"/>
          </w:rPr>
          <w:t xml:space="preserve">5.4</w:t>
        </w:r>
      </w:ins>
      <w:r>
        <w:rPr>
          <w:lang w:val="pt-BR"/>
        </w:rPr>
        <w:t xml:space="preserve"> Implicações dos resultados</w:t>
      </w:r>
      <w:bookmarkEnd w:id="71"/>
    </w:p>
    <w:p w14:paraId="09CE1C8D" w14:textId="77777777" w:rsidR="00E01C3A" w:rsidRDefault="00CC3326">
      <w:pPr>
        <w:spacing w:after="120" w:line="360" w:lineRule="auto"/>
        <w:ind w:firstLine="709"/>
        <w:jc w:val="both"/>
        <w:rPr>
          <w:lang w:val="pt-BR"/>
        </w:rPr>
      </w:pPr>
      <w:r>
        <w:rPr>
          <w:highlight w:val="yellow"/>
          <w:lang w:val="pt-BR"/>
        </w:rPr>
        <w:t>[PENDENTE — analisar as implicações dos resultados para a proposta de integração no município (2.3 e 3.3) e o impacto na área.]</w:t>
      </w:r>
    </w:p>
    <w:p w14:paraId="4329FF6D" w14:textId="77777777" w:rsidR="00E01C3A" w:rsidRDefault="00CC3326">
      <w:pPr>
        <w:pStyle w:val="Heading1"/>
        <w:pageBreakBefore/>
        <w:spacing w:before="480" w:after="280" w:line="360" w:lineRule="auto"/>
        <w:rPr>
          <w:lang w:val="pt-BR"/>
        </w:rPr>
      </w:pPr>
      <w:bookmarkStart w:id="72" w:name="_Toc241792064"/>
      <w:del w:id="30032" w:author="Vitor Oliveira" w:date="2026-10-11T04:00:00Z">
        <w:r>
          <w:rPr>
            <w:lang w:val="pt-BR"/>
          </w:rPr>
          <w:delText xml:space="preserve">7</w:delText>
        </w:r>
      </w:del>
      <w:ins w:id="30033" w:author="Vitor Oliveira" w:date="2026-10-11T04:00:00Z">
        <w:r>
          <w:rPr>
            <w:lang w:val="pt-BR"/>
          </w:rPr>
          <w:t xml:space="preserve">6</w:t>
        </w:r>
      </w:ins>
      <w:r>
        <w:rPr>
          <w:lang w:val="pt-BR"/>
        </w:rPr>
        <w:t xml:space="preserve"> CONCLUSÕES</w:t>
      </w:r>
      <w:bookmarkEnd w:id="72"/>
    </w:p>
    <w:p w14:paraId="3D38C6E6" w14:textId="77777777" w:rsidR="00E01C3A" w:rsidRDefault="00CC3326">
      <w:pPr>
        <w:spacing w:after="120" w:line="360" w:lineRule="auto"/>
        <w:ind w:firstLine="709"/>
        <w:jc w:val="both"/>
        <w:rPr>
          <w:lang w:val="pt-BR"/>
        </w:rPr>
      </w:pPr>
      <w:r>
        <w:rPr>
          <w:highlight w:val="yellow"/>
          <w:lang w:val="pt-BR"/>
        </w:rPr>
        <w:t>[PENDENTE — condensar em cinco ou seis sentenças os aspectos-chave do trabalho, sem informação nova, revisitando o objetivo geral (1.5.1) e os objetivos específicos a) a i) (1.5.2) e declarando o grau em que cada um foi atingido.]</w:t>
      </w:r>
    </w:p>
    <w:p w14:paraId="46333847" w14:textId="77777777" w:rsidR="00E01C3A" w:rsidRDefault="00CC3326">
      <w:pPr>
        <w:pStyle w:val="Heading2"/>
        <w:spacing w:before="360" w:after="240" w:line="360" w:lineRule="auto"/>
        <w:rPr>
          <w:lang w:val="pt-BR"/>
        </w:rPr>
      </w:pPr>
      <w:bookmarkStart w:id="73" w:name="_Toc241792065"/>
      <w:del w:id="30425" w:author="Vitor Oliveira" w:date="2026-10-11T04:00:00Z">
        <w:r>
          <w:rPr>
            <w:lang w:val="pt-BR"/>
          </w:rPr>
          <w:delText xml:space="preserve">7.1</w:delText>
        </w:r>
      </w:del>
      <w:ins w:id="30426" w:author="Vitor Oliveira" w:date="2026-10-11T04:00:00Z">
        <w:r>
          <w:rPr>
            <w:lang w:val="pt-BR"/>
          </w:rPr>
          <w:t xml:space="preserve">6.1</w:t>
        </w:r>
      </w:ins>
      <w:r>
        <w:rPr>
          <w:lang w:val="pt-BR"/>
        </w:rPr>
        <w:t xml:space="preserve"> Recomendações</w:t>
      </w:r>
      <w:bookmarkEnd w:id="73"/>
    </w:p>
    <w:p w14:paraId="3602C3A6" w14:textId="77777777" w:rsidR="00E01C3A" w:rsidRDefault="00CC3326">
      <w:pPr>
        <w:spacing w:after="120" w:line="360" w:lineRule="auto"/>
        <w:ind w:firstLine="709"/>
        <w:jc w:val="both"/>
        <w:rPr>
          <w:lang w:val="pt-BR"/>
        </w:rPr>
      </w:pPr>
      <w:r>
        <w:rPr>
          <w:lang w:val="pt-BR"/>
        </w:rPr>
        <w:t>As recomendações a seguir reúnem os desdobramentos registrados ao longo do texto, cada um acompanhado da seção em que foi identificado.</w:t>
      </w:r>
    </w:p>
    <w:p w14:paraId="23189890" w14:textId="77777777" w:rsidR="00E01C3A" w:rsidRDefault="00CC3326">
      <w:pPr>
        <w:pStyle w:val="ListParagraph"/>
        <w:numPr>
          <w:ilvl w:val="0"/>
          <w:numId w:val="2"/>
        </w:numPr>
        <w:spacing w:after="120" w:line="360" w:lineRule="auto"/>
        <w:jc w:val="both"/>
        <w:rPr>
          <w:lang w:val="pt-BR"/>
        </w:rPr>
      </w:pPr>
      <w:r>
        <w:rPr>
          <w:lang w:val="pt-BR"/>
        </w:rPr>
        <w:t xml:space="preserve">Tratar o crescimento das entidades de evento urbano e de telemetria em escala de parque, com particionamento por tempo, </w:t>
      </w:r>
      <w:r>
        <w:rPr>
          <w:lang w:val="pt-BR"/>
        </w:rPr>
        <w:t xml:space="preserve">política de retenção e armazenamento</w:t>
      </w:r>
      <w:r>
        <w:rPr>
          <w:lang w:val="pt-BR"/>
        </w:rPr>
        <w:t xml:space="preserve"> orientado a série temporal (</w:t>
      </w:r>
      <w:del w:id="30427" w:author="Vitor Oliveira" w:date="2026-10-11T04:00:00Z">
        <w:r>
          <w:rPr>
            <w:lang w:val="pt-BR"/>
          </w:rPr>
          <w:delText xml:space="preserve">4.7.1</w:delText>
        </w:r>
      </w:del>
      <w:ins w:id="30428" w:author="Vitor Oliveira" w:date="2026-10-11T04:00:00Z">
        <w:r>
          <w:rPr>
            <w:lang w:val="pt-BR"/>
          </w:rPr>
          <w:t xml:space="preserve">3.13.1</w:t>
        </w:r>
      </w:ins>
      <w:r>
        <w:rPr>
          <w:lang w:val="pt-BR"/>
        </w:rPr>
        <w:t xml:space="preserve">).</w:t>
      </w:r>
    </w:p>
    <w:p w14:paraId="01A19D50" w14:textId="77777777" w:rsidR="00E01C3A" w:rsidRDefault="00CC3326">
      <w:pPr>
        <w:pStyle w:val="ListParagraph"/>
        <w:numPr>
          <w:ilvl w:val="0"/>
          <w:numId w:val="2"/>
        </w:numPr>
        <w:spacing w:after="120" w:line="360" w:lineRule="auto"/>
        <w:jc w:val="both"/>
        <w:rPr>
          <w:lang w:val="pt-BR"/>
        </w:rPr>
      </w:pPr>
      <w:r>
        <w:rPr>
          <w:lang w:val="pt-BR"/>
        </w:rPr>
        <w:t>Verificar a medição de iluminância contra instrumento de referência calibrado, ou contra segunda cadeia de medição de arquitetura distinta (3.4.4).</w:t>
      </w:r>
    </w:p>
    <w:p w14:paraId="301CC71A" w14:textId="77777777" w:rsidR="00E01C3A" w:rsidRDefault="00CC3326">
      <w:pPr>
        <w:pStyle w:val="ListParagraph"/>
        <w:numPr>
          <w:ilvl w:val="0"/>
          <w:numId w:val="2"/>
        </w:numPr>
        <w:spacing w:after="120" w:line="360" w:lineRule="auto"/>
        <w:jc w:val="both"/>
        <w:rPr>
          <w:lang w:val="pt-BR"/>
        </w:rPr>
      </w:pPr>
      <w:r>
        <w:rPr>
          <w:lang w:val="pt-BR"/>
        </w:rPr>
        <w:t xml:space="preserve">Estender a avaliação ao controle coordenado de múltiplas luminárias em rede (3.4.4 e </w:t>
      </w:r>
      <w:del w:id="30429" w:author="Vitor Oliveira" w:date="2026-10-11T04:00:00Z">
        <w:r>
          <w:rPr>
            <w:lang w:val="pt-BR"/>
          </w:rPr>
          <w:delText xml:space="preserve">6.3</w:delText>
        </w:r>
      </w:del>
      <w:ins w:id="30430" w:author="Vitor Oliveira" w:date="2026-10-11T04:00:00Z">
        <w:r>
          <w:rPr>
            <w:lang w:val="pt-BR"/>
          </w:rPr>
          <w:t xml:space="preserve">5.3</w:t>
        </w:r>
      </w:ins>
      <w:r>
        <w:rPr>
          <w:lang w:val="pt-BR"/>
        </w:rPr>
        <w:t xml:space="preserve">).</w:t>
      </w:r>
    </w:p>
    <w:p w14:paraId="5B0EFD66" w14:textId="77777777" w:rsidR="004A7735" w:rsidRDefault="007F0308">
      <w:pPr>
        <w:pStyle w:val="ListParagraph"/>
        <w:numPr>
          <w:ilvl w:val="0"/>
          <w:numId w:val="2"/>
        </w:numPr>
        <w:spacing w:after="120" w:line="360" w:lineRule="auto"/>
        <w:jc w:val="both"/>
      </w:pPr>
      <w:r>
        <w:rPr>
          <w:lang w:val="pt-BR"/>
        </w:rPr>
        <w:t xml:space="preserve">Estender o modelo a pontos de luz que atendem mais de uma classe — pista e calçada —, com o piso da classe mais exigente e com a movimentação de pedestres e de veículos (3.7 e </w:t>
      </w:r>
      <w:del w:id="30431" w:author="Vitor Oliveira" w:date="2026-10-11T04:00:00Z">
        <w:r>
          <w:rPr>
            <w:lang w:val="pt-BR"/>
          </w:rPr>
          <w:delText xml:space="preserve">6.3</w:delText>
        </w:r>
      </w:del>
      <w:ins w:id="30432" w:author="Vitor Oliveira" w:date="2026-10-11T04:00:00Z">
        <w:r>
          <w:rPr>
            <w:lang w:val="pt-BR"/>
          </w:rPr>
          <w:t xml:space="preserve">5.3</w:t>
        </w:r>
      </w:ins>
      <w:r>
        <w:rPr>
          <w:lang w:val="pt-BR"/>
        </w:rPr>
        <w:t xml:space="preserve">).</w:t>
      </w:r>
    </w:p>
    <w:p w14:paraId="691C05EF" w14:textId="77777777" w:rsidR="00E01C3A" w:rsidRDefault="00CC3326">
      <w:pPr>
        <w:pStyle w:val="ListParagraph"/>
        <w:numPr>
          <w:ilvl w:val="0"/>
          <w:numId w:val="2"/>
        </w:numPr>
        <w:spacing w:after="120" w:line="360" w:lineRule="auto"/>
        <w:jc w:val="both"/>
        <w:rPr>
          <w:lang w:val="pt-BR"/>
        </w:rPr>
      </w:pPr>
      <w:r>
        <w:rPr>
          <w:lang w:val="pt-BR"/>
        </w:rPr>
        <w:t>Estimar empiricamente a depreciação do fluxo luminoso — o fator de manutenção da ABNT NBR 5101 — a partir da comparação contínua entre nível comandado e iluminância entregue, em operação de milhares de horas (3.4.5).</w:t>
      </w:r>
    </w:p>
    <w:p w14:paraId="731C9C1B" w14:textId="77777777" w:rsidR="00E01C3A" w:rsidRDefault="00CC3326">
      <w:pPr>
        <w:pStyle w:val="ListParagraph"/>
        <w:numPr>
          <w:ilvl w:val="0"/>
          <w:numId w:val="2"/>
        </w:numPr>
        <w:spacing w:after="120" w:line="360" w:lineRule="auto"/>
        <w:jc w:val="both"/>
        <w:rPr>
          <w:lang w:val="pt-BR"/>
        </w:rPr>
      </w:pPr>
      <w:r>
        <w:rPr>
          <w:lang w:val="pt-BR"/>
        </w:rPr>
        <w:t xml:space="preserve">Quantificar o consumo em equipamento viário, com medição elétrica rastreável (3.11 e </w:t>
      </w:r>
      <w:del w:id="30433" w:author="Vitor Oliveira" w:date="2026-10-11T04:00:00Z">
        <w:r>
          <w:rPr>
            <w:lang w:val="pt-BR"/>
          </w:rPr>
          <w:delText xml:space="preserve">6.3</w:delText>
        </w:r>
      </w:del>
      <w:ins w:id="30434" w:author="Vitor Oliveira" w:date="2026-10-11T04:00:00Z">
        <w:r>
          <w:rPr>
            <w:lang w:val="pt-BR"/>
          </w:rPr>
          <w:t xml:space="preserve">5.3</w:t>
        </w:r>
      </w:ins>
      <w:r>
        <w:rPr>
          <w:lang w:val="pt-BR"/>
        </w:rPr>
        <w:t xml:space="preserve">).</w:t>
      </w:r>
    </w:p>
    <w:p w14:paraId="2B9DA26F" w14:textId="77777777" w:rsidR="00E01C3A" w:rsidRDefault="00CC3326">
      <w:pPr>
        <w:pStyle w:val="ListParagraph"/>
        <w:numPr>
          <w:ilvl w:val="0"/>
          <w:numId w:val="2"/>
        </w:numPr>
        <w:spacing w:after="120" w:line="360" w:lineRule="auto"/>
        <w:jc w:val="both"/>
        <w:rPr>
          <w:lang w:val="pt-BR"/>
        </w:rPr>
      </w:pPr>
      <w:r>
        <w:rPr>
          <w:lang w:val="pt-BR"/>
        </w:rPr>
        <w:t xml:space="preserve">Conduzir campanha de verificação fotométrica sobre ponto de luz efetivamente instalado (</w:t>
      </w:r>
      <w:del w:id="30435" w:author="Vitor Oliveira" w:date="2026-10-11T04:00:00Z">
        <w:r>
          <w:rPr>
            <w:lang w:val="pt-BR"/>
          </w:rPr>
          <w:delText xml:space="preserve">6.3</w:delText>
        </w:r>
      </w:del>
      <w:ins w:id="30436" w:author="Vitor Oliveira" w:date="2026-10-11T04:00:00Z">
        <w:r>
          <w:rPr>
            <w:lang w:val="pt-BR"/>
          </w:rPr>
          <w:t xml:space="preserve">5.3</w:t>
        </w:r>
      </w:ins>
      <w:r>
        <w:rPr>
          <w:lang w:val="pt-BR"/>
        </w:rPr>
        <w:t xml:space="preserve">).</w:t>
      </w:r>
    </w:p>
    <w:p w14:paraId="596D4215" w14:textId="77777777" w:rsidR="00E01C3A" w:rsidRDefault="00CC3326">
      <w:pPr>
        <w:pStyle w:val="ListParagraph"/>
        <w:numPr>
          <w:ilvl w:val="0"/>
          <w:numId w:val="2"/>
        </w:numPr>
        <w:spacing w:after="120" w:line="360" w:lineRule="auto"/>
        <w:jc w:val="both"/>
        <w:rPr>
          <w:lang w:val="pt-BR"/>
        </w:rPr>
      </w:pPr>
      <w:r>
        <w:rPr>
          <w:lang w:val="pt-BR"/>
        </w:rPr>
        <w:t>Retreinar a camada de previsão sobre série municipal publicada no formato definido pela especificação de interface (3.6).</w:t>
      </w:r>
    </w:p>
    <w:p w14:paraId="4F8CFD97" w14:textId="77777777" w:rsidR="001A5FD5" w:rsidRDefault="002D2B91">
      <w:pPr>
        <w:pStyle w:val="ListParagraph"/>
        <w:numPr>
          <w:ilvl w:val="0"/>
          <w:numId w:val="2"/>
        </w:numPr>
        <w:spacing w:after="120" w:line="360" w:lineRule="auto"/>
        <w:jc w:val="both"/>
      </w:pPr>
      <w:r>
        <w:rPr>
          <w:lang w:val="pt-BR"/>
        </w:rPr>
        <w:t xml:space="preserve">Treinar e operar a camada de previsão com série no período de publicação da interface, de 5 min,</w:t>
      </w:r>
      <w:r>
        <w:rPr>
          <w:lang w:val="pt-BR"/>
        </w:rPr>
        <w:t xml:space="preserve"> e avaliar o efeito no ciclo completo de decisão (3.6, </w:t>
      </w:r>
      <w:del w:id="30437" w:author="Vitor Oliveira" w:date="2026-10-11T04:00:00Z">
        <w:r>
          <w:rPr>
            <w:lang w:val="pt-BR"/>
          </w:rPr>
          <w:delText xml:space="preserve">5.6</w:delText>
        </w:r>
      </w:del>
      <w:ins w:id="30438" w:author="Vitor Oliveira" w:date="2026-10-11T04:00:00Z">
        <w:r>
          <w:rPr>
            <w:lang w:val="pt-BR"/>
          </w:rPr>
          <w:t xml:space="preserve">4.6</w:t>
        </w:r>
      </w:ins>
      <w:r>
        <w:rPr>
          <w:lang w:val="pt-BR"/>
        </w:rPr>
        <w:t xml:space="preserve"> e </w:t>
      </w:r>
      <w:del w:id="30439" w:author="Vitor Oliveira" w:date="2026-10-11T04:00:00Z">
        <w:r>
          <w:rPr>
            <w:lang w:val="pt-BR"/>
          </w:rPr>
          <w:delText xml:space="preserve">6.3</w:delText>
        </w:r>
      </w:del>
      <w:ins w:id="30440" w:author="Vitor Oliveira" w:date="2026-10-11T04:00:00Z">
        <w:r>
          <w:rPr>
            <w:lang w:val="pt-BR"/>
          </w:rPr>
          <w:t xml:space="preserve">5.3</w:t>
        </w:r>
      </w:ins>
      <w:r>
        <w:rPr>
          <w:lang w:val="pt-BR"/>
        </w:rPr>
        <w:t xml:space="preserve">).</w:t>
      </w:r>
    </w:p>
    <w:p w14:paraId="6EE95B26" w14:textId="77777777" w:rsidR="001A5FD5" w:rsidRDefault="002D2B91">
      <w:pPr>
        <w:pStyle w:val="ListParagraph"/>
        <w:numPr>
          <w:ilvl w:val="0"/>
          <w:numId w:val="2"/>
        </w:numPr>
        <w:spacing w:after="120" w:line="360" w:lineRule="auto"/>
        <w:jc w:val="both"/>
      </w:pPr>
      <w:r>
        <w:rPr>
          <w:lang w:val="pt-BR"/>
        </w:rPr>
        <w:t xml:space="preserve">Treinar o modelo de previsão para o que a decisão usa — a faixa de movimentação, ou um quantil superior do nível —, em lugar do erro médio (</w:t>
      </w:r>
      <w:del w:id="30441" w:author="Vitor Oliveira" w:date="2026-10-11T04:00:00Z">
        <w:r>
          <w:rPr>
            <w:lang w:val="pt-BR"/>
          </w:rPr>
          <w:delText xml:space="preserve">6.3</w:delText>
        </w:r>
      </w:del>
      <w:ins w:id="30442" w:author="Vitor Oliveira" w:date="2026-10-11T04:00:00Z">
        <w:r>
          <w:rPr>
            <w:lang w:val="pt-BR"/>
          </w:rPr>
          <w:t xml:space="preserve">5.3</w:t>
        </w:r>
      </w:ins>
      <w:r>
        <w:rPr>
          <w:lang w:val="pt-BR"/>
        </w:rPr>
        <w:t xml:space="preserve">).</w:t>
      </w:r>
    </w:p>
    <w:p w14:paraId="095AC415" w14:textId="77777777" w:rsidR="00E01C3A" w:rsidRDefault="00CC3326">
      <w:pPr>
        <w:pStyle w:val="ListParagraph"/>
        <w:numPr>
          <w:ilvl w:val="0"/>
          <w:numId w:val="2"/>
        </w:numPr>
        <w:spacing w:after="120" w:line="360" w:lineRule="auto"/>
        <w:jc w:val="both"/>
        <w:rPr>
          <w:lang w:val="pt-BR"/>
        </w:rPr>
      </w:pPr>
      <w:r>
        <w:rPr>
          <w:lang w:val="pt-BR"/>
        </w:rPr>
        <w:t xml:space="preserve">Investigar o ajuste automático da base de regras, por sistemas neuro-nebulosos ou por aprendizado por reforço, enfrentando a circularidade discutida em 2.6 (</w:t>
      </w:r>
      <w:del w:id="30443" w:author="Vitor Oliveira" w:date="2026-10-11T04:00:00Z">
        <w:r>
          <w:rPr>
            <w:lang w:val="pt-BR"/>
          </w:rPr>
          <w:delText xml:space="preserve">6.3</w:delText>
        </w:r>
      </w:del>
      <w:ins w:id="30444" w:author="Vitor Oliveira" w:date="2026-10-11T04:00:00Z">
        <w:r>
          <w:rPr>
            <w:lang w:val="pt-BR"/>
          </w:rPr>
          <w:t xml:space="preserve">5.3</w:t>
        </w:r>
      </w:ins>
      <w:r>
        <w:rPr>
          <w:lang w:val="pt-BR"/>
        </w:rPr>
        <w:t xml:space="preserve">).</w:t>
      </w:r>
    </w:p>
    <w:p w14:paraId="7A211618" w14:textId="77777777" w:rsidR="00E01C3A" w:rsidRDefault="00CC3326">
      <w:pPr>
        <w:pStyle w:val="ListParagraph"/>
        <w:numPr>
          <w:ilvl w:val="0"/>
          <w:numId w:val="2"/>
        </w:numPr>
        <w:spacing w:after="120" w:line="360" w:lineRule="auto"/>
        <w:jc w:val="both"/>
        <w:rPr>
          <w:lang w:val="pt-BR"/>
        </w:rPr>
      </w:pPr>
      <w:r>
        <w:rPr>
          <w:lang w:val="pt-BR"/>
        </w:rPr>
        <w:t xml:space="preserve">Realizar a integração efetiva com a plataforma municipal e com o sistema de telegestão, precedida do tratamento jurídico de proteção de dados que essa integração exige (3.10 e </w:t>
      </w:r>
      <w:del w:id="30445" w:author="Vitor Oliveira" w:date="2026-10-11T04:00:00Z">
        <w:r>
          <w:rPr>
            <w:lang w:val="pt-BR"/>
          </w:rPr>
          <w:delText xml:space="preserve">6.3</w:delText>
        </w:r>
      </w:del>
      <w:ins w:id="30446" w:author="Vitor Oliveira" w:date="2026-10-11T04:00:00Z">
        <w:r>
          <w:rPr>
            <w:lang w:val="pt-BR"/>
          </w:rPr>
          <w:t xml:space="preserve">5.3</w:t>
        </w:r>
      </w:ins>
      <w:r>
        <w:rPr>
          <w:lang w:val="pt-BR"/>
        </w:rPr>
        <w:t xml:space="preserve">).</w:t>
      </w:r>
    </w:p>
    <w:p w14:paraId="625986F6" w14:textId="77777777" w:rsidR="00E01C3A" w:rsidRDefault="00CC3326">
      <w:pPr>
        <w:pStyle w:val="Heading1"/>
        <w:pageBreakBefore/>
        <w:spacing w:before="480" w:after="280" w:line="360" w:lineRule="auto"/>
        <w:jc w:val="center"/>
        <w:rPr>
          <w:lang w:val="pt-BR"/>
        </w:rPr>
      </w:pPr>
      <w:bookmarkStart w:id="74" w:name="_Toc241792066"/>
      <w:r>
        <w:rPr>
          <w:lang w:val="pt-BR"/>
        </w:rPr>
        <w:t>REFERÊNCIAS</w:t>
      </w:r>
      <w:bookmarkEnd w:id="74"/>
    </w:p>
    <w:p w14:paraId="1F9B691B" w14:textId="77777777" w:rsidR="006B1E66" w:rsidRPr="000F5B8B" w:rsidRDefault="00CC3326">
      <w:pPr>
        <w:spacing w:after="240"/>
        <w:rPr>
          <w:lang w:val="pt-BR"/>
        </w:rPr>
      </w:pPr>
      <w:r>
        <w:rPr>
          <w:lang w:val="pt-BR"/>
        </w:rPr>
        <w:t xml:space="preserve">AGÊNCIA NACIONAL DE ENERGIA ELÉTRICA. </w:t>
      </w:r>
      <w:r>
        <w:rPr>
          <w:b/>
          <w:bCs/>
          <w:lang w:val="pt-BR"/>
        </w:rPr>
        <w:t>Despacho nº 3.423, de 29 de novembro de 2022</w:t>
      </w:r>
      <w:r>
        <w:rPr>
          <w:lang w:val="pt-BR"/>
        </w:rPr>
        <w:t>: aprova o manual de instruções do art. 474 da Resolução Normativa nº 1.000/2021, para operacionalizar o faturamento destinado à iluminação pública caso sejam instalados sistemas de gestão. Brasília: ANEEL, 2022. Disponível em: https://www.gov.br/aneel/pt-br/assuntos/iluminacao-publica. Acesso em: 12 set. 2026.</w:t>
      </w:r>
    </w:p>
    <w:p w14:paraId="281BED34" w14:textId="77777777" w:rsidR="006B1E66" w:rsidRPr="000F5B8B" w:rsidRDefault="00CC3326">
      <w:pPr>
        <w:spacing w:after="240"/>
        <w:rPr>
          <w:lang w:val="pt-BR"/>
        </w:rPr>
      </w:pPr>
      <w:r>
        <w:rPr>
          <w:lang w:val="pt-BR"/>
        </w:rPr>
        <w:t xml:space="preserve">ALVES, Maria Abadia; DIAS, Ricardo Cunha; SEIXAS, Paulo Castro. Smart Cities no Brasil e em Portugal: o estado da arte. </w:t>
      </w:r>
      <w:r>
        <w:rPr>
          <w:b/>
          <w:bCs/>
          <w:lang w:val="pt-BR"/>
        </w:rPr>
        <w:t>urbe. Revista Brasileira de Gestão Urbana</w:t>
      </w:r>
      <w:r>
        <w:rPr>
          <w:lang w:val="pt-BR"/>
        </w:rPr>
        <w:t>, v. 11, e20190061, 2019. DOI: 10.1590/2175-3369.011.e20190061.</w:t>
      </w:r>
    </w:p>
    <w:p w14:paraId="5267A6CD" w14:textId="77777777" w:rsidR="00540256" w:rsidRDefault="002E4A9C">
      <w:pPr>
        <w:spacing w:after="240"/>
      </w:pPr>
      <w:r>
        <w:rPr>
          <w:lang w:val="pt-BR"/>
        </w:rPr>
        <w:t>AMERICAN NATIONAL STANDARDS INSTITUTE. ANSI C136.41-2013: American National Standard for Roadway and Area Lighting Equipment – Dimming Control Between an External Locking Type Photocontrol and Ballast or Driver. Rosslyn: National Electrical Manufacturers Association, 2013.</w:t>
      </w:r>
    </w:p>
    <w:p w14:paraId="6D76E82D" w14:textId="77777777" w:rsidR="006B1E66" w:rsidRDefault="00CC3326">
      <w:pPr>
        <w:spacing w:after="240"/>
      </w:pPr>
      <w:r>
        <w:rPr>
          <w:lang w:val="pt-BR"/>
        </w:rPr>
        <w:t xml:space="preserve">ANTHONY JNR, Bokolo. </w:t>
      </w:r>
      <w:r>
        <w:t xml:space="preserve">Enabling seamless interoperability of digital systems in smart cities using API: a systematic literature review. </w:t>
      </w:r>
      <w:r>
        <w:rPr>
          <w:b/>
          <w:bCs/>
        </w:rPr>
        <w:t>Journal of Urban Technology</w:t>
      </w:r>
      <w:r>
        <w:t>, v. 31, n. 4-5, p. 123-156, 2024. DOI: 10.1080/10630732.2024.2427543.</w:t>
      </w:r>
    </w:p>
    <w:p w14:paraId="05B60129" w14:textId="77777777" w:rsidR="006B1E66" w:rsidRPr="000F5B8B" w:rsidRDefault="00CC3326">
      <w:pPr>
        <w:spacing w:after="240"/>
        <w:rPr>
          <w:lang w:val="pt-BR"/>
        </w:rPr>
      </w:pPr>
      <w:r>
        <w:t xml:space="preserve">ASKOLA, Janne; KÄRHÄ, Petri; BAUMGARTNER, Hannu; PORRASMAA, Saku; IKONEN, Erkki. Effect of adaptive control on the LED street luminaire lifetime and on the lifecycle costs of a lighting installation. </w:t>
      </w:r>
      <w:r>
        <w:rPr>
          <w:b/>
          <w:bCs/>
          <w:lang w:val="pt-BR"/>
        </w:rPr>
        <w:t>Lighting Research &amp; Technology</w:t>
      </w:r>
      <w:r>
        <w:rPr>
          <w:lang w:val="pt-BR"/>
        </w:rPr>
        <w:t>, v. 54, n. 1, p. 75-89, 2022. DOI: 10.1177/14771535211008179.</w:t>
      </w:r>
    </w:p>
    <w:p w14:paraId="32572A48" w14:textId="77777777" w:rsidR="006B1E66" w:rsidRPr="000F5B8B" w:rsidRDefault="00CC3326">
      <w:pPr>
        <w:spacing w:after="240"/>
        <w:rPr>
          <w:lang w:val="pt-BR"/>
        </w:rPr>
      </w:pPr>
      <w:r>
        <w:rPr>
          <w:lang w:val="pt-BR"/>
        </w:rPr>
        <w:t xml:space="preserve">ASSOCIAÇÃO BRASILEIRA DAS CONCESSIONÁRIAS DE ILUMINAÇÃO PÚBLICA. </w:t>
      </w:r>
      <w:r>
        <w:rPr>
          <w:b/>
          <w:bCs/>
          <w:lang w:val="pt-BR"/>
        </w:rPr>
        <w:t>Censo da iluminação pública no Brasil</w:t>
      </w:r>
      <w:r>
        <w:rPr>
          <w:lang w:val="pt-BR"/>
        </w:rPr>
        <w:t>: base 2023. Brasília: ABCIP, set. 2024a. Elaborado a partir da Base de Dados Geográfica da Distribuidora da ANEEL. Disponível em: https://abcip.com.br/publicacoes/. Acesso em: 13 set. 2026.</w:t>
      </w:r>
    </w:p>
    <w:p w14:paraId="54FDE253" w14:textId="77777777" w:rsidR="00E01C3A" w:rsidRDefault="00CC3326">
      <w:pPr>
        <w:spacing w:after="240"/>
        <w:rPr>
          <w:lang w:val="pt-BR"/>
        </w:rPr>
      </w:pPr>
      <w:r>
        <w:rPr>
          <w:lang w:val="pt-BR"/>
        </w:rPr>
        <w:t xml:space="preserve">ASSOCIAÇÃO BRASILEIRA DAS CONCESSIONÁRIAS DE ILUMINAÇÃO PÚBLICA. </w:t>
      </w:r>
      <w:r>
        <w:rPr>
          <w:b/>
          <w:bCs/>
          <w:lang w:val="pt-BR"/>
        </w:rPr>
        <w:t>Telegestão em iluminação pública</w:t>
      </w:r>
      <w:r>
        <w:rPr>
          <w:lang w:val="pt-BR"/>
        </w:rPr>
        <w:t>: guia para especificação técnica. 3. ed. Brasília: ABCIP, 2024b.</w:t>
      </w:r>
    </w:p>
    <w:p w14:paraId="2AE05FA6" w14:textId="77777777" w:rsidR="006B1E66" w:rsidRPr="000F5B8B" w:rsidRDefault="00CC3326">
      <w:pPr>
        <w:spacing w:after="240"/>
        <w:rPr>
          <w:lang w:val="pt-BR"/>
        </w:rPr>
      </w:pPr>
      <w:r>
        <w:rPr>
          <w:lang w:val="pt-BR"/>
        </w:rPr>
        <w:t xml:space="preserve">ASSOCIAÇÃO BRASILEIRA DE NORMAS TÉCNICAS. </w:t>
      </w:r>
      <w:r>
        <w:rPr>
          <w:b/>
          <w:bCs/>
          <w:lang w:val="pt-BR"/>
        </w:rPr>
        <w:t>NBR 5101</w:t>
      </w:r>
      <w:r>
        <w:rPr>
          <w:lang w:val="pt-BR"/>
        </w:rPr>
        <w:t>: iluminação viária – procedimentos. 4. ed. Rio de Janeiro: ABNT, 2024. Versão corrigida 2, 20 set. 2024.</w:t>
      </w:r>
    </w:p>
    <w:p w14:paraId="7CC22071" w14:textId="77777777" w:rsidR="00E01C3A" w:rsidRDefault="00CC3326">
      <w:pPr>
        <w:spacing w:after="240"/>
        <w:rPr>
          <w:lang w:val="pt-BR"/>
        </w:rPr>
      </w:pPr>
      <w:r>
        <w:rPr>
          <w:lang w:val="pt-BR"/>
        </w:rPr>
        <w:t xml:space="preserve">ASSOCIAÇÃO BRASILEIRA DE NORMAS TÉCNICAS. </w:t>
      </w:r>
      <w:r>
        <w:rPr>
          <w:b/>
          <w:bCs/>
          <w:lang w:val="pt-BR"/>
        </w:rPr>
        <w:t>NBR 5123</w:t>
      </w:r>
      <w:r>
        <w:rPr>
          <w:lang w:val="pt-BR"/>
        </w:rPr>
        <w:t>: relé fotocontrolador intercambiável e tomada para iluminação – especificação e ensaios. Rio de Janeiro: ABNT, 2016.</w:t>
      </w:r>
    </w:p>
    <w:p w14:paraId="3E6397A5" w14:textId="77777777" w:rsidR="006B1E66" w:rsidRPr="00CE1B46" w:rsidRDefault="00CC3326">
      <w:pPr>
        <w:spacing w:after="240"/>
        <w:rPr>
          <w:lang w:val="pt-BR"/>
        </w:rPr>
      </w:pPr>
      <w:r>
        <w:rPr>
          <w:lang w:val="pt-BR"/>
        </w:rPr>
        <w:t xml:space="preserve">BELLONI, Elisa; BURATTI, Cinzia; LUNGHI, Lorenzo; MARTIRANO, Luigi. </w:t>
      </w:r>
      <w:r>
        <w:t xml:space="preserve">A new street lighting control algorithm based on forecasted traffic data for electricity consumption reduction. </w:t>
      </w:r>
      <w:r>
        <w:rPr>
          <w:b/>
          <w:bCs/>
          <w:lang w:val="pt-BR"/>
        </w:rPr>
        <w:t>Lighting Research &amp; Technology</w:t>
      </w:r>
      <w:r>
        <w:rPr>
          <w:lang w:val="pt-BR"/>
        </w:rPr>
        <w:t>, v. 56, n. 5, p. 481-501, 2024. DOI: 10.1177/14771535231194536.</w:t>
      </w:r>
    </w:p>
    <w:p w14:paraId="0DBD73E1" w14:textId="77777777" w:rsidR="006B1E66" w:rsidRPr="000F5B8B" w:rsidRDefault="00CC3326">
      <w:pPr>
        <w:spacing w:after="240"/>
        <w:rPr>
          <w:lang w:val="pt-BR"/>
        </w:rPr>
      </w:pPr>
      <w:r>
        <w:rPr>
          <w:lang w:val="pt-BR"/>
        </w:rPr>
        <w:t xml:space="preserve">BRASIL. </w:t>
      </w:r>
      <w:r>
        <w:rPr>
          <w:b/>
          <w:bCs/>
          <w:lang w:val="pt-BR"/>
        </w:rPr>
        <w:t>Lei nº 13.709, de 14 de agosto de 2018</w:t>
      </w:r>
      <w:r>
        <w:rPr>
          <w:lang w:val="pt-BR"/>
        </w:rPr>
        <w:t xml:space="preserve">. Lei Geral de Proteção de Dados Pessoais (LGPD). Brasília: Presidência da República, 2018. Disponível em: </w:t>
      </w:r>
      <w:r>
        <w:rPr>
          <w:lang w:val="pt-BR"/>
        </w:rPr>
        <w:t>https://www.planalto.gov.br/ccivil_03/_ato2015-2018/2018/lei/l13709.htm. Acesso em: 13 set. 2026.</w:t>
      </w:r>
    </w:p>
    <w:p w14:paraId="38133789" w14:textId="77777777" w:rsidR="006B1E66" w:rsidRPr="00CE1B46" w:rsidRDefault="00CC3326">
      <w:pPr>
        <w:spacing w:after="240"/>
      </w:pPr>
      <w:r>
        <w:t xml:space="preserve">BUYUKKINACI, Bedrettin; ONAYGIL, Sermin; GULER, Onder; YURTSEVEN, Mehmet Berker. Road lighting automation scenarios depending on traffic speed and volume. </w:t>
      </w:r>
      <w:r>
        <w:rPr>
          <w:b/>
          <w:bCs/>
        </w:rPr>
        <w:t>Lighting Research &amp; Technology</w:t>
      </w:r>
      <w:r>
        <w:t>, v. 51, n. 6, p. 910-921, 2019. DOI: 10.1177/1477153518812536.</w:t>
      </w:r>
    </w:p>
    <w:p w14:paraId="2889F34C" w14:textId="77777777" w:rsidR="006B1E66" w:rsidRDefault="00CC3326">
      <w:pPr>
        <w:spacing w:after="240"/>
      </w:pPr>
      <w:r>
        <w:t xml:space="preserve">CHEN, Tianqi; GUESTRIN, Carlos. XGBoost: a scalable tree boosting system. In: </w:t>
      </w:r>
      <w:r>
        <w:rPr>
          <w:b/>
          <w:bCs/>
        </w:rPr>
        <w:t>Proceedings of the 22nd ACM SIGKDD International Conference on Knowledge Discovery and Data Mining</w:t>
      </w:r>
      <w:r>
        <w:t>. Nova York: ACM, 2016. p. 785-794. DOI: 10.1145/2939672.2939785.</w:t>
      </w:r>
    </w:p>
    <w:p w14:paraId="4F476D12" w14:textId="77777777" w:rsidR="006B1E66" w:rsidRDefault="00CC3326">
      <w:pPr>
        <w:spacing w:after="240"/>
      </w:pPr>
      <w:r>
        <w:t xml:space="preserve">CITY OF MELBOURNE. </w:t>
      </w:r>
      <w:r>
        <w:rPr>
          <w:b/>
          <w:bCs/>
        </w:rPr>
        <w:t>Pedestrian Counting System (counts per hour)</w:t>
      </w:r>
      <w:r>
        <w:t xml:space="preserve">. </w:t>
      </w:r>
      <w:r>
        <w:rPr>
          <w:lang w:val="pt-BR"/>
        </w:rPr>
        <w:t xml:space="preserve">Melbourne: City of Melbourne Open Data, 2026. Conjunto de dados. Disponível em: https://data.melbourne.vic.gov.au/explore/dataset/pedestrian-counting-system-monthly-counts-per-hour/. </w:t>
      </w:r>
      <w:r>
        <w:t>Acesso em: 15 set. 2026.</w:t>
      </w:r>
    </w:p>
    <w:p w14:paraId="023029CE" w14:textId="77777777" w:rsidR="006B1E66" w:rsidRDefault="00CC3326">
      <w:pPr>
        <w:spacing w:after="240"/>
      </w:pPr>
      <w:r>
        <w:t xml:space="preserve">COMMISSION INTERNATIONALE DE L'ÉCLAIRAGE. </w:t>
      </w:r>
      <w:r>
        <w:rPr>
          <w:b/>
          <w:bCs/>
        </w:rPr>
        <w:t>CIE 115:2010</w:t>
      </w:r>
      <w:r>
        <w:t>: lighting of roads for motor and pedestrian traffic. 2. ed. Viena: CIE, 2010.</w:t>
      </w:r>
    </w:p>
    <w:p w14:paraId="0CC06449" w14:textId="77777777" w:rsidR="006B1E66" w:rsidRPr="000F5B8B" w:rsidRDefault="00CC3326">
      <w:pPr>
        <w:spacing w:after="240"/>
        <w:rPr>
          <w:lang w:val="pt-BR"/>
        </w:rPr>
      </w:pPr>
      <w:r>
        <w:t xml:space="preserve">DIZON, Excel; PRANGGONO, Bernardi. Smart streetlights in Smart City: a case study of Sheffield. </w:t>
      </w:r>
      <w:r>
        <w:rPr>
          <w:b/>
          <w:bCs/>
        </w:rPr>
        <w:t>Journal of Ambient Intelligence and Humanized Computing</w:t>
      </w:r>
      <w:r>
        <w:t xml:space="preserve">, v. 13, n. 4, p. 2045-2060, 2022. </w:t>
      </w:r>
      <w:r>
        <w:rPr>
          <w:lang w:val="pt-BR"/>
        </w:rPr>
        <w:t>DOI: 10.1007/s12652-021-02970-y.</w:t>
      </w:r>
    </w:p>
    <w:p w14:paraId="4BD3EA96" w14:textId="77777777" w:rsidR="006B1E66" w:rsidRPr="000F5B8B" w:rsidRDefault="00CC3326">
      <w:pPr>
        <w:spacing w:after="240"/>
        <w:rPr>
          <w:lang w:val="pt-BR"/>
        </w:rPr>
      </w:pPr>
      <w:r>
        <w:rPr>
          <w:lang w:val="pt-BR"/>
        </w:rPr>
        <w:t xml:space="preserve">ESPRESSIF SYSTEMS. </w:t>
      </w:r>
      <w:r>
        <w:rPr>
          <w:b/>
          <w:bCs/>
          <w:lang w:val="pt-BR"/>
        </w:rPr>
        <w:t>ESP32 series datasheet</w:t>
      </w:r>
      <w:r>
        <w:rPr>
          <w:lang w:val="pt-BR"/>
        </w:rPr>
        <w:t>. Versão 4.3. Xangai: Espressif Systems, 2023.</w:t>
      </w:r>
    </w:p>
    <w:p w14:paraId="1BDB5174" w14:textId="77777777" w:rsidR="006B1E66" w:rsidRDefault="00CC3326">
      <w:pPr>
        <w:spacing w:after="240"/>
      </w:pPr>
      <w:r>
        <w:rPr>
          <w:lang w:val="pt-BR"/>
        </w:rPr>
        <w:t xml:space="preserve">FRANÇA FILHO, Cleunio; TAVARES, Eduardo. </w:t>
      </w:r>
      <w:r>
        <w:t xml:space="preserve">Stochastic modeling of smart street lighting systems: maintenance models assessment. </w:t>
      </w:r>
      <w:r>
        <w:rPr>
          <w:b/>
          <w:bCs/>
        </w:rPr>
        <w:t>Computing</w:t>
      </w:r>
      <w:r>
        <w:t>, v. 107, n. 1, art. 19, 2025. DOI: 10.1007/s00607-024-01359-x.</w:t>
      </w:r>
    </w:p>
    <w:p w14:paraId="47D098F2" w14:textId="77777777" w:rsidR="006B1E66" w:rsidRPr="00CE1B46" w:rsidRDefault="00CC3326">
      <w:pPr>
        <w:spacing w:after="240"/>
      </w:pPr>
      <w:r>
        <w:t xml:space="preserve">GALIČ, Maša; GELLERT, Raphaël. Data protection law beyond identifiability? Atmospheric profiles, nudging and the Stratumseind Living Lab. </w:t>
      </w:r>
      <w:r>
        <w:rPr>
          <w:b/>
          <w:bCs/>
        </w:rPr>
        <w:t>Computer Law &amp; Security Review</w:t>
      </w:r>
      <w:r>
        <w:t>, v. 40, art. 105486, 2021. DOI: 10.1016/j.clsr.2020.105486.</w:t>
      </w:r>
    </w:p>
    <w:p w14:paraId="28885288" w14:textId="77777777" w:rsidR="006B1E66" w:rsidRPr="00CE1B46" w:rsidRDefault="00CC3326">
      <w:pPr>
        <w:spacing w:after="240"/>
        <w:rPr>
          <w:lang w:val="pt-BR"/>
        </w:rPr>
      </w:pPr>
      <w:r>
        <w:t xml:space="preserve">GRINSZTAJN, Léo; OYALLON, Edouard; VAROQUAUX, Gaël. Why do tree-based models still outperform deep learning on typical tabular data? In: </w:t>
      </w:r>
      <w:r>
        <w:rPr>
          <w:b/>
          <w:bCs/>
        </w:rPr>
        <w:t>Advances in Neural Information Processing Systems 35</w:t>
      </w:r>
      <w:r>
        <w:t xml:space="preserve"> (NeurIPS 2022), Datasets and Benchmarks Track. </w:t>
      </w:r>
      <w:r>
        <w:rPr>
          <w:lang w:val="pt-BR"/>
        </w:rPr>
        <w:t>[S. l.]: Curran Associates, 2022. Disponível em: https://proceedings.neurips.cc/paper_files/paper/2022/hash/0378c7692da36807bdec87ab043cdadc-Abstract-Datasets_and_Benchmarks.html. Acesso em: 15 set. 2026.</w:t>
      </w:r>
    </w:p>
    <w:p w14:paraId="10D30459" w14:textId="77777777" w:rsidR="006B1E66" w:rsidRPr="000F5B8B" w:rsidRDefault="00CC3326">
      <w:pPr>
        <w:spacing w:after="240"/>
        <w:rPr>
          <w:lang w:val="pt-BR"/>
        </w:rPr>
      </w:pPr>
      <w:r>
        <w:rPr>
          <w:lang w:val="pt-BR"/>
        </w:rPr>
        <w:t xml:space="preserve">HIROKI, Stella Marina Yurí. Mobilidade, participação e dados: o caso da aplicação do Waze for Cities Data na cidade de Joinville (SC). </w:t>
      </w:r>
      <w:r>
        <w:rPr>
          <w:b/>
          <w:bCs/>
          <w:lang w:val="pt-BR"/>
        </w:rPr>
        <w:t>urbe. Revista Brasileira de Gestão Urbana</w:t>
      </w:r>
      <w:r>
        <w:rPr>
          <w:lang w:val="pt-BR"/>
        </w:rPr>
        <w:t>, v. 13, e20200030, 2021. DOI: 10.1590/2175-3369.013.e20200030.</w:t>
      </w:r>
    </w:p>
    <w:p w14:paraId="0A5A951D" w14:textId="77777777" w:rsidR="00E01C3A" w:rsidRDefault="00CC3326">
      <w:pPr>
        <w:spacing w:after="240"/>
        <w:rPr>
          <w:lang w:val="pt-BR"/>
        </w:rPr>
      </w:pPr>
      <w:r>
        <w:rPr>
          <w:lang w:val="pt-BR"/>
        </w:rPr>
        <w:t xml:space="preserve">INSTITUTO NACIONAL DE METROLOGIA, QUALIDADE E TECNOLOGIA. </w:t>
      </w:r>
      <w:r>
        <w:rPr>
          <w:b/>
          <w:bCs/>
          <w:lang w:val="pt-BR"/>
        </w:rPr>
        <w:t>Portaria nº 62, de 3 de março de 2022</w:t>
      </w:r>
      <w:r>
        <w:rPr>
          <w:lang w:val="pt-BR"/>
        </w:rPr>
        <w:t>: aprova o regulamento técnico da qualidade e os requisitos de avaliação da conformidade para luminárias para iluminação pública viária. Brasília: Inmetro, 2022a.</w:t>
      </w:r>
    </w:p>
    <w:p w14:paraId="501737A6" w14:textId="77777777" w:rsidR="00E01C3A" w:rsidRPr="00CE1B46" w:rsidRDefault="00CC3326">
      <w:pPr>
        <w:spacing w:after="240"/>
      </w:pPr>
      <w:r>
        <w:rPr>
          <w:lang w:val="pt-BR"/>
        </w:rPr>
        <w:t xml:space="preserve">INSTITUTO NACIONAL DE METROLOGIA, QUALIDADE E TECNOLOGIA. </w:t>
      </w:r>
      <w:r>
        <w:rPr>
          <w:b/>
          <w:bCs/>
          <w:lang w:val="pt-BR"/>
        </w:rPr>
        <w:t>Portaria nº 221, de 23 de maio de 2022</w:t>
      </w:r>
      <w:r>
        <w:rPr>
          <w:lang w:val="pt-BR"/>
        </w:rPr>
        <w:t xml:space="preserve">: aprova a regulamentação técnica metrológica consolidada para sistemas de medição ou medidores de energia elétrica ativa e/ou reativa, eletrônicos, monofásicos e polifásicos, e sistemas de iluminação pública. </w:t>
      </w:r>
      <w:r>
        <w:t>Brasília: Inmetro, 2022b.</w:t>
      </w:r>
    </w:p>
    <w:p w14:paraId="25BECB66" w14:textId="77777777" w:rsidR="006B1E66" w:rsidRDefault="00CC3326">
      <w:pPr>
        <w:spacing w:after="240"/>
      </w:pPr>
      <w:r>
        <w:t>INTERNATIONAL ORGANIZATION FOR STANDARDIZATION; INTERNATIONAL ELECTROTECHNICAL COMMISSION. ISO/IEC 25010: systems and software engineering – systems and software quality requirements and evaluation (SQuaRE) – product quality model. 2. ed. Genebra: ISO, 2023.</w:t>
      </w:r>
    </w:p>
    <w:p w14:paraId="238DD7B5" w14:textId="77777777" w:rsidR="006B1E66" w:rsidRDefault="00CC3326">
      <w:pPr>
        <w:spacing w:after="240"/>
      </w:pPr>
      <w:r>
        <w:t xml:space="preserve">LANA, Ibai; DEL SER, Javier; VELEZ, Manuel; VLAHOGIANNI, Eleni I. Road traffic forecasting: recent advances and new challenges. </w:t>
      </w:r>
      <w:r>
        <w:rPr>
          <w:b/>
          <w:bCs/>
        </w:rPr>
        <w:t>IEEE Intelligent Transportation Systems Magazine</w:t>
      </w:r>
      <w:r>
        <w:t>, v. 10, n. 2, p. 93-109, 2018. DOI: 10.1109/MITS.2018.2806634.</w:t>
      </w:r>
    </w:p>
    <w:p w14:paraId="1398F174" w14:textId="77777777" w:rsidR="006B1E66" w:rsidRDefault="00CC3326">
      <w:pPr>
        <w:spacing w:after="240"/>
      </w:pPr>
      <w:r>
        <w:t xml:space="preserve">LIN, Jie; YU, Wei; ZHANG, Nan; YANG, Xinyu; ZHANG, Hanlin; ZHAO, Wei. A survey on Internet of Things: architecture, enabling technologies, security and privacy, and applications. </w:t>
      </w:r>
      <w:r>
        <w:rPr>
          <w:b/>
          <w:bCs/>
        </w:rPr>
        <w:t>IEEE Internet of Things Journal</w:t>
      </w:r>
      <w:r>
        <w:t>, v. 4, n. 5, p. 1125-1142, 2017. DOI: 10.1109/JIOT.2017.2683200.</w:t>
      </w:r>
    </w:p>
    <w:p w14:paraId="6D73B98B" w14:textId="77777777" w:rsidR="006B1E66" w:rsidRPr="000F5B8B" w:rsidRDefault="00CC3326">
      <w:pPr>
        <w:spacing w:after="240"/>
        <w:rPr>
          <w:lang w:val="pt-BR"/>
        </w:rPr>
      </w:pPr>
      <w:r>
        <w:t xml:space="preserve">MAMDANI, Ebrahim H.; ASSILIAN, Sedrak. An experiment in linguistic synthesis with a fuzzy logic controller. </w:t>
      </w:r>
      <w:r>
        <w:rPr>
          <w:b/>
          <w:bCs/>
          <w:lang w:val="pt-BR"/>
        </w:rPr>
        <w:t>International Journal of Man-Machine Studies</w:t>
      </w:r>
      <w:r>
        <w:rPr>
          <w:lang w:val="pt-BR"/>
        </w:rPr>
        <w:t>, v. 7, n. 1, p. 1-13, 1975.</w:t>
      </w:r>
    </w:p>
    <w:p w14:paraId="0BA1F180" w14:textId="77777777" w:rsidR="006B1E66" w:rsidRPr="000F5B8B" w:rsidRDefault="00CC3326">
      <w:pPr>
        <w:spacing w:after="240"/>
        <w:rPr>
          <w:lang w:val="pt-BR"/>
        </w:rPr>
      </w:pPr>
      <w:r>
        <w:rPr>
          <w:lang w:val="pt-BR"/>
        </w:rPr>
        <w:t xml:space="preserve">NIPE – NÚCLEO INTERDISCIPLINAR DE PLANEJAMENTO ENERGÉTICO. </w:t>
      </w:r>
      <w:r>
        <w:rPr>
          <w:b/>
          <w:bCs/>
          <w:lang w:val="pt-BR"/>
        </w:rPr>
        <w:t>CePIL participa de cerimônia de entrega de dispositivos de telegestão para projeto de iluminação na Unicamp</w:t>
      </w:r>
      <w:r>
        <w:rPr>
          <w:lang w:val="pt-BR"/>
        </w:rPr>
        <w:t>. Campinas: NIPE/Unicamp, 27 jan. 2026. Disponível em: https://www.nipe.unicamp.br/2026/01/27/cepil-participa-de-cerimonia-de-entrega-dos-dispositivos-de-telegestao/. Acesso em: 12 set. 2026.</w:t>
      </w:r>
    </w:p>
    <w:p w14:paraId="5EBA7378" w14:textId="77777777" w:rsidR="006B1E66" w:rsidRDefault="00CC3326">
      <w:pPr>
        <w:spacing w:after="240"/>
      </w:pPr>
      <w:r>
        <w:rPr>
          <w:lang w:val="pt-BR"/>
        </w:rPr>
        <w:t xml:space="preserve">NOGUEIRA, Bruno César. </w:t>
      </w:r>
      <w:r>
        <w:rPr>
          <w:b/>
          <w:bCs/>
          <w:lang w:val="pt-BR"/>
        </w:rPr>
        <w:t>Uma proposta de adaptação dinâmica da iluminação urbana baseada em IoT e DCOP</w:t>
      </w:r>
      <w:r>
        <w:rPr>
          <w:lang w:val="pt-BR"/>
        </w:rPr>
        <w:t xml:space="preserve">. 2024. Dissertação (Mestrado) – Universidade Federal Fluminense, Niterói, 2024. Disponível na Biblioteca Digital Brasileira de Teses e Dissertações em: https://bdtd.ibict.br/vufind/Record/MB_26af3fc1de96227a6a1aa0392ba78ed0. </w:t>
      </w:r>
      <w:r>
        <w:t>Acesso em: 13 set. 2026.</w:t>
      </w:r>
    </w:p>
    <w:p w14:paraId="31ECB6BC" w14:textId="77777777" w:rsidR="006B1E66" w:rsidRPr="000F5B8B" w:rsidRDefault="00CC3326">
      <w:pPr>
        <w:spacing w:after="240"/>
        <w:rPr>
          <w:lang w:val="pt-BR"/>
        </w:rPr>
      </w:pPr>
      <w:r>
        <w:t xml:space="preserve">OASIS. </w:t>
      </w:r>
      <w:r>
        <w:rPr>
          <w:b/>
          <w:bCs/>
        </w:rPr>
        <w:t>MQTT Version 5.0</w:t>
      </w:r>
      <w:r>
        <w:t xml:space="preserve">: OASIS Standard. Burlington: OASIS Open, 2019. </w:t>
      </w:r>
      <w:r>
        <w:rPr>
          <w:lang w:val="pt-BR"/>
        </w:rPr>
        <w:t>Disponível em: https://docs.oasis-open.org/mqtt/mqtt/v5.0/mqtt-v5.0.html. Acesso em: 12 set. 2026.</w:t>
      </w:r>
    </w:p>
    <w:p w14:paraId="612B129A" w14:textId="77777777" w:rsidR="006B1E66" w:rsidRDefault="00CC3326">
      <w:pPr>
        <w:spacing w:after="240"/>
      </w:pPr>
      <w:r>
        <w:rPr>
          <w:lang w:val="pt-BR"/>
        </w:rPr>
        <w:t xml:space="preserve">OLIVEIRA, Cyntia Barbosa; FAGUNDES, Mari Cristina de Freitas; SPOLLE, Marcus Vinicius. Racismo digital e gestão populacional: uma análise sobre câmeras com </w:t>
      </w:r>
      <w:r>
        <w:rPr>
          <w:lang w:val="pt-BR"/>
        </w:rPr>
        <w:t xml:space="preserve">reconhecimento facial. </w:t>
      </w:r>
      <w:r>
        <w:rPr>
          <w:b/>
          <w:bCs/>
        </w:rPr>
        <w:t>Mosaico</w:t>
      </w:r>
      <w:r>
        <w:t>, v. 17, n. 27, e1727202546, 2025. DOI: 10.12660/rm.v17n27.2025.92355.</w:t>
      </w:r>
    </w:p>
    <w:p w14:paraId="4C7582A6" w14:textId="77777777" w:rsidR="006B1E66" w:rsidRDefault="00CC3326">
      <w:pPr>
        <w:spacing w:after="240"/>
      </w:pPr>
      <w:r>
        <w:t xml:space="preserve">PERRY, Tekla S. Cops tap smart streetlights, sparking controversy and legislation. </w:t>
      </w:r>
      <w:r>
        <w:rPr>
          <w:b/>
          <w:bCs/>
          <w:lang w:val="pt-BR"/>
        </w:rPr>
        <w:t>IEEE Spectrum</w:t>
      </w:r>
      <w:r>
        <w:rPr>
          <w:lang w:val="pt-BR"/>
        </w:rPr>
        <w:t xml:space="preserve">, 8 ago. 2020. Disponível em: https://spectrum.ieee.org/cops-smart-street-lights. </w:t>
      </w:r>
      <w:r>
        <w:t>Acesso em: 13 set. 2026.</w:t>
      </w:r>
    </w:p>
    <w:p w14:paraId="5321F8F0" w14:textId="77777777" w:rsidR="006B1E66" w:rsidRDefault="00CC3326">
      <w:pPr>
        <w:spacing w:after="240"/>
      </w:pPr>
      <w:r>
        <w:t xml:space="preserve">PICKERING, Lynn; COHEN, Kelly; DE BAETS, Bernard. A narrative review on the interpretability of fuzzy rule-based models from a modern interpretable machine learning perspective. </w:t>
      </w:r>
      <w:r>
        <w:rPr>
          <w:b/>
          <w:bCs/>
        </w:rPr>
        <w:t>International Journal of Fuzzy Systems</w:t>
      </w:r>
      <w:r>
        <w:t>, v. 28, n. 4, p. 1313-1332, 2026. DOI: 10.1007/s40815-025-02022-z.</w:t>
      </w:r>
    </w:p>
    <w:p w14:paraId="1EF207EE" w14:textId="77777777" w:rsidR="006B1E66" w:rsidRDefault="00CC3326">
      <w:pPr>
        <w:spacing w:after="240"/>
      </w:pPr>
      <w:r>
        <w:rPr>
          <w:lang w:val="pt-BR"/>
        </w:rPr>
        <w:t xml:space="preserve">RIBEIRO, Maria Carolina Hernandez. </w:t>
      </w:r>
      <w:r>
        <w:rPr>
          <w:b/>
          <w:bCs/>
          <w:lang w:val="pt-BR"/>
        </w:rPr>
        <w:t>Projeto de iluminação pública da Unicamp prevê redução de custos e de consumo energético</w:t>
      </w:r>
      <w:r>
        <w:rPr>
          <w:lang w:val="pt-BR"/>
        </w:rPr>
        <w:t xml:space="preserve">. Campinas: Portal Unicamp, 28 jan. 2026. Disponível em: https://www.unicamp.br/noticias/2026/01/28/projeto-de-iluminacao-publica-da-unicamp-preve-reducao-de-custos-e-de-consumo-energetico/. </w:t>
      </w:r>
      <w:r>
        <w:t>Acesso em: 12 set. 2026.</w:t>
      </w:r>
    </w:p>
    <w:p w14:paraId="4626F54D" w14:textId="77777777" w:rsidR="006B1E66" w:rsidRDefault="00CC3326">
      <w:pPr>
        <w:spacing w:after="240"/>
      </w:pPr>
      <w:r>
        <w:t xml:space="preserve">RUDIN, Cynthia. Stop explaining black box machine learning models for high stakes decisions and use interpretable models instead. </w:t>
      </w:r>
      <w:r>
        <w:rPr>
          <w:b/>
          <w:bCs/>
        </w:rPr>
        <w:t>Nature Machine Intelligence</w:t>
      </w:r>
      <w:r>
        <w:t>, v. 1, n. 5, p. 206-215, 2019. DOI: 10.1038/s42256-019-0048-x.</w:t>
      </w:r>
    </w:p>
    <w:p w14:paraId="32CCE146" w14:textId="77777777" w:rsidR="006B1E66" w:rsidRPr="000F5B8B" w:rsidRDefault="00CC3326">
      <w:pPr>
        <w:spacing w:after="240"/>
        <w:rPr>
          <w:lang w:val="pt-BR"/>
        </w:rPr>
      </w:pPr>
      <w:r>
        <w:rPr>
          <w:lang w:val="pt-BR"/>
        </w:rPr>
        <w:t xml:space="preserve">SÃO PAULO (Município). </w:t>
      </w:r>
      <w:r>
        <w:rPr>
          <w:b/>
          <w:bCs/>
          <w:lang w:val="pt-BR"/>
        </w:rPr>
        <w:t xml:space="preserve">Anexo III do Contrato – Caderno de Encargos da Concessionária; Anexo V do Contrato – Sistema de Mensuração de Disponibilidade e Desempenho.</w:t>
      </w:r>
      <w:r>
        <w:rPr>
          <w:lang w:val="pt-BR"/>
        </w:rPr>
        <w:t xml:space="preserve"> Concorrência Internacional nº 01/SES/2015. São Paulo: Secretaria Municipal de Serviços, 2015. Edital republicado e seus anexos disponíveis em: https://prefeitura.sp.gov.br/web/spregula/w/iluminacao_publica/noticias/206645. Acesso em: 13 set. 2026.</w:t>
      </w:r>
    </w:p>
    <w:p w14:paraId="78EAF9BE" w14:textId="77777777" w:rsidR="006B1E66" w:rsidRPr="000F5B8B" w:rsidRDefault="00CC3326">
      <w:pPr>
        <w:spacing w:after="240"/>
        <w:rPr>
          <w:lang w:val="pt-BR"/>
        </w:rPr>
      </w:pPr>
      <w:r>
        <w:rPr>
          <w:lang w:val="pt-BR"/>
        </w:rPr>
        <w:t xml:space="preserve">SÃO PAULO (Município). </w:t>
      </w:r>
      <w:r>
        <w:rPr>
          <w:b/>
          <w:bCs/>
          <w:lang w:val="pt-BR"/>
        </w:rPr>
        <w:t>Contrato de Concessão nº 003/SMSO/2018</w:t>
      </w:r>
      <w:r>
        <w:rPr>
          <w:lang w:val="pt-BR"/>
        </w:rPr>
        <w:t>: parceria público-privada na modalidade de concessão administrativa para modernização, otimização, expansão, operação, manutenção e controle remoto e em tempo real da infraestrutura da rede de iluminação pública do Município de São Paulo. São Paulo: Prefeitura do Município de São Paulo, 2018a. Originado da Concorrência Internacional nº 01/SES/2015. Contrato e termos aditivos disponíveis em: https://prefeitura.sp.gov.br/web/spregula/iluminacao_publica/contratos/. Acesso em: 13 set. 2026.</w:t>
      </w:r>
    </w:p>
    <w:p w14:paraId="697BDA84" w14:textId="77777777" w:rsidR="006B1E66" w:rsidRPr="000F5B8B" w:rsidRDefault="00CC3326">
      <w:pPr>
        <w:spacing w:after="240"/>
        <w:rPr>
          <w:lang w:val="pt-BR"/>
        </w:rPr>
      </w:pPr>
      <w:r>
        <w:rPr>
          <w:lang w:val="pt-BR"/>
        </w:rPr>
        <w:t xml:space="preserve">SÃO PAULO (Município). </w:t>
      </w:r>
      <w:r>
        <w:rPr>
          <w:b/>
          <w:bCs/>
          <w:lang w:val="pt-BR"/>
        </w:rPr>
        <w:t>Prefeitura assina contrato com consórcio responsável pela modernização da iluminação pública</w:t>
      </w:r>
      <w:r>
        <w:rPr>
          <w:lang w:val="pt-BR"/>
        </w:rPr>
        <w:t>. São Paulo: Prefeitura do Município de São Paulo, 2018b. Disponível em: https://prefeitura.sp.gov.br/w/noticia/prefeitura-</w:t>
      </w:r>
      <w:r>
        <w:rPr>
          <w:lang w:val="pt-BR"/>
        </w:rPr>
        <w:t>assina-contrato-com-consorcio-responsavel-pela-modernizacao-da-iluminacao-publica. Acesso em: 12 set. 2026.</w:t>
      </w:r>
    </w:p>
    <w:p w14:paraId="4F7AFAC1" w14:textId="77777777" w:rsidR="006B1E66" w:rsidRPr="00CE1B46" w:rsidRDefault="00CC3326">
      <w:pPr>
        <w:spacing w:after="240"/>
        <w:rPr>
          <w:lang w:val="pt-BR"/>
        </w:rPr>
      </w:pPr>
      <w:r>
        <w:rPr>
          <w:lang w:val="pt-BR"/>
        </w:rPr>
        <w:t xml:space="preserve">SÃO PAULO (Município). </w:t>
      </w:r>
      <w:r>
        <w:rPr>
          <w:b/>
          <w:bCs/>
          <w:lang w:val="pt-BR"/>
        </w:rPr>
        <w:t>Termos de aditamento ao Contrato de Concessão nº 003/SMSO/2018</w:t>
      </w:r>
      <w:r>
        <w:rPr>
          <w:lang w:val="pt-BR"/>
        </w:rPr>
        <w:t>. São Paulo: SP Regula – Agência Reguladora de Serviços Públicos do Município de São Paulo, 2019-2022. Disponível em: https://prefeitura.sp.gov.br/web/spregula/iluminacao_publica/contratos/. Acesso em: 13 set. 2026.</w:t>
      </w:r>
    </w:p>
    <w:p w14:paraId="3BF2A12B" w14:textId="77777777" w:rsidR="006B1E66" w:rsidRPr="000F5B8B" w:rsidRDefault="00CC3326">
      <w:pPr>
        <w:spacing w:after="240"/>
        <w:rPr>
          <w:lang w:val="pt-BR"/>
        </w:rPr>
      </w:pPr>
      <w:r>
        <w:rPr>
          <w:lang w:val="pt-BR"/>
        </w:rPr>
        <w:t xml:space="preserve">SÃO PAULO (Município). </w:t>
      </w:r>
      <w:r>
        <w:rPr>
          <w:b/>
          <w:bCs/>
          <w:lang w:val="pt-BR"/>
        </w:rPr>
        <w:t>Prefeitura avança na modernização com LED da rede de iluminação pública de São Paulo</w:t>
      </w:r>
      <w:r>
        <w:rPr>
          <w:lang w:val="pt-BR"/>
        </w:rPr>
        <w:t>. São Paulo: Prefeitura do Município de São Paulo, 8 out. 2021. Disponível em: https://prefeitura.sp.gov.br/w/noticia/prefeitura-avanca-na-modernizacao-com-led-da-rede-de-iluminacao-publica-de-sao-paulo. Acesso em: 13 set. 2026.</w:t>
      </w:r>
    </w:p>
    <w:p w14:paraId="661DCD67" w14:textId="77777777" w:rsidR="006B1E66" w:rsidRPr="000F5B8B" w:rsidRDefault="00CC3326">
      <w:pPr>
        <w:spacing w:after="240"/>
        <w:rPr>
          <w:lang w:val="pt-BR"/>
        </w:rPr>
      </w:pPr>
      <w:r>
        <w:rPr>
          <w:lang w:val="pt-BR"/>
        </w:rPr>
        <w:t xml:space="preserve">SÃO PAULO (Município). </w:t>
      </w:r>
      <w:r>
        <w:rPr>
          <w:b/>
          <w:bCs/>
          <w:lang w:val="pt-BR"/>
        </w:rPr>
        <w:t>Termo de Referência – Plataforma Smart Sampa (Anexo A)</w:t>
      </w:r>
      <w:r>
        <w:rPr>
          <w:lang w:val="pt-BR"/>
        </w:rPr>
        <w:t>. São Paulo: Secretaria Municipal de Segurança Urbana, 2022. Versão submetida a consulta pública virtual entre 12 e 31 de agosto de 2022, na plataforma Participe+. Anexos II, IV, V, VIII e XI. Disponível em: https://participemais.prefeitura.sp.gov.br/legislation/processes/209/topics. Acesso em: 13 set. 2026.</w:t>
      </w:r>
    </w:p>
    <w:p w14:paraId="205DE001" w14:textId="77777777" w:rsidR="006B1E66" w:rsidRPr="000F5B8B" w:rsidRDefault="00CC3326">
      <w:pPr>
        <w:spacing w:after="240"/>
        <w:rPr>
          <w:lang w:val="pt-BR"/>
        </w:rPr>
      </w:pPr>
      <w:r>
        <w:rPr>
          <w:lang w:val="pt-BR"/>
        </w:rPr>
        <w:t xml:space="preserve">SÃO PAULO (Município). </w:t>
      </w:r>
      <w:r>
        <w:rPr>
          <w:b/>
          <w:bCs/>
          <w:lang w:val="pt-BR"/>
        </w:rPr>
        <w:t>Termo de Contrato nº 032/SMSU/2023</w:t>
      </w:r>
      <w:r>
        <w:rPr>
          <w:lang w:val="pt-BR"/>
        </w:rPr>
        <w:t>: Programa Smart Sampa. Contratada: Consórcio Smart City SP. São Paulo: Secretaria Municipal de Segurança Urbana, 7 ago. 2023. Originado do Pregão Eletrônico nº 079/SMSU/2022, processo 6029.2021/0015253-1. Disponível em: https://prefeitura.sp.gov.br/web/seguranca_urbana/w/menu/366662. Acesso em: 13 set. 2026.</w:t>
      </w:r>
    </w:p>
    <w:p w14:paraId="4C675C4E" w14:textId="77777777" w:rsidR="00540256" w:rsidRDefault="002E4A9C">
      <w:pPr>
        <w:spacing w:after="240"/>
      </w:pPr>
      <w:r>
        <w:rPr>
          <w:lang w:val="pt-BR"/>
        </w:rPr>
        <w:t>SÃO PAULO (Município). Edital de Chamamento Público nº 01/SMSU-GAB/2024: Programa Smart Sampa. São Paulo: Secretaria Municipal de Segurança Urbana, 2024. Publicado no Diário Oficial da Cidade de São Paulo em 5 jul. 2024. Disponível em: https://prefeitura.sp.gov.br/documents/d/seguranca_urbana/edital-de-chamamento-publicodocsp-diario-oficial-cidade-de-sao-paulo_05_07_2024-pdf. Acesso em: 27 set. 2026.</w:t>
      </w:r>
    </w:p>
    <w:p w14:paraId="344D034A" w14:textId="77777777" w:rsidR="006B1E66" w:rsidRPr="000F5B8B" w:rsidRDefault="00CC3326">
      <w:pPr>
        <w:spacing w:after="240"/>
        <w:rPr>
          <w:lang w:val="pt-BR"/>
        </w:rPr>
      </w:pPr>
      <w:r>
        <w:rPr>
          <w:lang w:val="pt-BR"/>
        </w:rPr>
        <w:t xml:space="preserve">SÃO PAULO (Município). </w:t>
      </w:r>
      <w:r>
        <w:rPr>
          <w:b/>
          <w:bCs/>
          <w:lang w:val="pt-BR"/>
        </w:rPr>
        <w:t>Programa Smart Sampa atinge meta para 2025 e já soma 40 mil câmeras integradas</w:t>
      </w:r>
      <w:r>
        <w:rPr>
          <w:lang w:val="pt-BR"/>
        </w:rPr>
        <w:t>. São Paulo: Secretaria Municipal de Segurança Urbana, 19 set. 2025. Disponível em: https://prefeitura.sp.gov.br/web/seguranca_urbana/w/programa-smart-sampa-atinge-meta-para-2025-e-já-soma-40-mil-câmeras-integradas-ao-maior-sistema-de-monitoramento-da-américa-latina. Acesso em: 13 set. 2026.</w:t>
      </w:r>
    </w:p>
    <w:p w14:paraId="0983F764" w14:textId="77777777" w:rsidR="006B1E66" w:rsidRPr="00CE1B46" w:rsidRDefault="00CC3326">
      <w:pPr>
        <w:spacing w:after="240"/>
      </w:pPr>
      <w:r>
        <w:rPr>
          <w:lang w:val="pt-BR"/>
        </w:rPr>
        <w:t xml:space="preserve">SÃO PAULO (Município). </w:t>
      </w:r>
      <w:r>
        <w:rPr>
          <w:b/>
          <w:bCs/>
          <w:lang w:val="pt-BR"/>
        </w:rPr>
        <w:t>Portal de dados abertos da cidade de São Paulo</w:t>
      </w:r>
      <w:r>
        <w:rPr>
          <w:lang w:val="pt-BR"/>
        </w:rPr>
        <w:t xml:space="preserve">. São Paulo: Prefeitura do Município de São Paulo, 2026a. Disponível em: https://dados.prefeitura.sp.gov.br/. </w:t>
      </w:r>
      <w:r>
        <w:t>Acesso em: 12 set. 2026.</w:t>
      </w:r>
    </w:p>
    <w:p w14:paraId="26B67213" w14:textId="77777777" w:rsidR="00540256" w:rsidRDefault="002E4A9C">
      <w:pPr>
        <w:spacing w:after="240"/>
      </w:pPr>
      <w:r>
        <w:rPr>
          <w:lang w:val="pt-BR"/>
        </w:rPr>
        <w:t>SÃO PAULO (Município). Smart Sampa chega a 50 mil câmeras e já supera em 25% o previsto no Programa de Metas. São Paulo: Secretaria Municipal de Segurança Urbana, 1 abr. 2026b. Disponível em: https://prefeitura.sp.gov.br/web/seguranca_urbana/w/smart-sampa-chega-a-50-mil-</w:t>
      </w:r>
      <w:r>
        <w:rPr>
          <w:lang w:val="pt-BR"/>
        </w:rPr>
        <w:t>câmeras-e-já-supera-em-25-o-previsto-no-programa-de-metas. Acesso em: 27 set. 2026.</w:t>
      </w:r>
    </w:p>
    <w:p w14:paraId="404305F7" w14:textId="77777777" w:rsidR="00540256" w:rsidRDefault="002E4A9C">
      <w:pPr>
        <w:spacing w:after="240"/>
      </w:pPr>
      <w:r>
        <w:rPr>
          <w:lang w:val="pt-BR"/>
        </w:rPr>
        <w:t>SÃO PAULO (Município). GeoSampa: camadas de iluminação pública e de segmentos de logradouro, serviço de feições geográficas (WFS). São Paulo: Prefeitura do Município de São Paulo, 2026c. Disponível em: https://wfs.geosampa.prefeitura.sp.gov.br/geoserver/geoportal/wfs. Acesso em: 27 set. 2026.</w:t>
      </w:r>
    </w:p>
    <w:p w14:paraId="66489E02" w14:textId="77777777" w:rsidR="00461CFB" w:rsidRDefault="006F13C7">
      <w:pPr>
        <w:spacing w:after="240"/>
      </w:pPr>
      <w:r>
        <w:rPr>
          <w:lang w:val="pt-BR"/>
        </w:rPr>
        <w:t>SHIKAKURA, Tomoaki; MORIKAWA, Hiroyuki; NAKAMURA, Yoshiki. Perception of lighting fluctuation in office lighting environment. Journal of Light &amp; Visual Environment, v. 27, n. 2, p. 75-82, 2003. DOI: 10.2150/jlve.27.75.</w:t>
      </w:r>
    </w:p>
    <w:p w14:paraId="0AE2A54C" w14:textId="77777777" w:rsidR="001A5FD5" w:rsidRDefault="002D2B91">
      <w:pPr>
        <w:spacing w:after="240"/>
      </w:pPr>
      <w:r>
        <w:rPr>
          <w:lang w:val="pt-BR"/>
        </w:rPr>
        <w:t>STADT ZÜRICH. Daten der automatischen Fussgänger- und Velozählung: Viertelstundenwerte. Zürich: Open Data Zürich, 2026. Conjunto de dados. Disponível em: https://data.stadt-zuerich.ch/dataset/ted_taz_verkehrszaehlungen_werte_fussgaenger_velo. Acesso em: 30 set. 2026.</w:t>
      </w:r>
    </w:p>
    <w:p w14:paraId="33EBFDAC" w14:textId="77777777" w:rsidR="00540256" w:rsidRDefault="002E4A9C">
      <w:pPr>
        <w:spacing w:after="240"/>
      </w:pPr>
      <w:r>
        <w:rPr>
          <w:lang w:val="pt-BR"/>
        </w:rPr>
        <w:t>TALQ CONSORTIUM. TALQ Smart City Protocol: specification version 2.7.1. [S. l.]: TALQ Consortium, 16 abr. 2026. Disponível em: https://github.com/TALQ-consortium/TALQ_specification. Acesso em: 27 set. 2026.</w:t>
      </w:r>
    </w:p>
    <w:p w14:paraId="7F6F77A3" w14:textId="77777777" w:rsidR="006B1E66" w:rsidRDefault="00CC3326">
      <w:pPr>
        <w:spacing w:after="240"/>
      </w:pPr>
      <w:r>
        <w:t xml:space="preserve">ZADEH, Lotfi A. Fuzzy sets. </w:t>
      </w:r>
      <w:r>
        <w:rPr>
          <w:b/>
          <w:bCs/>
        </w:rPr>
        <w:t>Information and Control</w:t>
      </w:r>
      <w:r>
        <w:t>, v. 8, n. 3, p. 338-353, 1965.</w:t>
      </w:r>
    </w:p>
    <w:p w14:paraId="724DA558" w14:textId="77777777" w:rsidR="00E01C3A" w:rsidRDefault="00CC3326">
      <w:pPr>
        <w:pStyle w:val="Heading1"/>
        <w:pageBreakBefore/>
        <w:spacing w:before="480" w:after="280" w:line="360" w:lineRule="auto"/>
        <w:jc w:val="center"/>
        <w:rPr>
          <w:lang w:val="pt-BR"/>
        </w:rPr>
      </w:pPr>
      <w:bookmarkStart w:id="75" w:name="_Toc241792067"/>
      <w:r>
        <w:rPr>
          <w:lang w:val="pt-BR"/>
        </w:rPr>
        <w:t>APÊNDICE A — DECLARAÇÃO DE USO DE FERRAMENTAS DE INTELIGÊNCIA ARTIFICIAL GENERATIVA</w:t>
      </w:r>
      <w:bookmarkEnd w:id="75"/>
    </w:p>
    <w:p w14:paraId="27CD07FF" w14:textId="77777777" w:rsidR="00E01C3A" w:rsidRDefault="00CC3326">
      <w:pPr>
        <w:spacing w:before="280" w:after="140" w:line="360" w:lineRule="auto"/>
        <w:jc w:val="both"/>
        <w:rPr>
          <w:b/>
          <w:bCs/>
          <w:lang w:val="pt-BR"/>
        </w:rPr>
      </w:pPr>
      <w:r>
        <w:rPr>
          <w:b/>
          <w:bCs/>
          <w:lang w:val="pt-BR"/>
        </w:rPr>
        <w:t>1 Identificação</w:t>
      </w:r>
    </w:p>
    <w:p w14:paraId="7FB8922E" w14:textId="77777777" w:rsidR="00E01C3A" w:rsidRDefault="00CC3326">
      <w:pPr>
        <w:spacing w:after="120" w:line="360" w:lineRule="auto"/>
        <w:jc w:val="both"/>
        <w:rPr>
          <w:lang w:val="pt-BR"/>
        </w:rPr>
      </w:pPr>
      <w:r>
        <w:rPr>
          <w:lang w:val="pt-BR"/>
        </w:rPr>
        <w:t>Título do trabalho: CONTROLE INTELIGENTE DA ILUMINAÇÃO PÚBLICA A PARTIR DE DADOS URBANOS JÁ EXISTENTES: PROPOSTA DE INTEGRAÇÃO ENTRE PLATAFORMA DE MONITORAMENTO E TELEGESTÃO NO MUNICÍPIO DE SÃO PAULO</w:t>
      </w:r>
    </w:p>
    <w:p w14:paraId="66CCF907" w14:textId="77777777" w:rsidR="00101C02" w:rsidRDefault="00CC3326">
      <w:pPr>
        <w:spacing w:after="120" w:line="360" w:lineRule="auto"/>
        <w:jc w:val="both"/>
        <w:rPr>
          <w:lang w:val="pt-BR"/>
        </w:rPr>
      </w:pPr>
      <w:r>
        <w:rPr>
          <w:lang w:val="pt-BR"/>
        </w:rPr>
        <w:t xml:space="preserve">Autores: </w:t>
      </w:r>
    </w:p>
    <w:p w14:paraId="607A675E" w14:textId="77777777" w:rsidR="00101C02" w:rsidRDefault="00CC3326">
      <w:pPr>
        <w:spacing w:after="120" w:line="360" w:lineRule="auto"/>
        <w:jc w:val="both"/>
        <w:rPr>
          <w:lang w:val="pt-BR"/>
        </w:rPr>
      </w:pPr>
      <w:r>
        <w:rPr>
          <w:lang w:val="pt-BR"/>
        </w:rPr>
        <w:t xml:space="preserve">Bruno Bonavigo Dacal, RA N309EC4, CPF _____._____._____-___; </w:t>
      </w:r>
    </w:p>
    <w:p w14:paraId="52DC7B95" w14:textId="77777777" w:rsidR="00101C02" w:rsidRDefault="00CC3326">
      <w:pPr>
        <w:spacing w:after="120" w:line="360" w:lineRule="auto"/>
        <w:jc w:val="both"/>
        <w:rPr>
          <w:lang w:val="pt-BR"/>
        </w:rPr>
      </w:pPr>
      <w:r>
        <w:rPr>
          <w:lang w:val="pt-BR"/>
        </w:rPr>
        <w:t xml:space="preserve">Lucas de Araujo Vergara, RA N090758, CPF _____._____._____-___; </w:t>
      </w:r>
    </w:p>
    <w:p w14:paraId="6F7DD553" w14:textId="77777777" w:rsidR="00E01C3A" w:rsidRDefault="00CC3326">
      <w:pPr>
        <w:spacing w:after="120" w:line="360" w:lineRule="auto"/>
        <w:jc w:val="both"/>
        <w:rPr>
          <w:lang w:val="pt-BR"/>
        </w:rPr>
      </w:pPr>
      <w:r>
        <w:rPr>
          <w:lang w:val="pt-BR"/>
        </w:rPr>
        <w:t>Vitor Oliveira dos Santos, RA N083DG1, CPF _____._____._____-___.</w:t>
      </w:r>
    </w:p>
    <w:p w14:paraId="496DB4F5" w14:textId="77777777" w:rsidR="00E01C3A" w:rsidRDefault="00CC3326">
      <w:pPr>
        <w:spacing w:after="120" w:line="360" w:lineRule="auto"/>
        <w:jc w:val="both"/>
        <w:rPr>
          <w:lang w:val="pt-BR"/>
        </w:rPr>
      </w:pPr>
      <w:r>
        <w:rPr>
          <w:lang w:val="pt-BR"/>
        </w:rPr>
        <w:t>Curso: Bacharelado em Ciência da Computação — Universidade Paulista (UNIP).</w:t>
      </w:r>
    </w:p>
    <w:p w14:paraId="10C3F2C0" w14:textId="77777777" w:rsidR="00E01C3A" w:rsidRDefault="00CC3326">
      <w:pPr>
        <w:spacing w:after="120" w:line="360" w:lineRule="auto"/>
        <w:jc w:val="both"/>
        <w:rPr>
          <w:lang w:val="pt-BR"/>
        </w:rPr>
      </w:pPr>
      <w:r>
        <w:rPr>
          <w:lang w:val="pt-BR"/>
        </w:rPr>
        <w:t>Orientador: Prof. Marco Gomes.</w:t>
      </w:r>
    </w:p>
    <w:p w14:paraId="484457C3" w14:textId="77777777" w:rsidR="00E01C3A" w:rsidRDefault="00CC3326">
      <w:pPr>
        <w:spacing w:before="280" w:after="140" w:line="360" w:lineRule="auto"/>
        <w:jc w:val="both"/>
        <w:rPr>
          <w:b/>
          <w:bCs/>
          <w:lang w:val="pt-BR"/>
        </w:rPr>
      </w:pPr>
      <w:r>
        <w:rPr>
          <w:b/>
          <w:bCs/>
          <w:lang w:val="pt-BR"/>
        </w:rPr>
        <w:t>2 Natureza do uso</w:t>
      </w:r>
    </w:p>
    <w:p w14:paraId="00E7AD88" w14:textId="77777777" w:rsidR="00E01C3A" w:rsidRDefault="00CC3326">
      <w:pPr>
        <w:spacing w:after="120" w:line="360" w:lineRule="auto"/>
        <w:jc w:val="both"/>
        <w:rPr>
          <w:lang w:val="pt-BR"/>
        </w:rPr>
      </w:pPr>
      <w:r>
        <w:rPr>
          <w:lang w:val="pt-BR"/>
        </w:rPr>
        <w:t>(     ) Não houve utilização de nenhuma ferramenta de Inteligência Artificial Generativa na elaboração desta obra.</w:t>
      </w:r>
    </w:p>
    <w:p w14:paraId="52F8FE24" w14:textId="77777777" w:rsidR="00E01C3A" w:rsidRDefault="00CC3326">
      <w:pPr>
        <w:spacing w:after="120" w:line="360" w:lineRule="auto"/>
        <w:jc w:val="both"/>
        <w:rPr>
          <w:lang w:val="pt-BR"/>
        </w:rPr>
      </w:pPr>
      <w:r>
        <w:rPr>
          <w:lang w:val="pt-BR"/>
        </w:rPr>
        <w:t>(  X  ) Houve utilização de ferramentas de Inteligência Artificial Generativa, detalhada no Quadro 21.</w:t>
      </w:r>
    </w:p>
    <w:p w14:paraId="353A8CB6" w14:textId="77777777" w:rsidR="00E01C3A" w:rsidRDefault="00CC3326">
      <w:pPr>
        <w:keepNext/>
        <w:spacing w:before="260" w:after="130"/>
        <w:rPr>
          <w:lang w:val="pt-BR"/>
        </w:rPr>
      </w:pPr>
      <w:r>
        <w:rPr>
          <w:sz w:val="20"/>
          <w:szCs w:val="20"/>
          <w:lang w:val="pt-BR"/>
        </w:rPr>
        <w:t>Quadro 21 – Matriz de emprego técnico de inteligência artificial</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3"/>
        <w:gridCol w:w="1435"/>
        <w:gridCol w:w="1626"/>
        <w:gridCol w:w="2672"/>
        <w:gridCol w:w="1645"/>
      </w:tblGrid>
      <w:tr w:rsidR="00E01C3A" w:rsidRPr="00CE1B46" w14:paraId="022BFFF3" w14:textId="77777777" w:rsidTr="00101C02">
        <w:trPr>
          <w:tblHeader/>
        </w:trPr>
        <w:tc>
          <w:tcPr>
            <w:tcW w:w="1693" w:type="dxa"/>
            <w:shd w:val="clear" w:color="auto" w:fill="EDEDED"/>
            <w:tcMar>
              <w:top w:w="70" w:type="dxa"/>
              <w:left w:w="90" w:type="dxa"/>
              <w:bottom w:w="70" w:type="dxa"/>
              <w:right w:w="90" w:type="dxa"/>
            </w:tcMar>
          </w:tcPr>
          <w:p w14:paraId="2234FB0F" w14:textId="77777777" w:rsidR="00E01C3A" w:rsidRDefault="00CC3326">
            <w:r>
              <w:rPr>
                <w:b/>
                <w:bCs/>
                <w:sz w:val="20"/>
                <w:szCs w:val="20"/>
              </w:rPr>
              <w:t>Ferramenta e desenvolvedor</w:t>
            </w:r>
          </w:p>
        </w:tc>
        <w:tc>
          <w:tcPr>
            <w:tcW w:w="1435" w:type="dxa"/>
            <w:shd w:val="clear" w:color="auto" w:fill="EDEDED"/>
            <w:tcMar>
              <w:top w:w="70" w:type="dxa"/>
              <w:left w:w="90" w:type="dxa"/>
              <w:bottom w:w="70" w:type="dxa"/>
              <w:right w:w="90" w:type="dxa"/>
            </w:tcMar>
          </w:tcPr>
          <w:p w14:paraId="6590393A" w14:textId="77777777" w:rsidR="00E01C3A" w:rsidRDefault="00CC3326">
            <w:r>
              <w:rPr>
                <w:b/>
                <w:bCs/>
                <w:sz w:val="20"/>
                <w:szCs w:val="20"/>
              </w:rPr>
              <w:t>Versão ou checkpoint</w:t>
            </w:r>
          </w:p>
        </w:tc>
        <w:tc>
          <w:tcPr>
            <w:tcW w:w="1626" w:type="dxa"/>
            <w:shd w:val="clear" w:color="auto" w:fill="EDEDED"/>
            <w:tcMar>
              <w:top w:w="70" w:type="dxa"/>
              <w:left w:w="90" w:type="dxa"/>
              <w:bottom w:w="70" w:type="dxa"/>
              <w:right w:w="90" w:type="dxa"/>
            </w:tcMar>
          </w:tcPr>
          <w:p w14:paraId="68F04A8C" w14:textId="77777777" w:rsidR="00E01C3A" w:rsidRDefault="00CC3326">
            <w:r>
              <w:rPr>
                <w:b/>
                <w:bCs/>
                <w:sz w:val="20"/>
                <w:szCs w:val="20"/>
              </w:rPr>
              <w:t>Seção do trabalho afetada</w:t>
            </w:r>
          </w:p>
        </w:tc>
        <w:tc>
          <w:tcPr>
            <w:tcW w:w="2672" w:type="dxa"/>
            <w:shd w:val="clear" w:color="auto" w:fill="EDEDED"/>
            <w:tcMar>
              <w:top w:w="70" w:type="dxa"/>
              <w:left w:w="90" w:type="dxa"/>
              <w:bottom w:w="70" w:type="dxa"/>
              <w:right w:w="90" w:type="dxa"/>
            </w:tcMar>
          </w:tcPr>
          <w:p w14:paraId="6568CCF3" w14:textId="77777777" w:rsidR="00E01C3A" w:rsidRDefault="00CC3326">
            <w:r>
              <w:rPr>
                <w:b/>
                <w:bCs/>
                <w:sz w:val="20"/>
                <w:szCs w:val="20"/>
              </w:rPr>
              <w:t>Finalidade específica</w:t>
            </w:r>
          </w:p>
        </w:tc>
        <w:tc>
          <w:tcPr>
            <w:tcW w:w="1645" w:type="dxa"/>
            <w:shd w:val="clear" w:color="auto" w:fill="EDEDED"/>
            <w:tcMar>
              <w:top w:w="70" w:type="dxa"/>
              <w:left w:w="90" w:type="dxa"/>
              <w:bottom w:w="70" w:type="dxa"/>
              <w:right w:w="90" w:type="dxa"/>
            </w:tcMar>
          </w:tcPr>
          <w:p w14:paraId="008B7C4B" w14:textId="77777777" w:rsidR="00E01C3A" w:rsidRPr="00CE1B46" w:rsidRDefault="00CC3326">
            <w:pPr>
              <w:rPr>
                <w:lang w:val="pt-BR"/>
              </w:rPr>
            </w:pPr>
            <w:r>
              <w:rPr>
                <w:b/>
                <w:bCs/>
                <w:sz w:val="20"/>
                <w:szCs w:val="20"/>
                <w:lang w:val="pt-BR"/>
              </w:rPr>
              <w:t>Nível de intervenção humana pós-geração (%)</w:t>
            </w:r>
          </w:p>
        </w:tc>
      </w:tr>
      <w:tr w:rsidR="00E01C3A" w14:paraId="4DEDBA26" w14:textId="77777777" w:rsidTr="00101C02">
        <w:tc>
          <w:tcPr>
            <w:tcW w:w="1693" w:type="dxa"/>
            <w:tcMar>
              <w:top w:w="70" w:type="dxa"/>
              <w:left w:w="90" w:type="dxa"/>
              <w:bottom w:w="70" w:type="dxa"/>
              <w:right w:w="90" w:type="dxa"/>
            </w:tcMar>
          </w:tcPr>
          <w:p w14:paraId="6D06B151"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34CD63ED"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467F5131" w14:textId="77777777" w:rsidR="00E01C3A" w:rsidRDefault="00CC3326">
            <w:r>
              <w:rPr>
                <w:sz w:val="20"/>
                <w:szCs w:val="20"/>
              </w:rPr>
              <w:t>Todo o documento</w:t>
            </w:r>
          </w:p>
        </w:tc>
        <w:tc>
          <w:tcPr>
            <w:tcW w:w="2672" w:type="dxa"/>
            <w:tcMar>
              <w:top w:w="70" w:type="dxa"/>
              <w:left w:w="90" w:type="dxa"/>
              <w:bottom w:w="70" w:type="dxa"/>
              <w:right w:w="90" w:type="dxa"/>
            </w:tcMar>
          </w:tcPr>
          <w:p w14:paraId="1D5A9354" w14:textId="77777777" w:rsidR="00E01C3A" w:rsidRPr="00CE1B46" w:rsidRDefault="00CC3326">
            <w:pPr>
              <w:rPr>
                <w:lang w:val="pt-BR"/>
              </w:rPr>
            </w:pPr>
            <w:r>
              <w:rPr>
                <w:sz w:val="20"/>
                <w:szCs w:val="20"/>
                <w:lang w:val="pt-BR"/>
              </w:rPr>
              <w:t>Edição programática do arquivo em formato Office Open XML: sumário, listas de quadros e de figuras, paginação, numeração de seções, reorganização da estrutura segundo o roteiro do orientador e conformidade com a ABNT</w:t>
            </w:r>
          </w:p>
        </w:tc>
        <w:tc>
          <w:tcPr>
            <w:tcW w:w="1645" w:type="dxa"/>
            <w:tcMar>
              <w:top w:w="70" w:type="dxa"/>
              <w:left w:w="90" w:type="dxa"/>
              <w:bottom w:w="70" w:type="dxa"/>
              <w:right w:w="90" w:type="dxa"/>
            </w:tcMar>
          </w:tcPr>
          <w:p w14:paraId="36D2BEC7" w14:textId="77777777" w:rsidR="00E01C3A" w:rsidRDefault="00CC3326">
            <w:r>
              <w:rPr>
                <w:sz w:val="20"/>
                <w:szCs w:val="20"/>
              </w:rPr>
              <w:t>_____</w:t>
            </w:r>
          </w:p>
        </w:tc>
      </w:tr>
      <w:tr w:rsidR="00E01C3A" w14:paraId="7E1B5E17" w14:textId="77777777" w:rsidTr="00101C02">
        <w:tc>
          <w:tcPr>
            <w:tcW w:w="1693" w:type="dxa"/>
            <w:tcMar>
              <w:top w:w="70" w:type="dxa"/>
              <w:left w:w="90" w:type="dxa"/>
              <w:bottom w:w="70" w:type="dxa"/>
              <w:right w:w="90" w:type="dxa"/>
            </w:tcMar>
          </w:tcPr>
          <w:p w14:paraId="340B2630"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2AC4C5DF" w14:textId="77777777" w:rsidR="00E01C3A" w:rsidRPr="00CE1B46" w:rsidRDefault="00CC3326">
            <w:pPr>
              <w:rPr>
                <w:lang w:val="pt-BR"/>
              </w:rPr>
            </w:pPr>
            <w:r>
              <w:rPr>
                <w:sz w:val="20"/>
                <w:szCs w:val="20"/>
                <w:lang w:val="pt-BR"/>
              </w:rPr>
              <w:t xml:space="preserve">claude-opus-5 e claude-opus-5-5, </w:t>
            </w:r>
            <w:r>
              <w:rPr>
                <w:sz w:val="20"/>
                <w:szCs w:val="20"/>
                <w:lang w:val="pt-BR"/>
              </w:rPr>
              <w:t>modo de esforço estendido</w:t>
            </w:r>
          </w:p>
        </w:tc>
        <w:tc>
          <w:tcPr>
            <w:tcW w:w="1626" w:type="dxa"/>
            <w:tcMar>
              <w:top w:w="70" w:type="dxa"/>
              <w:left w:w="90" w:type="dxa"/>
              <w:bottom w:w="70" w:type="dxa"/>
              <w:right w:w="90" w:type="dxa"/>
            </w:tcMar>
          </w:tcPr>
          <w:p w14:paraId="59E7CBF5" w14:textId="77777777" w:rsidR="00E01C3A" w:rsidRDefault="00CC3326">
            <w:r>
              <w:rPr>
                <w:sz w:val="20"/>
                <w:szCs w:val="20"/>
              </w:rPr>
              <w:t xml:space="preserve">Figuras 1, 2 e 3</w:t>
            </w:r>
          </w:p>
        </w:tc>
        <w:tc>
          <w:tcPr>
            <w:tcW w:w="2672" w:type="dxa"/>
            <w:tcMar>
              <w:top w:w="70" w:type="dxa"/>
              <w:left w:w="90" w:type="dxa"/>
              <w:bottom w:w="70" w:type="dxa"/>
              <w:right w:w="90" w:type="dxa"/>
            </w:tcMar>
          </w:tcPr>
          <w:p w14:paraId="2C886EF1" w14:textId="77777777" w:rsidR="00E01C3A" w:rsidRPr="00CE1B46" w:rsidRDefault="00CC3326">
            <w:pPr>
              <w:rPr>
                <w:lang w:val="pt-BR"/>
              </w:rPr>
            </w:pPr>
            <w:r>
              <w:rPr>
                <w:sz w:val="20"/>
                <w:szCs w:val="20"/>
                <w:lang w:val="pt-BR"/>
              </w:rPr>
              <w:t xml:space="preserve">Geração dos diagramas de arquitetura, de sequência e de entidade-relacionamento</w:t>
            </w:r>
            <w:r>
              <w:rPr>
                <w:sz w:val="20"/>
                <w:szCs w:val="20"/>
                <w:lang w:val="pt-BR"/>
              </w:rPr>
              <w:t xml:space="preserve"> por script </w:t>
            </w:r>
            <w:r>
              <w:rPr>
                <w:sz w:val="20"/>
                <w:szCs w:val="20"/>
                <w:lang w:val="pt-BR"/>
              </w:rPr>
              <w:t>Python, a partir da especificação definida pelos autores</w:t>
            </w:r>
          </w:p>
        </w:tc>
        <w:tc>
          <w:tcPr>
            <w:tcW w:w="1645" w:type="dxa"/>
            <w:tcMar>
              <w:top w:w="70" w:type="dxa"/>
              <w:left w:w="90" w:type="dxa"/>
              <w:bottom w:w="70" w:type="dxa"/>
              <w:right w:w="90" w:type="dxa"/>
            </w:tcMar>
          </w:tcPr>
          <w:p w14:paraId="0914CD79" w14:textId="77777777" w:rsidR="00E01C3A" w:rsidRDefault="00CC3326">
            <w:r>
              <w:rPr>
                <w:sz w:val="20"/>
                <w:szCs w:val="20"/>
              </w:rPr>
              <w:t>_____</w:t>
            </w:r>
          </w:p>
        </w:tc>
      </w:tr>
      <w:tr w:rsidR="00E01C3A" w14:paraId="65C0E8F0" w14:textId="77777777" w:rsidTr="00101C02">
        <w:tc>
          <w:tcPr>
            <w:tcW w:w="1693" w:type="dxa"/>
            <w:tcMar>
              <w:top w:w="70" w:type="dxa"/>
              <w:left w:w="90" w:type="dxa"/>
              <w:bottom w:w="70" w:type="dxa"/>
              <w:right w:w="90" w:type="dxa"/>
            </w:tcMar>
          </w:tcPr>
          <w:p w14:paraId="7AF58EF7"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397A8840"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2CC9D618" w14:textId="77777777" w:rsidR="00E01C3A" w:rsidRDefault="00CC3326">
            <w:r>
              <w:rPr>
                <w:sz w:val="20"/>
                <w:szCs w:val="20"/>
              </w:rPr>
              <w:t>Capítulo 2</w:t>
            </w:r>
          </w:p>
        </w:tc>
        <w:tc>
          <w:tcPr>
            <w:tcW w:w="2672" w:type="dxa"/>
            <w:tcMar>
              <w:top w:w="70" w:type="dxa"/>
              <w:left w:w="90" w:type="dxa"/>
              <w:bottom w:w="70" w:type="dxa"/>
              <w:right w:w="90" w:type="dxa"/>
            </w:tcMar>
          </w:tcPr>
          <w:p w14:paraId="56271E33" w14:textId="77777777" w:rsidR="00E01C3A" w:rsidRPr="00CE1B46" w:rsidRDefault="00CC3326">
            <w:pPr>
              <w:rPr>
                <w:lang w:val="pt-BR"/>
              </w:rPr>
            </w:pPr>
            <w:r>
              <w:rPr>
                <w:sz w:val="20"/>
                <w:szCs w:val="20"/>
                <w:lang w:val="pt-BR"/>
              </w:rPr>
              <w:t xml:space="preserve">Prospecção bibliográfica para a revisão narrativa: localização de fontes e conferência dos resumos e das fontes primárias</w:t>
            </w:r>
          </w:p>
        </w:tc>
        <w:tc>
          <w:tcPr>
            <w:tcW w:w="1645" w:type="dxa"/>
            <w:tcMar>
              <w:top w:w="70" w:type="dxa"/>
              <w:left w:w="90" w:type="dxa"/>
              <w:bottom w:w="70" w:type="dxa"/>
              <w:right w:w="90" w:type="dxa"/>
            </w:tcMar>
          </w:tcPr>
          <w:p w14:paraId="35BE6F4F" w14:textId="77777777" w:rsidR="00E01C3A" w:rsidRDefault="00CC3326">
            <w:r>
              <w:rPr>
                <w:sz w:val="20"/>
                <w:szCs w:val="20"/>
              </w:rPr>
              <w:t>_____</w:t>
            </w:r>
          </w:p>
        </w:tc>
      </w:tr>
      <w:tr w:rsidR="00E01C3A" w14:paraId="0F7809E5" w14:textId="77777777" w:rsidTr="00101C02">
        <w:tc>
          <w:tcPr>
            <w:tcW w:w="1693" w:type="dxa"/>
            <w:tcMar>
              <w:top w:w="70" w:type="dxa"/>
              <w:left w:w="90" w:type="dxa"/>
              <w:bottom w:w="70" w:type="dxa"/>
              <w:right w:w="90" w:type="dxa"/>
            </w:tcMar>
          </w:tcPr>
          <w:p w14:paraId="34B524B7"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244E5F0B"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6DA0E550" w14:textId="77777777" w:rsidR="00E01C3A" w:rsidRDefault="00CC3326">
            <w:r>
              <w:rPr>
                <w:sz w:val="20"/>
                <w:szCs w:val="20"/>
              </w:rPr>
              <w:t>2.2, 2.3 e 3.6</w:t>
            </w:r>
          </w:p>
        </w:tc>
        <w:tc>
          <w:tcPr>
            <w:tcW w:w="2672" w:type="dxa"/>
            <w:tcMar>
              <w:top w:w="70" w:type="dxa"/>
              <w:left w:w="90" w:type="dxa"/>
              <w:bottom w:w="70" w:type="dxa"/>
              <w:right w:w="90" w:type="dxa"/>
            </w:tcMar>
          </w:tcPr>
          <w:p w14:paraId="508A105E" w14:textId="77777777" w:rsidR="00E01C3A" w:rsidRPr="00CE1B46" w:rsidRDefault="00CC3326">
            <w:pPr>
              <w:rPr>
                <w:lang w:val="pt-BR"/>
              </w:rPr>
            </w:pPr>
            <w:r>
              <w:rPr>
                <w:sz w:val="20"/>
                <w:szCs w:val="20"/>
                <w:lang w:val="pt-BR"/>
              </w:rPr>
              <w:t>Consulta a fontes primárias — portal municipal de dados abertos, censo setorial e documentos contratuais — e conferência dos valores numéricos citados no texto</w:t>
            </w:r>
          </w:p>
        </w:tc>
        <w:tc>
          <w:tcPr>
            <w:tcW w:w="1645" w:type="dxa"/>
            <w:tcMar>
              <w:top w:w="70" w:type="dxa"/>
              <w:left w:w="90" w:type="dxa"/>
              <w:bottom w:w="70" w:type="dxa"/>
              <w:right w:w="90" w:type="dxa"/>
            </w:tcMar>
          </w:tcPr>
          <w:p w14:paraId="5BA2CBFA" w14:textId="77777777" w:rsidR="00E01C3A" w:rsidRDefault="00CC3326">
            <w:r>
              <w:rPr>
                <w:sz w:val="20"/>
                <w:szCs w:val="20"/>
              </w:rPr>
              <w:t>_____</w:t>
            </w:r>
          </w:p>
        </w:tc>
      </w:tr>
      <w:tr w:rsidR="00E01C3A" w14:paraId="731B7DBF" w14:textId="77777777" w:rsidTr="00101C02">
        <w:tc>
          <w:tcPr>
            <w:tcW w:w="1693" w:type="dxa"/>
            <w:tcMar>
              <w:top w:w="70" w:type="dxa"/>
              <w:left w:w="90" w:type="dxa"/>
              <w:bottom w:w="70" w:type="dxa"/>
              <w:right w:w="90" w:type="dxa"/>
            </w:tcMar>
          </w:tcPr>
          <w:p w14:paraId="0B204207"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6F91C3FB"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4618724A" w14:textId="77777777" w:rsidR="00E01C3A" w:rsidRDefault="00CC3326">
            <w:r>
              <w:rPr>
                <w:sz w:val="20"/>
                <w:szCs w:val="20"/>
              </w:rPr>
              <w:t>Todo o documento</w:t>
            </w:r>
          </w:p>
        </w:tc>
        <w:tc>
          <w:tcPr>
            <w:tcW w:w="2672" w:type="dxa"/>
            <w:tcMar>
              <w:top w:w="70" w:type="dxa"/>
              <w:left w:w="90" w:type="dxa"/>
              <w:bottom w:w="70" w:type="dxa"/>
              <w:right w:w="90" w:type="dxa"/>
            </w:tcMar>
          </w:tcPr>
          <w:p w14:paraId="32E54F55" w14:textId="77777777" w:rsidR="00E01C3A" w:rsidRPr="00CE1B46" w:rsidRDefault="00CC3326">
            <w:pPr>
              <w:rPr>
                <w:lang w:val="pt-BR"/>
              </w:rPr>
            </w:pPr>
            <w:r>
              <w:rPr>
                <w:sz w:val="20"/>
                <w:szCs w:val="20"/>
                <w:lang w:val="pt-BR"/>
              </w:rPr>
              <w:t>Apoio à redação: estruturação de seções, revisão ortográfica e sintática e adequação ao registro acadêmico, sobre conteúdo e decisões definidos pelos autores</w:t>
            </w:r>
          </w:p>
        </w:tc>
        <w:tc>
          <w:tcPr>
            <w:tcW w:w="1645" w:type="dxa"/>
            <w:tcMar>
              <w:top w:w="70" w:type="dxa"/>
              <w:left w:w="90" w:type="dxa"/>
              <w:bottom w:w="70" w:type="dxa"/>
              <w:right w:w="90" w:type="dxa"/>
            </w:tcMar>
          </w:tcPr>
          <w:p w14:paraId="2221508A" w14:textId="77777777" w:rsidR="00E01C3A" w:rsidRDefault="00CC3326">
            <w:r>
              <w:rPr>
                <w:sz w:val="20"/>
                <w:szCs w:val="20"/>
              </w:rPr>
              <w:t>_____</w:t>
            </w:r>
          </w:p>
        </w:tc>
      </w:tr>
      <w:tr w:rsidR="00E01C3A" w14:paraId="0E35F7C2" w14:textId="77777777" w:rsidTr="00101C02">
        <w:tc>
          <w:tcPr>
            <w:tcW w:w="1693" w:type="dxa"/>
            <w:tcMar>
              <w:top w:w="70" w:type="dxa"/>
              <w:left w:w="90" w:type="dxa"/>
              <w:bottom w:w="70" w:type="dxa"/>
              <w:right w:w="90" w:type="dxa"/>
            </w:tcMar>
          </w:tcPr>
          <w:p w14:paraId="00B3EA66"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1133EEA6" w14:textId="77777777" w:rsidR="00E01C3A" w:rsidRPr="00CE1B46" w:rsidRDefault="00CC3326">
            <w:r>
              <w:rPr>
                <w:sz w:val="20"/>
                <w:szCs w:val="20"/>
                <w:lang w:val="pt-BR"/>
              </w:rPr>
              <w:t>claude-opus-5 e claude-opus-5-5, pela ferramenta Claude Code</w:t>
            </w:r>
          </w:p>
        </w:tc>
        <w:tc>
          <w:tcPr>
            <w:tcW w:w="1626" w:type="dxa"/>
            <w:tcMar>
              <w:top w:w="70" w:type="dxa"/>
              <w:left w:w="90" w:type="dxa"/>
              <w:bottom w:w="70" w:type="dxa"/>
              <w:right w:w="90" w:type="dxa"/>
            </w:tcMar>
          </w:tcPr>
          <w:p w14:paraId="10571480" w14:textId="77777777" w:rsidR="00E01C3A" w:rsidRDefault="00CC3326">
            <w:del w:id="30020" w:author="Vitor Oliveira" w:date="2026-10-11T04:00:00Z">
              <w:r>
                <w:rPr>
                  <w:sz w:val="20"/>
                  <w:szCs w:val="20"/>
                </w:rPr>
                <w:delText>Protótipo (repositório de código) e Capítulo 4</w:delText>
              </w:r>
            </w:del>
            <w:ins w:id="30021" w:author="Vitor Oliveira" w:date="2026-10-11T04:00:00Z">
              <w:r>
                <w:rPr>
                  <w:sz w:val="20"/>
                  <w:szCs w:val="20"/>
                </w:rPr>
                <w:t xml:space="preserve">Protótipo (repositório de código), 3.12 e 3.13</w:t>
              </w:r>
            </w:ins>
          </w:p>
        </w:tc>
        <w:tc>
          <w:tcPr>
            <w:tcW w:w="2672" w:type="dxa"/>
            <w:tcMar>
              <w:top w:w="70" w:type="dxa"/>
              <w:left w:w="90" w:type="dxa"/>
              <w:bottom w:w="70" w:type="dxa"/>
              <w:right w:w="90" w:type="dxa"/>
            </w:tcMar>
          </w:tcPr>
          <w:p w14:paraId="77BA2855" w14:textId="77777777" w:rsidR="00E01C3A" w:rsidRPr="00CE1B46" w:rsidRDefault="00CC3326">
            <w:r>
              <w:rPr>
                <w:sz w:val="20"/>
                <w:szCs w:val="20"/>
                <w:lang w:val="pt-BR"/>
              </w:rPr>
              <w:t>Programação assistida do protótipo — serviço de decisão, interface de dados, banco, painel, firmware e testes automatizados —, sobre requisitos, arquitetura e decisões definidos pelos autores</w:t>
            </w:r>
          </w:p>
        </w:tc>
        <w:tc>
          <w:tcPr>
            <w:tcW w:w="1645" w:type="dxa"/>
            <w:tcMar>
              <w:top w:w="70" w:type="dxa"/>
              <w:left w:w="90" w:type="dxa"/>
              <w:bottom w:w="70" w:type="dxa"/>
              <w:right w:w="90" w:type="dxa"/>
            </w:tcMar>
          </w:tcPr>
          <w:p w14:paraId="3BAA456B" w14:textId="77777777" w:rsidR="00E01C3A" w:rsidRDefault="00CC3326">
            <w:r>
              <w:rPr>
                <w:sz w:val="20"/>
                <w:szCs w:val="20"/>
              </w:rPr>
              <w:t>_____</w:t>
            </w:r>
          </w:p>
        </w:tc>
      </w:tr>
      <w:tr w:rsidR="00E01C3A" w14:paraId="5D971124" w14:textId="77777777" w:rsidTr="00101C02">
        <w:tc>
          <w:tcPr>
            <w:tcW w:w="1693" w:type="dxa"/>
            <w:tcMar>
              <w:top w:w="70" w:type="dxa"/>
              <w:left w:w="90" w:type="dxa"/>
              <w:bottom w:w="70" w:type="dxa"/>
              <w:right w:w="90" w:type="dxa"/>
            </w:tcMar>
          </w:tcPr>
          <w:p w14:paraId="476E97CE"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78C29ADD" w14:textId="77777777" w:rsidR="00E01C3A" w:rsidRPr="00CE1B46" w:rsidRDefault="00CC3326">
            <w:r>
              <w:rPr>
                <w:sz w:val="20"/>
                <w:szCs w:val="20"/>
                <w:lang w:val="pt-BR"/>
              </w:rPr>
              <w:t>claude-opus-5 e claude-opus-5-5, pela ferramenta Claude Code</w:t>
            </w:r>
          </w:p>
        </w:tc>
        <w:tc>
          <w:tcPr>
            <w:tcW w:w="1626" w:type="dxa"/>
            <w:tcMar>
              <w:top w:w="70" w:type="dxa"/>
              <w:left w:w="90" w:type="dxa"/>
              <w:bottom w:w="70" w:type="dxa"/>
              <w:right w:w="90" w:type="dxa"/>
            </w:tcMar>
          </w:tcPr>
          <w:p w14:paraId="5CBC191A" w14:textId="77777777" w:rsidR="00E01C3A" w:rsidRDefault="00CC3326">
            <w:r>
              <w:rPr>
                <w:sz w:val="20"/>
                <w:szCs w:val="20"/>
              </w:rPr>
              <w:t xml:space="preserve">3.6, 3.9, </w:t>
            </w:r>
            <w:del w:id="30447" w:author="Vitor Oliveira" w:date="2026-10-11T04:00:00Z">
              <w:r>
                <w:rPr>
                  <w:sz w:val="20"/>
                  <w:szCs w:val="20"/>
                </w:rPr>
                <w:delText xml:space="preserve">5.1</w:delText>
              </w:r>
            </w:del>
            <w:ins w:id="30448" w:author="Vitor Oliveira" w:date="2026-10-11T04:00:00Z">
              <w:r>
                <w:rPr>
                  <w:sz w:val="20"/>
                  <w:szCs w:val="20"/>
                </w:rPr>
                <w:t xml:space="preserve">4.1</w:t>
              </w:r>
            </w:ins>
            <w:r>
              <w:rPr>
                <w:sz w:val="20"/>
                <w:szCs w:val="20"/>
              </w:rPr>
              <w:t xml:space="preserve">, </w:t>
            </w:r>
            <w:del w:id="30449" w:author="Vitor Oliveira" w:date="2026-10-11T04:00:00Z">
              <w:r>
                <w:rPr>
                  <w:sz w:val="20"/>
                  <w:szCs w:val="20"/>
                </w:rPr>
                <w:delText xml:space="preserve">5.6</w:delText>
              </w:r>
            </w:del>
            <w:ins w:id="30450" w:author="Vitor Oliveira" w:date="2026-10-11T04:00:00Z">
              <w:r>
                <w:rPr>
                  <w:sz w:val="20"/>
                  <w:szCs w:val="20"/>
                </w:rPr>
                <w:t xml:space="preserve">4.6</w:t>
              </w:r>
            </w:ins>
            <w:r>
              <w:rPr>
                <w:sz w:val="20"/>
                <w:szCs w:val="20"/>
              </w:rPr>
              <w:t xml:space="preserve"> e Apêndice B</w:t>
            </w:r>
          </w:p>
        </w:tc>
        <w:tc>
          <w:tcPr>
            <w:tcW w:w="2672" w:type="dxa"/>
            <w:tcMar>
              <w:top w:w="70" w:type="dxa"/>
              <w:left w:w="90" w:type="dxa"/>
              <w:bottom w:w="70" w:type="dxa"/>
              <w:right w:w="90" w:type="dxa"/>
            </w:tcMar>
          </w:tcPr>
          <w:p w14:paraId="371BEE5C" w14:textId="77777777" w:rsidR="00E01C3A" w:rsidRPr="00CE1B46" w:rsidRDefault="00CC3326">
            <w:r>
              <w:rPr>
                <w:sz w:val="20"/>
                <w:szCs w:val="20"/>
                <w:lang w:val="pt-BR"/>
              </w:rPr>
              <w:t>Elaboração dos protocolos e dos programas de avaliação, execução dos experimentos e tabulação dos resultados, com os critérios discutidos e aprovados pelos autores antes de cada execução; busca e conferência de qualidade dos conjuntos de dados públicos</w:t>
            </w:r>
          </w:p>
        </w:tc>
        <w:tc>
          <w:tcPr>
            <w:tcW w:w="1645" w:type="dxa"/>
            <w:tcMar>
              <w:top w:w="70" w:type="dxa"/>
              <w:left w:w="90" w:type="dxa"/>
              <w:bottom w:w="70" w:type="dxa"/>
              <w:right w:w="90" w:type="dxa"/>
            </w:tcMar>
          </w:tcPr>
          <w:p w14:paraId="45941930" w14:textId="77777777" w:rsidR="00E01C3A" w:rsidRDefault="00CC3326">
            <w:r>
              <w:rPr>
                <w:sz w:val="20"/>
                <w:szCs w:val="20"/>
              </w:rPr>
              <w:t>_____</w:t>
            </w:r>
          </w:p>
        </w:tc>
      </w:tr>
    </w:tbl>
    <w:p w14:paraId="07796F98" w14:textId="77777777" w:rsidR="00E01C3A" w:rsidRDefault="00CC3326">
      <w:pPr>
        <w:spacing w:before="130" w:after="260"/>
        <w:rPr>
          <w:lang w:val="pt-BR"/>
        </w:rPr>
      </w:pPr>
      <w:r>
        <w:rPr>
          <w:sz w:val="20"/>
          <w:szCs w:val="20"/>
          <w:lang w:val="pt-BR"/>
        </w:rPr>
        <w:t>Fonte: Elaborado pelos autores (2026).</w:t>
      </w:r>
    </w:p>
    <w:p w14:paraId="58BAC1B4" w14:textId="77777777" w:rsidR="00E01C3A" w:rsidRDefault="00CC3326">
      <w:pPr>
        <w:spacing w:after="120" w:line="360" w:lineRule="auto"/>
        <w:jc w:val="both"/>
        <w:rPr>
          <w:lang w:val="pt-BR"/>
        </w:rPr>
      </w:pPr>
      <w:r>
        <w:rPr>
          <w:lang w:val="pt-BR"/>
        </w:rPr>
        <w:t xml:space="preserve">Ambiente de acesso e janela temporal de interação. As requisições aos modelos Claude Opus 5 e Claude Opus 5.5 foram executadas pela interface do aplicativo Claude, com execução de código em ambiente isolado fornecido pela própria </w:t>
      </w:r>
      <w:r>
        <w:rPr>
          <w:lang w:val="pt-BR"/>
        </w:rPr>
        <w:t xml:space="preserve">ferramenta, e pela ferramenta Claude Code, com execução de código no computador dos autores, no período de ___/___/2026 a ___/___/2026. </w:t>
      </w:r>
    </w:p>
    <w:p w14:paraId="0FA60C08" w14:textId="77777777" w:rsidR="00E01C3A" w:rsidRDefault="00CC3326">
      <w:pPr>
        <w:spacing w:before="280" w:after="140" w:line="360" w:lineRule="auto"/>
        <w:jc w:val="both"/>
        <w:rPr>
          <w:b/>
          <w:bCs/>
          <w:lang w:val="pt-BR"/>
        </w:rPr>
      </w:pPr>
      <w:r>
        <w:rPr>
          <w:b/>
          <w:bCs/>
          <w:lang w:val="pt-BR"/>
        </w:rPr>
        <w:t>3 Protocolo de auditoria e prompts</w:t>
      </w:r>
    </w:p>
    <w:p w14:paraId="7028491F" w14:textId="77777777" w:rsidR="00E01C3A" w:rsidRDefault="00CC3326">
      <w:pPr>
        <w:spacing w:after="120" w:line="360" w:lineRule="auto"/>
        <w:jc w:val="both"/>
        <w:rPr>
          <w:lang w:val="pt-BR"/>
        </w:rPr>
      </w:pPr>
      <w:r>
        <w:rPr>
          <w:lang w:val="pt-BR"/>
        </w:rPr>
        <w:t>Os autores declaram que todos os prompts fornecidos às ferramentas e as saídas brutas correspondentes encontram-se catalogados e arquivados sob sua responsabilidade, comprometendo-se a disponibilizá-los integralmente à banca examinadora ou ao comitê de avaliação, caso requisitado, pelo prazo mínimo regulamentar de cinco anos.</w:t>
      </w:r>
    </w:p>
    <w:p w14:paraId="548A2FA2" w14:textId="77777777" w:rsidR="00E01C3A" w:rsidRDefault="00CC3326">
      <w:pPr>
        <w:spacing w:after="120" w:line="360" w:lineRule="auto"/>
        <w:jc w:val="both"/>
        <w:rPr>
          <w:lang w:val="pt-BR"/>
        </w:rPr>
      </w:pPr>
      <w:r>
        <w:rPr>
          <w:lang w:val="pt-BR"/>
        </w:rPr>
        <w:t>Metodologia de refinamento. As interações empregaram contexto acumulado em sessão longa, instruções persistentes de projeto e recuperação aumentada por geração, com consulta a páginas web e a documentos carregados pelos autores — entre os quais a norma ABNT NBR 5101, os documentos contratuais do município e as orientações do professor responsável. As interações consideradas relevantes podem ser incluídas em apêndice documental, se a banca as requisitar.</w:t>
      </w:r>
    </w:p>
    <w:p w14:paraId="54523FFA" w14:textId="77777777" w:rsidR="00E01C3A" w:rsidRDefault="00CC3326">
      <w:pPr>
        <w:spacing w:before="280" w:after="140" w:line="360" w:lineRule="auto"/>
        <w:jc w:val="both"/>
        <w:rPr>
          <w:b/>
          <w:bCs/>
          <w:lang w:val="pt-BR"/>
        </w:rPr>
      </w:pPr>
      <w:r>
        <w:rPr>
          <w:b/>
          <w:bCs/>
          <w:lang w:val="pt-BR"/>
        </w:rPr>
        <w:t>4 Declaração de responsabilidade ética e rigor factual</w:t>
      </w:r>
    </w:p>
    <w:p w14:paraId="726D49C3" w14:textId="77777777" w:rsidR="00E01C3A" w:rsidRDefault="00CC3326">
      <w:pPr>
        <w:spacing w:after="120" w:line="360" w:lineRule="auto"/>
        <w:jc w:val="both"/>
        <w:rPr>
          <w:lang w:val="pt-BR"/>
        </w:rPr>
      </w:pPr>
      <w:r>
        <w:rPr>
          <w:lang w:val="pt-BR"/>
        </w:rPr>
        <w:t>Os abaixo assinados declaram, sob as penas das normas acadêmicas institucionais e da legislação vigente, que:</w:t>
      </w:r>
    </w:p>
    <w:p w14:paraId="65B3A5EA" w14:textId="77777777" w:rsidR="00E01C3A" w:rsidRDefault="00CC3326">
      <w:pPr>
        <w:spacing w:after="120" w:line="360" w:lineRule="auto"/>
        <w:jc w:val="both"/>
        <w:rPr>
          <w:lang w:val="pt-BR"/>
        </w:rPr>
      </w:pPr>
      <w:r>
        <w:rPr>
          <w:lang w:val="pt-BR"/>
        </w:rPr>
        <w:t>1. Nenhuma ferramenta de Inteligência Artificial foi listada ou considerada autora ou coautora desta obra.</w:t>
      </w:r>
    </w:p>
    <w:p w14:paraId="37F0E763" w14:textId="77777777" w:rsidR="00E01C3A" w:rsidRDefault="00CC3326">
      <w:pPr>
        <w:spacing w:after="120" w:line="360" w:lineRule="auto"/>
        <w:jc w:val="both"/>
        <w:rPr>
          <w:lang w:val="pt-BR"/>
        </w:rPr>
      </w:pPr>
      <w:r>
        <w:rPr>
          <w:lang w:val="pt-BR"/>
        </w:rPr>
        <w:t>2. O corpo teórico, a análise crítica, a inferência empírica e as conclusões apresentadas representam o esforço intelectual dos autores humanos, a quem cabe a decisão sobre cada afirmação sustentada no texto.</w:t>
      </w:r>
    </w:p>
    <w:p w14:paraId="2FE99197" w14:textId="77777777" w:rsidR="00E01C3A" w:rsidRDefault="00CC3326">
      <w:pPr>
        <w:spacing w:after="120" w:line="360" w:lineRule="auto"/>
        <w:jc w:val="both"/>
        <w:rPr>
          <w:lang w:val="pt-BR"/>
        </w:rPr>
      </w:pPr>
      <w:r>
        <w:rPr>
          <w:lang w:val="pt-BR"/>
        </w:rPr>
        <w:t>3. Todas as citações bibliográficas, referências e dados numéricos foram checados individualmente contra as fontes primárias originais, isentando o texto de alucinações geradas por modelos preditivos.</w:t>
      </w:r>
    </w:p>
    <w:p w14:paraId="2E83126B" w14:textId="77777777" w:rsidR="00E01C3A" w:rsidRDefault="00CC3326">
      <w:pPr>
        <w:spacing w:after="120" w:line="360" w:lineRule="auto"/>
        <w:jc w:val="both"/>
        <w:rPr>
          <w:lang w:val="pt-BR"/>
        </w:rPr>
      </w:pPr>
      <w:r>
        <w:rPr>
          <w:lang w:val="pt-BR"/>
        </w:rPr>
        <w:t>4. Não foram inseridos nas interfaces de Inteligência Artificial dados protegidos por sigilo ético, direitos de propriedade industrial ou dados de caráter pessoal ou sensível, nos termos da Lei nº 13.709/2018.</w:t>
      </w:r>
    </w:p>
    <w:p w14:paraId="75664E10" w14:textId="77777777" w:rsidR="00E01C3A" w:rsidRDefault="00CC3326">
      <w:pPr>
        <w:spacing w:after="120" w:line="360" w:lineRule="auto"/>
        <w:jc w:val="both"/>
        <w:rPr>
          <w:lang w:val="pt-BR"/>
        </w:rPr>
      </w:pPr>
      <w:r>
        <w:rPr>
          <w:lang w:val="pt-BR"/>
        </w:rPr>
        <w:t>5. Os autores assumem total responsabilidade pública, ética e legal pelo conteúdo integral da obra submetida.</w:t>
      </w:r>
    </w:p>
    <w:p w14:paraId="70CDA8AE" w14:textId="77777777" w:rsidR="00E01C3A" w:rsidRDefault="00CC3326">
      <w:pPr>
        <w:spacing w:after="120" w:line="360" w:lineRule="auto"/>
        <w:jc w:val="both"/>
        <w:rPr>
          <w:lang w:val="pt-BR"/>
        </w:rPr>
      </w:pPr>
      <w:r>
        <w:rPr>
          <w:lang w:val="pt-BR"/>
        </w:rPr>
        <w:t>Local: ______________________________________, Data: ____/____/2026.</w:t>
      </w:r>
    </w:p>
    <w:p w14:paraId="1CCD1892" w14:textId="77777777" w:rsidR="00E01C3A" w:rsidRDefault="00CC3326">
      <w:pPr>
        <w:spacing w:before="520" w:after="60"/>
        <w:jc w:val="center"/>
        <w:rPr>
          <w:lang w:val="pt-BR"/>
        </w:rPr>
      </w:pPr>
      <w:r>
        <w:rPr>
          <w:lang w:val="pt-BR"/>
        </w:rPr>
        <w:t>_______________________________________</w:t>
      </w:r>
    </w:p>
    <w:p w14:paraId="0334482C" w14:textId="77777777" w:rsidR="00E01C3A" w:rsidRDefault="00CC3326">
      <w:pPr>
        <w:spacing w:before="520" w:after="60"/>
        <w:jc w:val="center"/>
        <w:rPr>
          <w:lang w:val="pt-BR"/>
        </w:rPr>
      </w:pPr>
      <w:r>
        <w:rPr>
          <w:lang w:val="pt-BR"/>
        </w:rPr>
        <w:t>Bruno Bonavigo Dacal — RA N309EC4</w:t>
      </w:r>
    </w:p>
    <w:p w14:paraId="07C17D21" w14:textId="77777777" w:rsidR="00E01C3A" w:rsidRDefault="00CC3326">
      <w:pPr>
        <w:spacing w:before="520" w:after="60"/>
        <w:jc w:val="center"/>
        <w:rPr>
          <w:lang w:val="pt-BR"/>
        </w:rPr>
      </w:pPr>
      <w:r>
        <w:rPr>
          <w:lang w:val="pt-BR"/>
        </w:rPr>
        <w:t>_______________________________________</w:t>
      </w:r>
    </w:p>
    <w:p w14:paraId="24EA16DC" w14:textId="77777777" w:rsidR="00E01C3A" w:rsidRDefault="00CC3326">
      <w:pPr>
        <w:spacing w:before="520" w:after="60"/>
        <w:jc w:val="center"/>
        <w:rPr>
          <w:lang w:val="pt-BR"/>
        </w:rPr>
      </w:pPr>
      <w:r>
        <w:rPr>
          <w:lang w:val="pt-BR"/>
        </w:rPr>
        <w:t>Lucas de Araujo Vergara — RA N090758</w:t>
      </w:r>
    </w:p>
    <w:p w14:paraId="437BC569" w14:textId="77777777" w:rsidR="00E01C3A" w:rsidRDefault="00CC3326">
      <w:pPr>
        <w:spacing w:before="520" w:after="60"/>
        <w:jc w:val="center"/>
        <w:rPr>
          <w:lang w:val="pt-BR"/>
        </w:rPr>
      </w:pPr>
      <w:r>
        <w:rPr>
          <w:lang w:val="pt-BR"/>
        </w:rPr>
        <w:t>_______________________________________</w:t>
      </w:r>
    </w:p>
    <w:p w14:paraId="7E513361" w14:textId="77777777" w:rsidR="00E01C3A" w:rsidRDefault="00CC3326">
      <w:pPr>
        <w:spacing w:before="520" w:after="60"/>
        <w:jc w:val="center"/>
        <w:rPr>
          <w:lang w:val="pt-BR"/>
        </w:rPr>
      </w:pPr>
      <w:r>
        <w:rPr>
          <w:lang w:val="pt-BR"/>
        </w:rPr>
        <w:t>Vitor Oliveira dos Santos — RA N083DG1</w:t>
      </w:r>
    </w:p>
    <w:p w14:paraId="0C2D1DDB" w14:textId="77777777" w:rsidR="00E01C3A" w:rsidRDefault="00CC3326">
      <w:pPr>
        <w:spacing w:before="520" w:after="60"/>
        <w:jc w:val="center"/>
        <w:rPr>
          <w:lang w:val="pt-BR"/>
        </w:rPr>
      </w:pPr>
      <w:r>
        <w:rPr>
          <w:lang w:val="pt-BR"/>
        </w:rPr>
        <w:t>Ciente e de acordo:</w:t>
      </w:r>
    </w:p>
    <w:p w14:paraId="39DF19B9" w14:textId="77777777" w:rsidR="00E01C3A" w:rsidRDefault="00CC3326">
      <w:pPr>
        <w:spacing w:before="520" w:after="60"/>
        <w:jc w:val="center"/>
        <w:rPr>
          <w:lang w:val="pt-BR"/>
        </w:rPr>
      </w:pPr>
      <w:r>
        <w:rPr>
          <w:lang w:val="pt-BR"/>
        </w:rPr>
        <w:t>_______________________________________</w:t>
      </w:r>
    </w:p>
    <w:p w14:paraId="3EEAACC4" w14:textId="77777777" w:rsidR="00E01C3A" w:rsidRDefault="00CC3326">
      <w:pPr>
        <w:spacing w:before="520" w:after="60"/>
        <w:jc w:val="center"/>
        <w:rPr>
          <w:lang w:val="pt-BR"/>
        </w:rPr>
      </w:pPr>
      <w:r>
        <w:rPr>
          <w:lang w:val="pt-BR"/>
        </w:rPr>
        <w:t>Prof. Marco Gomes — Orientador</w:t>
      </w:r>
    </w:p>
    <w:p w14:paraId="4BF2BDE2" w14:textId="77777777" w:rsidR="00724418" w:rsidRDefault="002679C7">
      <w:pPr>
        <w:pStyle w:val="Heading1"/>
        <w:pageBreakBefore/>
        <w:spacing w:before="480" w:after="280" w:line="360" w:lineRule="auto"/>
        <w:jc w:val="center"/>
      </w:pPr>
      <w:bookmarkStart w:id="76" w:name="_Toc241792068"/>
      <w:r>
        <w:rPr>
          <w:lang w:val="pt-BR"/>
        </w:rPr>
        <w:t>APÊNDICE B — REPRODUTIBILIDADE DOS RESULTADOS</w:t>
      </w:r>
      <w:bookmarkEnd w:id="76"/>
    </w:p>
    <w:p w14:paraId="3A6B6968" w14:textId="77777777" w:rsidR="00724418" w:rsidRDefault="002679C7">
      <w:pPr>
        <w:spacing w:after="120" w:line="360" w:lineRule="auto"/>
        <w:ind w:firstLine="709"/>
        <w:jc w:val="both"/>
      </w:pPr>
      <w:r>
        <w:rPr>
          <w:lang w:val="pt-BR"/>
        </w:rPr>
        <w:t xml:space="preserve">O código-fonte do protótipo, os protocolos de avaliação e os arquivos de resultado estão em repositório público, em https://github.com/oliveiravitor32/TCC2, na pasta Codigo. </w:t>
      </w:r>
      <w:del w:id="30018" w:author="Vitor Oliveira" w:date="2026-10-11T04:00:00Z">
        <w:r>
          <w:rPr>
            <w:lang w:val="pt-BR"/>
          </w:rPr>
          <w:delText xml:space="preserve">Os números dos Capítulos 3 e 5</w:delText>
        </w:r>
      </w:del>
      <w:ins w:id="30019" w:author="Vitor Oliveira" w:date="2026-10-11T04:00:00Z">
        <w:r>
          <w:rPr>
            <w:lang w:val="pt-BR"/>
          </w:rPr>
          <w:t xml:space="preserve">Os números dos Capítulos 3 e 4</w:t>
        </w:r>
      </w:ins>
      <w:r>
        <w:rPr>
          <w:lang w:val="pt-BR"/>
        </w:rPr>
        <w:t xml:space="preserve"> provêm dos arquivos gravados pelos programas em cenarios/resultados e em modelo/resultados, e não de transcrição manual de saídas.</w:t>
      </w:r>
    </w:p>
    <w:p w14:paraId="45B7A09C" w14:textId="77777777" w:rsidR="00724418" w:rsidRDefault="002679C7">
      <w:pPr>
        <w:spacing w:after="120" w:line="360" w:lineRule="auto"/>
        <w:ind w:firstLine="709"/>
        <w:jc w:val="both"/>
      </w:pPr>
      <w:r>
        <w:rPr>
          <w:lang w:val="pt-BR"/>
        </w:rPr>
        <w:t>Três cuidados sustentam a verificação por terceiros. Cada protocolo de avaliação foi registrado no repositório antes da execução correspondente, e o histórico de versões atesta essa ordem pelos identificadores do Quadro 22. Os sorteios de cenários e o treino dos modelos usam sementes fixas, de modo que a repetição produz os mesmos valores. Os arquivos de dados públicos não são versionados, pelo tamanho; de cada um registram-se a fonte, a data de extração e o resumo SHA-256 da cópia empregada, nos arquivos extracao.json e zurique_extracao.json da pasta modelo/dados.</w:t>
      </w:r>
    </w:p>
    <w:p w14:paraId="309954BE" w14:textId="77777777" w:rsidR="00724418" w:rsidRDefault="002679C7">
      <w:pPr>
        <w:spacing w:after="120" w:line="360" w:lineRule="auto"/>
        <w:ind w:firstLine="709"/>
        <w:jc w:val="both"/>
      </w:pPr>
      <w:r>
        <w:rPr>
          <w:lang w:val="pt-BR"/>
        </w:rPr>
        <w:t xml:space="preserve">Os comandos do Quadro 22 são executados a partir da pasta Codigo, com o banco de dados e o broker iniciados pelo docker compose do repositório e as dependências declaradas em pyproject.toml instaladas. O registro das decisões de projeto e das divergências entre o código e o texto, com data, está no arquivo DIVERGENCIAS_TCC.txt, </w:t>
      </w:r>
      <w:r>
        <w:rPr>
          <w:lang w:val="pt-BR"/>
        </w:rPr>
        <w:t xml:space="preserve">itens 57 a 61 para o desenho da avaliação de </w:t>
      </w:r>
      <w:del w:id="30451" w:author="Vitor Oliveira" w:date="2026-10-11T04:00:00Z">
        <w:r>
          <w:rPr>
            <w:lang w:val="pt-BR"/>
          </w:rPr>
          <w:delText xml:space="preserve">5.6</w:delText>
        </w:r>
      </w:del>
      <w:ins w:id="30452" w:author="Vitor Oliveira" w:date="2026-10-11T04:00:00Z">
        <w:r>
          <w:rPr>
            <w:lang w:val="pt-BR"/>
          </w:rPr>
          <w:t xml:space="preserve">4.6</w:t>
        </w:r>
      </w:ins>
      <w:r>
        <w:rPr>
          <w:lang w:val="pt-BR"/>
        </w:rPr>
        <w:t xml:space="preserve">, itens 65 e 66 para a sessão de bancada, itens 69 e 70 para a troca da série e da base de regras, </w:t>
      </w:r>
      <w:r>
        <w:rPr>
          <w:lang w:val="pt-BR"/>
        </w:rPr>
        <w:t xml:space="preserve">item 71 para a arquitetura de implantação, item 72</w:t>
      </w:r>
      <w:r>
        <w:rPr>
          <w:lang w:val="pt-BR"/>
        </w:rPr>
        <w:t xml:space="preserve"> para o teste de sensibilidade da régua e item 73 para a caixa atual e a sessão de bancada de 10 de outubro.</w:t>
      </w:r>
      <w:r>
        <w:rPr>
          <w:lang w:val="pt-BR"/>
        </w:rPr>
        <w:t xml:space="preserve"> Os resultados da bancada dependem do nó físico e do ambiente implantado: o que se reproduz sem eles é o cálculo sobre os registros guardados, e não a medição.</w:t>
      </w:r>
    </w:p>
    <w:p w14:paraId="0554CF39" w14:textId="77777777" w:rsidR="00724418" w:rsidRDefault="002679C7">
      <w:pPr>
        <w:keepNext/>
        <w:spacing w:before="260" w:after="130"/>
      </w:pPr>
      <w:r>
        <w:rPr>
          <w:sz w:val="20"/>
          <w:szCs w:val="20"/>
          <w:lang w:val="pt-BR"/>
        </w:rPr>
        <w:t>Quadro 22 – Programas, dados e versões que reproduzem os resultados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18"/>
        <w:gridCol w:w="3570"/>
        <w:gridCol w:w="3983"/>
      </w:tblGrid>
      <w:tr w:rsidR="00E01C3A" w14:paraId="7B14D47C" w14:textId="77777777">
        <w:trPr>
          <w:tblHeader/>
        </w:trPr>
        <w:tc>
          <w:tcPr>
            <w:tcW w:w="2600" w:type="dxa"/>
            <w:shd w:val="clear" w:color="auto" w:fill="EDEDED"/>
            <w:tcMar>
              <w:top w:w="70" w:type="dxa"/>
              <w:left w:w="90" w:type="dxa"/>
              <w:bottom w:w="70" w:type="dxa"/>
              <w:right w:w="90" w:type="dxa"/>
            </w:tcMar>
          </w:tcPr>
          <w:p w14:paraId="219E7B27" w14:textId="77777777" w:rsidR="00E01C3A" w:rsidRDefault="00CC3326">
            <w:r>
              <w:rPr>
                <w:b/>
                <w:bCs/>
                <w:sz w:val="20"/>
                <w:szCs w:val="20"/>
              </w:rPr>
              <w:t>Resultado</w:t>
            </w:r>
          </w:p>
        </w:tc>
        <w:tc>
          <w:tcPr>
            <w:tcW w:w="2700" w:type="dxa"/>
            <w:shd w:val="clear" w:color="auto" w:fill="EDEDED"/>
            <w:tcMar>
              <w:top w:w="70" w:type="dxa"/>
              <w:left w:w="90" w:type="dxa"/>
              <w:bottom w:w="70" w:type="dxa"/>
              <w:right w:w="90" w:type="dxa"/>
            </w:tcMar>
          </w:tcPr>
          <w:p w14:paraId="57E7388B" w14:textId="77777777" w:rsidR="00E01C3A" w:rsidRDefault="00CC3326">
            <w:r>
              <w:rPr>
                <w:b/>
                <w:bCs/>
                <w:sz w:val="20"/>
                <w:szCs w:val="20"/>
              </w:rPr>
              <w:t>Programa e dados</w:t>
            </w:r>
          </w:p>
        </w:tc>
        <w:tc>
          <w:tcPr>
            <w:tcW w:w="3771" w:type="dxa"/>
            <w:shd w:val="clear" w:color="auto" w:fill="EDEDED"/>
            <w:tcMar>
              <w:top w:w="70" w:type="dxa"/>
              <w:left w:w="90" w:type="dxa"/>
              <w:bottom w:w="70" w:type="dxa"/>
              <w:right w:w="90" w:type="dxa"/>
            </w:tcMar>
          </w:tcPr>
          <w:p w14:paraId="5C71213C" w14:textId="77777777" w:rsidR="00E01C3A" w:rsidRDefault="00CC3326">
            <w:r>
              <w:rPr>
                <w:b/>
                <w:bCs/>
                <w:sz w:val="20"/>
                <w:szCs w:val="20"/>
              </w:rPr>
              <w:t>Comando e versão no repositório</w:t>
            </w:r>
          </w:p>
        </w:tc>
      </w:tr>
      <w:tr w:rsidR="00E01C3A" w:rsidRPr="00CE1B46" w14:paraId="1E81CE09" w14:textId="77777777">
        <w:tc>
          <w:tcPr>
            <w:tcW w:w="2600" w:type="dxa"/>
            <w:tcMar>
              <w:top w:w="70" w:type="dxa"/>
              <w:left w:w="90" w:type="dxa"/>
              <w:bottom w:w="70" w:type="dxa"/>
              <w:right w:w="90" w:type="dxa"/>
            </w:tcMar>
          </w:tcPr>
          <w:p w14:paraId="69288325" w14:textId="77777777" w:rsidR="00E01C3A" w:rsidRDefault="00CC3326">
            <w:del w:id="30453" w:author="Vitor Oliveira" w:date="2026-10-11T04:00:00Z">
              <w:r>
                <w:rPr>
                  <w:sz w:val="20"/>
                  <w:szCs w:val="20"/>
                </w:rPr>
                <w:delText xml:space="preserve">5.1</w:delText>
              </w:r>
            </w:del>
            <w:ins w:id="30454" w:author="Vitor Oliveira" w:date="2026-10-11T04:00:00Z">
              <w:r>
                <w:rPr>
                  <w:sz w:val="20"/>
                  <w:szCs w:val="20"/>
                </w:rPr>
                <w:t xml:space="preserve">4.1</w:t>
              </w:r>
            </w:ins>
            <w:r>
              <w:rPr>
                <w:sz w:val="20"/>
                <w:szCs w:val="20"/>
              </w:rPr>
              <w:t xml:space="preserve"> — erro do modelo de previsão e tercis</w:t>
            </w:r>
          </w:p>
        </w:tc>
        <w:tc>
          <w:tcPr>
            <w:tcW w:w="2700" w:type="dxa"/>
            <w:tcMar>
              <w:top w:w="70" w:type="dxa"/>
              <w:left w:w="90" w:type="dxa"/>
              <w:bottom w:w="70" w:type="dxa"/>
              <w:right w:w="90" w:type="dxa"/>
            </w:tcMar>
          </w:tcPr>
          <w:p w14:paraId="523C0412" w14:textId="77777777" w:rsidR="00E01C3A" w:rsidRDefault="00CC3326">
            <w:r>
              <w:rPr>
                <w:sz w:val="20"/>
                <w:szCs w:val="20"/>
              </w:rPr>
              <w:t xml:space="preserve">modelo/PROTOCOLO_MODELO_ZURIQUE.md e modelo/treinar_zurique.py; série de Zurique baixada em 30/09/2026</w:t>
            </w:r>
          </w:p>
        </w:tc>
        <w:tc>
          <w:tcPr>
            <w:tcW w:w="3771" w:type="dxa"/>
            <w:tcMar>
              <w:top w:w="70" w:type="dxa"/>
              <w:left w:w="90" w:type="dxa"/>
              <w:bottom w:w="70" w:type="dxa"/>
              <w:right w:w="90" w:type="dxa"/>
            </w:tcMar>
          </w:tcPr>
          <w:p w14:paraId="63751A60" w14:textId="77777777" w:rsidR="00E01C3A" w:rsidRPr="00CE1B46" w:rsidRDefault="00CC3326">
            <w:r>
              <w:rPr>
                <w:sz w:val="20"/>
                <w:szCs w:val="20"/>
                <w:lang w:val="pt-BR"/>
              </w:rPr>
              <w:t xml:space="preserve">python -m modelo.treinar_zurique. Resultado em modelo/resultados/metricas_zurique.json, com a regressão linear e a floresta aleatória. Protocolo 74af352; resultado 0a0164b</w:t>
            </w:r>
          </w:p>
        </w:tc>
      </w:tr>
      <w:tr w:rsidR="00E01C3A" w:rsidRPr="00CE1B46" w14:paraId="1E81CE09" w14:textId="77777777">
        <w:trPr/>
        <w:tc>
          <w:tcPr>
            <w:tcW w:w="2600" w:type="dxa"/>
            <w:tcMar>
              <w:top w:w="70" w:type="dxa"/>
              <w:left w:w="90" w:type="dxa"/>
              <w:bottom w:w="70" w:type="dxa"/>
              <w:right w:w="90" w:type="dxa"/>
            </w:tcMar>
          </w:tcPr>
          <w:p w14:paraId="69288325" w14:textId="77777777" w:rsidR="00E01C3A" w:rsidRDefault="00CC3326">
            <w:pPr/>
            <w:del w:id="30455" w:author="Vitor Oliveira" w:date="2026-10-11T04:00:00Z">
              <w:r>
                <w:rPr>
                  <w:sz w:val="20"/>
                  <w:szCs w:val="20"/>
                </w:rPr>
                <w:delText xml:space="preserve">5.1</w:delText>
              </w:r>
            </w:del>
            <w:ins w:id="30456" w:author="Vitor Oliveira" w:date="2026-10-11T04:00:00Z">
              <w:r>
                <w:rPr>
                  <w:sz w:val="20"/>
                  <w:szCs w:val="20"/>
                </w:rPr>
                <w:t xml:space="preserve">4.1</w:t>
              </w:r>
            </w:ins>
            <w:r>
              <w:rPr>
                <w:sz w:val="20"/>
                <w:szCs w:val="20"/>
              </w:rPr>
              <w:t xml:space="preserve"> — série de Melbourne, anterior à troca</w:t>
            </w:r>
          </w:p>
        </w:tc>
        <w:tc>
          <w:tcPr>
            <w:tcW w:w="2700" w:type="dxa"/>
            <w:tcMar>
              <w:top w:w="70" w:type="dxa"/>
              <w:left w:w="90" w:type="dxa"/>
              <w:bottom w:w="70" w:type="dxa"/>
              <w:right w:w="90" w:type="dxa"/>
            </w:tcMar>
          </w:tcPr>
          <w:p w14:paraId="523C0412" w14:textId="77777777" w:rsidR="00E01C3A" w:rsidRDefault="00CC3326">
            <w:pPr/>
            <w:r>
              <w:rPr>
                <w:sz w:val="20"/>
                <w:szCs w:val="20"/>
              </w:rPr>
              <w:t xml:space="preserve">modelo/PROTOCOLO_COMPARACAO_MODELOS.md e modelo/comparar_modelos.py; </w:t>
            </w:r>
            <w:r>
              <w:rPr>
                <w:sz w:val="20"/>
                <w:szCs w:val="20"/>
              </w:rPr>
              <w:t xml:space="preserve">modelo/baixar_dados.py e modelo/treinar.py; série de Melbourne extraída em 23/09/2026</w:t>
            </w:r>
          </w:p>
        </w:tc>
        <w:tc>
          <w:tcPr>
            <w:tcW w:w="3771" w:type="dxa"/>
            <w:tcMar>
              <w:top w:w="70" w:type="dxa"/>
              <w:left w:w="90" w:type="dxa"/>
              <w:bottom w:w="70" w:type="dxa"/>
              <w:right w:w="90" w:type="dxa"/>
            </w:tcMar>
          </w:tcPr>
          <w:p w14:paraId="63751A60" w14:textId="77777777" w:rsidR="00E01C3A" w:rsidRPr="00CE1B46" w:rsidRDefault="00CC3326">
            <w:pPr/>
            <w:r>
              <w:rPr>
                <w:sz w:val="20"/>
                <w:szCs w:val="20"/>
                <w:lang w:val="pt-BR"/>
              </w:rPr>
              <w:t xml:space="preserve">python -m modelo.comparar_modelos. Resultado em modelo/resultados/comparacao_modelos.json. Protocolo b8c0d91; resultado 14f64ed</w:t>
            </w:r>
          </w:p>
        </w:tc>
      </w:tr>
      <w:tr w:rsidR="00E01C3A" w:rsidRPr="00CE1B46" w14:paraId="1E81CE09" w14:textId="77777777">
        <w:trPr/>
        <w:tc>
          <w:tcPr>
            <w:tcW w:w="2600" w:type="dxa"/>
            <w:tcMar>
              <w:top w:w="70" w:type="dxa"/>
              <w:left w:w="90" w:type="dxa"/>
              <w:bottom w:w="70" w:type="dxa"/>
              <w:right w:w="90" w:type="dxa"/>
            </w:tcMar>
          </w:tcPr>
          <w:p w14:paraId="69288325" w14:textId="77777777" w:rsidR="00E01C3A" w:rsidRDefault="00CC3326">
            <w:pPr/>
            <w:r>
              <w:rPr>
                <w:sz w:val="20"/>
                <w:szCs w:val="20"/>
              </w:rPr>
              <w:t xml:space="preserve">3.6 — sensibilidade da régua ao percentil</w:t>
            </w:r>
          </w:p>
        </w:tc>
        <w:tc>
          <w:tcPr>
            <w:tcW w:w="2700" w:type="dxa"/>
            <w:tcMar>
              <w:top w:w="70" w:type="dxa"/>
              <w:left w:w="90" w:type="dxa"/>
              <w:bottom w:w="70" w:type="dxa"/>
              <w:right w:w="90" w:type="dxa"/>
            </w:tcMar>
          </w:tcPr>
          <w:p w14:paraId="523C0412" w14:textId="77777777" w:rsidR="00E01C3A" w:rsidRDefault="00CC3326">
            <w:pPr/>
            <w:r>
              <w:rPr>
                <w:sz w:val="20"/>
                <w:szCs w:val="20"/>
              </w:rPr>
              <w:t xml:space="preserve">modelo/PROTOCOLO_SENSIBILIDADE_P99.md e modelo/sensibilidade_percentil.py; série de Zurique</w:t>
            </w:r>
          </w:p>
        </w:tc>
        <w:tc>
          <w:tcPr>
            <w:tcW w:w="3771" w:type="dxa"/>
            <w:tcMar>
              <w:top w:w="70" w:type="dxa"/>
              <w:left w:w="90" w:type="dxa"/>
              <w:bottom w:w="70" w:type="dxa"/>
              <w:right w:w="90" w:type="dxa"/>
            </w:tcMar>
          </w:tcPr>
          <w:p w14:paraId="63751A60" w14:textId="77777777" w:rsidR="00E01C3A" w:rsidRPr="00CE1B46" w:rsidRDefault="00CC3326">
            <w:pPr/>
            <w:r>
              <w:rPr>
                <w:sz w:val="20"/>
                <w:szCs w:val="20"/>
                <w:lang w:val="pt-BR"/>
              </w:rPr>
              <w:t xml:space="preserve">python -m modelo.sensibilidade_percentil. Resultado em modelo/resultados/sensibilidade_percentil.json. Protocolo a2055e4; resultado 3e50c48</w:t>
            </w:r>
          </w:p>
        </w:tc>
      </w:tr>
      <w:tr w:rsidR="00E01C3A" w:rsidRPr="00CE1B46" w14:paraId="62821B36" w14:textId="77777777">
        <w:tc>
          <w:tcPr>
            <w:tcW w:w="2600" w:type="dxa"/>
            <w:tcMar>
              <w:top w:w="70" w:type="dxa"/>
              <w:left w:w="90" w:type="dxa"/>
              <w:bottom w:w="70" w:type="dxa"/>
              <w:right w:w="90" w:type="dxa"/>
            </w:tcMar>
          </w:tcPr>
          <w:p w14:paraId="74C9FE17" w14:textId="77777777" w:rsidR="00E01C3A" w:rsidRDefault="00CC3326">
            <w:r>
              <w:rPr>
                <w:sz w:val="20"/>
                <w:szCs w:val="20"/>
              </w:rPr>
              <w:t>Suíte de cenários — violações, energia, janela em transição e comparação com a tabela em degraus</w:t>
            </w:r>
          </w:p>
        </w:tc>
        <w:tc>
          <w:tcPr>
            <w:tcW w:w="2700" w:type="dxa"/>
            <w:tcMar>
              <w:top w:w="70" w:type="dxa"/>
              <w:left w:w="90" w:type="dxa"/>
              <w:bottom w:w="70" w:type="dxa"/>
              <w:right w:w="90" w:type="dxa"/>
            </w:tcMar>
          </w:tcPr>
          <w:p w14:paraId="0425BBDC" w14:textId="77777777" w:rsidR="00E01C3A" w:rsidRDefault="00CC3326">
            <w:r>
              <w:rPr>
                <w:sz w:val="20"/>
                <w:szCs w:val="20"/>
              </w:rPr>
              <w:t>cenarios/executar.py; cenários em cenarios/suite</w:t>
            </w:r>
          </w:p>
        </w:tc>
        <w:tc>
          <w:tcPr>
            <w:tcW w:w="3771" w:type="dxa"/>
            <w:tcMar>
              <w:top w:w="70" w:type="dxa"/>
              <w:left w:w="90" w:type="dxa"/>
              <w:bottom w:w="70" w:type="dxa"/>
              <w:right w:w="90" w:type="dxa"/>
            </w:tcMar>
          </w:tcPr>
          <w:p w14:paraId="36A49202" w14:textId="77777777" w:rsidR="00E01C3A" w:rsidRPr="00CE1B46" w:rsidRDefault="00CC3326">
            <w:r>
              <w:rPr>
                <w:sz w:val="20"/>
                <w:szCs w:val="20"/>
                <w:lang w:val="pt-BR"/>
              </w:rPr>
              <w:t xml:space="preserve">python -m cenarios.executar --serie, repetido com --reativo e com --degraus; python -m cenarios.aderencia_regimes. </w:t>
            </w:r>
            <w:r>
              <w:rPr>
                <w:sz w:val="20"/>
                <w:szCs w:val="20"/>
                <w:lang w:val="pt-BR"/>
              </w:rPr>
              <w:t xml:space="preserve">Protocolo da arquitetura 9f195d6; resultado bf77548</w:t>
            </w:r>
          </w:p>
        </w:tc>
      </w:tr>
      <w:tr w:rsidR="00E01C3A" w:rsidRPr="00CE1B46" w14:paraId="7FB887E9" w14:textId="77777777">
        <w:tc>
          <w:tcPr>
            <w:tcW w:w="2600" w:type="dxa"/>
            <w:tcMar>
              <w:top w:w="70" w:type="dxa"/>
              <w:left w:w="90" w:type="dxa"/>
              <w:bottom w:w="70" w:type="dxa"/>
              <w:right w:w="90" w:type="dxa"/>
            </w:tcMar>
          </w:tcPr>
          <w:p w14:paraId="345AC135" w14:textId="77777777" w:rsidR="00E01C3A" w:rsidRDefault="00CC3326">
            <w:r>
              <w:rPr>
                <w:sz w:val="20"/>
                <w:szCs w:val="20"/>
              </w:rPr>
              <w:t>Quadro 19 — noites reais e falha de contagem</w:t>
            </w:r>
          </w:p>
        </w:tc>
        <w:tc>
          <w:tcPr>
            <w:tcW w:w="2700" w:type="dxa"/>
            <w:tcMar>
              <w:top w:w="70" w:type="dxa"/>
              <w:left w:w="90" w:type="dxa"/>
              <w:bottom w:w="70" w:type="dxa"/>
              <w:right w:w="90" w:type="dxa"/>
            </w:tcMar>
          </w:tcPr>
          <w:p w14:paraId="18B2D8E3" w14:textId="77777777" w:rsidR="00E01C3A" w:rsidRDefault="00CC3326">
            <w:r>
              <w:rPr>
                <w:sz w:val="20"/>
                <w:szCs w:val="20"/>
              </w:rPr>
              <w:t>cenarios/avaliacao_ia: PROTOCOLO.md, gerar.py, sorteio.json e analisar.py</w:t>
            </w:r>
          </w:p>
        </w:tc>
        <w:tc>
          <w:tcPr>
            <w:tcW w:w="3771" w:type="dxa"/>
            <w:tcMar>
              <w:top w:w="70" w:type="dxa"/>
              <w:left w:w="90" w:type="dxa"/>
              <w:bottom w:w="70" w:type="dxa"/>
              <w:right w:w="90" w:type="dxa"/>
            </w:tcMar>
          </w:tcPr>
          <w:p w14:paraId="20372CA5" w14:textId="77777777" w:rsidR="00E01C3A" w:rsidRPr="00CE1B46" w:rsidRDefault="00CC3326">
            <w:r>
              <w:rPr>
                <w:sz w:val="20"/>
                <w:szCs w:val="20"/>
                <w:lang w:val="pt-BR"/>
              </w:rPr>
              <w:t xml:space="preserve">python -m cenarios.executar --pasta </w:t>
            </w:r>
            <w:r>
              <w:rPr>
                <w:sz w:val="20"/>
                <w:szCs w:val="20"/>
                <w:lang w:val="pt-BR"/>
              </w:rPr>
              <w:t xml:space="preserve">avaliacao_ia/zurique</w:t>
            </w:r>
            <w:r>
              <w:rPr>
                <w:sz w:val="20"/>
                <w:szCs w:val="20"/>
                <w:lang w:val="pt-BR"/>
              </w:rPr>
              <w:t xml:space="preserve"> --serie (e avaliacao_ia/camera), nos modos do protocolo; python -m cenarios.avaliacao_ia.analisar. Protocolo d6e31d0; resultados 9646d4d e 222760b</w:t>
            </w:r>
            <w:r>
              <w:rPr>
                <w:sz w:val="20"/>
                <w:szCs w:val="20"/>
                <w:lang w:val="pt-BR"/>
              </w:rPr>
              <w:t xml:space="preserve">; resultados vigentes em bf77548</w:t>
            </w:r>
          </w:p>
        </w:tc>
      </w:tr>
      <w:tr w:rsidR="00E01C3A" w:rsidRPr="00CE1B46" w14:paraId="7B293D1F" w14:textId="77777777">
        <w:tc>
          <w:tcPr>
            <w:tcW w:w="2600" w:type="dxa"/>
            <w:tcMar>
              <w:top w:w="70" w:type="dxa"/>
              <w:left w:w="90" w:type="dxa"/>
              <w:bottom w:w="70" w:type="dxa"/>
              <w:right w:w="90" w:type="dxa"/>
            </w:tcMar>
          </w:tcPr>
          <w:p w14:paraId="6542EAE8" w14:textId="77777777" w:rsidR="00E01C3A" w:rsidRDefault="00CC3326">
            <w:r>
              <w:rPr>
                <w:sz w:val="20"/>
                <w:szCs w:val="20"/>
              </w:rPr>
              <w:t>Quadro 19 — déficit em relação ao nível pedido</w:t>
            </w:r>
          </w:p>
        </w:tc>
        <w:tc>
          <w:tcPr>
            <w:tcW w:w="2700" w:type="dxa"/>
            <w:tcMar>
              <w:top w:w="70" w:type="dxa"/>
              <w:left w:w="90" w:type="dxa"/>
              <w:bottom w:w="70" w:type="dxa"/>
              <w:right w:w="90" w:type="dxa"/>
            </w:tcMar>
          </w:tcPr>
          <w:p w14:paraId="533AAA76" w14:textId="77777777" w:rsidR="00E01C3A" w:rsidRDefault="00CC3326">
            <w:r>
              <w:rPr>
                <w:sz w:val="20"/>
                <w:szCs w:val="20"/>
              </w:rPr>
              <w:t>cenarios/avaliacao_ia/deficit.py, sobre os relatórios da suíte e das noites reais</w:t>
            </w:r>
          </w:p>
        </w:tc>
        <w:tc>
          <w:tcPr>
            <w:tcW w:w="3771" w:type="dxa"/>
            <w:tcMar>
              <w:top w:w="70" w:type="dxa"/>
              <w:left w:w="90" w:type="dxa"/>
              <w:bottom w:w="70" w:type="dxa"/>
              <w:right w:w="90" w:type="dxa"/>
            </w:tcMar>
          </w:tcPr>
          <w:p w14:paraId="0CAA4517" w14:textId="77777777" w:rsidR="00E01C3A" w:rsidRPr="00CE1B46" w:rsidRDefault="00CC3326">
            <w:r>
              <w:rPr>
                <w:sz w:val="20"/>
                <w:szCs w:val="20"/>
                <w:lang w:val="pt-BR"/>
              </w:rPr>
              <w:t>python -m cenarios.avaliacao_ia.deficit. Versão 222760b</w:t>
            </w:r>
            <w:r>
              <w:rPr>
                <w:sz w:val="20"/>
                <w:szCs w:val="20"/>
                <w:lang w:val="pt-BR"/>
              </w:rPr>
              <w:t xml:space="preserve">; resultados vigentes em bf77548</w:t>
            </w:r>
          </w:p>
        </w:tc>
      </w:tr>
      <w:tr w:rsidR="00E01C3A" w:rsidRPr="00CE1B46" w14:paraId="0880243E" w14:textId="77777777">
        <w:tc>
          <w:tcPr>
            <w:tcW w:w="2600" w:type="dxa"/>
            <w:tcMar>
              <w:top w:w="70" w:type="dxa"/>
              <w:left w:w="90" w:type="dxa"/>
              <w:bottom w:w="70" w:type="dxa"/>
              <w:right w:w="90" w:type="dxa"/>
            </w:tcMar>
          </w:tcPr>
          <w:p w14:paraId="781AD02F" w14:textId="77777777" w:rsidR="00E01C3A" w:rsidRDefault="00CC3326">
            <w:r>
              <w:rPr>
                <w:sz w:val="20"/>
                <w:szCs w:val="20"/>
              </w:rPr>
              <w:t>Quadro 19 — média sazonal e ruído nos tercis</w:t>
            </w:r>
          </w:p>
        </w:tc>
        <w:tc>
          <w:tcPr>
            <w:tcW w:w="2700" w:type="dxa"/>
            <w:tcMar>
              <w:top w:w="70" w:type="dxa"/>
              <w:left w:w="90" w:type="dxa"/>
              <w:bottom w:w="70" w:type="dxa"/>
              <w:right w:w="90" w:type="dxa"/>
            </w:tcMar>
          </w:tcPr>
          <w:p w14:paraId="37B19A14" w14:textId="77777777" w:rsidR="00E01C3A" w:rsidRDefault="00CC3326">
            <w:r>
              <w:rPr>
                <w:sz w:val="20"/>
                <w:szCs w:val="20"/>
              </w:rPr>
              <w:t>cenarios/avaliacao_ia: PROTOCOLO_SUBSTITUTOS.md, gerar_substitutos.py e analisar_substitutos.py</w:t>
            </w:r>
          </w:p>
        </w:tc>
        <w:tc>
          <w:tcPr>
            <w:tcW w:w="3771" w:type="dxa"/>
            <w:tcMar>
              <w:top w:w="70" w:type="dxa"/>
              <w:left w:w="90" w:type="dxa"/>
              <w:bottom w:w="70" w:type="dxa"/>
              <w:right w:w="90" w:type="dxa"/>
            </w:tcMar>
          </w:tcPr>
          <w:p w14:paraId="3370C69C" w14:textId="77777777" w:rsidR="00E01C3A" w:rsidRPr="00CE1B46" w:rsidRDefault="00CC3326">
            <w:r>
              <w:rPr>
                <w:sz w:val="20"/>
                <w:szCs w:val="20"/>
                <w:lang w:val="pt-BR"/>
              </w:rPr>
              <w:t xml:space="preserve">python -m cenarios.executar --pasta </w:t>
            </w:r>
            <w:r>
              <w:rPr>
                <w:sz w:val="20"/>
                <w:szCs w:val="20"/>
                <w:lang w:val="pt-BR"/>
              </w:rPr>
              <w:t xml:space="preserve">avaliacao_ia/zurique</w:t>
            </w:r>
            <w:r>
              <w:rPr>
                <w:sz w:val="20"/>
                <w:szCs w:val="20"/>
                <w:lang w:val="pt-BR"/>
              </w:rPr>
              <w:t xml:space="preserve"> --serie --previsao media-sazonal (e avaliacao_ia/camera); --pasta avaliacao_ia/ruido --serie, com e sem --degraus; python -m cenarios.avaliacao_ia.analisar_substitutos. Protocolo 6bef5a1; resultado b9157c0</w:t>
            </w:r>
            <w:r>
              <w:rPr>
                <w:sz w:val="20"/>
                <w:szCs w:val="20"/>
                <w:lang w:val="pt-BR"/>
              </w:rPr>
              <w:t xml:space="preserve">; resultados vigentes em bf77548</w:t>
            </w:r>
          </w:p>
        </w:tc>
      </w:tr>
      <w:tr w:rsidR="00E01C3A" w:rsidRPr="00CE1B46" w14:paraId="4152229D" w14:textId="77777777">
        <w:tc>
          <w:tcPr>
            <w:tcW w:w="2600" w:type="dxa"/>
            <w:tcMar>
              <w:top w:w="70" w:type="dxa"/>
              <w:left w:w="90" w:type="dxa"/>
              <w:bottom w:w="70" w:type="dxa"/>
              <w:right w:w="90" w:type="dxa"/>
            </w:tcMar>
          </w:tcPr>
          <w:p w14:paraId="36FB22A2" w14:textId="77777777" w:rsidR="00E01C3A" w:rsidRDefault="00CC3326">
            <w:r>
              <w:rPr>
                <w:sz w:val="20"/>
                <w:szCs w:val="20"/>
              </w:rPr>
              <w:t>Quadro 20 e conferências posteriores</w:t>
            </w:r>
          </w:p>
        </w:tc>
        <w:tc>
          <w:tcPr>
            <w:tcW w:w="2700" w:type="dxa"/>
            <w:tcMar>
              <w:top w:w="70" w:type="dxa"/>
              <w:left w:w="90" w:type="dxa"/>
              <w:bottom w:w="70" w:type="dxa"/>
              <w:right w:w="90" w:type="dxa"/>
            </w:tcMar>
          </w:tcPr>
          <w:p w14:paraId="5B6C7EF6" w14:textId="77777777" w:rsidR="00E01C3A" w:rsidRDefault="00CC3326">
            <w:r>
              <w:rPr>
                <w:sz w:val="20"/>
                <w:szCs w:val="20"/>
              </w:rPr>
              <w:t>modelo/PROTOCOLO_ZURIQUE.md, experimento_zurique.py e conferencia_zurique.py; série de Zurique baixada em 30/09/2026</w:t>
            </w:r>
          </w:p>
        </w:tc>
        <w:tc>
          <w:tcPr>
            <w:tcW w:w="3771" w:type="dxa"/>
            <w:tcMar>
              <w:top w:w="70" w:type="dxa"/>
              <w:left w:w="90" w:type="dxa"/>
              <w:bottom w:w="70" w:type="dxa"/>
              <w:right w:w="90" w:type="dxa"/>
            </w:tcMar>
          </w:tcPr>
          <w:p w14:paraId="6C4F8299" w14:textId="77777777" w:rsidR="00E01C3A" w:rsidRPr="00CE1B46" w:rsidRDefault="00CC3326">
            <w:r>
              <w:rPr>
                <w:sz w:val="20"/>
                <w:szCs w:val="20"/>
                <w:lang w:val="pt-BR"/>
              </w:rPr>
              <w:t>python -m modelo.experimento_zurique; python -m modelo.conferencia_zurique. Protocolo 3704564; resultados 057728a e 5e79af1</w:t>
            </w:r>
          </w:p>
        </w:tc>
      </w:tr>
      <w:tr w:rsidR="00E01C3A" w:rsidRPr="00CE1B46" w14:paraId="75473CBD" w14:textId="77777777">
        <w:tc>
          <w:tcPr>
            <w:tcW w:w="2600" w:type="dxa"/>
            <w:tcMar>
              <w:top w:w="70" w:type="dxa"/>
              <w:left w:w="90" w:type="dxa"/>
              <w:bottom w:w="70" w:type="dxa"/>
              <w:right w:w="90" w:type="dxa"/>
            </w:tcMar>
          </w:tcPr>
          <w:p w14:paraId="0706C4C5" w14:textId="77777777" w:rsidR="00E01C3A" w:rsidRDefault="00CC3326">
            <w:r>
              <w:rPr>
                <w:sz w:val="20"/>
                <w:szCs w:val="20"/>
              </w:rPr>
              <w:t>Quadro 19 — mudanças perceptíveis em noites de 15 min</w:t>
            </w:r>
          </w:p>
        </w:tc>
        <w:tc>
          <w:tcPr>
            <w:tcW w:w="2700" w:type="dxa"/>
            <w:tcMar>
              <w:top w:w="70" w:type="dxa"/>
              <w:left w:w="90" w:type="dxa"/>
              <w:bottom w:w="70" w:type="dxa"/>
              <w:right w:w="90" w:type="dxa"/>
            </w:tcMar>
          </w:tcPr>
          <w:p w14:paraId="29B763FA" w14:textId="77777777" w:rsidR="00E01C3A" w:rsidRDefault="00CC3326">
            <w:r>
              <w:rPr>
                <w:sz w:val="20"/>
                <w:szCs w:val="20"/>
              </w:rPr>
              <w:t>cenarios/avaliacao_ia: PROTOCOLO_SUAVIDADE.md, gerar_suavidade.py e analisar_suavidade.py; série de Zurique</w:t>
            </w:r>
          </w:p>
        </w:tc>
        <w:tc>
          <w:tcPr>
            <w:tcW w:w="3771" w:type="dxa"/>
            <w:tcMar>
              <w:top w:w="70" w:type="dxa"/>
              <w:left w:w="90" w:type="dxa"/>
              <w:bottom w:w="70" w:type="dxa"/>
              <w:right w:w="90" w:type="dxa"/>
            </w:tcMar>
          </w:tcPr>
          <w:p w14:paraId="7B834050" w14:textId="77777777" w:rsidR="00E01C3A" w:rsidRPr="00CE1B46" w:rsidRDefault="00CC3326">
            <w:r>
              <w:rPr>
                <w:sz w:val="20"/>
                <w:szCs w:val="20"/>
                <w:lang w:val="pt-BR"/>
              </w:rPr>
              <w:t>python -m cenarios.executar --pasta avaliacao_ia/suavidade --serie, repetido com --degraus e com --degraus --histerese 0.05; python -m cenarios.avaliacao_ia.analisar_suavidade. Protocolo 1f376d9; resultado b0f1586</w:t>
            </w:r>
            <w:r>
              <w:rPr>
                <w:sz w:val="20"/>
                <w:szCs w:val="20"/>
                <w:lang w:val="pt-BR"/>
              </w:rPr>
              <w:t xml:space="preserve">; resultados vigentes em bf77548</w:t>
            </w:r>
          </w:p>
        </w:tc>
      </w:tr>
      <w:tr w:rsidR="00E01C3A" w:rsidRPr="00CE1B46" w14:paraId="75473CBD" w14:textId="77777777">
        <w:trPr/>
        <w:tc>
          <w:tcPr>
            <w:tcW w:w="2600" w:type="dxa"/>
            <w:tcMar>
              <w:top w:w="70" w:type="dxa"/>
              <w:left w:w="90" w:type="dxa"/>
              <w:bottom w:w="70" w:type="dxa"/>
              <w:right w:w="90" w:type="dxa"/>
            </w:tcMar>
          </w:tcPr>
          <w:p w14:paraId="0706C4C5" w14:textId="77777777" w:rsidR="00E01C3A" w:rsidRDefault="00CC3326">
            <w:pPr/>
            <w:r>
              <w:rPr>
                <w:sz w:val="20"/>
                <w:szCs w:val="20"/>
              </w:rPr>
              <w:t xml:space="preserve">3.4.2, 3.4.4 e </w:t>
            </w:r>
            <w:del w:id="30457" w:author="Vitor Oliveira" w:date="2026-10-11T04:00:00Z">
              <w:r>
                <w:rPr>
                  <w:sz w:val="20"/>
                  <w:szCs w:val="20"/>
                </w:rPr>
                <w:delText xml:space="preserve">5.3</w:delText>
              </w:r>
            </w:del>
            <w:ins w:id="30458" w:author="Vitor Oliveira" w:date="2026-10-11T04:00:00Z">
              <w:r>
                <w:rPr>
                  <w:sz w:val="20"/>
                  <w:szCs w:val="20"/>
                </w:rPr>
                <w:t xml:space="preserve">4.3</w:t>
              </w:r>
            </w:ins>
            <w:r>
              <w:rPr>
                <w:sz w:val="20"/>
                <w:szCs w:val="20"/>
              </w:rPr>
              <w:t xml:space="preserve"> — calibração da caixa atual</w:t>
            </w:r>
          </w:p>
        </w:tc>
        <w:tc>
          <w:tcPr>
            <w:tcW w:w="2700" w:type="dxa"/>
            <w:tcMar>
              <w:top w:w="70" w:type="dxa"/>
              <w:left w:w="90" w:type="dxa"/>
              <w:bottom w:w="70" w:type="dxa"/>
              <w:right w:w="90" w:type="dxa"/>
            </w:tcMar>
          </w:tcPr>
          <w:p w14:paraId="29B763FA" w14:textId="77777777" w:rsidR="00E01C3A" w:rsidRDefault="00CC3326">
            <w:pPr/>
            <w:r>
              <w:rPr>
                <w:sz w:val="20"/>
                <w:szCs w:val="20"/>
              </w:rPr>
              <w:t xml:space="preserve">bancada/calibrar.py, com o firmware/no/no.ino gravado no nó</w:t>
            </w:r>
          </w:p>
        </w:tc>
        <w:tc>
          <w:tcPr>
            <w:tcW w:w="3771" w:type="dxa"/>
            <w:tcMar>
              <w:top w:w="70" w:type="dxa"/>
              <w:left w:w="90" w:type="dxa"/>
              <w:bottom w:w="70" w:type="dxa"/>
              <w:right w:w="90" w:type="dxa"/>
            </w:tcMar>
          </w:tcPr>
          <w:p w14:paraId="7B834050" w14:textId="77777777" w:rsidR="00E01C3A" w:rsidRPr="00CE1B46" w:rsidRDefault="00CC3326">
            <w:pPr/>
            <w:r>
              <w:rPr>
                <w:sz w:val="20"/>
                <w:szCs w:val="20"/>
                <w:lang w:val="pt-BR"/>
              </w:rPr>
              <w:t xml:space="preserve">python -m bancada.calibrar teto; python -m bancada.calibrar completa --vm --comprimento-cm 6. Registro em bancada/resultados/sessao_113.json. Versão d6243c7</w:t>
            </w:r>
          </w:p>
        </w:tc>
      </w:tr>
      <w:tr w:rsidR="00E01C3A" w:rsidRPr="00CE1B46" w14:paraId="75473CBD" w14:textId="77777777">
        <w:trPr/>
        <w:tc>
          <w:tcPr>
            <w:tcW w:w="2600" w:type="dxa"/>
            <w:tcMar>
              <w:top w:w="70" w:type="dxa"/>
              <w:left w:w="90" w:type="dxa"/>
              <w:bottom w:w="70" w:type="dxa"/>
              <w:right w:w="90" w:type="dxa"/>
            </w:tcMar>
          </w:tcPr>
          <w:p w14:paraId="0706C4C5" w14:textId="77777777" w:rsidR="00E01C3A" w:rsidRDefault="00CC3326">
            <w:pPr/>
            <w:del w:id="30459" w:author="Vitor Oliveira" w:date="2026-10-11T04:00:00Z">
              <w:r>
                <w:rPr>
                  <w:sz w:val="20"/>
                  <w:szCs w:val="20"/>
                </w:rPr>
                <w:delText xml:space="preserve">4.10</w:delText>
              </w:r>
            </w:del>
            <w:ins w:id="30460" w:author="Vitor Oliveira" w:date="2026-10-11T04:00:00Z">
              <w:r>
                <w:rPr>
                  <w:sz w:val="20"/>
                  <w:szCs w:val="20"/>
                </w:rPr>
                <w:t xml:space="preserve">3.12.9</w:t>
              </w:r>
            </w:ins>
            <w:r>
              <w:rPr>
                <w:sz w:val="20"/>
                <w:szCs w:val="20"/>
              </w:rPr>
              <w:t xml:space="preserve"> e </w:t>
            </w:r>
            <w:del w:id="30461" w:author="Vitor Oliveira" w:date="2026-10-11T04:00:00Z">
              <w:r>
                <w:rPr>
                  <w:sz w:val="20"/>
                  <w:szCs w:val="20"/>
                </w:rPr>
                <w:delText xml:space="preserve">5.3</w:delText>
              </w:r>
            </w:del>
            <w:ins w:id="30462" w:author="Vitor Oliveira" w:date="2026-10-11T04:00:00Z">
              <w:r>
                <w:rPr>
                  <w:sz w:val="20"/>
                  <w:szCs w:val="20"/>
                </w:rPr>
                <w:t xml:space="preserve">4.3</w:t>
              </w:r>
            </w:ins>
            <w:r>
              <w:rPr>
                <w:sz w:val="20"/>
                <w:szCs w:val="20"/>
              </w:rPr>
              <w:t xml:space="preserve"> — casos CT15 a CT20</w:t>
            </w:r>
          </w:p>
        </w:tc>
        <w:tc>
          <w:tcPr>
            <w:tcW w:w="2700" w:type="dxa"/>
            <w:tcMar>
              <w:top w:w="70" w:type="dxa"/>
              <w:left w:w="90" w:type="dxa"/>
              <w:bottom w:w="70" w:type="dxa"/>
              <w:right w:w="90" w:type="dxa"/>
            </w:tcMar>
          </w:tcPr>
          <w:p w14:paraId="29B763FA" w14:textId="77777777" w:rsidR="00E01C3A" w:rsidRDefault="00CC3326">
            <w:pPr/>
            <w:r>
              <w:rPr>
                <w:sz w:val="20"/>
                <w:szCs w:val="20"/>
              </w:rPr>
              <w:t xml:space="preserve">bancada/sessao_ct.py e bancada/ROTEIRO_SESSAO_CT15_CT20.md; nó de bancada e simulado ligados ao ambiente implantado</w:t>
            </w:r>
          </w:p>
        </w:tc>
        <w:tc>
          <w:tcPr>
            <w:tcW w:w="3771" w:type="dxa"/>
            <w:tcMar>
              <w:top w:w="70" w:type="dxa"/>
              <w:left w:w="90" w:type="dxa"/>
              <w:bottom w:w="70" w:type="dxa"/>
              <w:right w:w="90" w:type="dxa"/>
            </w:tcMar>
          </w:tcPr>
          <w:p w14:paraId="7B834050" w14:textId="77777777" w:rsidR="00E01C3A" w:rsidRPr="00CE1B46" w:rsidRDefault="00CC3326">
            <w:pPr/>
            <w:r>
              <w:rPr>
                <w:sz w:val="20"/>
                <w:szCs w:val="20"/>
                <w:lang w:val="pt-BR"/>
              </w:rPr>
              <w:t xml:space="preserve">python -m bancada.sessao_ct latencia, piso e credencial; CT16 com comandos provocados e python -m bancada.sessao_ct alertas; CT18 com o registro da porta serial. Registros em bancada/resultados/ct*_20261010*. Versões cae9a11 e 0ec9d77</w:t>
            </w:r>
          </w:p>
        </w:tc>
      </w:tr>
      <w:tr w:rsidR="00E01C3A" w:rsidRPr="00CE1B46" w14:paraId="75473CBD" w14:textId="77777777">
        <w:trPr/>
        <w:tc>
          <w:tcPr>
            <w:tcW w:w="2600" w:type="dxa"/>
            <w:tcMar>
              <w:top w:w="70" w:type="dxa"/>
              <w:left w:w="90" w:type="dxa"/>
              <w:bottom w:w="70" w:type="dxa"/>
              <w:right w:w="90" w:type="dxa"/>
            </w:tcMar>
          </w:tcPr>
          <w:p w14:paraId="0706C4C5" w14:textId="77777777" w:rsidR="00E01C3A" w:rsidRDefault="00CC3326">
            <w:pPr/>
            <w:del w:id="30463" w:author="Vitor Oliveira" w:date="2026-10-11T04:00:00Z">
              <w:r>
                <w:rPr>
                  <w:sz w:val="20"/>
                  <w:szCs w:val="20"/>
                </w:rPr>
                <w:delText xml:space="preserve">5.5</w:delText>
              </w:r>
            </w:del>
            <w:ins w:id="30464" w:author="Vitor Oliveira" w:date="2026-10-11T04:00:00Z">
              <w:r>
                <w:rPr>
                  <w:sz w:val="20"/>
                  <w:szCs w:val="20"/>
                </w:rPr>
                <w:t xml:space="preserve">4.5</w:t>
              </w:r>
            </w:ins>
            <w:r>
              <w:rPr>
                <w:sz w:val="20"/>
                <w:szCs w:val="20"/>
              </w:rPr>
              <w:t xml:space="preserve"> — energia do nó de bancada</w:t>
            </w:r>
          </w:p>
        </w:tc>
        <w:tc>
          <w:tcPr>
            <w:tcW w:w="2700" w:type="dxa"/>
            <w:tcMar>
              <w:top w:w="70" w:type="dxa"/>
              <w:left w:w="90" w:type="dxa"/>
              <w:bottom w:w="70" w:type="dxa"/>
              <w:right w:w="90" w:type="dxa"/>
            </w:tcMar>
          </w:tcPr>
          <w:p w14:paraId="29B763FA" w14:textId="77777777" w:rsidR="00E01C3A" w:rsidRDefault="00CC3326">
            <w:pPr/>
            <w:r>
              <w:rPr>
                <w:sz w:val="20"/>
                <w:szCs w:val="20"/>
              </w:rPr>
              <w:t xml:space="preserve">Rampa registrada pelo nó no ensaio de failsafe, em bancada/resultados/ct18_vencimento_serial_20261010.log, convertida pela tabela da sessão 113</w:t>
            </w:r>
          </w:p>
        </w:tc>
        <w:tc>
          <w:tcPr>
            <w:tcW w:w="3771" w:type="dxa"/>
            <w:tcMar>
              <w:top w:w="70" w:type="dxa"/>
              <w:left w:w="90" w:type="dxa"/>
              <w:bottom w:w="70" w:type="dxa"/>
              <w:right w:w="90" w:type="dxa"/>
            </w:tcMar>
          </w:tcPr>
          <w:p w14:paraId="7B834050" w14:textId="77777777" w:rsidR="00E01C3A" w:rsidRPr="00CE1B46" w:rsidRDefault="00CC3326">
            <w:pPr/>
            <w:r>
              <w:rPr>
                <w:sz w:val="20"/>
                <w:szCs w:val="20"/>
                <w:lang w:val="pt-BR"/>
              </w:rPr>
              <w:t xml:space="preserve">Resultado em bancada/resultados/energia_bancada_rampa_20261010.json. Versão cae9a11</w:t>
            </w:r>
          </w:p>
        </w:tc>
      </w:tr>
    </w:tbl>
    <w:p w14:paraId="48F20C48" w14:textId="77777777" w:rsidR="00724418" w:rsidRDefault="002679C7">
      <w:pPr>
        <w:spacing w:before="130" w:after="260"/>
      </w:pPr>
      <w:r>
        <w:rPr>
          <w:sz w:val="20"/>
          <w:szCs w:val="20"/>
          <w:lang w:val="pt-BR"/>
        </w:rPr>
        <w:t>Fonte: Elaborado pelos autores (2026).</w:t>
      </w:r>
    </w:p>
    <w:p w14:paraId="08CDF61C" w14:textId="77777777" w:rsidR="006B1E66" w:rsidRPr="003166D5" w:rsidRDefault="006B1E66" w:rsidP="003166D5">
      <w:pPr>
        <w:rPr>
          <w:lang w:val="pt-BR"/>
        </w:rPr>
      </w:pPr>
    </w:p>
    <w:sectPr w:rsidR="006B1E66" w:rsidRPr="003166D5">
      <w:headerReference w:type="default" r:id="rId11"/>
      <w:pgSz w:w="11906" w:h="16838"/>
      <w:pgMar w:top="1701" w:right="1134" w:bottom="1134" w:left="1701" w:header="1134" w:footer="708" w:gutter="0"/>
      <w:pgNumType w:start="9"/>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3E849F" w14:textId="77777777" w:rsidR="00B442AC" w:rsidRDefault="00B442AC">
      <w:r>
        <w:separator/>
      </w:r>
    </w:p>
  </w:endnote>
  <w:endnote w:type="continuationSeparator" w:id="0">
    <w:p w14:paraId="48FBB392" w14:textId="77777777" w:rsidR="00B442AC" w:rsidRDefault="00B442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19A325" w14:textId="77777777" w:rsidR="00B442AC" w:rsidRDefault="00B442AC">
      <w:r>
        <w:separator/>
      </w:r>
    </w:p>
  </w:footnote>
  <w:footnote w:type="continuationSeparator" w:id="0">
    <w:p w14:paraId="63DF1B8B" w14:textId="77777777" w:rsidR="00B442AC" w:rsidRDefault="00B442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0E729E" w14:textId="77777777" w:rsidR="006B1E66" w:rsidRDefault="00CC3326">
    <w:pPr>
      <w:jc w:val="right"/>
    </w:pPr>
    <w:r>
      <w:rPr>
        <w:sz w:val="20"/>
        <w:szCs w:val="20"/>
      </w:rPr>
      <w:fldChar w:fldCharType="begin"/>
    </w:r>
    <w:r>
      <w:rPr>
        <w:sz w:val="20"/>
        <w:szCs w:val="20"/>
      </w:rPr>
      <w:instrText>PAGE</w:instrText>
    </w:r>
    <w:r>
      <w:rPr>
        <w:sz w:val="20"/>
        <w:szCs w:val="20"/>
      </w:rPr>
      <w:fldChar w:fldCharType="separate"/>
    </w:r>
    <w:r w:rsidR="000F5B8B">
      <w:rPr>
        <w:noProof/>
        <w:sz w:val="20"/>
        <w:szCs w:val="20"/>
      </w:rPr>
      <w:t>3</w:t>
    </w:r>
    <w:r>
      <w:rPr>
        <w:sz w:val="20"/>
        <w:szCs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192450"/>
    <w:multiLevelType w:val="hybridMultilevel"/>
    <w:tmpl w:val="B77E0128"/>
    <w:lvl w:ilvl="0" w:tplc="C8DEA6BA">
      <w:start w:val="1"/>
      <w:numFmt w:val="bullet"/>
      <w:lvlText w:val="•"/>
      <w:lvlJc w:val="left"/>
      <w:pPr>
        <w:ind w:left="1134" w:hanging="425"/>
      </w:pPr>
    </w:lvl>
    <w:lvl w:ilvl="1" w:tplc="AF02608C">
      <w:numFmt w:val="decimal"/>
      <w:lvlText w:val=""/>
      <w:lvlJc w:val="left"/>
    </w:lvl>
    <w:lvl w:ilvl="2" w:tplc="56B4BA2E">
      <w:numFmt w:val="decimal"/>
      <w:lvlText w:val=""/>
      <w:lvlJc w:val="left"/>
    </w:lvl>
    <w:lvl w:ilvl="3" w:tplc="1A523744">
      <w:numFmt w:val="decimal"/>
      <w:lvlText w:val=""/>
      <w:lvlJc w:val="left"/>
    </w:lvl>
    <w:lvl w:ilvl="4" w:tplc="B080980A">
      <w:numFmt w:val="decimal"/>
      <w:lvlText w:val=""/>
      <w:lvlJc w:val="left"/>
    </w:lvl>
    <w:lvl w:ilvl="5" w:tplc="45924C38">
      <w:numFmt w:val="decimal"/>
      <w:lvlText w:val=""/>
      <w:lvlJc w:val="left"/>
    </w:lvl>
    <w:lvl w:ilvl="6" w:tplc="916A28F6">
      <w:numFmt w:val="decimal"/>
      <w:lvlText w:val=""/>
      <w:lvlJc w:val="left"/>
    </w:lvl>
    <w:lvl w:ilvl="7" w:tplc="B942C8B0">
      <w:numFmt w:val="decimal"/>
      <w:lvlText w:val=""/>
      <w:lvlJc w:val="left"/>
    </w:lvl>
    <w:lvl w:ilvl="8" w:tplc="839ECD50">
      <w:numFmt w:val="decimal"/>
      <w:lvlText w:val=""/>
      <w:lvlJc w:val="left"/>
    </w:lvl>
  </w:abstractNum>
  <w:abstractNum w:abstractNumId="1" w15:restartNumberingAfterBreak="0">
    <w:nsid w:val="1CF8138C"/>
    <w:multiLevelType w:val="hybridMultilevel"/>
    <w:tmpl w:val="4F664A48"/>
    <w:lvl w:ilvl="0" w:tplc="4176DFC2">
      <w:start w:val="1"/>
      <w:numFmt w:val="bullet"/>
      <w:lvlText w:val="●"/>
      <w:lvlJc w:val="left"/>
      <w:pPr>
        <w:ind w:left="720" w:hanging="360"/>
      </w:pPr>
    </w:lvl>
    <w:lvl w:ilvl="1" w:tplc="AD506968">
      <w:start w:val="1"/>
      <w:numFmt w:val="bullet"/>
      <w:lvlText w:val="○"/>
      <w:lvlJc w:val="left"/>
      <w:pPr>
        <w:ind w:left="1440" w:hanging="360"/>
      </w:pPr>
    </w:lvl>
    <w:lvl w:ilvl="2" w:tplc="2F589BDE">
      <w:start w:val="1"/>
      <w:numFmt w:val="bullet"/>
      <w:lvlText w:val="■"/>
      <w:lvlJc w:val="left"/>
      <w:pPr>
        <w:ind w:left="2160" w:hanging="360"/>
      </w:pPr>
    </w:lvl>
    <w:lvl w:ilvl="3" w:tplc="1FDCB1A8">
      <w:start w:val="1"/>
      <w:numFmt w:val="bullet"/>
      <w:lvlText w:val="●"/>
      <w:lvlJc w:val="left"/>
      <w:pPr>
        <w:ind w:left="2880" w:hanging="360"/>
      </w:pPr>
    </w:lvl>
    <w:lvl w:ilvl="4" w:tplc="2BE8F312">
      <w:start w:val="1"/>
      <w:numFmt w:val="bullet"/>
      <w:lvlText w:val="○"/>
      <w:lvlJc w:val="left"/>
      <w:pPr>
        <w:ind w:left="3600" w:hanging="360"/>
      </w:pPr>
    </w:lvl>
    <w:lvl w:ilvl="5" w:tplc="B7EA2B4A">
      <w:start w:val="1"/>
      <w:numFmt w:val="bullet"/>
      <w:lvlText w:val="■"/>
      <w:lvlJc w:val="left"/>
      <w:pPr>
        <w:ind w:left="4320" w:hanging="360"/>
      </w:pPr>
    </w:lvl>
    <w:lvl w:ilvl="6" w:tplc="18E68E20">
      <w:start w:val="1"/>
      <w:numFmt w:val="bullet"/>
      <w:lvlText w:val="●"/>
      <w:lvlJc w:val="left"/>
      <w:pPr>
        <w:ind w:left="5040" w:hanging="360"/>
      </w:pPr>
    </w:lvl>
    <w:lvl w:ilvl="7" w:tplc="C43E377A">
      <w:start w:val="1"/>
      <w:numFmt w:val="bullet"/>
      <w:lvlText w:val="●"/>
      <w:lvlJc w:val="left"/>
      <w:pPr>
        <w:ind w:left="5760" w:hanging="360"/>
      </w:pPr>
    </w:lvl>
    <w:lvl w:ilvl="8" w:tplc="9232003E">
      <w:start w:val="1"/>
      <w:numFmt w:val="bullet"/>
      <w:lvlText w:val="●"/>
      <w:lvlJc w:val="left"/>
      <w:pPr>
        <w:ind w:left="6480" w:hanging="360"/>
      </w:pPr>
    </w:lvl>
  </w:abstractNum>
  <w:abstractNum w:abstractNumId="2" w15:restartNumberingAfterBreak="0">
    <w:nsid w:val="21865A16"/>
    <w:multiLevelType w:val="hybridMultilevel"/>
    <w:tmpl w:val="B1408194"/>
    <w:lvl w:ilvl="0" w:tplc="685E62BC">
      <w:start w:val="1"/>
      <w:numFmt w:val="lowerLetter"/>
      <w:lvlText w:val="%1)"/>
      <w:lvlJc w:val="left"/>
      <w:pPr>
        <w:ind w:left="1134" w:hanging="425"/>
      </w:pPr>
    </w:lvl>
    <w:lvl w:ilvl="1" w:tplc="599ADBD2">
      <w:numFmt w:val="decimal"/>
      <w:lvlText w:val=""/>
      <w:lvlJc w:val="left"/>
    </w:lvl>
    <w:lvl w:ilvl="2" w:tplc="80409778">
      <w:numFmt w:val="decimal"/>
      <w:lvlText w:val=""/>
      <w:lvlJc w:val="left"/>
    </w:lvl>
    <w:lvl w:ilvl="3" w:tplc="76669430">
      <w:numFmt w:val="decimal"/>
      <w:lvlText w:val=""/>
      <w:lvlJc w:val="left"/>
    </w:lvl>
    <w:lvl w:ilvl="4" w:tplc="8DFA44DA">
      <w:numFmt w:val="decimal"/>
      <w:lvlText w:val=""/>
      <w:lvlJc w:val="left"/>
    </w:lvl>
    <w:lvl w:ilvl="5" w:tplc="AD2E4106">
      <w:numFmt w:val="decimal"/>
      <w:lvlText w:val=""/>
      <w:lvlJc w:val="left"/>
    </w:lvl>
    <w:lvl w:ilvl="6" w:tplc="E9DA0D32">
      <w:numFmt w:val="decimal"/>
      <w:lvlText w:val=""/>
      <w:lvlJc w:val="left"/>
    </w:lvl>
    <w:lvl w:ilvl="7" w:tplc="B5669E76">
      <w:numFmt w:val="decimal"/>
      <w:lvlText w:val=""/>
      <w:lvlJc w:val="left"/>
    </w:lvl>
    <w:lvl w:ilvl="8" w:tplc="8E3868DE">
      <w:numFmt w:val="decimal"/>
      <w:lvlText w:val=""/>
      <w:lvlJc w:val="left"/>
    </w:lvl>
  </w:abstractNum>
  <w:num w:numId="1" w16cid:durableId="1135174018">
    <w:abstractNumId w:val="1"/>
    <w:lvlOverride w:ilvl="0">
      <w:startOverride w:val="1"/>
    </w:lvlOverride>
  </w:num>
  <w:num w:numId="2" w16cid:durableId="1531604903">
    <w:abstractNumId w:val="0"/>
    <w:lvlOverride w:ilvl="0">
      <w:startOverride w:val="1"/>
    </w:lvlOverride>
  </w:num>
  <w:num w:numId="3" w16cid:durableId="201911386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1E66"/>
    <w:rsid w:val="00062B39"/>
    <w:rsid w:val="000F5B8B"/>
    <w:rsid w:val="00101C02"/>
    <w:rsid w:val="001A5FD5"/>
    <w:rsid w:val="002679C7"/>
    <w:rsid w:val="002A414D"/>
    <w:rsid w:val="002C2A03"/>
    <w:rsid w:val="002D2B91"/>
    <w:rsid w:val="002E4A9C"/>
    <w:rsid w:val="003166D5"/>
    <w:rsid w:val="003354EA"/>
    <w:rsid w:val="00355771"/>
    <w:rsid w:val="00426396"/>
    <w:rsid w:val="00461CFB"/>
    <w:rsid w:val="004A7735"/>
    <w:rsid w:val="004F4FF1"/>
    <w:rsid w:val="005169D9"/>
    <w:rsid w:val="00540256"/>
    <w:rsid w:val="005D6896"/>
    <w:rsid w:val="00604A51"/>
    <w:rsid w:val="00682DD6"/>
    <w:rsid w:val="006B1E66"/>
    <w:rsid w:val="006C013E"/>
    <w:rsid w:val="006C4C38"/>
    <w:rsid w:val="006F13C7"/>
    <w:rsid w:val="00707226"/>
    <w:rsid w:val="00722F23"/>
    <w:rsid w:val="00724418"/>
    <w:rsid w:val="00732706"/>
    <w:rsid w:val="007A101D"/>
    <w:rsid w:val="007A4BCB"/>
    <w:rsid w:val="007B78AE"/>
    <w:rsid w:val="007C7B8A"/>
    <w:rsid w:val="007F0308"/>
    <w:rsid w:val="008342F1"/>
    <w:rsid w:val="00847C0D"/>
    <w:rsid w:val="008678AE"/>
    <w:rsid w:val="008C03E9"/>
    <w:rsid w:val="008C6BD8"/>
    <w:rsid w:val="008E0E0F"/>
    <w:rsid w:val="009172FF"/>
    <w:rsid w:val="009459F7"/>
    <w:rsid w:val="0098583F"/>
    <w:rsid w:val="009B636F"/>
    <w:rsid w:val="009E28C2"/>
    <w:rsid w:val="00A161AA"/>
    <w:rsid w:val="00AA6728"/>
    <w:rsid w:val="00B442AC"/>
    <w:rsid w:val="00BE3F90"/>
    <w:rsid w:val="00C03C10"/>
    <w:rsid w:val="00C50638"/>
    <w:rsid w:val="00C6425E"/>
    <w:rsid w:val="00CC3326"/>
    <w:rsid w:val="00CD1EA0"/>
    <w:rsid w:val="00CE1B46"/>
    <w:rsid w:val="00D01685"/>
    <w:rsid w:val="00D34293"/>
    <w:rsid w:val="00D76925"/>
    <w:rsid w:val="00D81D16"/>
    <w:rsid w:val="00E0106C"/>
    <w:rsid w:val="00E01C3A"/>
    <w:rsid w:val="00E153FB"/>
    <w:rsid w:val="00E35733"/>
    <w:rsid w:val="00E50EF6"/>
    <w:rsid w:val="00E51DAD"/>
    <w:rsid w:val="00EB23B3"/>
    <w:rsid w:val="00F86E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77F1418"/>
  <w15:docId w15:val="{4E7188AB-76FC-4733-8D33-717B948201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rPr>
  </w:style>
  <w:style w:type="paragraph" w:styleId="Heading2">
    <w:name w:val="heading 2"/>
    <w:uiPriority w:val="9"/>
    <w:unhideWhenUsed/>
    <w:qFormat/>
    <w:pPr>
      <w:outlineLvl w:val="1"/>
    </w:pPr>
    <w:rPr>
      <w:b/>
      <w:bCs/>
    </w:rPr>
  </w:style>
  <w:style w:type="paragraph" w:styleId="Heading3">
    <w:name w:val="heading 3"/>
    <w:uiPriority w:val="9"/>
    <w:unhideWhenUsed/>
    <w:qFormat/>
    <w:pPr>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0F5B8B"/>
    <w:pPr>
      <w:keepNext/>
      <w:keepLines/>
      <w:spacing w:before="24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TOC1">
    <w:name w:val="toc 1"/>
    <w:basedOn w:val="Normal"/>
    <w:next w:val="Normal"/>
    <w:autoRedefine/>
    <w:uiPriority w:val="39"/>
    <w:unhideWhenUsed/>
    <w:rsid w:val="000F5B8B"/>
    <w:pPr>
      <w:spacing w:after="100"/>
    </w:pPr>
    <w:rPr>
      <w:b/>
      <w:bCs/>
    </w:rPr>
  </w:style>
  <w:style w:type="paragraph" w:styleId="TOC2">
    <w:name w:val="toc 2"/>
    <w:basedOn w:val="Normal"/>
    <w:next w:val="Normal"/>
    <w:autoRedefine/>
    <w:uiPriority w:val="39"/>
    <w:unhideWhenUsed/>
    <w:rsid w:val="000F5B8B"/>
    <w:pPr>
      <w:spacing w:after="100"/>
    </w:pPr>
  </w:style>
  <w:style w:type="paragraph" w:styleId="TOC3">
    <w:name w:val="toc 3"/>
    <w:basedOn w:val="Normal"/>
    <w:next w:val="Normal"/>
    <w:autoRedefine/>
    <w:uiPriority w:val="39"/>
    <w:unhideWhenUsed/>
    <w:rsid w:val="000F5B8B"/>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5413C5-9B04-4900-8CCF-13CDB2A76A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122</Pages>
  <Words>38057</Words>
  <Characters>201542</Characters>
  <Application>Microsoft Office Word</Application>
  <DocSecurity>0</DocSecurity>
  <Lines>4886</Lines>
  <Paragraphs>1431</Paragraphs>
  <ScaleCrop>false</ScaleCrop>
  <Company/>
  <LinksUpToDate>false</LinksUpToDate>
  <CharactersWithSpaces>238485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Vitor Oliveira</cp:lastModifiedBy>
  <cp:revision>13</cp:revision>
  <dcterms:created xsi:type="dcterms:W3CDTF">2026-09-26T22:07:00Z</dcterms:created>
  <dcterms:modified xsi:type="dcterms:W3CDTF">2026-10-02T03:06:00Z</dcterms:modified>
</cp:coreProperties>
</file>