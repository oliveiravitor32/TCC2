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5B673" w14:textId="77777777" w:rsidR="006B1E66" w:rsidRPr="000F5B8B" w:rsidRDefault="00CC3326">
      <w:pPr>
        <w:spacing w:line="360" w:lineRule="auto"/>
        <w:jc w:val="center"/>
        <w:rPr>
          <w:lang w:val="pt-BR"/>
        </w:rPr>
      </w:pPr>
      <w:r>
        <w:rPr>
          <w:b/>
          <w:bCs/>
          <w:lang w:val="pt-BR"/>
        </w:rPr>
        <w:t>UNIVERSIDADE PAULISTA – UNIP</w:t>
      </w:r>
    </w:p>
    <w:p w14:paraId="4B2541DA" w14:textId="77777777" w:rsidR="006B1E66" w:rsidRPr="000F5B8B" w:rsidRDefault="00CC3326">
      <w:pPr>
        <w:spacing w:line="360" w:lineRule="auto"/>
        <w:jc w:val="center"/>
        <w:rPr>
          <w:lang w:val="pt-BR"/>
        </w:rPr>
      </w:pPr>
      <w:r>
        <w:rPr>
          <w:b/>
          <w:bCs/>
          <w:lang w:val="pt-BR"/>
        </w:rPr>
        <w:t>CIÊNCIA DA COMPUTAÇÃO – 8º SEMESTRE</w:t>
      </w:r>
    </w:p>
    <w:p w14:paraId="6F5C2D92" w14:textId="77777777" w:rsidR="006B1E66" w:rsidRPr="000F5B8B" w:rsidRDefault="006B1E66">
      <w:pPr>
        <w:spacing w:line="360" w:lineRule="auto"/>
        <w:rPr>
          <w:lang w:val="pt-BR"/>
        </w:rPr>
      </w:pPr>
    </w:p>
    <w:p w14:paraId="3E4D3107" w14:textId="77777777" w:rsidR="006B1E66" w:rsidRPr="000F5B8B" w:rsidRDefault="006B1E66">
      <w:pPr>
        <w:spacing w:line="360" w:lineRule="auto"/>
        <w:rPr>
          <w:lang w:val="pt-BR"/>
        </w:rPr>
      </w:pPr>
    </w:p>
    <w:p w14:paraId="325E9E1B" w14:textId="77777777" w:rsidR="006B1E66" w:rsidRPr="000F5B8B" w:rsidRDefault="006B1E66">
      <w:pPr>
        <w:spacing w:line="360" w:lineRule="auto"/>
        <w:rPr>
          <w:lang w:val="pt-BR"/>
        </w:rPr>
      </w:pPr>
    </w:p>
    <w:p w14:paraId="72E42D00" w14:textId="77777777" w:rsidR="006B1E66" w:rsidRPr="000F5B8B" w:rsidRDefault="006B1E66">
      <w:pPr>
        <w:spacing w:line="360" w:lineRule="auto"/>
        <w:rPr>
          <w:lang w:val="pt-BR"/>
        </w:rPr>
      </w:pPr>
    </w:p>
    <w:p w14:paraId="369F45DF" w14:textId="77777777" w:rsidR="006B1E66" w:rsidRPr="000F5B8B" w:rsidRDefault="00CC3326">
      <w:pPr>
        <w:spacing w:line="360" w:lineRule="auto"/>
        <w:jc w:val="center"/>
        <w:rPr>
          <w:lang w:val="pt-BR"/>
        </w:rPr>
      </w:pPr>
      <w:r>
        <w:rPr>
          <w:lang w:val="pt-BR"/>
        </w:rPr>
        <w:t>BRUNO BONAVIGO DACAL – N309EC4</w:t>
      </w:r>
    </w:p>
    <w:p w14:paraId="17485302" w14:textId="77777777" w:rsidR="006B1E66" w:rsidRPr="000F5B8B" w:rsidRDefault="00CC3326">
      <w:pPr>
        <w:spacing w:line="360" w:lineRule="auto"/>
        <w:jc w:val="center"/>
        <w:rPr>
          <w:lang w:val="pt-BR"/>
        </w:rPr>
      </w:pPr>
      <w:r>
        <w:rPr>
          <w:lang w:val="pt-BR"/>
        </w:rPr>
        <w:t>LUCAS DE ARAUJO VERGARA – N090758</w:t>
      </w:r>
    </w:p>
    <w:p w14:paraId="4CA522C8" w14:textId="77777777" w:rsidR="006B1E66" w:rsidRPr="000F5B8B" w:rsidRDefault="00CC3326">
      <w:pPr>
        <w:spacing w:line="360" w:lineRule="auto"/>
        <w:jc w:val="center"/>
        <w:rPr>
          <w:lang w:val="pt-BR"/>
        </w:rPr>
      </w:pPr>
      <w:r>
        <w:rPr>
          <w:lang w:val="pt-BR"/>
        </w:rPr>
        <w:t>VITOR OLIVEIRA DOS SANTOS – N083DG1</w:t>
      </w:r>
    </w:p>
    <w:p w14:paraId="76342F31" w14:textId="77777777" w:rsidR="006B1E66" w:rsidRPr="000F5B8B" w:rsidRDefault="006B1E66">
      <w:pPr>
        <w:spacing w:line="360" w:lineRule="auto"/>
        <w:rPr>
          <w:lang w:val="pt-BR"/>
        </w:rPr>
      </w:pPr>
    </w:p>
    <w:p w14:paraId="4B035127" w14:textId="77777777" w:rsidR="006B1E66" w:rsidRPr="000F5B8B" w:rsidRDefault="006B1E66">
      <w:pPr>
        <w:spacing w:line="360" w:lineRule="auto"/>
        <w:rPr>
          <w:lang w:val="pt-BR"/>
        </w:rPr>
      </w:pPr>
    </w:p>
    <w:p w14:paraId="594D23CD" w14:textId="77777777" w:rsidR="006B1E66" w:rsidRPr="000F5B8B" w:rsidRDefault="006B1E66">
      <w:pPr>
        <w:spacing w:line="360" w:lineRule="auto"/>
        <w:rPr>
          <w:lang w:val="pt-BR"/>
        </w:rPr>
      </w:pPr>
    </w:p>
    <w:p w14:paraId="7F63591E" w14:textId="77777777" w:rsidR="006B1E66" w:rsidRPr="000F5B8B" w:rsidRDefault="006B1E66">
      <w:pPr>
        <w:spacing w:line="360" w:lineRule="auto"/>
        <w:rPr>
          <w:lang w:val="pt-BR"/>
        </w:rPr>
      </w:pPr>
    </w:p>
    <w:p w14:paraId="215ED873" w14:textId="77777777" w:rsidR="006B1E66" w:rsidRPr="000F5B8B" w:rsidRDefault="006B1E66">
      <w:pPr>
        <w:spacing w:line="360" w:lineRule="auto"/>
        <w:rPr>
          <w:lang w:val="pt-BR"/>
        </w:rPr>
      </w:pPr>
    </w:p>
    <w:p w14:paraId="4EA273B1"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93D24D1" w14:textId="77777777" w:rsidR="006B1E66" w:rsidRPr="000F5B8B" w:rsidRDefault="006B1E66">
      <w:pPr>
        <w:spacing w:line="360" w:lineRule="auto"/>
        <w:rPr>
          <w:lang w:val="pt-BR"/>
        </w:rPr>
      </w:pPr>
    </w:p>
    <w:p w14:paraId="49BA45C2" w14:textId="77777777" w:rsidR="006B1E66" w:rsidRPr="000F5B8B" w:rsidRDefault="006B1E66">
      <w:pPr>
        <w:spacing w:line="360" w:lineRule="auto"/>
        <w:rPr>
          <w:lang w:val="pt-BR"/>
        </w:rPr>
      </w:pPr>
    </w:p>
    <w:p w14:paraId="0A130988" w14:textId="77777777" w:rsidR="006B1E66" w:rsidRPr="000F5B8B" w:rsidRDefault="00CC3326">
      <w:pPr>
        <w:spacing w:line="360" w:lineRule="auto"/>
        <w:jc w:val="center"/>
        <w:rPr>
          <w:lang w:val="pt-BR"/>
        </w:rPr>
      </w:pPr>
      <w:r>
        <w:rPr>
          <w:lang w:val="pt-BR"/>
        </w:rPr>
        <w:t>TRABALHO DE CONCLUSÃO DE CURSO</w:t>
      </w:r>
    </w:p>
    <w:p w14:paraId="17616905" w14:textId="77777777" w:rsidR="006B1E66" w:rsidRPr="000F5B8B" w:rsidRDefault="006B1E66">
      <w:pPr>
        <w:spacing w:line="360" w:lineRule="auto"/>
        <w:rPr>
          <w:lang w:val="pt-BR"/>
        </w:rPr>
      </w:pPr>
    </w:p>
    <w:p w14:paraId="0F06AAA7" w14:textId="77777777" w:rsidR="006B1E66" w:rsidRPr="000F5B8B" w:rsidRDefault="006B1E66">
      <w:pPr>
        <w:spacing w:line="360" w:lineRule="auto"/>
        <w:rPr>
          <w:lang w:val="pt-BR"/>
        </w:rPr>
      </w:pPr>
    </w:p>
    <w:p w14:paraId="0DCD873D" w14:textId="77777777" w:rsidR="006B1E66" w:rsidRPr="000F5B8B" w:rsidRDefault="006B1E66">
      <w:pPr>
        <w:spacing w:line="360" w:lineRule="auto"/>
        <w:rPr>
          <w:lang w:val="pt-BR"/>
        </w:rPr>
      </w:pPr>
    </w:p>
    <w:p w14:paraId="20C9D5FA" w14:textId="77777777" w:rsidR="006B1E66" w:rsidRPr="000F5B8B" w:rsidRDefault="006B1E66">
      <w:pPr>
        <w:spacing w:line="360" w:lineRule="auto"/>
        <w:rPr>
          <w:lang w:val="pt-BR"/>
        </w:rPr>
      </w:pPr>
    </w:p>
    <w:p w14:paraId="7A228EBD" w14:textId="77777777" w:rsidR="006B1E66" w:rsidRPr="000F5B8B" w:rsidRDefault="006B1E66">
      <w:pPr>
        <w:spacing w:line="360" w:lineRule="auto"/>
        <w:rPr>
          <w:lang w:val="pt-BR"/>
        </w:rPr>
      </w:pPr>
    </w:p>
    <w:p w14:paraId="1ACAEE56" w14:textId="77777777" w:rsidR="006B1E66" w:rsidRPr="000F5B8B" w:rsidRDefault="006B1E66">
      <w:pPr>
        <w:spacing w:line="360" w:lineRule="auto"/>
        <w:rPr>
          <w:lang w:val="pt-BR"/>
        </w:rPr>
      </w:pPr>
    </w:p>
    <w:p w14:paraId="76260E83" w14:textId="77777777" w:rsidR="006B1E66" w:rsidRPr="000F5B8B" w:rsidRDefault="006B1E66">
      <w:pPr>
        <w:spacing w:line="360" w:lineRule="auto"/>
        <w:rPr>
          <w:lang w:val="pt-BR"/>
        </w:rPr>
      </w:pPr>
    </w:p>
    <w:p w14:paraId="2D07BD6A" w14:textId="77777777" w:rsidR="006B1E66" w:rsidRPr="000F5B8B" w:rsidRDefault="006B1E66">
      <w:pPr>
        <w:spacing w:line="360" w:lineRule="auto"/>
        <w:rPr>
          <w:lang w:val="pt-BR"/>
        </w:rPr>
      </w:pPr>
    </w:p>
    <w:p w14:paraId="1CFA4EDF" w14:textId="77777777" w:rsidR="006B1E66" w:rsidRPr="000F5B8B" w:rsidRDefault="00CC3326">
      <w:pPr>
        <w:spacing w:line="360" w:lineRule="auto"/>
        <w:jc w:val="center"/>
        <w:rPr>
          <w:lang w:val="pt-BR"/>
        </w:rPr>
      </w:pPr>
      <w:r>
        <w:rPr>
          <w:lang w:val="pt-BR"/>
        </w:rPr>
        <w:t>SÃO PAULO</w:t>
      </w:r>
    </w:p>
    <w:p w14:paraId="49B07FCD" w14:textId="77777777" w:rsidR="006B1E66" w:rsidRPr="000F5B8B" w:rsidRDefault="00CC3326">
      <w:pPr>
        <w:spacing w:line="360" w:lineRule="auto"/>
        <w:jc w:val="center"/>
        <w:rPr>
          <w:lang w:val="pt-BR"/>
        </w:rPr>
      </w:pPr>
      <w:r>
        <w:rPr>
          <w:lang w:val="pt-BR"/>
        </w:rPr>
        <w:t>2026</w:t>
      </w:r>
    </w:p>
    <w:p w14:paraId="1323BD8F" w14:textId="77777777" w:rsidR="006B1E66" w:rsidRPr="000F5B8B" w:rsidRDefault="00CC3326">
      <w:pPr>
        <w:rPr>
          <w:lang w:val="pt-BR"/>
        </w:rPr>
      </w:pPr>
      <w:r>
        <w:rPr>
          <w:lang w:val="pt-BR"/>
        </w:rPr>
        <w:br w:type="page"/>
      </w:r>
    </w:p>
    <w:p w14:paraId="5D2BC182" w14:textId="77777777" w:rsidR="006B1E66" w:rsidRPr="000F5B8B" w:rsidRDefault="00CC3326">
      <w:pPr>
        <w:spacing w:line="360" w:lineRule="auto"/>
        <w:jc w:val="center"/>
        <w:rPr>
          <w:lang w:val="pt-BR"/>
        </w:rPr>
      </w:pPr>
      <w:r>
        <w:rPr>
          <w:lang w:val="pt-BR"/>
        </w:rPr>
        <w:lastRenderedPageBreak/>
        <w:t>BRUNO BONAVIGO DACAL – N309EC4</w:t>
      </w:r>
    </w:p>
    <w:p w14:paraId="72AB78A8" w14:textId="77777777" w:rsidR="006B1E66" w:rsidRPr="000F5B8B" w:rsidRDefault="00CC3326">
      <w:pPr>
        <w:spacing w:line="360" w:lineRule="auto"/>
        <w:jc w:val="center"/>
        <w:rPr>
          <w:lang w:val="pt-BR"/>
        </w:rPr>
      </w:pPr>
      <w:r>
        <w:rPr>
          <w:lang w:val="pt-BR"/>
        </w:rPr>
        <w:t>LUCAS DE ARAUJO VERGARA – N090758</w:t>
      </w:r>
    </w:p>
    <w:p w14:paraId="3740BC78" w14:textId="77777777" w:rsidR="006B1E66" w:rsidRPr="000F5B8B" w:rsidRDefault="00CC3326">
      <w:pPr>
        <w:spacing w:line="360" w:lineRule="auto"/>
        <w:jc w:val="center"/>
        <w:rPr>
          <w:lang w:val="pt-BR"/>
        </w:rPr>
      </w:pPr>
      <w:r>
        <w:rPr>
          <w:lang w:val="pt-BR"/>
        </w:rPr>
        <w:t>VITOR OLIVEIRA DOS SANTOS – N083DG1</w:t>
      </w:r>
    </w:p>
    <w:p w14:paraId="498B0FC0" w14:textId="77777777" w:rsidR="006B1E66" w:rsidRPr="000F5B8B" w:rsidRDefault="006B1E66">
      <w:pPr>
        <w:spacing w:line="360" w:lineRule="auto"/>
        <w:rPr>
          <w:lang w:val="pt-BR"/>
        </w:rPr>
      </w:pPr>
    </w:p>
    <w:p w14:paraId="76E80F84" w14:textId="77777777" w:rsidR="006B1E66" w:rsidRPr="000F5B8B" w:rsidRDefault="006B1E66">
      <w:pPr>
        <w:spacing w:line="360" w:lineRule="auto"/>
        <w:rPr>
          <w:lang w:val="pt-BR"/>
        </w:rPr>
      </w:pPr>
    </w:p>
    <w:p w14:paraId="3FA821D4" w14:textId="77777777" w:rsidR="006B1E66" w:rsidRPr="000F5B8B" w:rsidRDefault="006B1E66">
      <w:pPr>
        <w:spacing w:line="360" w:lineRule="auto"/>
        <w:rPr>
          <w:lang w:val="pt-BR"/>
        </w:rPr>
      </w:pPr>
    </w:p>
    <w:p w14:paraId="3026AAFE" w14:textId="77777777" w:rsidR="006B1E66" w:rsidRPr="000F5B8B" w:rsidRDefault="006B1E66">
      <w:pPr>
        <w:spacing w:line="360" w:lineRule="auto"/>
        <w:rPr>
          <w:lang w:val="pt-BR"/>
        </w:rPr>
      </w:pPr>
    </w:p>
    <w:p w14:paraId="567A981B" w14:textId="77777777" w:rsidR="006B1E66" w:rsidRPr="000F5B8B" w:rsidRDefault="006B1E66">
      <w:pPr>
        <w:spacing w:line="360" w:lineRule="auto"/>
        <w:rPr>
          <w:lang w:val="pt-BR"/>
        </w:rPr>
      </w:pPr>
    </w:p>
    <w:p w14:paraId="382A28BD"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469A7D6" w14:textId="77777777" w:rsidR="006B1E66" w:rsidRPr="000F5B8B" w:rsidRDefault="006B1E66">
      <w:pPr>
        <w:spacing w:line="360" w:lineRule="auto"/>
        <w:rPr>
          <w:lang w:val="pt-BR"/>
        </w:rPr>
      </w:pPr>
    </w:p>
    <w:p w14:paraId="24589A08" w14:textId="77777777" w:rsidR="006B1E66" w:rsidRPr="000F5B8B" w:rsidRDefault="006B1E66">
      <w:pPr>
        <w:spacing w:line="360" w:lineRule="auto"/>
        <w:rPr>
          <w:lang w:val="pt-BR"/>
        </w:rPr>
      </w:pPr>
    </w:p>
    <w:p w14:paraId="7619DDD9" w14:textId="77777777" w:rsidR="006B1E66" w:rsidRPr="000F5B8B" w:rsidRDefault="006B1E66">
      <w:pPr>
        <w:spacing w:line="360" w:lineRule="auto"/>
        <w:rPr>
          <w:lang w:val="pt-BR"/>
        </w:rPr>
      </w:pPr>
    </w:p>
    <w:p w14:paraId="5960CFD5"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7211FDE9" w14:textId="77777777" w:rsidR="006B1E66" w:rsidRPr="000F5B8B" w:rsidRDefault="006B1E66">
      <w:pPr>
        <w:spacing w:line="360" w:lineRule="auto"/>
        <w:rPr>
          <w:lang w:val="pt-BR"/>
        </w:rPr>
      </w:pPr>
    </w:p>
    <w:p w14:paraId="3746C430" w14:textId="77777777" w:rsidR="006B1E66" w:rsidRPr="000F5B8B" w:rsidRDefault="00CC3326">
      <w:pPr>
        <w:ind w:left="4536"/>
        <w:rPr>
          <w:lang w:val="pt-BR"/>
        </w:rPr>
      </w:pPr>
      <w:r>
        <w:rPr>
          <w:lang w:val="pt-BR"/>
        </w:rPr>
        <w:t>Orientador: Prof. Marco Gomes</w:t>
      </w:r>
    </w:p>
    <w:p w14:paraId="30E138AF" w14:textId="77777777" w:rsidR="006B1E66" w:rsidRPr="000F5B8B" w:rsidRDefault="006B1E66">
      <w:pPr>
        <w:spacing w:line="360" w:lineRule="auto"/>
        <w:rPr>
          <w:lang w:val="pt-BR"/>
        </w:rPr>
      </w:pPr>
    </w:p>
    <w:p w14:paraId="4B4863D8" w14:textId="77777777" w:rsidR="006B1E66" w:rsidRPr="000F5B8B" w:rsidRDefault="006B1E66">
      <w:pPr>
        <w:spacing w:line="360" w:lineRule="auto"/>
        <w:rPr>
          <w:lang w:val="pt-BR"/>
        </w:rPr>
      </w:pPr>
    </w:p>
    <w:p w14:paraId="332B403E" w14:textId="77777777" w:rsidR="006B1E66" w:rsidRPr="000F5B8B" w:rsidRDefault="006B1E66">
      <w:pPr>
        <w:spacing w:line="360" w:lineRule="auto"/>
        <w:rPr>
          <w:lang w:val="pt-BR"/>
        </w:rPr>
      </w:pPr>
    </w:p>
    <w:p w14:paraId="1D4C5E25" w14:textId="77777777" w:rsidR="006B1E66" w:rsidRPr="000F5B8B" w:rsidRDefault="006B1E66">
      <w:pPr>
        <w:spacing w:line="360" w:lineRule="auto"/>
        <w:rPr>
          <w:lang w:val="pt-BR"/>
        </w:rPr>
      </w:pPr>
    </w:p>
    <w:p w14:paraId="15C48032" w14:textId="77777777" w:rsidR="006B1E66" w:rsidRPr="000F5B8B" w:rsidRDefault="006B1E66">
      <w:pPr>
        <w:spacing w:line="360" w:lineRule="auto"/>
        <w:rPr>
          <w:lang w:val="pt-BR"/>
        </w:rPr>
      </w:pPr>
    </w:p>
    <w:p w14:paraId="2E76ADF8" w14:textId="77777777" w:rsidR="006B1E66" w:rsidRPr="000F5B8B" w:rsidRDefault="006B1E66">
      <w:pPr>
        <w:spacing w:line="360" w:lineRule="auto"/>
        <w:rPr>
          <w:lang w:val="pt-BR"/>
        </w:rPr>
      </w:pPr>
    </w:p>
    <w:p w14:paraId="19FCD897" w14:textId="77777777" w:rsidR="006B1E66" w:rsidRPr="000F5B8B" w:rsidRDefault="006B1E66">
      <w:pPr>
        <w:spacing w:line="360" w:lineRule="auto"/>
        <w:rPr>
          <w:lang w:val="pt-BR"/>
        </w:rPr>
      </w:pPr>
    </w:p>
    <w:p w14:paraId="140DD600" w14:textId="77777777" w:rsidR="006B1E66" w:rsidRPr="000F5B8B" w:rsidRDefault="006B1E66">
      <w:pPr>
        <w:spacing w:line="360" w:lineRule="auto"/>
        <w:rPr>
          <w:lang w:val="pt-BR"/>
        </w:rPr>
      </w:pPr>
    </w:p>
    <w:p w14:paraId="71D779DD" w14:textId="77777777" w:rsidR="006B1E66" w:rsidRPr="000F5B8B" w:rsidRDefault="00CC3326">
      <w:pPr>
        <w:spacing w:line="360" w:lineRule="auto"/>
        <w:jc w:val="center"/>
        <w:rPr>
          <w:lang w:val="pt-BR"/>
        </w:rPr>
      </w:pPr>
      <w:r>
        <w:rPr>
          <w:lang w:val="pt-BR"/>
        </w:rPr>
        <w:t>SÃO PAULO</w:t>
      </w:r>
    </w:p>
    <w:p w14:paraId="726B1881" w14:textId="77777777" w:rsidR="006B1E66" w:rsidRPr="000F5B8B" w:rsidRDefault="00CC3326">
      <w:pPr>
        <w:spacing w:line="360" w:lineRule="auto"/>
        <w:jc w:val="center"/>
        <w:rPr>
          <w:lang w:val="pt-BR"/>
        </w:rPr>
      </w:pPr>
      <w:r>
        <w:rPr>
          <w:lang w:val="pt-BR"/>
        </w:rPr>
        <w:t>2026</w:t>
      </w:r>
    </w:p>
    <w:p w14:paraId="11980B92" w14:textId="77777777" w:rsidR="006B1E66" w:rsidRDefault="00CC3326">
      <w:pPr>
        <w:rPr>
          <w:lang w:val="pt-BR"/>
        </w:rPr>
      </w:pPr>
      <w:r>
        <w:rPr>
          <w:lang w:val="pt-BR"/>
        </w:rPr>
        <w:br w:type="page"/>
      </w:r>
    </w:p>
    <w:p w14:paraId="11009983" w14:textId="77777777" w:rsidR="00E01C3A" w:rsidRDefault="00CC3326">
      <w:pPr>
        <w:spacing w:after="480"/>
        <w:jc w:val="center"/>
        <w:rPr>
          <w:b/>
          <w:bCs/>
          <w:lang w:val="pt-BR"/>
        </w:rPr>
      </w:pPr>
      <w:r>
        <w:rPr>
          <w:b/>
          <w:bCs/>
          <w:lang w:val="pt-BR"/>
        </w:rPr>
        <w:lastRenderedPageBreak/>
        <w:t>RESUMO</w:t>
      </w:r>
    </w:p>
    <w:p w14:paraId="5F0DF647"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35ADEAC5"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6C144D66" w14:textId="77777777" w:rsidR="00E01C3A" w:rsidRDefault="00CC3326">
      <w:pPr>
        <w:rPr>
          <w:lang w:val="pt-BR"/>
        </w:rPr>
      </w:pPr>
      <w:r>
        <w:rPr>
          <w:lang w:val="pt-BR"/>
        </w:rPr>
        <w:br w:type="page"/>
      </w:r>
    </w:p>
    <w:p w14:paraId="61EA26FB" w14:textId="77777777" w:rsidR="00E01C3A" w:rsidRDefault="00CC3326">
      <w:pPr>
        <w:spacing w:after="480"/>
        <w:jc w:val="center"/>
        <w:rPr>
          <w:b/>
          <w:bCs/>
          <w:lang w:val="pt-BR"/>
        </w:rPr>
      </w:pPr>
      <w:r>
        <w:rPr>
          <w:b/>
          <w:bCs/>
          <w:lang w:val="pt-BR"/>
        </w:rPr>
        <w:lastRenderedPageBreak/>
        <w:t>ABSTRACT</w:t>
      </w:r>
    </w:p>
    <w:p w14:paraId="6EE65ECC"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16CF9C5E" w14:textId="77777777" w:rsidR="00E01C3A" w:rsidRPr="00CE1B46" w:rsidRDefault="00CC3326">
      <w:pPr>
        <w:spacing w:after="240"/>
        <w:jc w:val="both"/>
      </w:pPr>
      <w:r>
        <w:rPr>
          <w:b/>
          <w:bCs/>
        </w:rPr>
        <w:t xml:space="preserve">Keywords: </w:t>
      </w:r>
      <w:r>
        <w:t>street lighting; remote management; Internet of Things; fuzzy logic; smart cities.</w:t>
      </w:r>
    </w:p>
    <w:p w14:paraId="35AE7720" w14:textId="77777777" w:rsidR="00E01C3A" w:rsidRPr="00CE1B46" w:rsidRDefault="00CC3326">
      <w:r>
        <w:br w:type="page"/>
      </w:r>
    </w:p>
    <w:p w14:paraId="011CCA37" w14:textId="77777777" w:rsidR="00E01C3A" w:rsidRDefault="00CC3326">
      <w:pPr>
        <w:spacing w:after="480"/>
        <w:jc w:val="center"/>
        <w:rPr>
          <w:b/>
          <w:bCs/>
          <w:lang w:val="pt-BR"/>
        </w:rPr>
      </w:pPr>
      <w:r>
        <w:rPr>
          <w:b/>
          <w:bCs/>
          <w:lang w:val="pt-BR"/>
        </w:rPr>
        <w:lastRenderedPageBreak/>
        <w:t>LISTA DE QUADROS</w:t>
      </w:r>
    </w:p>
    <w:p w14:paraId="48864D50"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350CBC8"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2DA6952B"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6AB56078"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4B42D13B"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5D61A504"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06046977"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724EB9FE"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51423537"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74006734"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4E842921"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3F2ABEEA"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5EAEE5F"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00C7AAC7"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06EF35DD" w14:textId="77777777" w:rsidR="00E01C3A" w:rsidRDefault="00CC3326">
      <w:pPr>
        <w:tabs>
          <w:tab w:val="right" w:leader="dot" w:pos="9071"/>
        </w:tabs>
        <w:spacing w:after="100"/>
        <w:rPr>
          <w:lang w:val="pt-BR"/>
        </w:rPr>
      </w:pPr>
      <w:r>
        <w:rPr>
          <w:lang w:val="pt-BR"/>
        </w:rPr>
        <w:t>Quadro 15 – Entidades do banco de dados e sua função no sistema</w:t>
      </w:r>
      <w:r>
        <w:rPr>
          <w:lang w:val="pt-BR"/>
        </w:rPr>
        <w:tab/>
        <w:t>68</w:t>
      </w:r>
    </w:p>
    <w:p w14:paraId="21F22127" w14:textId="77777777" w:rsidR="00847C0D" w:rsidRDefault="00CC3326">
      <w:pPr>
        <w:tabs>
          <w:tab w:val="right" w:leader="dot" w:pos="9071"/>
        </w:tabs>
        <w:spacing w:after="100"/>
      </w:pPr>
      <w:r>
        <w:rPr>
          <w:lang w:val="pt-BR"/>
        </w:rPr>
        <w:t>Quadro 16 – Tabelas do banco de dados: atributos, domínios, restrições e uso</w:t>
      </w:r>
    </w:p>
    <w:p w14:paraId="60EE872E" w14:textId="77777777" w:rsidR="00847C0D" w:rsidRDefault="00CC3326">
      <w:pPr>
        <w:tabs>
          <w:tab w:val="right" w:leader="dot" w:pos="9071"/>
        </w:tabs>
        <w:spacing w:after="100"/>
      </w:pPr>
      <w:r>
        <w:rPr>
          <w:lang w:val="pt-BR"/>
        </w:rPr>
        <w:t>Quadro 17 – Casos de teste</w:t>
      </w:r>
    </w:p>
    <w:p w14:paraId="39C4E623" w14:textId="77777777" w:rsidR="002C2A03" w:rsidRDefault="008C03E9">
      <w:pPr>
        <w:tabs>
          <w:tab w:val="right" w:leader="dot" w:pos="9071"/>
        </w:tabs>
        <w:spacing w:after="100"/>
      </w:pPr>
      <w:r>
        <w:rPr>
          <w:lang w:val="pt-BR"/>
        </w:rPr>
        <w:t>Quadro 18 – Especificação da interface de integração</w:t>
      </w:r>
    </w:p>
    <w:p w14:paraId="51BD9698" w14:textId="77777777" w:rsidR="001A5FD5" w:rsidRDefault="002D2B91">
      <w:pPr>
        <w:tabs>
          <w:tab w:val="right" w:leader="dot" w:pos="9071"/>
        </w:tabs>
        <w:spacing w:after="100"/>
      </w:pPr>
      <w:r>
        <w:rPr>
          <w:lang w:val="pt-BR"/>
        </w:rPr>
        <w:t>Quadro 19 – Retirada e substituição dos componentes de inteligência artificial no sistema</w:t>
      </w:r>
    </w:p>
    <w:p w14:paraId="714722CD" w14:textId="77777777" w:rsidR="001A5FD5" w:rsidRDefault="002D2B91">
      <w:pPr>
        <w:tabs>
          <w:tab w:val="right" w:leader="dot" w:pos="9071"/>
        </w:tabs>
        <w:spacing w:after="100"/>
      </w:pPr>
      <w:r>
        <w:rPr>
          <w:lang w:val="pt-BR"/>
        </w:rPr>
        <w:t>Quadro 20 – Previsão com série de 15 min e com a mesma série somada por hora (Zurique, período noturno)</w:t>
      </w:r>
    </w:p>
    <w:p w14:paraId="510F0DA7" w14:textId="77777777" w:rsidR="00E01C3A" w:rsidRDefault="00CC3326">
      <w:pPr>
        <w:tabs>
          <w:tab w:val="right" w:leader="dot" w:pos="9071"/>
        </w:tabs>
        <w:spacing w:after="100"/>
        <w:rPr>
          <w:lang w:val="pt-BR"/>
        </w:rPr>
      </w:pPr>
      <w:r>
        <w:rPr>
          <w:lang w:val="pt-BR"/>
        </w:rPr>
        <w:t>Quadro 21 – Matriz de emprego técnico de inteligência artificial</w:t>
      </w:r>
      <w:r>
        <w:rPr>
          <w:lang w:val="pt-BR"/>
        </w:rPr>
        <w:tab/>
        <w:t>84</w:t>
      </w:r>
    </w:p>
    <w:p w14:paraId="498BB12F" w14:textId="77777777" w:rsidR="00724418" w:rsidRDefault="002679C7">
      <w:pPr>
        <w:tabs>
          <w:tab w:val="right" w:leader="dot" w:pos="9071"/>
        </w:tabs>
        <w:spacing w:after="100"/>
      </w:pPr>
      <w:r>
        <w:rPr>
          <w:lang w:val="pt-BR"/>
        </w:rPr>
        <w:t>Quadro 22 – Programas, dados e versões que reproduzem os resultados</w:t>
      </w:r>
    </w:p>
    <w:p w14:paraId="0F193909" w14:textId="77777777" w:rsidR="00E01C3A" w:rsidRDefault="00CC3326">
      <w:pPr>
        <w:rPr>
          <w:lang w:val="pt-BR"/>
        </w:rPr>
      </w:pPr>
      <w:r>
        <w:rPr>
          <w:lang w:val="pt-BR"/>
        </w:rPr>
        <w:br w:type="page"/>
      </w:r>
    </w:p>
    <w:p w14:paraId="55ADC365" w14:textId="77777777" w:rsidR="00E01C3A" w:rsidRDefault="00CC3326">
      <w:pPr>
        <w:spacing w:after="480"/>
        <w:jc w:val="center"/>
        <w:rPr>
          <w:b/>
          <w:bCs/>
          <w:lang w:val="pt-BR"/>
        </w:rPr>
      </w:pPr>
      <w:r>
        <w:rPr>
          <w:b/>
          <w:bCs/>
          <w:lang w:val="pt-BR"/>
        </w:rPr>
        <w:lastRenderedPageBreak/>
        <w:t>LISTA DE FIGURAS</w:t>
      </w:r>
    </w:p>
    <w:p w14:paraId="062DCB38"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25D9C86F" w14:textId="77777777" w:rsidR="002A414D" w:rsidRDefault="009172FF">
      <w:pPr>
        <w:tabs>
          <w:tab w:val="right" w:leader="dot" w:pos="9071"/>
        </w:tabs>
        <w:spacing w:after="100"/>
      </w:pPr>
      <w:r>
        <w:rPr>
          <w:lang w:val="pt-BR"/>
        </w:rPr>
        <w:t>Figura 2 – Sequência de mensagens de uma decisão</w:t>
      </w:r>
    </w:p>
    <w:p w14:paraId="2EEB20CB" w14:textId="77777777" w:rsidR="00E01C3A" w:rsidRDefault="00CC3326">
      <w:pPr>
        <w:tabs>
          <w:tab w:val="right" w:leader="dot" w:pos="9071"/>
        </w:tabs>
        <w:spacing w:after="100"/>
        <w:rPr>
          <w:lang w:val="pt-BR"/>
        </w:rPr>
      </w:pPr>
      <w:r>
        <w:rPr>
          <w:lang w:val="pt-BR"/>
        </w:rPr>
        <w:t>Figura 3 – Diagrama entidade-relacionamento do banco de dados</w:t>
      </w:r>
      <w:r>
        <w:rPr>
          <w:lang w:val="pt-BR"/>
        </w:rPr>
        <w:tab/>
        <w:t>70</w:t>
      </w:r>
    </w:p>
    <w:p w14:paraId="0D55D6C1" w14:textId="77777777" w:rsidR="00E01C3A" w:rsidRDefault="00CC3326">
      <w:pPr>
        <w:rPr>
          <w:lang w:val="pt-BR"/>
        </w:rPr>
      </w:pPr>
      <w:r>
        <w:rPr>
          <w:lang w:val="pt-BR"/>
        </w:rPr>
        <w:br w:type="page"/>
      </w:r>
    </w:p>
    <w:p w14:paraId="311C56C6" w14:textId="77777777" w:rsidR="000F5B8B" w:rsidRPr="000F5B8B" w:rsidRDefault="000F5B8B" w:rsidP="000F5B8B">
      <w:pPr>
        <w:jc w:val="center"/>
        <w:rPr>
          <w:b/>
          <w:bCs/>
          <w:lang w:val="pt-BR"/>
        </w:rPr>
      </w:pPr>
      <w:r>
        <w:rPr>
          <w:b/>
          <w:bCs/>
          <w:lang w:val="pt-BR"/>
        </w:rPr>
        <w:lastRenderedPageBreak/>
        <w:t>SUMÁRIO</w:t>
      </w:r>
    </w:p>
    <w:p w14:paraId="2739A74C"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69D3DF61" w14:textId="77777777" w:rsidR="00E01C3A" w:rsidRDefault="00E01C3A">
          <w:pPr>
            <w:pStyle w:val="TOCHeading"/>
          </w:pPr>
        </w:p>
        <w:p w14:paraId="26A92089" w14:textId="6ED8D82D" w:rsidR="00D76925"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"1-3" \h \z \u </w:instrText>
          </w:r>
          <w:r>
            <w:fldChar w:fldCharType="separate"/>
          </w:r>
          <w:hyperlink w:anchor="_Toc241791992" w:history="1">
            <w:r w:rsidR="00D76925" w:rsidRPr="00441B6C">
              <w:rPr>
                <w:rStyle w:val="Hyperlink"/>
                <w:noProof/>
                <w:lang w:val="pt-BR"/>
              </w:rPr>
              <w:t>1 INTRODUÇÃO</w:t>
            </w:r>
            <w:r w:rsidR="00D76925">
              <w:rPr>
                <w:noProof/>
                <w:webHidden/>
              </w:rPr>
              <w:tab/>
            </w:r>
            <w:r w:rsidR="00D76925">
              <w:rPr>
                <w:noProof/>
                <w:webHidden/>
              </w:rPr>
              <w:fldChar w:fldCharType="begin"/>
            </w:r>
            <w:r w:rsidR="00D76925">
              <w:rPr>
                <w:noProof/>
                <w:webHidden/>
              </w:rPr>
              <w:instrText xml:space="preserve"> PAGEREF _Toc241791992 \h </w:instrText>
            </w:r>
            <w:r w:rsidR="00D76925">
              <w:rPr>
                <w:noProof/>
                <w:webHidden/>
              </w:rPr>
            </w:r>
            <w:r w:rsidR="00D76925">
              <w:rPr>
                <w:noProof/>
                <w:webHidden/>
              </w:rPr>
              <w:fldChar w:fldCharType="separate"/>
            </w:r>
            <w:r w:rsidR="00D76925">
              <w:rPr>
                <w:noProof/>
                <w:webHidden/>
              </w:rPr>
              <w:t>9</w:t>
            </w:r>
            <w:r w:rsidR="00D76925">
              <w:rPr>
                <w:noProof/>
                <w:webHidden/>
              </w:rPr>
              <w:fldChar w:fldCharType="end"/>
            </w:r>
          </w:hyperlink>
        </w:p>
        <w:p w14:paraId="4151F7F1" w14:textId="2425147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3" w:history="1">
            <w:r w:rsidRPr="00441B6C">
              <w:rPr>
                <w:rStyle w:val="Hyperlink"/>
                <w:noProof/>
                <w:lang w:val="pt-BR"/>
              </w:rPr>
              <w:t>1.1 Contextualização</w:t>
            </w:r>
            <w:r>
              <w:rPr>
                <w:noProof/>
                <w:webHidden/>
              </w:rPr>
              <w:tab/>
            </w:r>
            <w:r>
              <w:rPr>
                <w:noProof/>
                <w:webHidden/>
              </w:rPr>
              <w:fldChar w:fldCharType="begin"/>
            </w:r>
            <w:r>
              <w:rPr>
                <w:noProof/>
                <w:webHidden/>
              </w:rPr>
              <w:instrText xml:space="preserve"> PAGEREF _Toc241791993 \h </w:instrText>
            </w:r>
            <w:r>
              <w:rPr>
                <w:noProof/>
                <w:webHidden/>
              </w:rPr>
            </w:r>
            <w:r>
              <w:rPr>
                <w:noProof/>
                <w:webHidden/>
              </w:rPr>
              <w:fldChar w:fldCharType="separate"/>
            </w:r>
            <w:r>
              <w:rPr>
                <w:noProof/>
                <w:webHidden/>
              </w:rPr>
              <w:t>9</w:t>
            </w:r>
            <w:r>
              <w:rPr>
                <w:noProof/>
                <w:webHidden/>
              </w:rPr>
              <w:fldChar w:fldCharType="end"/>
            </w:r>
          </w:hyperlink>
        </w:p>
        <w:p w14:paraId="00A1C008" w14:textId="279B4C9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4" w:history="1">
            <w:r w:rsidRPr="00441B6C">
              <w:rPr>
                <w:rStyle w:val="Hyperlink"/>
                <w:noProof/>
                <w:lang w:val="pt-BR"/>
              </w:rPr>
              <w:t>1.2 Termos-chave</w:t>
            </w:r>
            <w:r>
              <w:rPr>
                <w:noProof/>
                <w:webHidden/>
              </w:rPr>
              <w:tab/>
            </w:r>
            <w:r>
              <w:rPr>
                <w:noProof/>
                <w:webHidden/>
              </w:rPr>
              <w:fldChar w:fldCharType="begin"/>
            </w:r>
            <w:r>
              <w:rPr>
                <w:noProof/>
                <w:webHidden/>
              </w:rPr>
              <w:instrText xml:space="preserve"> PAGEREF _Toc241791994 \h </w:instrText>
            </w:r>
            <w:r>
              <w:rPr>
                <w:noProof/>
                <w:webHidden/>
              </w:rPr>
            </w:r>
            <w:r>
              <w:rPr>
                <w:noProof/>
                <w:webHidden/>
              </w:rPr>
              <w:fldChar w:fldCharType="separate"/>
            </w:r>
            <w:r>
              <w:rPr>
                <w:noProof/>
                <w:webHidden/>
              </w:rPr>
              <w:t>9</w:t>
            </w:r>
            <w:r>
              <w:rPr>
                <w:noProof/>
                <w:webHidden/>
              </w:rPr>
              <w:fldChar w:fldCharType="end"/>
            </w:r>
          </w:hyperlink>
        </w:p>
        <w:p w14:paraId="5850A076" w14:textId="343C224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5" w:history="1">
            <w:r w:rsidRPr="00441B6C">
              <w:rPr>
                <w:rStyle w:val="Hyperlink"/>
                <w:noProof/>
                <w:lang w:val="pt-BR"/>
              </w:rPr>
              <w:t>1.2.1 Cidades inteligentes</w:t>
            </w:r>
            <w:r>
              <w:rPr>
                <w:noProof/>
                <w:webHidden/>
              </w:rPr>
              <w:tab/>
            </w:r>
            <w:r>
              <w:rPr>
                <w:noProof/>
                <w:webHidden/>
              </w:rPr>
              <w:fldChar w:fldCharType="begin"/>
            </w:r>
            <w:r>
              <w:rPr>
                <w:noProof/>
                <w:webHidden/>
              </w:rPr>
              <w:instrText xml:space="preserve"> PAGEREF _Toc241791995 \h </w:instrText>
            </w:r>
            <w:r>
              <w:rPr>
                <w:noProof/>
                <w:webHidden/>
              </w:rPr>
            </w:r>
            <w:r>
              <w:rPr>
                <w:noProof/>
                <w:webHidden/>
              </w:rPr>
              <w:fldChar w:fldCharType="separate"/>
            </w:r>
            <w:r>
              <w:rPr>
                <w:noProof/>
                <w:webHidden/>
              </w:rPr>
              <w:t>9</w:t>
            </w:r>
            <w:r>
              <w:rPr>
                <w:noProof/>
                <w:webHidden/>
              </w:rPr>
              <w:fldChar w:fldCharType="end"/>
            </w:r>
          </w:hyperlink>
        </w:p>
        <w:p w14:paraId="2828B97E" w14:textId="28A568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6" w:history="1">
            <w:r w:rsidRPr="00441B6C">
              <w:rPr>
                <w:rStyle w:val="Hyperlink"/>
                <w:noProof/>
                <w:lang w:val="pt-BR"/>
              </w:rPr>
              <w:t>1.2.2 Internet das Coisas</w:t>
            </w:r>
            <w:r>
              <w:rPr>
                <w:noProof/>
                <w:webHidden/>
              </w:rPr>
              <w:tab/>
            </w:r>
            <w:r>
              <w:rPr>
                <w:noProof/>
                <w:webHidden/>
              </w:rPr>
              <w:fldChar w:fldCharType="begin"/>
            </w:r>
            <w:r>
              <w:rPr>
                <w:noProof/>
                <w:webHidden/>
              </w:rPr>
              <w:instrText xml:space="preserve"> PAGEREF _Toc241791996 \h </w:instrText>
            </w:r>
            <w:r>
              <w:rPr>
                <w:noProof/>
                <w:webHidden/>
              </w:rPr>
            </w:r>
            <w:r>
              <w:rPr>
                <w:noProof/>
                <w:webHidden/>
              </w:rPr>
              <w:fldChar w:fldCharType="separate"/>
            </w:r>
            <w:r>
              <w:rPr>
                <w:noProof/>
                <w:webHidden/>
              </w:rPr>
              <w:t>10</w:t>
            </w:r>
            <w:r>
              <w:rPr>
                <w:noProof/>
                <w:webHidden/>
              </w:rPr>
              <w:fldChar w:fldCharType="end"/>
            </w:r>
          </w:hyperlink>
        </w:p>
        <w:p w14:paraId="3D60E7EC" w14:textId="25911FCA"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7" w:history="1">
            <w:r w:rsidRPr="00441B6C">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_Toc241791997 \h </w:instrText>
            </w:r>
            <w:r>
              <w:rPr>
                <w:noProof/>
                <w:webHidden/>
              </w:rPr>
            </w:r>
            <w:r>
              <w:rPr>
                <w:noProof/>
                <w:webHidden/>
              </w:rPr>
              <w:fldChar w:fldCharType="separate"/>
            </w:r>
            <w:r>
              <w:rPr>
                <w:noProof/>
                <w:webHidden/>
              </w:rPr>
              <w:t>10</w:t>
            </w:r>
            <w:r>
              <w:rPr>
                <w:noProof/>
                <w:webHidden/>
              </w:rPr>
              <w:fldChar w:fldCharType="end"/>
            </w:r>
          </w:hyperlink>
        </w:p>
        <w:p w14:paraId="49AE17B5" w14:textId="2375FE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8" w:history="1">
            <w:r w:rsidRPr="00441B6C">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_Toc241791998 \h </w:instrText>
            </w:r>
            <w:r>
              <w:rPr>
                <w:noProof/>
                <w:webHidden/>
              </w:rPr>
            </w:r>
            <w:r>
              <w:rPr>
                <w:noProof/>
                <w:webHidden/>
              </w:rPr>
              <w:fldChar w:fldCharType="separate"/>
            </w:r>
            <w:r>
              <w:rPr>
                <w:noProof/>
                <w:webHidden/>
              </w:rPr>
              <w:t>11</w:t>
            </w:r>
            <w:r>
              <w:rPr>
                <w:noProof/>
                <w:webHidden/>
              </w:rPr>
              <w:fldChar w:fldCharType="end"/>
            </w:r>
          </w:hyperlink>
        </w:p>
        <w:p w14:paraId="36D065D4" w14:textId="1243A1B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9" w:history="1">
            <w:r w:rsidRPr="00441B6C">
              <w:rPr>
                <w:rStyle w:val="Hyperlink"/>
                <w:noProof/>
                <w:lang w:val="pt-BR"/>
              </w:rPr>
              <w:t>1.4 Problema de pesquisa</w:t>
            </w:r>
            <w:r>
              <w:rPr>
                <w:noProof/>
                <w:webHidden/>
              </w:rPr>
              <w:tab/>
            </w:r>
            <w:r>
              <w:rPr>
                <w:noProof/>
                <w:webHidden/>
              </w:rPr>
              <w:fldChar w:fldCharType="begin"/>
            </w:r>
            <w:r>
              <w:rPr>
                <w:noProof/>
                <w:webHidden/>
              </w:rPr>
              <w:instrText xml:space="preserve"> PAGEREF _Toc241791999 \h </w:instrText>
            </w:r>
            <w:r>
              <w:rPr>
                <w:noProof/>
                <w:webHidden/>
              </w:rPr>
            </w:r>
            <w:r>
              <w:rPr>
                <w:noProof/>
                <w:webHidden/>
              </w:rPr>
              <w:fldChar w:fldCharType="separate"/>
            </w:r>
            <w:r>
              <w:rPr>
                <w:noProof/>
                <w:webHidden/>
              </w:rPr>
              <w:t>12</w:t>
            </w:r>
            <w:r>
              <w:rPr>
                <w:noProof/>
                <w:webHidden/>
              </w:rPr>
              <w:fldChar w:fldCharType="end"/>
            </w:r>
          </w:hyperlink>
        </w:p>
        <w:p w14:paraId="73DF3F25" w14:textId="76BF1143"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0" w:history="1">
            <w:r w:rsidRPr="00441B6C">
              <w:rPr>
                <w:rStyle w:val="Hyperlink"/>
                <w:noProof/>
                <w:lang w:val="pt-BR"/>
              </w:rPr>
              <w:t>1.5 Objetivos</w:t>
            </w:r>
            <w:r>
              <w:rPr>
                <w:noProof/>
                <w:webHidden/>
              </w:rPr>
              <w:tab/>
            </w:r>
            <w:r>
              <w:rPr>
                <w:noProof/>
                <w:webHidden/>
              </w:rPr>
              <w:fldChar w:fldCharType="begin"/>
            </w:r>
            <w:r>
              <w:rPr>
                <w:noProof/>
                <w:webHidden/>
              </w:rPr>
              <w:instrText xml:space="preserve"> PAGEREF _Toc241792000 \h </w:instrText>
            </w:r>
            <w:r>
              <w:rPr>
                <w:noProof/>
                <w:webHidden/>
              </w:rPr>
            </w:r>
            <w:r>
              <w:rPr>
                <w:noProof/>
                <w:webHidden/>
              </w:rPr>
              <w:fldChar w:fldCharType="separate"/>
            </w:r>
            <w:r>
              <w:rPr>
                <w:noProof/>
                <w:webHidden/>
              </w:rPr>
              <w:t>13</w:t>
            </w:r>
            <w:r>
              <w:rPr>
                <w:noProof/>
                <w:webHidden/>
              </w:rPr>
              <w:fldChar w:fldCharType="end"/>
            </w:r>
          </w:hyperlink>
        </w:p>
        <w:p w14:paraId="56865312" w14:textId="5554A649"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1" w:history="1">
            <w:r w:rsidRPr="00441B6C">
              <w:rPr>
                <w:rStyle w:val="Hyperlink"/>
                <w:noProof/>
                <w:lang w:val="pt-BR"/>
              </w:rPr>
              <w:t>1.5.1 Objetivo geral</w:t>
            </w:r>
            <w:r>
              <w:rPr>
                <w:noProof/>
                <w:webHidden/>
              </w:rPr>
              <w:tab/>
            </w:r>
            <w:r>
              <w:rPr>
                <w:noProof/>
                <w:webHidden/>
              </w:rPr>
              <w:fldChar w:fldCharType="begin"/>
            </w:r>
            <w:r>
              <w:rPr>
                <w:noProof/>
                <w:webHidden/>
              </w:rPr>
              <w:instrText xml:space="preserve"> PAGEREF _Toc241792001 \h </w:instrText>
            </w:r>
            <w:r>
              <w:rPr>
                <w:noProof/>
                <w:webHidden/>
              </w:rPr>
            </w:r>
            <w:r>
              <w:rPr>
                <w:noProof/>
                <w:webHidden/>
              </w:rPr>
              <w:fldChar w:fldCharType="separate"/>
            </w:r>
            <w:r>
              <w:rPr>
                <w:noProof/>
                <w:webHidden/>
              </w:rPr>
              <w:t>13</w:t>
            </w:r>
            <w:r>
              <w:rPr>
                <w:noProof/>
                <w:webHidden/>
              </w:rPr>
              <w:fldChar w:fldCharType="end"/>
            </w:r>
          </w:hyperlink>
        </w:p>
        <w:p w14:paraId="7A2DB147" w14:textId="51B3FF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2" w:history="1">
            <w:r w:rsidRPr="00441B6C">
              <w:rPr>
                <w:rStyle w:val="Hyperlink"/>
                <w:noProof/>
                <w:lang w:val="pt-BR"/>
              </w:rPr>
              <w:t>1.5.2 Objetivos específicos</w:t>
            </w:r>
            <w:r>
              <w:rPr>
                <w:noProof/>
                <w:webHidden/>
              </w:rPr>
              <w:tab/>
            </w:r>
            <w:r>
              <w:rPr>
                <w:noProof/>
                <w:webHidden/>
              </w:rPr>
              <w:fldChar w:fldCharType="begin"/>
            </w:r>
            <w:r>
              <w:rPr>
                <w:noProof/>
                <w:webHidden/>
              </w:rPr>
              <w:instrText xml:space="preserve"> PAGEREF _Toc241792002 \h </w:instrText>
            </w:r>
            <w:r>
              <w:rPr>
                <w:noProof/>
                <w:webHidden/>
              </w:rPr>
            </w:r>
            <w:r>
              <w:rPr>
                <w:noProof/>
                <w:webHidden/>
              </w:rPr>
              <w:fldChar w:fldCharType="separate"/>
            </w:r>
            <w:r>
              <w:rPr>
                <w:noProof/>
                <w:webHidden/>
              </w:rPr>
              <w:t>13</w:t>
            </w:r>
            <w:r>
              <w:rPr>
                <w:noProof/>
                <w:webHidden/>
              </w:rPr>
              <w:fldChar w:fldCharType="end"/>
            </w:r>
          </w:hyperlink>
        </w:p>
        <w:p w14:paraId="45F6E588" w14:textId="53BC72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3" w:history="1">
            <w:r w:rsidRPr="00441B6C">
              <w:rPr>
                <w:rStyle w:val="Hyperlink"/>
                <w:noProof/>
                <w:lang w:val="pt-BR"/>
              </w:rPr>
              <w:t>1.6 Justificativa</w:t>
            </w:r>
            <w:r>
              <w:rPr>
                <w:noProof/>
                <w:webHidden/>
              </w:rPr>
              <w:tab/>
            </w:r>
            <w:r>
              <w:rPr>
                <w:noProof/>
                <w:webHidden/>
              </w:rPr>
              <w:fldChar w:fldCharType="begin"/>
            </w:r>
            <w:r>
              <w:rPr>
                <w:noProof/>
                <w:webHidden/>
              </w:rPr>
              <w:instrText xml:space="preserve"> PAGEREF _Toc241792003 \h </w:instrText>
            </w:r>
            <w:r>
              <w:rPr>
                <w:noProof/>
                <w:webHidden/>
              </w:rPr>
            </w:r>
            <w:r>
              <w:rPr>
                <w:noProof/>
                <w:webHidden/>
              </w:rPr>
              <w:fldChar w:fldCharType="separate"/>
            </w:r>
            <w:r>
              <w:rPr>
                <w:noProof/>
                <w:webHidden/>
              </w:rPr>
              <w:t>14</w:t>
            </w:r>
            <w:r>
              <w:rPr>
                <w:noProof/>
                <w:webHidden/>
              </w:rPr>
              <w:fldChar w:fldCharType="end"/>
            </w:r>
          </w:hyperlink>
        </w:p>
        <w:p w14:paraId="2BD06C3F" w14:textId="5E83CF5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4" w:history="1">
            <w:r w:rsidRPr="00441B6C">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_Toc241792004 \h </w:instrText>
            </w:r>
            <w:r>
              <w:rPr>
                <w:noProof/>
                <w:webHidden/>
              </w:rPr>
            </w:r>
            <w:r>
              <w:rPr>
                <w:noProof/>
                <w:webHidden/>
              </w:rPr>
              <w:fldChar w:fldCharType="separate"/>
            </w:r>
            <w:r>
              <w:rPr>
                <w:noProof/>
                <w:webHidden/>
              </w:rPr>
              <w:t>15</w:t>
            </w:r>
            <w:r>
              <w:rPr>
                <w:noProof/>
                <w:webHidden/>
              </w:rPr>
              <w:fldChar w:fldCharType="end"/>
            </w:r>
          </w:hyperlink>
        </w:p>
        <w:p w14:paraId="75D57E8E" w14:textId="440BC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05" w:history="1">
            <w:r w:rsidRPr="00441B6C">
              <w:rPr>
                <w:rStyle w:val="Hyperlink"/>
                <w:noProof/>
                <w:lang w:val="pt-BR"/>
              </w:rPr>
              <w:t>2 REVISÃO BIBLIOGRÁFICA</w:t>
            </w:r>
            <w:r>
              <w:rPr>
                <w:noProof/>
                <w:webHidden/>
              </w:rPr>
              <w:tab/>
            </w:r>
            <w:r>
              <w:rPr>
                <w:noProof/>
                <w:webHidden/>
              </w:rPr>
              <w:fldChar w:fldCharType="begin"/>
            </w:r>
            <w:r>
              <w:rPr>
                <w:noProof/>
                <w:webHidden/>
              </w:rPr>
              <w:instrText xml:space="preserve"> PAGEREF _Toc241792005 \h </w:instrText>
            </w:r>
            <w:r>
              <w:rPr>
                <w:noProof/>
                <w:webHidden/>
              </w:rPr>
            </w:r>
            <w:r>
              <w:rPr>
                <w:noProof/>
                <w:webHidden/>
              </w:rPr>
              <w:fldChar w:fldCharType="separate"/>
            </w:r>
            <w:r>
              <w:rPr>
                <w:noProof/>
                <w:webHidden/>
              </w:rPr>
              <w:t>17</w:t>
            </w:r>
            <w:r>
              <w:rPr>
                <w:noProof/>
                <w:webHidden/>
              </w:rPr>
              <w:fldChar w:fldCharType="end"/>
            </w:r>
          </w:hyperlink>
        </w:p>
        <w:p w14:paraId="1A650D57" w14:textId="5B01003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6" w:history="1">
            <w:r w:rsidRPr="00441B6C">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_Toc241792006 \h </w:instrText>
            </w:r>
            <w:r>
              <w:rPr>
                <w:noProof/>
                <w:webHidden/>
              </w:rPr>
            </w:r>
            <w:r>
              <w:rPr>
                <w:noProof/>
                <w:webHidden/>
              </w:rPr>
              <w:fldChar w:fldCharType="separate"/>
            </w:r>
            <w:r>
              <w:rPr>
                <w:noProof/>
                <w:webHidden/>
              </w:rPr>
              <w:t>17</w:t>
            </w:r>
            <w:r>
              <w:rPr>
                <w:noProof/>
                <w:webHidden/>
              </w:rPr>
              <w:fldChar w:fldCharType="end"/>
            </w:r>
          </w:hyperlink>
        </w:p>
        <w:p w14:paraId="31BD90E8" w14:textId="76D1FC04"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7" w:history="1">
            <w:r w:rsidRPr="00441B6C">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_Toc241792007 \h </w:instrText>
            </w:r>
            <w:r>
              <w:rPr>
                <w:noProof/>
                <w:webHidden/>
              </w:rPr>
            </w:r>
            <w:r>
              <w:rPr>
                <w:noProof/>
                <w:webHidden/>
              </w:rPr>
              <w:fldChar w:fldCharType="separate"/>
            </w:r>
            <w:r>
              <w:rPr>
                <w:noProof/>
                <w:webHidden/>
              </w:rPr>
              <w:t>18</w:t>
            </w:r>
            <w:r>
              <w:rPr>
                <w:noProof/>
                <w:webHidden/>
              </w:rPr>
              <w:fldChar w:fldCharType="end"/>
            </w:r>
          </w:hyperlink>
        </w:p>
        <w:p w14:paraId="506CE700" w14:textId="4A66C7D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8" w:history="1">
            <w:r w:rsidRPr="00441B6C">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_Toc241792008 \h </w:instrText>
            </w:r>
            <w:r>
              <w:rPr>
                <w:noProof/>
                <w:webHidden/>
              </w:rPr>
            </w:r>
            <w:r>
              <w:rPr>
                <w:noProof/>
                <w:webHidden/>
              </w:rPr>
              <w:fldChar w:fldCharType="separate"/>
            </w:r>
            <w:r>
              <w:rPr>
                <w:noProof/>
                <w:webHidden/>
              </w:rPr>
              <w:t>20</w:t>
            </w:r>
            <w:r>
              <w:rPr>
                <w:noProof/>
                <w:webHidden/>
              </w:rPr>
              <w:fldChar w:fldCharType="end"/>
            </w:r>
          </w:hyperlink>
        </w:p>
        <w:p w14:paraId="7CE6D937" w14:textId="49F9341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9" w:history="1">
            <w:r w:rsidRPr="00441B6C">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_Toc241792009 \h </w:instrText>
            </w:r>
            <w:r>
              <w:rPr>
                <w:noProof/>
                <w:webHidden/>
              </w:rPr>
            </w:r>
            <w:r>
              <w:rPr>
                <w:noProof/>
                <w:webHidden/>
              </w:rPr>
              <w:fldChar w:fldCharType="separate"/>
            </w:r>
            <w:r>
              <w:rPr>
                <w:noProof/>
                <w:webHidden/>
              </w:rPr>
              <w:t>23</w:t>
            </w:r>
            <w:r>
              <w:rPr>
                <w:noProof/>
                <w:webHidden/>
              </w:rPr>
              <w:fldChar w:fldCharType="end"/>
            </w:r>
          </w:hyperlink>
        </w:p>
        <w:p w14:paraId="3F281A9A" w14:textId="64E6730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0" w:history="1">
            <w:r w:rsidRPr="00441B6C">
              <w:rPr>
                <w:rStyle w:val="Hyperlink"/>
                <w:noProof/>
                <w:lang w:val="pt-BR"/>
              </w:rPr>
              <w:t>2.5 Requisitos normativos</w:t>
            </w:r>
            <w:r>
              <w:rPr>
                <w:noProof/>
                <w:webHidden/>
              </w:rPr>
              <w:tab/>
            </w:r>
            <w:r>
              <w:rPr>
                <w:noProof/>
                <w:webHidden/>
              </w:rPr>
              <w:fldChar w:fldCharType="begin"/>
            </w:r>
            <w:r>
              <w:rPr>
                <w:noProof/>
                <w:webHidden/>
              </w:rPr>
              <w:instrText xml:space="preserve"> PAGEREF _Toc241792010 \h </w:instrText>
            </w:r>
            <w:r>
              <w:rPr>
                <w:noProof/>
                <w:webHidden/>
              </w:rPr>
            </w:r>
            <w:r>
              <w:rPr>
                <w:noProof/>
                <w:webHidden/>
              </w:rPr>
              <w:fldChar w:fldCharType="separate"/>
            </w:r>
            <w:r>
              <w:rPr>
                <w:noProof/>
                <w:webHidden/>
              </w:rPr>
              <w:t>24</w:t>
            </w:r>
            <w:r>
              <w:rPr>
                <w:noProof/>
                <w:webHidden/>
              </w:rPr>
              <w:fldChar w:fldCharType="end"/>
            </w:r>
          </w:hyperlink>
        </w:p>
        <w:p w14:paraId="00915719" w14:textId="2E4A936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1" w:history="1">
            <w:r w:rsidRPr="00441B6C">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_Toc241792011 \h </w:instrText>
            </w:r>
            <w:r>
              <w:rPr>
                <w:noProof/>
                <w:webHidden/>
              </w:rPr>
            </w:r>
            <w:r>
              <w:rPr>
                <w:noProof/>
                <w:webHidden/>
              </w:rPr>
              <w:fldChar w:fldCharType="separate"/>
            </w:r>
            <w:r>
              <w:rPr>
                <w:noProof/>
                <w:webHidden/>
              </w:rPr>
              <w:t>26</w:t>
            </w:r>
            <w:r>
              <w:rPr>
                <w:noProof/>
                <w:webHidden/>
              </w:rPr>
              <w:fldChar w:fldCharType="end"/>
            </w:r>
          </w:hyperlink>
        </w:p>
        <w:p w14:paraId="62C702B1" w14:textId="3BFF9D5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2" w:history="1">
            <w:r w:rsidRPr="00441B6C">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_Toc241792012 \h </w:instrText>
            </w:r>
            <w:r>
              <w:rPr>
                <w:noProof/>
                <w:webHidden/>
              </w:rPr>
            </w:r>
            <w:r>
              <w:rPr>
                <w:noProof/>
                <w:webHidden/>
              </w:rPr>
              <w:fldChar w:fldCharType="separate"/>
            </w:r>
            <w:r>
              <w:rPr>
                <w:noProof/>
                <w:webHidden/>
              </w:rPr>
              <w:t>27</w:t>
            </w:r>
            <w:r>
              <w:rPr>
                <w:noProof/>
                <w:webHidden/>
              </w:rPr>
              <w:fldChar w:fldCharType="end"/>
            </w:r>
          </w:hyperlink>
        </w:p>
        <w:p w14:paraId="07BF2B61" w14:textId="6F7D099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3" w:history="1">
            <w:r w:rsidRPr="00441B6C">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_Toc241792013 \h </w:instrText>
            </w:r>
            <w:r>
              <w:rPr>
                <w:noProof/>
                <w:webHidden/>
              </w:rPr>
            </w:r>
            <w:r>
              <w:rPr>
                <w:noProof/>
                <w:webHidden/>
              </w:rPr>
              <w:fldChar w:fldCharType="separate"/>
            </w:r>
            <w:r>
              <w:rPr>
                <w:noProof/>
                <w:webHidden/>
              </w:rPr>
              <w:t>28</w:t>
            </w:r>
            <w:r>
              <w:rPr>
                <w:noProof/>
                <w:webHidden/>
              </w:rPr>
              <w:fldChar w:fldCharType="end"/>
            </w:r>
          </w:hyperlink>
        </w:p>
        <w:p w14:paraId="4BEFD678" w14:textId="6515F49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4" w:history="1">
            <w:r w:rsidRPr="00441B6C">
              <w:rPr>
                <w:rStyle w:val="Hyperlink"/>
                <w:noProof/>
                <w:lang w:val="pt-BR"/>
              </w:rPr>
              <w:t>2.9 Lacuna identificada</w:t>
            </w:r>
            <w:r>
              <w:rPr>
                <w:noProof/>
                <w:webHidden/>
              </w:rPr>
              <w:tab/>
            </w:r>
            <w:r>
              <w:rPr>
                <w:noProof/>
                <w:webHidden/>
              </w:rPr>
              <w:fldChar w:fldCharType="begin"/>
            </w:r>
            <w:r>
              <w:rPr>
                <w:noProof/>
                <w:webHidden/>
              </w:rPr>
              <w:instrText xml:space="preserve"> PAGEREF _Toc241792014 \h </w:instrText>
            </w:r>
            <w:r>
              <w:rPr>
                <w:noProof/>
                <w:webHidden/>
              </w:rPr>
            </w:r>
            <w:r>
              <w:rPr>
                <w:noProof/>
                <w:webHidden/>
              </w:rPr>
              <w:fldChar w:fldCharType="separate"/>
            </w:r>
            <w:r>
              <w:rPr>
                <w:noProof/>
                <w:webHidden/>
              </w:rPr>
              <w:t>30</w:t>
            </w:r>
            <w:r>
              <w:rPr>
                <w:noProof/>
                <w:webHidden/>
              </w:rPr>
              <w:fldChar w:fldCharType="end"/>
            </w:r>
          </w:hyperlink>
        </w:p>
        <w:p w14:paraId="4B039634" w14:textId="67CA2B9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5" w:history="1">
            <w:r w:rsidRPr="00441B6C">
              <w:rPr>
                <w:rStyle w:val="Hyperlink"/>
                <w:noProof/>
                <w:lang w:val="pt-BR"/>
              </w:rPr>
              <w:t>2.10 Hipóteses da pesquisa</w:t>
            </w:r>
            <w:r>
              <w:rPr>
                <w:noProof/>
                <w:webHidden/>
              </w:rPr>
              <w:tab/>
            </w:r>
            <w:r>
              <w:rPr>
                <w:noProof/>
                <w:webHidden/>
              </w:rPr>
              <w:fldChar w:fldCharType="begin"/>
            </w:r>
            <w:r>
              <w:rPr>
                <w:noProof/>
                <w:webHidden/>
              </w:rPr>
              <w:instrText xml:space="preserve"> PAGEREF _Toc241792015 \h </w:instrText>
            </w:r>
            <w:r>
              <w:rPr>
                <w:noProof/>
                <w:webHidden/>
              </w:rPr>
            </w:r>
            <w:r>
              <w:rPr>
                <w:noProof/>
                <w:webHidden/>
              </w:rPr>
              <w:fldChar w:fldCharType="separate"/>
            </w:r>
            <w:r>
              <w:rPr>
                <w:noProof/>
                <w:webHidden/>
              </w:rPr>
              <w:t>31</w:t>
            </w:r>
            <w:r>
              <w:rPr>
                <w:noProof/>
                <w:webHidden/>
              </w:rPr>
              <w:fldChar w:fldCharType="end"/>
            </w:r>
          </w:hyperlink>
        </w:p>
        <w:p w14:paraId="63A63636" w14:textId="2195E48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16" w:history="1">
            <w:r w:rsidRPr="00441B6C">
              <w:rPr>
                <w:rStyle w:val="Hyperlink"/>
                <w:noProof/>
                <w:lang w:val="pt-BR"/>
              </w:rPr>
              <w:t>3 METODOLOGIA</w:t>
            </w:r>
            <w:r>
              <w:rPr>
                <w:noProof/>
                <w:webHidden/>
              </w:rPr>
              <w:tab/>
            </w:r>
            <w:r>
              <w:rPr>
                <w:noProof/>
                <w:webHidden/>
              </w:rPr>
              <w:fldChar w:fldCharType="begin"/>
            </w:r>
            <w:r>
              <w:rPr>
                <w:noProof/>
                <w:webHidden/>
              </w:rPr>
              <w:instrText xml:space="preserve"> PAGEREF _Toc241792016 \h </w:instrText>
            </w:r>
            <w:r>
              <w:rPr>
                <w:noProof/>
                <w:webHidden/>
              </w:rPr>
            </w:r>
            <w:r>
              <w:rPr>
                <w:noProof/>
                <w:webHidden/>
              </w:rPr>
              <w:fldChar w:fldCharType="separate"/>
            </w:r>
            <w:r>
              <w:rPr>
                <w:noProof/>
                <w:webHidden/>
              </w:rPr>
              <w:t>32</w:t>
            </w:r>
            <w:r>
              <w:rPr>
                <w:noProof/>
                <w:webHidden/>
              </w:rPr>
              <w:fldChar w:fldCharType="end"/>
            </w:r>
          </w:hyperlink>
        </w:p>
        <w:p w14:paraId="7A7A8FFA" w14:textId="1B72C04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7" w:history="1">
            <w:r w:rsidRPr="00441B6C">
              <w:rPr>
                <w:rStyle w:val="Hyperlink"/>
                <w:noProof/>
                <w:lang w:val="pt-BR"/>
              </w:rPr>
              <w:t>3.1 Classificação da pesquisa</w:t>
            </w:r>
            <w:r>
              <w:rPr>
                <w:noProof/>
                <w:webHidden/>
              </w:rPr>
              <w:tab/>
            </w:r>
            <w:r>
              <w:rPr>
                <w:noProof/>
                <w:webHidden/>
              </w:rPr>
              <w:fldChar w:fldCharType="begin"/>
            </w:r>
            <w:r>
              <w:rPr>
                <w:noProof/>
                <w:webHidden/>
              </w:rPr>
              <w:instrText xml:space="preserve"> PAGEREF _Toc241792017 \h </w:instrText>
            </w:r>
            <w:r>
              <w:rPr>
                <w:noProof/>
                <w:webHidden/>
              </w:rPr>
            </w:r>
            <w:r>
              <w:rPr>
                <w:noProof/>
                <w:webHidden/>
              </w:rPr>
              <w:fldChar w:fldCharType="separate"/>
            </w:r>
            <w:r>
              <w:rPr>
                <w:noProof/>
                <w:webHidden/>
              </w:rPr>
              <w:t>32</w:t>
            </w:r>
            <w:r>
              <w:rPr>
                <w:noProof/>
                <w:webHidden/>
              </w:rPr>
              <w:fldChar w:fldCharType="end"/>
            </w:r>
          </w:hyperlink>
        </w:p>
        <w:p w14:paraId="4AF26C45" w14:textId="15B55E32"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8" w:history="1">
            <w:r w:rsidRPr="00441B6C">
              <w:rPr>
                <w:rStyle w:val="Hyperlink"/>
                <w:noProof/>
                <w:lang w:val="pt-BR"/>
              </w:rPr>
              <w:t>3.2 Arquitetura do sistema</w:t>
            </w:r>
            <w:r>
              <w:rPr>
                <w:noProof/>
                <w:webHidden/>
              </w:rPr>
              <w:tab/>
            </w:r>
            <w:r>
              <w:rPr>
                <w:noProof/>
                <w:webHidden/>
              </w:rPr>
              <w:fldChar w:fldCharType="begin"/>
            </w:r>
            <w:r>
              <w:rPr>
                <w:noProof/>
                <w:webHidden/>
              </w:rPr>
              <w:instrText xml:space="preserve"> PAGEREF _Toc241792018 \h </w:instrText>
            </w:r>
            <w:r>
              <w:rPr>
                <w:noProof/>
                <w:webHidden/>
              </w:rPr>
            </w:r>
            <w:r>
              <w:rPr>
                <w:noProof/>
                <w:webHidden/>
              </w:rPr>
              <w:fldChar w:fldCharType="separate"/>
            </w:r>
            <w:r>
              <w:rPr>
                <w:noProof/>
                <w:webHidden/>
              </w:rPr>
              <w:t>32</w:t>
            </w:r>
            <w:r>
              <w:rPr>
                <w:noProof/>
                <w:webHidden/>
              </w:rPr>
              <w:fldChar w:fldCharType="end"/>
            </w:r>
          </w:hyperlink>
        </w:p>
        <w:p w14:paraId="5130760C" w14:textId="060C4F0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9" w:history="1">
            <w:r w:rsidRPr="00441B6C">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_Toc241792019 \h </w:instrText>
            </w:r>
            <w:r>
              <w:rPr>
                <w:noProof/>
                <w:webHidden/>
              </w:rPr>
            </w:r>
            <w:r>
              <w:rPr>
                <w:noProof/>
                <w:webHidden/>
              </w:rPr>
              <w:fldChar w:fldCharType="separate"/>
            </w:r>
            <w:r>
              <w:rPr>
                <w:noProof/>
                <w:webHidden/>
              </w:rPr>
              <w:t>34</w:t>
            </w:r>
            <w:r>
              <w:rPr>
                <w:noProof/>
                <w:webHidden/>
              </w:rPr>
              <w:fldChar w:fldCharType="end"/>
            </w:r>
          </w:hyperlink>
        </w:p>
        <w:p w14:paraId="4B2D822D" w14:textId="670FBCC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0" w:history="1">
            <w:r w:rsidRPr="00441B6C">
              <w:rPr>
                <w:rStyle w:val="Hyperlink"/>
                <w:noProof/>
                <w:lang w:val="pt-BR"/>
              </w:rPr>
              <w:t>3.4 O nó de demonstração</w:t>
            </w:r>
            <w:r>
              <w:rPr>
                <w:noProof/>
                <w:webHidden/>
              </w:rPr>
              <w:tab/>
            </w:r>
            <w:r>
              <w:rPr>
                <w:noProof/>
                <w:webHidden/>
              </w:rPr>
              <w:fldChar w:fldCharType="begin"/>
            </w:r>
            <w:r>
              <w:rPr>
                <w:noProof/>
                <w:webHidden/>
              </w:rPr>
              <w:instrText xml:space="preserve"> PAGEREF _Toc241792020 \h </w:instrText>
            </w:r>
            <w:r>
              <w:rPr>
                <w:noProof/>
                <w:webHidden/>
              </w:rPr>
            </w:r>
            <w:r>
              <w:rPr>
                <w:noProof/>
                <w:webHidden/>
              </w:rPr>
              <w:fldChar w:fldCharType="separate"/>
            </w:r>
            <w:r>
              <w:rPr>
                <w:noProof/>
                <w:webHidden/>
              </w:rPr>
              <w:t>38</w:t>
            </w:r>
            <w:r>
              <w:rPr>
                <w:noProof/>
                <w:webHidden/>
              </w:rPr>
              <w:fldChar w:fldCharType="end"/>
            </w:r>
          </w:hyperlink>
        </w:p>
        <w:p w14:paraId="2BE7CDB1" w14:textId="13314A6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1" w:history="1">
            <w:r w:rsidRPr="00441B6C">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_Toc241792021 \h </w:instrText>
            </w:r>
            <w:r>
              <w:rPr>
                <w:noProof/>
                <w:webHidden/>
              </w:rPr>
            </w:r>
            <w:r>
              <w:rPr>
                <w:noProof/>
                <w:webHidden/>
              </w:rPr>
              <w:fldChar w:fldCharType="separate"/>
            </w:r>
            <w:r>
              <w:rPr>
                <w:noProof/>
                <w:webHidden/>
              </w:rPr>
              <w:t>39</w:t>
            </w:r>
            <w:r>
              <w:rPr>
                <w:noProof/>
                <w:webHidden/>
              </w:rPr>
              <w:fldChar w:fldCharType="end"/>
            </w:r>
          </w:hyperlink>
        </w:p>
        <w:p w14:paraId="76CAD4DE" w14:textId="3F6ED0A2"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2" w:history="1">
            <w:r w:rsidRPr="00441B6C">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_Toc241792022 \h </w:instrText>
            </w:r>
            <w:r>
              <w:rPr>
                <w:noProof/>
                <w:webHidden/>
              </w:rPr>
            </w:r>
            <w:r>
              <w:rPr>
                <w:noProof/>
                <w:webHidden/>
              </w:rPr>
              <w:fldChar w:fldCharType="separate"/>
            </w:r>
            <w:r>
              <w:rPr>
                <w:noProof/>
                <w:webHidden/>
              </w:rPr>
              <w:t>41</w:t>
            </w:r>
            <w:r>
              <w:rPr>
                <w:noProof/>
                <w:webHidden/>
              </w:rPr>
              <w:fldChar w:fldCharType="end"/>
            </w:r>
          </w:hyperlink>
        </w:p>
        <w:p w14:paraId="5E55331F" w14:textId="464EBAF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3" w:history="1">
            <w:r w:rsidRPr="00441B6C">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_Toc241792023 \h </w:instrText>
            </w:r>
            <w:r>
              <w:rPr>
                <w:noProof/>
                <w:webHidden/>
              </w:rPr>
            </w:r>
            <w:r>
              <w:rPr>
                <w:noProof/>
                <w:webHidden/>
              </w:rPr>
              <w:fldChar w:fldCharType="separate"/>
            </w:r>
            <w:r>
              <w:rPr>
                <w:noProof/>
                <w:webHidden/>
              </w:rPr>
              <w:t>44</w:t>
            </w:r>
            <w:r>
              <w:rPr>
                <w:noProof/>
                <w:webHidden/>
              </w:rPr>
              <w:fldChar w:fldCharType="end"/>
            </w:r>
          </w:hyperlink>
        </w:p>
        <w:p w14:paraId="05970A73" w14:textId="17A9E941"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4" w:history="1">
            <w:r w:rsidRPr="00441B6C">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_Toc241792024 \h </w:instrText>
            </w:r>
            <w:r>
              <w:rPr>
                <w:noProof/>
                <w:webHidden/>
              </w:rPr>
            </w:r>
            <w:r>
              <w:rPr>
                <w:noProof/>
                <w:webHidden/>
              </w:rPr>
              <w:fldChar w:fldCharType="separate"/>
            </w:r>
            <w:r>
              <w:rPr>
                <w:noProof/>
                <w:webHidden/>
              </w:rPr>
              <w:t>44</w:t>
            </w:r>
            <w:r>
              <w:rPr>
                <w:noProof/>
                <w:webHidden/>
              </w:rPr>
              <w:fldChar w:fldCharType="end"/>
            </w:r>
          </w:hyperlink>
        </w:p>
        <w:p w14:paraId="0E789D9F" w14:textId="242519A0"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5" w:history="1">
            <w:r w:rsidRPr="00441B6C">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_Toc241792025 \h </w:instrText>
            </w:r>
            <w:r>
              <w:rPr>
                <w:noProof/>
                <w:webHidden/>
              </w:rPr>
            </w:r>
            <w:r>
              <w:rPr>
                <w:noProof/>
                <w:webHidden/>
              </w:rPr>
              <w:fldChar w:fldCharType="separate"/>
            </w:r>
            <w:r>
              <w:rPr>
                <w:noProof/>
                <w:webHidden/>
              </w:rPr>
              <w:t>46</w:t>
            </w:r>
            <w:r>
              <w:rPr>
                <w:noProof/>
                <w:webHidden/>
              </w:rPr>
              <w:fldChar w:fldCharType="end"/>
            </w:r>
          </w:hyperlink>
        </w:p>
        <w:p w14:paraId="444386F2" w14:textId="54C5DF1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6" w:history="1">
            <w:r w:rsidRPr="00441B6C">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_Toc241792026 \h </w:instrText>
            </w:r>
            <w:r>
              <w:rPr>
                <w:noProof/>
                <w:webHidden/>
              </w:rPr>
            </w:r>
            <w:r>
              <w:rPr>
                <w:noProof/>
                <w:webHidden/>
              </w:rPr>
              <w:fldChar w:fldCharType="separate"/>
            </w:r>
            <w:r>
              <w:rPr>
                <w:noProof/>
                <w:webHidden/>
              </w:rPr>
              <w:t>48</w:t>
            </w:r>
            <w:r>
              <w:rPr>
                <w:noProof/>
                <w:webHidden/>
              </w:rPr>
              <w:fldChar w:fldCharType="end"/>
            </w:r>
          </w:hyperlink>
        </w:p>
        <w:p w14:paraId="6D9CD5DE" w14:textId="6FFC996B"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7" w:history="1">
            <w:r w:rsidRPr="00441B6C">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_Toc241792027 \h </w:instrText>
            </w:r>
            <w:r>
              <w:rPr>
                <w:noProof/>
                <w:webHidden/>
              </w:rPr>
            </w:r>
            <w:r>
              <w:rPr>
                <w:noProof/>
                <w:webHidden/>
              </w:rPr>
              <w:fldChar w:fldCharType="separate"/>
            </w:r>
            <w:r>
              <w:rPr>
                <w:noProof/>
                <w:webHidden/>
              </w:rPr>
              <w:t>48</w:t>
            </w:r>
            <w:r>
              <w:rPr>
                <w:noProof/>
                <w:webHidden/>
              </w:rPr>
              <w:fldChar w:fldCharType="end"/>
            </w:r>
          </w:hyperlink>
        </w:p>
        <w:p w14:paraId="34C58B54" w14:textId="510241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8" w:history="1">
            <w:r w:rsidRPr="00441B6C">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_Toc241792028 \h </w:instrText>
            </w:r>
            <w:r>
              <w:rPr>
                <w:noProof/>
                <w:webHidden/>
              </w:rPr>
            </w:r>
            <w:r>
              <w:rPr>
                <w:noProof/>
                <w:webHidden/>
              </w:rPr>
              <w:fldChar w:fldCharType="separate"/>
            </w:r>
            <w:r>
              <w:rPr>
                <w:noProof/>
                <w:webHidden/>
              </w:rPr>
              <w:t>49</w:t>
            </w:r>
            <w:r>
              <w:rPr>
                <w:noProof/>
                <w:webHidden/>
              </w:rPr>
              <w:fldChar w:fldCharType="end"/>
            </w:r>
          </w:hyperlink>
        </w:p>
        <w:p w14:paraId="197EDBBA" w14:textId="3076C79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9" w:history="1">
            <w:r w:rsidRPr="00441B6C">
              <w:rPr>
                <w:rStyle w:val="Hyperlink"/>
                <w:noProof/>
                <w:lang w:val="pt-BR"/>
              </w:rPr>
              <w:t>3.6 Camada de previsão</w:t>
            </w:r>
            <w:r>
              <w:rPr>
                <w:noProof/>
                <w:webHidden/>
              </w:rPr>
              <w:tab/>
            </w:r>
            <w:r>
              <w:rPr>
                <w:noProof/>
                <w:webHidden/>
              </w:rPr>
              <w:fldChar w:fldCharType="begin"/>
            </w:r>
            <w:r>
              <w:rPr>
                <w:noProof/>
                <w:webHidden/>
              </w:rPr>
              <w:instrText xml:space="preserve"> PAGEREF _Toc241792029 \h </w:instrText>
            </w:r>
            <w:r>
              <w:rPr>
                <w:noProof/>
                <w:webHidden/>
              </w:rPr>
            </w:r>
            <w:r>
              <w:rPr>
                <w:noProof/>
                <w:webHidden/>
              </w:rPr>
              <w:fldChar w:fldCharType="separate"/>
            </w:r>
            <w:r>
              <w:rPr>
                <w:noProof/>
                <w:webHidden/>
              </w:rPr>
              <w:t>52</w:t>
            </w:r>
            <w:r>
              <w:rPr>
                <w:noProof/>
                <w:webHidden/>
              </w:rPr>
              <w:fldChar w:fldCharType="end"/>
            </w:r>
          </w:hyperlink>
        </w:p>
        <w:p w14:paraId="32C0299D" w14:textId="213AD3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0" w:history="1">
            <w:r w:rsidRPr="00441B6C">
              <w:rPr>
                <w:rStyle w:val="Hyperlink"/>
                <w:noProof/>
                <w:lang w:val="pt-BR"/>
              </w:rPr>
              <w:t>3.7 Mecanismo de decisão</w:t>
            </w:r>
            <w:r>
              <w:rPr>
                <w:noProof/>
                <w:webHidden/>
              </w:rPr>
              <w:tab/>
            </w:r>
            <w:r>
              <w:rPr>
                <w:noProof/>
                <w:webHidden/>
              </w:rPr>
              <w:fldChar w:fldCharType="begin"/>
            </w:r>
            <w:r>
              <w:rPr>
                <w:noProof/>
                <w:webHidden/>
              </w:rPr>
              <w:instrText xml:space="preserve"> PAGEREF _Toc241792030 \h </w:instrText>
            </w:r>
            <w:r>
              <w:rPr>
                <w:noProof/>
                <w:webHidden/>
              </w:rPr>
            </w:r>
            <w:r>
              <w:rPr>
                <w:noProof/>
                <w:webHidden/>
              </w:rPr>
              <w:fldChar w:fldCharType="separate"/>
            </w:r>
            <w:r>
              <w:rPr>
                <w:noProof/>
                <w:webHidden/>
              </w:rPr>
              <w:t>54</w:t>
            </w:r>
            <w:r>
              <w:rPr>
                <w:noProof/>
                <w:webHidden/>
              </w:rPr>
              <w:fldChar w:fldCharType="end"/>
            </w:r>
          </w:hyperlink>
        </w:p>
        <w:p w14:paraId="11094AF9" w14:textId="19A1C70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1" w:history="1">
            <w:r w:rsidRPr="00441B6C">
              <w:rPr>
                <w:rStyle w:val="Hyperlink"/>
                <w:noProof/>
                <w:lang w:val="pt-BR"/>
              </w:rPr>
              <w:t>3.8 Classe de iluminação adotada</w:t>
            </w:r>
            <w:r>
              <w:rPr>
                <w:noProof/>
                <w:webHidden/>
              </w:rPr>
              <w:tab/>
            </w:r>
            <w:r>
              <w:rPr>
                <w:noProof/>
                <w:webHidden/>
              </w:rPr>
              <w:fldChar w:fldCharType="begin"/>
            </w:r>
            <w:r>
              <w:rPr>
                <w:noProof/>
                <w:webHidden/>
              </w:rPr>
              <w:instrText xml:space="preserve"> PAGEREF _Toc241792031 \h </w:instrText>
            </w:r>
            <w:r>
              <w:rPr>
                <w:noProof/>
                <w:webHidden/>
              </w:rPr>
            </w:r>
            <w:r>
              <w:rPr>
                <w:noProof/>
                <w:webHidden/>
              </w:rPr>
              <w:fldChar w:fldCharType="separate"/>
            </w:r>
            <w:r>
              <w:rPr>
                <w:noProof/>
                <w:webHidden/>
              </w:rPr>
              <w:t>60</w:t>
            </w:r>
            <w:r>
              <w:rPr>
                <w:noProof/>
                <w:webHidden/>
              </w:rPr>
              <w:fldChar w:fldCharType="end"/>
            </w:r>
          </w:hyperlink>
        </w:p>
        <w:p w14:paraId="2C8DEB41" w14:textId="0F1E5F0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2" w:history="1">
            <w:r w:rsidRPr="00441B6C">
              <w:rPr>
                <w:rStyle w:val="Hyperlink"/>
                <w:noProof/>
                <w:lang w:val="pt-BR"/>
              </w:rPr>
              <w:t>3.9 Procedimentos e avaliação</w:t>
            </w:r>
            <w:r>
              <w:rPr>
                <w:noProof/>
                <w:webHidden/>
              </w:rPr>
              <w:tab/>
            </w:r>
            <w:r>
              <w:rPr>
                <w:noProof/>
                <w:webHidden/>
              </w:rPr>
              <w:fldChar w:fldCharType="begin"/>
            </w:r>
            <w:r>
              <w:rPr>
                <w:noProof/>
                <w:webHidden/>
              </w:rPr>
              <w:instrText xml:space="preserve"> PAGEREF _Toc241792032 \h </w:instrText>
            </w:r>
            <w:r>
              <w:rPr>
                <w:noProof/>
                <w:webHidden/>
              </w:rPr>
            </w:r>
            <w:r>
              <w:rPr>
                <w:noProof/>
                <w:webHidden/>
              </w:rPr>
              <w:fldChar w:fldCharType="separate"/>
            </w:r>
            <w:r>
              <w:rPr>
                <w:noProof/>
                <w:webHidden/>
              </w:rPr>
              <w:t>61</w:t>
            </w:r>
            <w:r>
              <w:rPr>
                <w:noProof/>
                <w:webHidden/>
              </w:rPr>
              <w:fldChar w:fldCharType="end"/>
            </w:r>
          </w:hyperlink>
        </w:p>
        <w:p w14:paraId="5B86EA50" w14:textId="7E18AEA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3" w:history="1">
            <w:r w:rsidRPr="00441B6C">
              <w:rPr>
                <w:rStyle w:val="Hyperlink"/>
                <w:noProof/>
                <w:lang w:val="pt-BR"/>
              </w:rPr>
              <w:t>3.10 Tratamento de dados pessoais</w:t>
            </w:r>
            <w:r>
              <w:rPr>
                <w:noProof/>
                <w:webHidden/>
              </w:rPr>
              <w:tab/>
            </w:r>
            <w:r>
              <w:rPr>
                <w:noProof/>
                <w:webHidden/>
              </w:rPr>
              <w:fldChar w:fldCharType="begin"/>
            </w:r>
            <w:r>
              <w:rPr>
                <w:noProof/>
                <w:webHidden/>
              </w:rPr>
              <w:instrText xml:space="preserve"> PAGEREF _Toc241792033 \h </w:instrText>
            </w:r>
            <w:r>
              <w:rPr>
                <w:noProof/>
                <w:webHidden/>
              </w:rPr>
            </w:r>
            <w:r>
              <w:rPr>
                <w:noProof/>
                <w:webHidden/>
              </w:rPr>
              <w:fldChar w:fldCharType="separate"/>
            </w:r>
            <w:r>
              <w:rPr>
                <w:noProof/>
                <w:webHidden/>
              </w:rPr>
              <w:t>65</w:t>
            </w:r>
            <w:r>
              <w:rPr>
                <w:noProof/>
                <w:webHidden/>
              </w:rPr>
              <w:fldChar w:fldCharType="end"/>
            </w:r>
          </w:hyperlink>
        </w:p>
        <w:p w14:paraId="61D7E6C3" w14:textId="4CAD2A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4" w:history="1">
            <w:r w:rsidRPr="00441B6C">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_Toc241792034 \h </w:instrText>
            </w:r>
            <w:r>
              <w:rPr>
                <w:noProof/>
                <w:webHidden/>
              </w:rPr>
            </w:r>
            <w:r>
              <w:rPr>
                <w:noProof/>
                <w:webHidden/>
              </w:rPr>
              <w:fldChar w:fldCharType="separate"/>
            </w:r>
            <w:r>
              <w:rPr>
                <w:noProof/>
                <w:webHidden/>
              </w:rPr>
              <w:t>66</w:t>
            </w:r>
            <w:r>
              <w:rPr>
                <w:noProof/>
                <w:webHidden/>
              </w:rPr>
              <w:fldChar w:fldCharType="end"/>
            </w:r>
          </w:hyperlink>
        </w:p>
        <w:p w14:paraId="32BCAFAA" w14:textId="0008371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35" w:history="1">
            <w:r w:rsidRPr="00441B6C">
              <w:rPr>
                <w:rStyle w:val="Hyperlink"/>
                <w:noProof/>
                <w:lang w:val="pt-BR"/>
              </w:rPr>
              <w:t>4 ENGENHARIA DE SOFTWARE</w:t>
            </w:r>
            <w:r>
              <w:rPr>
                <w:noProof/>
                <w:webHidden/>
              </w:rPr>
              <w:tab/>
            </w:r>
            <w:r>
              <w:rPr>
                <w:noProof/>
                <w:webHidden/>
              </w:rPr>
              <w:fldChar w:fldCharType="begin"/>
            </w:r>
            <w:r>
              <w:rPr>
                <w:noProof/>
                <w:webHidden/>
              </w:rPr>
              <w:instrText xml:space="preserve"> PAGEREF _Toc241792035 \h </w:instrText>
            </w:r>
            <w:r>
              <w:rPr>
                <w:noProof/>
                <w:webHidden/>
              </w:rPr>
            </w:r>
            <w:r>
              <w:rPr>
                <w:noProof/>
                <w:webHidden/>
              </w:rPr>
              <w:fldChar w:fldCharType="separate"/>
            </w:r>
            <w:r>
              <w:rPr>
                <w:noProof/>
                <w:webHidden/>
              </w:rPr>
              <w:t>71</w:t>
            </w:r>
            <w:r>
              <w:rPr>
                <w:noProof/>
                <w:webHidden/>
              </w:rPr>
              <w:fldChar w:fldCharType="end"/>
            </w:r>
          </w:hyperlink>
        </w:p>
        <w:p w14:paraId="0BABEB05" w14:textId="10A8C54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6" w:history="1">
            <w:r w:rsidRPr="00441B6C">
              <w:rPr>
                <w:rStyle w:val="Hyperlink"/>
                <w:noProof/>
                <w:lang w:val="pt-BR"/>
              </w:rPr>
              <w:t>4.1 Partes interessadas e elicitação de requisitos</w:t>
            </w:r>
            <w:r>
              <w:rPr>
                <w:noProof/>
                <w:webHidden/>
              </w:rPr>
              <w:tab/>
            </w:r>
            <w:r>
              <w:rPr>
                <w:noProof/>
                <w:webHidden/>
              </w:rPr>
              <w:fldChar w:fldCharType="begin"/>
            </w:r>
            <w:r>
              <w:rPr>
                <w:noProof/>
                <w:webHidden/>
              </w:rPr>
              <w:instrText xml:space="preserve"> PAGEREF _Toc241792036 \h </w:instrText>
            </w:r>
            <w:r>
              <w:rPr>
                <w:noProof/>
                <w:webHidden/>
              </w:rPr>
            </w:r>
            <w:r>
              <w:rPr>
                <w:noProof/>
                <w:webHidden/>
              </w:rPr>
              <w:fldChar w:fldCharType="separate"/>
            </w:r>
            <w:r>
              <w:rPr>
                <w:noProof/>
                <w:webHidden/>
              </w:rPr>
              <w:t>71</w:t>
            </w:r>
            <w:r>
              <w:rPr>
                <w:noProof/>
                <w:webHidden/>
              </w:rPr>
              <w:fldChar w:fldCharType="end"/>
            </w:r>
          </w:hyperlink>
        </w:p>
        <w:p w14:paraId="5D63E59F" w14:textId="6C33C91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7" w:history="1">
            <w:r w:rsidRPr="00441B6C">
              <w:rPr>
                <w:rStyle w:val="Hyperlink"/>
                <w:noProof/>
                <w:lang w:val="pt-BR"/>
              </w:rPr>
              <w:t>4.2 Processo de desenvolvimento e planejamento do projeto</w:t>
            </w:r>
            <w:r>
              <w:rPr>
                <w:noProof/>
                <w:webHidden/>
              </w:rPr>
              <w:tab/>
            </w:r>
            <w:r>
              <w:rPr>
                <w:noProof/>
                <w:webHidden/>
              </w:rPr>
              <w:fldChar w:fldCharType="begin"/>
            </w:r>
            <w:r>
              <w:rPr>
                <w:noProof/>
                <w:webHidden/>
              </w:rPr>
              <w:instrText xml:space="preserve"> PAGEREF _Toc241792037 \h </w:instrText>
            </w:r>
            <w:r>
              <w:rPr>
                <w:noProof/>
                <w:webHidden/>
              </w:rPr>
            </w:r>
            <w:r>
              <w:rPr>
                <w:noProof/>
                <w:webHidden/>
              </w:rPr>
              <w:fldChar w:fldCharType="separate"/>
            </w:r>
            <w:r>
              <w:rPr>
                <w:noProof/>
                <w:webHidden/>
              </w:rPr>
              <w:t>71</w:t>
            </w:r>
            <w:r>
              <w:rPr>
                <w:noProof/>
                <w:webHidden/>
              </w:rPr>
              <w:fldChar w:fldCharType="end"/>
            </w:r>
          </w:hyperlink>
        </w:p>
        <w:p w14:paraId="5C6CF78D" w14:textId="06B3EA8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8" w:history="1">
            <w:r w:rsidRPr="00441B6C">
              <w:rPr>
                <w:rStyle w:val="Hyperlink"/>
                <w:noProof/>
                <w:lang w:val="pt-BR"/>
              </w:rPr>
              <w:t>4.3 Requisitos funcionais</w:t>
            </w:r>
            <w:r>
              <w:rPr>
                <w:noProof/>
                <w:webHidden/>
              </w:rPr>
              <w:tab/>
            </w:r>
            <w:r>
              <w:rPr>
                <w:noProof/>
                <w:webHidden/>
              </w:rPr>
              <w:fldChar w:fldCharType="begin"/>
            </w:r>
            <w:r>
              <w:rPr>
                <w:noProof/>
                <w:webHidden/>
              </w:rPr>
              <w:instrText xml:space="preserve"> PAGEREF _Toc241792038 \h </w:instrText>
            </w:r>
            <w:r>
              <w:rPr>
                <w:noProof/>
                <w:webHidden/>
              </w:rPr>
            </w:r>
            <w:r>
              <w:rPr>
                <w:noProof/>
                <w:webHidden/>
              </w:rPr>
              <w:fldChar w:fldCharType="separate"/>
            </w:r>
            <w:r>
              <w:rPr>
                <w:noProof/>
                <w:webHidden/>
              </w:rPr>
              <w:t>71</w:t>
            </w:r>
            <w:r>
              <w:rPr>
                <w:noProof/>
                <w:webHidden/>
              </w:rPr>
              <w:fldChar w:fldCharType="end"/>
            </w:r>
          </w:hyperlink>
        </w:p>
        <w:p w14:paraId="5B61C08D" w14:textId="0D57C07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9" w:history="1">
            <w:r w:rsidRPr="00441B6C">
              <w:rPr>
                <w:rStyle w:val="Hyperlink"/>
                <w:noProof/>
                <w:lang w:val="pt-BR"/>
              </w:rPr>
              <w:t>4.4 Requisitos não funcionais e critérios de qualidade</w:t>
            </w:r>
            <w:r>
              <w:rPr>
                <w:noProof/>
                <w:webHidden/>
              </w:rPr>
              <w:tab/>
            </w:r>
            <w:r>
              <w:rPr>
                <w:noProof/>
                <w:webHidden/>
              </w:rPr>
              <w:fldChar w:fldCharType="begin"/>
            </w:r>
            <w:r>
              <w:rPr>
                <w:noProof/>
                <w:webHidden/>
              </w:rPr>
              <w:instrText xml:space="preserve"> PAGEREF _Toc241792039 \h </w:instrText>
            </w:r>
            <w:r>
              <w:rPr>
                <w:noProof/>
                <w:webHidden/>
              </w:rPr>
            </w:r>
            <w:r>
              <w:rPr>
                <w:noProof/>
                <w:webHidden/>
              </w:rPr>
              <w:fldChar w:fldCharType="separate"/>
            </w:r>
            <w:r>
              <w:rPr>
                <w:noProof/>
                <w:webHidden/>
              </w:rPr>
              <w:t>72</w:t>
            </w:r>
            <w:r>
              <w:rPr>
                <w:noProof/>
                <w:webHidden/>
              </w:rPr>
              <w:fldChar w:fldCharType="end"/>
            </w:r>
          </w:hyperlink>
        </w:p>
        <w:p w14:paraId="5024C361" w14:textId="742582E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0" w:history="1">
            <w:r w:rsidRPr="00441B6C">
              <w:rPr>
                <w:rStyle w:val="Hyperlink"/>
                <w:noProof/>
                <w:lang w:val="pt-BR"/>
              </w:rPr>
              <w:t>4.5 Diagrama de casos de uso</w:t>
            </w:r>
            <w:r>
              <w:rPr>
                <w:noProof/>
                <w:webHidden/>
              </w:rPr>
              <w:tab/>
            </w:r>
            <w:r>
              <w:rPr>
                <w:noProof/>
                <w:webHidden/>
              </w:rPr>
              <w:fldChar w:fldCharType="begin"/>
            </w:r>
            <w:r>
              <w:rPr>
                <w:noProof/>
                <w:webHidden/>
              </w:rPr>
              <w:instrText xml:space="preserve"> PAGEREF _Toc241792040 \h </w:instrText>
            </w:r>
            <w:r>
              <w:rPr>
                <w:noProof/>
                <w:webHidden/>
              </w:rPr>
            </w:r>
            <w:r>
              <w:rPr>
                <w:noProof/>
                <w:webHidden/>
              </w:rPr>
              <w:fldChar w:fldCharType="separate"/>
            </w:r>
            <w:r>
              <w:rPr>
                <w:noProof/>
                <w:webHidden/>
              </w:rPr>
              <w:t>73</w:t>
            </w:r>
            <w:r>
              <w:rPr>
                <w:noProof/>
                <w:webHidden/>
              </w:rPr>
              <w:fldChar w:fldCharType="end"/>
            </w:r>
          </w:hyperlink>
        </w:p>
        <w:p w14:paraId="2D683821" w14:textId="62C7E7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1" w:history="1">
            <w:r w:rsidRPr="00441B6C">
              <w:rPr>
                <w:rStyle w:val="Hyperlink"/>
                <w:noProof/>
                <w:lang w:val="pt-BR"/>
              </w:rPr>
              <w:t>4.6 Desenho da arquitetura do sistema</w:t>
            </w:r>
            <w:r>
              <w:rPr>
                <w:noProof/>
                <w:webHidden/>
              </w:rPr>
              <w:tab/>
            </w:r>
            <w:r>
              <w:rPr>
                <w:noProof/>
                <w:webHidden/>
              </w:rPr>
              <w:fldChar w:fldCharType="begin"/>
            </w:r>
            <w:r>
              <w:rPr>
                <w:noProof/>
                <w:webHidden/>
              </w:rPr>
              <w:instrText xml:space="preserve"> PAGEREF _Toc241792041 \h </w:instrText>
            </w:r>
            <w:r>
              <w:rPr>
                <w:noProof/>
                <w:webHidden/>
              </w:rPr>
            </w:r>
            <w:r>
              <w:rPr>
                <w:noProof/>
                <w:webHidden/>
              </w:rPr>
              <w:fldChar w:fldCharType="separate"/>
            </w:r>
            <w:r>
              <w:rPr>
                <w:noProof/>
                <w:webHidden/>
              </w:rPr>
              <w:t>74</w:t>
            </w:r>
            <w:r>
              <w:rPr>
                <w:noProof/>
                <w:webHidden/>
              </w:rPr>
              <w:fldChar w:fldCharType="end"/>
            </w:r>
          </w:hyperlink>
        </w:p>
        <w:p w14:paraId="123E264E" w14:textId="6F90191E"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2" w:history="1">
            <w:r w:rsidRPr="00441B6C">
              <w:rPr>
                <w:rStyle w:val="Hyperlink"/>
                <w:noProof/>
                <w:lang w:val="pt-BR"/>
              </w:rPr>
              <w:t>4.6.1 Implantação em nuvem</w:t>
            </w:r>
            <w:r>
              <w:rPr>
                <w:noProof/>
                <w:webHidden/>
              </w:rPr>
              <w:tab/>
            </w:r>
            <w:r>
              <w:rPr>
                <w:noProof/>
                <w:webHidden/>
              </w:rPr>
              <w:fldChar w:fldCharType="begin"/>
            </w:r>
            <w:r>
              <w:rPr>
                <w:noProof/>
                <w:webHidden/>
              </w:rPr>
              <w:instrText xml:space="preserve"> PAGEREF _Toc241792042 \h </w:instrText>
            </w:r>
            <w:r>
              <w:rPr>
                <w:noProof/>
                <w:webHidden/>
              </w:rPr>
            </w:r>
            <w:r>
              <w:rPr>
                <w:noProof/>
                <w:webHidden/>
              </w:rPr>
              <w:fldChar w:fldCharType="separate"/>
            </w:r>
            <w:r>
              <w:rPr>
                <w:noProof/>
                <w:webHidden/>
              </w:rPr>
              <w:t>77</w:t>
            </w:r>
            <w:r>
              <w:rPr>
                <w:noProof/>
                <w:webHidden/>
              </w:rPr>
              <w:fldChar w:fldCharType="end"/>
            </w:r>
          </w:hyperlink>
        </w:p>
        <w:p w14:paraId="7550296B" w14:textId="264110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3" w:history="1">
            <w:r w:rsidRPr="00441B6C">
              <w:rPr>
                <w:rStyle w:val="Hyperlink"/>
                <w:noProof/>
                <w:lang w:val="pt-BR"/>
              </w:rPr>
              <w:t>4.6.2 Contratos das interfaces</w:t>
            </w:r>
            <w:r>
              <w:rPr>
                <w:noProof/>
                <w:webHidden/>
              </w:rPr>
              <w:tab/>
            </w:r>
            <w:r>
              <w:rPr>
                <w:noProof/>
                <w:webHidden/>
              </w:rPr>
              <w:fldChar w:fldCharType="begin"/>
            </w:r>
            <w:r>
              <w:rPr>
                <w:noProof/>
                <w:webHidden/>
              </w:rPr>
              <w:instrText xml:space="preserve"> PAGEREF _Toc241792043 \h </w:instrText>
            </w:r>
            <w:r>
              <w:rPr>
                <w:noProof/>
                <w:webHidden/>
              </w:rPr>
            </w:r>
            <w:r>
              <w:rPr>
                <w:noProof/>
                <w:webHidden/>
              </w:rPr>
              <w:fldChar w:fldCharType="separate"/>
            </w:r>
            <w:r>
              <w:rPr>
                <w:noProof/>
                <w:webHidden/>
              </w:rPr>
              <w:t>79</w:t>
            </w:r>
            <w:r>
              <w:rPr>
                <w:noProof/>
                <w:webHidden/>
              </w:rPr>
              <w:fldChar w:fldCharType="end"/>
            </w:r>
          </w:hyperlink>
        </w:p>
        <w:p w14:paraId="1F51D8B9" w14:textId="666DACC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4" w:history="1">
            <w:r w:rsidRPr="00441B6C">
              <w:rPr>
                <w:rStyle w:val="Hyperlink"/>
                <w:noProof/>
                <w:lang w:val="pt-BR"/>
              </w:rPr>
              <w:t>4.6.3 Percurso de uma decisão</w:t>
            </w:r>
            <w:r>
              <w:rPr>
                <w:noProof/>
                <w:webHidden/>
              </w:rPr>
              <w:tab/>
            </w:r>
            <w:r>
              <w:rPr>
                <w:noProof/>
                <w:webHidden/>
              </w:rPr>
              <w:fldChar w:fldCharType="begin"/>
            </w:r>
            <w:r>
              <w:rPr>
                <w:noProof/>
                <w:webHidden/>
              </w:rPr>
              <w:instrText xml:space="preserve"> PAGEREF _Toc241792044 \h </w:instrText>
            </w:r>
            <w:r>
              <w:rPr>
                <w:noProof/>
                <w:webHidden/>
              </w:rPr>
            </w:r>
            <w:r>
              <w:rPr>
                <w:noProof/>
                <w:webHidden/>
              </w:rPr>
              <w:fldChar w:fldCharType="separate"/>
            </w:r>
            <w:r>
              <w:rPr>
                <w:noProof/>
                <w:webHidden/>
              </w:rPr>
              <w:t>81</w:t>
            </w:r>
            <w:r>
              <w:rPr>
                <w:noProof/>
                <w:webHidden/>
              </w:rPr>
              <w:fldChar w:fldCharType="end"/>
            </w:r>
          </w:hyperlink>
        </w:p>
        <w:p w14:paraId="21F3E596" w14:textId="7DC6BE8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5" w:history="1">
            <w:r w:rsidRPr="00441B6C">
              <w:rPr>
                <w:rStyle w:val="Hyperlink"/>
                <w:noProof/>
                <w:lang w:val="pt-BR"/>
              </w:rPr>
              <w:t>4.7 Banco de dados</w:t>
            </w:r>
            <w:r>
              <w:rPr>
                <w:noProof/>
                <w:webHidden/>
              </w:rPr>
              <w:tab/>
            </w:r>
            <w:r>
              <w:rPr>
                <w:noProof/>
                <w:webHidden/>
              </w:rPr>
              <w:fldChar w:fldCharType="begin"/>
            </w:r>
            <w:r>
              <w:rPr>
                <w:noProof/>
                <w:webHidden/>
              </w:rPr>
              <w:instrText xml:space="preserve"> PAGEREF _Toc241792045 \h </w:instrText>
            </w:r>
            <w:r>
              <w:rPr>
                <w:noProof/>
                <w:webHidden/>
              </w:rPr>
            </w:r>
            <w:r>
              <w:rPr>
                <w:noProof/>
                <w:webHidden/>
              </w:rPr>
              <w:fldChar w:fldCharType="separate"/>
            </w:r>
            <w:r>
              <w:rPr>
                <w:noProof/>
                <w:webHidden/>
              </w:rPr>
              <w:t>84</w:t>
            </w:r>
            <w:r>
              <w:rPr>
                <w:noProof/>
                <w:webHidden/>
              </w:rPr>
              <w:fldChar w:fldCharType="end"/>
            </w:r>
          </w:hyperlink>
        </w:p>
        <w:p w14:paraId="24BB5DB2" w14:textId="1D25BA4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6" w:history="1">
            <w:r w:rsidRPr="00441B6C">
              <w:rPr>
                <w:rStyle w:val="Hyperlink"/>
                <w:noProof/>
                <w:lang w:val="pt-BR"/>
              </w:rPr>
              <w:t>4.7.1 Modelo conceitual e justificativa da escolha</w:t>
            </w:r>
            <w:r>
              <w:rPr>
                <w:noProof/>
                <w:webHidden/>
              </w:rPr>
              <w:tab/>
            </w:r>
            <w:r>
              <w:rPr>
                <w:noProof/>
                <w:webHidden/>
              </w:rPr>
              <w:fldChar w:fldCharType="begin"/>
            </w:r>
            <w:r>
              <w:rPr>
                <w:noProof/>
                <w:webHidden/>
              </w:rPr>
              <w:instrText xml:space="preserve"> PAGEREF _Toc241792046 \h </w:instrText>
            </w:r>
            <w:r>
              <w:rPr>
                <w:noProof/>
                <w:webHidden/>
              </w:rPr>
            </w:r>
            <w:r>
              <w:rPr>
                <w:noProof/>
                <w:webHidden/>
              </w:rPr>
              <w:fldChar w:fldCharType="separate"/>
            </w:r>
            <w:r>
              <w:rPr>
                <w:noProof/>
                <w:webHidden/>
              </w:rPr>
              <w:t>84</w:t>
            </w:r>
            <w:r>
              <w:rPr>
                <w:noProof/>
                <w:webHidden/>
              </w:rPr>
              <w:fldChar w:fldCharType="end"/>
            </w:r>
          </w:hyperlink>
        </w:p>
        <w:p w14:paraId="430643F7" w14:textId="093FA1C3"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7" w:history="1">
            <w:r w:rsidRPr="00441B6C">
              <w:rPr>
                <w:rStyle w:val="Hyperlink"/>
                <w:noProof/>
                <w:lang w:val="pt-BR"/>
              </w:rPr>
              <w:t>4.7.2 Modelo lógico: diagrama entidade-relacionamento</w:t>
            </w:r>
            <w:r>
              <w:rPr>
                <w:noProof/>
                <w:webHidden/>
              </w:rPr>
              <w:tab/>
            </w:r>
            <w:r>
              <w:rPr>
                <w:noProof/>
                <w:webHidden/>
              </w:rPr>
              <w:fldChar w:fldCharType="begin"/>
            </w:r>
            <w:r>
              <w:rPr>
                <w:noProof/>
                <w:webHidden/>
              </w:rPr>
              <w:instrText xml:space="preserve"> PAGEREF _Toc241792047 \h </w:instrText>
            </w:r>
            <w:r>
              <w:rPr>
                <w:noProof/>
                <w:webHidden/>
              </w:rPr>
            </w:r>
            <w:r>
              <w:rPr>
                <w:noProof/>
                <w:webHidden/>
              </w:rPr>
              <w:fldChar w:fldCharType="separate"/>
            </w:r>
            <w:r>
              <w:rPr>
                <w:noProof/>
                <w:webHidden/>
              </w:rPr>
              <w:t>87</w:t>
            </w:r>
            <w:r>
              <w:rPr>
                <w:noProof/>
                <w:webHidden/>
              </w:rPr>
              <w:fldChar w:fldCharType="end"/>
            </w:r>
          </w:hyperlink>
        </w:p>
        <w:p w14:paraId="626A2D73" w14:textId="0F89EA7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8" w:history="1">
            <w:r w:rsidRPr="00441B6C">
              <w:rPr>
                <w:rStyle w:val="Hyperlink"/>
                <w:noProof/>
                <w:lang w:val="pt-BR"/>
              </w:rPr>
              <w:t>4.7.3 Modelo físico: tabelas, domínios e restrições</w:t>
            </w:r>
            <w:r>
              <w:rPr>
                <w:noProof/>
                <w:webHidden/>
              </w:rPr>
              <w:tab/>
            </w:r>
            <w:r>
              <w:rPr>
                <w:noProof/>
                <w:webHidden/>
              </w:rPr>
              <w:fldChar w:fldCharType="begin"/>
            </w:r>
            <w:r>
              <w:rPr>
                <w:noProof/>
                <w:webHidden/>
              </w:rPr>
              <w:instrText xml:space="preserve"> PAGEREF _Toc241792048 \h </w:instrText>
            </w:r>
            <w:r>
              <w:rPr>
                <w:noProof/>
                <w:webHidden/>
              </w:rPr>
            </w:r>
            <w:r>
              <w:rPr>
                <w:noProof/>
                <w:webHidden/>
              </w:rPr>
              <w:fldChar w:fldCharType="separate"/>
            </w:r>
            <w:r>
              <w:rPr>
                <w:noProof/>
                <w:webHidden/>
              </w:rPr>
              <w:t>88</w:t>
            </w:r>
            <w:r>
              <w:rPr>
                <w:noProof/>
                <w:webHidden/>
              </w:rPr>
              <w:fldChar w:fldCharType="end"/>
            </w:r>
          </w:hyperlink>
        </w:p>
        <w:p w14:paraId="1E5E8300" w14:textId="072C7AB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9" w:history="1">
            <w:r w:rsidRPr="00441B6C">
              <w:rPr>
                <w:rStyle w:val="Hyperlink"/>
                <w:noProof/>
                <w:lang w:val="pt-BR"/>
              </w:rPr>
              <w:t>4.8 Especificação dos casos de teste</w:t>
            </w:r>
            <w:r>
              <w:rPr>
                <w:noProof/>
                <w:webHidden/>
              </w:rPr>
              <w:tab/>
            </w:r>
            <w:r>
              <w:rPr>
                <w:noProof/>
                <w:webHidden/>
              </w:rPr>
              <w:fldChar w:fldCharType="begin"/>
            </w:r>
            <w:r>
              <w:rPr>
                <w:noProof/>
                <w:webHidden/>
              </w:rPr>
              <w:instrText xml:space="preserve"> PAGEREF _Toc241792049 \h </w:instrText>
            </w:r>
            <w:r>
              <w:rPr>
                <w:noProof/>
                <w:webHidden/>
              </w:rPr>
            </w:r>
            <w:r>
              <w:rPr>
                <w:noProof/>
                <w:webHidden/>
              </w:rPr>
              <w:fldChar w:fldCharType="separate"/>
            </w:r>
            <w:r>
              <w:rPr>
                <w:noProof/>
                <w:webHidden/>
              </w:rPr>
              <w:t>90</w:t>
            </w:r>
            <w:r>
              <w:rPr>
                <w:noProof/>
                <w:webHidden/>
              </w:rPr>
              <w:fldChar w:fldCharType="end"/>
            </w:r>
          </w:hyperlink>
        </w:p>
        <w:p w14:paraId="2AD451E5" w14:textId="742190A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0" w:history="1">
            <w:r w:rsidRPr="00441B6C">
              <w:rPr>
                <w:rStyle w:val="Hyperlink"/>
                <w:noProof/>
                <w:lang w:val="pt-BR"/>
              </w:rPr>
              <w:t>4.9 Cronograma de atividades</w:t>
            </w:r>
            <w:r>
              <w:rPr>
                <w:noProof/>
                <w:webHidden/>
              </w:rPr>
              <w:tab/>
            </w:r>
            <w:r>
              <w:rPr>
                <w:noProof/>
                <w:webHidden/>
              </w:rPr>
              <w:fldChar w:fldCharType="begin"/>
            </w:r>
            <w:r>
              <w:rPr>
                <w:noProof/>
                <w:webHidden/>
              </w:rPr>
              <w:instrText xml:space="preserve"> PAGEREF _Toc241792050 \h </w:instrText>
            </w:r>
            <w:r>
              <w:rPr>
                <w:noProof/>
                <w:webHidden/>
              </w:rPr>
            </w:r>
            <w:r>
              <w:rPr>
                <w:noProof/>
                <w:webHidden/>
              </w:rPr>
              <w:fldChar w:fldCharType="separate"/>
            </w:r>
            <w:r>
              <w:rPr>
                <w:noProof/>
                <w:webHidden/>
              </w:rPr>
              <w:t>93</w:t>
            </w:r>
            <w:r>
              <w:rPr>
                <w:noProof/>
                <w:webHidden/>
              </w:rPr>
              <w:fldChar w:fldCharType="end"/>
            </w:r>
          </w:hyperlink>
        </w:p>
        <w:p w14:paraId="2E568F31" w14:textId="1A128BE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1" w:history="1">
            <w:r w:rsidRPr="00441B6C">
              <w:rPr>
                <w:rStyle w:val="Hyperlink"/>
                <w:noProof/>
                <w:lang w:val="pt-BR"/>
              </w:rPr>
              <w:t>4.10 Resultado da execução dos casos de teste</w:t>
            </w:r>
            <w:r>
              <w:rPr>
                <w:noProof/>
                <w:webHidden/>
              </w:rPr>
              <w:tab/>
            </w:r>
            <w:r>
              <w:rPr>
                <w:noProof/>
                <w:webHidden/>
              </w:rPr>
              <w:fldChar w:fldCharType="begin"/>
            </w:r>
            <w:r>
              <w:rPr>
                <w:noProof/>
                <w:webHidden/>
              </w:rPr>
              <w:instrText xml:space="preserve"> PAGEREF _Toc241792051 \h </w:instrText>
            </w:r>
            <w:r>
              <w:rPr>
                <w:noProof/>
                <w:webHidden/>
              </w:rPr>
            </w:r>
            <w:r>
              <w:rPr>
                <w:noProof/>
                <w:webHidden/>
              </w:rPr>
              <w:fldChar w:fldCharType="separate"/>
            </w:r>
            <w:r>
              <w:rPr>
                <w:noProof/>
                <w:webHidden/>
              </w:rPr>
              <w:t>93</w:t>
            </w:r>
            <w:r>
              <w:rPr>
                <w:noProof/>
                <w:webHidden/>
              </w:rPr>
              <w:fldChar w:fldCharType="end"/>
            </w:r>
          </w:hyperlink>
        </w:p>
        <w:p w14:paraId="49C00BD7" w14:textId="5B7E5288"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2" w:history="1">
            <w:r w:rsidRPr="00441B6C">
              <w:rPr>
                <w:rStyle w:val="Hyperlink"/>
                <w:noProof/>
                <w:lang w:val="pt-BR"/>
              </w:rPr>
              <w:t>5 RESULTADOS</w:t>
            </w:r>
            <w:r>
              <w:rPr>
                <w:noProof/>
                <w:webHidden/>
              </w:rPr>
              <w:tab/>
            </w:r>
            <w:r>
              <w:rPr>
                <w:noProof/>
                <w:webHidden/>
              </w:rPr>
              <w:fldChar w:fldCharType="begin"/>
            </w:r>
            <w:r>
              <w:rPr>
                <w:noProof/>
                <w:webHidden/>
              </w:rPr>
              <w:instrText xml:space="preserve"> PAGEREF _Toc241792052 \h </w:instrText>
            </w:r>
            <w:r>
              <w:rPr>
                <w:noProof/>
                <w:webHidden/>
              </w:rPr>
            </w:r>
            <w:r>
              <w:rPr>
                <w:noProof/>
                <w:webHidden/>
              </w:rPr>
              <w:fldChar w:fldCharType="separate"/>
            </w:r>
            <w:r>
              <w:rPr>
                <w:noProof/>
                <w:webHidden/>
              </w:rPr>
              <w:t>94</w:t>
            </w:r>
            <w:r>
              <w:rPr>
                <w:noProof/>
                <w:webHidden/>
              </w:rPr>
              <w:fldChar w:fldCharType="end"/>
            </w:r>
          </w:hyperlink>
        </w:p>
        <w:p w14:paraId="6793040E" w14:textId="2D945D3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3" w:history="1">
            <w:r w:rsidRPr="00441B6C">
              <w:rPr>
                <w:rStyle w:val="Hyperlink"/>
                <w:noProof/>
                <w:lang w:val="pt-BR"/>
              </w:rPr>
              <w:t>5.1 Camada de previsão</w:t>
            </w:r>
            <w:r>
              <w:rPr>
                <w:noProof/>
                <w:webHidden/>
              </w:rPr>
              <w:tab/>
            </w:r>
            <w:r>
              <w:rPr>
                <w:noProof/>
                <w:webHidden/>
              </w:rPr>
              <w:fldChar w:fldCharType="begin"/>
            </w:r>
            <w:r>
              <w:rPr>
                <w:noProof/>
                <w:webHidden/>
              </w:rPr>
              <w:instrText xml:space="preserve"> PAGEREF _Toc241792053 \h </w:instrText>
            </w:r>
            <w:r>
              <w:rPr>
                <w:noProof/>
                <w:webHidden/>
              </w:rPr>
            </w:r>
            <w:r>
              <w:rPr>
                <w:noProof/>
                <w:webHidden/>
              </w:rPr>
              <w:fldChar w:fldCharType="separate"/>
            </w:r>
            <w:r>
              <w:rPr>
                <w:noProof/>
                <w:webHidden/>
              </w:rPr>
              <w:t>94</w:t>
            </w:r>
            <w:r>
              <w:rPr>
                <w:noProof/>
                <w:webHidden/>
              </w:rPr>
              <w:fldChar w:fldCharType="end"/>
            </w:r>
          </w:hyperlink>
        </w:p>
        <w:p w14:paraId="0E0F7BD5" w14:textId="1CBAC0E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4" w:history="1">
            <w:r w:rsidRPr="00441B6C">
              <w:rPr>
                <w:rStyle w:val="Hyperlink"/>
                <w:noProof/>
                <w:lang w:val="pt-BR"/>
              </w:rPr>
              <w:t>5.2 Invariante de segurança</w:t>
            </w:r>
            <w:r>
              <w:rPr>
                <w:noProof/>
                <w:webHidden/>
              </w:rPr>
              <w:tab/>
            </w:r>
            <w:r>
              <w:rPr>
                <w:noProof/>
                <w:webHidden/>
              </w:rPr>
              <w:fldChar w:fldCharType="begin"/>
            </w:r>
            <w:r>
              <w:rPr>
                <w:noProof/>
                <w:webHidden/>
              </w:rPr>
              <w:instrText xml:space="preserve"> PAGEREF _Toc241792054 \h </w:instrText>
            </w:r>
            <w:r>
              <w:rPr>
                <w:noProof/>
                <w:webHidden/>
              </w:rPr>
            </w:r>
            <w:r>
              <w:rPr>
                <w:noProof/>
                <w:webHidden/>
              </w:rPr>
              <w:fldChar w:fldCharType="separate"/>
            </w:r>
            <w:r>
              <w:rPr>
                <w:noProof/>
                <w:webHidden/>
              </w:rPr>
              <w:t>94</w:t>
            </w:r>
            <w:r>
              <w:rPr>
                <w:noProof/>
                <w:webHidden/>
              </w:rPr>
              <w:fldChar w:fldCharType="end"/>
            </w:r>
          </w:hyperlink>
        </w:p>
        <w:p w14:paraId="030E5FB1" w14:textId="3F854B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5" w:history="1">
            <w:r w:rsidRPr="00441B6C">
              <w:rPr>
                <w:rStyle w:val="Hyperlink"/>
                <w:noProof/>
                <w:lang w:val="pt-BR"/>
              </w:rPr>
              <w:t>5.3 Latência do percurso e funções de diagnóstico</w:t>
            </w:r>
            <w:r>
              <w:rPr>
                <w:noProof/>
                <w:webHidden/>
              </w:rPr>
              <w:tab/>
            </w:r>
            <w:r>
              <w:rPr>
                <w:noProof/>
                <w:webHidden/>
              </w:rPr>
              <w:fldChar w:fldCharType="begin"/>
            </w:r>
            <w:r>
              <w:rPr>
                <w:noProof/>
                <w:webHidden/>
              </w:rPr>
              <w:instrText xml:space="preserve"> PAGEREF _Toc241792055 \h </w:instrText>
            </w:r>
            <w:r>
              <w:rPr>
                <w:noProof/>
                <w:webHidden/>
              </w:rPr>
            </w:r>
            <w:r>
              <w:rPr>
                <w:noProof/>
                <w:webHidden/>
              </w:rPr>
              <w:fldChar w:fldCharType="separate"/>
            </w:r>
            <w:r>
              <w:rPr>
                <w:noProof/>
                <w:webHidden/>
              </w:rPr>
              <w:t>95</w:t>
            </w:r>
            <w:r>
              <w:rPr>
                <w:noProof/>
                <w:webHidden/>
              </w:rPr>
              <w:fldChar w:fldCharType="end"/>
            </w:r>
          </w:hyperlink>
        </w:p>
        <w:p w14:paraId="5979BD73" w14:textId="66ABE8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6" w:history="1">
            <w:r w:rsidRPr="00441B6C">
              <w:rPr>
                <w:rStyle w:val="Hyperlink"/>
                <w:noProof/>
                <w:lang w:val="pt-BR"/>
              </w:rPr>
              <w:t>5.4 Concordância com o envelope esperado e especificação da interface</w:t>
            </w:r>
            <w:r>
              <w:rPr>
                <w:noProof/>
                <w:webHidden/>
              </w:rPr>
              <w:tab/>
            </w:r>
            <w:r>
              <w:rPr>
                <w:noProof/>
                <w:webHidden/>
              </w:rPr>
              <w:fldChar w:fldCharType="begin"/>
            </w:r>
            <w:r>
              <w:rPr>
                <w:noProof/>
                <w:webHidden/>
              </w:rPr>
              <w:instrText xml:space="preserve"> PAGEREF _Toc241792056 \h </w:instrText>
            </w:r>
            <w:r>
              <w:rPr>
                <w:noProof/>
                <w:webHidden/>
              </w:rPr>
            </w:r>
            <w:r>
              <w:rPr>
                <w:noProof/>
                <w:webHidden/>
              </w:rPr>
              <w:fldChar w:fldCharType="separate"/>
            </w:r>
            <w:r>
              <w:rPr>
                <w:noProof/>
                <w:webHidden/>
              </w:rPr>
              <w:t>95</w:t>
            </w:r>
            <w:r>
              <w:rPr>
                <w:noProof/>
                <w:webHidden/>
              </w:rPr>
              <w:fldChar w:fldCharType="end"/>
            </w:r>
          </w:hyperlink>
        </w:p>
        <w:p w14:paraId="2E65CECE" w14:textId="04AC5A8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7" w:history="1">
            <w:r w:rsidRPr="00441B6C">
              <w:rPr>
                <w:rStyle w:val="Hyperlink"/>
                <w:noProof/>
                <w:lang w:val="pt-BR"/>
              </w:rPr>
              <w:t>5.5 Estimativa de consumo de energia</w:t>
            </w:r>
            <w:r>
              <w:rPr>
                <w:noProof/>
                <w:webHidden/>
              </w:rPr>
              <w:tab/>
            </w:r>
            <w:r>
              <w:rPr>
                <w:noProof/>
                <w:webHidden/>
              </w:rPr>
              <w:fldChar w:fldCharType="begin"/>
            </w:r>
            <w:r>
              <w:rPr>
                <w:noProof/>
                <w:webHidden/>
              </w:rPr>
              <w:instrText xml:space="preserve"> PAGEREF _Toc241792057 \h </w:instrText>
            </w:r>
            <w:r>
              <w:rPr>
                <w:noProof/>
                <w:webHidden/>
              </w:rPr>
            </w:r>
            <w:r>
              <w:rPr>
                <w:noProof/>
                <w:webHidden/>
              </w:rPr>
              <w:fldChar w:fldCharType="separate"/>
            </w:r>
            <w:r>
              <w:rPr>
                <w:noProof/>
                <w:webHidden/>
              </w:rPr>
              <w:t>97</w:t>
            </w:r>
            <w:r>
              <w:rPr>
                <w:noProof/>
                <w:webHidden/>
              </w:rPr>
              <w:fldChar w:fldCharType="end"/>
            </w:r>
          </w:hyperlink>
        </w:p>
        <w:p w14:paraId="12BB8024" w14:textId="1675D68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8" w:history="1">
            <w:r w:rsidRPr="00441B6C">
              <w:rPr>
                <w:rStyle w:val="Hyperlink"/>
                <w:noProof/>
                <w:lang w:val="pt-BR"/>
              </w:rPr>
              <w:t>5.6 Avaliação dos componentes de inteligência artificial</w:t>
            </w:r>
            <w:r>
              <w:rPr>
                <w:noProof/>
                <w:webHidden/>
              </w:rPr>
              <w:tab/>
            </w:r>
            <w:r>
              <w:rPr>
                <w:noProof/>
                <w:webHidden/>
              </w:rPr>
              <w:fldChar w:fldCharType="begin"/>
            </w:r>
            <w:r>
              <w:rPr>
                <w:noProof/>
                <w:webHidden/>
              </w:rPr>
              <w:instrText xml:space="preserve"> PAGEREF _Toc241792058 \h </w:instrText>
            </w:r>
            <w:r>
              <w:rPr>
                <w:noProof/>
                <w:webHidden/>
              </w:rPr>
            </w:r>
            <w:r>
              <w:rPr>
                <w:noProof/>
                <w:webHidden/>
              </w:rPr>
              <w:fldChar w:fldCharType="separate"/>
            </w:r>
            <w:r>
              <w:rPr>
                <w:noProof/>
                <w:webHidden/>
              </w:rPr>
              <w:t>98</w:t>
            </w:r>
            <w:r>
              <w:rPr>
                <w:noProof/>
                <w:webHidden/>
              </w:rPr>
              <w:fldChar w:fldCharType="end"/>
            </w:r>
          </w:hyperlink>
        </w:p>
        <w:p w14:paraId="3E2FAD9C" w14:textId="46A377C0"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9" w:history="1">
            <w:r w:rsidRPr="00441B6C">
              <w:rPr>
                <w:rStyle w:val="Hyperlink"/>
                <w:noProof/>
                <w:lang w:val="pt-BR"/>
              </w:rPr>
              <w:t>6 ANÁLISE DOS RESULTADOS</w:t>
            </w:r>
            <w:r>
              <w:rPr>
                <w:noProof/>
                <w:webHidden/>
              </w:rPr>
              <w:tab/>
            </w:r>
            <w:r>
              <w:rPr>
                <w:noProof/>
                <w:webHidden/>
              </w:rPr>
              <w:fldChar w:fldCharType="begin"/>
            </w:r>
            <w:r>
              <w:rPr>
                <w:noProof/>
                <w:webHidden/>
              </w:rPr>
              <w:instrText xml:space="preserve"> PAGEREF _Toc241792059 \h </w:instrText>
            </w:r>
            <w:r>
              <w:rPr>
                <w:noProof/>
                <w:webHidden/>
              </w:rPr>
            </w:r>
            <w:r>
              <w:rPr>
                <w:noProof/>
                <w:webHidden/>
              </w:rPr>
              <w:fldChar w:fldCharType="separate"/>
            </w:r>
            <w:r>
              <w:rPr>
                <w:noProof/>
                <w:webHidden/>
              </w:rPr>
              <w:t>101</w:t>
            </w:r>
            <w:r>
              <w:rPr>
                <w:noProof/>
                <w:webHidden/>
              </w:rPr>
              <w:fldChar w:fldCharType="end"/>
            </w:r>
          </w:hyperlink>
        </w:p>
        <w:p w14:paraId="46240CEB" w14:textId="17FB02E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0" w:history="1">
            <w:r w:rsidRPr="00441B6C">
              <w:rPr>
                <w:rStyle w:val="Hyperlink"/>
                <w:noProof/>
                <w:lang w:val="pt-BR"/>
              </w:rPr>
              <w:t>6.1 Avaliação das hipóteses</w:t>
            </w:r>
            <w:r>
              <w:rPr>
                <w:noProof/>
                <w:webHidden/>
              </w:rPr>
              <w:tab/>
            </w:r>
            <w:r>
              <w:rPr>
                <w:noProof/>
                <w:webHidden/>
              </w:rPr>
              <w:fldChar w:fldCharType="begin"/>
            </w:r>
            <w:r>
              <w:rPr>
                <w:noProof/>
                <w:webHidden/>
              </w:rPr>
              <w:instrText xml:space="preserve"> PAGEREF _Toc241792060 \h </w:instrText>
            </w:r>
            <w:r>
              <w:rPr>
                <w:noProof/>
                <w:webHidden/>
              </w:rPr>
            </w:r>
            <w:r>
              <w:rPr>
                <w:noProof/>
                <w:webHidden/>
              </w:rPr>
              <w:fldChar w:fldCharType="separate"/>
            </w:r>
            <w:r>
              <w:rPr>
                <w:noProof/>
                <w:webHidden/>
              </w:rPr>
              <w:t>101</w:t>
            </w:r>
            <w:r>
              <w:rPr>
                <w:noProof/>
                <w:webHidden/>
              </w:rPr>
              <w:fldChar w:fldCharType="end"/>
            </w:r>
          </w:hyperlink>
        </w:p>
        <w:p w14:paraId="701065A4" w14:textId="29F6ED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1" w:history="1">
            <w:r w:rsidRPr="00441B6C">
              <w:rPr>
                <w:rStyle w:val="Hyperlink"/>
                <w:noProof/>
                <w:lang w:val="pt-BR"/>
              </w:rPr>
              <w:t>6.2 Discussão dos resultados e comparação com a literatura</w:t>
            </w:r>
            <w:r>
              <w:rPr>
                <w:noProof/>
                <w:webHidden/>
              </w:rPr>
              <w:tab/>
            </w:r>
            <w:r>
              <w:rPr>
                <w:noProof/>
                <w:webHidden/>
              </w:rPr>
              <w:fldChar w:fldCharType="begin"/>
            </w:r>
            <w:r>
              <w:rPr>
                <w:noProof/>
                <w:webHidden/>
              </w:rPr>
              <w:instrText xml:space="preserve"> PAGEREF _Toc241792061 \h </w:instrText>
            </w:r>
            <w:r>
              <w:rPr>
                <w:noProof/>
                <w:webHidden/>
              </w:rPr>
            </w:r>
            <w:r>
              <w:rPr>
                <w:noProof/>
                <w:webHidden/>
              </w:rPr>
              <w:fldChar w:fldCharType="separate"/>
            </w:r>
            <w:r>
              <w:rPr>
                <w:noProof/>
                <w:webHidden/>
              </w:rPr>
              <w:t>101</w:t>
            </w:r>
            <w:r>
              <w:rPr>
                <w:noProof/>
                <w:webHidden/>
              </w:rPr>
              <w:fldChar w:fldCharType="end"/>
            </w:r>
          </w:hyperlink>
        </w:p>
        <w:p w14:paraId="40182F5A" w14:textId="753C2A7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2" w:history="1">
            <w:r w:rsidRPr="00441B6C">
              <w:rPr>
                <w:rStyle w:val="Hyperlink"/>
                <w:noProof/>
                <w:lang w:val="pt-BR"/>
              </w:rPr>
              <w:t>6.3 Exatidão, confiabilidade e limitações</w:t>
            </w:r>
            <w:r>
              <w:rPr>
                <w:noProof/>
                <w:webHidden/>
              </w:rPr>
              <w:tab/>
            </w:r>
            <w:r>
              <w:rPr>
                <w:noProof/>
                <w:webHidden/>
              </w:rPr>
              <w:fldChar w:fldCharType="begin"/>
            </w:r>
            <w:r>
              <w:rPr>
                <w:noProof/>
                <w:webHidden/>
              </w:rPr>
              <w:instrText xml:space="preserve"> PAGEREF _Toc241792062 \h </w:instrText>
            </w:r>
            <w:r>
              <w:rPr>
                <w:noProof/>
                <w:webHidden/>
              </w:rPr>
            </w:r>
            <w:r>
              <w:rPr>
                <w:noProof/>
                <w:webHidden/>
              </w:rPr>
              <w:fldChar w:fldCharType="separate"/>
            </w:r>
            <w:r>
              <w:rPr>
                <w:noProof/>
                <w:webHidden/>
              </w:rPr>
              <w:t>101</w:t>
            </w:r>
            <w:r>
              <w:rPr>
                <w:noProof/>
                <w:webHidden/>
              </w:rPr>
              <w:fldChar w:fldCharType="end"/>
            </w:r>
          </w:hyperlink>
        </w:p>
        <w:p w14:paraId="7ADD6363" w14:textId="5B3B606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3" w:history="1">
            <w:r w:rsidRPr="00441B6C">
              <w:rPr>
                <w:rStyle w:val="Hyperlink"/>
                <w:noProof/>
                <w:lang w:val="pt-BR"/>
              </w:rPr>
              <w:t>6.4 Implicações dos resultados</w:t>
            </w:r>
            <w:r>
              <w:rPr>
                <w:noProof/>
                <w:webHidden/>
              </w:rPr>
              <w:tab/>
            </w:r>
            <w:r>
              <w:rPr>
                <w:noProof/>
                <w:webHidden/>
              </w:rPr>
              <w:fldChar w:fldCharType="begin"/>
            </w:r>
            <w:r>
              <w:rPr>
                <w:noProof/>
                <w:webHidden/>
              </w:rPr>
              <w:instrText xml:space="preserve"> PAGEREF _Toc241792063 \h </w:instrText>
            </w:r>
            <w:r>
              <w:rPr>
                <w:noProof/>
                <w:webHidden/>
              </w:rPr>
            </w:r>
            <w:r>
              <w:rPr>
                <w:noProof/>
                <w:webHidden/>
              </w:rPr>
              <w:fldChar w:fldCharType="separate"/>
            </w:r>
            <w:r>
              <w:rPr>
                <w:noProof/>
                <w:webHidden/>
              </w:rPr>
              <w:t>107</w:t>
            </w:r>
            <w:r>
              <w:rPr>
                <w:noProof/>
                <w:webHidden/>
              </w:rPr>
              <w:fldChar w:fldCharType="end"/>
            </w:r>
          </w:hyperlink>
        </w:p>
        <w:p w14:paraId="1A3AC90C" w14:textId="4ECE8111"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4" w:history="1">
            <w:r w:rsidRPr="00441B6C">
              <w:rPr>
                <w:rStyle w:val="Hyperlink"/>
                <w:noProof/>
                <w:lang w:val="pt-BR"/>
              </w:rPr>
              <w:t>7 CONCLUSÕES</w:t>
            </w:r>
            <w:r>
              <w:rPr>
                <w:noProof/>
                <w:webHidden/>
              </w:rPr>
              <w:tab/>
            </w:r>
            <w:r>
              <w:rPr>
                <w:noProof/>
                <w:webHidden/>
              </w:rPr>
              <w:fldChar w:fldCharType="begin"/>
            </w:r>
            <w:r>
              <w:rPr>
                <w:noProof/>
                <w:webHidden/>
              </w:rPr>
              <w:instrText xml:space="preserve"> PAGEREF _Toc241792064 \h </w:instrText>
            </w:r>
            <w:r>
              <w:rPr>
                <w:noProof/>
                <w:webHidden/>
              </w:rPr>
            </w:r>
            <w:r>
              <w:rPr>
                <w:noProof/>
                <w:webHidden/>
              </w:rPr>
              <w:fldChar w:fldCharType="separate"/>
            </w:r>
            <w:r>
              <w:rPr>
                <w:noProof/>
                <w:webHidden/>
              </w:rPr>
              <w:t>108</w:t>
            </w:r>
            <w:r>
              <w:rPr>
                <w:noProof/>
                <w:webHidden/>
              </w:rPr>
              <w:fldChar w:fldCharType="end"/>
            </w:r>
          </w:hyperlink>
        </w:p>
        <w:p w14:paraId="5C3FA368" w14:textId="4C3B2CDC"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5" w:history="1">
            <w:r w:rsidRPr="00441B6C">
              <w:rPr>
                <w:rStyle w:val="Hyperlink"/>
                <w:noProof/>
                <w:lang w:val="pt-BR"/>
              </w:rPr>
              <w:t>7.1 Recomendações</w:t>
            </w:r>
            <w:r>
              <w:rPr>
                <w:noProof/>
                <w:webHidden/>
              </w:rPr>
              <w:tab/>
            </w:r>
            <w:r>
              <w:rPr>
                <w:noProof/>
                <w:webHidden/>
              </w:rPr>
              <w:fldChar w:fldCharType="begin"/>
            </w:r>
            <w:r>
              <w:rPr>
                <w:noProof/>
                <w:webHidden/>
              </w:rPr>
              <w:instrText xml:space="preserve"> PAGEREF _Toc241792065 \h </w:instrText>
            </w:r>
            <w:r>
              <w:rPr>
                <w:noProof/>
                <w:webHidden/>
              </w:rPr>
            </w:r>
            <w:r>
              <w:rPr>
                <w:noProof/>
                <w:webHidden/>
              </w:rPr>
              <w:fldChar w:fldCharType="separate"/>
            </w:r>
            <w:r>
              <w:rPr>
                <w:noProof/>
                <w:webHidden/>
              </w:rPr>
              <w:t>108</w:t>
            </w:r>
            <w:r>
              <w:rPr>
                <w:noProof/>
                <w:webHidden/>
              </w:rPr>
              <w:fldChar w:fldCharType="end"/>
            </w:r>
          </w:hyperlink>
        </w:p>
        <w:p w14:paraId="106CA2A7" w14:textId="2539A9D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6" w:history="1">
            <w:r w:rsidRPr="00441B6C">
              <w:rPr>
                <w:rStyle w:val="Hyperlink"/>
                <w:noProof/>
                <w:lang w:val="pt-BR"/>
              </w:rPr>
              <w:t>REFERÊNCIAS</w:t>
            </w:r>
            <w:r>
              <w:rPr>
                <w:noProof/>
                <w:webHidden/>
              </w:rPr>
              <w:tab/>
            </w:r>
            <w:r>
              <w:rPr>
                <w:noProof/>
                <w:webHidden/>
              </w:rPr>
              <w:fldChar w:fldCharType="begin"/>
            </w:r>
            <w:r>
              <w:rPr>
                <w:noProof/>
                <w:webHidden/>
              </w:rPr>
              <w:instrText xml:space="preserve"> PAGEREF _Toc241792066 \h </w:instrText>
            </w:r>
            <w:r>
              <w:rPr>
                <w:noProof/>
                <w:webHidden/>
              </w:rPr>
            </w:r>
            <w:r>
              <w:rPr>
                <w:noProof/>
                <w:webHidden/>
              </w:rPr>
              <w:fldChar w:fldCharType="separate"/>
            </w:r>
            <w:r>
              <w:rPr>
                <w:noProof/>
                <w:webHidden/>
              </w:rPr>
              <w:t>110</w:t>
            </w:r>
            <w:r>
              <w:rPr>
                <w:noProof/>
                <w:webHidden/>
              </w:rPr>
              <w:fldChar w:fldCharType="end"/>
            </w:r>
          </w:hyperlink>
        </w:p>
        <w:p w14:paraId="32A89A4A" w14:textId="1B133E7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7" w:history="1">
            <w:r w:rsidRPr="00441B6C">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_Toc241792067 \h </w:instrText>
            </w:r>
            <w:r>
              <w:rPr>
                <w:noProof/>
                <w:webHidden/>
              </w:rPr>
            </w:r>
            <w:r>
              <w:rPr>
                <w:noProof/>
                <w:webHidden/>
              </w:rPr>
              <w:fldChar w:fldCharType="separate"/>
            </w:r>
            <w:r>
              <w:rPr>
                <w:noProof/>
                <w:webHidden/>
              </w:rPr>
              <w:t>116</w:t>
            </w:r>
            <w:r>
              <w:rPr>
                <w:noProof/>
                <w:webHidden/>
              </w:rPr>
              <w:fldChar w:fldCharType="end"/>
            </w:r>
          </w:hyperlink>
        </w:p>
        <w:p w14:paraId="0933D683" w14:textId="4850D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8" w:history="1">
            <w:r w:rsidRPr="00441B6C">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_Toc241792068 \h </w:instrText>
            </w:r>
            <w:r>
              <w:rPr>
                <w:noProof/>
                <w:webHidden/>
              </w:rPr>
            </w:r>
            <w:r>
              <w:rPr>
                <w:noProof/>
                <w:webHidden/>
              </w:rPr>
              <w:fldChar w:fldCharType="separate"/>
            </w:r>
            <w:r>
              <w:rPr>
                <w:noProof/>
                <w:webHidden/>
              </w:rPr>
              <w:t>120</w:t>
            </w:r>
            <w:r>
              <w:rPr>
                <w:noProof/>
                <w:webHidden/>
              </w:rPr>
              <w:fldChar w:fldCharType="end"/>
            </w:r>
          </w:hyperlink>
        </w:p>
        <w:p w14:paraId="65EA5B48" w14:textId="24B919F6" w:rsidR="00E01C3A" w:rsidRDefault="00CC3326">
          <w:r>
            <w:fldChar w:fldCharType="end"/>
          </w:r>
        </w:p>
      </w:sdtContent>
    </w:sdt>
    <w:p w14:paraId="6ABCD95B"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69EB7017" w14:textId="77777777" w:rsidR="00E01C3A" w:rsidRDefault="00CC3326">
      <w:pPr>
        <w:pStyle w:val="Heading1"/>
        <w:spacing w:before="480" w:after="280" w:line="360" w:lineRule="auto"/>
        <w:rPr>
          <w:lang w:val="pt-BR"/>
        </w:rPr>
      </w:pPr>
      <w:bookmarkStart w:id="0" w:name="_Toc241791992"/>
      <w:r>
        <w:rPr>
          <w:lang w:val="pt-BR"/>
        </w:rPr>
        <w:lastRenderedPageBreak/>
        <w:t>1 INTRODUÇÃO</w:t>
      </w:r>
      <w:bookmarkEnd w:id="0"/>
    </w:p>
    <w:p w14:paraId="0838221D" w14:textId="77777777" w:rsidR="00E01C3A" w:rsidRDefault="00CC3326">
      <w:pPr>
        <w:pStyle w:val="Heading2"/>
        <w:spacing w:before="360" w:after="240" w:line="360" w:lineRule="auto"/>
        <w:rPr>
          <w:lang w:val="pt-BR"/>
        </w:rPr>
      </w:pPr>
      <w:bookmarkStart w:id="1" w:name="_Toc241791993"/>
      <w:r>
        <w:rPr>
          <w:lang w:val="pt-BR"/>
        </w:rPr>
        <w:t>1.1 Contextualização</w:t>
      </w:r>
      <w:bookmarkEnd w:id="1"/>
    </w:p>
    <w:p w14:paraId="6C815A65"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3975C6CF"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7658BF40"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45ADE21A" w14:textId="77777777" w:rsidR="00E01C3A" w:rsidRDefault="00CC3326">
      <w:pPr>
        <w:pStyle w:val="Heading2"/>
        <w:spacing w:before="360" w:after="240" w:line="360" w:lineRule="auto"/>
        <w:rPr>
          <w:lang w:val="pt-BR"/>
        </w:rPr>
      </w:pPr>
      <w:bookmarkStart w:id="2" w:name="_Toc241791994"/>
      <w:r>
        <w:rPr>
          <w:lang w:val="pt-BR"/>
        </w:rPr>
        <w:t>1.2 Termos-chave</w:t>
      </w:r>
      <w:bookmarkEnd w:id="2"/>
    </w:p>
    <w:p w14:paraId="3AC7CFFE"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1E83273B" w14:textId="77777777" w:rsidR="00E01C3A" w:rsidRDefault="00CC3326">
      <w:pPr>
        <w:pStyle w:val="Heading3"/>
        <w:spacing w:before="320" w:after="200" w:line="360" w:lineRule="auto"/>
        <w:rPr>
          <w:lang w:val="pt-BR"/>
        </w:rPr>
      </w:pPr>
      <w:bookmarkStart w:id="3" w:name="_Toc241791995"/>
      <w:r>
        <w:rPr>
          <w:lang w:val="pt-BR"/>
        </w:rPr>
        <w:t>1.2.1 Cidades inteligentes</w:t>
      </w:r>
      <w:bookmarkEnd w:id="3"/>
    </w:p>
    <w:p w14:paraId="2884C1C0" w14:textId="77777777" w:rsidR="006B1E66" w:rsidRPr="000F5B8B" w:rsidRDefault="00CC3326">
      <w:pPr>
        <w:spacing w:after="120" w:line="360" w:lineRule="auto"/>
        <w:ind w:firstLine="709"/>
        <w:jc w:val="both"/>
        <w:rPr>
          <w:lang w:val="pt-BR"/>
        </w:rPr>
      </w:pPr>
      <w:r>
        <w:rPr>
          <w:lang w:val="pt-BR"/>
        </w:rPr>
        <w:t xml:space="preserve">Cidade inteligente designa o emprego de tecnologias da informação e comunicação para elevar a eficiência dos serviços públicos, a sustentabilidade ambiental e a qualidade de vida da população. Suas características principais são o </w:t>
      </w:r>
      <w:r>
        <w:rPr>
          <w:lang w:val="pt-BR"/>
        </w:rPr>
        <w:lastRenderedPageBreak/>
        <w:t>sensoriamento e a análise de dados em escala urbana, a sustentabilidade ambiental, a mobilidade eficiente, a governança participativa e a economia inovadora.</w:t>
      </w:r>
    </w:p>
    <w:p w14:paraId="0809A8E3"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em curso. Trata-se de propor um uso para o que já existe.</w:t>
      </w:r>
    </w:p>
    <w:p w14:paraId="75A0C089" w14:textId="77777777" w:rsidR="00E01C3A" w:rsidRDefault="00CC3326">
      <w:pPr>
        <w:pStyle w:val="Heading3"/>
        <w:spacing w:before="320" w:after="200" w:line="360" w:lineRule="auto"/>
        <w:rPr>
          <w:lang w:val="pt-BR"/>
        </w:rPr>
      </w:pPr>
      <w:bookmarkStart w:id="4" w:name="_Toc241791996"/>
      <w:r>
        <w:rPr>
          <w:lang w:val="pt-BR"/>
        </w:rPr>
        <w:t>1.2.2 Internet das Coisas</w:t>
      </w:r>
      <w:bookmarkEnd w:id="4"/>
    </w:p>
    <w:p w14:paraId="33075130"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3AC27D5F"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525084AB" w14:textId="77777777" w:rsidR="00E01C3A" w:rsidRDefault="00CC3326">
      <w:pPr>
        <w:pStyle w:val="Heading3"/>
        <w:spacing w:before="320" w:after="200" w:line="360" w:lineRule="auto"/>
        <w:rPr>
          <w:lang w:val="pt-BR"/>
        </w:rPr>
      </w:pPr>
      <w:bookmarkStart w:id="5" w:name="_Toc241791997"/>
      <w:r>
        <w:rPr>
          <w:lang w:val="pt-BR"/>
        </w:rPr>
        <w:t>1.2.3 Inteligência artificial aplicada à decisão</w:t>
      </w:r>
      <w:bookmarkEnd w:id="5"/>
    </w:p>
    <w:p w14:paraId="75FE882F"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 Decidir o nível de iluminação a partir disso é raciocínio aproximado, não consulta a tabela.</w:t>
      </w:r>
    </w:p>
    <w:p w14:paraId="40BB5AC6"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6E9646C0" w14:textId="77777777" w:rsidR="006B1E66" w:rsidRPr="000F5B8B" w:rsidRDefault="00CC3326">
      <w:pPr>
        <w:spacing w:after="120" w:line="360" w:lineRule="auto"/>
        <w:ind w:firstLine="709"/>
        <w:jc w:val="both"/>
        <w:rPr>
          <w:lang w:val="pt-BR"/>
        </w:rPr>
      </w:pPr>
      <w:r>
        <w:rPr>
          <w:lang w:val="pt-BR"/>
        </w:rPr>
        <w:lastRenderedPageBreak/>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16253860" w14:textId="77777777" w:rsidR="00E01C3A" w:rsidRDefault="00CC3326">
      <w:pPr>
        <w:pStyle w:val="Heading2"/>
        <w:spacing w:before="360" w:after="240" w:line="360" w:lineRule="auto"/>
        <w:rPr>
          <w:lang w:val="pt-BR"/>
        </w:rPr>
      </w:pPr>
      <w:bookmarkStart w:id="6" w:name="_Toc241791998"/>
      <w:r>
        <w:rPr>
          <w:lang w:val="pt-BR"/>
        </w:rPr>
        <w:t>1.3 Definição e delimitação do tema</w:t>
      </w:r>
      <w:bookmarkEnd w:id="6"/>
    </w:p>
    <w:p w14:paraId="2CF081D5"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21B1A2BF"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regime atual, praticamente invariante, não exerce.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36BD2F1C"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2C52815" w14:textId="77777777" w:rsidR="006B1E66" w:rsidRPr="000F5B8B" w:rsidRDefault="00CC3326">
      <w:pPr>
        <w:spacing w:after="120" w:line="360" w:lineRule="auto"/>
        <w:ind w:firstLine="709"/>
        <w:jc w:val="both"/>
        <w:rPr>
          <w:lang w:val="pt-BR"/>
        </w:rPr>
      </w:pPr>
      <w:r>
        <w:rPr>
          <w:lang w:val="pt-BR"/>
        </w:rPr>
        <w:lastRenderedPageBreak/>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309F581D" w14:textId="77777777" w:rsidR="00E01C3A" w:rsidRDefault="00CC3326">
      <w:pPr>
        <w:pStyle w:val="Heading2"/>
        <w:spacing w:before="360" w:after="240" w:line="360" w:lineRule="auto"/>
        <w:rPr>
          <w:lang w:val="pt-BR"/>
        </w:rPr>
      </w:pPr>
      <w:bookmarkStart w:id="7" w:name="_Toc241791999"/>
      <w:r>
        <w:rPr>
          <w:lang w:val="pt-BR"/>
        </w:rPr>
        <w:t>1.4 Problema de pesquisa</w:t>
      </w:r>
      <w:bookmarkEnd w:id="7"/>
    </w:p>
    <w:p w14:paraId="6C0429FF"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como ocorre hoje no município (2.3),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76CC1731"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0EA2A0E0"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10025E69"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45EC9BFD"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21291B71" w14:textId="77777777" w:rsidR="006B1E66" w:rsidRPr="000F5B8B" w:rsidRDefault="00CC3326">
      <w:pPr>
        <w:spacing w:before="120" w:after="360"/>
        <w:ind w:left="1134" w:right="567"/>
        <w:jc w:val="both"/>
        <w:rPr>
          <w:lang w:val="pt-BR"/>
        </w:rPr>
      </w:pPr>
      <w:r>
        <w:rPr>
          <w:sz w:val="20"/>
          <w:szCs w:val="20"/>
          <w:lang w:val="pt-BR"/>
        </w:rPr>
        <w:lastRenderedPageBreak/>
        <w:t>Como utilizar dados urbanos já produzidos no município e Inteligência Artificial para determinar dinamicamente o nível de iluminação pública conforme o uso observado da via, sem transgredir os limites da ABNT NBR 5101?</w:t>
      </w:r>
    </w:p>
    <w:p w14:paraId="410E926C" w14:textId="77777777" w:rsidR="00E01C3A" w:rsidRDefault="00CC3326">
      <w:pPr>
        <w:pStyle w:val="Heading2"/>
        <w:spacing w:before="360" w:after="240" w:line="360" w:lineRule="auto"/>
        <w:rPr>
          <w:lang w:val="pt-BR"/>
        </w:rPr>
      </w:pPr>
      <w:bookmarkStart w:id="8" w:name="_Toc241792000"/>
      <w:r>
        <w:rPr>
          <w:lang w:val="pt-BR"/>
        </w:rPr>
        <w:t>1.5 Objetivos</w:t>
      </w:r>
      <w:bookmarkEnd w:id="8"/>
    </w:p>
    <w:p w14:paraId="671400F0" w14:textId="77777777" w:rsidR="00E01C3A" w:rsidRDefault="00CC3326">
      <w:pPr>
        <w:pStyle w:val="Heading3"/>
        <w:spacing w:before="320" w:after="200" w:line="360" w:lineRule="auto"/>
        <w:rPr>
          <w:lang w:val="pt-BR"/>
        </w:rPr>
      </w:pPr>
      <w:bookmarkStart w:id="9" w:name="_Toc241792001"/>
      <w:r>
        <w:rPr>
          <w:lang w:val="pt-BR"/>
        </w:rPr>
        <w:t>1.5.1 Objetivo geral</w:t>
      </w:r>
      <w:bookmarkEnd w:id="9"/>
    </w:p>
    <w:p w14:paraId="0574F0E0" w14:textId="77777777" w:rsidR="006B1E66" w:rsidRPr="000F5B8B" w:rsidRDefault="00CC3326">
      <w:pPr>
        <w:spacing w:after="120" w:line="360" w:lineRule="auto"/>
        <w:ind w:firstLine="709"/>
        <w:jc w:val="both"/>
        <w:rPr>
          <w:lang w:val="pt-BR"/>
        </w:rPr>
      </w:pPr>
      <w:r>
        <w:rPr>
          <w:lang w:val="pt-BR"/>
        </w:rPr>
        <w:t>Demonstrar que dados do ambiente urbano disponíveis no município de São Paulo, submetidos a decisão por inteligência artificial, comandam o ajuste da intensidade de um nó de iluminação pública de forma consistente com as condições observadas, dentro de limite de latência especificado, e sem violar em nenhuma decisão os limites estabelecidos pela ABNT NBR 5101.</w:t>
      </w:r>
    </w:p>
    <w:p w14:paraId="72497440" w14:textId="77777777" w:rsidR="00E01C3A" w:rsidRDefault="00CC3326">
      <w:pPr>
        <w:pStyle w:val="Heading3"/>
        <w:spacing w:before="320" w:after="200" w:line="360" w:lineRule="auto"/>
        <w:rPr>
          <w:lang w:val="pt-BR"/>
        </w:rPr>
      </w:pPr>
      <w:bookmarkStart w:id="10" w:name="_Toc241792002"/>
      <w:r>
        <w:rPr>
          <w:lang w:val="pt-BR"/>
        </w:rPr>
        <w:t>1.5.2 Objetivos específicos</w:t>
      </w:r>
      <w:bookmarkEnd w:id="10"/>
    </w:p>
    <w:p w14:paraId="06FDA1E8"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4B38EF10"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de conjuntos de dados públicos municipais.</w:t>
      </w:r>
    </w:p>
    <w:p w14:paraId="623811FA"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1C168382"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26BFC3FB"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25CE3F0A"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745527B7" w14:textId="77777777" w:rsidR="006B1E66" w:rsidRPr="000F5B8B" w:rsidRDefault="00CC3326">
      <w:pPr>
        <w:pStyle w:val="ListParagraph"/>
        <w:numPr>
          <w:ilvl w:val="0"/>
          <w:numId w:val="3"/>
        </w:numPr>
        <w:spacing w:after="120" w:line="360" w:lineRule="auto"/>
        <w:jc w:val="both"/>
        <w:rPr>
          <w:lang w:val="pt-BR"/>
        </w:rPr>
      </w:pPr>
      <w:r>
        <w:rPr>
          <w:lang w:val="pt-BR"/>
        </w:rPr>
        <w:lastRenderedPageBreak/>
        <w:t>Treinar e avaliar um modelo de previsão de curto prazo do nível de movimentação na via, comparando seu erro ao de referências ingênuas de persistência e de média sazonal.</w:t>
      </w:r>
    </w:p>
    <w:p w14:paraId="01E18375"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437CC93D"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254109AC"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4B1CD42A" w14:textId="77777777" w:rsidR="00E01C3A" w:rsidRDefault="00CC3326">
      <w:pPr>
        <w:pStyle w:val="Heading2"/>
        <w:spacing w:before="360" w:after="240" w:line="360" w:lineRule="auto"/>
        <w:rPr>
          <w:lang w:val="pt-BR"/>
        </w:rPr>
      </w:pPr>
      <w:bookmarkStart w:id="11" w:name="_Toc241792003"/>
      <w:r>
        <w:rPr>
          <w:lang w:val="pt-BR"/>
        </w:rPr>
        <w:t>1.6 Justificativa</w:t>
      </w:r>
      <w:bookmarkEnd w:id="11"/>
    </w:p>
    <w:p w14:paraId="2C043071"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37C32915"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550BCFC9" w14:textId="77777777" w:rsidR="006B1E66" w:rsidRPr="000F5B8B" w:rsidRDefault="00CC3326">
      <w:pPr>
        <w:spacing w:after="120" w:line="360" w:lineRule="auto"/>
        <w:ind w:firstLine="709"/>
        <w:jc w:val="both"/>
        <w:rPr>
          <w:lang w:val="pt-BR"/>
        </w:rPr>
      </w:pPr>
      <w:r>
        <w:rPr>
          <w:lang w:val="pt-BR"/>
        </w:rPr>
        <w:t xml:space="preserve">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w:t>
      </w:r>
      <w:r>
        <w:rPr>
          <w:lang w:val="pt-BR"/>
        </w:rPr>
        <w:lastRenderedPageBreak/>
        <w:t>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412F44F6" w14:textId="77777777" w:rsidR="006B1E66" w:rsidRPr="000F5B8B" w:rsidRDefault="00CC3326">
      <w:pPr>
        <w:spacing w:after="120" w:line="360" w:lineRule="auto"/>
        <w:ind w:firstLine="709"/>
        <w:jc w:val="both"/>
        <w:rPr>
          <w:lang w:val="pt-BR"/>
        </w:rPr>
      </w:pPr>
      <w:r>
        <w:rPr>
          <w:lang w:val="pt-BR"/>
        </w:rPr>
        <w:t>O terceiro é técnico. Decidir sob informação imprecisa é problema legítimo de inteligência artificial e não se resolve por tabela. As variáveis urbanas chegam parcialmente verdadeiras e em conflito, e um mecanismo capaz de compor evidências parciais numa saída única e graduada é condição para que o sistema se comporte de modo previsível nessas situações. É essa composição que o trabalho implementa e avalia.</w:t>
      </w:r>
    </w:p>
    <w:p w14:paraId="4D755D45"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2A87F9FB"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3D8DEAD3" w14:textId="77777777" w:rsidR="00E01C3A" w:rsidRDefault="00CC3326">
      <w:pPr>
        <w:pStyle w:val="Heading2"/>
        <w:spacing w:before="360" w:after="240" w:line="360" w:lineRule="auto"/>
        <w:rPr>
          <w:lang w:val="pt-BR"/>
        </w:rPr>
      </w:pPr>
      <w:bookmarkStart w:id="12" w:name="_Toc241792004"/>
      <w:r>
        <w:rPr>
          <w:lang w:val="pt-BR"/>
        </w:rPr>
        <w:t>1.7 Público-alvo, aplicação e forma de execução</w:t>
      </w:r>
      <w:bookmarkEnd w:id="12"/>
    </w:p>
    <w:p w14:paraId="087675ED" w14:textId="77777777" w:rsidR="00E01C3A" w:rsidRDefault="00CC3326">
      <w:pPr>
        <w:spacing w:after="120" w:line="360" w:lineRule="auto"/>
        <w:ind w:firstLine="709"/>
        <w:jc w:val="both"/>
        <w:rPr>
          <w:lang w:val="pt-BR"/>
        </w:rPr>
      </w:pPr>
      <w:r>
        <w:rPr>
          <w:lang w:val="pt-BR"/>
        </w:rPr>
        <w:lastRenderedPageBreak/>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4396AD56"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no Capítulo 4.</w:t>
      </w:r>
    </w:p>
    <w:p w14:paraId="0684847A" w14:textId="77777777" w:rsidR="00E01C3A" w:rsidRDefault="00CC3326">
      <w:pPr>
        <w:pStyle w:val="Heading1"/>
        <w:pageBreakBefore/>
        <w:spacing w:before="480" w:after="280" w:line="360" w:lineRule="auto"/>
        <w:rPr>
          <w:lang w:val="pt-BR"/>
        </w:rPr>
      </w:pPr>
      <w:bookmarkStart w:id="13" w:name="_Toc241792005"/>
      <w:r>
        <w:rPr>
          <w:lang w:val="pt-BR"/>
        </w:rPr>
        <w:lastRenderedPageBreak/>
        <w:t>2 REVISÃO BIBLIOGRÁFICA</w:t>
      </w:r>
      <w:bookmarkEnd w:id="13"/>
    </w:p>
    <w:p w14:paraId="24DAF3B2" w14:textId="77777777" w:rsidR="00E01C3A" w:rsidRDefault="00CC3326">
      <w:pPr>
        <w:pStyle w:val="Heading2"/>
        <w:spacing w:before="360" w:after="240" w:line="360" w:lineRule="auto"/>
        <w:rPr>
          <w:lang w:val="pt-BR"/>
        </w:rPr>
      </w:pPr>
      <w:bookmarkStart w:id="14" w:name="_Toc241792006"/>
      <w:r>
        <w:rPr>
          <w:lang w:val="pt-BR"/>
        </w:rPr>
        <w:t>2.1 Metodologia de seleção das fontes</w:t>
      </w:r>
      <w:bookmarkEnd w:id="14"/>
    </w:p>
    <w:p w14:paraId="7EC3B00E" w14:textId="77777777" w:rsidR="006B1E66" w:rsidRPr="000F5B8B" w:rsidRDefault="00CC3326">
      <w:pPr>
        <w:spacing w:after="120" w:line="360" w:lineRule="auto"/>
        <w:ind w:firstLine="709"/>
        <w:jc w:val="both"/>
        <w:rPr>
          <w:lang w:val="pt-BR"/>
        </w:rPr>
      </w:pPr>
      <w:r>
        <w:rPr>
          <w:lang w:val="pt-BR"/>
        </w:rPr>
        <w:t>A seleção obedeceu a procedimento explícito, de modo que a revisão seja reproduzível e os critérios de inclusão possam ser auditados.</w:t>
      </w:r>
    </w:p>
    <w:p w14:paraId="3445F25C" w14:textId="77777777" w:rsidR="006B1E66" w:rsidRPr="000F5B8B" w:rsidRDefault="00CC3326">
      <w:pPr>
        <w:spacing w:after="120" w:line="360" w:lineRule="auto"/>
        <w:ind w:firstLine="709"/>
        <w:jc w:val="both"/>
        <w:rPr>
          <w:lang w:val="pt-BR"/>
        </w:rPr>
      </w:pPr>
      <w:r>
        <w:rPr>
          <w:lang w:val="pt-BR"/>
        </w:rPr>
        <w:t>Foram consultados o Portal de Periódicos da CAPES, a base SciELO, a Biblioteca Digital Brasileira de Teses e Dissertações e os acervos das editoras IEEE, Elsevier, Springer, Taylor &amp; Francis e SAGE. Os termos empregados, combinados por operadores booleanos, foram: telegestão de iluminação pública; iluminação pública adaptativa e seu correspondente em língua inglesa adaptive street lighting; smart street lighting; fuzzy logic lighting control; urban data platform; smart city interoperability; short-term traffic forecasting; pedestrian flow prediction; e os descritores normativos referentes à iluminação viária.</w:t>
      </w:r>
    </w:p>
    <w:p w14:paraId="7A6F9533"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25BBC74E"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2FD9C5E4" w14:textId="77777777" w:rsidR="006B1E66" w:rsidRPr="000F5B8B" w:rsidRDefault="00CC3326">
      <w:pPr>
        <w:spacing w:after="120" w:line="360" w:lineRule="auto"/>
        <w:ind w:firstLine="709"/>
        <w:jc w:val="both"/>
        <w:rPr>
          <w:lang w:val="pt-BR"/>
        </w:rPr>
      </w:pPr>
      <w:r>
        <w:rPr>
          <w:lang w:val="pt-BR"/>
        </w:rPr>
        <w:t xml:space="preserve">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deste trabalho depende de literatura anterior ao recorte. A segunda exceção são os documentos oficiais do poder público e de instituições públicas, os atos regulatórios e os relatórios de órgão de controle externo, empregados exclusivamente para estabelecer fatos </w:t>
      </w:r>
      <w:r>
        <w:rPr>
          <w:lang w:val="pt-BR"/>
        </w:rPr>
        <w:lastRenderedPageBreak/>
        <w:t>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50898B67" w14:textId="77777777" w:rsidR="006B1E66" w:rsidRPr="000F5B8B" w:rsidRDefault="00CC3326">
      <w:pPr>
        <w:spacing w:after="120" w:line="360" w:lineRule="auto"/>
        <w:ind w:firstLine="709"/>
        <w:jc w:val="both"/>
        <w:rPr>
          <w:lang w:val="pt-BR"/>
        </w:rPr>
      </w:pPr>
      <w:r>
        <w:rPr>
          <w:lang w:val="pt-BR"/>
        </w:rPr>
        <w:t>Uma terceira exceção, mais restrita, alcança duas fontes nominalmente identificadas. A primeira é a publicação normativa da Commission Internationale de l'Éclairage sobre iluminação viária, de 2010: documento técnico normativo não se avalia pela data de publicação, e sim pela vigência, e a edição citada é a que permanece em vigor. A segunda é o relato da plataforma SmartSantander, de 2014, que comparece exclusivamente como precedente histórico de infraestrutura urbana de sensoriamento efetivamente implantada — uso em que a anterioridade é a própria qualidade pertinente. De nenhuma das duas se extrai afirmação sobre o estado da arte da técnica.</w:t>
      </w:r>
    </w:p>
    <w:p w14:paraId="47B5C483" w14:textId="77777777" w:rsidR="00E01C3A" w:rsidRDefault="00CC3326">
      <w:pPr>
        <w:pStyle w:val="Heading2"/>
        <w:spacing w:before="360" w:after="240" w:line="360" w:lineRule="auto"/>
        <w:rPr>
          <w:lang w:val="pt-BR"/>
        </w:rPr>
      </w:pPr>
      <w:bookmarkStart w:id="15" w:name="_Toc241792007"/>
      <w:r>
        <w:rPr>
          <w:lang w:val="pt-BR"/>
        </w:rPr>
        <w:t>2.2 Infraestrutura instalada e integração ausente: um padrão documentado</w:t>
      </w:r>
      <w:bookmarkEnd w:id="15"/>
    </w:p>
    <w:p w14:paraId="2340A41E"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01E4D42A"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identificam ainda que a iluminação pública e a mobilidade figuram entre os setores que mais recebem investimento municipal. O diagnóstico é preciso quanto ao problema aqui tratado: investe-se em infraestrutura, e não se investe na integração que a tornaria útil a mais de um serviço.</w:t>
      </w:r>
    </w:p>
    <w:p w14:paraId="42AC0AC0" w14:textId="77777777" w:rsidR="006B1E66" w:rsidRPr="000F5B8B" w:rsidRDefault="00CC3326">
      <w:pPr>
        <w:spacing w:after="120" w:line="360" w:lineRule="auto"/>
        <w:ind w:firstLine="709"/>
        <w:jc w:val="both"/>
        <w:rPr>
          <w:lang w:val="pt-BR"/>
        </w:rPr>
      </w:pPr>
      <w:r>
        <w:rPr>
          <w:lang w:val="pt-BR"/>
        </w:rPr>
        <w:t xml:space="preserve">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w:t>
      </w:r>
      <w:r>
        <w:rPr>
          <w:lang w:val="pt-BR"/>
        </w:rPr>
        <w:lastRenderedPageBreak/>
        <w:t>capacidade instalada e capacidade utilizada, observado em outra cidade, em outro país e sob outro arranjo contratual.</w:t>
      </w:r>
    </w:p>
    <w:p w14:paraId="5D254A22" w14:textId="77777777" w:rsidR="006B1E66" w:rsidRPr="000F5B8B" w:rsidRDefault="00CC3326">
      <w:pPr>
        <w:spacing w:after="120" w:line="360" w:lineRule="auto"/>
        <w:ind w:firstLine="709"/>
        <w:jc w:val="both"/>
        <w:rPr>
          <w:lang w:val="pt-BR"/>
        </w:rPr>
      </w:pPr>
      <w:r>
        <w:rPr>
          <w:lang w:val="pt-BR"/>
        </w:rPr>
        <w:t>A mesma assimetria aparece nos grandes instrumentos urbanos de pesquisa. O Array of Things, implantado em Chicago pela Universidade de Chicago e pelo Argonne National Laboratory, instala em postes de iluminação nós que executam visão computacional no próprio dispositivo e publicam apenas medições derivadas, jamais imagens (CATLETT et al., 2017). O SmartSantander, na Espanha, opera milhares de dispositivos, dentre os quais sessenta medem volume, ocupação, velocidade e comprimento de fila nas entradas da cidade (SANCHEZ et al., 2014). Ambos são referências consolidadas de sensoriamento urbano em escala, e em ambos os postes comparecem como ponto de instalação: nenhum dos dois fecha o laço sobre a própria iluminação que os sustenta.</w:t>
      </w:r>
    </w:p>
    <w:p w14:paraId="7A99D7C9"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conclui que a fragmentação entre sistemas concebidos isoladamente é o obstáculo dominante à integração, e que a especificação da interface é o instrumento pelo qual essa fragmentação se resolve. Reia e Cruz (2023), examinando a agenda brasileira de cidades inteligentes, oferecem a explicação causal: a arquitetura tecnológica municipal é definida por fornecedores no interior de contratos setoriais, o que produz sistemas que cumprem bem a finalidade contratada e não preveem qualquer outra.</w:t>
      </w:r>
    </w:p>
    <w:p w14:paraId="7AF82743"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1D072F40" w14:textId="77777777" w:rsidR="006B1E66" w:rsidRPr="000F5B8B" w:rsidRDefault="00CC3326">
      <w:pPr>
        <w:spacing w:after="120" w:line="360" w:lineRule="auto"/>
        <w:ind w:firstLine="709"/>
        <w:jc w:val="both"/>
        <w:rPr>
          <w:lang w:val="pt-BR"/>
        </w:rPr>
      </w:pPr>
      <w:r>
        <w:rPr>
          <w:lang w:val="pt-BR"/>
        </w:rPr>
        <w:t xml:space="preserve">A proximidade com o que aqui se propõe é aparente e convém demarcá-la. O que se implanta é uma plataforma de telegestão dotada de sensoriamento próprio, instalado para essa finalidade, em rede fechada de campus, com ajuste por </w:t>
      </w:r>
      <w:r>
        <w:rPr>
          <w:lang w:val="pt-BR"/>
        </w:rPr>
        <w:lastRenderedPageBreak/>
        <w:t>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37AC721B"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com modernização integral prevista para 2024 (SÃO PAULO, 2021), é exceção — e é justamente por ser exceção que constitui o caso em que a pergunta deste trabalho pode ser formulada sem depender de investimento ainda não realizado.</w:t>
      </w:r>
    </w:p>
    <w:p w14:paraId="6DA25710" w14:textId="77777777" w:rsidR="00E01C3A" w:rsidRDefault="00CC3326">
      <w:pPr>
        <w:pStyle w:val="Heading2"/>
        <w:spacing w:before="360" w:after="240" w:line="360" w:lineRule="auto"/>
        <w:rPr>
          <w:lang w:val="pt-BR"/>
        </w:rPr>
      </w:pPr>
      <w:bookmarkStart w:id="16" w:name="_Toc241792008"/>
      <w:r>
        <w:rPr>
          <w:lang w:val="pt-BR"/>
        </w:rPr>
        <w:t>2.3 A infraestrutura instalada no município de São Paulo</w:t>
      </w:r>
      <w:bookmarkEnd w:id="16"/>
    </w:p>
    <w:p w14:paraId="07F2F82D"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existem na cidade, contratadas e em operação. O Quadro 1 sintetiza o levantamento, construído sobre fontes primárias.</w:t>
      </w:r>
    </w:p>
    <w:p w14:paraId="0F279777"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E1B46" w14:paraId="0A4BB5FE" w14:textId="77777777">
        <w:trPr>
          <w:tblHeader/>
        </w:trPr>
        <w:tc>
          <w:tcPr>
            <w:tcW w:w="2100" w:type="dxa"/>
            <w:shd w:val="clear" w:color="auto" w:fill="EDEDED"/>
            <w:tcMar>
              <w:top w:w="70" w:type="dxa"/>
              <w:left w:w="90" w:type="dxa"/>
              <w:bottom w:w="70" w:type="dxa"/>
              <w:right w:w="90" w:type="dxa"/>
            </w:tcMar>
          </w:tcPr>
          <w:p w14:paraId="7CEA5DC9"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461CD2A4"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5AC9C9B3" w14:textId="77777777" w:rsidR="006B1E66" w:rsidRPr="000F5B8B" w:rsidRDefault="00CC3326">
            <w:pPr>
              <w:rPr>
                <w:lang w:val="pt-BR"/>
              </w:rPr>
            </w:pPr>
            <w:r>
              <w:rPr>
                <w:b/>
                <w:bCs/>
                <w:sz w:val="20"/>
                <w:szCs w:val="20"/>
                <w:lang w:val="pt-BR"/>
              </w:rPr>
              <w:t>O que ainda não faz</w:t>
            </w:r>
          </w:p>
        </w:tc>
      </w:tr>
      <w:tr w:rsidR="006B1E66" w:rsidRPr="00CE1B46" w14:paraId="63FF1C3C" w14:textId="77777777">
        <w:tc>
          <w:tcPr>
            <w:tcW w:w="2100" w:type="dxa"/>
            <w:tcMar>
              <w:top w:w="70" w:type="dxa"/>
              <w:left w:w="90" w:type="dxa"/>
              <w:bottom w:w="70" w:type="dxa"/>
              <w:right w:w="90" w:type="dxa"/>
            </w:tcMar>
          </w:tcPr>
          <w:p w14:paraId="15917C36"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0956DA2B"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 com modernização integral prevista para 2024</w:t>
            </w:r>
          </w:p>
        </w:tc>
        <w:tc>
          <w:tcPr>
            <w:tcW w:w="3771" w:type="dxa"/>
            <w:tcMar>
              <w:top w:w="70" w:type="dxa"/>
              <w:left w:w="90" w:type="dxa"/>
              <w:bottom w:w="70" w:type="dxa"/>
              <w:right w:w="90" w:type="dxa"/>
            </w:tcMar>
          </w:tcPr>
          <w:p w14:paraId="63FC6016" w14:textId="77777777" w:rsidR="006B1E66" w:rsidRPr="000F5B8B" w:rsidRDefault="00CC3326">
            <w:pPr>
              <w:rPr>
                <w:lang w:val="pt-BR"/>
              </w:rPr>
            </w:pPr>
            <w:r>
              <w:rPr>
                <w:sz w:val="20"/>
                <w:szCs w:val="20"/>
                <w:lang w:val="pt-BR"/>
              </w:rPr>
              <w:t>Opera em regime praticamente invariante, comandado por horário ou por luz natural</w:t>
            </w:r>
          </w:p>
        </w:tc>
      </w:tr>
      <w:tr w:rsidR="006B1E66" w:rsidRPr="00CE1B46" w14:paraId="39DC4FFF" w14:textId="77777777">
        <w:tc>
          <w:tcPr>
            <w:tcW w:w="2100" w:type="dxa"/>
            <w:tcMar>
              <w:top w:w="70" w:type="dxa"/>
              <w:left w:w="90" w:type="dxa"/>
              <w:bottom w:w="70" w:type="dxa"/>
              <w:right w:w="90" w:type="dxa"/>
            </w:tcMar>
          </w:tcPr>
          <w:p w14:paraId="4CEB0762" w14:textId="77777777" w:rsidR="006B1E66" w:rsidRDefault="00CC3326">
            <w:r>
              <w:rPr>
                <w:sz w:val="20"/>
                <w:szCs w:val="20"/>
              </w:rPr>
              <w:t>Concessão e telegestão</w:t>
            </w:r>
          </w:p>
        </w:tc>
        <w:tc>
          <w:tcPr>
            <w:tcW w:w="3200" w:type="dxa"/>
            <w:tcMar>
              <w:top w:w="70" w:type="dxa"/>
              <w:left w:w="90" w:type="dxa"/>
              <w:bottom w:w="70" w:type="dxa"/>
              <w:right w:w="90" w:type="dxa"/>
            </w:tcMar>
          </w:tcPr>
          <w:p w14:paraId="6F870F6B" w14:textId="77777777" w:rsidR="006B1E66" w:rsidRPr="000F5B8B" w:rsidRDefault="00CC3326">
            <w:pPr>
              <w:rPr>
                <w:lang w:val="pt-BR"/>
              </w:rPr>
            </w:pPr>
            <w:r>
              <w:rPr>
                <w:sz w:val="20"/>
                <w:szCs w:val="20"/>
                <w:lang w:val="pt-BR"/>
              </w:rPr>
              <w:t xml:space="preserve">Contrato de Concessão nº 003/SMSO/2018, de vinte anos, ao valor de R$ 6,9 bilhões, </w:t>
            </w:r>
            <w:r>
              <w:rPr>
                <w:sz w:val="20"/>
                <w:szCs w:val="20"/>
                <w:lang w:val="pt-BR"/>
              </w:rPr>
              <w:lastRenderedPageBreak/>
              <w:t>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2B676D64" w14:textId="77777777" w:rsidR="006B1E66" w:rsidRPr="000F5B8B" w:rsidRDefault="00CC3326">
            <w:pPr>
              <w:rPr>
                <w:lang w:val="pt-BR"/>
              </w:rPr>
            </w:pPr>
            <w:r>
              <w:rPr>
                <w:sz w:val="20"/>
                <w:szCs w:val="20"/>
                <w:lang w:val="pt-BR"/>
              </w:rPr>
              <w:lastRenderedPageBreak/>
              <w:t xml:space="preserve">A telegestão serve à gestão do ativo — falha, consumo, inventário — e não </w:t>
            </w:r>
            <w:r>
              <w:rPr>
                <w:sz w:val="20"/>
                <w:szCs w:val="20"/>
                <w:lang w:val="pt-BR"/>
              </w:rPr>
              <w:lastRenderedPageBreak/>
              <w:t>consome informação sobre o que ocorre na via</w:t>
            </w:r>
          </w:p>
        </w:tc>
      </w:tr>
      <w:tr w:rsidR="006B1E66" w:rsidRPr="00CE1B46" w14:paraId="4B87644D" w14:textId="77777777">
        <w:tc>
          <w:tcPr>
            <w:tcW w:w="2100" w:type="dxa"/>
            <w:tcMar>
              <w:top w:w="70" w:type="dxa"/>
              <w:left w:w="90" w:type="dxa"/>
              <w:bottom w:w="70" w:type="dxa"/>
              <w:right w:w="90" w:type="dxa"/>
            </w:tcMar>
          </w:tcPr>
          <w:p w14:paraId="53F5CC17" w14:textId="77777777" w:rsidR="006B1E66" w:rsidRDefault="00CC3326">
            <w:r>
              <w:rPr>
                <w:sz w:val="20"/>
                <w:szCs w:val="20"/>
              </w:rPr>
              <w:lastRenderedPageBreak/>
              <w:t>Plataforma Smart Sampa</w:t>
            </w:r>
          </w:p>
        </w:tc>
        <w:tc>
          <w:tcPr>
            <w:tcW w:w="3200" w:type="dxa"/>
            <w:tcMar>
              <w:top w:w="70" w:type="dxa"/>
              <w:left w:w="90" w:type="dxa"/>
              <w:bottom w:w="70" w:type="dxa"/>
              <w:right w:w="90" w:type="dxa"/>
            </w:tcMar>
          </w:tcPr>
          <w:p w14:paraId="17A3821F"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76C3AB16"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acesso à interface é tratado caso a caso, sem endpoint público</w:t>
            </w:r>
          </w:p>
        </w:tc>
      </w:tr>
      <w:tr w:rsidR="006B1E66" w:rsidRPr="00CE1B46" w14:paraId="16C2DADA" w14:textId="77777777">
        <w:tc>
          <w:tcPr>
            <w:tcW w:w="2100" w:type="dxa"/>
            <w:tcMar>
              <w:top w:w="70" w:type="dxa"/>
              <w:left w:w="90" w:type="dxa"/>
              <w:bottom w:w="70" w:type="dxa"/>
              <w:right w:w="90" w:type="dxa"/>
            </w:tcMar>
          </w:tcPr>
          <w:p w14:paraId="241FBAD0"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704E730F" w14:textId="77777777" w:rsidR="006B1E66" w:rsidRPr="000F5B8B" w:rsidRDefault="00CC3326">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0CA0FAD1"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E1B46" w14:paraId="13574DC4" w14:textId="77777777">
        <w:tc>
          <w:tcPr>
            <w:tcW w:w="2100" w:type="dxa"/>
            <w:tcMar>
              <w:top w:w="70" w:type="dxa"/>
              <w:left w:w="90" w:type="dxa"/>
              <w:bottom w:w="70" w:type="dxa"/>
              <w:right w:w="90" w:type="dxa"/>
            </w:tcMar>
          </w:tcPr>
          <w:p w14:paraId="4C529624" w14:textId="77777777" w:rsidR="006B1E66" w:rsidRDefault="00CC3326">
            <w:r>
              <w:rPr>
                <w:sz w:val="20"/>
                <w:szCs w:val="20"/>
              </w:rPr>
              <w:t>Dados abertos municipais</w:t>
            </w:r>
          </w:p>
        </w:tc>
        <w:tc>
          <w:tcPr>
            <w:tcW w:w="3200" w:type="dxa"/>
            <w:tcMar>
              <w:top w:w="70" w:type="dxa"/>
              <w:left w:w="90" w:type="dxa"/>
              <w:bottom w:w="70" w:type="dxa"/>
              <w:right w:w="90" w:type="dxa"/>
            </w:tcMar>
          </w:tcPr>
          <w:p w14:paraId="1756BEB8" w14:textId="77777777" w:rsidR="006B1E66" w:rsidRPr="000F5B8B" w:rsidRDefault="00CC3326">
            <w:pPr>
              <w:rPr>
                <w:lang w:val="pt-BR"/>
              </w:rPr>
            </w:pPr>
            <w:r>
              <w:rPr>
                <w:sz w:val="20"/>
                <w:szCs w:val="20"/>
                <w:lang w:val="pt-BR"/>
              </w:rPr>
              <w:t>Portal de dados abertos com solicitações do SP156, registros de ocorrência do Centro de Gerenciamento de Emergências e base georreferenciada da cidade</w:t>
            </w:r>
          </w:p>
        </w:tc>
        <w:tc>
          <w:tcPr>
            <w:tcW w:w="3771" w:type="dxa"/>
            <w:tcMar>
              <w:top w:w="70" w:type="dxa"/>
              <w:left w:w="90" w:type="dxa"/>
              <w:bottom w:w="70" w:type="dxa"/>
              <w:right w:w="90" w:type="dxa"/>
            </w:tcMar>
          </w:tcPr>
          <w:p w14:paraId="75DF51F0" w14:textId="77777777" w:rsidR="006B1E66" w:rsidRPr="000F5B8B" w:rsidRDefault="00CC3326">
            <w:pPr>
              <w:rPr>
                <w:lang w:val="pt-BR"/>
              </w:rPr>
            </w:pPr>
            <w:r>
              <w:rPr>
                <w:sz w:val="20"/>
                <w:szCs w:val="20"/>
                <w:lang w:val="pt-BR"/>
              </w:rPr>
              <w:t>Publicados em periodicidade agregada, adequados à caracterização de distribuições e não à operação em tempo real</w:t>
            </w:r>
          </w:p>
        </w:tc>
      </w:tr>
    </w:tbl>
    <w:p w14:paraId="174F0922"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4E1E2848"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75FC1E35" w14:textId="77777777" w:rsidR="006B1E66" w:rsidRPr="000F5B8B" w:rsidRDefault="00CC3326">
      <w:pPr>
        <w:spacing w:after="120" w:line="360" w:lineRule="auto"/>
        <w:ind w:firstLine="709"/>
        <w:jc w:val="both"/>
        <w:rPr>
          <w:lang w:val="pt-BR"/>
        </w:rPr>
      </w:pPr>
      <w:r>
        <w:rPr>
          <w:lang w:val="pt-BR"/>
        </w:rPr>
        <w:t xml:space="preserve">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w:t>
      </w:r>
      <w:r>
        <w:rPr>
          <w:lang w:val="pt-BR"/>
        </w:rPr>
        <w:lastRenderedPageBreak/>
        <w:t>programação agendada; e exige que o driver permita dimerização por controle analógico de 0 a 10 V. Não se trata apenas de capacidade contratada em tese: a interface física pela qual a intensidade se altera está especificada em contrato.</w:t>
      </w:r>
    </w:p>
    <w:p w14:paraId="641FBF1A" w14:textId="77777777" w:rsidR="006B1E66" w:rsidRPr="000F5B8B" w:rsidRDefault="00CC3326">
      <w:pPr>
        <w:spacing w:after="120" w:line="360" w:lineRule="auto"/>
        <w:ind w:firstLine="709"/>
        <w:jc w:val="both"/>
        <w:rPr>
          <w:lang w:val="pt-BR"/>
        </w:rPr>
      </w:pPr>
      <w:r>
        <w:rPr>
          <w:lang w:val="pt-BR"/>
        </w:rPr>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já é produzido — o que desloca a integração do terreno do desenvolvimento para o da especificação de interface.</w:t>
      </w:r>
    </w:p>
    <w:p w14:paraId="30F33F5C"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7ED26A02" w14:textId="77777777" w:rsidR="00540256" w:rsidRDefault="002E4A9C">
      <w:pPr>
        <w:spacing w:after="120" w:line="360" w:lineRule="auto"/>
        <w:ind w:firstLine="709"/>
        <w:jc w:val="both"/>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6939DAC4" w14:textId="77777777" w:rsidR="006B1E66" w:rsidRPr="000F5B8B" w:rsidRDefault="00CC3326">
      <w:pPr>
        <w:spacing w:after="120" w:line="360" w:lineRule="auto"/>
        <w:ind w:firstLine="709"/>
        <w:jc w:val="both"/>
        <w:rPr>
          <w:lang w:val="pt-BR"/>
        </w:rPr>
      </w:pPr>
      <w:r>
        <w:rPr>
          <w:lang w:val="pt-BR"/>
        </w:rPr>
        <w:lastRenderedPageBreak/>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6B8A7DC6"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B07F656"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3B82202D" w14:textId="77777777" w:rsidR="00E01C3A" w:rsidRDefault="00CC3326">
      <w:pPr>
        <w:pStyle w:val="Heading2"/>
        <w:spacing w:before="360" w:after="240" w:line="360" w:lineRule="auto"/>
        <w:rPr>
          <w:lang w:val="pt-BR"/>
        </w:rPr>
      </w:pPr>
      <w:bookmarkStart w:id="17" w:name="_Toc241792009"/>
      <w:r>
        <w:rPr>
          <w:lang w:val="pt-BR"/>
        </w:rPr>
        <w:t>2.4 Internet das Coisas e nós embarcados</w:t>
      </w:r>
      <w:bookmarkEnd w:id="17"/>
    </w:p>
    <w:p w14:paraId="0A193D83"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o padrão consolidado para transporte de telemetria em dispositivos de recurso restrito, por seu cabeçalho reduzido e pelo desacoplamento entre produtores e consumidores, propriedade adequada a um arranjo em que a decisão é produzida em serviço distinto daquele que a executa.</w:t>
      </w:r>
    </w:p>
    <w:p w14:paraId="055971EE"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537478CC" w14:textId="77777777" w:rsidR="00E01C3A" w:rsidRDefault="00CC3326">
      <w:pPr>
        <w:spacing w:after="120" w:line="360" w:lineRule="auto"/>
        <w:ind w:firstLine="709"/>
        <w:jc w:val="both"/>
        <w:rPr>
          <w:lang w:val="pt-BR"/>
        </w:rPr>
      </w:pPr>
      <w:r>
        <w:rPr>
          <w:lang w:val="pt-BR"/>
        </w:rPr>
        <w:lastRenderedPageBreak/>
        <w:t>Cabe fixar, ante essa arquitetura, a caracterização do nó.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364B12EF"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79223915" w14:textId="77777777" w:rsidR="00E01C3A" w:rsidRDefault="00CC3326">
      <w:pPr>
        <w:pStyle w:val="Heading2"/>
        <w:spacing w:before="360" w:after="240" w:line="360" w:lineRule="auto"/>
        <w:rPr>
          <w:lang w:val="pt-BR"/>
        </w:rPr>
      </w:pPr>
      <w:bookmarkStart w:id="18" w:name="_Toc241792010"/>
      <w:r>
        <w:rPr>
          <w:lang w:val="pt-BR"/>
        </w:rPr>
        <w:t>2.5 Requisitos normativos</w:t>
      </w:r>
      <w:bookmarkEnd w:id="18"/>
    </w:p>
    <w:p w14:paraId="30F4C7CD"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pPr>
        <w:spacing w:after="120" w:line="360" w:lineRule="auto"/>
        <w:ind w:firstLine="709"/>
        <w:jc w:val="both"/>
      </w:pPr>
      <w:r>
        <w:rPr>
          <w:lang w:val="pt-BR"/>
        </w:rPr>
        <w:t xml:space="preserve">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39A1CFFA"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FB46EC2" w14:textId="77777777" w:rsidR="006B1E66" w:rsidRPr="000F5B8B" w:rsidRDefault="00CC3326">
      <w:pPr>
        <w:spacing w:after="120" w:line="360" w:lineRule="auto"/>
        <w:ind w:firstLine="709"/>
        <w:jc w:val="both"/>
        <w:rPr>
          <w:lang w:val="pt-BR"/>
        </w:rPr>
      </w:pPr>
      <w:r>
        <w:rPr>
          <w:lang w:val="pt-BR"/>
        </w:rPr>
        <w:t xml:space="preserve">A subseção 6.10 trata explicitamente da iluminação adaptativa e fixa os critérios que delimitam o espaço de decisões admissíveis: as classes M6, C5 e P6 não são </w:t>
      </w:r>
      <w:r>
        <w:rPr>
          <w:lang w:val="pt-BR"/>
        </w:rPr>
        <w:lastRenderedPageBreak/>
        <w:t>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1809C027" w14:textId="77777777" w:rsidR="006B1E66" w:rsidRPr="000F5B8B" w:rsidRDefault="00CC3326">
      <w:pPr>
        <w:spacing w:after="120" w:line="360" w:lineRule="auto"/>
        <w:ind w:firstLine="709"/>
        <w:jc w:val="both"/>
        <w:rPr>
          <w:lang w:val="pt-BR"/>
        </w:rPr>
      </w:pPr>
      <w:r>
        <w:rPr>
          <w:lang w:val="pt-BR"/>
        </w:rPr>
        <w:t>A subseção 6.10.3 recomenda o monitoramento contínuo do tráfego de veículos e do meio ambiente para determinar o tempo de funcionamento da iluminação adaptativa. O emprego de dados do ambiente urbano como entrada da decisão é, portanto, o meio que a própria norma indica como preferencial.</w:t>
      </w:r>
    </w:p>
    <w:p w14:paraId="491D4A12"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3AF6D55"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6.3. A formalização dessas duas restrições constitui a camada de verificação descrita na metodologia.</w:t>
      </w:r>
    </w:p>
    <w:p w14:paraId="7C0212B8" w14:textId="77777777" w:rsidR="006B1E66" w:rsidRPr="000F5B8B" w:rsidRDefault="00CC3326">
      <w:pPr>
        <w:spacing w:after="120" w:line="360" w:lineRule="auto"/>
        <w:ind w:firstLine="709"/>
        <w:jc w:val="both"/>
        <w:rPr>
          <w:lang w:val="pt-BR"/>
        </w:rPr>
      </w:pPr>
      <w:r>
        <w:rPr>
          <w:lang w:val="pt-BR"/>
        </w:rPr>
        <w:t xml:space="preserve">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w:t>
      </w:r>
      <w:r>
        <w:rPr>
          <w:lang w:val="pt-BR"/>
        </w:rPr>
        <w:lastRenderedPageBreak/>
        <w:t>objeção, portanto, está medida e respondida na literatura, o que retira do caminho do trabalho um obstáculo que não é de natureza computacional.</w:t>
      </w:r>
    </w:p>
    <w:p w14:paraId="76950990" w14:textId="77777777" w:rsidR="00E01C3A" w:rsidRDefault="00CC3326">
      <w:pPr>
        <w:pStyle w:val="Heading2"/>
        <w:spacing w:before="360" w:after="240" w:line="360" w:lineRule="auto"/>
        <w:rPr>
          <w:lang w:val="pt-BR"/>
        </w:rPr>
      </w:pPr>
      <w:bookmarkStart w:id="19" w:name="_Toc241792011"/>
      <w:r>
        <w:rPr>
          <w:lang w:val="pt-BR"/>
        </w:rPr>
        <w:t>2.6 Decisão sob informação imprecisa e a escolha de um modelo interpretável</w:t>
      </w:r>
      <w:bookmarkEnd w:id="19"/>
    </w:p>
    <w:p w14:paraId="4E9CC8BB" w14:textId="77777777" w:rsidR="006B1E66" w:rsidRPr="000F5B8B" w:rsidRDefault="00CC3326">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2.1.</w:t>
      </w:r>
    </w:p>
    <w:p w14:paraId="6FCD8BAB"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3B7401E1"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e não arbitradas, conforme se especifica em 3.7, e cada regra terá origem declarada — prescrição normativa ou conhecimento de domínio.</w:t>
      </w:r>
    </w:p>
    <w:p w14:paraId="6C78D7CC" w14:textId="77777777" w:rsidR="006B1E66" w:rsidRPr="000F5B8B" w:rsidRDefault="00CC3326">
      <w:pPr>
        <w:spacing w:after="120" w:line="360" w:lineRule="auto"/>
        <w:ind w:firstLine="709"/>
        <w:jc w:val="both"/>
        <w:rPr>
          <w:lang w:val="pt-BR"/>
        </w:rPr>
      </w:pPr>
      <w:r>
        <w:rPr>
          <w:lang w:val="pt-BR"/>
        </w:rPr>
        <w:t xml:space="preserve">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w:t>
      </w:r>
      <w:r>
        <w:rPr>
          <w:lang w:val="pt-BR"/>
        </w:rPr>
        <w:lastRenderedPageBreak/>
        <w:t>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5.6, e o resultado é reportado como veio.</w:t>
      </w:r>
    </w:p>
    <w:p w14:paraId="72FB9CC0" w14:textId="77777777" w:rsidR="006B1E66" w:rsidRPr="000F5B8B" w:rsidRDefault="00CC3326">
      <w:pPr>
        <w:spacing w:after="120" w:line="360" w:lineRule="auto"/>
        <w:ind w:firstLine="709"/>
        <w:jc w:val="both"/>
        <w:rPr>
          <w:lang w:val="pt-BR"/>
        </w:rPr>
      </w:pPr>
      <w:r>
        <w:rPr>
          <w:lang w:val="pt-BR"/>
        </w:rPr>
        <w:t>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derivando suas regras da norma técnica e do conhecimento de domínio, mantém a base de decisão externa e auditável.</w:t>
      </w:r>
    </w:p>
    <w:p w14:paraId="39B96477" w14:textId="77777777" w:rsidR="00E01C3A" w:rsidRDefault="00CC3326">
      <w:pPr>
        <w:pStyle w:val="Heading2"/>
        <w:spacing w:before="360" w:after="240" w:line="360" w:lineRule="auto"/>
        <w:rPr>
          <w:lang w:val="pt-BR"/>
        </w:rPr>
      </w:pPr>
      <w:bookmarkStart w:id="20" w:name="_Toc241792012"/>
      <w:r>
        <w:rPr>
          <w:lang w:val="pt-BR"/>
        </w:rPr>
        <w:t>2.7 Previsão de curto prazo da demanda</w:t>
      </w:r>
      <w:bookmarkEnd w:id="20"/>
    </w:p>
    <w:p w14:paraId="185006AB"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511C9501"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que horizontes de minutos a poucas horas são tratáveis por modelos treinados sobre séries históricas e atributos de calendário, com desempenho que deve sempre ser aferido contra referências ingênuas. No domínio específico da iluminação, Belloni et al. (2024) constroem seu algoritmo de comutação e dimerização sobre dados de tráfego previstos, o que situa a antecipação da demanda como prática já estabelecida no problema aqui tratado.</w:t>
      </w:r>
    </w:p>
    <w:p w14:paraId="508D1AC2"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w:t>
      </w:r>
      <w:r>
        <w:rPr>
          <w:lang w:val="pt-BR"/>
        </w:rPr>
        <w:t xml:space="preserve">em janelas anteriores somadas a atributos de calendário: hora do dia, dia da semana e feriado. Para esse formato de dado, Grinsztajn, Oyallon e Varoquaux (2022) demonstram, em avaliação sistemática sobre dezenas de conjuntos, que modelos 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w:t>
      </w:r>
      <w:del w:id="30000" w:author="Vitor Oliveira" w:date="2026-10-06T23:00:00Z">
        <w:r>
          <w:rPr>
            <w:lang w:val="pt-BR"/>
          </w:rPr>
          <w:delText xml:space="preserve">A escolha é de adequação ao dado, não de conveniência, e está respaldada em fonte revisada por pares.</w:delText>
        </w:r>
      </w:del>
      <w:ins w:id="30001" w:author="Vitor Oliveira" w:date="2026-10-06T23:00:00Z">
        <w:r>
          <w:rPr>
            <w:lang w:val="pt-BR"/>
          </w:rPr>
          <w:t xml:space="preserve">A escolha é de adequação ao dado, não de conveniência, e está respaldada em fonte revisada por pares. A referência estabelece a vantagem dos modelos de árvores sobre as redes neurais, mas não ordena os modelos de árvores entre si; essa comparação foi feita sobre os próprios dados do trabalho (3.6 e 5.1).</w:t>
        </w:r>
      </w:ins>
    </w:p>
    <w:p w14:paraId="504864AF"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044B701C" w14:textId="77777777" w:rsidR="00E01C3A" w:rsidRDefault="00CC3326">
      <w:pPr>
        <w:pStyle w:val="Heading2"/>
        <w:spacing w:before="360" w:after="240" w:line="360" w:lineRule="auto"/>
        <w:rPr>
          <w:lang w:val="pt-BR"/>
        </w:rPr>
      </w:pPr>
      <w:bookmarkStart w:id="21" w:name="_Toc241792013"/>
      <w:r>
        <w:rPr>
          <w:lang w:val="pt-BR"/>
        </w:rPr>
        <w:t>2.8 Trabalhos correlatos e o trabalho mais próximo</w:t>
      </w:r>
      <w:bookmarkEnd w:id="21"/>
    </w:p>
    <w:p w14:paraId="5D18902D"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125FFC6C"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07636832" w14:textId="77777777" w:rsidR="006B1E66" w:rsidRPr="000F5B8B" w:rsidRDefault="00CC3326">
      <w:pPr>
        <w:spacing w:after="120" w:line="360" w:lineRule="auto"/>
        <w:ind w:firstLine="709"/>
        <w:jc w:val="both"/>
        <w:rPr>
          <w:lang w:val="pt-BR"/>
        </w:rPr>
      </w:pPr>
      <w:r>
        <w:rPr>
          <w:lang w:val="pt-BR"/>
        </w:rPr>
        <w:t xml:space="preserve">A segunda é a do consumo municipal de dados urbanos de terceiros. Hiroki (2021) documenta o caso de Joinville, em Santa Catarina, onde a administração municipal passou a consumir dados de mobilidade fornecidos por plataforma privada </w:t>
      </w:r>
      <w:r>
        <w:rPr>
          <w:lang w:val="pt-BR"/>
        </w:rPr>
        <w:lastRenderedPageBreak/>
        <w:t>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0BA0F90B" w14:textId="77777777" w:rsidR="006B1E66" w:rsidRPr="000F5B8B" w:rsidRDefault="00CC3326">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397EDB49"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52AF5383"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dados de câmeras, sensores acústicos e meteorologia alimentam perfis que acionam cenários dinâmicos de iluminação há mais de uma década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w:t>
      </w:r>
      <w:r>
        <w:rPr>
          <w:lang w:val="pt-BR"/>
        </w:rPr>
        <w:lastRenderedPageBreak/>
        <w:t>proteção de dados, e não de arquitetura de sistemas — é precisamente a ausência de garantias que ela critica.</w:t>
      </w:r>
    </w:p>
    <w:p w14:paraId="2B23BA2F"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14AA5EA4" w14:textId="77777777" w:rsidR="00E01C3A" w:rsidRDefault="00CC3326">
      <w:pPr>
        <w:pStyle w:val="Heading2"/>
        <w:spacing w:before="360" w:after="240" w:line="360" w:lineRule="auto"/>
        <w:rPr>
          <w:lang w:val="pt-BR"/>
        </w:rPr>
      </w:pPr>
      <w:bookmarkStart w:id="22" w:name="_Toc241792014"/>
      <w:r>
        <w:rPr>
          <w:lang w:val="pt-BR"/>
        </w:rPr>
        <w:t>2.9 Lacuna identificada</w:t>
      </w:r>
      <w:bookmarkEnd w:id="22"/>
    </w:p>
    <w:p w14:paraId="66FD6A94" w14:textId="77777777" w:rsidR="006B1E66" w:rsidRPr="000F5B8B" w:rsidRDefault="00CC3326">
      <w:pPr>
        <w:spacing w:after="120" w:line="360" w:lineRule="auto"/>
        <w:ind w:firstLine="709"/>
        <w:jc w:val="both"/>
        <w:rPr>
          <w:lang w:val="pt-BR"/>
        </w:rPr>
      </w:pPr>
      <w:r>
        <w:rPr>
          <w:lang w:val="pt-BR"/>
        </w:rPr>
        <w:t>A revisão permite quatro conclusões.</w:t>
      </w:r>
    </w:p>
    <w:p w14:paraId="22EEA807"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prevista em norma desde 2010,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38B0DC7A"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7406F62E"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e em operação, com a interface física de dimerização especificada em contrato, sem que exista vínculo entre elas.</w:t>
      </w:r>
    </w:p>
    <w:p w14:paraId="4A1F35F3"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2A659334"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w:t>
      </w:r>
      <w:r>
        <w:rPr>
          <w:lang w:val="pt-BR"/>
        </w:rPr>
        <w:lastRenderedPageBreak/>
        <w:t>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15CD0943" w14:textId="77777777" w:rsidR="00E01C3A" w:rsidRDefault="00CC3326">
      <w:pPr>
        <w:pStyle w:val="Heading2"/>
        <w:spacing w:before="360" w:after="240" w:line="360" w:lineRule="auto"/>
        <w:rPr>
          <w:lang w:val="pt-BR"/>
        </w:rPr>
      </w:pPr>
      <w:bookmarkStart w:id="23" w:name="_Toc241792015"/>
      <w:r>
        <w:rPr>
          <w:lang w:val="pt-BR"/>
        </w:rPr>
        <w:t>2.10 Hipóteses da pesquisa</w:t>
      </w:r>
      <w:bookmarkEnd w:id="23"/>
    </w:p>
    <w:p w14:paraId="75E8FADF"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6.1.</w:t>
      </w:r>
    </w:p>
    <w:p w14:paraId="05ED2B4F"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76A3378F"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6E975C30"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3FB8855D" w14:textId="77777777" w:rsidR="00E01C3A" w:rsidRDefault="00CC3326">
      <w:pPr>
        <w:pStyle w:val="Heading1"/>
        <w:pageBreakBefore/>
        <w:spacing w:before="480" w:after="280" w:line="360" w:lineRule="auto"/>
        <w:rPr>
          <w:lang w:val="pt-BR"/>
        </w:rPr>
      </w:pPr>
      <w:bookmarkStart w:id="24" w:name="_Toc241792016"/>
      <w:r>
        <w:rPr>
          <w:lang w:val="pt-BR"/>
        </w:rPr>
        <w:lastRenderedPageBreak/>
        <w:t>3 METODOLOGIA</w:t>
      </w:r>
      <w:bookmarkEnd w:id="24"/>
    </w:p>
    <w:p w14:paraId="24E1183A" w14:textId="77777777" w:rsidR="00E01C3A" w:rsidRDefault="00CC3326">
      <w:pPr>
        <w:pStyle w:val="Heading2"/>
        <w:spacing w:before="360" w:after="240" w:line="360" w:lineRule="auto"/>
        <w:rPr>
          <w:lang w:val="pt-BR"/>
        </w:rPr>
      </w:pPr>
      <w:bookmarkStart w:id="25" w:name="_Toc241792017"/>
      <w:r>
        <w:rPr>
          <w:lang w:val="pt-BR"/>
        </w:rPr>
        <w:t>3.1 Classificação da pesquisa</w:t>
      </w:r>
      <w:bookmarkEnd w:id="25"/>
    </w:p>
    <w:p w14:paraId="6A6B41EF"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2FCD5800" w14:textId="77777777" w:rsidR="00E01C3A" w:rsidRDefault="00CC3326">
      <w:pPr>
        <w:pStyle w:val="Heading2"/>
        <w:spacing w:before="360" w:after="240" w:line="360" w:lineRule="auto"/>
        <w:rPr>
          <w:lang w:val="pt-BR"/>
        </w:rPr>
      </w:pPr>
      <w:bookmarkStart w:id="26" w:name="_Toc241792018"/>
      <w:r>
        <w:rPr>
          <w:lang w:val="pt-BR"/>
        </w:rPr>
        <w:t>3.2 Arquitetura do sistema</w:t>
      </w:r>
      <w:bookmarkEnd w:id="26"/>
    </w:p>
    <w:p w14:paraId="73B5BA3C"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4.6.1.</w:t>
      </w:r>
    </w:p>
    <w:p w14:paraId="1DB67F84"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7D46BE32"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1DFB7CCD"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as duas restrições rígidas extraídas da ABNT NBR 5101 e corrige a decisão antes de emiti-la, registrando a correção.</w:t>
      </w:r>
    </w:p>
    <w:p w14:paraId="53EF8908"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trabalho, exibida em painel durante a demonstração.</w:t>
      </w:r>
    </w:p>
    <w:p w14:paraId="2768D977"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7C6B70BC"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40D0D994"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2737D138"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3620BA4" w14:textId="77777777" w:rsidR="00E01C3A" w:rsidRDefault="00CC3326">
      <w:pPr>
        <w:spacing w:after="120" w:line="360" w:lineRule="auto"/>
        <w:ind w:firstLine="709"/>
        <w:jc w:val="both"/>
        <w:rPr>
          <w:lang w:val="pt-BR"/>
        </w:rPr>
      </w:pPr>
      <w:r>
        <w:rPr>
          <w:lang w:val="pt-BR"/>
        </w:rPr>
        <w:lastRenderedPageBreak/>
        <w:t>A terceira é de governança. Reia e Cruz (2023) atribuem a fragmentação dos sistemas municipais à definição da arquitetura por fornecedores no interior de contratos setoriais, e Anthony Jnr (2024) identifica na especificação da interface o instrumento pelo qual essa fragmentação se resolve. Alojar a lógica de iluminação no contrato de uma plataforma de segurança reproduziria o arranjo que a revisão diagnostica como causa do problema. Acresce que a camada de verificação normativa, para permanecer auditável, precisa ser inspecionável por quem responde pela iluminação pública, condição que não se satisfaz dentro de sistema operado por terceiro sob outro contrato.</w:t>
      </w:r>
    </w:p>
    <w:p w14:paraId="03655232"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do Capítulo 4 detalha.</w:t>
      </w:r>
    </w:p>
    <w:p w14:paraId="610F03CE" w14:textId="77777777" w:rsidR="00E01C3A" w:rsidRDefault="00CC3326">
      <w:pPr>
        <w:pStyle w:val="Heading2"/>
        <w:spacing w:before="360" w:after="240" w:line="360" w:lineRule="auto"/>
        <w:rPr>
          <w:lang w:val="pt-BR"/>
        </w:rPr>
      </w:pPr>
      <w:bookmarkStart w:id="27" w:name="_Toc241792019"/>
      <w:r>
        <w:rPr>
          <w:lang w:val="pt-BR"/>
        </w:rPr>
        <w:t>3.3 Do protótipo à implantação: o que se propõe e o que se instrumenta</w:t>
      </w:r>
      <w:bookmarkEnd w:id="27"/>
    </w:p>
    <w:p w14:paraId="1811E628"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01B74ABA"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2A3E0444" w14:textId="77777777">
        <w:trPr>
          <w:tblHeader/>
        </w:trPr>
        <w:tc>
          <w:tcPr>
            <w:tcW w:w="2650" w:type="dxa"/>
            <w:shd w:val="clear" w:color="auto" w:fill="EDEDED"/>
            <w:tcMar>
              <w:top w:w="70" w:type="dxa"/>
              <w:left w:w="90" w:type="dxa"/>
              <w:bottom w:w="70" w:type="dxa"/>
              <w:right w:w="90" w:type="dxa"/>
            </w:tcMar>
          </w:tcPr>
          <w:p w14:paraId="6FBA6BE7"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5DCA6ECF"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3A09EFB7" w14:textId="77777777" w:rsidR="00E01C3A" w:rsidRDefault="00CC3326">
            <w:r>
              <w:rPr>
                <w:b/>
                <w:bCs/>
                <w:sz w:val="20"/>
                <w:szCs w:val="20"/>
              </w:rPr>
              <w:t>Destino na implantação</w:t>
            </w:r>
          </w:p>
        </w:tc>
      </w:tr>
      <w:tr w:rsidR="00E01C3A" w:rsidRPr="00CE1B46" w14:paraId="55EA91F4" w14:textId="77777777">
        <w:tc>
          <w:tcPr>
            <w:tcW w:w="2650" w:type="dxa"/>
            <w:tcMar>
              <w:top w:w="70" w:type="dxa"/>
              <w:left w:w="90" w:type="dxa"/>
              <w:bottom w:w="70" w:type="dxa"/>
              <w:right w:w="90" w:type="dxa"/>
            </w:tcMar>
          </w:tcPr>
          <w:p w14:paraId="283674CE"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4C2BBCFB" w14:textId="77777777" w:rsidR="00E01C3A" w:rsidRDefault="00CC3326">
            <w:r>
              <w:rPr>
                <w:sz w:val="20"/>
                <w:szCs w:val="20"/>
              </w:rPr>
              <w:t>Componente da proposta</w:t>
            </w:r>
          </w:p>
        </w:tc>
        <w:tc>
          <w:tcPr>
            <w:tcW w:w="4221" w:type="dxa"/>
            <w:tcMar>
              <w:top w:w="70" w:type="dxa"/>
              <w:left w:w="90" w:type="dxa"/>
              <w:bottom w:w="70" w:type="dxa"/>
              <w:right w:w="90" w:type="dxa"/>
            </w:tcMar>
          </w:tcPr>
          <w:p w14:paraId="44FDC139"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E1B46" w14:paraId="61FFA3CE" w14:textId="77777777">
        <w:tc>
          <w:tcPr>
            <w:tcW w:w="2650" w:type="dxa"/>
            <w:tcMar>
              <w:top w:w="70" w:type="dxa"/>
              <w:left w:w="90" w:type="dxa"/>
              <w:bottom w:w="70" w:type="dxa"/>
              <w:right w:w="90" w:type="dxa"/>
            </w:tcMar>
          </w:tcPr>
          <w:p w14:paraId="22EE2D36"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264935DA" w14:textId="77777777" w:rsidR="00E01C3A" w:rsidRDefault="00CC3326">
            <w:r>
              <w:rPr>
                <w:sz w:val="20"/>
                <w:szCs w:val="20"/>
              </w:rPr>
              <w:t>Componente da proposta</w:t>
            </w:r>
          </w:p>
        </w:tc>
        <w:tc>
          <w:tcPr>
            <w:tcW w:w="4221" w:type="dxa"/>
            <w:tcMar>
              <w:top w:w="70" w:type="dxa"/>
              <w:left w:w="90" w:type="dxa"/>
              <w:bottom w:w="70" w:type="dxa"/>
              <w:right w:w="90" w:type="dxa"/>
            </w:tcMar>
          </w:tcPr>
          <w:p w14:paraId="61A3BFBD" w14:textId="77777777" w:rsidR="00E01C3A" w:rsidRPr="00CE1B46" w:rsidRDefault="00CC3326">
            <w:pPr>
              <w:rPr>
                <w:lang w:val="pt-BR"/>
              </w:rPr>
            </w:pPr>
            <w:r>
              <w:rPr>
                <w:sz w:val="20"/>
                <w:szCs w:val="20"/>
                <w:lang w:val="pt-BR"/>
              </w:rPr>
              <w:t>Implantado como serviço municipal em nuvem, nos termos de 3.2</w:t>
            </w:r>
          </w:p>
        </w:tc>
      </w:tr>
      <w:tr w:rsidR="00E01C3A" w:rsidRPr="00CE1B46" w14:paraId="28F8F333" w14:textId="77777777">
        <w:tc>
          <w:tcPr>
            <w:tcW w:w="2650" w:type="dxa"/>
            <w:tcMar>
              <w:top w:w="70" w:type="dxa"/>
              <w:left w:w="90" w:type="dxa"/>
              <w:bottom w:w="70" w:type="dxa"/>
              <w:right w:w="90" w:type="dxa"/>
            </w:tcMar>
          </w:tcPr>
          <w:p w14:paraId="273BF020"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4177D0BE" w14:textId="77777777" w:rsidR="00E01C3A" w:rsidRDefault="00CC3326">
            <w:r>
              <w:rPr>
                <w:sz w:val="20"/>
                <w:szCs w:val="20"/>
              </w:rPr>
              <w:t>Componente da proposta</w:t>
            </w:r>
          </w:p>
        </w:tc>
        <w:tc>
          <w:tcPr>
            <w:tcW w:w="4221" w:type="dxa"/>
            <w:tcMar>
              <w:top w:w="70" w:type="dxa"/>
              <w:left w:w="90" w:type="dxa"/>
              <w:bottom w:w="70" w:type="dxa"/>
              <w:right w:w="90" w:type="dxa"/>
            </w:tcMar>
          </w:tcPr>
          <w:p w14:paraId="2C8FF00D"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E1B46" w14:paraId="5EAF4722" w14:textId="77777777">
        <w:tc>
          <w:tcPr>
            <w:tcW w:w="2650" w:type="dxa"/>
            <w:tcMar>
              <w:top w:w="70" w:type="dxa"/>
              <w:left w:w="90" w:type="dxa"/>
              <w:bottom w:w="70" w:type="dxa"/>
              <w:right w:w="90" w:type="dxa"/>
            </w:tcMar>
          </w:tcPr>
          <w:p w14:paraId="7196A226"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3AD7759B" w14:textId="77777777" w:rsidR="00E01C3A" w:rsidRDefault="00CC3326">
            <w:r>
              <w:rPr>
                <w:sz w:val="20"/>
                <w:szCs w:val="20"/>
              </w:rPr>
              <w:t>Componente da proposta</w:t>
            </w:r>
          </w:p>
        </w:tc>
        <w:tc>
          <w:tcPr>
            <w:tcW w:w="4221" w:type="dxa"/>
            <w:tcMar>
              <w:top w:w="70" w:type="dxa"/>
              <w:left w:w="90" w:type="dxa"/>
              <w:bottom w:w="70" w:type="dxa"/>
              <w:right w:w="90" w:type="dxa"/>
            </w:tcMar>
          </w:tcPr>
          <w:p w14:paraId="76C78110" w14:textId="77777777" w:rsidR="00E01C3A" w:rsidRPr="00CE1B46" w:rsidRDefault="00CC3326">
            <w:pPr>
              <w:rPr>
                <w:lang w:val="pt-BR"/>
              </w:rPr>
            </w:pPr>
            <w:r>
              <w:rPr>
                <w:sz w:val="20"/>
                <w:szCs w:val="20"/>
                <w:lang w:val="pt-BR"/>
              </w:rPr>
              <w:t>Implantado no mesmo serviço, conforme 4.7.1</w:t>
            </w:r>
          </w:p>
        </w:tc>
      </w:tr>
      <w:tr w:rsidR="00E01C3A" w:rsidRPr="00CE1B46" w14:paraId="270786AA" w14:textId="77777777">
        <w:tc>
          <w:tcPr>
            <w:tcW w:w="2650" w:type="dxa"/>
            <w:tcMar>
              <w:top w:w="70" w:type="dxa"/>
              <w:left w:w="90" w:type="dxa"/>
              <w:bottom w:w="70" w:type="dxa"/>
              <w:right w:w="90" w:type="dxa"/>
            </w:tcMar>
          </w:tcPr>
          <w:p w14:paraId="0548DB2A"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570C9EBE" w14:textId="77777777" w:rsidR="00E01C3A" w:rsidRDefault="00CC3326">
            <w:r>
              <w:rPr>
                <w:sz w:val="20"/>
                <w:szCs w:val="20"/>
              </w:rPr>
              <w:t>Componente da proposta</w:t>
            </w:r>
          </w:p>
        </w:tc>
        <w:tc>
          <w:tcPr>
            <w:tcW w:w="4221" w:type="dxa"/>
            <w:tcMar>
              <w:top w:w="70" w:type="dxa"/>
              <w:left w:w="90" w:type="dxa"/>
              <w:bottom w:w="70" w:type="dxa"/>
              <w:right w:w="90" w:type="dxa"/>
            </w:tcMar>
          </w:tcPr>
          <w:p w14:paraId="1A32B99D" w14:textId="77777777" w:rsidR="00E01C3A" w:rsidRPr="00CE1B46" w:rsidRDefault="00CC3326">
            <w:pPr>
              <w:rPr>
                <w:lang w:val="pt-BR"/>
              </w:rPr>
            </w:pPr>
            <w:r>
              <w:rPr>
                <w:sz w:val="20"/>
                <w:szCs w:val="20"/>
                <w:lang w:val="pt-BR"/>
              </w:rPr>
              <w:t>Mapeada sobre o protocolo do sistema de telegestão contratado</w:t>
            </w:r>
          </w:p>
        </w:tc>
      </w:tr>
      <w:tr w:rsidR="00E01C3A" w:rsidRPr="00CE1B46" w14:paraId="754802AA" w14:textId="77777777">
        <w:tc>
          <w:tcPr>
            <w:tcW w:w="2650" w:type="dxa"/>
            <w:tcMar>
              <w:top w:w="70" w:type="dxa"/>
              <w:left w:w="90" w:type="dxa"/>
              <w:bottom w:w="70" w:type="dxa"/>
              <w:right w:w="90" w:type="dxa"/>
            </w:tcMar>
          </w:tcPr>
          <w:p w14:paraId="66C5FE4C" w14:textId="77777777" w:rsidR="00E01C3A" w:rsidRDefault="00CC3326">
            <w:r>
              <w:rPr>
                <w:sz w:val="20"/>
                <w:szCs w:val="20"/>
              </w:rPr>
              <w:lastRenderedPageBreak/>
              <w:t>Microcontrolador ESP32</w:t>
            </w:r>
          </w:p>
        </w:tc>
        <w:tc>
          <w:tcPr>
            <w:tcW w:w="2200" w:type="dxa"/>
            <w:tcMar>
              <w:top w:w="70" w:type="dxa"/>
              <w:left w:w="90" w:type="dxa"/>
              <w:bottom w:w="70" w:type="dxa"/>
              <w:right w:w="90" w:type="dxa"/>
            </w:tcMar>
          </w:tcPr>
          <w:p w14:paraId="54B9A1F1" w14:textId="77777777" w:rsidR="00E01C3A" w:rsidRDefault="00CC3326">
            <w:r>
              <w:rPr>
                <w:sz w:val="20"/>
                <w:szCs w:val="20"/>
              </w:rPr>
              <w:t>Instrumento de ensaio</w:t>
            </w:r>
          </w:p>
        </w:tc>
        <w:tc>
          <w:tcPr>
            <w:tcW w:w="4221" w:type="dxa"/>
            <w:tcMar>
              <w:top w:w="70" w:type="dxa"/>
              <w:left w:w="90" w:type="dxa"/>
              <w:bottom w:w="70" w:type="dxa"/>
              <w:right w:w="90" w:type="dxa"/>
            </w:tcMar>
          </w:tcPr>
          <w:p w14:paraId="70868FD0"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E1B46" w14:paraId="37C1373B" w14:textId="77777777">
        <w:tc>
          <w:tcPr>
            <w:tcW w:w="2650" w:type="dxa"/>
            <w:tcMar>
              <w:top w:w="70" w:type="dxa"/>
              <w:left w:w="90" w:type="dxa"/>
              <w:bottom w:w="70" w:type="dxa"/>
              <w:right w:w="90" w:type="dxa"/>
            </w:tcMar>
          </w:tcPr>
          <w:p w14:paraId="669B275F"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69424BD7" w14:textId="77777777" w:rsidR="00E01C3A" w:rsidRDefault="00CC3326">
            <w:r>
              <w:rPr>
                <w:sz w:val="20"/>
                <w:szCs w:val="20"/>
              </w:rPr>
              <w:t>Instrumento de ensaio</w:t>
            </w:r>
          </w:p>
        </w:tc>
        <w:tc>
          <w:tcPr>
            <w:tcW w:w="4221" w:type="dxa"/>
            <w:tcMar>
              <w:top w:w="70" w:type="dxa"/>
              <w:left w:w="90" w:type="dxa"/>
              <w:bottom w:w="70" w:type="dxa"/>
              <w:right w:w="90" w:type="dxa"/>
            </w:tcMar>
          </w:tcPr>
          <w:p w14:paraId="2F645943"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E1B46" w14:paraId="437F9FA9" w14:textId="77777777">
        <w:tc>
          <w:tcPr>
            <w:tcW w:w="2650" w:type="dxa"/>
            <w:tcMar>
              <w:top w:w="70" w:type="dxa"/>
              <w:left w:w="90" w:type="dxa"/>
              <w:bottom w:w="70" w:type="dxa"/>
              <w:right w:w="90" w:type="dxa"/>
            </w:tcMar>
          </w:tcPr>
          <w:p w14:paraId="0A70AEC0" w14:textId="77777777" w:rsidR="00E01C3A" w:rsidRDefault="00CC3326">
            <w:r>
              <w:rPr>
                <w:sz w:val="20"/>
                <w:szCs w:val="20"/>
              </w:rPr>
              <w:t>Sensor de iluminância</w:t>
            </w:r>
          </w:p>
        </w:tc>
        <w:tc>
          <w:tcPr>
            <w:tcW w:w="2200" w:type="dxa"/>
            <w:tcMar>
              <w:top w:w="70" w:type="dxa"/>
              <w:left w:w="90" w:type="dxa"/>
              <w:bottom w:w="70" w:type="dxa"/>
              <w:right w:w="90" w:type="dxa"/>
            </w:tcMar>
          </w:tcPr>
          <w:p w14:paraId="1FECA6D6" w14:textId="77777777" w:rsidR="00E01C3A" w:rsidRDefault="00CC3326">
            <w:r>
              <w:rPr>
                <w:sz w:val="20"/>
                <w:szCs w:val="20"/>
              </w:rPr>
              <w:t>Instrumento de ensaio</w:t>
            </w:r>
          </w:p>
        </w:tc>
        <w:tc>
          <w:tcPr>
            <w:tcW w:w="4221" w:type="dxa"/>
            <w:tcMar>
              <w:top w:w="70" w:type="dxa"/>
              <w:left w:w="90" w:type="dxa"/>
              <w:bottom w:w="70" w:type="dxa"/>
              <w:right w:w="90" w:type="dxa"/>
            </w:tcMar>
          </w:tcPr>
          <w:p w14:paraId="54C9243A"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E1B46" w14:paraId="005D33C4" w14:textId="77777777">
        <w:tc>
          <w:tcPr>
            <w:tcW w:w="2650" w:type="dxa"/>
            <w:tcMar>
              <w:top w:w="70" w:type="dxa"/>
              <w:left w:w="90" w:type="dxa"/>
              <w:bottom w:w="70" w:type="dxa"/>
              <w:right w:w="90" w:type="dxa"/>
            </w:tcMar>
          </w:tcPr>
          <w:p w14:paraId="121CE107" w14:textId="77777777" w:rsidR="00E01C3A" w:rsidRDefault="00CC3326">
            <w:r>
              <w:rPr>
                <w:sz w:val="20"/>
                <w:szCs w:val="20"/>
              </w:rPr>
              <w:t>Enlace Wi-Fi</w:t>
            </w:r>
          </w:p>
        </w:tc>
        <w:tc>
          <w:tcPr>
            <w:tcW w:w="2200" w:type="dxa"/>
            <w:tcMar>
              <w:top w:w="70" w:type="dxa"/>
              <w:left w:w="90" w:type="dxa"/>
              <w:bottom w:w="70" w:type="dxa"/>
              <w:right w:w="90" w:type="dxa"/>
            </w:tcMar>
          </w:tcPr>
          <w:p w14:paraId="78F179B8" w14:textId="77777777" w:rsidR="00E01C3A" w:rsidRDefault="00CC3326">
            <w:r>
              <w:rPr>
                <w:sz w:val="20"/>
                <w:szCs w:val="20"/>
              </w:rPr>
              <w:t>Instrumento de ensaio</w:t>
            </w:r>
          </w:p>
        </w:tc>
        <w:tc>
          <w:tcPr>
            <w:tcW w:w="4221" w:type="dxa"/>
            <w:tcMar>
              <w:top w:w="70" w:type="dxa"/>
              <w:left w:w="90" w:type="dxa"/>
              <w:bottom w:w="70" w:type="dxa"/>
              <w:right w:w="90" w:type="dxa"/>
            </w:tcMar>
          </w:tcPr>
          <w:p w14:paraId="62D7802D"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086D24E6" w14:textId="77777777">
        <w:tc>
          <w:tcPr>
            <w:tcW w:w="2650" w:type="dxa"/>
            <w:tcMar>
              <w:top w:w="70" w:type="dxa"/>
              <w:left w:w="90" w:type="dxa"/>
              <w:bottom w:w="70" w:type="dxa"/>
              <w:right w:w="90" w:type="dxa"/>
            </w:tcMar>
          </w:tcPr>
          <w:p w14:paraId="12978B85"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5AD03253" w14:textId="77777777" w:rsidR="00E01C3A" w:rsidRDefault="00CC3326">
            <w:r>
              <w:rPr>
                <w:sz w:val="20"/>
                <w:szCs w:val="20"/>
              </w:rPr>
              <w:t>Instrumento de ensaio</w:t>
            </w:r>
          </w:p>
        </w:tc>
        <w:tc>
          <w:tcPr>
            <w:tcW w:w="4221" w:type="dxa"/>
            <w:tcMar>
              <w:top w:w="70" w:type="dxa"/>
              <w:left w:w="90" w:type="dxa"/>
              <w:bottom w:w="70" w:type="dxa"/>
              <w:right w:w="90" w:type="dxa"/>
            </w:tcMar>
          </w:tcPr>
          <w:p w14:paraId="00278D87" w14:textId="77777777" w:rsidR="00E01C3A" w:rsidRDefault="00CC3326">
            <w:r>
              <w:rPr>
                <w:sz w:val="20"/>
                <w:szCs w:val="20"/>
              </w:rPr>
              <w:t>Não se aplica</w:t>
            </w:r>
          </w:p>
        </w:tc>
      </w:tr>
    </w:tbl>
    <w:p w14:paraId="5E2D4F84" w14:textId="77777777" w:rsidR="00E01C3A" w:rsidRDefault="00CC3326">
      <w:pPr>
        <w:spacing w:before="130" w:after="260"/>
        <w:rPr>
          <w:lang w:val="pt-BR"/>
        </w:rPr>
      </w:pPr>
      <w:r>
        <w:rPr>
          <w:sz w:val="20"/>
          <w:szCs w:val="20"/>
          <w:lang w:val="pt-BR"/>
        </w:rPr>
        <w:t>Fonte: Elaborado pelos autores (2026).</w:t>
      </w:r>
    </w:p>
    <w:p w14:paraId="0B505982"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24867D43"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56802D2F"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w:t>
      </w:r>
      <w:r>
        <w:rPr>
          <w:lang w:val="pt-BR"/>
        </w:rPr>
        <w:lastRenderedPageBreak/>
        <w:t>não emite tensão, ciclo de trabalho nem lux. Quem materializa esse nível em luz é o nó, e o nó é substituível — na bancada, por modulação por largura de pulso sobre 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0E52469C"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056B7CAF"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E1B46" w14:paraId="4C224604" w14:textId="77777777">
        <w:trPr>
          <w:tblHeader/>
        </w:trPr>
        <w:tc>
          <w:tcPr>
            <w:tcW w:w="2150" w:type="dxa"/>
            <w:shd w:val="clear" w:color="auto" w:fill="EDEDED"/>
            <w:tcMar>
              <w:top w:w="70" w:type="dxa"/>
              <w:left w:w="90" w:type="dxa"/>
              <w:bottom w:w="70" w:type="dxa"/>
              <w:right w:w="90" w:type="dxa"/>
            </w:tcMar>
          </w:tcPr>
          <w:p w14:paraId="079AE6EC"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5C9998B1"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0B83978B"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52596FC9" w14:textId="77777777" w:rsidR="00E01C3A" w:rsidRPr="00CE1B46" w:rsidRDefault="00CC3326">
            <w:pPr>
              <w:rPr>
                <w:lang w:val="pt-BR"/>
              </w:rPr>
            </w:pPr>
            <w:r>
              <w:rPr>
                <w:b/>
                <w:bCs/>
                <w:sz w:val="20"/>
                <w:szCs w:val="20"/>
                <w:lang w:val="pt-BR"/>
              </w:rPr>
              <w:t>Situação hoje em São Paulo</w:t>
            </w:r>
          </w:p>
        </w:tc>
      </w:tr>
      <w:tr w:rsidR="00E01C3A" w:rsidRPr="00CE1B46" w14:paraId="65315D0C" w14:textId="77777777">
        <w:tc>
          <w:tcPr>
            <w:tcW w:w="2150" w:type="dxa"/>
            <w:tcMar>
              <w:top w:w="70" w:type="dxa"/>
              <w:left w:w="90" w:type="dxa"/>
              <w:bottom w:w="70" w:type="dxa"/>
              <w:right w:w="90" w:type="dxa"/>
            </w:tcMar>
          </w:tcPr>
          <w:p w14:paraId="59E4D2AE"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3A734523"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73302714"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19582287"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E1B46" w14:paraId="4A17607F" w14:textId="77777777">
        <w:tc>
          <w:tcPr>
            <w:tcW w:w="2150" w:type="dxa"/>
            <w:tcMar>
              <w:top w:w="70" w:type="dxa"/>
              <w:left w:w="90" w:type="dxa"/>
              <w:bottom w:w="70" w:type="dxa"/>
              <w:right w:w="90" w:type="dxa"/>
            </w:tcMar>
          </w:tcPr>
          <w:p w14:paraId="31CB848E"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67A90457"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5A1865C1"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75048962" w14:textId="77777777" w:rsidR="00E01C3A" w:rsidRPr="00CE1B46" w:rsidRDefault="00CC3326">
            <w:pPr>
              <w:rPr>
                <w:lang w:val="pt-BR"/>
              </w:rPr>
            </w:pPr>
            <w:r>
              <w:rPr>
                <w:sz w:val="20"/>
                <w:szCs w:val="20"/>
                <w:lang w:val="pt-BR"/>
              </w:rPr>
              <w:t>Inexistente. É objeto deste trabalho</w:t>
            </w:r>
          </w:p>
        </w:tc>
      </w:tr>
      <w:tr w:rsidR="00E01C3A" w:rsidRPr="00CE1B46" w14:paraId="192A5FDB" w14:textId="77777777">
        <w:tc>
          <w:tcPr>
            <w:tcW w:w="2150" w:type="dxa"/>
            <w:tcMar>
              <w:top w:w="70" w:type="dxa"/>
              <w:left w:w="90" w:type="dxa"/>
              <w:bottom w:w="70" w:type="dxa"/>
              <w:right w:w="90" w:type="dxa"/>
            </w:tcMar>
          </w:tcPr>
          <w:p w14:paraId="7DDDD78D"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42A3403F"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0BE48CD4" w14:textId="77777777" w:rsidR="00E01C3A" w:rsidRDefault="00CC3326">
            <w:r>
              <w:rPr>
                <w:sz w:val="20"/>
                <w:szCs w:val="20"/>
              </w:rPr>
              <w:t>O mesmo módulo</w:t>
            </w:r>
          </w:p>
        </w:tc>
        <w:tc>
          <w:tcPr>
            <w:tcW w:w="2321" w:type="dxa"/>
            <w:tcMar>
              <w:top w:w="70" w:type="dxa"/>
              <w:left w:w="90" w:type="dxa"/>
              <w:bottom w:w="70" w:type="dxa"/>
              <w:right w:w="90" w:type="dxa"/>
            </w:tcMar>
          </w:tcPr>
          <w:p w14:paraId="59FB4F9F" w14:textId="77777777" w:rsidR="00E01C3A" w:rsidRPr="00CE1B46" w:rsidRDefault="00CC3326">
            <w:pPr>
              <w:rPr>
                <w:lang w:val="pt-BR"/>
              </w:rPr>
            </w:pPr>
            <w:r>
              <w:rPr>
                <w:sz w:val="20"/>
                <w:szCs w:val="20"/>
                <w:lang w:val="pt-BR"/>
              </w:rPr>
              <w:t>Inexistente. É objeto deste trabalho</w:t>
            </w:r>
          </w:p>
        </w:tc>
      </w:tr>
      <w:tr w:rsidR="00E01C3A" w:rsidRPr="00CE1B46" w14:paraId="3735DE83" w14:textId="77777777">
        <w:tc>
          <w:tcPr>
            <w:tcW w:w="2150" w:type="dxa"/>
            <w:tcMar>
              <w:top w:w="70" w:type="dxa"/>
              <w:left w:w="90" w:type="dxa"/>
              <w:bottom w:w="70" w:type="dxa"/>
              <w:right w:w="90" w:type="dxa"/>
            </w:tcMar>
          </w:tcPr>
          <w:p w14:paraId="09AC06EA"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2791F4E2" w14:textId="77777777" w:rsidR="00E01C3A" w:rsidRDefault="00CC3326">
            <w:r>
              <w:rPr>
                <w:sz w:val="20"/>
                <w:szCs w:val="20"/>
              </w:rPr>
              <w:t>Banco relacional de 4.7.1</w:t>
            </w:r>
          </w:p>
        </w:tc>
        <w:tc>
          <w:tcPr>
            <w:tcW w:w="2400" w:type="dxa"/>
            <w:tcMar>
              <w:top w:w="70" w:type="dxa"/>
              <w:left w:w="90" w:type="dxa"/>
              <w:bottom w:w="70" w:type="dxa"/>
              <w:right w:w="90" w:type="dxa"/>
            </w:tcMar>
          </w:tcPr>
          <w:p w14:paraId="256C4C95"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46C2B8BC" w14:textId="77777777" w:rsidR="00E01C3A" w:rsidRPr="00CE1B46" w:rsidRDefault="00CC3326">
            <w:pPr>
              <w:rPr>
                <w:lang w:val="pt-BR"/>
              </w:rPr>
            </w:pPr>
            <w:r>
              <w:rPr>
                <w:sz w:val="20"/>
                <w:szCs w:val="20"/>
                <w:lang w:val="pt-BR"/>
              </w:rPr>
              <w:t>Inexistente. É objeto deste trabalho</w:t>
            </w:r>
          </w:p>
        </w:tc>
      </w:tr>
      <w:tr w:rsidR="00E01C3A" w:rsidRPr="00CE1B46" w14:paraId="52259DF0" w14:textId="77777777">
        <w:tc>
          <w:tcPr>
            <w:tcW w:w="2150" w:type="dxa"/>
            <w:tcMar>
              <w:top w:w="70" w:type="dxa"/>
              <w:left w:w="90" w:type="dxa"/>
              <w:bottom w:w="70" w:type="dxa"/>
              <w:right w:w="90" w:type="dxa"/>
            </w:tcMar>
          </w:tcPr>
          <w:p w14:paraId="28A615BE"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069CDED0"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4B1C7B4C"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1EB2F31F" w14:textId="77777777" w:rsidR="00E01C3A" w:rsidRPr="00CE1B46" w:rsidRDefault="00CC3326">
            <w:pPr>
              <w:rPr>
                <w:lang w:val="pt-BR"/>
              </w:rPr>
            </w:pPr>
            <w:r>
              <w:rPr>
                <w:sz w:val="20"/>
                <w:szCs w:val="20"/>
                <w:lang w:val="pt-BR"/>
              </w:rPr>
              <w:t>Contratado. Caderno de Encargos, cláusulas 7.1 e 17</w:t>
            </w:r>
          </w:p>
        </w:tc>
      </w:tr>
      <w:tr w:rsidR="00E01C3A" w14:paraId="515F5D39" w14:textId="77777777">
        <w:tc>
          <w:tcPr>
            <w:tcW w:w="2150" w:type="dxa"/>
            <w:tcMar>
              <w:top w:w="70" w:type="dxa"/>
              <w:left w:w="90" w:type="dxa"/>
              <w:bottom w:w="70" w:type="dxa"/>
              <w:right w:w="90" w:type="dxa"/>
            </w:tcMar>
          </w:tcPr>
          <w:p w14:paraId="0828EA71"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24B693E5"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0B547D6E"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435C9225" w14:textId="77777777" w:rsidR="00E01C3A" w:rsidRDefault="00CC3326">
            <w:r>
              <w:rPr>
                <w:sz w:val="20"/>
                <w:szCs w:val="20"/>
              </w:rPr>
              <w:t>Contratado. Cláusula 7.1</w:t>
            </w:r>
          </w:p>
        </w:tc>
      </w:tr>
      <w:tr w:rsidR="00E01C3A" w14:paraId="0B19DE5D" w14:textId="77777777">
        <w:tc>
          <w:tcPr>
            <w:tcW w:w="2150" w:type="dxa"/>
            <w:tcMar>
              <w:top w:w="70" w:type="dxa"/>
              <w:left w:w="90" w:type="dxa"/>
              <w:bottom w:w="70" w:type="dxa"/>
              <w:right w:w="90" w:type="dxa"/>
            </w:tcMar>
          </w:tcPr>
          <w:p w14:paraId="52882DFF" w14:textId="77777777" w:rsidR="00E01C3A" w:rsidRPr="00CE1B46" w:rsidRDefault="00CC3326">
            <w:r>
              <w:rPr>
                <w:sz w:val="20"/>
                <w:szCs w:val="20"/>
                <w:lang w:val="pt-BR"/>
              </w:rPr>
              <w:t>Endereçamento do ponto de luz</w:t>
            </w:r>
          </w:p>
        </w:tc>
        <w:tc>
          <w:tcPr>
            <w:tcW w:w="2200" w:type="dxa"/>
            <w:tcMar>
              <w:top w:w="70" w:type="dxa"/>
              <w:left w:w="90" w:type="dxa"/>
              <w:bottom w:w="70" w:type="dxa"/>
              <w:right w:w="90" w:type="dxa"/>
            </w:tcMar>
          </w:tcPr>
          <w:p w14:paraId="4D5964C1" w14:textId="77777777" w:rsidR="00E01C3A" w:rsidRPr="00CE1B46" w:rsidRDefault="00CC3326">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797B2723" w14:textId="77777777" w:rsidR="00E01C3A" w:rsidRPr="00CE1B46" w:rsidRDefault="00CC3326">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0499608E" w14:textId="77777777" w:rsidR="00E01C3A" w:rsidRDefault="00CC3326">
            <w:r>
              <w:rPr>
                <w:sz w:val="20"/>
                <w:szCs w:val="20"/>
              </w:rPr>
              <w:t>Contratado. Caderno de Encargos, itens 13 e 13.3; cadastro publicado no GeoSampa</w:t>
            </w:r>
          </w:p>
        </w:tc>
      </w:tr>
      <w:tr w:rsidR="00E01C3A" w:rsidRPr="00CE1B46" w14:paraId="75E56C97" w14:textId="77777777">
        <w:tc>
          <w:tcPr>
            <w:tcW w:w="2150" w:type="dxa"/>
            <w:tcMar>
              <w:top w:w="70" w:type="dxa"/>
              <w:left w:w="90" w:type="dxa"/>
              <w:bottom w:w="70" w:type="dxa"/>
              <w:right w:w="90" w:type="dxa"/>
            </w:tcMar>
          </w:tcPr>
          <w:p w14:paraId="7A7440CA"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58E68FA0"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2020CBE9"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253B7ADE" w14:textId="77777777" w:rsidR="00E01C3A" w:rsidRPr="00CE1B46" w:rsidRDefault="00CC3326">
            <w:pPr>
              <w:rPr>
                <w:lang w:val="pt-BR"/>
              </w:rPr>
            </w:pPr>
            <w:r>
              <w:rPr>
                <w:sz w:val="20"/>
                <w:szCs w:val="20"/>
                <w:lang w:val="pt-BR"/>
              </w:rPr>
              <w:t>Contratado. Cláusula 6.2.1.B; tomada de sete contatos no padrão ANSI C136.41</w:t>
            </w:r>
          </w:p>
        </w:tc>
      </w:tr>
      <w:tr w:rsidR="00E01C3A" w14:paraId="737057E3" w14:textId="77777777">
        <w:tc>
          <w:tcPr>
            <w:tcW w:w="2150" w:type="dxa"/>
            <w:tcMar>
              <w:top w:w="70" w:type="dxa"/>
              <w:left w:w="90" w:type="dxa"/>
              <w:bottom w:w="70" w:type="dxa"/>
              <w:right w:w="90" w:type="dxa"/>
            </w:tcMar>
          </w:tcPr>
          <w:p w14:paraId="7D83C3CE" w14:textId="77777777" w:rsidR="00E01C3A" w:rsidRDefault="00CC3326">
            <w:r>
              <w:rPr>
                <w:sz w:val="20"/>
                <w:szCs w:val="20"/>
              </w:rPr>
              <w:lastRenderedPageBreak/>
              <w:t>Conhecimento da iluminância entregue</w:t>
            </w:r>
          </w:p>
        </w:tc>
        <w:tc>
          <w:tcPr>
            <w:tcW w:w="2200" w:type="dxa"/>
            <w:tcMar>
              <w:top w:w="70" w:type="dxa"/>
              <w:left w:w="90" w:type="dxa"/>
              <w:bottom w:w="70" w:type="dxa"/>
              <w:right w:w="90" w:type="dxa"/>
            </w:tcMar>
          </w:tcPr>
          <w:p w14:paraId="42FBA5DB"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B168B50"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3AEB6437" w14:textId="77777777" w:rsidR="00E01C3A" w:rsidRDefault="00CC3326">
            <w:r>
              <w:rPr>
                <w:sz w:val="20"/>
                <w:szCs w:val="20"/>
              </w:rPr>
              <w:t>Certificação compulsória desde 2022</w:t>
            </w:r>
          </w:p>
        </w:tc>
      </w:tr>
      <w:tr w:rsidR="00E01C3A" w:rsidRPr="00CE1B46" w14:paraId="2C1E390C" w14:textId="77777777">
        <w:tc>
          <w:tcPr>
            <w:tcW w:w="2150" w:type="dxa"/>
            <w:tcMar>
              <w:top w:w="70" w:type="dxa"/>
              <w:left w:w="90" w:type="dxa"/>
              <w:bottom w:w="70" w:type="dxa"/>
              <w:right w:w="90" w:type="dxa"/>
            </w:tcMar>
          </w:tcPr>
          <w:p w14:paraId="37E88B5D"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6F3737D6"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346610C4"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4A9E0B24" w14:textId="77777777" w:rsidR="00E01C3A" w:rsidRPr="00CE1B46" w:rsidRDefault="00CC3326">
            <w:pPr>
              <w:rPr>
                <w:lang w:val="pt-BR"/>
              </w:rPr>
            </w:pPr>
            <w:r>
              <w:rPr>
                <w:sz w:val="20"/>
                <w:szCs w:val="20"/>
                <w:lang w:val="pt-BR"/>
              </w:rPr>
              <w:t>Em operação; a medição é regulada metrologicamente</w:t>
            </w:r>
          </w:p>
        </w:tc>
      </w:tr>
    </w:tbl>
    <w:p w14:paraId="1E7F5A74"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(2022a, 2022b).</w:t>
      </w:r>
    </w:p>
    <w:p w14:paraId="16BDC67F"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já existem: estão contratados, normalizados ou em operação,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0974AC04" w14:textId="77777777" w:rsidR="00E01C3A" w:rsidRDefault="00CC3326">
      <w:pPr>
        <w:spacing w:after="120" w:line="360" w:lineRule="auto"/>
        <w:ind w:firstLine="709"/>
        <w:jc w:val="both"/>
        <w:rPr>
          <w:lang w:val="pt-BR"/>
        </w:rPr>
      </w:pPr>
      <w:r>
        <w:rPr>
          <w:lang w:val="pt-BR"/>
        </w:rPr>
        <w:t xml:space="preserve">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2022a) e a regulamentação metrológica da medição de energia no ponto de luz (INSTITUTO NACIONAL DE METROLOGIA, QUALIDADE E TECNOLOGIA, 2022b) —, todos documentos públicos, e não em sua inspeção. O modelo do controlador em operação no município </w:t>
      </w:r>
      <w:r>
        <w:rPr>
          <w:lang w:val="pt-BR"/>
        </w:rPr>
        <w:lastRenderedPageBreak/>
        <w:t>não é informação divulgada, circunstância que a literatura sobre parcerias público-privadas de iluminação registra como característica do setor, e não como exceção.</w:t>
      </w:r>
    </w:p>
    <w:p w14:paraId="5BF7B991" w14:textId="77777777" w:rsidR="00E01C3A" w:rsidRDefault="00CC3326">
      <w:pPr>
        <w:pStyle w:val="Heading2"/>
        <w:spacing w:before="360" w:after="240" w:line="360" w:lineRule="auto"/>
        <w:rPr>
          <w:lang w:val="pt-BR"/>
        </w:rPr>
      </w:pPr>
      <w:bookmarkStart w:id="28" w:name="_Toc241792020"/>
      <w:r>
        <w:rPr>
          <w:lang w:val="pt-BR"/>
        </w:rPr>
        <w:t>3.4 O nó de demonstração</w:t>
      </w:r>
      <w:bookmarkEnd w:id="28"/>
    </w:p>
    <w:p w14:paraId="4996DEA5"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3BE83A28"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64F27E5" w14:textId="77777777">
        <w:trPr>
          <w:tblHeader/>
        </w:trPr>
        <w:tc>
          <w:tcPr>
            <w:tcW w:w="2100" w:type="dxa"/>
            <w:shd w:val="clear" w:color="auto" w:fill="EDEDED"/>
            <w:tcMar>
              <w:top w:w="70" w:type="dxa"/>
              <w:left w:w="90" w:type="dxa"/>
              <w:bottom w:w="70" w:type="dxa"/>
              <w:right w:w="90" w:type="dxa"/>
            </w:tcMar>
          </w:tcPr>
          <w:p w14:paraId="570BDEAE"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7D6AA45B"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7F302D84" w14:textId="77777777" w:rsidR="006B1E66" w:rsidRDefault="00CC3326">
            <w:r>
              <w:rPr>
                <w:b/>
                <w:bCs/>
                <w:sz w:val="20"/>
                <w:szCs w:val="20"/>
              </w:rPr>
              <w:t>Especificação adotada</w:t>
            </w:r>
          </w:p>
        </w:tc>
      </w:tr>
      <w:tr w:rsidR="006B1E66" w:rsidRPr="00CE1B46" w14:paraId="4C63E9A8" w14:textId="77777777">
        <w:tc>
          <w:tcPr>
            <w:tcW w:w="2100" w:type="dxa"/>
            <w:tcMar>
              <w:top w:w="70" w:type="dxa"/>
              <w:left w:w="90" w:type="dxa"/>
              <w:bottom w:w="70" w:type="dxa"/>
              <w:right w:w="90" w:type="dxa"/>
            </w:tcMar>
          </w:tcPr>
          <w:p w14:paraId="55BA81A3"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F0C3762"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42B59D64"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4F7D9576" w14:textId="77777777">
        <w:tc>
          <w:tcPr>
            <w:tcW w:w="2100" w:type="dxa"/>
            <w:tcMar>
              <w:top w:w="70" w:type="dxa"/>
              <w:left w:w="90" w:type="dxa"/>
              <w:bottom w:w="70" w:type="dxa"/>
              <w:right w:w="90" w:type="dxa"/>
            </w:tcMar>
          </w:tcPr>
          <w:p w14:paraId="3007B430"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32986D54"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1CA70BD4" w14:textId="77777777" w:rsidR="006B1E66" w:rsidRDefault="00CC3326">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3.4.2; na bancada, três emissores, com 6 cm e 0,86 W a ciclo de trabalho pleno</w:t>
            </w:r>
          </w:p>
        </w:tc>
      </w:tr>
      <w:tr w:rsidR="006B1E66" w:rsidRPr="00CE1B46" w14:paraId="5AE71229" w14:textId="77777777">
        <w:tc>
          <w:tcPr>
            <w:tcW w:w="2100" w:type="dxa"/>
            <w:tcMar>
              <w:top w:w="70" w:type="dxa"/>
              <w:left w:w="90" w:type="dxa"/>
              <w:bottom w:w="70" w:type="dxa"/>
              <w:right w:w="90" w:type="dxa"/>
            </w:tcMar>
          </w:tcPr>
          <w:p w14:paraId="1FDBBAB8"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B96D912"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7512522A"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E1B46" w14:paraId="2A0C59BE" w14:textId="77777777">
        <w:tc>
          <w:tcPr>
            <w:tcW w:w="2100" w:type="dxa"/>
            <w:tcMar>
              <w:top w:w="70" w:type="dxa"/>
              <w:left w:w="90" w:type="dxa"/>
              <w:bottom w:w="70" w:type="dxa"/>
              <w:right w:w="90" w:type="dxa"/>
            </w:tcMar>
          </w:tcPr>
          <w:p w14:paraId="6DB0A74D"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2D0F3135"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3ADF7806"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E1B46" w14:paraId="7F658743" w14:textId="77777777">
        <w:tc>
          <w:tcPr>
            <w:tcW w:w="2100" w:type="dxa"/>
            <w:tcMar>
              <w:top w:w="70" w:type="dxa"/>
              <w:left w:w="90" w:type="dxa"/>
              <w:bottom w:w="70" w:type="dxa"/>
              <w:right w:w="90" w:type="dxa"/>
            </w:tcMar>
          </w:tcPr>
          <w:p w14:paraId="36DBA684" w14:textId="77777777" w:rsidR="006B1E66" w:rsidRDefault="00CC3326">
            <w:r>
              <w:rPr>
                <w:sz w:val="20"/>
                <w:szCs w:val="20"/>
              </w:rPr>
              <w:t>Fonte de 12 V</w:t>
            </w:r>
          </w:p>
        </w:tc>
        <w:tc>
          <w:tcPr>
            <w:tcW w:w="3200" w:type="dxa"/>
            <w:tcMar>
              <w:top w:w="70" w:type="dxa"/>
              <w:left w:w="90" w:type="dxa"/>
              <w:bottom w:w="70" w:type="dxa"/>
              <w:right w:w="90" w:type="dxa"/>
            </w:tcMar>
          </w:tcPr>
          <w:p w14:paraId="238FDD49"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6129105C"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E1B46" w14:paraId="1D7146AF" w14:textId="77777777">
        <w:tc>
          <w:tcPr>
            <w:tcW w:w="2100" w:type="dxa"/>
            <w:tcMar>
              <w:top w:w="70" w:type="dxa"/>
              <w:left w:w="90" w:type="dxa"/>
              <w:bottom w:w="70" w:type="dxa"/>
              <w:right w:w="90" w:type="dxa"/>
            </w:tcMar>
          </w:tcPr>
          <w:p w14:paraId="7503207B" w14:textId="77777777" w:rsidR="006B1E66" w:rsidRDefault="00CC3326">
            <w:r>
              <w:rPr>
                <w:sz w:val="20"/>
                <w:szCs w:val="20"/>
              </w:rPr>
              <w:t>Anteparo de bancada</w:t>
            </w:r>
          </w:p>
        </w:tc>
        <w:tc>
          <w:tcPr>
            <w:tcW w:w="3200" w:type="dxa"/>
            <w:tcMar>
              <w:top w:w="70" w:type="dxa"/>
              <w:left w:w="90" w:type="dxa"/>
              <w:bottom w:w="70" w:type="dxa"/>
              <w:right w:w="90" w:type="dxa"/>
            </w:tcMar>
          </w:tcPr>
          <w:p w14:paraId="1401F45D"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2A0859FF" w14:textId="77777777" w:rsidR="006B1E66" w:rsidRPr="000F5B8B" w:rsidRDefault="00CC3326">
            <w:pPr>
              <w:rPr>
                <w:lang w:val="pt-BR"/>
              </w:rPr>
            </w:pPr>
            <w:r>
              <w:rPr>
                <w:sz w:val="20"/>
                <w:szCs w:val="20"/>
                <w:lang w:val="pt-BR"/>
              </w:rPr>
              <w:t>Estrutura opaca de face interna fosca, com a luminária em uma extremidade e o plano de medição na outra; caixa de 44 cm × 16 cm × 19 cm forrada de papel preto fosco, com o segmento e o sensor em paredes opostas, a 0,44 m um do outro, e difusor de papel diante do segmento</w:t>
            </w:r>
          </w:p>
        </w:tc>
      </w:tr>
    </w:tbl>
    <w:p w14:paraId="1DB16026" w14:textId="77777777" w:rsidR="006B1E66" w:rsidRPr="000F5B8B" w:rsidRDefault="00CC3326">
      <w:pPr>
        <w:spacing w:before="130" w:after="260"/>
        <w:rPr>
          <w:lang w:val="pt-BR"/>
        </w:rPr>
      </w:pPr>
      <w:r>
        <w:rPr>
          <w:sz w:val="20"/>
          <w:szCs w:val="20"/>
          <w:lang w:val="pt-BR"/>
        </w:rPr>
        <w:t>Fonte: Elaborado pelos autores (2026).</w:t>
      </w:r>
    </w:p>
    <w:p w14:paraId="38C24A9A" w14:textId="77777777" w:rsidR="006B1E66" w:rsidRPr="000F5B8B" w:rsidRDefault="00CC3326">
      <w:pPr>
        <w:spacing w:after="120" w:line="360" w:lineRule="auto"/>
        <w:ind w:firstLine="709"/>
        <w:jc w:val="both"/>
        <w:rPr>
          <w:lang w:val="pt-BR"/>
        </w:rPr>
      </w:pPr>
      <w:r>
        <w:rPr>
          <w:lang w:val="pt-BR"/>
        </w:rPr>
        <w:lastRenderedPageBreak/>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10B4C3A6" w14:textId="77777777" w:rsidR="00847C0D" w:rsidRDefault="00CC3326">
      <w:pPr>
        <w:spacing w:after="120" w:line="360" w:lineRule="auto"/>
        <w:ind w:firstLine="709"/>
        <w:jc w:val="both"/>
      </w:pPr>
      <w:r>
        <w:rPr>
          <w:lang w:val="pt-BR"/>
        </w:rPr>
        <w:t>O comportamento do firmware é fixado por quatro regras. Ao ser energizado, o nó aplica o nível pleno e nele permanece até receber o primeiro comando, de modo que nunca parte apagado. O nível recebido é convertido em ciclo de trabalho pela tabela de calibração descrita em 3.4.4. O serviço de decisão emite comando a cada 5 s, e o nó que passa 15 s sem comando assume o nível pleno, conforme o RNF07: três períodos toleram a perda de duas mensagens consecutivas, como numa oscilação breve do enlace, sem deixar o ponto sob comando obsoleto por tempo relevante. Por fim, a configuração de rede e a credencial do dispositivo residem em arquivo próprio do nó, mantido fora do repositório de código.</w:t>
      </w:r>
    </w:p>
    <w:p w14:paraId="01C278A5" w14:textId="77777777" w:rsidR="00E01C3A" w:rsidRDefault="00CC3326">
      <w:pPr>
        <w:pStyle w:val="Heading3"/>
        <w:spacing w:before="320" w:after="200" w:line="360" w:lineRule="auto"/>
        <w:rPr>
          <w:lang w:val="pt-BR"/>
        </w:rPr>
      </w:pPr>
      <w:bookmarkStart w:id="29" w:name="_Toc241792021"/>
      <w:r>
        <w:rPr>
          <w:lang w:val="pt-BR"/>
        </w:rPr>
        <w:t>3.4.1 Critérios de seleção e alternativas preteridas</w:t>
      </w:r>
      <w:bookmarkEnd w:id="29"/>
    </w:p>
    <w:p w14:paraId="1C9B1468"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quatro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046A91AF"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1B0CE4DF" w14:textId="77777777">
        <w:trPr>
          <w:tblHeader/>
        </w:trPr>
        <w:tc>
          <w:tcPr>
            <w:tcW w:w="1450" w:type="dxa"/>
            <w:shd w:val="clear" w:color="auto" w:fill="EDEDED"/>
            <w:tcMar>
              <w:top w:w="60" w:type="dxa"/>
              <w:left w:w="80" w:type="dxa"/>
              <w:bottom w:w="60" w:type="dxa"/>
              <w:right w:w="80" w:type="dxa"/>
            </w:tcMar>
          </w:tcPr>
          <w:p w14:paraId="07639E06"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13B20F8B"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310B064A"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0EFD009B" w14:textId="77777777" w:rsidR="006B1E66" w:rsidRDefault="00CC3326">
            <w:r>
              <w:rPr>
                <w:b/>
                <w:bCs/>
                <w:sz w:val="20"/>
                <w:szCs w:val="20"/>
              </w:rPr>
              <w:t>Razão determinante da escolha</w:t>
            </w:r>
          </w:p>
        </w:tc>
      </w:tr>
      <w:tr w:rsidR="006B1E66" w:rsidRPr="00CE1B46" w14:paraId="67089A38" w14:textId="77777777">
        <w:tc>
          <w:tcPr>
            <w:tcW w:w="1450" w:type="dxa"/>
            <w:tcMar>
              <w:top w:w="60" w:type="dxa"/>
              <w:left w:w="80" w:type="dxa"/>
              <w:bottom w:w="60" w:type="dxa"/>
              <w:right w:w="80" w:type="dxa"/>
            </w:tcMar>
          </w:tcPr>
          <w:p w14:paraId="58B4F914"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31C46BB4" w14:textId="77777777" w:rsidR="006B1E66" w:rsidRDefault="00CC3326">
            <w:r>
              <w:rPr>
                <w:sz w:val="20"/>
                <w:szCs w:val="20"/>
              </w:rPr>
              <w:t>ESP32</w:t>
            </w:r>
          </w:p>
        </w:tc>
        <w:tc>
          <w:tcPr>
            <w:tcW w:w="1950" w:type="dxa"/>
            <w:tcMar>
              <w:top w:w="60" w:type="dxa"/>
              <w:left w:w="80" w:type="dxa"/>
              <w:bottom w:w="60" w:type="dxa"/>
              <w:right w:w="80" w:type="dxa"/>
            </w:tcMar>
          </w:tcPr>
          <w:p w14:paraId="5764A065"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4A6A31E2" w14:textId="77777777" w:rsidR="006B1E66" w:rsidRPr="000F5B8B" w:rsidRDefault="00CC3326">
            <w:pPr>
              <w:rPr>
                <w:lang w:val="pt-BR"/>
              </w:rPr>
            </w:pPr>
            <w:r>
              <w:rPr>
                <w:sz w:val="20"/>
                <w:szCs w:val="20"/>
                <w:lang w:val="pt-BR"/>
              </w:rPr>
              <w:t xml:space="preserve">O Arduino não possui rádio e não comporta sessão segura em 2 KiB de memória. O ESP8266 comporta o enlace, mas sua modulação por largura de pulso é assistida por software e apresenta instabilidade temporal incompatível com a execução de rampa governada. O Pico W é tecnicamente adequado, e a preferência pelo ESP32 decorre da modulação em hardware com resolução programável e da maturidade das bibliotecas de transporte. O computador de placa única é rejeitado </w:t>
            </w:r>
            <w:r>
              <w:rPr>
                <w:sz w:val="20"/>
                <w:szCs w:val="20"/>
                <w:lang w:val="pt-BR"/>
              </w:rPr>
              <w:lastRenderedPageBreak/>
              <w:t>por razão arquitetural, não por capacidade</w:t>
            </w:r>
          </w:p>
        </w:tc>
      </w:tr>
      <w:tr w:rsidR="006B1E66" w:rsidRPr="00CE1B46" w14:paraId="60203D8C" w14:textId="77777777">
        <w:tc>
          <w:tcPr>
            <w:tcW w:w="1450" w:type="dxa"/>
            <w:tcMar>
              <w:top w:w="60" w:type="dxa"/>
              <w:left w:w="80" w:type="dxa"/>
              <w:bottom w:w="60" w:type="dxa"/>
              <w:right w:w="80" w:type="dxa"/>
            </w:tcMar>
          </w:tcPr>
          <w:p w14:paraId="50113E7E" w14:textId="77777777" w:rsidR="006B1E66" w:rsidRPr="000F5B8B" w:rsidRDefault="00CC3326">
            <w:pPr>
              <w:rPr>
                <w:lang w:val="pt-BR"/>
              </w:rPr>
            </w:pPr>
            <w:r>
              <w:rPr>
                <w:sz w:val="20"/>
                <w:szCs w:val="20"/>
                <w:lang w:val="pt-BR"/>
              </w:rPr>
              <w:lastRenderedPageBreak/>
              <w:t>Acionamento do módulo de luz</w:t>
            </w:r>
          </w:p>
        </w:tc>
        <w:tc>
          <w:tcPr>
            <w:tcW w:w="1750" w:type="dxa"/>
            <w:tcMar>
              <w:top w:w="60" w:type="dxa"/>
              <w:left w:w="80" w:type="dxa"/>
              <w:bottom w:w="60" w:type="dxa"/>
              <w:right w:w="80" w:type="dxa"/>
            </w:tcMar>
          </w:tcPr>
          <w:p w14:paraId="4097540C"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088015E6"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34D4BB3F"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O módulo baseado no IRF520, de aparência e preço equivalentes, exige comando em 5 V por declaração do próprio fabricante, e operaria em condução parcial. A verificação da tensão de limiar de porta foi o critério que separou dois módulos externamente semelhantes. A dimerização em tensão de rede expõe a bancada a 127 V sem ganho</w:t>
            </w:r>
          </w:p>
        </w:tc>
      </w:tr>
      <w:tr w:rsidR="006B1E66" w:rsidRPr="00CE1B46" w14:paraId="6861526D" w14:textId="77777777">
        <w:tc>
          <w:tcPr>
            <w:tcW w:w="1450" w:type="dxa"/>
            <w:tcMar>
              <w:top w:w="60" w:type="dxa"/>
              <w:left w:w="80" w:type="dxa"/>
              <w:bottom w:w="60" w:type="dxa"/>
              <w:right w:w="80" w:type="dxa"/>
            </w:tcMar>
          </w:tcPr>
          <w:p w14:paraId="4FE5FFA5" w14:textId="77777777" w:rsidR="006B1E66" w:rsidRDefault="00CC3326">
            <w:r>
              <w:rPr>
                <w:sz w:val="20"/>
                <w:szCs w:val="20"/>
              </w:rPr>
              <w:t>Fonte de luz</w:t>
            </w:r>
          </w:p>
        </w:tc>
        <w:tc>
          <w:tcPr>
            <w:tcW w:w="1750" w:type="dxa"/>
            <w:tcMar>
              <w:top w:w="60" w:type="dxa"/>
              <w:left w:w="80" w:type="dxa"/>
              <w:bottom w:w="60" w:type="dxa"/>
              <w:right w:w="80" w:type="dxa"/>
            </w:tcMar>
          </w:tcPr>
          <w:p w14:paraId="458D4A56"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5869A693"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68282D5E"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é rejeitado por duas razões independentes: um exemplar de 10 W e 800 lm entregaria cerca de 1.300 lux a 0,44 m, mais de setenta vezes o teto adotado, e sua alimentação em faixa de 12 V a 24 V denuncia reatação interna de corrente constante, de modo que a modulação aplicada à entrada não governa o fluxo de forma previsível. A luminária viária, de dezenas de watts, agrava o primeiro problema. A lâmpada incandescente não representa a tecnologia instalada no município e tem inércia térmica que mascara a dinâmica da decisão</w:t>
            </w:r>
          </w:p>
        </w:tc>
      </w:tr>
      <w:tr w:rsidR="006B1E66" w:rsidRPr="00CE1B46" w14:paraId="5A97AB54" w14:textId="77777777">
        <w:tc>
          <w:tcPr>
            <w:tcW w:w="1450" w:type="dxa"/>
            <w:tcMar>
              <w:top w:w="60" w:type="dxa"/>
              <w:left w:w="80" w:type="dxa"/>
              <w:bottom w:w="60" w:type="dxa"/>
              <w:right w:w="80" w:type="dxa"/>
            </w:tcMar>
          </w:tcPr>
          <w:p w14:paraId="78A41349" w14:textId="77777777" w:rsidR="006B1E66" w:rsidRDefault="00CC3326">
            <w:r>
              <w:rPr>
                <w:sz w:val="20"/>
                <w:szCs w:val="20"/>
              </w:rPr>
              <w:t>Medição da iluminância</w:t>
            </w:r>
          </w:p>
        </w:tc>
        <w:tc>
          <w:tcPr>
            <w:tcW w:w="1750" w:type="dxa"/>
            <w:tcMar>
              <w:top w:w="60" w:type="dxa"/>
              <w:left w:w="80" w:type="dxa"/>
              <w:bottom w:w="60" w:type="dxa"/>
              <w:right w:w="80" w:type="dxa"/>
            </w:tcMar>
          </w:tcPr>
          <w:p w14:paraId="4984C2BE"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052FCA2B"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156B909E" w14:textId="77777777" w:rsidR="006B1E66" w:rsidRPr="000F5B8B" w:rsidRDefault="00CC3326">
            <w:pPr>
              <w:rPr>
                <w:lang w:val="pt-BR"/>
              </w:rPr>
            </w:pPr>
            <w:r>
              <w:rPr>
                <w:sz w:val="20"/>
                <w:szCs w:val="20"/>
                <w:lang w:val="pt-BR"/>
              </w:rPr>
              <w:t>O fotorresistor entrega resistência, não iluminância; sua resposta espectral não aproxima a curva de sensibilidade do olho, e a dispersão entre unidades é elevada. Qualquer valor em lux dele extraído seria uma curva ajustada pelos próprios autores, e o trabalho passaria a reportar a própria calibração em lugar de uma iluminância. O luxímetro portátil não dispõe de saída digital e não pode compor a telemetria; ademais, os modelos da faixa de preço compatível declaram erro de zero da ordem de dez lux, superior à própria grandeza medida</w:t>
            </w:r>
          </w:p>
        </w:tc>
      </w:tr>
      <w:tr w:rsidR="006B1E66" w:rsidRPr="00CE1B46" w14:paraId="4C659D1E" w14:textId="77777777">
        <w:tc>
          <w:tcPr>
            <w:tcW w:w="1450" w:type="dxa"/>
            <w:tcMar>
              <w:top w:w="60" w:type="dxa"/>
              <w:left w:w="80" w:type="dxa"/>
              <w:bottom w:w="60" w:type="dxa"/>
              <w:right w:w="80" w:type="dxa"/>
            </w:tcMar>
          </w:tcPr>
          <w:p w14:paraId="07949C9F" w14:textId="77777777" w:rsidR="006B1E66" w:rsidRDefault="00CC3326">
            <w:r>
              <w:rPr>
                <w:sz w:val="20"/>
                <w:szCs w:val="20"/>
              </w:rPr>
              <w:lastRenderedPageBreak/>
              <w:t>Transporte da mensagem</w:t>
            </w:r>
          </w:p>
        </w:tc>
        <w:tc>
          <w:tcPr>
            <w:tcW w:w="1750" w:type="dxa"/>
            <w:tcMar>
              <w:top w:w="60" w:type="dxa"/>
              <w:left w:w="80" w:type="dxa"/>
              <w:bottom w:w="60" w:type="dxa"/>
              <w:right w:w="80" w:type="dxa"/>
            </w:tcMar>
          </w:tcPr>
          <w:p w14:paraId="6B4930D6"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71E380F8" w14:textId="77777777" w:rsidR="006B1E66" w:rsidRDefault="00CC3326">
            <w:r>
              <w:rPr>
                <w:sz w:val="20"/>
                <w:szCs w:val="20"/>
              </w:rPr>
              <w:t>LoRaWAN; NB-IoT; Zigbee</w:t>
            </w:r>
          </w:p>
        </w:tc>
        <w:tc>
          <w:tcPr>
            <w:tcW w:w="3921" w:type="dxa"/>
            <w:tcMar>
              <w:top w:w="60" w:type="dxa"/>
              <w:left w:w="80" w:type="dxa"/>
              <w:bottom w:w="60" w:type="dxa"/>
              <w:right w:w="80" w:type="dxa"/>
            </w:tcMar>
          </w:tcPr>
          <w:p w14:paraId="3FD7946B" w14:textId="77777777" w:rsidR="006B1E66" w:rsidRPr="000F5B8B" w:rsidRDefault="00CC3326">
            <w:pPr>
              <w:rPr>
                <w:lang w:val="pt-BR"/>
              </w:rPr>
            </w:pPr>
            <w:r>
              <w:rPr>
                <w:sz w:val="20"/>
                <w:szCs w:val="20"/>
                <w:lang w:val="pt-BR"/>
              </w:rPr>
              <w:t>As alternativas são as efetivamente empregadas em implantações de telegestão, e seriam as escolhas corretas em campo.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71497657" w14:textId="77777777" w:rsidR="006B1E66" w:rsidRPr="000F5B8B" w:rsidRDefault="00CC3326">
      <w:pPr>
        <w:spacing w:before="130" w:after="260"/>
        <w:rPr>
          <w:lang w:val="pt-BR"/>
        </w:rPr>
      </w:pPr>
      <w:r>
        <w:rPr>
          <w:sz w:val="20"/>
          <w:szCs w:val="20"/>
          <w:lang w:val="pt-BR"/>
        </w:rPr>
        <w:t>Fonte: Elaborado pelos autores (2026).</w:t>
      </w:r>
    </w:p>
    <w:p w14:paraId="2A4DDDC5"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08419348"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56BBD3EC" w14:textId="77777777" w:rsidR="00E01C3A" w:rsidRDefault="00CC3326">
      <w:pPr>
        <w:pStyle w:val="Heading3"/>
        <w:spacing w:before="320" w:after="200" w:line="360" w:lineRule="auto"/>
        <w:rPr>
          <w:lang w:val="pt-BR"/>
        </w:rPr>
      </w:pPr>
      <w:bookmarkStart w:id="30" w:name="_Toc241792022"/>
      <w:r>
        <w:rPr>
          <w:lang w:val="pt-BR"/>
        </w:rPr>
        <w:t>3.4.2 Dimensionamento fotométrico da bancada</w:t>
      </w:r>
      <w:bookmarkEnd w:id="30"/>
    </w:p>
    <w:p w14:paraId="7EBDE95C" w14:textId="77777777" w:rsidR="006B1E66" w:rsidRPr="000F5B8B" w:rsidRDefault="00CC3326">
      <w:pPr>
        <w:spacing w:after="120" w:line="360" w:lineRule="auto"/>
        <w:ind w:firstLine="709"/>
        <w:jc w:val="both"/>
        <w:rPr>
          <w:lang w:val="pt-BR"/>
        </w:rPr>
      </w:pPr>
      <w:r>
        <w:rPr>
          <w:lang w:val="pt-BR"/>
        </w:rPr>
        <w:t xml:space="preserve">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w:t>
      </w:r>
      <w:r>
        <w:rPr>
          <w:lang w:val="pt-BR"/>
        </w:rPr>
        <w:lastRenderedPageBreak/>
        <w:t>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56AE6C73"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7C8365B2" w14:textId="77777777" w:rsidR="006B1E66" w:rsidRPr="000F5B8B" w:rsidRDefault="00CC3326">
      <w:pPr>
        <w:spacing w:after="120" w:line="360" w:lineRule="auto"/>
        <w:ind w:firstLine="709"/>
        <w:jc w:val="both"/>
        <w:rPr>
          <w:lang w:val="pt-BR"/>
        </w:rPr>
      </w:pPr>
      <w:r>
        <w:rPr>
          <w:lang w:val="pt-BR"/>
        </w:rPr>
        <w:t>Aqui se impõe uma cautela. A especificação elétrica dessas fitas é consistente entre fornecedores — sessenta emissores por metro, 14,4 W/m —, mas a fotométrica não: anúncios de produtos nominalmente idênticos declaram fluxos que vão de cerca de 600 a cerca de 1.300 lm por metro, divergência superior ao dobro e incompatível com uma mesma potência.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três emissores a 0,44 m produziram 42,6 lux sem difusor, mais de quatro vezes o valor da classe; com o difusor, a leitura a ciclo de trabalho pleno ficou em 1,79 vez esse valor.</w:t>
      </w:r>
    </w:p>
    <w:p w14:paraId="57E14969" w14:textId="77777777" w:rsidR="006B1E66" w:rsidRPr="000F5B8B" w:rsidRDefault="00CC3326">
      <w:pPr>
        <w:spacing w:after="120" w:line="360" w:lineRule="auto"/>
        <w:ind w:firstLine="709"/>
        <w:jc w:val="both"/>
        <w:rPr>
          <w:lang w:val="pt-BR"/>
        </w:rPr>
      </w:pPr>
      <w:r>
        <w:rPr>
          <w:lang w:val="pt-BR"/>
        </w:rPr>
        <w:t xml:space="preserve">O critério de uma vez e meia a duas vezes o valor da classe é deliberado. A classe P3, adotada em 3.8, fixa iluminância média mantida de 10 lux, e a atenuação máxima admitida conduz a 5 lux. Com teto físico nessa proporção, a iluminação plena da classe situa-se em torno de metade do ciclo de trabalho e o piso de atenuação em torno de um quarto, de modo que a faixa normativa ocupa a região central da excursão. A margem entre o teto físico e o teto normativo é o que torna o resultado </w:t>
      </w:r>
      <w:r>
        <w:rPr>
          <w:lang w:val="pt-BR"/>
        </w:rPr>
        <w:lastRenderedPageBreak/>
        <w:t>significativo: o limite é imposto pela camada de verificação, e não pela incapacidade do equipamento de ultrapassá-lo. Sem essa margem, a ausência de violações seria consequência da bancada, e não do sistema.</w:t>
      </w:r>
    </w:p>
    <w:p w14:paraId="78CA22C6"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7DA4F9C4"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3D0ECD83"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6D30990B" w14:textId="77777777">
        <w:trPr>
          <w:tblHeader/>
        </w:trPr>
        <w:tc>
          <w:tcPr>
            <w:tcW w:w="1700" w:type="dxa"/>
            <w:shd w:val="clear" w:color="auto" w:fill="EDEDED"/>
            <w:tcMar>
              <w:top w:w="70" w:type="dxa"/>
              <w:left w:w="90" w:type="dxa"/>
              <w:bottom w:w="70" w:type="dxa"/>
              <w:right w:w="90" w:type="dxa"/>
            </w:tcMar>
          </w:tcPr>
          <w:p w14:paraId="7BEEF76C"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1996EC76"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4DFA3904"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136A399B" w14:textId="77777777" w:rsidR="006B1E66" w:rsidRDefault="00CC3326">
            <w:r>
              <w:rPr>
                <w:b/>
                <w:bCs/>
                <w:sz w:val="20"/>
                <w:szCs w:val="20"/>
              </w:rPr>
              <w:t>Observação</w:t>
            </w:r>
          </w:p>
        </w:tc>
      </w:tr>
      <w:tr w:rsidR="006B1E66" w:rsidRPr="00CE1B46" w14:paraId="02E4B525" w14:textId="77777777">
        <w:tc>
          <w:tcPr>
            <w:tcW w:w="1700" w:type="dxa"/>
            <w:tcMar>
              <w:top w:w="70" w:type="dxa"/>
              <w:left w:w="90" w:type="dxa"/>
              <w:bottom w:w="70" w:type="dxa"/>
              <w:right w:w="90" w:type="dxa"/>
            </w:tcMar>
          </w:tcPr>
          <w:p w14:paraId="7C6C1B80"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5A67FBE7"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6237B73D"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0E7D95B3"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E1B46" w14:paraId="47E050D6" w14:textId="77777777">
        <w:tc>
          <w:tcPr>
            <w:tcW w:w="1700" w:type="dxa"/>
            <w:tcMar>
              <w:top w:w="70" w:type="dxa"/>
              <w:left w:w="90" w:type="dxa"/>
              <w:bottom w:w="70" w:type="dxa"/>
              <w:right w:w="90" w:type="dxa"/>
            </w:tcMar>
          </w:tcPr>
          <w:p w14:paraId="1B05FA00" w14:textId="77777777" w:rsidR="006B1E66" w:rsidRDefault="00CC3326">
            <w:r>
              <w:rPr>
                <w:sz w:val="20"/>
                <w:szCs w:val="20"/>
              </w:rPr>
              <w:t>Iluminação plena da classe</w:t>
            </w:r>
          </w:p>
        </w:tc>
        <w:tc>
          <w:tcPr>
            <w:tcW w:w="2500" w:type="dxa"/>
            <w:tcMar>
              <w:top w:w="70" w:type="dxa"/>
              <w:left w:w="90" w:type="dxa"/>
              <w:bottom w:w="70" w:type="dxa"/>
              <w:right w:w="90" w:type="dxa"/>
            </w:tcMar>
          </w:tcPr>
          <w:p w14:paraId="4F549643" w14:textId="77777777" w:rsidR="006B1E66" w:rsidRPr="000F5B8B" w:rsidRDefault="00CC3326">
            <w:pPr>
              <w:rPr>
                <w:lang w:val="pt-BR"/>
              </w:rPr>
            </w:pPr>
            <w:r>
              <w:rPr>
                <w:sz w:val="20"/>
                <w:szCs w:val="20"/>
                <w:lang w:val="pt-BR"/>
              </w:rPr>
              <w:t>10 lux, em torno de metade do ciclo</w:t>
            </w:r>
          </w:p>
        </w:tc>
        <w:tc>
          <w:tcPr>
            <w:tcW w:w="2400" w:type="dxa"/>
            <w:tcMar>
              <w:top w:w="70" w:type="dxa"/>
              <w:left w:w="90" w:type="dxa"/>
              <w:bottom w:w="70" w:type="dxa"/>
              <w:right w:w="90" w:type="dxa"/>
            </w:tcMar>
          </w:tcPr>
          <w:p w14:paraId="7B156506" w14:textId="77777777" w:rsidR="006B1E66" w:rsidRDefault="00CC3326">
            <w:r>
              <w:rPr>
                <w:sz w:val="20"/>
                <w:szCs w:val="20"/>
              </w:rPr>
              <w:t>Classe P3, Tabela 7</w:t>
            </w:r>
          </w:p>
        </w:tc>
        <w:tc>
          <w:tcPr>
            <w:tcW w:w="2471" w:type="dxa"/>
            <w:tcMar>
              <w:top w:w="70" w:type="dxa"/>
              <w:left w:w="90" w:type="dxa"/>
              <w:bottom w:w="70" w:type="dxa"/>
              <w:right w:w="90" w:type="dxa"/>
            </w:tcMar>
          </w:tcPr>
          <w:p w14:paraId="7ED18B77" w14:textId="77777777" w:rsidR="006B1E66" w:rsidRPr="000F5B8B" w:rsidRDefault="00CC3326">
            <w:pPr>
              <w:rPr>
                <w:lang w:val="pt-BR"/>
              </w:rPr>
            </w:pPr>
            <w:r>
              <w:rPr>
                <w:sz w:val="20"/>
                <w:szCs w:val="20"/>
                <w:lang w:val="pt-BR"/>
              </w:rPr>
              <w:t>Referência para o cálculo da taxa de variação</w:t>
            </w:r>
          </w:p>
        </w:tc>
      </w:tr>
      <w:tr w:rsidR="006B1E66" w:rsidRPr="00CE1B46" w14:paraId="2BF1EFA1" w14:textId="77777777">
        <w:tc>
          <w:tcPr>
            <w:tcW w:w="1700" w:type="dxa"/>
            <w:tcMar>
              <w:top w:w="70" w:type="dxa"/>
              <w:left w:w="90" w:type="dxa"/>
              <w:bottom w:w="70" w:type="dxa"/>
              <w:right w:w="90" w:type="dxa"/>
            </w:tcMar>
          </w:tcPr>
          <w:p w14:paraId="0389FE48" w14:textId="77777777" w:rsidR="006B1E66" w:rsidRDefault="00CC3326">
            <w:r>
              <w:rPr>
                <w:sz w:val="20"/>
                <w:szCs w:val="20"/>
              </w:rPr>
              <w:t>Piso de atenuação</w:t>
            </w:r>
          </w:p>
        </w:tc>
        <w:tc>
          <w:tcPr>
            <w:tcW w:w="2500" w:type="dxa"/>
            <w:tcMar>
              <w:top w:w="70" w:type="dxa"/>
              <w:left w:w="90" w:type="dxa"/>
              <w:bottom w:w="70" w:type="dxa"/>
              <w:right w:w="90" w:type="dxa"/>
            </w:tcMar>
          </w:tcPr>
          <w:p w14:paraId="5FECD025" w14:textId="77777777" w:rsidR="006B1E66" w:rsidRPr="000F5B8B" w:rsidRDefault="00CC3326">
            <w:pPr>
              <w:rPr>
                <w:lang w:val="pt-BR"/>
              </w:rPr>
            </w:pPr>
            <w:r>
              <w:rPr>
                <w:sz w:val="20"/>
                <w:szCs w:val="20"/>
                <w:lang w:val="pt-BR"/>
              </w:rPr>
              <w:t>5 lux, em torno de um quarto do ciclo</w:t>
            </w:r>
          </w:p>
        </w:tc>
        <w:tc>
          <w:tcPr>
            <w:tcW w:w="2400" w:type="dxa"/>
            <w:tcMar>
              <w:top w:w="70" w:type="dxa"/>
              <w:left w:w="90" w:type="dxa"/>
              <w:bottom w:w="70" w:type="dxa"/>
              <w:right w:w="90" w:type="dxa"/>
            </w:tcMar>
          </w:tcPr>
          <w:p w14:paraId="1AF9F9EE"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02F5D4D0" w14:textId="77777777" w:rsidR="006B1E66" w:rsidRPr="000F5B8B" w:rsidRDefault="00CC3326">
            <w:pPr>
              <w:rPr>
                <w:lang w:val="pt-BR"/>
              </w:rPr>
            </w:pPr>
            <w:r>
              <w:rPr>
                <w:sz w:val="20"/>
                <w:szCs w:val="20"/>
                <w:lang w:val="pt-BR"/>
              </w:rPr>
              <w:t>Limite inferior verificado antes de cada atuação</w:t>
            </w:r>
          </w:p>
        </w:tc>
      </w:tr>
      <w:tr w:rsidR="006B1E66" w:rsidRPr="00CE1B46" w14:paraId="017293F3" w14:textId="77777777">
        <w:tc>
          <w:tcPr>
            <w:tcW w:w="1700" w:type="dxa"/>
            <w:tcMar>
              <w:top w:w="70" w:type="dxa"/>
              <w:left w:w="90" w:type="dxa"/>
              <w:bottom w:w="70" w:type="dxa"/>
              <w:right w:w="90" w:type="dxa"/>
            </w:tcMar>
          </w:tcPr>
          <w:p w14:paraId="7B82B294"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6009C65C" w14:textId="77777777" w:rsidR="006B1E66" w:rsidRDefault="00CC3326">
            <w:r>
              <w:rPr>
                <w:sz w:val="20"/>
                <w:szCs w:val="20"/>
              </w:rPr>
              <w:t>1 lux por minuto</w:t>
            </w:r>
          </w:p>
        </w:tc>
        <w:tc>
          <w:tcPr>
            <w:tcW w:w="2400" w:type="dxa"/>
            <w:tcMar>
              <w:top w:w="70" w:type="dxa"/>
              <w:left w:w="90" w:type="dxa"/>
              <w:bottom w:w="70" w:type="dxa"/>
              <w:right w:w="90" w:type="dxa"/>
            </w:tcMar>
          </w:tcPr>
          <w:p w14:paraId="720B9528"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41660249"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E1B46" w14:paraId="126AE8F9" w14:textId="77777777">
        <w:tc>
          <w:tcPr>
            <w:tcW w:w="1700" w:type="dxa"/>
            <w:tcMar>
              <w:top w:w="70" w:type="dxa"/>
              <w:left w:w="90" w:type="dxa"/>
              <w:bottom w:w="70" w:type="dxa"/>
              <w:right w:w="90" w:type="dxa"/>
            </w:tcMar>
          </w:tcPr>
          <w:p w14:paraId="23A27432"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2A506E5E" w14:textId="77777777" w:rsidR="006B1E66" w:rsidRDefault="00CC3326">
            <w:r>
              <w:rPr>
                <w:sz w:val="20"/>
                <w:szCs w:val="20"/>
              </w:rPr>
              <w:t>Um passo a cada 5 s, com queda máxima de 0,083 lux, ou 0,0083 do fluxo pleno, por passo</w:t>
            </w:r>
          </w:p>
        </w:tc>
        <w:tc>
          <w:tcPr>
            <w:tcW w:w="2400" w:type="dxa"/>
            <w:tcMar>
              <w:top w:w="70" w:type="dxa"/>
              <w:left w:w="90" w:type="dxa"/>
              <w:bottom w:w="70" w:type="dxa"/>
              <w:right w:w="90" w:type="dxa"/>
            </w:tcMar>
          </w:tcPr>
          <w:p w14:paraId="6AA6E712" w14:textId="77777777" w:rsidR="006B1E66" w:rsidRDefault="00CC3326">
            <w:r>
              <w:rPr>
                <w:sz w:val="20"/>
                <w:szCs w:val="20"/>
              </w:rPr>
              <w:t>Não prescrito pela norma</w:t>
            </w:r>
          </w:p>
        </w:tc>
        <w:tc>
          <w:tcPr>
            <w:tcW w:w="2471" w:type="dxa"/>
            <w:tcMar>
              <w:top w:w="70" w:type="dxa"/>
              <w:left w:w="90" w:type="dxa"/>
              <w:bottom w:w="70" w:type="dxa"/>
              <w:right w:w="90" w:type="dxa"/>
            </w:tcMar>
          </w:tcPr>
          <w:p w14:paraId="1FFB9AB6"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2A785C6B" w14:textId="77777777" w:rsidR="006B1E66" w:rsidRPr="000F5B8B" w:rsidRDefault="00CC3326">
      <w:pPr>
        <w:spacing w:before="130" w:after="260"/>
        <w:rPr>
          <w:lang w:val="pt-BR"/>
        </w:rPr>
      </w:pPr>
      <w:r>
        <w:rPr>
          <w:sz w:val="20"/>
          <w:szCs w:val="20"/>
          <w:lang w:val="pt-BR"/>
        </w:rPr>
        <w:t>Fonte: Elaborado pelos autores (2026).</w:t>
      </w:r>
    </w:p>
    <w:p w14:paraId="667E450B" w14:textId="77777777" w:rsidR="006B1E66" w:rsidRPr="000F5B8B" w:rsidRDefault="00CC3326">
      <w:pPr>
        <w:spacing w:after="120" w:line="360" w:lineRule="auto"/>
        <w:ind w:firstLine="709"/>
        <w:jc w:val="both"/>
        <w:rPr>
          <w:lang w:val="pt-BR"/>
        </w:rPr>
      </w:pPr>
      <w:r>
        <w:rPr>
          <w:lang w:val="pt-BR"/>
        </w:rPr>
        <w:t xml:space="preserve">A taxa máxima de decréscimo tem consequência direta sobre a demonstração, e é preferível declará-la a ser surpreendido por ela. Uma redução de 10 lux para 5 lux </w:t>
      </w:r>
      <w:r>
        <w:rPr>
          <w:lang w:val="pt-BR"/>
        </w:rPr>
        <w:lastRenderedPageBreak/>
        <w:t>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152B9E7A" w14:textId="77777777" w:rsidR="00E01C3A" w:rsidRDefault="00CC3326">
      <w:pPr>
        <w:pStyle w:val="Heading3"/>
        <w:spacing w:before="320" w:after="200" w:line="360" w:lineRule="auto"/>
        <w:rPr>
          <w:lang w:val="pt-BR"/>
        </w:rPr>
      </w:pPr>
      <w:bookmarkStart w:id="31" w:name="_Toc241792023"/>
      <w:r>
        <w:rPr>
          <w:lang w:val="pt-BR"/>
        </w:rPr>
        <w:t>3.4.3 Controle das condições de medição</w:t>
      </w:r>
      <w:bookmarkEnd w:id="31"/>
    </w:p>
    <w:p w14:paraId="456B5BE0" w14:textId="77777777" w:rsidR="006B1E66" w:rsidRPr="000F5B8B" w:rsidRDefault="00CC3326">
      <w:pPr>
        <w:spacing w:after="120" w:line="360" w:lineRule="auto"/>
        <w:ind w:firstLine="709"/>
        <w:jc w:val="both"/>
        <w:rPr>
          <w:lang w:val="pt-BR"/>
        </w:rPr>
      </w:pPr>
      <w:r>
        <w:rPr>
          <w:lang w:val="pt-BR"/>
        </w:rPr>
        <w:t>Medir 10 lux em recinto cuja iluminação de serviço situa-se entre 300 lux e 500 lux não produz resultado interpretável.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42B08B00"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09D144B0" w14:textId="77777777" w:rsidR="00847C0D" w:rsidRDefault="00CC3326">
      <w:pPr>
        <w:spacing w:after="120" w:line="360" w:lineRule="auto"/>
        <w:ind w:firstLine="709"/>
        <w:jc w:val="both"/>
      </w:pPr>
      <w:r>
        <w:rPr>
          <w:lang w:val="pt-BR"/>
        </w:rPr>
        <w:t>Antes de cada sessão, a bancada é mantida a ciclo de trabalho pleno até estabilizar, considerada estável quando a média de um minuto difere menos de 0,1 % da do minuto anterior. No ensaio realizado,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C44C491" w14:textId="77777777" w:rsidR="00E01C3A" w:rsidRDefault="00CC3326">
      <w:pPr>
        <w:pStyle w:val="Heading3"/>
        <w:spacing w:before="320" w:after="200" w:line="360" w:lineRule="auto"/>
        <w:rPr>
          <w:lang w:val="pt-BR"/>
        </w:rPr>
      </w:pPr>
      <w:bookmarkStart w:id="32" w:name="_Toc241792024"/>
      <w:r>
        <w:rPr>
          <w:lang w:val="pt-BR"/>
        </w:rPr>
        <w:t>3.4.4 Verificação da medição e incerteza declarada</w:t>
      </w:r>
      <w:bookmarkEnd w:id="32"/>
    </w:p>
    <w:p w14:paraId="3535C418" w14:textId="77777777" w:rsidR="006B1E66" w:rsidRPr="000F5B8B" w:rsidRDefault="00CC3326">
      <w:pPr>
        <w:spacing w:after="120" w:line="360" w:lineRule="auto"/>
        <w:ind w:firstLine="709"/>
        <w:jc w:val="both"/>
        <w:rPr>
          <w:lang w:val="pt-BR"/>
        </w:rPr>
      </w:pPr>
      <w:r>
        <w:rPr>
          <w:lang w:val="pt-BR"/>
        </w:rPr>
        <w:t>O sensor adotado declara exatidão da ordem de vinte por cento em valor absoluto, e a bancada não dispõe de instrumento de referência calibrado contra padrão metrológico. Essa é a limitação de medição do arranjo, e convém delimitar com precisão o que ela afeta e o que não afeta.</w:t>
      </w:r>
    </w:p>
    <w:p w14:paraId="6AB0A941" w14:textId="77777777" w:rsidR="006B1E66" w:rsidRPr="000F5B8B" w:rsidRDefault="00CC3326">
      <w:pPr>
        <w:spacing w:after="120" w:line="360" w:lineRule="auto"/>
        <w:ind w:firstLine="709"/>
        <w:jc w:val="both"/>
        <w:rPr>
          <w:lang w:val="pt-BR"/>
        </w:rPr>
      </w:pPr>
      <w:r>
        <w:rPr>
          <w:lang w:val="pt-BR"/>
        </w:rPr>
        <w:lastRenderedPageBreak/>
        <w:t>Ela não afeta a verificação do invariante de segurança. Essa verificação incide sobre o nível decidido pelo sistema, em lux,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165A08F8"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1716CA38"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60587BB1"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3D8E1BBA" w14:textId="77777777" w:rsidR="00847C0D" w:rsidRDefault="00CC3326">
      <w:pPr>
        <w:spacing w:after="120" w:line="360" w:lineRule="auto"/>
        <w:ind w:firstLine="709"/>
        <w:jc w:val="both"/>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w:t>
      </w:r>
      <w:r>
        <w:rPr>
          <w:lang w:val="pt-BR"/>
        </w:rPr>
        <w:t xml:space="preserve">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w:t>
      </w:r>
      <w:r>
        <w:rPr>
          <w:lang w:val="pt-BR"/>
        </w:rPr>
        <w:t xml:space="preserve">gravada no banco e na memória do nó</w:t>
      </w:r>
      <w:r>
        <w:rPr>
          <w:lang w:val="pt-BR"/>
        </w:rPr>
        <w:t xml:space="preserve">, contém apenas pontos medidos, com o fluxo pleno e o piso exatamente nos ciclos localizados; entre pontos medidos, o nó interpola linearmente. Na sessão adotada, 10 lux correspondem a 57,4 % do ciclo de trabalho e 5 lux a 29,7 %, e a maior dispersão entre séries na faixa de operação foi de 0,74 %. Em ensaio de estabilidade de dez minutos a ciclo pleno, o desvio-padrão das leituras foi de 0,2 %, no limite da resolução do sensor.</w:t>
      </w:r>
    </w:p>
    <w:p>
      <w:pPr>
        <w:spacing w:after="120" w:line="360" w:lineRule="auto"/>
        <w:ind w:firstLine="709"/>
        <w:jc w:val="both"/>
      </w:pPr>
      <w:r>
        <w:rPr>
          <w:lang w:val="pt-BR"/>
        </w:rPr>
        <w:t xml:space="preserve">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0FCA9407"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7.1. A distinção entre o que o arranjo estabelece e o que ele não estabelece é, ela própria, parte do que se pretende demonstrar.</w:t>
      </w:r>
    </w:p>
    <w:p w14:paraId="699D81C5"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7.1.</w:t>
      </w:r>
    </w:p>
    <w:p w14:paraId="5A88495E" w14:textId="77777777" w:rsidR="00E01C3A" w:rsidRDefault="00CC3326">
      <w:pPr>
        <w:pStyle w:val="Heading3"/>
        <w:spacing w:before="320" w:after="200" w:line="360" w:lineRule="auto"/>
        <w:rPr>
          <w:lang w:val="pt-BR"/>
        </w:rPr>
      </w:pPr>
      <w:bookmarkStart w:id="33" w:name="_Toc241792025"/>
      <w:r>
        <w:rPr>
          <w:lang w:val="pt-BR"/>
        </w:rPr>
        <w:t>3.4.5 Funções de diagnóstico do ponto de luz</w:t>
      </w:r>
      <w:bookmarkEnd w:id="33"/>
    </w:p>
    <w:p w14:paraId="39737D15"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E92519E"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w:t>
      </w:r>
      <w:r>
        <w:rPr>
          <w:lang w:val="pt-BR"/>
        </w:rPr>
        <w:lastRenderedPageBreak/>
        <w:t>apagada, e a condição é induzida deliberadamente, por interrupção do ramo de potência, para que a detecção seja verificada e não apenas afirmada. O segundo é a 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6E51DCB5"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da exatidão absoluta declarada pelo fabricante do sensor.</w:t>
      </w:r>
    </w:p>
    <w:p w14:paraId="558D0270" w14:textId="77777777" w:rsidR="00847C0D" w:rsidRDefault="00CC3326">
      <w:pPr>
        <w:spacing w:after="120" w:line="360" w:lineRule="auto"/>
        <w:ind w:firstLine="709"/>
        <w:jc w:val="both"/>
      </w:pPr>
      <w:r>
        <w:rPr>
          <w:lang w:val="pt-BR"/>
        </w:rPr>
        <w:t>Os dois alertas têm limiares distintos porque os fenômenos são distintos. A falha total é condição inequívoca, e o alerta é aberto após três ciclos consecutivos, cerca de quinze segundos. A perda de controle é gradual — sujeira, depreciação, deslocamento —, não exige ação em segundos, e o alerta só é aberto após doze ciclos, um minuto, o que praticamente elimina o alarme falso. Em ambos os casos o alerta é registro: não altera o nível de iluminação, função que cabe exclusivamente ao failsafe do nó.</w:t>
      </w:r>
    </w:p>
    <w:p w14:paraId="1DA3781A" w14:textId="77777777" w:rsidR="00EB23B3" w:rsidRDefault="00355771">
      <w:pPr>
        <w:spacing w:after="120" w:line="360" w:lineRule="auto"/>
        <w:ind w:firstLine="709"/>
        <w:jc w:val="both"/>
      </w:pPr>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w:t>
      </w:r>
      <w:r>
        <w:rPr>
          <w:lang w:val="pt-BR"/>
        </w:rPr>
        <w:lastRenderedPageBreak/>
        <w:t>executado pelo regulador, e não que a luz chegou à via: a sujeira do refrator, a obstrução por vegetação e a depreciação do fluxo a potência constante passam despercebidas por ela.</w:t>
      </w:r>
    </w:p>
    <w:p w14:paraId="23434920"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7.1.</w:t>
      </w:r>
    </w:p>
    <w:p w14:paraId="675915A2"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5F9FCCDA" w14:textId="77777777" w:rsidR="00E01C3A" w:rsidRDefault="00CC3326">
      <w:pPr>
        <w:pStyle w:val="Heading2"/>
        <w:spacing w:before="360" w:after="240" w:line="360" w:lineRule="auto"/>
        <w:rPr>
          <w:lang w:val="pt-BR"/>
        </w:rPr>
      </w:pPr>
      <w:bookmarkStart w:id="34" w:name="_Toc241792026"/>
      <w:r>
        <w:rPr>
          <w:lang w:val="pt-BR"/>
        </w:rPr>
        <w:t>3.5 Dados urbanos e construção dos cenários</w:t>
      </w:r>
      <w:bookmarkEnd w:id="34"/>
    </w:p>
    <w:p w14:paraId="1082C1B5" w14:textId="77777777" w:rsidR="00540256" w:rsidRDefault="002E4A9C">
      <w:pPr>
        <w:pStyle w:val="Heading3"/>
        <w:spacing w:before="320" w:after="200" w:line="360" w:lineRule="auto"/>
      </w:pPr>
      <w:bookmarkStart w:id="35" w:name="_Toc241792027"/>
      <w:r>
        <w:rPr>
          <w:lang w:val="pt-BR"/>
        </w:rPr>
        <w:t>3.5.1 Conjuntos de dados e suíte de cenários</w:t>
      </w:r>
      <w:bookmarkEnd w:id="35"/>
    </w:p>
    <w:p w14:paraId="034DEF8F" w14:textId="77777777" w:rsidR="006B1E66" w:rsidRPr="000F5B8B" w:rsidRDefault="00CC3326">
      <w:pPr>
        <w:spacing w:after="120" w:line="360" w:lineRule="auto"/>
        <w:ind w:firstLine="709"/>
        <w:jc w:val="both"/>
        <w:rPr>
          <w:lang w:val="pt-BR"/>
        </w:rPr>
      </w:pPr>
      <w:r>
        <w:rPr>
          <w:lang w:val="pt-BR"/>
        </w:rPr>
        <w:t>O conteúdo publicado pela interface emulada não é arbitrário: é construído a partir da análise de conjuntos de dados públicos do município, de modo que os cenários submetidos ao sistema correspondam a situações efetivamente observadas na cidade.</w:t>
      </w:r>
    </w:p>
    <w:p w14:paraId="5FEBFA45" w14:textId="77777777" w:rsidR="006B1E66" w:rsidRPr="000F5B8B" w:rsidRDefault="00CC3326">
      <w:pPr>
        <w:spacing w:after="120" w:line="360" w:lineRule="auto"/>
        <w:ind w:firstLine="709"/>
        <w:jc w:val="both"/>
        <w:rPr>
          <w:lang w:val="pt-BR"/>
        </w:rPr>
      </w:pPr>
      <w:r>
        <w:rPr>
          <w:lang w:val="pt-BR"/>
        </w:rPr>
        <w:t>Dois conjuntos sustentam essa construção. As solicitações registradas pelos canais do SP156, disponibilizadas no portal municipal de dados abertos (SÃO PAULO, 2026a), fornecem a distribuição de demandas por serviço urbano, entre elas as relativas à iluminação pública, permitindo caracterizar regiões e horários de maior incidência. A base georreferenciada municipal fornece a caracterização das vias que permite determinar a classe de iluminação aplicável.</w:t>
      </w:r>
    </w:p>
    <w:p w14:paraId="7AED012E" w14:textId="77777777" w:rsidR="006B1E66" w:rsidRPr="000F5B8B" w:rsidRDefault="00CC3326">
      <w:pPr>
        <w:spacing w:after="120" w:line="360" w:lineRule="auto"/>
        <w:ind w:firstLine="709"/>
        <w:jc w:val="both"/>
        <w:rPr>
          <w:lang w:val="pt-BR"/>
        </w:rPr>
      </w:pPr>
      <w:r>
        <w:rPr>
          <w:lang w:val="pt-BR"/>
        </w:rPr>
        <w:t xml:space="preserve">Declara-se a consequência metodológica: esses conjuntos são agregados e publicados em periodicidade que não é a de tempo real, de modo que servem à </w:t>
      </w:r>
      <w:r>
        <w:rPr>
          <w:lang w:val="pt-BR"/>
        </w:rPr>
        <w:lastRenderedPageBreak/>
        <w:t>construção de cenários realistas e não à operação do sistema sobre informação corrente. A interface emulada reproduz o formato e a semântica que uma plataforma municipal produziria, e não os seus dados, aos quais não há acesso público.</w:t>
      </w:r>
    </w:p>
    <w:p w14:paraId="715349EE"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234811FE" w14:textId="77777777" w:rsidR="006B1E66" w:rsidRPr="000F5B8B" w:rsidRDefault="00CC3326">
      <w:pPr>
        <w:spacing w:after="120" w:line="360" w:lineRule="auto"/>
        <w:ind w:firstLine="709"/>
        <w:jc w:val="both"/>
        <w:rPr>
          <w:lang w:val="pt-BR"/>
        </w:rPr>
      </w:pPr>
      <w:r>
        <w:rPr>
          <w:lang w:val="pt-BR"/>
        </w:rPr>
        <w:t>Da análise desses conjuntos deriva-se a suíte de cenários de avaliação, composta por situações que cobrem o espaço de entrada do sistema, incluídas as combinações conflitantes — movimentação baixa com ocorrência reportada, horário avançado com fluxo intenso — que constituem o caso interessante da decisão.</w:t>
      </w:r>
    </w:p>
    <w:p w14:paraId="1EE711B8" w14:textId="77777777" w:rsidR="00847C0D" w:rsidRDefault="00CC3326">
      <w:pPr>
        <w:spacing w:after="120" w:line="360" w:lineRule="auto"/>
        <w:ind w:firstLine="709"/>
        <w:jc w:val="both"/>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219F8E85" w14:textId="77777777" w:rsidR="00540256" w:rsidRDefault="002E4A9C">
      <w:pPr>
        <w:pStyle w:val="Heading3"/>
        <w:spacing w:before="320" w:after="200" w:line="360" w:lineRule="auto"/>
      </w:pPr>
      <w:bookmarkStart w:id="36" w:name="_Toc241792028"/>
      <w:r>
        <w:rPr>
          <w:lang w:val="pt-BR"/>
        </w:rPr>
        <w:t>3.5.2 Publicação por trecho e identificação espacial</w:t>
      </w:r>
      <w:bookmarkEnd w:id="36"/>
    </w:p>
    <w:p w14:paraId="012B5385" w14:textId="77777777" w:rsidR="00540256" w:rsidRDefault="002E4A9C">
      <w:pPr>
        <w:spacing w:after="120" w:line="360" w:lineRule="auto"/>
        <w:ind w:firstLine="709"/>
        <w:jc w:val="both"/>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762FC890" w14:textId="77777777" w:rsidR="002C2A03" w:rsidRDefault="008C03E9">
      <w:pPr>
        <w:spacing w:after="120" w:line="360" w:lineRule="auto"/>
        <w:ind w:firstLine="709"/>
        <w:jc w:val="both"/>
      </w:pPr>
      <w:r>
        <w:rPr>
          <w:lang w:val="pt-BR"/>
        </w:rPr>
        <w:lastRenderedPageBreak/>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222E45CF" w14:textId="77777777" w:rsidR="002C2A03" w:rsidRDefault="008C03E9">
      <w:pPr>
        <w:spacing w:after="120" w:line="360" w:lineRule="auto"/>
        <w:ind w:firstLine="709"/>
        <w:jc w:val="both"/>
      </w:pPr>
      <w:r>
        <w:rPr>
          <w:lang w:val="pt-BR"/>
        </w:rPr>
        <w:t xml:space="preserve">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w:t>
      </w:r>
      <w:r>
        <w:rPr>
          <w:lang w:val="pt-BR"/>
        </w:rPr>
        <w:t xml:space="preserve">pela mesma lógica do failsafe do nó (3.4), que, com comando a cada 5 s, tolera 15 s: duas publicações podem se perder sem efeito</w:t>
      </w:r>
      <w:r>
        <w:rPr>
          <w:lang w:val="pt-BR"/>
        </w:rPr>
        <w:t xml:space="preserve">, e, vencido o prazo sem renovação, o serviço decide o nível pleno (3.7). A ocorrência não espera o período, porque leva a luz à classe da via na hora; vale até que a plataforma publique o seu encerramento ou até vencer a vigência informada, o que vier primeiro, e, sem vigência informada, 15 min.</w:t>
      </w:r>
    </w:p>
    <w:p w14:paraId="6438E133" w14:textId="77777777" w:rsidR="002C2A03" w:rsidRDefault="008C03E9">
      <w:pPr>
        <w:spacing w:after="120" w:line="360" w:lineRule="auto"/>
        <w:ind w:firstLine="709"/>
        <w:jc w:val="both"/>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é o arranjo do Array of Things, em Chicago (CATLETT et al., 2017), e reforça a proteção de dados de 3.10: a média de um período diz ainda menos sobre cada pessoa do que a contagem de um instante.</w:t>
      </w:r>
    </w:p>
    <w:p w14:paraId="75245AE9" w14:textId="77777777" w:rsidR="00540256" w:rsidRDefault="002E4A9C">
      <w:pPr>
        <w:spacing w:after="120" w:line="360" w:lineRule="auto"/>
        <w:ind w:firstLine="709"/>
        <w:jc w:val="both"/>
      </w:pPr>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w:t>
      </w:r>
      <w:r>
        <w:rPr>
          <w:lang w:val="pt-BR"/>
        </w:rPr>
        <w:lastRenderedPageBreak/>
        <w:t>atua sobre cada ponto (SÃO PAULO, 2015, itens 13, 13.1 e 13.3). O cadastro é público: o GeoSampa, portal cartográfico municipal, publica 662.945 pontos de iluminação, cada um com placa e coordenadas, e 218.768 segmentos de logradouro, cada um com o código oficial do logradouro e sua geometria (SÃO PAULO, 2026c). O que falta é a regra que liga um lugar observado a um ponto de luz.</w:t>
      </w:r>
    </w:p>
    <w:p w14:paraId="0EC08061" w14:textId="77777777" w:rsidR="00540256" w:rsidRDefault="002E4A9C">
      <w:pPr>
        <w:spacing w:after="120" w:line="360" w:lineRule="auto"/>
        <w:ind w:firstLine="709"/>
        <w:jc w:val="both"/>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0A09B3BA" w14:textId="77777777" w:rsidR="00540256" w:rsidRDefault="002E4A9C">
      <w:pPr>
        <w:spacing w:after="120" w:line="360" w:lineRule="auto"/>
        <w:ind w:firstLine="709"/>
        <w:jc w:val="both"/>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314099AC" w14:textId="77777777" w:rsidR="00540256" w:rsidRDefault="002E4A9C">
      <w:pPr>
        <w:spacing w:after="120" w:line="360" w:lineRule="auto"/>
        <w:ind w:firstLine="709"/>
        <w:jc w:val="both"/>
      </w:pPr>
      <w:r>
        <w:rPr>
          <w:lang w:val="pt-BR"/>
        </w:rPr>
        <w:t xml:space="preserve">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w:t>
      </w:r>
      <w:r>
        <w:rPr>
          <w:lang w:val="pt-BR"/>
        </w:rPr>
        <w:lastRenderedPageBreak/>
        <w:t>comando coletivo (TALQ CONSORTIUM, 2026). O MQTT é o meio da bancada; o que se transpõe é a semântica — ponto de luz, nível adimensional e identificador da decisão —, e não o transporte.</w:t>
      </w:r>
    </w:p>
    <w:p w14:paraId="165430AE" w14:textId="77777777" w:rsidR="00E01C3A" w:rsidRDefault="00CC3326">
      <w:pPr>
        <w:pStyle w:val="Heading2"/>
        <w:spacing w:before="360" w:after="240" w:line="360" w:lineRule="auto"/>
        <w:rPr>
          <w:lang w:val="pt-BR"/>
        </w:rPr>
      </w:pPr>
      <w:bookmarkStart w:id="37" w:name="_Toc241792029"/>
      <w:r>
        <w:rPr>
          <w:lang w:val="pt-BR"/>
        </w:rPr>
        <w:t>3.6 Camada de previsão</w:t>
      </w:r>
      <w:bookmarkEnd w:id="37"/>
    </w:p>
    <w:p w14:paraId="36DC4AD8"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horária,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3C300CD2" w14:textId="77777777" w:rsidR="00E01C3A" w:rsidRDefault="00CC3326">
      <w:pPr>
        <w:spacing w:after="120" w:line="360" w:lineRule="auto"/>
        <w:ind w:firstLine="709"/>
        <w:jc w:val="both"/>
        <w:rPr>
          <w:lang w:val="pt-BR"/>
        </w:rPr>
      </w:pPr>
      <w:r>
        <w:rPr>
          <w:lang w:val="pt-BR"/>
        </w:rPr>
        <w:t>Adota-se, em consequência, a série pública do sistema de contagem de pedestres da cidade de Melbourne (CITY OF MELBOURNE, 2026), que mede o mesmo fenômeno que a classe P da ABNT NBR 5101 disciplina: a circulação de pedestres em via urbana. Na extração realizada em setembro de 2026, o conjunto reúne 1.621.525 registros horários provenientes de 97 sensores, em janela móvel de vinte e quatro meses, sob licença aberta. O publicador declara, em metadado próprio, atualização diária, confiabilidade e ausência de problemas conhecidos, e documenta as ressalvas de leitura: hora sem passagem registra zero explícito, e alterações de posição de sensor devem ser consideradas na análise. Fixa-se um recorte datado da série, e a data de extração é registrada, uma vez que a janela é móvel.</w:t>
      </w:r>
    </w:p>
    <w:p w14:paraId="1A68B1A7" w14:textId="77777777" w:rsidR="00E01C3A" w:rsidRDefault="00CC3326">
      <w:pPr>
        <w:spacing w:after="120" w:line="360" w:lineRule="auto"/>
        <w:ind w:firstLine="709"/>
        <w:jc w:val="both"/>
        <w:rPr>
          <w:lang w:val="pt-BR"/>
        </w:rPr>
      </w:pPr>
      <w:r>
        <w:rPr>
          <w:lang w:val="pt-BR"/>
        </w:rPr>
        <w:t xml:space="preserve">A substituição da série é declarada e delimitada. Os valores absolutos de contagem de Melbourne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 de modo que o que se transfere é a estrutura — a forma do ciclo diário e semanal e a dependência temporal entre janelas —, e não o patamar. A </w:t>
      </w:r>
      <w:r>
        <w:rPr>
          <w:lang w:val="pt-BR"/>
        </w:rPr>
        <w:lastRenderedPageBreak/>
        <w:t>especificação de interface produzida como resultado define o formato em que a série municipal precisaria ser publicada para que o modelo fosse retreinado sobre dados locais, o que converte a limitação em requisito documentado.</w:t>
      </w:r>
    </w:p>
    <w:p w14:paraId="3D741395"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w:t>
      </w:r>
      <w:del w:id="30002" w:author="Vitor Oliveira" w:date="2026-10-06T23:00:00Z">
        <w:r>
          <w:rPr>
            <w:lang w:val="pt-BR"/>
          </w:rPr>
          <w:delText xml:space="preserve">O modelo é confrontado com duas referências ingênuas — a persistência, que projeta o valor corrente, e a média sazonal, que projeta a média histórica daquela hora naquele dia da semana.</w:delText>
        </w:r>
      </w:del>
      <w:ins w:id="30003" w:author="Vitor Oliveira" w:date="2026-10-06T23:00:00Z">
        <w:r>
          <w:rPr>
            <w:lang w:val="pt-BR"/>
          </w:rPr>
          <w:t xml:space="preserve">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w:t>
        </w:r>
      </w:ins>
      <w:r>
        <w:rPr>
          <w:lang w:val="pt-BR"/>
        </w:rPr>
        <w:t xml:space="preserve">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292012A6" w14:textId="77777777" w:rsidR="00847C0D" w:rsidRDefault="00CC3326">
      <w:pPr>
        <w:spacing w:after="120" w:line="360" w:lineRule="auto"/>
        <w:ind w:firstLine="709"/>
        <w:jc w:val="both"/>
      </w:pPr>
      <w:r>
        <w:rPr>
          <w:lang w:val="pt-BR"/>
        </w:rPr>
        <w:t>Da extração de 23 de setembro de 2026 foram retidos os 49 sensores com cobertura igual ou superior a 98 % no período. Os atributos do modelo são as contagens de uma, duas, três, vinte e quatro e cento e sessenta e oito horas antes, as médias das três e das vinte e quatro horas anteriores, a hora do dia, o dia da semana, o fim de semana e o feriado. No treino, os feriados são os de Victoria, onde a série é medida; em operação, os nacionais brasileiros — é o atributo que muda de calendário com a cidade, e não o modelo. Sem histórico suficiente para os atributos de atraso, o serviço recorre à persistência em vez de extrapolar sobre a lacuna.</w:t>
      </w:r>
    </w:p>
    <w:p w14:paraId="4E7823C6" w14:textId="77777777" w:rsidR="00540256" w:rsidRDefault="002E4A9C">
      <w:pPr>
        <w:spacing w:after="120" w:line="360" w:lineRule="auto"/>
        <w:ind w:firstLine="709"/>
        <w:jc w:val="both"/>
      </w:pPr>
      <w:r>
        <w:rPr>
          <w:lang w:val="pt-BR"/>
        </w:rPr>
        <w:t>Em operação, a série não chega pronta: o serviço a constrói a partir dos volumes de cada trecho (3.5.2), como média horária das médias de 5 min, dividida por uma referência do trecho — o percentil 99 das médias horárias dos últimos 28 dias, o mesmo critério do treino, calculado quando há ao menos 168 horas de volume; até lá, um valor inicial declarado de cinco pessoas. Para um ponto de luz associado a vários trechos, prevalece o maior nível normalizado entre eles, pelo mesmo lado seguro. O volume observado, que entra na inferência, é normalizado pela mesma referência, de modo que observado e previsto ficam na mesma escala. O arranque com referência arbitrada é limitação declarada em 6.3.</w:t>
      </w:r>
    </w:p>
    <w:p w14:paraId="720148FB" w14:textId="77777777" w:rsidR="001A5FD5" w:rsidRDefault="002D2B91">
      <w:pPr>
        <w:spacing w:after="120" w:line="360" w:lineRule="auto"/>
        <w:ind w:firstLine="709"/>
        <w:jc w:val="both"/>
      </w:pPr>
      <w:r>
        <w:rPr>
          <w:lang w:val="pt-BR"/>
        </w:rPr>
        <w:t xml:space="preserve">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w:t>
      </w:r>
      <w:r>
        <w:rPr>
          <w:lang w:val="pt-BR"/>
        </w:rPr>
        <w:lastRenderedPageBreak/>
        <w:t>com o histórico do próprio ponto — o nível da mesma hora na semana anterior,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3659AE29" w14:textId="77777777" w:rsidR="001A5FD5" w:rsidRDefault="002D2B91">
      <w:pPr>
        <w:spacing w:after="120" w:line="360" w:lineRule="auto"/>
        <w:ind w:firstLine="709"/>
        <w:jc w:val="both"/>
      </w:pPr>
      <w:r>
        <w:rPr>
          <w:lang w:val="pt-BR"/>
        </w:rPr>
        <w:t>Como a série de Melbourne é horária e a interface especificada publica volumes de 5 min (3.5.2), realizou-se experimento complementar para verificar se a resolução do dado altera a vantagem do modelo sobre referências simples. Emprega-se a contagem automática de pedestres da cidade de Zurique, em valores de 15 min e sob licença aberta (STADT ZÜRICH, 2026), na janela de 2016 a 2019, período de maior número de pontos de contagem e anterior à pandemia. São retidos os pontos com ao menos 730 dias de registro e cobertura igual ou superior a 95 % na janela; o treino vai até 2018, e o teste é o ano de 2019. Sobre os mesmos dados treinam-se dois modelos, com os hiperparâmetros do modelo principal: um na resolução de 15 min, com alvo no nível médio dos 60 min seguintes, e outro com os dados somados por hora. As referências são a persistência, a média sazonal e o valor do mesmo horário na semana anterior. O critério de leitura foi fixado e versionado antes do treino: o modelo é considerado não substituível numa resolução se, no período noturno, superar a melhor referência simples em ao menos 2 pontos percentuais no acerto da faixa e em ao menos 0,02 na medida F1. Os limiares são critério dos autores, e não valor de norma ou de literatura; o que lhes dá validade é terem sido fixados antes do resultado. O experimento é separado: não altera o modelo em operação, os tercis nem a base de regras.</w:t>
      </w:r>
    </w:p>
    <w:p w14:paraId="297B20CE" w14:textId="77777777" w:rsidR="00E01C3A" w:rsidRDefault="00CC3326">
      <w:pPr>
        <w:pStyle w:val="Heading2"/>
        <w:spacing w:before="360" w:after="240" w:line="360" w:lineRule="auto"/>
        <w:rPr>
          <w:lang w:val="pt-BR"/>
        </w:rPr>
      </w:pPr>
      <w:bookmarkStart w:id="38" w:name="_Toc241792030"/>
      <w:r>
        <w:rPr>
          <w:lang w:val="pt-BR"/>
        </w:rPr>
        <w:t>3.7 Mecanismo de decisão</w:t>
      </w:r>
      <w:bookmarkEnd w:id="38"/>
    </w:p>
    <w:p w14:paraId="73A6445E"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4C99B991" w14:textId="77777777" w:rsidR="006B1E66" w:rsidRPr="000F5B8B" w:rsidRDefault="00CC3326">
      <w:pPr>
        <w:keepNext/>
        <w:spacing w:before="260" w:after="130"/>
        <w:rPr>
          <w:lang w:val="pt-BR"/>
        </w:rPr>
      </w:pPr>
      <w:r>
        <w:rPr>
          <w:sz w:val="20"/>
          <w:szCs w:val="20"/>
          <w:lang w:val="pt-BR"/>
        </w:rPr>
        <w:lastRenderedPageBreak/>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291C95B9" w14:textId="77777777">
        <w:trPr>
          <w:tblHeader/>
        </w:trPr>
        <w:tc>
          <w:tcPr>
            <w:tcW w:w="2100" w:type="dxa"/>
            <w:shd w:val="clear" w:color="auto" w:fill="EDEDED"/>
            <w:tcMar>
              <w:top w:w="70" w:type="dxa"/>
              <w:left w:w="90" w:type="dxa"/>
              <w:bottom w:w="70" w:type="dxa"/>
              <w:right w:w="90" w:type="dxa"/>
            </w:tcMar>
          </w:tcPr>
          <w:p w14:paraId="4070CD69"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428517E6"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06F2BBD5" w14:textId="77777777" w:rsidR="006B1E66" w:rsidRDefault="00CC3326">
            <w:r>
              <w:rPr>
                <w:b/>
                <w:bCs/>
                <w:sz w:val="20"/>
                <w:szCs w:val="20"/>
              </w:rPr>
              <w:t>Justificativa da inclusão</w:t>
            </w:r>
          </w:p>
        </w:tc>
      </w:tr>
      <w:tr w:rsidR="006B1E66" w:rsidRPr="00CE1B46" w14:paraId="168F913D" w14:textId="77777777">
        <w:tc>
          <w:tcPr>
            <w:tcW w:w="2100" w:type="dxa"/>
            <w:tcMar>
              <w:top w:w="70" w:type="dxa"/>
              <w:left w:w="90" w:type="dxa"/>
              <w:bottom w:w="70" w:type="dxa"/>
              <w:right w:w="90" w:type="dxa"/>
            </w:tcMar>
          </w:tcPr>
          <w:p w14:paraId="48A8AEA7"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0A410B59" w14:textId="77777777" w:rsidR="006B1E66" w:rsidRDefault="00CC3326">
            <w:r>
              <w:rPr>
                <w:sz w:val="20"/>
                <w:szCs w:val="20"/>
              </w:rPr>
              <w:t>Interface de dados urbanos</w:t>
            </w:r>
          </w:p>
        </w:tc>
        <w:tc>
          <w:tcPr>
            <w:tcW w:w="3771" w:type="dxa"/>
            <w:tcMar>
              <w:top w:w="70" w:type="dxa"/>
              <w:left w:w="90" w:type="dxa"/>
              <w:bottom w:w="70" w:type="dxa"/>
              <w:right w:w="90" w:type="dxa"/>
            </w:tcMar>
          </w:tcPr>
          <w:p w14:paraId="7C5CFE2A"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É a variável que a norma indica como determinante do tempo de funcionamento da iluminação adaptativa, na subseção 6.10.3, e a classe de uma via de pedestres depende do nível de atividade de pedestres; em vias de classe M, a mesma variável seria alimentada pelo fluxo de veículos</w:t>
            </w:r>
          </w:p>
        </w:tc>
      </w:tr>
      <w:tr w:rsidR="006B1E66" w:rsidRPr="00CE1B46" w14:paraId="34EE03EE" w14:textId="77777777">
        <w:tc>
          <w:tcPr>
            <w:tcW w:w="2100" w:type="dxa"/>
            <w:tcMar>
              <w:top w:w="70" w:type="dxa"/>
              <w:left w:w="90" w:type="dxa"/>
              <w:bottom w:w="70" w:type="dxa"/>
              <w:right w:w="90" w:type="dxa"/>
            </w:tcMar>
          </w:tcPr>
          <w:p w14:paraId="1CC38DEE"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1528A2DA" w14:textId="77777777" w:rsidR="006B1E66" w:rsidRDefault="00CC3326">
            <w:r>
              <w:rPr>
                <w:sz w:val="20"/>
                <w:szCs w:val="20"/>
              </w:rPr>
              <w:t>Camada de previsão, sobre o histórico de volumes do trecho (3.6)</w:t>
            </w:r>
          </w:p>
        </w:tc>
        <w:tc>
          <w:tcPr>
            <w:tcW w:w="3771" w:type="dxa"/>
            <w:tcMar>
              <w:top w:w="70" w:type="dxa"/>
              <w:left w:w="90" w:type="dxa"/>
              <w:bottom w:w="70" w:type="dxa"/>
              <w:right w:w="90" w:type="dxa"/>
            </w:tcMar>
          </w:tcPr>
          <w:p w14:paraId="52FC524C"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E1B46" w14:paraId="54001E3E" w14:textId="77777777">
        <w:tc>
          <w:tcPr>
            <w:tcW w:w="2100" w:type="dxa"/>
            <w:tcMar>
              <w:top w:w="70" w:type="dxa"/>
              <w:left w:w="90" w:type="dxa"/>
              <w:bottom w:w="70" w:type="dxa"/>
              <w:right w:w="90" w:type="dxa"/>
            </w:tcMar>
          </w:tcPr>
          <w:p w14:paraId="2A197E87"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2F17DC4F" w14:textId="77777777" w:rsidR="006B1E66" w:rsidRDefault="00CC3326">
            <w:r>
              <w:rPr>
                <w:sz w:val="20"/>
                <w:szCs w:val="20"/>
              </w:rPr>
              <w:t>Interface de dados urbanos</w:t>
            </w:r>
          </w:p>
        </w:tc>
        <w:tc>
          <w:tcPr>
            <w:tcW w:w="3771" w:type="dxa"/>
            <w:tcMar>
              <w:top w:w="70" w:type="dxa"/>
              <w:left w:w="90" w:type="dxa"/>
              <w:bottom w:w="70" w:type="dxa"/>
              <w:right w:w="90" w:type="dxa"/>
            </w:tcMar>
          </w:tcPr>
          <w:p w14:paraId="416B7F51"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E1B46" w14:paraId="18F34B41" w14:textId="77777777">
        <w:tc>
          <w:tcPr>
            <w:tcW w:w="2100" w:type="dxa"/>
            <w:tcMar>
              <w:top w:w="70" w:type="dxa"/>
              <w:left w:w="90" w:type="dxa"/>
              <w:bottom w:w="70" w:type="dxa"/>
              <w:right w:w="90" w:type="dxa"/>
            </w:tcMar>
          </w:tcPr>
          <w:p w14:paraId="239505DE" w14:textId="77777777" w:rsidR="006B1E66" w:rsidRDefault="00CC3326">
            <w:r>
              <w:rPr>
                <w:sz w:val="20"/>
                <w:szCs w:val="20"/>
              </w:rPr>
              <w:t>Faixa horária</w:t>
            </w:r>
          </w:p>
        </w:tc>
        <w:tc>
          <w:tcPr>
            <w:tcW w:w="3200" w:type="dxa"/>
            <w:tcMar>
              <w:top w:w="70" w:type="dxa"/>
              <w:left w:w="90" w:type="dxa"/>
              <w:bottom w:w="70" w:type="dxa"/>
              <w:right w:w="90" w:type="dxa"/>
            </w:tcMar>
          </w:tcPr>
          <w:p w14:paraId="270EEB38"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02628775"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E1B46" w14:paraId="7DA12F14" w14:textId="77777777">
        <w:tc>
          <w:tcPr>
            <w:tcW w:w="2100" w:type="dxa"/>
            <w:tcMar>
              <w:top w:w="70" w:type="dxa"/>
              <w:left w:w="90" w:type="dxa"/>
              <w:bottom w:w="70" w:type="dxa"/>
              <w:right w:w="90" w:type="dxa"/>
            </w:tcMar>
          </w:tcPr>
          <w:p w14:paraId="489AB57C"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723141B7" w14:textId="77777777" w:rsidR="006B1E66" w:rsidRDefault="00CC3326">
            <w:r>
              <w:rPr>
                <w:sz w:val="20"/>
                <w:szCs w:val="20"/>
              </w:rPr>
              <w:t>Base georreferenciada municipal</w:t>
            </w:r>
          </w:p>
        </w:tc>
        <w:tc>
          <w:tcPr>
            <w:tcW w:w="3771" w:type="dxa"/>
            <w:tcMar>
              <w:top w:w="70" w:type="dxa"/>
              <w:left w:w="90" w:type="dxa"/>
              <w:bottom w:w="70" w:type="dxa"/>
              <w:right w:w="90" w:type="dxa"/>
            </w:tcMar>
          </w:tcPr>
          <w:p w14:paraId="66B30A5B"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2B98134B" w14:textId="77777777" w:rsidR="006B1E66" w:rsidRPr="000F5B8B" w:rsidRDefault="00CC3326">
      <w:pPr>
        <w:spacing w:before="130" w:after="260"/>
        <w:rPr>
          <w:lang w:val="pt-BR"/>
        </w:rPr>
      </w:pPr>
      <w:r>
        <w:rPr>
          <w:sz w:val="20"/>
          <w:szCs w:val="20"/>
          <w:lang w:val="pt-BR"/>
        </w:rPr>
        <w:t>Fonte: Elaborado pelos autores (2026).</w:t>
      </w:r>
    </w:p>
    <w:p w14:paraId="0428F5FF"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0,104 e 0,405 do nível normalizado, valores assimétricos que refletem a predominância de horas de baixa circulação. Os dois valores são únicos e calculados sobre todas as horas do dia, de todos os pontos reunidos; no período noturno, em que o sistema decide, 54 % das horas da série ficam na faixa baixa. O critério não é arbitrado pelos autores: é valor derivado do dado, reproduzível por qualquer leitor que aplique o mesmo procedimento à mesma série. A necessidade do critério decorre de uma lacuna da norma: a ABNT NBR 5101 condiciona a classe ao nível de atividade </w:t>
      </w:r>
      <w:r>
        <w:rPr>
          <w:lang w:val="pt-BR"/>
        </w:rPr>
        <w:lastRenderedPageBreak/>
        <w:t>de pedestres e recomenda reduzir a iluminância nos horários de baixa movimentação (6.3),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Melbourne continua sendo a estrutura da distribuição, e não o valor absoluto de contagem. As demais variáveis não demandam esse tratamento: ocorrência reportada é categórica, a faixa horária é fixada pelo relógio e a classe de iluminação é atributo do ponto de luz.</w:t>
      </w:r>
    </w:p>
    <w:p w14:paraId="3271F1A2"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584F9DF4"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w:t>
      </w:r>
      <w:r>
        <w:rPr>
          <w:lang w:val="pt-BR"/>
        </w:rPr>
        <w:lastRenderedPageBreak/>
        <w:t>dimerizável permanece sempre no pleno. A saída contínua, e não a seleção entre estados discretos, decorre de exigência normativa: a taxa de decréscimo do fluxo é limitada, de modo que transições abruptas entre patamares seriam inadmissíveis. O piso continua a ser imposto pela camada de verificação, que o lê da mesma tabela e não depende da inferência, o que torna contável, no registro, cada correção que a verificação impõe.</w:t>
      </w:r>
    </w:p>
    <w:p w14:paraId="016B8C23"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declaradas: as prescrições da ABNT NBR 5101 quanto aos casos em que a atenuação é vedada ou limitada, e o conhecimento de domínio documentado na literatura revisada. Nenhuma regra deriva de decisões rotuladas pelos próprios autores, o que preserva a base externa e auditável.</w:t>
      </w:r>
    </w:p>
    <w:p w14:paraId="15EBBCCF" w14:textId="77777777" w:rsidR="00847C0D" w:rsidRDefault="00CC3326">
      <w:pPr>
        <w:spacing w:after="120" w:line="360" w:lineRule="auto"/>
        <w:ind w:firstLine="709"/>
        <w:jc w:val="both"/>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w:t>
      </w:r>
      <w:r>
        <w:rPr>
          <w:lang w:val="pt-BR"/>
        </w:rPr>
        <w:lastRenderedPageBreak/>
        <w:t>Cada decisão grava ainda as entradas da inferência e o grau com que cada regra foi ativada, o que permite explicá-la regra a regra.</w:t>
      </w:r>
    </w:p>
    <w:p w14:paraId="0FB71D7B" w14:textId="77777777" w:rsidR="00847C0D" w:rsidRDefault="00CC3326">
      <w:pPr>
        <w:spacing w:after="120" w:line="360" w:lineRule="auto"/>
        <w:ind w:firstLine="709"/>
        <w:jc w:val="both"/>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7EF2B336" w14:textId="77777777" w:rsidR="002C2A03" w:rsidRDefault="008C03E9">
      <w:pPr>
        <w:spacing w:after="120" w:line="360" w:lineRule="auto"/>
        <w:ind w:firstLine="709"/>
        <w:jc w:val="both"/>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5 reporta também o que ocorre quando a previsão vem de uma média sazonal, em lugar do modelo treinado.</w:t>
      </w:r>
    </w:p>
    <w:p w14:paraId="3FD217AA" w14:textId="77777777" w:rsidR="00847C0D" w:rsidRDefault="00CC3326">
      <w:pPr>
        <w:spacing w:after="120" w:line="360" w:lineRule="auto"/>
        <w:ind w:firstLine="709"/>
        <w:jc w:val="both"/>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cenário acrescentado depois da primeira comparação, para exercitar essa região: a tabela salta entre classes em degraus inteiros, com variação total do nível de 2,50, e a inferência nebulosa responde com ajustes menores e mais frequentes, com variação total de 1,47 e 16 inversões de sentido, contra 9 da tabela. A diferença é real, mas de pequena amplitude. O trabalho não fundamenta a escolha em economia de energia; fundamenta-a na legibilidade da base e na resposta gradual junto às fronteiras, onde a previsão e a contagem são menos seguras, com os números reportados no Capítulo 5. A comparação foi depois repetida em seis cenários construídos só para essa região, </w:t>
      </w:r>
      <w:r>
        <w:rPr>
          <w:lang w:val="pt-BR"/>
        </w:rPr>
        <w:lastRenderedPageBreak/>
        <w:t>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(5.6).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(5.6).</w:t>
      </w:r>
    </w:p>
    <w:p w14:paraId="79E2AC59"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e opera sobre a decisão antes de sua emissão.</w:t>
      </w:r>
    </w:p>
    <w:p w14:paraId="07FAB923"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389D2F49"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O ciclo de decisão emite um passo a cada 5 s, com queda máxima de 0,0083 do fluxo pleno por passo, o que respeita por construção o limite de um décimo por minuto. O nível corrente considerado é o da última decisão anterior ao instante atual e, se o nó esteve em failsafe, o pleno, que é o nível em que ele efetivamente se encontra.</w:t>
      </w:r>
    </w:p>
    <w:p w14:paraId="012BC682" w14:textId="77777777" w:rsidR="00847C0D" w:rsidRDefault="00CC3326">
      <w:pPr>
        <w:spacing w:after="240" w:line="360" w:lineRule="auto"/>
        <w:ind w:firstLine="709"/>
        <w:jc w:val="both"/>
      </w:pPr>
      <w:r>
        <w:rPr>
          <w:lang w:val="pt-BR"/>
        </w:rPr>
        <w:t xml:space="preserve">Piso e taxa são ambos limites inferiores, e o nível emitido é o maior entre o pretendido, o piso e o limite de taxa — a única composição que satisfaz os dois ao mesmo tempo. Registra-se como restrição aplicada o limite que determinou o valor, piso ou taxa, ou nenhuma, quando não houve correção; em empate, registra-se o piso, limite normativo absoluto.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w:t>
      </w:r>
      <w:r>
        <w:rPr>
          <w:lang w:val="pt-BR"/>
        </w:rPr>
        <w:lastRenderedPageBreak/>
        <w:t>são sempre no sentido seguro: o piso para cima e a queda admitida para baixo. A taxa, prescrita pela norma de forma geral e não por classe, é gravada como atributo de cada classe, conforme o Quadro 15.</w:t>
      </w:r>
    </w:p>
    <w:p w14:paraId="076B2B8B"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35721D75" w14:textId="77777777" w:rsidR="00847C0D" w:rsidRDefault="00CC3326">
      <w:pPr>
        <w:spacing w:after="120" w:line="360" w:lineRule="auto"/>
        <w:ind w:firstLine="709"/>
        <w:jc w:val="both"/>
      </w:pPr>
      <w:r>
        <w:rPr>
          <w:lang w:val="pt-BR"/>
        </w:rPr>
        <w:t>A mesma lógica é estendida ao serviço. O volume publicado vale por 15 min, três períodos de publicação; vencido sem renovação, o serviço decide o nível pleno e continua a publicar, de modo que a ausência de dado fica registrada como decisão, e não desaparece da auditoria. A ocorrência vale até que a plataforma publique o seu encerramento ou até vencer a vigência informada, o que vier primeiro; em cada trecho, prevalece a publicação mais recente de cada tipo. Falta de informação nunca produz atenuação.</w:t>
      </w:r>
    </w:p>
    <w:p w14:paraId="75E0EC0D"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50CCAF73" w14:textId="77777777" w:rsidR="00E01C3A" w:rsidRDefault="00CC3326">
      <w:pPr>
        <w:pStyle w:val="Heading2"/>
        <w:spacing w:before="360" w:after="240" w:line="360" w:lineRule="auto"/>
        <w:rPr>
          <w:lang w:val="pt-BR"/>
        </w:rPr>
      </w:pPr>
      <w:bookmarkStart w:id="39" w:name="_Toc241792031"/>
      <w:r>
        <w:rPr>
          <w:lang w:val="pt-BR"/>
        </w:rPr>
        <w:t>3.8 Classe de iluminação adotada</w:t>
      </w:r>
      <w:bookmarkEnd w:id="39"/>
    </w:p>
    <w:p w14:paraId="5773AB03"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lastRenderedPageBreak/>
        <w:t>presença de veículos estacionados; e luminância de ambiente moderada. A soma dos fatores de ponderação conduz, pela equação normativa de seleção, à classe P3.</w:t>
      </w:r>
    </w:p>
    <w:p w14:paraId="0B7482EF"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0FCFD36F"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E1B46" w14:paraId="366B61E8" w14:textId="77777777">
        <w:trPr>
          <w:tblHeader/>
        </w:trPr>
        <w:tc>
          <w:tcPr>
            <w:tcW w:w="1700" w:type="dxa"/>
            <w:shd w:val="clear" w:color="auto" w:fill="EDEDED"/>
            <w:tcMar>
              <w:top w:w="70" w:type="dxa"/>
              <w:left w:w="90" w:type="dxa"/>
              <w:bottom w:w="70" w:type="dxa"/>
              <w:right w:w="90" w:type="dxa"/>
            </w:tcMar>
          </w:tcPr>
          <w:p w14:paraId="32EEFD2D"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15737580"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096F744A"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13CCE49F" w14:textId="77777777" w:rsidR="006B1E66" w:rsidRPr="000F5B8B" w:rsidRDefault="00CC3326">
            <w:pPr>
              <w:rPr>
                <w:lang w:val="pt-BR"/>
              </w:rPr>
            </w:pPr>
            <w:r>
              <w:rPr>
                <w:b/>
                <w:bCs/>
                <w:sz w:val="20"/>
                <w:szCs w:val="20"/>
                <w:lang w:val="pt-BR"/>
              </w:rPr>
              <w:t>Iluminância vertical mínima mantida (lux)</w:t>
            </w:r>
          </w:p>
        </w:tc>
      </w:tr>
      <w:tr w:rsidR="006B1E66" w14:paraId="41C65B19" w14:textId="77777777">
        <w:tc>
          <w:tcPr>
            <w:tcW w:w="1700" w:type="dxa"/>
            <w:tcMar>
              <w:top w:w="70" w:type="dxa"/>
              <w:left w:w="90" w:type="dxa"/>
              <w:bottom w:w="70" w:type="dxa"/>
              <w:right w:w="90" w:type="dxa"/>
            </w:tcMar>
          </w:tcPr>
          <w:p w14:paraId="5097D952" w14:textId="77777777" w:rsidR="006B1E66" w:rsidRDefault="00CC3326">
            <w:r>
              <w:rPr>
                <w:sz w:val="20"/>
                <w:szCs w:val="20"/>
              </w:rPr>
              <w:t>P3 (fluxo pleno)</w:t>
            </w:r>
          </w:p>
        </w:tc>
        <w:tc>
          <w:tcPr>
            <w:tcW w:w="2500" w:type="dxa"/>
            <w:tcMar>
              <w:top w:w="70" w:type="dxa"/>
              <w:left w:w="90" w:type="dxa"/>
              <w:bottom w:w="70" w:type="dxa"/>
              <w:right w:w="90" w:type="dxa"/>
            </w:tcMar>
          </w:tcPr>
          <w:p w14:paraId="6C790909" w14:textId="77777777" w:rsidR="006B1E66" w:rsidRDefault="00CC3326">
            <w:r>
              <w:rPr>
                <w:sz w:val="20"/>
                <w:szCs w:val="20"/>
              </w:rPr>
              <w:t>10</w:t>
            </w:r>
          </w:p>
        </w:tc>
        <w:tc>
          <w:tcPr>
            <w:tcW w:w="2400" w:type="dxa"/>
            <w:tcMar>
              <w:top w:w="70" w:type="dxa"/>
              <w:left w:w="90" w:type="dxa"/>
              <w:bottom w:w="70" w:type="dxa"/>
              <w:right w:w="90" w:type="dxa"/>
            </w:tcMar>
          </w:tcPr>
          <w:p w14:paraId="7A5C8DD6" w14:textId="77777777" w:rsidR="006B1E66" w:rsidRDefault="00CC3326">
            <w:r>
              <w:rPr>
                <w:sz w:val="20"/>
                <w:szCs w:val="20"/>
              </w:rPr>
              <w:t>2,0</w:t>
            </w:r>
          </w:p>
        </w:tc>
        <w:tc>
          <w:tcPr>
            <w:tcW w:w="2471" w:type="dxa"/>
            <w:tcMar>
              <w:top w:w="70" w:type="dxa"/>
              <w:left w:w="90" w:type="dxa"/>
              <w:bottom w:w="70" w:type="dxa"/>
              <w:right w:w="90" w:type="dxa"/>
            </w:tcMar>
          </w:tcPr>
          <w:p w14:paraId="4BBA366A" w14:textId="77777777" w:rsidR="006B1E66" w:rsidRDefault="00CC3326">
            <w:r>
              <w:rPr>
                <w:sz w:val="20"/>
                <w:szCs w:val="20"/>
              </w:rPr>
              <w:t>3,0</w:t>
            </w:r>
          </w:p>
        </w:tc>
      </w:tr>
      <w:tr w:rsidR="006B1E66" w14:paraId="3019FC5B" w14:textId="77777777">
        <w:tc>
          <w:tcPr>
            <w:tcW w:w="1700" w:type="dxa"/>
            <w:tcMar>
              <w:top w:w="70" w:type="dxa"/>
              <w:left w:w="90" w:type="dxa"/>
              <w:bottom w:w="70" w:type="dxa"/>
              <w:right w:w="90" w:type="dxa"/>
            </w:tcMar>
          </w:tcPr>
          <w:p w14:paraId="71A198B5" w14:textId="77777777" w:rsidR="006B1E66" w:rsidRDefault="00CC3326">
            <w:r>
              <w:rPr>
                <w:sz w:val="20"/>
                <w:szCs w:val="20"/>
              </w:rPr>
              <w:t>P4 (nível intermediário)</w:t>
            </w:r>
          </w:p>
        </w:tc>
        <w:tc>
          <w:tcPr>
            <w:tcW w:w="2500" w:type="dxa"/>
            <w:tcMar>
              <w:top w:w="70" w:type="dxa"/>
              <w:left w:w="90" w:type="dxa"/>
              <w:bottom w:w="70" w:type="dxa"/>
              <w:right w:w="90" w:type="dxa"/>
            </w:tcMar>
          </w:tcPr>
          <w:p w14:paraId="5F6C54A8" w14:textId="77777777" w:rsidR="006B1E66" w:rsidRDefault="00CC3326">
            <w:r>
              <w:rPr>
                <w:sz w:val="20"/>
                <w:szCs w:val="20"/>
              </w:rPr>
              <w:t>7,5</w:t>
            </w:r>
          </w:p>
        </w:tc>
        <w:tc>
          <w:tcPr>
            <w:tcW w:w="2400" w:type="dxa"/>
            <w:tcMar>
              <w:top w:w="70" w:type="dxa"/>
              <w:left w:w="90" w:type="dxa"/>
              <w:bottom w:w="70" w:type="dxa"/>
              <w:right w:w="90" w:type="dxa"/>
            </w:tcMar>
          </w:tcPr>
          <w:p w14:paraId="59F8A971" w14:textId="77777777" w:rsidR="006B1E66" w:rsidRDefault="00CC3326">
            <w:r>
              <w:rPr>
                <w:sz w:val="20"/>
                <w:szCs w:val="20"/>
              </w:rPr>
              <w:t>1,5</w:t>
            </w:r>
          </w:p>
        </w:tc>
        <w:tc>
          <w:tcPr>
            <w:tcW w:w="2471" w:type="dxa"/>
            <w:tcMar>
              <w:top w:w="70" w:type="dxa"/>
              <w:left w:w="90" w:type="dxa"/>
              <w:bottom w:w="70" w:type="dxa"/>
              <w:right w:w="90" w:type="dxa"/>
            </w:tcMar>
          </w:tcPr>
          <w:p w14:paraId="338929EB" w14:textId="77777777" w:rsidR="006B1E66" w:rsidRDefault="00CC3326">
            <w:r>
              <w:rPr>
                <w:sz w:val="20"/>
                <w:szCs w:val="20"/>
              </w:rPr>
              <w:t>2,5</w:t>
            </w:r>
          </w:p>
        </w:tc>
      </w:tr>
      <w:tr w:rsidR="006B1E66" w14:paraId="23F06538" w14:textId="77777777">
        <w:tc>
          <w:tcPr>
            <w:tcW w:w="1700" w:type="dxa"/>
            <w:tcMar>
              <w:top w:w="70" w:type="dxa"/>
              <w:left w:w="90" w:type="dxa"/>
              <w:bottom w:w="70" w:type="dxa"/>
              <w:right w:w="90" w:type="dxa"/>
            </w:tcMar>
          </w:tcPr>
          <w:p w14:paraId="6FF2FCAF" w14:textId="77777777" w:rsidR="006B1E66" w:rsidRDefault="00CC3326">
            <w:r>
              <w:rPr>
                <w:sz w:val="20"/>
                <w:szCs w:val="20"/>
              </w:rPr>
              <w:t>P5 (piso admissível)</w:t>
            </w:r>
          </w:p>
        </w:tc>
        <w:tc>
          <w:tcPr>
            <w:tcW w:w="2500" w:type="dxa"/>
            <w:tcMar>
              <w:top w:w="70" w:type="dxa"/>
              <w:left w:w="90" w:type="dxa"/>
              <w:bottom w:w="70" w:type="dxa"/>
              <w:right w:w="90" w:type="dxa"/>
            </w:tcMar>
          </w:tcPr>
          <w:p w14:paraId="57D4A64E" w14:textId="77777777" w:rsidR="006B1E66" w:rsidRDefault="00CC3326">
            <w:r>
              <w:rPr>
                <w:sz w:val="20"/>
                <w:szCs w:val="20"/>
              </w:rPr>
              <w:t>5,0</w:t>
            </w:r>
          </w:p>
        </w:tc>
        <w:tc>
          <w:tcPr>
            <w:tcW w:w="2400" w:type="dxa"/>
            <w:tcMar>
              <w:top w:w="70" w:type="dxa"/>
              <w:left w:w="90" w:type="dxa"/>
              <w:bottom w:w="70" w:type="dxa"/>
              <w:right w:w="90" w:type="dxa"/>
            </w:tcMar>
          </w:tcPr>
          <w:p w14:paraId="13FCEB5C" w14:textId="77777777" w:rsidR="006B1E66" w:rsidRDefault="00CC3326">
            <w:r>
              <w:rPr>
                <w:sz w:val="20"/>
                <w:szCs w:val="20"/>
              </w:rPr>
              <w:t>1,0</w:t>
            </w:r>
          </w:p>
        </w:tc>
        <w:tc>
          <w:tcPr>
            <w:tcW w:w="2471" w:type="dxa"/>
            <w:tcMar>
              <w:top w:w="70" w:type="dxa"/>
              <w:left w:w="90" w:type="dxa"/>
              <w:bottom w:w="70" w:type="dxa"/>
              <w:right w:w="90" w:type="dxa"/>
            </w:tcMar>
          </w:tcPr>
          <w:p w14:paraId="68DDE6E9" w14:textId="77777777" w:rsidR="006B1E66" w:rsidRDefault="00CC3326">
            <w:r>
              <w:rPr>
                <w:sz w:val="20"/>
                <w:szCs w:val="20"/>
              </w:rPr>
              <w:t>1,5</w:t>
            </w:r>
          </w:p>
        </w:tc>
      </w:tr>
      <w:tr w:rsidR="006B1E66" w14:paraId="5F90B869" w14:textId="77777777">
        <w:tc>
          <w:tcPr>
            <w:tcW w:w="1700" w:type="dxa"/>
            <w:tcMar>
              <w:top w:w="70" w:type="dxa"/>
              <w:left w:w="90" w:type="dxa"/>
              <w:bottom w:w="70" w:type="dxa"/>
              <w:right w:w="90" w:type="dxa"/>
            </w:tcMar>
          </w:tcPr>
          <w:p w14:paraId="5867D063" w14:textId="77777777" w:rsidR="006B1E66" w:rsidRDefault="00CC3326">
            <w:r>
              <w:rPr>
                <w:sz w:val="20"/>
                <w:szCs w:val="20"/>
              </w:rPr>
              <w:t>P6 (não dimerizável)</w:t>
            </w:r>
          </w:p>
        </w:tc>
        <w:tc>
          <w:tcPr>
            <w:tcW w:w="2500" w:type="dxa"/>
            <w:tcMar>
              <w:top w:w="70" w:type="dxa"/>
              <w:left w:w="90" w:type="dxa"/>
              <w:bottom w:w="70" w:type="dxa"/>
              <w:right w:w="90" w:type="dxa"/>
            </w:tcMar>
          </w:tcPr>
          <w:p w14:paraId="21B244E7" w14:textId="77777777" w:rsidR="006B1E66" w:rsidRDefault="00CC3326">
            <w:r>
              <w:rPr>
                <w:sz w:val="20"/>
                <w:szCs w:val="20"/>
              </w:rPr>
              <w:t>3,0</w:t>
            </w:r>
          </w:p>
        </w:tc>
        <w:tc>
          <w:tcPr>
            <w:tcW w:w="2400" w:type="dxa"/>
            <w:tcMar>
              <w:top w:w="70" w:type="dxa"/>
              <w:left w:w="90" w:type="dxa"/>
              <w:bottom w:w="70" w:type="dxa"/>
              <w:right w:w="90" w:type="dxa"/>
            </w:tcMar>
          </w:tcPr>
          <w:p w14:paraId="4F0A0AB7" w14:textId="77777777" w:rsidR="006B1E66" w:rsidRDefault="00CC3326">
            <w:r>
              <w:rPr>
                <w:sz w:val="20"/>
                <w:szCs w:val="20"/>
              </w:rPr>
              <w:t>0,6</w:t>
            </w:r>
          </w:p>
        </w:tc>
        <w:tc>
          <w:tcPr>
            <w:tcW w:w="2471" w:type="dxa"/>
            <w:tcMar>
              <w:top w:w="70" w:type="dxa"/>
              <w:left w:w="90" w:type="dxa"/>
              <w:bottom w:w="70" w:type="dxa"/>
              <w:right w:w="90" w:type="dxa"/>
            </w:tcMar>
          </w:tcPr>
          <w:p w14:paraId="4F49DC2E" w14:textId="77777777" w:rsidR="006B1E66" w:rsidRDefault="00CC3326">
            <w:r>
              <w:rPr>
                <w:sz w:val="20"/>
                <w:szCs w:val="20"/>
              </w:rPr>
              <w:t>1,0</w:t>
            </w:r>
          </w:p>
        </w:tc>
      </w:tr>
    </w:tbl>
    <w:p w14:paraId="4DFF7CF8" w14:textId="77777777" w:rsidR="006B1E66" w:rsidRPr="000F5B8B" w:rsidRDefault="00CC3326">
      <w:pPr>
        <w:spacing w:before="130" w:after="260"/>
        <w:rPr>
          <w:lang w:val="pt-BR"/>
        </w:rPr>
      </w:pPr>
      <w:r>
        <w:rPr>
          <w:sz w:val="20"/>
          <w:szCs w:val="20"/>
          <w:lang w:val="pt-BR"/>
        </w:rPr>
        <w:t>Fonte: Adaptado da ABNT NBR 5101 (2024).</w:t>
      </w:r>
    </w:p>
    <w:p w14:paraId="5D6A145A" w14:textId="77777777" w:rsidR="00E01C3A" w:rsidRDefault="00CC3326">
      <w:pPr>
        <w:pStyle w:val="Heading2"/>
        <w:spacing w:before="360" w:after="240" w:line="360" w:lineRule="auto"/>
        <w:rPr>
          <w:lang w:val="pt-BR"/>
        </w:rPr>
      </w:pPr>
      <w:bookmarkStart w:id="40" w:name="_Toc241792032"/>
      <w:r>
        <w:rPr>
          <w:lang w:val="pt-BR"/>
        </w:rPr>
        <w:t>3.9 Procedimentos e avaliação</w:t>
      </w:r>
      <w:bookmarkEnd w:id="40"/>
    </w:p>
    <w:p w14:paraId="499BADDE"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7469EA13"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horária adotada, treina-se o modelo de reforço de gradiente sobre partição cronológica e afere-se seu erro contra as referências de persistência e de média sazonal. Produz o objetivo específico g).</w:t>
      </w:r>
    </w:p>
    <w:p w14:paraId="1E45BF3C" w14:textId="77777777" w:rsidR="006B1E66" w:rsidRDefault="00CC3326">
      <w:pPr>
        <w:pStyle w:val="ListParagraph"/>
        <w:numPr>
          <w:ilvl w:val="0"/>
          <w:numId w:val="2"/>
        </w:numPr>
        <w:spacing w:after="120" w:line="360" w:lineRule="auto"/>
        <w:jc w:val="both"/>
      </w:pPr>
      <w:r>
        <w:rPr>
          <w:lang w:val="pt-BR"/>
        </w:rPr>
        <w:lastRenderedPageBreak/>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período do ciclo, o que torna a suíte repetível e rápida sem alterar a rampa, que continua limitada a um décimo por minuto; cada execução enxerga apenas os eventos que ela própria publicou. </w:t>
      </w:r>
      <w:r>
        <w:t>Produz o objetivo específico d).</w:t>
      </w:r>
    </w:p>
    <w:p w14:paraId="74C61CA9"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6F46849D"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7F5A79BC" w14:textId="77777777" w:rsidR="00E01C3A" w:rsidRDefault="00CC3326">
      <w:pPr>
        <w:spacing w:after="120" w:line="360" w:lineRule="auto"/>
        <w:ind w:firstLine="709"/>
        <w:jc w:val="both"/>
        <w:rPr>
          <w:lang w:val="pt-BR"/>
        </w:rPr>
      </w:pPr>
      <w:r>
        <w:rPr>
          <w:lang w:val="pt-BR"/>
        </w:rPr>
        <w:t xml:space="preserve">Etapa 7 — Estimativa de consumo e comparação de regimes. Integra-se a trajetória de ciclo de trabalho registrada em cada cenário, calcula-se a energia estimada para o regime adaptativo e para as duas linhas de base e reporta-se, ao lado </w:t>
      </w:r>
      <w:r>
        <w:rPr>
          <w:lang w:val="pt-BR"/>
        </w:rPr>
        <w:lastRenderedPageBreak/>
        <w:t>de cada valor, a aderência ao envelope esperado, conforme 3.11. Produz o objetivo específico i).</w:t>
      </w:r>
    </w:p>
    <w:p w14:paraId="4CFD277E" w14:textId="77777777" w:rsidR="00847C0D" w:rsidRDefault="00CC3326">
      <w:pPr>
        <w:spacing w:after="120" w:line="360" w:lineRule="auto"/>
        <w:ind w:firstLine="709"/>
        <w:jc w:val="both"/>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26E0F2E7" w14:textId="77777777" w:rsidR="001A5FD5" w:rsidRDefault="002D2B91">
      <w:pPr>
        <w:spacing w:after="120" w:line="360" w:lineRule="auto"/>
        <w:ind w:firstLine="709"/>
        <w:jc w:val="both"/>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Melbourne, das 18 h às 6 h, no período de teste do modelo, de quatro sensores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1ED35180" w14:textId="77777777" w:rsidR="001A5FD5" w:rsidRDefault="002D2B91">
      <w:pPr>
        <w:spacing w:after="120" w:line="360" w:lineRule="auto"/>
        <w:ind w:firstLine="709"/>
        <w:jc w:val="both"/>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w:t>
      </w:r>
      <w:r>
        <w:rPr>
          <w:lang w:val="pt-BR"/>
        </w:rPr>
        <w:lastRenderedPageBreak/>
        <w:t>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Melbourne é horária, e nesses cenários o volume de 5 min repete o valor da hora, limitação que 6.3 registra. A linha de base de horário fixo é avaliada no horário local do ponto de luz. O Apêndice B indica, para cada resultado, o programa, os dados e o comando que o reproduzem.</w:t>
      </w:r>
    </w:p>
    <w:p w14:paraId="2BEA5D37" w14:textId="77777777" w:rsidR="00461CFB" w:rsidRDefault="006F13C7">
      <w:pPr>
        <w:spacing w:after="120" w:line="360" w:lineRule="auto"/>
        <w:ind w:firstLine="709"/>
        <w:jc w:val="both"/>
      </w:pPr>
      <w:r>
        <w:rPr>
          <w:lang w:val="pt-BR"/>
        </w:rPr>
        <w:t>Um último confronto trata só da forma da resposta, com dado real de resolução sub-horária. São oito noites reais da série de 15 min de Zurique (3.6), do ano de teste, de quatro pontos sorteados,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treinado com a série de Melbourne; sua precisão sobre os dados de Zurique não é avaliada, e ela é a mesma para os três concorrentes.</w:t>
      </w:r>
    </w:p>
    <w:p w14:paraId="5906C5EB"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w:t>
      </w:r>
      <w:r>
        <w:rPr>
          <w:lang w:val="pt-BR"/>
        </w:rPr>
        <w:lastRenderedPageBreak/>
        <w:t>sentido absoluto. A declaração é necessária porque a alternativa, calar sobre a origem do envelope, apresentaria como validação externa aquilo que é, em parte, consistência interna.</w:t>
      </w:r>
    </w:p>
    <w:p w14:paraId="73E3B863" w14:textId="77777777" w:rsidR="00540256" w:rsidRDefault="002E4A9C">
      <w:pPr>
        <w:spacing w:after="120" w:line="360" w:lineRule="auto"/>
        <w:ind w:firstLine="709"/>
        <w:jc w:val="both"/>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02259D03"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7805370E" w14:textId="77777777" w:rsidR="00E01C3A" w:rsidRDefault="00CC3326">
      <w:pPr>
        <w:pStyle w:val="Heading2"/>
        <w:spacing w:before="360" w:after="240" w:line="360" w:lineRule="auto"/>
        <w:rPr>
          <w:lang w:val="pt-BR"/>
        </w:rPr>
      </w:pPr>
      <w:bookmarkStart w:id="41" w:name="_Toc241792033"/>
      <w:r>
        <w:rPr>
          <w:lang w:val="pt-BR"/>
        </w:rPr>
        <w:t>3.10 Tratamento de dados pessoais</w:t>
      </w:r>
      <w:bookmarkEnd w:id="41"/>
    </w:p>
    <w:p w14:paraId="7B1E126A"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Três características do arranjo asseguram essa condição.</w:t>
      </w:r>
    </w:p>
    <w:p w14:paraId="4BB566DE"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09381DF4" w14:textId="77777777" w:rsidR="006B1E66" w:rsidRPr="000F5B8B" w:rsidRDefault="00CC3326">
      <w:pPr>
        <w:pStyle w:val="ListParagraph"/>
        <w:numPr>
          <w:ilvl w:val="0"/>
          <w:numId w:val="2"/>
        </w:numPr>
        <w:spacing w:after="120" w:line="360" w:lineRule="auto"/>
        <w:jc w:val="both"/>
        <w:rPr>
          <w:lang w:val="pt-BR"/>
        </w:rPr>
      </w:pPr>
      <w:r>
        <w:rPr>
          <w:lang w:val="pt-BR"/>
        </w:rPr>
        <w:t>Os conjuntos de dados públicos empregados na construção dos cenários são divulgados pelo poder público de forma agregada e são utilizados exclusivamente para caracterizar distribuições e frequências.</w:t>
      </w:r>
    </w:p>
    <w:p w14:paraId="48E1E22C"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1CAE853B" w14:textId="77777777" w:rsidR="006B1E66" w:rsidRPr="000F5B8B" w:rsidRDefault="00CC3326">
      <w:pPr>
        <w:pStyle w:val="ListParagraph"/>
        <w:numPr>
          <w:ilvl w:val="0"/>
          <w:numId w:val="2"/>
        </w:numPr>
        <w:spacing w:after="120" w:line="360" w:lineRule="auto"/>
        <w:jc w:val="both"/>
        <w:rPr>
          <w:lang w:val="pt-BR"/>
        </w:rPr>
      </w:pPr>
      <w:r>
        <w:rPr>
          <w:lang w:val="pt-BR"/>
        </w:rPr>
        <w:t>O Quadro 15 explicita o conteúdo de cada entidade do banco de dados: não há atributo de imagem, de áudio ou de identificação individual, e a ausência é verificável no próprio modelo de dados.</w:t>
      </w:r>
    </w:p>
    <w:p w14:paraId="6E39FAB4"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4153B62A"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razão pela qual a fronteira entre dado agregado e dado de identificação, neste trabalho, é requisito de interface e não recomendação de uso.</w:t>
      </w:r>
    </w:p>
    <w:p w14:paraId="43803CF4"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29AF325C" w14:textId="77777777" w:rsidR="00E01C3A" w:rsidRDefault="00CC3326">
      <w:pPr>
        <w:pStyle w:val="Heading2"/>
        <w:spacing w:before="360" w:after="240" w:line="360" w:lineRule="auto"/>
        <w:rPr>
          <w:lang w:val="pt-BR"/>
        </w:rPr>
      </w:pPr>
      <w:bookmarkStart w:id="42" w:name="_Toc241792034"/>
      <w:r>
        <w:rPr>
          <w:lang w:val="pt-BR"/>
        </w:rPr>
        <w:t>3.11 Estimativa de consumo e linhas de base de comparação</w:t>
      </w:r>
      <w:bookmarkEnd w:id="42"/>
    </w:p>
    <w:p w14:paraId="412BC578"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lastRenderedPageBreak/>
        <w:t>de comprimento, e o comprimento do segmento é fixado por medição conforme 3.4.2, de modo que a potência a ciclo de trabalho pleno é conhecida. O ciclo de trabalho efetivamente aplicado é gravado a cada leitura de telemetria, conforme o modelo de dados de 4.7.1. A energia consumida em um cenário é, então, a soma dos produtos entre a potência plena, o ciclo de trabalho de cada intervalo e a duração desse intervalo.</w:t>
      </w:r>
    </w:p>
    <w:p w14:paraId="47436276"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5.</w:t>
      </w:r>
    </w:p>
    <w:p w14:paraId="7F2528D9"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potência mínima da faixa contratual, conforme o Quadro 9.</w:t>
      </w:r>
    </w:p>
    <w:p w14:paraId="4F9D00D2"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150170FA" w14:textId="77777777">
        <w:trPr>
          <w:tblHeader/>
        </w:trPr>
        <w:tc>
          <w:tcPr>
            <w:tcW w:w="2300" w:type="dxa"/>
            <w:shd w:val="clear" w:color="auto" w:fill="EDEDED"/>
            <w:tcMar>
              <w:top w:w="70" w:type="dxa"/>
              <w:left w:w="90" w:type="dxa"/>
              <w:bottom w:w="70" w:type="dxa"/>
              <w:right w:w="90" w:type="dxa"/>
            </w:tcMar>
          </w:tcPr>
          <w:p w14:paraId="55355905"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7AA501C2"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274173BA" w14:textId="77777777" w:rsidR="00E01C3A" w:rsidRDefault="00CC3326">
            <w:r>
              <w:rPr>
                <w:b/>
                <w:bCs/>
                <w:sz w:val="20"/>
                <w:szCs w:val="20"/>
              </w:rPr>
              <w:t>Origem</w:t>
            </w:r>
          </w:p>
        </w:tc>
      </w:tr>
      <w:tr w:rsidR="00E01C3A" w:rsidRPr="00CE1B46" w14:paraId="256DF548" w14:textId="77777777">
        <w:tc>
          <w:tcPr>
            <w:tcW w:w="2300" w:type="dxa"/>
            <w:tcMar>
              <w:top w:w="70" w:type="dxa"/>
              <w:left w:w="90" w:type="dxa"/>
              <w:bottom w:w="70" w:type="dxa"/>
              <w:right w:w="90" w:type="dxa"/>
            </w:tcMar>
          </w:tcPr>
          <w:p w14:paraId="7357E874" w14:textId="77777777" w:rsidR="00E01C3A" w:rsidRDefault="00CC3326">
            <w:r>
              <w:rPr>
                <w:sz w:val="20"/>
                <w:szCs w:val="20"/>
              </w:rPr>
              <w:t>Potência nominal</w:t>
            </w:r>
          </w:p>
        </w:tc>
        <w:tc>
          <w:tcPr>
            <w:tcW w:w="2800" w:type="dxa"/>
            <w:tcMar>
              <w:top w:w="70" w:type="dxa"/>
              <w:left w:w="90" w:type="dxa"/>
              <w:bottom w:w="70" w:type="dxa"/>
              <w:right w:w="90" w:type="dxa"/>
            </w:tcMar>
          </w:tcPr>
          <w:p w14:paraId="0E7DAED8" w14:textId="77777777" w:rsidR="00E01C3A" w:rsidRDefault="00CC3326">
            <w:r>
              <w:rPr>
                <w:sz w:val="20"/>
                <w:szCs w:val="20"/>
              </w:rPr>
              <w:t>40 W</w:t>
            </w:r>
          </w:p>
        </w:tc>
        <w:tc>
          <w:tcPr>
            <w:tcW w:w="3971" w:type="dxa"/>
            <w:tcMar>
              <w:top w:w="70" w:type="dxa"/>
              <w:left w:w="90" w:type="dxa"/>
              <w:bottom w:w="70" w:type="dxa"/>
              <w:right w:w="90" w:type="dxa"/>
            </w:tcMar>
          </w:tcPr>
          <w:p w14:paraId="06A93BF6" w14:textId="77777777" w:rsidR="00E01C3A" w:rsidRPr="00CE1B46" w:rsidRDefault="00CC3326">
            <w:pPr>
              <w:rPr>
                <w:lang w:val="pt-BR"/>
              </w:rPr>
            </w:pPr>
            <w:r>
              <w:rPr>
                <w:sz w:val="20"/>
                <w:szCs w:val="20"/>
                <w:lang w:val="pt-BR"/>
              </w:rPr>
              <w:t>Limite inferior da faixa contratual de 40 W a 440 W</w:t>
            </w:r>
          </w:p>
        </w:tc>
      </w:tr>
      <w:tr w:rsidR="00E01C3A" w:rsidRPr="00CE1B46" w14:paraId="717B7703" w14:textId="77777777">
        <w:tc>
          <w:tcPr>
            <w:tcW w:w="2300" w:type="dxa"/>
            <w:tcMar>
              <w:top w:w="70" w:type="dxa"/>
              <w:left w:w="90" w:type="dxa"/>
              <w:bottom w:w="70" w:type="dxa"/>
              <w:right w:w="90" w:type="dxa"/>
            </w:tcMar>
          </w:tcPr>
          <w:p w14:paraId="06678561" w14:textId="77777777" w:rsidR="00E01C3A" w:rsidRDefault="00CC3326">
            <w:r>
              <w:rPr>
                <w:sz w:val="20"/>
                <w:szCs w:val="20"/>
              </w:rPr>
              <w:t>Eficácia luminosa e fluxo</w:t>
            </w:r>
          </w:p>
        </w:tc>
        <w:tc>
          <w:tcPr>
            <w:tcW w:w="2800" w:type="dxa"/>
            <w:tcMar>
              <w:top w:w="70" w:type="dxa"/>
              <w:left w:w="90" w:type="dxa"/>
              <w:bottom w:w="70" w:type="dxa"/>
              <w:right w:w="90" w:type="dxa"/>
            </w:tcMar>
          </w:tcPr>
          <w:p w14:paraId="4C7492E2"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2F33CE3B" w14:textId="77777777" w:rsidR="00E01C3A" w:rsidRPr="00CE1B46" w:rsidRDefault="00CC3326">
            <w:pPr>
              <w:rPr>
                <w:lang w:val="pt-BR"/>
              </w:rPr>
            </w:pPr>
            <w:r>
              <w:rPr>
                <w:sz w:val="20"/>
                <w:szCs w:val="20"/>
                <w:lang w:val="pt-BR"/>
              </w:rPr>
              <w:t>Eficácia mínima exigida de toda luminária do parque</w:t>
            </w:r>
          </w:p>
        </w:tc>
      </w:tr>
      <w:tr w:rsidR="00E01C3A" w:rsidRPr="00CE1B46" w14:paraId="654AC3AA" w14:textId="77777777">
        <w:tc>
          <w:tcPr>
            <w:tcW w:w="2300" w:type="dxa"/>
            <w:tcMar>
              <w:top w:w="70" w:type="dxa"/>
              <w:left w:w="90" w:type="dxa"/>
              <w:bottom w:w="70" w:type="dxa"/>
              <w:right w:w="90" w:type="dxa"/>
            </w:tcMar>
          </w:tcPr>
          <w:p w14:paraId="2891962B" w14:textId="77777777" w:rsidR="00E01C3A" w:rsidRDefault="00CC3326">
            <w:r>
              <w:rPr>
                <w:sz w:val="20"/>
                <w:szCs w:val="20"/>
              </w:rPr>
              <w:t>Interface de dimerização</w:t>
            </w:r>
          </w:p>
        </w:tc>
        <w:tc>
          <w:tcPr>
            <w:tcW w:w="2800" w:type="dxa"/>
            <w:tcMar>
              <w:top w:w="70" w:type="dxa"/>
              <w:left w:w="90" w:type="dxa"/>
              <w:bottom w:w="70" w:type="dxa"/>
              <w:right w:w="90" w:type="dxa"/>
            </w:tcMar>
          </w:tcPr>
          <w:p w14:paraId="743AAEA2"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0A4A73D7" w14:textId="77777777" w:rsidR="00E01C3A" w:rsidRPr="00CE1B46" w:rsidRDefault="00CC3326">
            <w:pPr>
              <w:rPr>
                <w:lang w:val="pt-BR"/>
              </w:rPr>
            </w:pPr>
            <w:r>
              <w:rPr>
                <w:sz w:val="20"/>
                <w:szCs w:val="20"/>
                <w:lang w:val="pt-BR"/>
              </w:rPr>
              <w:t>Exigência contratual para o driver</w:t>
            </w:r>
          </w:p>
        </w:tc>
      </w:tr>
      <w:tr w:rsidR="00E01C3A" w14:paraId="5C89EBDC" w14:textId="77777777">
        <w:tc>
          <w:tcPr>
            <w:tcW w:w="2300" w:type="dxa"/>
            <w:tcMar>
              <w:top w:w="70" w:type="dxa"/>
              <w:left w:w="90" w:type="dxa"/>
              <w:bottom w:w="70" w:type="dxa"/>
              <w:right w:w="90" w:type="dxa"/>
            </w:tcMar>
          </w:tcPr>
          <w:p w14:paraId="00413252" w14:textId="77777777" w:rsidR="00E01C3A" w:rsidRPr="00CE1B46" w:rsidRDefault="00CC3326">
            <w:pPr>
              <w:rPr>
                <w:lang w:val="pt-BR"/>
              </w:rPr>
            </w:pPr>
            <w:r>
              <w:rPr>
                <w:sz w:val="20"/>
                <w:szCs w:val="20"/>
                <w:lang w:val="pt-BR"/>
              </w:rPr>
              <w:lastRenderedPageBreak/>
              <w:t>Relação entre nível comandado e potência</w:t>
            </w:r>
          </w:p>
        </w:tc>
        <w:tc>
          <w:tcPr>
            <w:tcW w:w="2800" w:type="dxa"/>
            <w:tcMar>
              <w:top w:w="70" w:type="dxa"/>
              <w:left w:w="90" w:type="dxa"/>
              <w:bottom w:w="70" w:type="dxa"/>
              <w:right w:w="90" w:type="dxa"/>
            </w:tcMar>
          </w:tcPr>
          <w:p w14:paraId="603413EF" w14:textId="77777777" w:rsidR="00E01C3A" w:rsidRDefault="00CC3326">
            <w:r>
              <w:rPr>
                <w:sz w:val="20"/>
                <w:szCs w:val="20"/>
              </w:rPr>
              <w:t>Proporcional</w:t>
            </w:r>
          </w:p>
        </w:tc>
        <w:tc>
          <w:tcPr>
            <w:tcW w:w="3971" w:type="dxa"/>
            <w:tcMar>
              <w:top w:w="70" w:type="dxa"/>
              <w:left w:w="90" w:type="dxa"/>
              <w:bottom w:w="70" w:type="dxa"/>
              <w:right w:w="90" w:type="dxa"/>
            </w:tcMar>
          </w:tcPr>
          <w:p w14:paraId="48ED8EBE" w14:textId="77777777" w:rsidR="00E01C3A" w:rsidRDefault="00CC3326">
            <w:r>
              <w:rPr>
                <w:sz w:val="20"/>
                <w:szCs w:val="20"/>
              </w:rPr>
              <w:t>Hipótese adotada nesta subseção</w:t>
            </w:r>
          </w:p>
        </w:tc>
      </w:tr>
      <w:tr w:rsidR="00E01C3A" w:rsidRPr="00CE1B46" w14:paraId="74DDFCE1" w14:textId="77777777">
        <w:tc>
          <w:tcPr>
            <w:tcW w:w="2300" w:type="dxa"/>
            <w:tcMar>
              <w:top w:w="70" w:type="dxa"/>
              <w:left w:w="90" w:type="dxa"/>
              <w:bottom w:w="70" w:type="dxa"/>
              <w:right w:w="90" w:type="dxa"/>
            </w:tcMar>
          </w:tcPr>
          <w:p w14:paraId="322A32C9"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17EB1706" w14:textId="77777777" w:rsidR="00E01C3A" w:rsidRDefault="00CC3326">
            <w:r>
              <w:rPr>
                <w:sz w:val="20"/>
                <w:szCs w:val="20"/>
              </w:rPr>
              <w:t>Não considerado</w:t>
            </w:r>
          </w:p>
        </w:tc>
        <w:tc>
          <w:tcPr>
            <w:tcW w:w="3971" w:type="dxa"/>
            <w:tcMar>
              <w:top w:w="70" w:type="dxa"/>
              <w:left w:w="90" w:type="dxa"/>
              <w:bottom w:w="70" w:type="dxa"/>
              <w:right w:w="90" w:type="dxa"/>
            </w:tcMar>
          </w:tcPr>
          <w:p w14:paraId="30DEF807" w14:textId="77777777" w:rsidR="00E01C3A" w:rsidRPr="00CE1B46" w:rsidRDefault="00CC3326">
            <w:pPr>
              <w:rPr>
                <w:lang w:val="pt-BR"/>
              </w:rPr>
            </w:pPr>
            <w:r>
              <w:rPr>
                <w:sz w:val="20"/>
                <w:szCs w:val="20"/>
                <w:lang w:val="pt-BR"/>
              </w:rPr>
              <w:t>Declarado como viés na delimitação ao final desta subseção</w:t>
            </w:r>
          </w:p>
        </w:tc>
      </w:tr>
    </w:tbl>
    <w:p w14:paraId="033B49DD" w14:textId="77777777" w:rsidR="00E01C3A" w:rsidRDefault="00CC3326">
      <w:pPr>
        <w:spacing w:before="130" w:after="260"/>
        <w:rPr>
          <w:lang w:val="pt-BR"/>
        </w:rPr>
      </w:pPr>
      <w:r>
        <w:rPr>
          <w:sz w:val="20"/>
          <w:szCs w:val="20"/>
          <w:lang w:val="pt-BR"/>
        </w:rPr>
        <w:t>Fonte: Elaborado pelos autores (2026) a partir de São Paulo (2015).</w:t>
      </w:r>
    </w:p>
    <w:p w14:paraId="148D5C29"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camada de verificação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0E153F35"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da faixa contratual,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6026821C" w14:textId="77777777" w:rsidR="00E01C3A" w:rsidRDefault="00CC3326">
      <w:pPr>
        <w:spacing w:after="120" w:line="360" w:lineRule="auto"/>
        <w:ind w:firstLine="709"/>
        <w:jc w:val="both"/>
        <w:rPr>
          <w:lang w:val="pt-BR"/>
        </w:rPr>
      </w:pPr>
      <w:r>
        <w:rPr>
          <w:lang w:val="pt-BR"/>
        </w:rPr>
        <w:t xml:space="preserve">A comparação exige referência, e adotam-se duas. A primeira é o fluxo pleno constante ao longo de todo o período de operação, que corresponde ao regime hoje </w:t>
      </w:r>
      <w:r>
        <w:rPr>
          <w:lang w:val="pt-BR"/>
        </w:rPr>
        <w:lastRenderedPageBreak/>
        <w:t>praticado no município, caracterizado em 2.3. A segunda é um regime de atenuação por horário fixo,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405A4C4E" w14:textId="77777777" w:rsidR="00540256" w:rsidRDefault="002E4A9C">
      <w:pPr>
        <w:spacing w:after="120" w:line="360" w:lineRule="auto"/>
        <w:ind w:firstLine="709"/>
        <w:jc w:val="both"/>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32E27E6"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7CBD7B0B"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um ponto de luz viário emprega regulador de corrente constante, cuja eficiência varia com o nível de saída, e consome ainda uma parcela fixa no próprio regulador e no controlador de telegestão, que não se reduz com a dimerização e que não é aqui quantificada, por não haver valor público para o equipamento instalado. Os dois efeitos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w:t>
      </w:r>
      <w:r>
        <w:rPr>
          <w:lang w:val="pt-BR"/>
        </w:rPr>
        <w:lastRenderedPageBreak/>
        <w:t>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7.1.</w:t>
      </w:r>
    </w:p>
    <w:p w14:paraId="0C2642B2" w14:textId="77777777" w:rsidR="00E01C3A" w:rsidRDefault="00CC3326">
      <w:pPr>
        <w:pStyle w:val="Heading1"/>
        <w:pageBreakBefore/>
        <w:spacing w:before="480" w:after="280" w:line="360" w:lineRule="auto"/>
        <w:rPr>
          <w:lang w:val="pt-BR"/>
        </w:rPr>
      </w:pPr>
      <w:bookmarkStart w:id="43" w:name="_Toc241792035"/>
      <w:r>
        <w:rPr>
          <w:lang w:val="pt-BR"/>
        </w:rPr>
        <w:lastRenderedPageBreak/>
        <w:t>4 ENGENHARIA DE SOFTWARE</w:t>
      </w:r>
      <w:bookmarkEnd w:id="43"/>
    </w:p>
    <w:p w14:paraId="32D95725" w14:textId="77777777" w:rsidR="00E01C3A" w:rsidRDefault="00CC3326">
      <w:pPr>
        <w:spacing w:after="120" w:line="360" w:lineRule="auto"/>
        <w:ind w:firstLine="709"/>
        <w:jc w:val="both"/>
        <w:rPr>
          <w:lang w:val="pt-BR"/>
        </w:rPr>
      </w:pPr>
      <w:r>
        <w:rPr>
          <w:lang w:val="pt-BR"/>
        </w:rPr>
        <w:t>Este capítulo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 modelo de dados, os casos de teste e o cronograma. A finalidade é permitir que a implementação seja conduzida — e auditada — a partir desta documentação, sem que o leitor precise reconstituir decisões dispersas no texto.</w:t>
      </w:r>
    </w:p>
    <w:p w14:paraId="56F0EDEC" w14:textId="77777777" w:rsidR="00E01C3A" w:rsidRDefault="00CC3326">
      <w:pPr>
        <w:pStyle w:val="Heading2"/>
        <w:spacing w:before="360" w:after="240" w:line="360" w:lineRule="auto"/>
        <w:rPr>
          <w:lang w:val="pt-BR"/>
        </w:rPr>
      </w:pPr>
      <w:bookmarkStart w:id="44" w:name="_Toc241792036"/>
      <w:r>
        <w:rPr>
          <w:lang w:val="pt-BR"/>
        </w:rPr>
        <w:t>4.1 Partes interessadas e elicitação de requisitos</w:t>
      </w:r>
      <w:bookmarkEnd w:id="44"/>
    </w:p>
    <w:p w14:paraId="73E45B83"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1A979632" w14:textId="77777777" w:rsidR="00E01C3A" w:rsidRDefault="00CC3326">
      <w:pPr>
        <w:pStyle w:val="Heading2"/>
        <w:spacing w:before="360" w:after="240" w:line="360" w:lineRule="auto"/>
        <w:rPr>
          <w:lang w:val="pt-BR"/>
        </w:rPr>
      </w:pPr>
      <w:bookmarkStart w:id="45" w:name="_Toc241792037"/>
      <w:r>
        <w:rPr>
          <w:lang w:val="pt-BR"/>
        </w:rPr>
        <w:t>4.2 Processo de desenvolvimento e planejamento do projeto</w:t>
      </w:r>
      <w:bookmarkEnd w:id="45"/>
    </w:p>
    <w:p w14:paraId="4469BB54"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27446414" w14:textId="77777777" w:rsidR="00E01C3A" w:rsidRDefault="00CC3326">
      <w:pPr>
        <w:pStyle w:val="Heading2"/>
        <w:spacing w:before="360" w:after="240" w:line="360" w:lineRule="auto"/>
        <w:rPr>
          <w:lang w:val="pt-BR"/>
        </w:rPr>
      </w:pPr>
      <w:bookmarkStart w:id="46" w:name="_Toc241792038"/>
      <w:r>
        <w:rPr>
          <w:lang w:val="pt-BR"/>
        </w:rPr>
        <w:t>4.3 Requisitos funcionais</w:t>
      </w:r>
      <w:bookmarkEnd w:id="46"/>
    </w:p>
    <w:p w14:paraId="05C00F96"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3422A970"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675C91F0" w14:textId="77777777">
        <w:trPr>
          <w:tblHeader/>
        </w:trPr>
        <w:tc>
          <w:tcPr>
            <w:tcW w:w="900" w:type="dxa"/>
            <w:shd w:val="clear" w:color="auto" w:fill="EDEDED"/>
            <w:tcMar>
              <w:top w:w="70" w:type="dxa"/>
              <w:left w:w="90" w:type="dxa"/>
              <w:bottom w:w="70" w:type="dxa"/>
              <w:right w:w="90" w:type="dxa"/>
            </w:tcMar>
          </w:tcPr>
          <w:p w14:paraId="30CAED27"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73F8C53C"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29B3875C" w14:textId="77777777" w:rsidR="00E01C3A" w:rsidRDefault="00CC3326">
            <w:r>
              <w:rPr>
                <w:b/>
                <w:bCs/>
                <w:sz w:val="20"/>
                <w:szCs w:val="20"/>
              </w:rPr>
              <w:t>Origem</w:t>
            </w:r>
          </w:p>
        </w:tc>
      </w:tr>
      <w:tr w:rsidR="00E01C3A" w14:paraId="357D86EB" w14:textId="77777777">
        <w:tc>
          <w:tcPr>
            <w:tcW w:w="900" w:type="dxa"/>
            <w:tcMar>
              <w:top w:w="70" w:type="dxa"/>
              <w:left w:w="90" w:type="dxa"/>
              <w:bottom w:w="70" w:type="dxa"/>
              <w:right w:w="90" w:type="dxa"/>
            </w:tcMar>
          </w:tcPr>
          <w:p w14:paraId="655782E5" w14:textId="77777777" w:rsidR="00E01C3A" w:rsidRDefault="00CC3326">
            <w:r>
              <w:rPr>
                <w:sz w:val="20"/>
                <w:szCs w:val="20"/>
              </w:rPr>
              <w:t>RF01</w:t>
            </w:r>
          </w:p>
        </w:tc>
        <w:tc>
          <w:tcPr>
            <w:tcW w:w="6171" w:type="dxa"/>
            <w:tcMar>
              <w:top w:w="70" w:type="dxa"/>
              <w:left w:w="90" w:type="dxa"/>
              <w:bottom w:w="70" w:type="dxa"/>
              <w:right w:w="90" w:type="dxa"/>
            </w:tcMar>
          </w:tcPr>
          <w:p w14:paraId="69457BCE"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29AB8E44" w14:textId="77777777" w:rsidR="00E01C3A" w:rsidRDefault="00CC3326">
            <w:r>
              <w:rPr>
                <w:sz w:val="20"/>
                <w:szCs w:val="20"/>
              </w:rPr>
              <w:t>3.2 e 3.5</w:t>
            </w:r>
          </w:p>
        </w:tc>
      </w:tr>
      <w:tr w:rsidR="00E01C3A" w14:paraId="5B7C94FB" w14:textId="77777777">
        <w:tc>
          <w:tcPr>
            <w:tcW w:w="900" w:type="dxa"/>
            <w:tcMar>
              <w:top w:w="70" w:type="dxa"/>
              <w:left w:w="90" w:type="dxa"/>
              <w:bottom w:w="70" w:type="dxa"/>
              <w:right w:w="90" w:type="dxa"/>
            </w:tcMar>
          </w:tcPr>
          <w:p w14:paraId="2BADB266" w14:textId="77777777" w:rsidR="00E01C3A" w:rsidRDefault="00CC3326">
            <w:r>
              <w:rPr>
                <w:sz w:val="20"/>
                <w:szCs w:val="20"/>
              </w:rPr>
              <w:t>RF02</w:t>
            </w:r>
          </w:p>
        </w:tc>
        <w:tc>
          <w:tcPr>
            <w:tcW w:w="6171" w:type="dxa"/>
            <w:tcMar>
              <w:top w:w="70" w:type="dxa"/>
              <w:left w:w="90" w:type="dxa"/>
              <w:bottom w:w="70" w:type="dxa"/>
              <w:right w:w="90" w:type="dxa"/>
            </w:tcMar>
          </w:tcPr>
          <w:p w14:paraId="41A1C267" w14:textId="77777777" w:rsidR="00E01C3A" w:rsidRPr="00CE1B46" w:rsidRDefault="00CC3326">
            <w:pPr>
              <w:rPr>
                <w:lang w:val="pt-BR"/>
              </w:rPr>
            </w:pPr>
            <w:r>
              <w:rPr>
                <w:sz w:val="20"/>
                <w:szCs w:val="20"/>
                <w:lang w:val="pt-BR"/>
              </w:rPr>
              <w:t>Produzir, a cada ciclo, estimativa da demanda para o horizonte de curto prazo</w:t>
            </w:r>
          </w:p>
        </w:tc>
        <w:tc>
          <w:tcPr>
            <w:tcW w:w="2000" w:type="dxa"/>
            <w:tcMar>
              <w:top w:w="70" w:type="dxa"/>
              <w:left w:w="90" w:type="dxa"/>
              <w:bottom w:w="70" w:type="dxa"/>
              <w:right w:w="90" w:type="dxa"/>
            </w:tcMar>
          </w:tcPr>
          <w:p w14:paraId="75ABD0F7" w14:textId="77777777" w:rsidR="00E01C3A" w:rsidRDefault="00CC3326">
            <w:r>
              <w:rPr>
                <w:sz w:val="20"/>
                <w:szCs w:val="20"/>
              </w:rPr>
              <w:t>3.6</w:t>
            </w:r>
          </w:p>
        </w:tc>
      </w:tr>
      <w:tr w:rsidR="00E01C3A" w14:paraId="2E065530" w14:textId="77777777">
        <w:tc>
          <w:tcPr>
            <w:tcW w:w="900" w:type="dxa"/>
            <w:tcMar>
              <w:top w:w="70" w:type="dxa"/>
              <w:left w:w="90" w:type="dxa"/>
              <w:bottom w:w="70" w:type="dxa"/>
              <w:right w:w="90" w:type="dxa"/>
            </w:tcMar>
          </w:tcPr>
          <w:p w14:paraId="556C47C2"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3609D0DE"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319EA400" w14:textId="77777777" w:rsidR="00E01C3A" w:rsidRDefault="00CC3326">
            <w:r>
              <w:rPr>
                <w:sz w:val="20"/>
                <w:szCs w:val="20"/>
              </w:rPr>
              <w:t>3.7</w:t>
            </w:r>
          </w:p>
        </w:tc>
      </w:tr>
      <w:tr w:rsidR="00E01C3A" w14:paraId="1370B3D4" w14:textId="77777777">
        <w:tc>
          <w:tcPr>
            <w:tcW w:w="900" w:type="dxa"/>
            <w:tcMar>
              <w:top w:w="70" w:type="dxa"/>
              <w:left w:w="90" w:type="dxa"/>
              <w:bottom w:w="70" w:type="dxa"/>
              <w:right w:w="90" w:type="dxa"/>
            </w:tcMar>
          </w:tcPr>
          <w:p w14:paraId="43FEED53" w14:textId="77777777" w:rsidR="00E01C3A" w:rsidRDefault="00CC3326">
            <w:r>
              <w:rPr>
                <w:sz w:val="20"/>
                <w:szCs w:val="20"/>
              </w:rPr>
              <w:t>RF04</w:t>
            </w:r>
          </w:p>
        </w:tc>
        <w:tc>
          <w:tcPr>
            <w:tcW w:w="6171" w:type="dxa"/>
            <w:tcMar>
              <w:top w:w="70" w:type="dxa"/>
              <w:left w:w="90" w:type="dxa"/>
              <w:bottom w:w="70" w:type="dxa"/>
              <w:right w:w="90" w:type="dxa"/>
            </w:tcMar>
          </w:tcPr>
          <w:p w14:paraId="25E36FA8"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213F4617" w14:textId="77777777" w:rsidR="00E01C3A" w:rsidRDefault="00CC3326">
            <w:r>
              <w:rPr>
                <w:sz w:val="20"/>
                <w:szCs w:val="20"/>
              </w:rPr>
              <w:t>2.5, 3.7 e 3.8</w:t>
            </w:r>
          </w:p>
        </w:tc>
      </w:tr>
      <w:tr w:rsidR="00E01C3A" w14:paraId="361EED28" w14:textId="77777777">
        <w:tc>
          <w:tcPr>
            <w:tcW w:w="900" w:type="dxa"/>
            <w:tcMar>
              <w:top w:w="70" w:type="dxa"/>
              <w:left w:w="90" w:type="dxa"/>
              <w:bottom w:w="70" w:type="dxa"/>
              <w:right w:w="90" w:type="dxa"/>
            </w:tcMar>
          </w:tcPr>
          <w:p w14:paraId="65AF8CD4" w14:textId="77777777" w:rsidR="00E01C3A" w:rsidRDefault="00CC3326">
            <w:r>
              <w:rPr>
                <w:sz w:val="20"/>
                <w:szCs w:val="20"/>
              </w:rPr>
              <w:t>RF05</w:t>
            </w:r>
          </w:p>
        </w:tc>
        <w:tc>
          <w:tcPr>
            <w:tcW w:w="6171" w:type="dxa"/>
            <w:tcMar>
              <w:top w:w="70" w:type="dxa"/>
              <w:left w:w="90" w:type="dxa"/>
              <w:bottom w:w="70" w:type="dxa"/>
              <w:right w:w="90" w:type="dxa"/>
            </w:tcMar>
          </w:tcPr>
          <w:p w14:paraId="1ABA7F6E"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7FB74D57" w14:textId="77777777" w:rsidR="00E01C3A" w:rsidRDefault="00CC3326">
            <w:r>
              <w:rPr>
                <w:sz w:val="20"/>
                <w:szCs w:val="20"/>
              </w:rPr>
              <w:t>4.6.1</w:t>
            </w:r>
          </w:p>
        </w:tc>
      </w:tr>
      <w:tr w:rsidR="00E01C3A" w14:paraId="7E2C6175" w14:textId="77777777">
        <w:tc>
          <w:tcPr>
            <w:tcW w:w="900" w:type="dxa"/>
            <w:tcMar>
              <w:top w:w="70" w:type="dxa"/>
              <w:left w:w="90" w:type="dxa"/>
              <w:bottom w:w="70" w:type="dxa"/>
              <w:right w:w="90" w:type="dxa"/>
            </w:tcMar>
          </w:tcPr>
          <w:p w14:paraId="5B7CD665" w14:textId="77777777" w:rsidR="00E01C3A" w:rsidRDefault="00CC3326">
            <w:r>
              <w:rPr>
                <w:sz w:val="20"/>
                <w:szCs w:val="20"/>
              </w:rPr>
              <w:t>RF06</w:t>
            </w:r>
          </w:p>
        </w:tc>
        <w:tc>
          <w:tcPr>
            <w:tcW w:w="6171" w:type="dxa"/>
            <w:tcMar>
              <w:top w:w="70" w:type="dxa"/>
              <w:left w:w="90" w:type="dxa"/>
              <w:bottom w:w="70" w:type="dxa"/>
              <w:right w:w="90" w:type="dxa"/>
            </w:tcMar>
          </w:tcPr>
          <w:p w14:paraId="5F39C9BD" w14:textId="77777777" w:rsidR="00E01C3A" w:rsidRPr="00CE1B46" w:rsidRDefault="00CC3326">
            <w:pPr>
              <w:rPr>
                <w:lang w:val="pt-BR"/>
              </w:rPr>
            </w:pPr>
            <w:r>
              <w:rPr>
                <w:sz w:val="20"/>
                <w:szCs w:val="20"/>
                <w:lang w:val="pt-BR"/>
              </w:rPr>
              <w:t>Aplicar no nó o ciclo de trabalho comandado e medir a iluminância no plano de trabalho</w:t>
            </w:r>
          </w:p>
        </w:tc>
        <w:tc>
          <w:tcPr>
            <w:tcW w:w="2000" w:type="dxa"/>
            <w:tcMar>
              <w:top w:w="70" w:type="dxa"/>
              <w:left w:w="90" w:type="dxa"/>
              <w:bottom w:w="70" w:type="dxa"/>
              <w:right w:w="90" w:type="dxa"/>
            </w:tcMar>
          </w:tcPr>
          <w:p w14:paraId="46FD4AD3" w14:textId="77777777" w:rsidR="00E01C3A" w:rsidRDefault="00CC3326">
            <w:r>
              <w:rPr>
                <w:sz w:val="20"/>
                <w:szCs w:val="20"/>
              </w:rPr>
              <w:t>3.4</w:t>
            </w:r>
          </w:p>
        </w:tc>
      </w:tr>
      <w:tr w:rsidR="00E01C3A" w14:paraId="306788C6" w14:textId="77777777">
        <w:tc>
          <w:tcPr>
            <w:tcW w:w="900" w:type="dxa"/>
            <w:tcMar>
              <w:top w:w="70" w:type="dxa"/>
              <w:left w:w="90" w:type="dxa"/>
              <w:bottom w:w="70" w:type="dxa"/>
              <w:right w:w="90" w:type="dxa"/>
            </w:tcMar>
          </w:tcPr>
          <w:p w14:paraId="07A3B96C" w14:textId="77777777" w:rsidR="00E01C3A" w:rsidRDefault="00CC3326">
            <w:r>
              <w:rPr>
                <w:sz w:val="20"/>
                <w:szCs w:val="20"/>
              </w:rPr>
              <w:t>RF07</w:t>
            </w:r>
          </w:p>
        </w:tc>
        <w:tc>
          <w:tcPr>
            <w:tcW w:w="6171" w:type="dxa"/>
            <w:tcMar>
              <w:top w:w="70" w:type="dxa"/>
              <w:left w:w="90" w:type="dxa"/>
              <w:bottom w:w="70" w:type="dxa"/>
              <w:right w:w="90" w:type="dxa"/>
            </w:tcMar>
          </w:tcPr>
          <w:p w14:paraId="2F0D17B6"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245372CB" w14:textId="77777777" w:rsidR="00E01C3A" w:rsidRDefault="00CC3326">
            <w:r>
              <w:rPr>
                <w:sz w:val="20"/>
                <w:szCs w:val="20"/>
              </w:rPr>
              <w:t>4.7.1</w:t>
            </w:r>
          </w:p>
        </w:tc>
      </w:tr>
      <w:tr w:rsidR="00E01C3A" w14:paraId="40EC3905" w14:textId="77777777">
        <w:tc>
          <w:tcPr>
            <w:tcW w:w="900" w:type="dxa"/>
            <w:tcMar>
              <w:top w:w="70" w:type="dxa"/>
              <w:left w:w="90" w:type="dxa"/>
              <w:bottom w:w="70" w:type="dxa"/>
              <w:right w:w="90" w:type="dxa"/>
            </w:tcMar>
          </w:tcPr>
          <w:p w14:paraId="0EF6E228" w14:textId="77777777" w:rsidR="00E01C3A" w:rsidRDefault="00CC3326">
            <w:r>
              <w:rPr>
                <w:sz w:val="20"/>
                <w:szCs w:val="20"/>
              </w:rPr>
              <w:t>RF08</w:t>
            </w:r>
          </w:p>
        </w:tc>
        <w:tc>
          <w:tcPr>
            <w:tcW w:w="6171" w:type="dxa"/>
            <w:tcMar>
              <w:top w:w="70" w:type="dxa"/>
              <w:left w:w="90" w:type="dxa"/>
              <w:bottom w:w="70" w:type="dxa"/>
              <w:right w:w="90" w:type="dxa"/>
            </w:tcMar>
          </w:tcPr>
          <w:p w14:paraId="304EE449"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5D98907F" w14:textId="77777777" w:rsidR="00E01C3A" w:rsidRDefault="00CC3326">
            <w:r>
              <w:rPr>
                <w:sz w:val="20"/>
                <w:szCs w:val="20"/>
              </w:rPr>
              <w:t>4.6.1</w:t>
            </w:r>
          </w:p>
        </w:tc>
      </w:tr>
      <w:tr w:rsidR="00E01C3A" w14:paraId="4493C67C" w14:textId="77777777">
        <w:tc>
          <w:tcPr>
            <w:tcW w:w="900" w:type="dxa"/>
            <w:tcMar>
              <w:top w:w="70" w:type="dxa"/>
              <w:left w:w="90" w:type="dxa"/>
              <w:bottom w:w="70" w:type="dxa"/>
              <w:right w:w="90" w:type="dxa"/>
            </w:tcMar>
          </w:tcPr>
          <w:p w14:paraId="41544956" w14:textId="77777777" w:rsidR="00E01C3A" w:rsidRDefault="00CC3326">
            <w:r>
              <w:rPr>
                <w:sz w:val="20"/>
                <w:szCs w:val="20"/>
              </w:rPr>
              <w:t>RF09</w:t>
            </w:r>
          </w:p>
        </w:tc>
        <w:tc>
          <w:tcPr>
            <w:tcW w:w="6171" w:type="dxa"/>
            <w:tcMar>
              <w:top w:w="70" w:type="dxa"/>
              <w:left w:w="90" w:type="dxa"/>
              <w:bottom w:w="70" w:type="dxa"/>
              <w:right w:w="90" w:type="dxa"/>
            </w:tcMar>
          </w:tcPr>
          <w:p w14:paraId="598E3DE2"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40E8F88B" w14:textId="77777777" w:rsidR="00E01C3A" w:rsidRDefault="00CC3326">
            <w:r>
              <w:rPr>
                <w:sz w:val="20"/>
                <w:szCs w:val="20"/>
              </w:rPr>
              <w:t>4.7.1</w:t>
            </w:r>
          </w:p>
        </w:tc>
      </w:tr>
      <w:tr w:rsidR="00E01C3A" w14:paraId="24CA6385" w14:textId="77777777">
        <w:tc>
          <w:tcPr>
            <w:tcW w:w="900" w:type="dxa"/>
            <w:tcMar>
              <w:top w:w="70" w:type="dxa"/>
              <w:left w:w="90" w:type="dxa"/>
              <w:bottom w:w="70" w:type="dxa"/>
              <w:right w:w="90" w:type="dxa"/>
            </w:tcMar>
          </w:tcPr>
          <w:p w14:paraId="743262A7" w14:textId="77777777" w:rsidR="00E01C3A" w:rsidRDefault="00CC3326">
            <w:r>
              <w:rPr>
                <w:sz w:val="20"/>
                <w:szCs w:val="20"/>
              </w:rPr>
              <w:t>RF10</w:t>
            </w:r>
          </w:p>
        </w:tc>
        <w:tc>
          <w:tcPr>
            <w:tcW w:w="6171" w:type="dxa"/>
            <w:tcMar>
              <w:top w:w="70" w:type="dxa"/>
              <w:left w:w="90" w:type="dxa"/>
              <w:bottom w:w="70" w:type="dxa"/>
              <w:right w:w="90" w:type="dxa"/>
            </w:tcMar>
          </w:tcPr>
          <w:p w14:paraId="4BFF982E"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277DEBC3" w14:textId="77777777" w:rsidR="00E01C3A" w:rsidRDefault="00CC3326">
            <w:r>
              <w:rPr>
                <w:sz w:val="20"/>
                <w:szCs w:val="20"/>
              </w:rPr>
              <w:t>3.5 e 3.9</w:t>
            </w:r>
          </w:p>
        </w:tc>
      </w:tr>
      <w:tr w:rsidR="00E01C3A" w14:paraId="15591F17" w14:textId="77777777">
        <w:tc>
          <w:tcPr>
            <w:tcW w:w="900" w:type="dxa"/>
            <w:tcMar>
              <w:top w:w="70" w:type="dxa"/>
              <w:left w:w="90" w:type="dxa"/>
              <w:bottom w:w="70" w:type="dxa"/>
              <w:right w:w="90" w:type="dxa"/>
            </w:tcMar>
          </w:tcPr>
          <w:p w14:paraId="0358AA54" w14:textId="77777777" w:rsidR="00E01C3A" w:rsidRDefault="00CC3326">
            <w:r>
              <w:rPr>
                <w:sz w:val="20"/>
                <w:szCs w:val="20"/>
              </w:rPr>
              <w:t>RF11</w:t>
            </w:r>
          </w:p>
        </w:tc>
        <w:tc>
          <w:tcPr>
            <w:tcW w:w="6171" w:type="dxa"/>
            <w:tcMar>
              <w:top w:w="70" w:type="dxa"/>
              <w:left w:w="90" w:type="dxa"/>
              <w:bottom w:w="70" w:type="dxa"/>
              <w:right w:w="90" w:type="dxa"/>
            </w:tcMar>
          </w:tcPr>
          <w:p w14:paraId="7B8B1727"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22042DAE" w14:textId="77777777" w:rsidR="00E01C3A" w:rsidRDefault="00CC3326">
            <w:r>
              <w:rPr>
                <w:sz w:val="20"/>
                <w:szCs w:val="20"/>
              </w:rPr>
              <w:t>3.4.5</w:t>
            </w:r>
          </w:p>
        </w:tc>
      </w:tr>
      <w:tr w:rsidR="00E01C3A" w14:paraId="02D04270" w14:textId="77777777">
        <w:tc>
          <w:tcPr>
            <w:tcW w:w="900" w:type="dxa"/>
            <w:tcMar>
              <w:top w:w="70" w:type="dxa"/>
              <w:left w:w="90" w:type="dxa"/>
              <w:bottom w:w="70" w:type="dxa"/>
              <w:right w:w="90" w:type="dxa"/>
            </w:tcMar>
          </w:tcPr>
          <w:p w14:paraId="170A75A6" w14:textId="77777777" w:rsidR="00E01C3A" w:rsidRDefault="00CC3326">
            <w:r>
              <w:rPr>
                <w:sz w:val="20"/>
                <w:szCs w:val="20"/>
              </w:rPr>
              <w:t>RF12</w:t>
            </w:r>
          </w:p>
        </w:tc>
        <w:tc>
          <w:tcPr>
            <w:tcW w:w="6171" w:type="dxa"/>
            <w:tcMar>
              <w:top w:w="70" w:type="dxa"/>
              <w:left w:w="90" w:type="dxa"/>
              <w:bottom w:w="70" w:type="dxa"/>
              <w:right w:w="90" w:type="dxa"/>
            </w:tcMar>
          </w:tcPr>
          <w:p w14:paraId="07500EF1"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2559D86B" w14:textId="77777777" w:rsidR="00E01C3A" w:rsidRDefault="00CC3326">
            <w:r>
              <w:rPr>
                <w:sz w:val="20"/>
                <w:szCs w:val="20"/>
              </w:rPr>
              <w:t>3.11</w:t>
            </w:r>
          </w:p>
        </w:tc>
      </w:tr>
    </w:tbl>
    <w:p w14:paraId="0A9173B2" w14:textId="77777777" w:rsidR="00E01C3A" w:rsidRDefault="00CC3326">
      <w:pPr>
        <w:spacing w:before="130" w:after="260"/>
        <w:rPr>
          <w:lang w:val="pt-BR"/>
        </w:rPr>
      </w:pPr>
      <w:r>
        <w:rPr>
          <w:sz w:val="20"/>
          <w:szCs w:val="20"/>
          <w:lang w:val="pt-BR"/>
        </w:rPr>
        <w:t>Fonte: Elaborado pelos autores (2026).</w:t>
      </w:r>
    </w:p>
    <w:p w14:paraId="09101F34" w14:textId="77777777" w:rsidR="00E01C3A" w:rsidRDefault="00CC3326">
      <w:pPr>
        <w:pStyle w:val="Heading2"/>
        <w:spacing w:before="360" w:after="240" w:line="360" w:lineRule="auto"/>
        <w:rPr>
          <w:lang w:val="pt-BR"/>
        </w:rPr>
      </w:pPr>
      <w:bookmarkStart w:id="47" w:name="_Toc241792039"/>
      <w:r>
        <w:rPr>
          <w:lang w:val="pt-BR"/>
        </w:rPr>
        <w:t>4.4 Requisitos não funcionais e critérios de qualidade</w:t>
      </w:r>
      <w:bookmarkEnd w:id="47"/>
    </w:p>
    <w:p w14:paraId="4A89C674"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228F200B"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012DD7D6" w14:textId="77777777">
        <w:trPr>
          <w:tblHeader/>
        </w:trPr>
        <w:tc>
          <w:tcPr>
            <w:tcW w:w="850" w:type="dxa"/>
            <w:shd w:val="clear" w:color="auto" w:fill="EDEDED"/>
            <w:tcMar>
              <w:top w:w="70" w:type="dxa"/>
              <w:left w:w="90" w:type="dxa"/>
              <w:bottom w:w="70" w:type="dxa"/>
              <w:right w:w="90" w:type="dxa"/>
            </w:tcMar>
          </w:tcPr>
          <w:p w14:paraId="67CD1904"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4245922F"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0205E5DA"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374F8854" w14:textId="77777777" w:rsidR="00E01C3A" w:rsidRDefault="00CC3326">
            <w:r>
              <w:rPr>
                <w:b/>
                <w:bCs/>
                <w:sz w:val="20"/>
                <w:szCs w:val="20"/>
              </w:rPr>
              <w:t>Forma de verificação</w:t>
            </w:r>
          </w:p>
        </w:tc>
      </w:tr>
      <w:tr w:rsidR="00E01C3A" w:rsidRPr="00CE1B46" w14:paraId="28B5D076" w14:textId="77777777">
        <w:tc>
          <w:tcPr>
            <w:tcW w:w="850" w:type="dxa"/>
            <w:tcMar>
              <w:top w:w="70" w:type="dxa"/>
              <w:left w:w="90" w:type="dxa"/>
              <w:bottom w:w="70" w:type="dxa"/>
              <w:right w:w="90" w:type="dxa"/>
            </w:tcMar>
          </w:tcPr>
          <w:p w14:paraId="56BDE4A3" w14:textId="77777777" w:rsidR="00E01C3A" w:rsidRDefault="00CC3326">
            <w:r>
              <w:rPr>
                <w:sz w:val="20"/>
                <w:szCs w:val="20"/>
              </w:rPr>
              <w:t>RNF01</w:t>
            </w:r>
          </w:p>
        </w:tc>
        <w:tc>
          <w:tcPr>
            <w:tcW w:w="3500" w:type="dxa"/>
            <w:tcMar>
              <w:top w:w="70" w:type="dxa"/>
              <w:left w:w="90" w:type="dxa"/>
              <w:bottom w:w="70" w:type="dxa"/>
              <w:right w:w="90" w:type="dxa"/>
            </w:tcMar>
          </w:tcPr>
          <w:p w14:paraId="4DF92E63"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B7563DA"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184A4E0"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E1B46" w14:paraId="2A64894E" w14:textId="77777777">
        <w:tc>
          <w:tcPr>
            <w:tcW w:w="850" w:type="dxa"/>
            <w:tcMar>
              <w:top w:w="70" w:type="dxa"/>
              <w:left w:w="90" w:type="dxa"/>
              <w:bottom w:w="70" w:type="dxa"/>
              <w:right w:w="90" w:type="dxa"/>
            </w:tcMar>
          </w:tcPr>
          <w:p w14:paraId="620B035A"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5B8C6E48"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356FB126"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8EBD559" w14:textId="77777777" w:rsidR="00E01C3A" w:rsidRPr="00CE1B46" w:rsidRDefault="00CC3326">
            <w:pPr>
              <w:rPr>
                <w:lang w:val="pt-BR"/>
              </w:rPr>
            </w:pPr>
            <w:r>
              <w:rPr>
                <w:sz w:val="20"/>
                <w:szCs w:val="20"/>
                <w:lang w:val="pt-BR"/>
              </w:rPr>
              <w:t>Derivada da série de telemetria entre comandos consecutivos</w:t>
            </w:r>
          </w:p>
        </w:tc>
      </w:tr>
      <w:tr w:rsidR="00E01C3A" w:rsidRPr="00CE1B46" w14:paraId="1D093991" w14:textId="77777777">
        <w:tc>
          <w:tcPr>
            <w:tcW w:w="850" w:type="dxa"/>
            <w:tcMar>
              <w:top w:w="70" w:type="dxa"/>
              <w:left w:w="90" w:type="dxa"/>
              <w:bottom w:w="70" w:type="dxa"/>
              <w:right w:w="90" w:type="dxa"/>
            </w:tcMar>
          </w:tcPr>
          <w:p w14:paraId="6DF4443C" w14:textId="77777777" w:rsidR="00E01C3A" w:rsidRDefault="00CC3326">
            <w:r>
              <w:rPr>
                <w:sz w:val="20"/>
                <w:szCs w:val="20"/>
              </w:rPr>
              <w:t>RNF03</w:t>
            </w:r>
          </w:p>
        </w:tc>
        <w:tc>
          <w:tcPr>
            <w:tcW w:w="3500" w:type="dxa"/>
            <w:tcMar>
              <w:top w:w="70" w:type="dxa"/>
              <w:left w:w="90" w:type="dxa"/>
              <w:bottom w:w="70" w:type="dxa"/>
              <w:right w:w="90" w:type="dxa"/>
            </w:tcMar>
          </w:tcPr>
          <w:p w14:paraId="4EEA95E7" w14:textId="77777777" w:rsidR="00E01C3A" w:rsidRPr="00CE1B46" w:rsidRDefault="00CC3326">
            <w:pPr>
              <w:rPr>
                <w:lang w:val="pt-BR"/>
              </w:rPr>
            </w:pPr>
            <w:r>
              <w:rPr>
                <w:sz w:val="20"/>
                <w:szCs w:val="20"/>
                <w:lang w:val="pt-BR"/>
              </w:rPr>
              <w:t>O intervalo entre a publicação do evento e a aplicação do ciclo de trabalho no nó deve permanecer inferior a dois segundos</w:t>
            </w:r>
          </w:p>
        </w:tc>
        <w:tc>
          <w:tcPr>
            <w:tcW w:w="1750" w:type="dxa"/>
            <w:tcMar>
              <w:top w:w="70" w:type="dxa"/>
              <w:left w:w="90" w:type="dxa"/>
              <w:bottom w:w="70" w:type="dxa"/>
              <w:right w:w="90" w:type="dxa"/>
            </w:tcMar>
          </w:tcPr>
          <w:p w14:paraId="18858C2C" w14:textId="77777777" w:rsidR="00E01C3A" w:rsidRDefault="00CC3326">
            <w:r>
              <w:rPr>
                <w:sz w:val="20"/>
                <w:szCs w:val="20"/>
              </w:rPr>
              <w:t>Eficiência de desempenho</w:t>
            </w:r>
          </w:p>
        </w:tc>
        <w:tc>
          <w:tcPr>
            <w:tcW w:w="2971" w:type="dxa"/>
            <w:tcMar>
              <w:top w:w="70" w:type="dxa"/>
              <w:left w:w="90" w:type="dxa"/>
              <w:bottom w:w="70" w:type="dxa"/>
              <w:right w:w="90" w:type="dxa"/>
            </w:tcMar>
          </w:tcPr>
          <w:p w14:paraId="565F31E0"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E1B46" w14:paraId="47C0183D" w14:textId="77777777">
        <w:tc>
          <w:tcPr>
            <w:tcW w:w="850" w:type="dxa"/>
            <w:tcMar>
              <w:top w:w="70" w:type="dxa"/>
              <w:left w:w="90" w:type="dxa"/>
              <w:bottom w:w="70" w:type="dxa"/>
              <w:right w:w="90" w:type="dxa"/>
            </w:tcMar>
          </w:tcPr>
          <w:p w14:paraId="05F22554" w14:textId="77777777" w:rsidR="00E01C3A" w:rsidRDefault="00CC3326">
            <w:r>
              <w:rPr>
                <w:sz w:val="20"/>
                <w:szCs w:val="20"/>
              </w:rPr>
              <w:t>RNF04</w:t>
            </w:r>
          </w:p>
        </w:tc>
        <w:tc>
          <w:tcPr>
            <w:tcW w:w="3500" w:type="dxa"/>
            <w:tcMar>
              <w:top w:w="70" w:type="dxa"/>
              <w:left w:w="90" w:type="dxa"/>
              <w:bottom w:w="70" w:type="dxa"/>
              <w:right w:w="90" w:type="dxa"/>
            </w:tcMar>
          </w:tcPr>
          <w:p w14:paraId="358EBD17"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3FF8F053" w14:textId="77777777" w:rsidR="00E01C3A" w:rsidRDefault="00CC3326">
            <w:r>
              <w:rPr>
                <w:sz w:val="20"/>
                <w:szCs w:val="20"/>
              </w:rPr>
              <w:t>Manutenibilidade</w:t>
            </w:r>
          </w:p>
        </w:tc>
        <w:tc>
          <w:tcPr>
            <w:tcW w:w="2971" w:type="dxa"/>
            <w:tcMar>
              <w:top w:w="70" w:type="dxa"/>
              <w:left w:w="90" w:type="dxa"/>
              <w:bottom w:w="70" w:type="dxa"/>
              <w:right w:w="90" w:type="dxa"/>
            </w:tcMar>
          </w:tcPr>
          <w:p w14:paraId="4C28793E" w14:textId="77777777" w:rsidR="00E01C3A" w:rsidRPr="00CE1B46" w:rsidRDefault="00CC3326">
            <w:pPr>
              <w:rPr>
                <w:lang w:val="pt-BR"/>
              </w:rPr>
            </w:pPr>
            <w:r>
              <w:rPr>
                <w:sz w:val="20"/>
                <w:szCs w:val="20"/>
                <w:lang w:val="pt-BR"/>
              </w:rPr>
              <w:t>Reexecução de decisão registrada e comparação com o valor gravado</w:t>
            </w:r>
          </w:p>
        </w:tc>
      </w:tr>
      <w:tr w:rsidR="00E01C3A" w:rsidRPr="00CE1B46" w14:paraId="790BD081" w14:textId="77777777">
        <w:tc>
          <w:tcPr>
            <w:tcW w:w="850" w:type="dxa"/>
            <w:tcMar>
              <w:top w:w="70" w:type="dxa"/>
              <w:left w:w="90" w:type="dxa"/>
              <w:bottom w:w="70" w:type="dxa"/>
              <w:right w:w="90" w:type="dxa"/>
            </w:tcMar>
          </w:tcPr>
          <w:p w14:paraId="2F6EB866" w14:textId="77777777" w:rsidR="00E01C3A" w:rsidRDefault="00CC3326">
            <w:r>
              <w:rPr>
                <w:sz w:val="20"/>
                <w:szCs w:val="20"/>
              </w:rPr>
              <w:t>RNF05</w:t>
            </w:r>
          </w:p>
        </w:tc>
        <w:tc>
          <w:tcPr>
            <w:tcW w:w="3500" w:type="dxa"/>
            <w:tcMar>
              <w:top w:w="70" w:type="dxa"/>
              <w:left w:w="90" w:type="dxa"/>
              <w:bottom w:w="70" w:type="dxa"/>
              <w:right w:w="90" w:type="dxa"/>
            </w:tcMar>
          </w:tcPr>
          <w:p w14:paraId="45A4EB89"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62ECAF60" w14:textId="77777777" w:rsidR="00E01C3A" w:rsidRDefault="00CC3326">
            <w:r>
              <w:rPr>
                <w:sz w:val="20"/>
                <w:szCs w:val="20"/>
              </w:rPr>
              <w:t>Flexibilidade</w:t>
            </w:r>
          </w:p>
        </w:tc>
        <w:tc>
          <w:tcPr>
            <w:tcW w:w="2971" w:type="dxa"/>
            <w:tcMar>
              <w:top w:w="70" w:type="dxa"/>
              <w:left w:w="90" w:type="dxa"/>
              <w:bottom w:w="70" w:type="dxa"/>
              <w:right w:w="90" w:type="dxa"/>
            </w:tcMar>
          </w:tcPr>
          <w:p w14:paraId="2D10D017"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E1B46" w14:paraId="674F624B" w14:textId="77777777">
        <w:tc>
          <w:tcPr>
            <w:tcW w:w="850" w:type="dxa"/>
            <w:tcMar>
              <w:top w:w="70" w:type="dxa"/>
              <w:left w:w="90" w:type="dxa"/>
              <w:bottom w:w="70" w:type="dxa"/>
              <w:right w:w="90" w:type="dxa"/>
            </w:tcMar>
          </w:tcPr>
          <w:p w14:paraId="554AD003" w14:textId="77777777" w:rsidR="00E01C3A" w:rsidRDefault="00CC3326">
            <w:r>
              <w:rPr>
                <w:sz w:val="20"/>
                <w:szCs w:val="20"/>
              </w:rPr>
              <w:t>RNF06</w:t>
            </w:r>
          </w:p>
        </w:tc>
        <w:tc>
          <w:tcPr>
            <w:tcW w:w="3500" w:type="dxa"/>
            <w:tcMar>
              <w:top w:w="70" w:type="dxa"/>
              <w:left w:w="90" w:type="dxa"/>
              <w:bottom w:w="70" w:type="dxa"/>
              <w:right w:w="90" w:type="dxa"/>
            </w:tcMar>
          </w:tcPr>
          <w:p w14:paraId="321AD357"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4A2A78B0" w14:textId="77777777" w:rsidR="00E01C3A" w:rsidRDefault="00CC3326">
            <w:r>
              <w:rPr>
                <w:sz w:val="20"/>
                <w:szCs w:val="20"/>
              </w:rPr>
              <w:t>Segurança da informação</w:t>
            </w:r>
          </w:p>
        </w:tc>
        <w:tc>
          <w:tcPr>
            <w:tcW w:w="2971" w:type="dxa"/>
            <w:tcMar>
              <w:top w:w="70" w:type="dxa"/>
              <w:left w:w="90" w:type="dxa"/>
              <w:bottom w:w="70" w:type="dxa"/>
              <w:right w:w="90" w:type="dxa"/>
            </w:tcMar>
          </w:tcPr>
          <w:p w14:paraId="5A64C7BC"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E1B46" w14:paraId="6A3073C3" w14:textId="77777777">
        <w:tc>
          <w:tcPr>
            <w:tcW w:w="850" w:type="dxa"/>
            <w:tcMar>
              <w:top w:w="70" w:type="dxa"/>
              <w:left w:w="90" w:type="dxa"/>
              <w:bottom w:w="70" w:type="dxa"/>
              <w:right w:w="90" w:type="dxa"/>
            </w:tcMar>
          </w:tcPr>
          <w:p w14:paraId="6B7ABFC5" w14:textId="77777777" w:rsidR="00E01C3A" w:rsidRDefault="00CC3326">
            <w:r>
              <w:rPr>
                <w:sz w:val="20"/>
                <w:szCs w:val="20"/>
              </w:rPr>
              <w:t>RNF07</w:t>
            </w:r>
          </w:p>
        </w:tc>
        <w:tc>
          <w:tcPr>
            <w:tcW w:w="3500" w:type="dxa"/>
            <w:tcMar>
              <w:top w:w="70" w:type="dxa"/>
              <w:left w:w="90" w:type="dxa"/>
              <w:bottom w:w="70" w:type="dxa"/>
              <w:right w:w="90" w:type="dxa"/>
            </w:tcMar>
          </w:tcPr>
          <w:p w14:paraId="5F1BD151" w14:textId="77777777" w:rsidR="00E01C3A" w:rsidRPr="00CE1B46" w:rsidRDefault="00CC3326">
            <w:pPr>
              <w:rPr>
                <w:lang w:val="pt-BR"/>
              </w:rPr>
            </w:pPr>
            <w:r>
              <w:rPr>
                <w:sz w:val="20"/>
                <w:szCs w:val="20"/>
                <w:lang w:val="pt-BR"/>
              </w:rPr>
              <w:t xml:space="preserve">Na ausência de comando por 15 s, três períodos do </w:t>
            </w:r>
            <w:r>
              <w:rPr>
                <w:sz w:val="20"/>
                <w:szCs w:val="20"/>
                <w:lang w:val="pt-BR"/>
              </w:rPr>
              <w:t xml:space="preserve">ciclo de decisão,</w:t>
            </w:r>
            <w:r>
              <w:rPr>
                <w:sz w:val="20"/>
                <w:szCs w:val="20"/>
                <w:lang w:val="pt-BR"/>
              </w:rPr>
              <w:t xml:space="preserve"> o nó deve assumir o nível pleno de iluminação</w:t>
            </w:r>
          </w:p>
        </w:tc>
        <w:tc>
          <w:tcPr>
            <w:tcW w:w="1750" w:type="dxa"/>
            <w:tcMar>
              <w:top w:w="70" w:type="dxa"/>
              <w:left w:w="90" w:type="dxa"/>
              <w:bottom w:w="70" w:type="dxa"/>
              <w:right w:w="90" w:type="dxa"/>
            </w:tcMar>
          </w:tcPr>
          <w:p w14:paraId="4939E7DE" w14:textId="77777777" w:rsidR="00E01C3A" w:rsidRDefault="00CC3326">
            <w:r>
              <w:rPr>
                <w:sz w:val="20"/>
                <w:szCs w:val="20"/>
              </w:rPr>
              <w:t>Confiabilidade</w:t>
            </w:r>
          </w:p>
        </w:tc>
        <w:tc>
          <w:tcPr>
            <w:tcW w:w="2971" w:type="dxa"/>
            <w:tcMar>
              <w:top w:w="70" w:type="dxa"/>
              <w:left w:w="90" w:type="dxa"/>
              <w:bottom w:w="70" w:type="dxa"/>
              <w:right w:w="90" w:type="dxa"/>
            </w:tcMar>
          </w:tcPr>
          <w:p w14:paraId="4D810883"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E1B46" w14:paraId="5F05C371" w14:textId="77777777">
        <w:tc>
          <w:tcPr>
            <w:tcW w:w="850" w:type="dxa"/>
            <w:tcMar>
              <w:top w:w="70" w:type="dxa"/>
              <w:left w:w="90" w:type="dxa"/>
              <w:bottom w:w="70" w:type="dxa"/>
              <w:right w:w="90" w:type="dxa"/>
            </w:tcMar>
          </w:tcPr>
          <w:p w14:paraId="5FD5E870" w14:textId="77777777" w:rsidR="00E01C3A" w:rsidRDefault="00CC3326">
            <w:r>
              <w:rPr>
                <w:sz w:val="20"/>
                <w:szCs w:val="20"/>
              </w:rPr>
              <w:t>RNF08</w:t>
            </w:r>
          </w:p>
        </w:tc>
        <w:tc>
          <w:tcPr>
            <w:tcW w:w="3500" w:type="dxa"/>
            <w:tcMar>
              <w:top w:w="70" w:type="dxa"/>
              <w:left w:w="90" w:type="dxa"/>
              <w:bottom w:w="70" w:type="dxa"/>
              <w:right w:w="90" w:type="dxa"/>
            </w:tcMar>
          </w:tcPr>
          <w:p w14:paraId="2C430068"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17368F4" w14:textId="77777777" w:rsidR="00E01C3A" w:rsidRDefault="00CC3326">
            <w:r>
              <w:rPr>
                <w:sz w:val="20"/>
                <w:szCs w:val="20"/>
              </w:rPr>
              <w:t>Segurança da informação</w:t>
            </w:r>
          </w:p>
        </w:tc>
        <w:tc>
          <w:tcPr>
            <w:tcW w:w="2971" w:type="dxa"/>
            <w:tcMar>
              <w:top w:w="70" w:type="dxa"/>
              <w:left w:w="90" w:type="dxa"/>
              <w:bottom w:w="70" w:type="dxa"/>
              <w:right w:w="90" w:type="dxa"/>
            </w:tcMar>
          </w:tcPr>
          <w:p w14:paraId="638E23F1" w14:textId="77777777" w:rsidR="00E01C3A" w:rsidRPr="00CE1B46" w:rsidRDefault="00CC3326">
            <w:pPr>
              <w:rPr>
                <w:lang w:val="pt-BR"/>
              </w:rPr>
            </w:pPr>
            <w:r>
              <w:rPr>
                <w:sz w:val="20"/>
                <w:szCs w:val="20"/>
                <w:lang w:val="pt-BR"/>
              </w:rPr>
              <w:t>Inspeção do modelo de dados de 4.7.2 e das cargas trafegadas, conforme 3.10</w:t>
            </w:r>
          </w:p>
        </w:tc>
      </w:tr>
      <w:tr w:rsidR="00E01C3A" w:rsidRPr="00CE1B46" w14:paraId="42741C13" w14:textId="77777777">
        <w:tc>
          <w:tcPr>
            <w:tcW w:w="850" w:type="dxa"/>
            <w:tcMar>
              <w:top w:w="70" w:type="dxa"/>
              <w:left w:w="90" w:type="dxa"/>
              <w:bottom w:w="70" w:type="dxa"/>
              <w:right w:w="90" w:type="dxa"/>
            </w:tcMar>
          </w:tcPr>
          <w:p w14:paraId="7B27BFA8" w14:textId="77777777" w:rsidR="00E01C3A" w:rsidRDefault="00CC3326">
            <w:r>
              <w:rPr>
                <w:sz w:val="20"/>
                <w:szCs w:val="20"/>
              </w:rPr>
              <w:t>RNF09</w:t>
            </w:r>
          </w:p>
        </w:tc>
        <w:tc>
          <w:tcPr>
            <w:tcW w:w="3500" w:type="dxa"/>
            <w:tcMar>
              <w:top w:w="70" w:type="dxa"/>
              <w:left w:w="90" w:type="dxa"/>
              <w:bottom w:w="70" w:type="dxa"/>
              <w:right w:w="90" w:type="dxa"/>
            </w:tcMar>
          </w:tcPr>
          <w:p w14:paraId="3EF088AB"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2CB7CCAF" w14:textId="77777777" w:rsidR="00E01C3A" w:rsidRDefault="00CC3326">
            <w:r>
              <w:rPr>
                <w:sz w:val="20"/>
                <w:szCs w:val="20"/>
              </w:rPr>
              <w:t>Flexibilidade</w:t>
            </w:r>
          </w:p>
        </w:tc>
        <w:tc>
          <w:tcPr>
            <w:tcW w:w="2971" w:type="dxa"/>
            <w:tcMar>
              <w:top w:w="70" w:type="dxa"/>
              <w:left w:w="90" w:type="dxa"/>
              <w:bottom w:w="70" w:type="dxa"/>
              <w:right w:w="90" w:type="dxa"/>
            </w:tcMar>
          </w:tcPr>
          <w:p w14:paraId="223410C5"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7B65DBD1" w14:textId="77777777" w:rsidR="00E01C3A" w:rsidRDefault="00CC3326">
      <w:pPr>
        <w:spacing w:before="130" w:after="260"/>
        <w:rPr>
          <w:lang w:val="pt-BR"/>
        </w:rPr>
      </w:pPr>
      <w:r>
        <w:rPr>
          <w:sz w:val="20"/>
          <w:szCs w:val="20"/>
          <w:lang w:val="pt-BR"/>
        </w:rPr>
        <w:t>Fonte: Elaborado pelos autores (2026).</w:t>
      </w:r>
    </w:p>
    <w:p w14:paraId="0DAED5BE" w14:textId="77777777" w:rsidR="00E01C3A" w:rsidRDefault="00CC3326">
      <w:pPr>
        <w:spacing w:after="120" w:line="360" w:lineRule="auto"/>
        <w:ind w:firstLine="709"/>
        <w:jc w:val="both"/>
        <w:rPr>
          <w:lang w:val="pt-BR"/>
        </w:rPr>
      </w:pPr>
      <w:r>
        <w:rPr>
          <w:lang w:val="pt-BR"/>
        </w:rPr>
        <w:t>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074A9465" w14:textId="77777777" w:rsidR="00E01C3A" w:rsidRDefault="00CC3326">
      <w:pPr>
        <w:pStyle w:val="Heading2"/>
        <w:spacing w:before="360" w:after="240" w:line="360" w:lineRule="auto"/>
        <w:rPr>
          <w:lang w:val="pt-BR"/>
        </w:rPr>
      </w:pPr>
      <w:bookmarkStart w:id="48" w:name="_Toc241792040"/>
      <w:r>
        <w:rPr>
          <w:lang w:val="pt-BR"/>
        </w:rPr>
        <w:t>4.5 Diagrama de casos de uso</w:t>
      </w:r>
      <w:bookmarkEnd w:id="48"/>
    </w:p>
    <w:p w14:paraId="532BAD46" w14:textId="77777777" w:rsidR="00E01C3A" w:rsidRDefault="00CC3326">
      <w:pPr>
        <w:spacing w:after="120" w:line="360" w:lineRule="auto"/>
        <w:ind w:firstLine="709"/>
        <w:jc w:val="both"/>
        <w:rPr>
          <w:lang w:val="pt-BR"/>
        </w:rPr>
      </w:pPr>
      <w:r>
        <w:rPr>
          <w:highlight w:val="yellow"/>
          <w:lang w:val="pt-BR"/>
        </w:rPr>
        <w:lastRenderedPageBreak/>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4DA33450" w14:textId="77777777" w:rsidR="00E01C3A" w:rsidRDefault="00CC3326">
      <w:pPr>
        <w:pStyle w:val="Heading2"/>
        <w:spacing w:before="360" w:after="240" w:line="360" w:lineRule="auto"/>
        <w:rPr>
          <w:lang w:val="pt-BR"/>
        </w:rPr>
      </w:pPr>
      <w:bookmarkStart w:id="49" w:name="_Toc241792041"/>
      <w:r>
        <w:rPr>
          <w:lang w:val="pt-BR"/>
        </w:rPr>
        <w:t>4.6 Desenho da arquitetura do sistema</w:t>
      </w:r>
      <w:bookmarkEnd w:id="49"/>
    </w:p>
    <w:p w14:paraId="091AD1C2"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as restrições da ABNT NBR 5101 e o corrige quando necessário, o intermediário de mensagens entrega o comando já verificado e o nó de iluminação o executa, devolvendo a iluminância medida. Em paralelo corre um segundo percurso, representado em tracejado: cada estágio grava no banco de dados o que recebeu e o que produziu, e é desse registro que o painel de acompanhamento se alimenta.</w:t>
      </w:r>
    </w:p>
    <w:p w14:paraId="64EDBA25" w14:textId="77777777" w:rsidR="00E01C3A" w:rsidRDefault="00CC3326">
      <w:pPr>
        <w:keepNext/>
        <w:spacing w:before="240"/>
        <w:jc w:val="center"/>
        <w:rPr>
          <w:lang w:val="pt-BR"/>
        </w:rPr>
      </w:pPr>
      <w:r>
        <w:rPr>
          <w:noProof/>
          <w:lang w:val="pt-BR"/>
        </w:rPr>
        <w:lastRenderedPageBreak/>
        <w:drawing>
          <wp:inline distT="0" distB="0" distL="0" distR="0" wp14:anchorId="56549F5B" wp14:editId="07724E36">
            <wp:extent cx="4700000" cy="5002000"/>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002000"/>
                    </a:xfrm>
                    <a:prstGeom prst="rect">
                      <a:avLst/>
                    </a:prstGeom>
                  </pic:spPr>
                </pic:pic>
              </a:graphicData>
            </a:graphic>
          </wp:inline>
        </w:drawing>
      </w:r>
    </w:p>
    <w:p w14:paraId="0F0AFFE7" w14:textId="77777777" w:rsidR="00E01C3A" w:rsidRDefault="00CC3326">
      <w:pPr>
        <w:keepNext/>
        <w:spacing w:before="130" w:after="60"/>
        <w:jc w:val="center"/>
        <w:rPr>
          <w:lang w:val="pt-BR"/>
        </w:rPr>
      </w:pPr>
      <w:r>
        <w:rPr>
          <w:sz w:val="20"/>
          <w:szCs w:val="20"/>
          <w:lang w:val="pt-BR"/>
        </w:rPr>
        <w:t>Figura 1 – Arquitetura do sistema</w:t>
      </w:r>
    </w:p>
    <w:p w14:paraId="3407E7F5" w14:textId="77777777" w:rsidR="00E01C3A" w:rsidRDefault="00CC3326">
      <w:pPr>
        <w:spacing w:after="280"/>
        <w:jc w:val="center"/>
        <w:rPr>
          <w:lang w:val="pt-BR"/>
        </w:rPr>
      </w:pPr>
      <w:r>
        <w:rPr>
          <w:sz w:val="20"/>
          <w:szCs w:val="20"/>
          <w:lang w:val="pt-BR"/>
        </w:rPr>
        <w:t>Fonte: Elaborado pelos autores (2026).</w:t>
      </w:r>
    </w:p>
    <w:p w14:paraId="2E5A6DD5"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5E345753"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1906E7EB"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46584375" w14:textId="77777777">
        <w:trPr>
          <w:tblHeader/>
        </w:trPr>
        <w:tc>
          <w:tcPr>
            <w:tcW w:w="1750" w:type="dxa"/>
            <w:shd w:val="clear" w:color="auto" w:fill="EDEDED"/>
            <w:tcMar>
              <w:top w:w="70" w:type="dxa"/>
              <w:left w:w="90" w:type="dxa"/>
              <w:bottom w:w="70" w:type="dxa"/>
              <w:right w:w="90" w:type="dxa"/>
            </w:tcMar>
          </w:tcPr>
          <w:p w14:paraId="38FBD0E7"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2F8A000A"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5C305C78" w14:textId="77777777" w:rsidR="00E01C3A" w:rsidRDefault="00CC3326">
            <w:r>
              <w:rPr>
                <w:b/>
                <w:bCs/>
                <w:sz w:val="20"/>
                <w:szCs w:val="20"/>
              </w:rPr>
              <w:t>Justificativa</w:t>
            </w:r>
          </w:p>
        </w:tc>
      </w:tr>
      <w:tr w:rsidR="00E01C3A" w:rsidRPr="00CE1B46" w14:paraId="110C1A49" w14:textId="77777777">
        <w:tc>
          <w:tcPr>
            <w:tcW w:w="1750" w:type="dxa"/>
            <w:tcMar>
              <w:top w:w="70" w:type="dxa"/>
              <w:left w:w="90" w:type="dxa"/>
              <w:bottom w:w="70" w:type="dxa"/>
              <w:right w:w="90" w:type="dxa"/>
            </w:tcMar>
          </w:tcPr>
          <w:p w14:paraId="4320AD81" w14:textId="77777777" w:rsidR="00E01C3A" w:rsidRDefault="00CC3326">
            <w:r>
              <w:rPr>
                <w:sz w:val="20"/>
                <w:szCs w:val="20"/>
              </w:rPr>
              <w:t>Implantação em nuvem</w:t>
            </w:r>
          </w:p>
        </w:tc>
        <w:tc>
          <w:tcPr>
            <w:tcW w:w="3100" w:type="dxa"/>
            <w:tcMar>
              <w:top w:w="70" w:type="dxa"/>
              <w:left w:w="90" w:type="dxa"/>
              <w:bottom w:w="70" w:type="dxa"/>
              <w:right w:w="90" w:type="dxa"/>
            </w:tcMar>
          </w:tcPr>
          <w:p w14:paraId="57AD0B13"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248EB03F" w14:textId="77777777" w:rsidR="00E01C3A" w:rsidRPr="00CE1B46" w:rsidRDefault="00CC3326">
            <w:pPr>
              <w:rPr>
                <w:lang w:val="pt-BR"/>
              </w:rPr>
            </w:pPr>
            <w:r>
              <w:rPr>
                <w:sz w:val="20"/>
                <w:szCs w:val="20"/>
                <w:lang w:val="pt-BR"/>
              </w:rPr>
              <w:t>O nó precisa ser comandado de fora da rede local em que se encontra; detalhamento em 4.6.1</w:t>
            </w:r>
          </w:p>
        </w:tc>
      </w:tr>
      <w:tr w:rsidR="00E01C3A" w:rsidRPr="00CE1B46" w14:paraId="6524CFC6" w14:textId="77777777">
        <w:tc>
          <w:tcPr>
            <w:tcW w:w="1750" w:type="dxa"/>
            <w:tcMar>
              <w:top w:w="70" w:type="dxa"/>
              <w:left w:w="90" w:type="dxa"/>
              <w:bottom w:w="70" w:type="dxa"/>
              <w:right w:w="90" w:type="dxa"/>
            </w:tcMar>
          </w:tcPr>
          <w:p w14:paraId="18591B3E" w14:textId="77777777" w:rsidR="00E01C3A" w:rsidRDefault="00CC3326">
            <w:r>
              <w:rPr>
                <w:sz w:val="20"/>
                <w:szCs w:val="20"/>
              </w:rPr>
              <w:t>Back end</w:t>
            </w:r>
          </w:p>
        </w:tc>
        <w:tc>
          <w:tcPr>
            <w:tcW w:w="3100" w:type="dxa"/>
            <w:tcMar>
              <w:top w:w="70" w:type="dxa"/>
              <w:left w:w="90" w:type="dxa"/>
              <w:bottom w:w="70" w:type="dxa"/>
              <w:right w:w="90" w:type="dxa"/>
            </w:tcMar>
          </w:tcPr>
          <w:p w14:paraId="2D76E042"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486096F"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E1B46" w14:paraId="33D1F4F1" w14:textId="77777777">
        <w:tc>
          <w:tcPr>
            <w:tcW w:w="1750" w:type="dxa"/>
            <w:tcMar>
              <w:top w:w="70" w:type="dxa"/>
              <w:left w:w="90" w:type="dxa"/>
              <w:bottom w:w="70" w:type="dxa"/>
              <w:right w:w="90" w:type="dxa"/>
            </w:tcMar>
          </w:tcPr>
          <w:p w14:paraId="5043C0B6" w14:textId="77777777" w:rsidR="00E01C3A" w:rsidRDefault="00CC3326">
            <w:r>
              <w:rPr>
                <w:sz w:val="20"/>
                <w:szCs w:val="20"/>
              </w:rPr>
              <w:t>Front end</w:t>
            </w:r>
          </w:p>
        </w:tc>
        <w:tc>
          <w:tcPr>
            <w:tcW w:w="3100" w:type="dxa"/>
            <w:tcMar>
              <w:top w:w="70" w:type="dxa"/>
              <w:left w:w="90" w:type="dxa"/>
              <w:bottom w:w="70" w:type="dxa"/>
              <w:right w:w="90" w:type="dxa"/>
            </w:tcMar>
          </w:tcPr>
          <w:p w14:paraId="5244E187"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378CE8F6"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E1B46" w14:paraId="5980BA7D" w14:textId="77777777">
        <w:tc>
          <w:tcPr>
            <w:tcW w:w="1750" w:type="dxa"/>
            <w:tcMar>
              <w:top w:w="70" w:type="dxa"/>
              <w:left w:w="90" w:type="dxa"/>
              <w:bottom w:w="70" w:type="dxa"/>
              <w:right w:w="90" w:type="dxa"/>
            </w:tcMar>
          </w:tcPr>
          <w:p w14:paraId="18AE97A5" w14:textId="77777777" w:rsidR="00E01C3A" w:rsidRDefault="00CC3326">
            <w:r>
              <w:rPr>
                <w:sz w:val="20"/>
                <w:szCs w:val="20"/>
              </w:rPr>
              <w:t>Banco de dados</w:t>
            </w:r>
          </w:p>
        </w:tc>
        <w:tc>
          <w:tcPr>
            <w:tcW w:w="3100" w:type="dxa"/>
            <w:tcMar>
              <w:top w:w="70" w:type="dxa"/>
              <w:left w:w="90" w:type="dxa"/>
              <w:bottom w:w="70" w:type="dxa"/>
              <w:right w:w="90" w:type="dxa"/>
            </w:tcMar>
          </w:tcPr>
          <w:p w14:paraId="7CFC6376" w14:textId="77777777" w:rsidR="00E01C3A" w:rsidRPr="00CE1B46" w:rsidRDefault="00CC3326">
            <w:pPr>
              <w:rPr>
                <w:lang w:val="pt-BR"/>
              </w:rPr>
            </w:pPr>
            <w:r>
              <w:rPr>
                <w:sz w:val="20"/>
                <w:szCs w:val="20"/>
                <w:lang w:val="pt-BR"/>
              </w:rPr>
              <w:t>Sim. Banco relacional em contêiner, com as entidades do Quadro 15 e o modelo da Figura 3</w:t>
            </w:r>
          </w:p>
        </w:tc>
        <w:tc>
          <w:tcPr>
            <w:tcW w:w="4221" w:type="dxa"/>
            <w:tcMar>
              <w:top w:w="70" w:type="dxa"/>
              <w:left w:w="90" w:type="dxa"/>
              <w:bottom w:w="70" w:type="dxa"/>
              <w:right w:w="90" w:type="dxa"/>
            </w:tcMar>
          </w:tcPr>
          <w:p w14:paraId="7980B3DA"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4.7.1</w:t>
            </w:r>
          </w:p>
        </w:tc>
      </w:tr>
      <w:tr w:rsidR="00E01C3A" w14:paraId="59142A06" w14:textId="77777777">
        <w:tc>
          <w:tcPr>
            <w:tcW w:w="1750" w:type="dxa"/>
            <w:tcMar>
              <w:top w:w="70" w:type="dxa"/>
              <w:left w:w="90" w:type="dxa"/>
              <w:bottom w:w="70" w:type="dxa"/>
              <w:right w:w="90" w:type="dxa"/>
            </w:tcMar>
          </w:tcPr>
          <w:p w14:paraId="3A7F36D6" w14:textId="77777777" w:rsidR="00E01C3A" w:rsidRDefault="00CC3326">
            <w:r>
              <w:rPr>
                <w:sz w:val="20"/>
                <w:szCs w:val="20"/>
              </w:rPr>
              <w:t>Aplicativo móvel</w:t>
            </w:r>
          </w:p>
        </w:tc>
        <w:tc>
          <w:tcPr>
            <w:tcW w:w="3100" w:type="dxa"/>
            <w:tcMar>
              <w:top w:w="70" w:type="dxa"/>
              <w:left w:w="90" w:type="dxa"/>
              <w:bottom w:w="70" w:type="dxa"/>
              <w:right w:w="90" w:type="dxa"/>
            </w:tcMar>
          </w:tcPr>
          <w:p w14:paraId="3D677906"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459AA762"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CE1B46" w14:paraId="403D6567" w14:textId="77777777">
        <w:tc>
          <w:tcPr>
            <w:tcW w:w="1750" w:type="dxa"/>
            <w:tcMar>
              <w:top w:w="70" w:type="dxa"/>
              <w:left w:w="90" w:type="dxa"/>
              <w:bottom w:w="70" w:type="dxa"/>
              <w:right w:w="90" w:type="dxa"/>
            </w:tcMar>
          </w:tcPr>
          <w:p w14:paraId="759D16B2" w14:textId="77777777" w:rsidR="00E01C3A" w:rsidRDefault="00CC3326">
            <w:r>
              <w:rPr>
                <w:sz w:val="20"/>
                <w:szCs w:val="20"/>
              </w:rPr>
              <w:t>Software embarcado</w:t>
            </w:r>
          </w:p>
        </w:tc>
        <w:tc>
          <w:tcPr>
            <w:tcW w:w="3100" w:type="dxa"/>
            <w:tcMar>
              <w:top w:w="70" w:type="dxa"/>
              <w:left w:w="90" w:type="dxa"/>
              <w:bottom w:w="70" w:type="dxa"/>
              <w:right w:w="90" w:type="dxa"/>
            </w:tcMar>
          </w:tcPr>
          <w:p w14:paraId="267CA7CC"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73DFDC6"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40A3D768" w14:textId="77777777">
        <w:tc>
          <w:tcPr>
            <w:tcW w:w="1750" w:type="dxa"/>
            <w:tcMar>
              <w:top w:w="70" w:type="dxa"/>
              <w:left w:w="90" w:type="dxa"/>
              <w:bottom w:w="70" w:type="dxa"/>
              <w:right w:w="90" w:type="dxa"/>
            </w:tcMar>
          </w:tcPr>
          <w:p w14:paraId="0E67FD6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46714237"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0206241B"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688B8214" w14:textId="77777777" w:rsidR="00E01C3A" w:rsidRDefault="00CC3326">
      <w:pPr>
        <w:spacing w:before="130" w:after="260"/>
        <w:rPr>
          <w:lang w:val="pt-BR"/>
        </w:rPr>
      </w:pPr>
      <w:r>
        <w:rPr>
          <w:sz w:val="20"/>
          <w:szCs w:val="20"/>
          <w:lang w:val="pt-BR"/>
        </w:rPr>
        <w:t>Fonte: Elaborado pelos autores (2026).</w:t>
      </w:r>
    </w:p>
    <w:p w14:paraId="4B0A2D2E"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60741779"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7E146C70" w14:textId="77777777">
        <w:trPr>
          <w:tblHeader/>
        </w:trPr>
        <w:tc>
          <w:tcPr>
            <w:tcW w:w="2300" w:type="dxa"/>
            <w:shd w:val="clear" w:color="auto" w:fill="EDEDED"/>
            <w:tcMar>
              <w:top w:w="70" w:type="dxa"/>
              <w:left w:w="90" w:type="dxa"/>
              <w:bottom w:w="70" w:type="dxa"/>
              <w:right w:w="90" w:type="dxa"/>
            </w:tcMar>
          </w:tcPr>
          <w:p w14:paraId="60B56E06"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2B4AB9B1"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6CC28926" w14:textId="77777777" w:rsidR="00E01C3A" w:rsidRDefault="00CC3326">
            <w:r>
              <w:rPr>
                <w:b/>
                <w:bCs/>
                <w:sz w:val="20"/>
                <w:szCs w:val="20"/>
              </w:rPr>
              <w:t>Responsabilidade</w:t>
            </w:r>
          </w:p>
        </w:tc>
      </w:tr>
      <w:tr w:rsidR="00E01C3A" w:rsidRPr="00CE1B46" w14:paraId="2A769079" w14:textId="77777777">
        <w:tc>
          <w:tcPr>
            <w:tcW w:w="2300" w:type="dxa"/>
            <w:tcMar>
              <w:top w:w="70" w:type="dxa"/>
              <w:left w:w="90" w:type="dxa"/>
              <w:bottom w:w="70" w:type="dxa"/>
              <w:right w:w="90" w:type="dxa"/>
            </w:tcMar>
          </w:tcPr>
          <w:p w14:paraId="70910BC8" w14:textId="77777777" w:rsidR="00E01C3A" w:rsidRDefault="00CC3326">
            <w:r>
              <w:rPr>
                <w:sz w:val="20"/>
                <w:szCs w:val="20"/>
              </w:rPr>
              <w:t>Interface de dados urbanos</w:t>
            </w:r>
          </w:p>
        </w:tc>
        <w:tc>
          <w:tcPr>
            <w:tcW w:w="3000" w:type="dxa"/>
            <w:tcMar>
              <w:top w:w="70" w:type="dxa"/>
              <w:left w:w="90" w:type="dxa"/>
              <w:bottom w:w="70" w:type="dxa"/>
              <w:right w:w="90" w:type="dxa"/>
            </w:tcMar>
          </w:tcPr>
          <w:p w14:paraId="077DE4AE"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03BAA5C8"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E1B46" w14:paraId="09751819" w14:textId="77777777">
        <w:tc>
          <w:tcPr>
            <w:tcW w:w="2300" w:type="dxa"/>
            <w:tcMar>
              <w:top w:w="70" w:type="dxa"/>
              <w:left w:w="90" w:type="dxa"/>
              <w:bottom w:w="70" w:type="dxa"/>
              <w:right w:w="90" w:type="dxa"/>
            </w:tcMar>
          </w:tcPr>
          <w:p w14:paraId="219128E2"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58DA1F0C"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42E5EAFF"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E1B46" w14:paraId="60B692F9" w14:textId="77777777">
        <w:tc>
          <w:tcPr>
            <w:tcW w:w="2300" w:type="dxa"/>
            <w:tcMar>
              <w:top w:w="70" w:type="dxa"/>
              <w:left w:w="90" w:type="dxa"/>
              <w:bottom w:w="70" w:type="dxa"/>
              <w:right w:w="90" w:type="dxa"/>
            </w:tcMar>
          </w:tcPr>
          <w:p w14:paraId="6C2A3A4A"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2B0B2677"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65CF6730"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E1B46" w14:paraId="7DE3A5FC" w14:textId="77777777">
        <w:tc>
          <w:tcPr>
            <w:tcW w:w="2300" w:type="dxa"/>
            <w:tcMar>
              <w:top w:w="70" w:type="dxa"/>
              <w:left w:w="90" w:type="dxa"/>
              <w:bottom w:w="70" w:type="dxa"/>
              <w:right w:w="90" w:type="dxa"/>
            </w:tcMar>
          </w:tcPr>
          <w:p w14:paraId="573141EF"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17BB41BF"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05D600A6" w14:textId="77777777" w:rsidR="00E01C3A" w:rsidRPr="00CE1B46" w:rsidRDefault="00CC3326">
            <w:pPr>
              <w:rPr>
                <w:lang w:val="pt-BR"/>
              </w:rPr>
            </w:pPr>
            <w:r>
              <w:rPr>
                <w:sz w:val="20"/>
                <w:szCs w:val="20"/>
                <w:lang w:val="pt-BR"/>
              </w:rPr>
              <w:t>Confrontar o nível pretendido com as restrições rígidas, corrigi-lo quando necessário e registrar a correção</w:t>
            </w:r>
          </w:p>
        </w:tc>
      </w:tr>
      <w:tr w:rsidR="00E01C3A" w:rsidRPr="00CE1B46" w14:paraId="4D884589" w14:textId="77777777">
        <w:tc>
          <w:tcPr>
            <w:tcW w:w="2300" w:type="dxa"/>
            <w:tcMar>
              <w:top w:w="70" w:type="dxa"/>
              <w:left w:w="90" w:type="dxa"/>
              <w:bottom w:w="70" w:type="dxa"/>
              <w:right w:w="90" w:type="dxa"/>
            </w:tcMar>
          </w:tcPr>
          <w:p w14:paraId="2163B1E7"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08ACC06A"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665E5FA6"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E1B46" w14:paraId="52A9361A" w14:textId="77777777">
        <w:tc>
          <w:tcPr>
            <w:tcW w:w="2300" w:type="dxa"/>
            <w:tcMar>
              <w:top w:w="70" w:type="dxa"/>
              <w:left w:w="90" w:type="dxa"/>
              <w:bottom w:w="70" w:type="dxa"/>
              <w:right w:w="90" w:type="dxa"/>
            </w:tcMar>
          </w:tcPr>
          <w:p w14:paraId="7FE077A0" w14:textId="77777777" w:rsidR="00E01C3A" w:rsidRDefault="00CC3326">
            <w:r>
              <w:rPr>
                <w:sz w:val="20"/>
                <w:szCs w:val="20"/>
              </w:rPr>
              <w:t>Banco de dados</w:t>
            </w:r>
          </w:p>
        </w:tc>
        <w:tc>
          <w:tcPr>
            <w:tcW w:w="3000" w:type="dxa"/>
            <w:tcMar>
              <w:top w:w="70" w:type="dxa"/>
              <w:left w:w="90" w:type="dxa"/>
              <w:bottom w:w="70" w:type="dxa"/>
              <w:right w:w="90" w:type="dxa"/>
            </w:tcMar>
          </w:tcPr>
          <w:p w14:paraId="615A33AD" w14:textId="77777777" w:rsidR="00E01C3A" w:rsidRDefault="00CC3326">
            <w:r>
              <w:rPr>
                <w:sz w:val="20"/>
                <w:szCs w:val="20"/>
              </w:rPr>
              <w:t>PostgreSQL em contêiner</w:t>
            </w:r>
          </w:p>
        </w:tc>
        <w:tc>
          <w:tcPr>
            <w:tcW w:w="3771" w:type="dxa"/>
            <w:tcMar>
              <w:top w:w="70" w:type="dxa"/>
              <w:left w:w="90" w:type="dxa"/>
              <w:bottom w:w="70" w:type="dxa"/>
              <w:right w:w="90" w:type="dxa"/>
            </w:tcMar>
          </w:tcPr>
          <w:p w14:paraId="5C7D6C1B" w14:textId="77777777" w:rsidR="00E01C3A" w:rsidRPr="00CE1B46" w:rsidRDefault="00CC3326">
            <w:pPr>
              <w:rPr>
                <w:lang w:val="pt-BR"/>
              </w:rPr>
            </w:pPr>
            <w:r>
              <w:rPr>
                <w:sz w:val="20"/>
                <w:szCs w:val="20"/>
                <w:lang w:val="pt-BR"/>
              </w:rPr>
              <w:t>Registrar a cadeia completa de cada ciclo de decisão</w:t>
            </w:r>
          </w:p>
        </w:tc>
      </w:tr>
      <w:tr w:rsidR="00E01C3A" w:rsidRPr="00CE1B46" w14:paraId="52383CF5" w14:textId="77777777">
        <w:tc>
          <w:tcPr>
            <w:tcW w:w="2300" w:type="dxa"/>
            <w:tcMar>
              <w:top w:w="70" w:type="dxa"/>
              <w:left w:w="90" w:type="dxa"/>
              <w:bottom w:w="70" w:type="dxa"/>
              <w:right w:w="90" w:type="dxa"/>
            </w:tcMar>
          </w:tcPr>
          <w:p w14:paraId="408D6BAC" w14:textId="77777777" w:rsidR="00E01C3A" w:rsidRDefault="00CC3326">
            <w:r>
              <w:rPr>
                <w:sz w:val="20"/>
                <w:szCs w:val="20"/>
              </w:rPr>
              <w:t>Painel de acompanhamento</w:t>
            </w:r>
          </w:p>
        </w:tc>
        <w:tc>
          <w:tcPr>
            <w:tcW w:w="3000" w:type="dxa"/>
            <w:tcMar>
              <w:top w:w="70" w:type="dxa"/>
              <w:left w:w="90" w:type="dxa"/>
              <w:bottom w:w="70" w:type="dxa"/>
              <w:right w:w="90" w:type="dxa"/>
            </w:tcMar>
          </w:tcPr>
          <w:p w14:paraId="0C68725D" w14:textId="77777777" w:rsidR="00E01C3A" w:rsidRDefault="00CC3326">
            <w:r>
              <w:rPr>
                <w:sz w:val="20"/>
                <w:szCs w:val="20"/>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1DF81B33"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E1B46" w14:paraId="66940CA1" w14:textId="77777777">
        <w:tc>
          <w:tcPr>
            <w:tcW w:w="2300" w:type="dxa"/>
            <w:tcMar>
              <w:top w:w="70" w:type="dxa"/>
              <w:left w:w="90" w:type="dxa"/>
              <w:bottom w:w="70" w:type="dxa"/>
              <w:right w:w="90" w:type="dxa"/>
            </w:tcMar>
          </w:tcPr>
          <w:p w14:paraId="52875D24" w14:textId="77777777" w:rsidR="00E01C3A" w:rsidRDefault="00CC3326">
            <w:r>
              <w:rPr>
                <w:sz w:val="20"/>
                <w:szCs w:val="20"/>
              </w:rPr>
              <w:t>Firmware do nó</w:t>
            </w:r>
          </w:p>
        </w:tc>
        <w:tc>
          <w:tcPr>
            <w:tcW w:w="3000" w:type="dxa"/>
            <w:tcMar>
              <w:top w:w="70" w:type="dxa"/>
              <w:left w:w="90" w:type="dxa"/>
              <w:bottom w:w="70" w:type="dxa"/>
              <w:right w:w="90" w:type="dxa"/>
            </w:tcMar>
          </w:tcPr>
          <w:p w14:paraId="2E0D1BA0"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47E99208" w14:textId="77777777" w:rsidR="00E01C3A" w:rsidRPr="00CE1B46" w:rsidRDefault="00CC3326">
            <w:pPr>
              <w:rPr>
                <w:lang w:val="pt-BR"/>
              </w:rPr>
            </w:pPr>
            <w:r>
              <w:rPr>
                <w:sz w:val="20"/>
                <w:szCs w:val="20"/>
                <w:lang w:val="pt-BR"/>
              </w:rPr>
              <w:t>Aplicar o ciclo de trabalho comandado e publicar a iluminância lida</w:t>
            </w:r>
          </w:p>
        </w:tc>
      </w:tr>
    </w:tbl>
    <w:p w14:paraId="58B56084" w14:textId="77777777" w:rsidR="00E01C3A" w:rsidRDefault="00CC3326">
      <w:pPr>
        <w:spacing w:before="130" w:after="260"/>
        <w:rPr>
          <w:lang w:val="pt-BR"/>
        </w:rPr>
      </w:pPr>
      <w:r>
        <w:rPr>
          <w:sz w:val="20"/>
          <w:szCs w:val="20"/>
          <w:lang w:val="pt-BR"/>
        </w:rPr>
        <w:t>Fonte: Elaborado pelos autores (2026).</w:t>
      </w:r>
    </w:p>
    <w:p w14:paraId="41449499"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7F0599F4" w14:textId="77777777" w:rsidR="00E01C3A" w:rsidRDefault="00CC3326">
      <w:pPr>
        <w:pStyle w:val="Heading3"/>
        <w:spacing w:before="320" w:after="200" w:line="360" w:lineRule="auto"/>
        <w:rPr>
          <w:lang w:val="pt-BR"/>
        </w:rPr>
      </w:pPr>
      <w:bookmarkStart w:id="50" w:name="_Toc241792042"/>
      <w:r>
        <w:rPr>
          <w:lang w:val="pt-BR"/>
        </w:rPr>
        <w:t>4.6.1 Implantação em nuvem</w:t>
      </w:r>
      <w:bookmarkEnd w:id="50"/>
    </w:p>
    <w:p w14:paraId="14F026D2"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A repartição é a seguinte.</w:t>
      </w:r>
    </w:p>
    <w:p w14:paraId="5C0DFF75"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00E1C0C"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as duas restrições rígidas da camada de verificação e publica o comando resultante. Reage a cada evento no momento em que é gravado e mantém um ciclo periódico de 5 s, que conduz as rampas e alimenta o nó, cuja falta de comando aciona o failsafe.</w:t>
      </w:r>
    </w:p>
    <w:p w14:paraId="5856CB74"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14C80BD7"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ciclo de decisão, conforme a subseção 4.7.1.</w:t>
      </w:r>
    </w:p>
    <w:p w14:paraId="597B03C2"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5F4BFC58"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011CB821"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mantém conexão e ciclo contínuos, e planos gratuitos de plataforma suspendem processos ociosos, o que levaria o nó ao failsafe. O dimensionamento para o parque municipal não é objeto do trabalho. A implantação é atividade de meio, descrita aqui e não relacionada entre os objetivos específicos, conforme registrado em 1.5.2.</w:t>
      </w:r>
    </w:p>
    <w:p w14:paraId="45D07CA4" w14:textId="77777777" w:rsidR="00E01C3A" w:rsidRDefault="00CC3326">
      <w:pPr>
        <w:pStyle w:val="Heading3"/>
        <w:spacing w:before="320" w:after="200" w:line="360" w:lineRule="auto"/>
        <w:rPr>
          <w:lang w:val="pt-BR"/>
        </w:rPr>
      </w:pPr>
      <w:bookmarkStart w:id="51" w:name="_Toc241792043"/>
      <w:r>
        <w:rPr>
          <w:lang w:val="pt-BR"/>
        </w:rPr>
        <w:t>4.6.2 Contratos das interfaces</w:t>
      </w:r>
      <w:bookmarkEnd w:id="51"/>
    </w:p>
    <w:p w14:paraId="6A4A7153"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44EA68F9"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12324E7F" w14:textId="77777777">
        <w:trPr>
          <w:tblHeader/>
        </w:trPr>
        <w:tc>
          <w:tcPr>
            <w:tcW w:w="2600" w:type="dxa"/>
            <w:shd w:val="clear" w:color="auto" w:fill="EDEDED"/>
            <w:tcMar>
              <w:top w:w="70" w:type="dxa"/>
              <w:left w:w="90" w:type="dxa"/>
              <w:bottom w:w="70" w:type="dxa"/>
              <w:right w:w="90" w:type="dxa"/>
            </w:tcMar>
          </w:tcPr>
          <w:p w14:paraId="6FCA00E8"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3391A610"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759C8F4C" w14:textId="77777777" w:rsidR="00E01C3A" w:rsidRDefault="00CC3326">
            <w:r>
              <w:rPr>
                <w:b/>
                <w:bCs/>
                <w:sz w:val="20"/>
                <w:szCs w:val="20"/>
              </w:rPr>
              <w:t>Conteúdo</w:t>
            </w:r>
          </w:p>
        </w:tc>
      </w:tr>
      <w:tr w:rsidR="00E01C3A" w:rsidRPr="00CE1B46" w14:paraId="1E9D7C8E" w14:textId="77777777">
        <w:tc>
          <w:tcPr>
            <w:tcW w:w="2600" w:type="dxa"/>
            <w:tcMar>
              <w:top w:w="70" w:type="dxa"/>
              <w:left w:w="90" w:type="dxa"/>
              <w:bottom w:w="70" w:type="dxa"/>
              <w:right w:w="90" w:type="dxa"/>
            </w:tcMar>
          </w:tcPr>
          <w:p w14:paraId="2EFA2997" w14:textId="77777777" w:rsidR="00E01C3A" w:rsidRDefault="00CC3326">
            <w:r>
              <w:rPr>
                <w:sz w:val="20"/>
                <w:szCs w:val="20"/>
              </w:rPr>
              <w:t>REST – POST /eventos</w:t>
            </w:r>
          </w:p>
        </w:tc>
        <w:tc>
          <w:tcPr>
            <w:tcW w:w="2700" w:type="dxa"/>
            <w:tcMar>
              <w:top w:w="70" w:type="dxa"/>
              <w:left w:w="90" w:type="dxa"/>
              <w:bottom w:w="70" w:type="dxa"/>
              <w:right w:w="90" w:type="dxa"/>
            </w:tcMar>
          </w:tcPr>
          <w:p w14:paraId="4E1A5C52" w14:textId="77777777" w:rsidR="00E01C3A" w:rsidRDefault="00CC3326">
            <w:r>
              <w:rPr>
                <w:sz w:val="20"/>
                <w:szCs w:val="20"/>
              </w:rPr>
              <w:t>Publicação do volume ou da ocorrência de trechos de via</w:t>
            </w:r>
          </w:p>
        </w:tc>
        <w:tc>
          <w:tcPr>
            <w:tcW w:w="3771" w:type="dxa"/>
            <w:tcMar>
              <w:top w:w="70" w:type="dxa"/>
              <w:left w:w="90" w:type="dxa"/>
              <w:bottom w:w="70" w:type="dxa"/>
              <w:right w:w="90" w:type="dxa"/>
            </w:tcMar>
          </w:tcPr>
          <w:p w14:paraId="6454A727"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CE1B46" w14:paraId="26FB39AE" w14:textId="77777777">
        <w:tc>
          <w:tcPr>
            <w:tcW w:w="2600" w:type="dxa"/>
            <w:tcMar>
              <w:top w:w="70" w:type="dxa"/>
              <w:left w:w="90" w:type="dxa"/>
              <w:bottom w:w="70" w:type="dxa"/>
              <w:right w:w="90" w:type="dxa"/>
            </w:tcMar>
          </w:tcPr>
          <w:p w14:paraId="1AC010F4" w14:textId="77777777" w:rsidR="00E01C3A" w:rsidRDefault="00CC3326">
            <w:r>
              <w:rPr>
                <w:sz w:val="20"/>
                <w:szCs w:val="20"/>
              </w:rPr>
              <w:lastRenderedPageBreak/>
              <w:t>REST – GET /eventos</w:t>
            </w:r>
          </w:p>
        </w:tc>
        <w:tc>
          <w:tcPr>
            <w:tcW w:w="2700" w:type="dxa"/>
            <w:tcMar>
              <w:top w:w="70" w:type="dxa"/>
              <w:left w:w="90" w:type="dxa"/>
              <w:bottom w:w="70" w:type="dxa"/>
              <w:right w:w="90" w:type="dxa"/>
            </w:tcMar>
          </w:tcPr>
          <w:p w14:paraId="5557316A"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0D0F8202" w14:textId="77777777" w:rsidR="00E01C3A" w:rsidRPr="00CE1B46" w:rsidRDefault="00CC3326">
            <w:pPr>
              <w:rPr>
                <w:lang w:val="pt-BR"/>
              </w:rPr>
            </w:pPr>
            <w:r>
              <w:rPr>
                <w:sz w:val="20"/>
                <w:szCs w:val="20"/>
                <w:lang w:val="pt-BR"/>
              </w:rPr>
              <w:t>Coleção de publicações, filtrada por carimbo de tempo e por trecho</w:t>
            </w:r>
          </w:p>
        </w:tc>
      </w:tr>
      <w:tr w:rsidR="00E01C3A" w:rsidRPr="00CE1B46" w14:paraId="19F3DB92" w14:textId="77777777">
        <w:tc>
          <w:tcPr>
            <w:tcW w:w="2600" w:type="dxa"/>
            <w:tcMar>
              <w:top w:w="70" w:type="dxa"/>
              <w:left w:w="90" w:type="dxa"/>
              <w:bottom w:w="70" w:type="dxa"/>
              <w:right w:w="90" w:type="dxa"/>
            </w:tcMar>
          </w:tcPr>
          <w:p w14:paraId="0EE08F79" w14:textId="77777777" w:rsidR="00E01C3A" w:rsidRDefault="00CC3326">
            <w:r>
              <w:rPr>
                <w:sz w:val="20"/>
                <w:szCs w:val="20"/>
              </w:rPr>
              <w:t>REST – GET /decisoes</w:t>
            </w:r>
          </w:p>
        </w:tc>
        <w:tc>
          <w:tcPr>
            <w:tcW w:w="2700" w:type="dxa"/>
            <w:tcMar>
              <w:top w:w="70" w:type="dxa"/>
              <w:left w:w="90" w:type="dxa"/>
              <w:bottom w:w="70" w:type="dxa"/>
              <w:right w:w="90" w:type="dxa"/>
            </w:tcMar>
          </w:tcPr>
          <w:p w14:paraId="57ECBE77"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3053CD33"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E1B46" w14:paraId="48AFF68B" w14:textId="77777777">
        <w:tc>
          <w:tcPr>
            <w:tcW w:w="2600" w:type="dxa"/>
            <w:tcMar>
              <w:top w:w="70" w:type="dxa"/>
              <w:left w:w="90" w:type="dxa"/>
              <w:bottom w:w="70" w:type="dxa"/>
              <w:right w:w="90" w:type="dxa"/>
            </w:tcMar>
          </w:tcPr>
          <w:p w14:paraId="3B3B32CD" w14:textId="77777777" w:rsidR="00E01C3A" w:rsidRDefault="00CC3326">
            <w:r>
              <w:rPr>
                <w:sz w:val="20"/>
                <w:szCs w:val="20"/>
              </w:rPr>
              <w:t>REST – GET /telemetria</w:t>
            </w:r>
          </w:p>
        </w:tc>
        <w:tc>
          <w:tcPr>
            <w:tcW w:w="2700" w:type="dxa"/>
            <w:tcMar>
              <w:top w:w="70" w:type="dxa"/>
              <w:left w:w="90" w:type="dxa"/>
              <w:bottom w:w="70" w:type="dxa"/>
              <w:right w:w="90" w:type="dxa"/>
            </w:tcMar>
          </w:tcPr>
          <w:p w14:paraId="6918B63E"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74144535" w14:textId="77777777" w:rsidR="00E01C3A" w:rsidRPr="00CE1B46" w:rsidRDefault="00CC3326">
            <w:pPr>
              <w:rPr>
                <w:lang w:val="pt-BR"/>
              </w:rPr>
            </w:pPr>
            <w:r>
              <w:rPr>
                <w:sz w:val="20"/>
                <w:szCs w:val="20"/>
                <w:lang w:val="pt-BR"/>
              </w:rPr>
              <w:t>Ciclo de trabalho aplicado e iluminância medida, por ponto de luz</w:t>
            </w:r>
          </w:p>
        </w:tc>
      </w:tr>
      <w:tr w:rsidR="00E01C3A" w:rsidRPr="00CE1B46" w14:paraId="2C3D9FA0" w14:textId="77777777">
        <w:tc>
          <w:tcPr>
            <w:tcW w:w="2600" w:type="dxa"/>
            <w:tcMar>
              <w:top w:w="70" w:type="dxa"/>
              <w:left w:w="90" w:type="dxa"/>
              <w:bottom w:w="70" w:type="dxa"/>
              <w:right w:w="90" w:type="dxa"/>
            </w:tcMar>
          </w:tcPr>
          <w:p w14:paraId="219208BE" w14:textId="77777777" w:rsidR="00E01C3A" w:rsidRDefault="00CC3326">
            <w:r>
              <w:rPr>
                <w:sz w:val="20"/>
                <w:szCs w:val="20"/>
              </w:rPr>
              <w:t>REST – GET /trechos</w:t>
            </w:r>
          </w:p>
        </w:tc>
        <w:tc>
          <w:tcPr>
            <w:tcW w:w="2700" w:type="dxa"/>
            <w:tcMar>
              <w:top w:w="70" w:type="dxa"/>
              <w:left w:w="90" w:type="dxa"/>
              <w:bottom w:w="70" w:type="dxa"/>
              <w:right w:w="90" w:type="dxa"/>
            </w:tcMar>
          </w:tcPr>
          <w:p w14:paraId="7A66171E"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991DFA5" w14:textId="77777777" w:rsidR="00E01C3A" w:rsidRPr="00CE1B46" w:rsidRDefault="00CC3326">
            <w:r>
              <w:rPr>
                <w:sz w:val="20"/>
                <w:szCs w:val="20"/>
                <w:lang w:val="pt-BR"/>
              </w:rPr>
              <w:t>Trechos de via com logradouro, faixa de numeração e pontos de luz associados: o vocabulário de lugares da integração</w:t>
            </w:r>
          </w:p>
        </w:tc>
      </w:tr>
      <w:tr w:rsidR="00E01C3A" w:rsidRPr="00CE1B46" w14:paraId="116A2586" w14:textId="77777777">
        <w:tc>
          <w:tcPr>
            <w:tcW w:w="2600" w:type="dxa"/>
            <w:tcMar>
              <w:top w:w="70" w:type="dxa"/>
              <w:left w:w="90" w:type="dxa"/>
              <w:bottom w:w="70" w:type="dxa"/>
              <w:right w:w="90" w:type="dxa"/>
            </w:tcMar>
          </w:tcPr>
          <w:p w14:paraId="53217911" w14:textId="77777777" w:rsidR="00847C0D" w:rsidRDefault="00CC3326">
            <w:r>
              <w:rPr>
                <w:sz w:val="20"/>
                <w:szCs w:val="20"/>
              </w:rPr>
              <w:t>REST – GET /pontos</w:t>
            </w:r>
          </w:p>
        </w:tc>
        <w:tc>
          <w:tcPr>
            <w:tcW w:w="2700" w:type="dxa"/>
            <w:tcMar>
              <w:top w:w="70" w:type="dxa"/>
              <w:left w:w="90" w:type="dxa"/>
              <w:bottom w:w="70" w:type="dxa"/>
              <w:right w:w="90" w:type="dxa"/>
            </w:tcMar>
          </w:tcPr>
          <w:p w14:paraId="462E6701"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D32656E" w14:textId="77777777" w:rsidR="00847C0D" w:rsidRDefault="00CC3326">
            <w:r>
              <w:rPr>
                <w:sz w:val="20"/>
                <w:szCs w:val="20"/>
                <w:lang w:val="pt-BR"/>
              </w:rPr>
              <w:t>Estado operacional, classe, piso, placa, trechos associados, última decisão e última medição de cada ponto de luz</w:t>
            </w:r>
          </w:p>
        </w:tc>
      </w:tr>
      <w:tr w:rsidR="00E01C3A" w:rsidRPr="00CE1B46" w14:paraId="19A594A1" w14:textId="77777777">
        <w:tc>
          <w:tcPr>
            <w:tcW w:w="2600" w:type="dxa"/>
            <w:tcMar>
              <w:top w:w="70" w:type="dxa"/>
              <w:left w:w="90" w:type="dxa"/>
              <w:bottom w:w="70" w:type="dxa"/>
              <w:right w:w="90" w:type="dxa"/>
            </w:tcMar>
          </w:tcPr>
          <w:p w14:paraId="302E4332" w14:textId="77777777" w:rsidR="00847C0D" w:rsidRDefault="00CC3326">
            <w:r>
              <w:rPr>
                <w:sz w:val="20"/>
                <w:szCs w:val="20"/>
              </w:rPr>
              <w:t>REST – GET /alertas</w:t>
            </w:r>
          </w:p>
        </w:tc>
        <w:tc>
          <w:tcPr>
            <w:tcW w:w="2700" w:type="dxa"/>
            <w:tcMar>
              <w:top w:w="70" w:type="dxa"/>
              <w:left w:w="90" w:type="dxa"/>
              <w:bottom w:w="70" w:type="dxa"/>
              <w:right w:w="90" w:type="dxa"/>
            </w:tcMar>
          </w:tcPr>
          <w:p w14:paraId="79D4B3DF"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00562A0" w14:textId="77777777" w:rsidR="00847C0D" w:rsidRDefault="00CC3326">
            <w:r>
              <w:rPr>
                <w:sz w:val="20"/>
                <w:szCs w:val="20"/>
                <w:lang w:val="pt-BR"/>
              </w:rPr>
              <w:t>Alertas de diagnóstico abertos (RF11)</w:t>
            </w:r>
          </w:p>
        </w:tc>
      </w:tr>
      <w:tr w:rsidR="00E01C3A" w:rsidRPr="00CE1B46" w14:paraId="617FEF57" w14:textId="77777777">
        <w:tc>
          <w:tcPr>
            <w:tcW w:w="2600" w:type="dxa"/>
            <w:tcMar>
              <w:top w:w="70" w:type="dxa"/>
              <w:left w:w="90" w:type="dxa"/>
              <w:bottom w:w="70" w:type="dxa"/>
              <w:right w:w="90" w:type="dxa"/>
            </w:tcMar>
          </w:tcPr>
          <w:p w14:paraId="0043ABC0" w14:textId="77777777" w:rsidR="00847C0D" w:rsidRDefault="00CC3326">
            <w:r>
              <w:rPr>
                <w:sz w:val="20"/>
                <w:szCs w:val="20"/>
              </w:rPr>
              <w:t>REST – GET /energia</w:t>
            </w:r>
          </w:p>
        </w:tc>
        <w:tc>
          <w:tcPr>
            <w:tcW w:w="2700" w:type="dxa"/>
            <w:tcMar>
              <w:top w:w="70" w:type="dxa"/>
              <w:left w:w="90" w:type="dxa"/>
              <w:bottom w:w="70" w:type="dxa"/>
              <w:right w:w="90" w:type="dxa"/>
            </w:tcMar>
          </w:tcPr>
          <w:p w14:paraId="3F208E43"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5EFE6BF1" w14:textId="77777777" w:rsidR="00847C0D" w:rsidRDefault="00CC3326">
            <w:r>
              <w:rPr>
                <w:sz w:val="20"/>
                <w:szCs w:val="20"/>
                <w:lang w:val="pt-BR"/>
              </w:rPr>
              <w:t>Potência e energia da luminária de referência, pela luz medida e pelo comando, ao lado das linhas de base de 3.11</w:t>
            </w:r>
          </w:p>
        </w:tc>
      </w:tr>
      <w:tr w:rsidR="00E01C3A" w:rsidRPr="00CE1B46" w14:paraId="617FEF57" w14:textId="77777777">
        <w:trPr/>
        <w:tc>
          <w:tcPr>
            <w:tcW w:w="2600" w:type="dxa"/>
            <w:tcMar>
              <w:top w:w="70" w:type="dxa"/>
              <w:left w:w="90" w:type="dxa"/>
              <w:bottom w:w="70" w:type="dxa"/>
              <w:right w:w="90" w:type="dxa"/>
            </w:tcMar>
          </w:tcPr>
          <w:p w14:paraId="0043ABC0" w14:textId="77777777" w:rsidR="00847C0D" w:rsidRDefault="00CC3326">
            <w:pPr/>
            <w:r>
              <w:rPr>
                <w:sz w:val="20"/>
                <w:szCs w:val="20"/>
              </w:rPr>
              <w:t xml:space="preserve">REST – POST /bancada/sessoes e POST /bancada/calibracoes</w:t>
            </w:r>
          </w:p>
        </w:tc>
        <w:tc>
          <w:tcPr>
            <w:tcW w:w="2700" w:type="dxa"/>
            <w:tcMar>
              <w:top w:w="70" w:type="dxa"/>
              <w:left w:w="90" w:type="dxa"/>
              <w:bottom w:w="70" w:type="dxa"/>
              <w:right w:w="90" w:type="dxa"/>
            </w:tcMar>
          </w:tcPr>
          <w:p w14:paraId="3F208E43" w14:textId="77777777" w:rsidR="00847C0D" w:rsidRDefault="00CC3326">
            <w:pPr/>
            <w:r>
              <w:rPr>
                <w:sz w:val="20"/>
                <w:szCs w:val="20"/>
                <w:lang w:val="pt-BR"/>
              </w:rPr>
              <w:t xml:space="preserve">Manutenção do nó de bancada</w:t>
            </w:r>
          </w:p>
        </w:tc>
        <w:tc>
          <w:tcPr>
            <w:tcW w:w="3771" w:type="dxa"/>
            <w:tcMar>
              <w:top w:w="70" w:type="dxa"/>
              <w:left w:w="90" w:type="dxa"/>
              <w:bottom w:w="70" w:type="dxa"/>
              <w:right w:w="90" w:type="dxa"/>
            </w:tcMar>
          </w:tcPr>
          <w:p w14:paraId="5EFE6BF1" w14:textId="77777777" w:rsidR="00847C0D" w:rsidRDefault="00CC3326">
            <w:pPr/>
            <w:r>
              <w:rPr>
                <w:sz w:val="20"/>
                <w:szCs w:val="20"/>
                <w:lang w:val="pt-BR"/>
              </w:rPr>
              <w:t xml:space="preserve">Resultado da conferência ou da calibração: residual, níveis conferidos ou pontos da curva. Aceito só com a chave de acesso privada, e não com a do painel, que é pública</w:t>
            </w:r>
          </w:p>
        </w:tc>
      </w:tr>
      <w:tr w:rsidR="00E01C3A" w:rsidRPr="00CE1B46" w14:paraId="26ACB837" w14:textId="77777777">
        <w:tc>
          <w:tcPr>
            <w:tcW w:w="2600" w:type="dxa"/>
            <w:tcMar>
              <w:top w:w="70" w:type="dxa"/>
              <w:left w:w="90" w:type="dxa"/>
              <w:bottom w:w="70" w:type="dxa"/>
              <w:right w:w="90" w:type="dxa"/>
            </w:tcMar>
          </w:tcPr>
          <w:p w14:paraId="040DC0F0"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1EAF72FC"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4BDADF13" w14:textId="77777777" w:rsidR="00847C0D" w:rsidRDefault="00CC3326">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E1B46" w14:paraId="71EFE3FD" w14:textId="77777777">
        <w:tc>
          <w:tcPr>
            <w:tcW w:w="2600" w:type="dxa"/>
            <w:tcMar>
              <w:top w:w="70" w:type="dxa"/>
              <w:left w:w="90" w:type="dxa"/>
              <w:bottom w:w="70" w:type="dxa"/>
              <w:right w:w="90" w:type="dxa"/>
            </w:tcMar>
          </w:tcPr>
          <w:p w14:paraId="4B23E76D"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3B722B72" w14:textId="77777777" w:rsidR="00E01C3A" w:rsidRDefault="00CC3326">
            <w:r>
              <w:rPr>
                <w:sz w:val="20"/>
                <w:szCs w:val="20"/>
              </w:rPr>
              <w:t>Tópico assinado pelo nó</w:t>
            </w:r>
          </w:p>
        </w:tc>
        <w:tc>
          <w:tcPr>
            <w:tcW w:w="3771" w:type="dxa"/>
            <w:tcMar>
              <w:top w:w="70" w:type="dxa"/>
              <w:left w:w="90" w:type="dxa"/>
              <w:bottom w:w="70" w:type="dxa"/>
              <w:right w:w="90" w:type="dxa"/>
            </w:tcMar>
          </w:tcPr>
          <w:p w14:paraId="25F98F01" w14:textId="77777777" w:rsidR="00E01C3A" w:rsidRPr="00CE1B46" w:rsidRDefault="00CC3326">
            <w:pPr>
              <w:rPr>
                <w:lang w:val="pt-BR"/>
              </w:rPr>
            </w:pPr>
            <w:r>
              <w:rPr>
                <w:sz w:val="20"/>
                <w:szCs w:val="20"/>
                <w:lang w:val="pt-BR"/>
              </w:rPr>
              <w:t>Nível emitido, expresso como fração do fluxo pleno, e identificador da decisão</w:t>
            </w:r>
          </w:p>
        </w:tc>
      </w:tr>
      <w:tr w:rsidR="00E01C3A" w:rsidRPr="00CE1B46" w14:paraId="3D4F6A49" w14:textId="77777777">
        <w:tc>
          <w:tcPr>
            <w:tcW w:w="2600" w:type="dxa"/>
            <w:tcMar>
              <w:top w:w="70" w:type="dxa"/>
              <w:left w:w="90" w:type="dxa"/>
              <w:bottom w:w="70" w:type="dxa"/>
              <w:right w:w="90" w:type="dxa"/>
            </w:tcMar>
          </w:tcPr>
          <w:p w14:paraId="1B0A5DD1"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77BDECF8" w14:textId="77777777" w:rsidR="00E01C3A" w:rsidRDefault="00CC3326">
            <w:r>
              <w:rPr>
                <w:sz w:val="20"/>
                <w:szCs w:val="20"/>
              </w:rPr>
              <w:t>Tópico publicado pelo nó</w:t>
            </w:r>
          </w:p>
        </w:tc>
        <w:tc>
          <w:tcPr>
            <w:tcW w:w="3771" w:type="dxa"/>
            <w:tcMar>
              <w:top w:w="70" w:type="dxa"/>
              <w:left w:w="90" w:type="dxa"/>
              <w:bottom w:w="70" w:type="dxa"/>
              <w:right w:w="90" w:type="dxa"/>
            </w:tcMar>
          </w:tcPr>
          <w:p w14:paraId="4C38E253" w14:textId="77777777" w:rsidR="00E01C3A" w:rsidRPr="00CE1B46" w:rsidRDefault="00CC3326">
            <w:pPr>
              <w:rPr>
                <w:lang w:val="pt-BR"/>
              </w:rPr>
            </w:pPr>
            <w:r>
              <w:rPr>
                <w:sz w:val="20"/>
                <w:szCs w:val="20"/>
                <w:lang w:val="pt-BR"/>
              </w:rPr>
              <w:t>Ciclo de trabalho efetivamente aplicado, iluminância medida e identificador da decisão correspondente</w:t>
            </w:r>
          </w:p>
        </w:tc>
      </w:tr>
      <w:tr w:rsidR="00E01C3A" w:rsidRPr="00CE1B46" w14:paraId="1AE6CE10" w14:textId="77777777">
        <w:tc>
          <w:tcPr>
            <w:tcW w:w="2600" w:type="dxa"/>
            <w:tcMar>
              <w:top w:w="70" w:type="dxa"/>
              <w:left w:w="90" w:type="dxa"/>
              <w:bottom w:w="70" w:type="dxa"/>
              <w:right w:w="90" w:type="dxa"/>
            </w:tcMar>
          </w:tcPr>
          <w:p w14:paraId="2AAD4E15" w14:textId="77777777" w:rsidR="00847C0D" w:rsidRDefault="00CC3326">
            <w:r>
              <w:rPr>
                <w:sz w:val="20"/>
                <w:szCs w:val="20"/>
              </w:rPr>
              <w:t>MQTT – iluminacao/{ponto}/estado</w:t>
            </w:r>
          </w:p>
        </w:tc>
        <w:tc>
          <w:tcPr>
            <w:tcW w:w="2700" w:type="dxa"/>
            <w:tcMar>
              <w:top w:w="70" w:type="dxa"/>
              <w:left w:w="90" w:type="dxa"/>
              <w:bottom w:w="70" w:type="dxa"/>
              <w:right w:w="90" w:type="dxa"/>
            </w:tcMar>
          </w:tcPr>
          <w:p w14:paraId="5599541E" w14:textId="77777777" w:rsidR="00847C0D" w:rsidRDefault="00CC3326">
            <w:r>
              <w:rPr>
                <w:sz w:val="20"/>
                <w:szCs w:val="20"/>
              </w:rPr>
              <w:t>Tópico publicado pelo nó, retido</w:t>
            </w:r>
          </w:p>
        </w:tc>
        <w:tc>
          <w:tcPr>
            <w:tcW w:w="3771" w:type="dxa"/>
            <w:tcMar>
              <w:top w:w="70" w:type="dxa"/>
              <w:left w:w="90" w:type="dxa"/>
              <w:bottom w:w="70" w:type="dxa"/>
              <w:right w:w="90" w:type="dxa"/>
            </w:tcMar>
          </w:tcPr>
          <w:p w14:paraId="763CF097" w14:textId="77777777" w:rsidR="00847C0D" w:rsidRDefault="00CC3326">
            <w:r>
              <w:rPr>
                <w:sz w:val="20"/>
                <w:szCs w:val="20"/>
                <w:lang w:val="pt-BR"/>
              </w:rPr>
              <w:t>Presença do nó, com última vontade que indica a desconexão</w:t>
            </w:r>
          </w:p>
        </w:tc>
      </w:tr>
    </w:tbl>
    <w:p w14:paraId="237C035F" w14:textId="77777777" w:rsidR="00E01C3A" w:rsidRDefault="00CC3326">
      <w:pPr>
        <w:spacing w:before="130" w:after="260"/>
        <w:rPr>
          <w:lang w:val="pt-BR"/>
        </w:rPr>
      </w:pPr>
      <w:r>
        <w:rPr>
          <w:sz w:val="20"/>
          <w:szCs w:val="20"/>
          <w:lang w:val="pt-BR"/>
        </w:rPr>
        <w:t>Fonte: Elaborado pelos autores (2026).</w:t>
      </w:r>
    </w:p>
    <w:p w14:paraId="679A18E5" w14:textId="77777777" w:rsidR="00E01C3A" w:rsidRDefault="00CC3326">
      <w:pPr>
        <w:spacing w:after="120" w:line="360" w:lineRule="auto"/>
        <w:ind w:firstLine="709"/>
        <w:jc w:val="both"/>
        <w:rPr>
          <w:lang w:val="pt-BR"/>
        </w:rPr>
      </w:pPr>
      <w:r>
        <w:rPr>
          <w:lang w:val="pt-BR"/>
        </w:rPr>
        <w:t xml:space="preserve">O identificador da decisão trafega nos dois sentidos, e não por conveniência de implementação: é ele que permite ligar a telemetria à decisão que a originou sem depender de proximidade temporal entre as mensagens. Mensagens podem ser </w:t>
      </w:r>
      <w:r>
        <w:rPr>
          <w:lang w:val="pt-BR"/>
        </w:rPr>
        <w:lastRenderedPageBreak/>
        <w:t>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DB9EAAD" w14:textId="77777777" w:rsidR="00847C0D" w:rsidRDefault="00CC3326">
      <w:pPr>
        <w:spacing w:after="120" w:line="360" w:lineRule="auto"/>
        <w:ind w:firstLine="709"/>
        <w:jc w:val="both"/>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006CAE64" w14:textId="77777777" w:rsidR="002A414D" w:rsidRDefault="009172FF">
      <w:pPr>
        <w:pStyle w:val="Heading3"/>
        <w:spacing w:before="320" w:after="200" w:line="360" w:lineRule="auto"/>
      </w:pPr>
      <w:bookmarkStart w:id="52" w:name="_Toc241792044"/>
      <w:r>
        <w:rPr>
          <w:lang w:val="pt-BR"/>
        </w:rPr>
        <w:t>4.6.3 Percurso de uma decisão</w:t>
      </w:r>
      <w:bookmarkEnd w:id="52"/>
    </w:p>
    <w:p w14:paraId="646AE700" w14:textId="77777777" w:rsidR="002A414D" w:rsidRDefault="009172FF">
      <w:pPr>
        <w:spacing w:after="120" w:line="360" w:lineRule="auto"/>
        <w:ind w:firstLine="709"/>
        <w:jc w:val="both"/>
      </w:pPr>
      <w:r>
        <w:rPr>
          <w:lang w:val="pt-BR"/>
        </w:rPr>
        <w:t>A Figura 2 apresenta a sequência de mensagens de uma decisão, do recebimento do dado à exibição no painel. Os números da figura correspondem aos passos descritos em seguida.</w:t>
      </w:r>
    </w:p>
    <w:p w14:paraId="742CDF70" w14:textId="77777777" w:rsidR="00E01C3A" w:rsidRDefault="00CC3326">
      <w:pPr>
        <w:keepNext/>
        <w:spacing w:before="240"/>
        <w:jc w:val="center"/>
      </w:pPr>
      <w:r>
        <w:rPr>
          <w:noProof/>
          <w:lang w:val="pt-BR"/>
        </w:rPr>
        <w:lastRenderedPageBreak/>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7884BB54" w14:textId="77777777" w:rsidR="002A414D" w:rsidRDefault="009172FF">
      <w:pPr>
        <w:keepNext/>
        <w:spacing w:before="130" w:after="60"/>
        <w:jc w:val="center"/>
      </w:pPr>
      <w:r>
        <w:rPr>
          <w:sz w:val="20"/>
          <w:szCs w:val="20"/>
          <w:lang w:val="pt-BR"/>
        </w:rPr>
        <w:t>Figura 2 – Sequência de mensagens de uma decisão</w:t>
      </w:r>
    </w:p>
    <w:p w14:paraId="1713783C" w14:textId="77777777" w:rsidR="002A414D" w:rsidRDefault="009172FF">
      <w:pPr>
        <w:spacing w:after="280"/>
        <w:jc w:val="center"/>
      </w:pPr>
      <w:r>
        <w:rPr>
          <w:sz w:val="20"/>
          <w:szCs w:val="20"/>
          <w:lang w:val="pt-BR"/>
        </w:rPr>
        <w:t>Fonte: Elaborado pelos autores (2026).</w:t>
      </w:r>
    </w:p>
    <w:p w14:paraId="60F84CDE" w14:textId="77777777" w:rsidR="002A414D" w:rsidRDefault="009172FF">
      <w:pPr>
        <w:spacing w:after="120" w:line="360" w:lineRule="auto"/>
        <w:ind w:firstLine="709"/>
        <w:jc w:val="both"/>
      </w:pPr>
      <w:r>
        <w:rPr>
          <w:lang w:val="pt-BR"/>
        </w:rPr>
        <w:t>(1) Publicação. A plataforma envia à interface, por POST /eventos, o volume de um trecho — a média de pessoas presentes na área nos últimos 5 min — ou uma ocorrência.</w:t>
      </w:r>
    </w:p>
    <w:p w14:paraId="30A9CDE5" w14:textId="77777777" w:rsidR="002A414D" w:rsidRDefault="009172FF">
      <w:pPr>
        <w:spacing w:after="120" w:line="360" w:lineRule="auto"/>
        <w:ind w:firstLine="709"/>
        <w:jc w:val="both"/>
      </w:pPr>
      <w:r>
        <w:rPr>
          <w:lang w:val="pt-BR"/>
        </w:rPr>
        <w:t>(2) Validação e gravação. A interface recusa o que foge ao vocabulário especificado e grava o evento no banco, que avisa o serviço de decisão; o serviço não espera o ciclo seguinte para reagir.</w:t>
      </w:r>
    </w:p>
    <w:p w14:paraId="7D4C9D95" w14:textId="77777777" w:rsidR="002A414D" w:rsidRDefault="009172FF">
      <w:pPr>
        <w:spacing w:after="120" w:line="360" w:lineRule="auto"/>
        <w:ind w:firstLine="709"/>
        <w:jc w:val="both"/>
      </w:pPr>
      <w:r>
        <w:rPr>
          <w:lang w:val="pt-BR"/>
        </w:rPr>
        <w:t>(3) Leitura do estado. Para cada ponto de luz associado ao trecho (3.5.2), o serviço lê os volumes vigentes dos trechos do ponto, as ocorrências abertas, a classe da via e o histórico de volumes.</w:t>
      </w:r>
    </w:p>
    <w:p w14:paraId="7F4663B2" w14:textId="77777777" w:rsidR="002A414D" w:rsidRDefault="009172FF">
      <w:pPr>
        <w:spacing w:after="120" w:line="360" w:lineRule="auto"/>
        <w:ind w:firstLine="709"/>
        <w:jc w:val="both"/>
      </w:pPr>
      <w:r>
        <w:rPr>
          <w:lang w:val="pt-BR"/>
        </w:rPr>
        <w:lastRenderedPageBreak/>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a taxa e produz o nível emitido.</w:t>
      </w:r>
    </w:p>
    <w:p w14:paraId="4A6BAC8F" w14:textId="77777777" w:rsidR="002A414D" w:rsidRDefault="009172FF">
      <w:pPr>
        <w:spacing w:after="120" w:line="360" w:lineRule="auto"/>
        <w:ind w:firstLine="709"/>
        <w:jc w:val="both"/>
      </w:pPr>
      <w:r>
        <w:rPr>
          <w:lang w:val="pt-BR"/>
        </w:rPr>
        <w:t>(5) Registro. A decisão é gravada com as entradas, o grau de cada regra, os dois níveis, a restrição aplicada e as versões da base de regras e do modelo, e é ligada aos eventos em que se apoiou.</w:t>
      </w:r>
    </w:p>
    <w:p w14:paraId="1FC7BE65" w14:textId="77777777" w:rsidR="002A414D" w:rsidRDefault="009172FF">
      <w:pPr>
        <w:spacing w:after="120" w:line="360" w:lineRule="auto"/>
        <w:ind w:firstLine="709"/>
        <w:jc w:val="both"/>
      </w:pPr>
      <w:r>
        <w:rPr>
          <w:lang w:val="pt-BR"/>
        </w:rPr>
        <w:t>(6) Comando. O serviço publica, no tópico do ponto de luz, o nível emitido e o identificador da decisão.</w:t>
      </w:r>
    </w:p>
    <w:p w14:paraId="4CDFF75E" w14:textId="77777777" w:rsidR="002A414D" w:rsidRDefault="009172FF">
      <w:pPr>
        <w:spacing w:after="120" w:line="360" w:lineRule="auto"/>
        <w:ind w:firstLine="709"/>
        <w:jc w:val="both"/>
      </w:pPr>
      <w:r>
        <w:rPr>
          <w:lang w:val="pt-BR"/>
        </w:rPr>
        <w:t>(7) Atuação e medição. O nó converte o nível em ciclo de trabalho pela tabela de calibração, aplica-o e lê a iluminância.</w:t>
      </w:r>
    </w:p>
    <w:p w14:paraId="4721A059" w14:textId="77777777" w:rsidR="002A414D" w:rsidRDefault="009172FF">
      <w:pPr>
        <w:spacing w:after="120" w:line="360" w:lineRule="auto"/>
        <w:ind w:firstLine="709"/>
        <w:jc w:val="both"/>
      </w:pPr>
      <w:r>
        <w:rPr>
          <w:lang w:val="pt-BR"/>
        </w:rPr>
        <w:t>(8) Telemetria. O nó publica o ciclo de trabalho aplicado, a iluminância medida e o identificador da decisão.</w:t>
      </w:r>
    </w:p>
    <w:p w14:paraId="70114FF2" w14:textId="77777777" w:rsidR="002A414D" w:rsidRDefault="009172FF">
      <w:pPr>
        <w:spacing w:after="120" w:line="360" w:lineRule="auto"/>
        <w:ind w:firstLine="709"/>
        <w:jc w:val="both"/>
      </w:pPr>
      <w:r>
        <w:rPr>
          <w:lang w:val="pt-BR"/>
        </w:rPr>
        <w:t>(9) Conferência. O serviço grava a leitura e confronta a iluminância entregue com a esperada para o nível comandado (3.4.5).</w:t>
      </w:r>
    </w:p>
    <w:p w14:paraId="6334DA0B" w14:textId="77777777" w:rsidR="002A414D" w:rsidRDefault="009172FF">
      <w:pPr>
        <w:spacing w:after="120" w:line="360" w:lineRule="auto"/>
        <w:ind w:firstLine="709"/>
        <w:jc w:val="both"/>
      </w:pPr>
      <w:r>
        <w:rPr>
          <w:lang w:val="pt-BR"/>
        </w:rPr>
        <w:t>(10) Apresentação. O painel consulta a interface e exibe a cadeia completa, com a explicação regra a regra.</w:t>
      </w:r>
    </w:p>
    <w:p w14:paraId="7D9DBDD2" w14:textId="77777777" w:rsidR="002A414D" w:rsidRDefault="009172FF">
      <w:pPr>
        <w:spacing w:after="120" w:line="360" w:lineRule="auto"/>
        <w:ind w:firstLine="709"/>
        <w:jc w:val="both"/>
      </w:pPr>
      <w:r>
        <w:rPr>
          <w:lang w:val="pt-BR"/>
        </w:rPr>
        <w:t>Sem evento novo, o serviço repete os passos 3 a 9 a cada 5 s: é esse ciclo que conduz a rampa de descida e que mantém o nó fora do failsafe.</w:t>
      </w:r>
    </w:p>
    <w:p w14:paraId="27881BB9" w14:textId="77777777" w:rsidR="002A414D" w:rsidRDefault="009172FF">
      <w:pPr>
        <w:spacing w:after="120" w:line="360" w:lineRule="auto"/>
        <w:ind w:firstLine="709"/>
        <w:jc w:val="both"/>
      </w:pPr>
      <w:r>
        <w:rPr>
          <w:lang w:val="pt-BR"/>
        </w:rPr>
        <w:t>Um exemplo registrado no ambiente de desenvolvimento, com o nó simulado, ilustra o percurso. Em 29 de setembro de 2026, à 1 h 21 min, foi publicado para o trecho 20159, da Rua Antonio Viana, o volume de 0,3 pessoa, em média, no período de 5 min:</w:t>
      </w:r>
    </w:p>
    <w:p w14:paraId="2B9C5A8E" w14:textId="77777777" w:rsidR="002A414D" w:rsidRDefault="009172FF">
      <w:pPr>
        <w:spacing w:after="120" w:line="360" w:lineRule="auto"/>
        <w:ind w:firstLine="709"/>
        <w:jc w:val="both"/>
      </w:pPr>
      <w:r>
        <w:rPr>
          <w:lang w:val="pt-BR"/>
        </w:rPr>
        <w:t>{"tipo": "volume", "ocorrido_em": "2026-09-29T01:21:03-03:00", "pessoas_media": 0.3, "periodo_s": 300, "trecho": 20159, "origem": "evento.sh"}</w:t>
      </w:r>
    </w:p>
    <w:p w14:paraId="284AC4F7" w14:textId="77777777" w:rsidR="002A414D" w:rsidRDefault="009172FF">
      <w:pPr>
        <w:spacing w:after="120" w:line="360" w:lineRule="auto"/>
        <w:ind w:firstLine="709"/>
        <w:jc w:val="both"/>
      </w:pPr>
      <w:r>
        <w:rPr>
          <w:lang w:val="pt-BR"/>
        </w:rPr>
        <w:t xml:space="preserve">O ponto de luz da bancada, que corresponde ao poste de placa IP0412418, de classe P3, está associado a esse trecho. Com a referência inicial de cinco pessoas, o nível observado foi de 0,06, junto ao tercil inferior. Sem histórico suficiente naquele ambiente, a previsão recorreu à persistência e repetiu 0,06. A inferência ativou com grau 0,938 a regra de movimentação observada baixa e prevista baixa, e com grau 0,062 as duas regras que conduzem a uma classe abaixo, o que resultou no degrau </w:t>
      </w:r>
      <w:r>
        <w:rPr>
          <w:lang w:val="pt-BR"/>
        </w:rPr>
        <w:lastRenderedPageBreak/>
        <w:t>1,914 e no nível pretendido de 0,522, pouco acima da classe mínima. O nível anterior era 1,000, e a camada de verificação limitou a queda pela taxa: o nível emitido foi 0,994, e a restrição registrada, a de taxa. A decisão foi gravada 8 ms depois do recebimento do evento, e o comando publicado foi:</w:t>
      </w:r>
    </w:p>
    <w:p w14:paraId="5773073A" w14:textId="77777777" w:rsidR="002A414D" w:rsidRDefault="009172FF">
      <w:pPr>
        <w:spacing w:after="120" w:line="360" w:lineRule="auto"/>
        <w:ind w:firstLine="709"/>
        <w:jc w:val="both"/>
      </w:pPr>
      <w:r>
        <w:rPr>
          <w:lang w:val="pt-BR"/>
        </w:rPr>
        <w:t>{"decisao_id": "7d2d3cc6-1b01-4f1d-a6d2-a76723514f02", "nivel": 0.994}</w:t>
      </w:r>
    </w:p>
    <w:p w14:paraId="72E9318E" w14:textId="77777777" w:rsidR="002A414D" w:rsidRDefault="009172FF">
      <w:pPr>
        <w:spacing w:after="120" w:line="360" w:lineRule="auto"/>
        <w:ind w:firstLine="709"/>
        <w:jc w:val="both"/>
      </w:pPr>
      <w:r>
        <w:rPr>
          <w:lang w:val="pt-BR"/>
        </w:rPr>
        <w:t>O nó simulado respondeu com a telemetria:</w:t>
      </w:r>
    </w:p>
    <w:p w14:paraId="771F0D98" w14:textId="77777777" w:rsidR="002A414D" w:rsidRDefault="009172FF">
      <w:pPr>
        <w:spacing w:after="120" w:line="360" w:lineRule="auto"/>
        <w:ind w:firstLine="709"/>
        <w:jc w:val="both"/>
      </w:pPr>
      <w:r>
        <w:rPr>
          <w:lang w:val="pt-BR"/>
        </w:rPr>
        <w:t>{"decisao_id": "7d2d3cc6-1b01-4f1d-a6d2-a76723514f02", "duty": 0.4970, "lux": 10.40}</w:t>
      </w:r>
    </w:p>
    <w:p w14:paraId="7D59678B" w14:textId="77777777" w:rsidR="002A414D" w:rsidRDefault="009172FF">
      <w:pPr>
        <w:spacing w:after="120" w:line="360" w:lineRule="auto"/>
        <w:ind w:firstLine="709"/>
        <w:jc w:val="both"/>
      </w:pPr>
      <w:r>
        <w:rPr>
          <w:lang w:val="pt-BR"/>
        </w:rPr>
        <w:t>Nos ciclos seguintes, o serviço prossegue a descida à taxa admitida, até o nível pretendido. A iluminância desse exemplo é sintética, por provir do nó simulado; os valores medidos no nó de bancada são apresentados em 5.3.</w:t>
      </w:r>
    </w:p>
    <w:p w14:paraId="69E62BEA" w14:textId="77777777" w:rsidR="00E01C3A" w:rsidRDefault="00CC3326">
      <w:pPr>
        <w:pStyle w:val="Heading2"/>
        <w:spacing w:before="360" w:after="240" w:line="360" w:lineRule="auto"/>
        <w:rPr>
          <w:lang w:val="pt-BR"/>
        </w:rPr>
      </w:pPr>
      <w:bookmarkStart w:id="53" w:name="_Toc241792045"/>
      <w:r>
        <w:rPr>
          <w:lang w:val="pt-BR"/>
        </w:rPr>
        <w:t>4.7 Banco de dados</w:t>
      </w:r>
      <w:bookmarkEnd w:id="53"/>
    </w:p>
    <w:p w14:paraId="3E2FA9EB" w14:textId="77777777" w:rsidR="00E01C3A" w:rsidRDefault="00CC3326">
      <w:pPr>
        <w:pStyle w:val="Heading3"/>
        <w:spacing w:before="320" w:after="200" w:line="360" w:lineRule="auto"/>
        <w:rPr>
          <w:lang w:val="pt-BR"/>
        </w:rPr>
      </w:pPr>
      <w:bookmarkStart w:id="54" w:name="_Toc241792046"/>
      <w:r>
        <w:rPr>
          <w:lang w:val="pt-BR"/>
        </w:rPr>
        <w:t>4.7.1 Modelo conceitual e justificativa da escolha</w:t>
      </w:r>
      <w:bookmarkEnd w:id="54"/>
    </w:p>
    <w:p w14:paraId="45966427"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358D0675"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7E3D8B9E" w14:textId="77777777" w:rsidR="006B1E66" w:rsidRPr="000F5B8B" w:rsidRDefault="00CC3326">
      <w:pPr>
        <w:spacing w:after="240" w:line="360" w:lineRule="auto"/>
        <w:ind w:firstLine="709"/>
        <w:jc w:val="both"/>
        <w:rPr>
          <w:lang w:val="pt-BR"/>
        </w:rPr>
      </w:pPr>
      <w:r>
        <w:rPr>
          <w:lang w:val="pt-BR"/>
        </w:rPr>
        <w:t xml:space="preserve">Uma decisão de modelagem merece destaque: os parâmetros normativos não residem no código, e sim em tabela. As iluminâncias mínimas, a classe mínima de </w:t>
      </w:r>
      <w:r>
        <w:rPr>
          <w:lang w:val="pt-BR"/>
        </w:rPr>
        <w:lastRenderedPageBreak/>
        <w:t>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1A2239CA" w14:textId="77777777" w:rsidR="00E01C3A" w:rsidRDefault="00CC3326">
      <w:pPr>
        <w:spacing w:after="120" w:line="360" w:lineRule="auto"/>
        <w:ind w:firstLine="709"/>
        <w:jc w:val="both"/>
        <w:rPr>
          <w:lang w:val="pt-BR"/>
        </w:rPr>
      </w:pPr>
      <w:r>
        <w:rPr>
          <w:lang w:val="pt-BR"/>
        </w:rPr>
        <w:t>O Quadro 15 discrimina as entidades do banco de dados e a função de cada uma no sistema.</w:t>
      </w:r>
    </w:p>
    <w:p w14:paraId="2E0FCAEF" w14:textId="77777777" w:rsidR="006B1E66" w:rsidRPr="000F5B8B" w:rsidRDefault="00CC3326">
      <w:pPr>
        <w:keepNext/>
        <w:spacing w:before="260" w:after="130"/>
        <w:rPr>
          <w:lang w:val="pt-BR"/>
        </w:rPr>
      </w:pPr>
      <w:r>
        <w:rPr>
          <w:sz w:val="20"/>
          <w:szCs w:val="20"/>
          <w:lang w:val="pt-BR"/>
        </w:rPr>
        <w:t>Quadro 15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5F5B2E7A" w14:textId="77777777">
        <w:trPr>
          <w:tblHeader/>
        </w:trPr>
        <w:tc>
          <w:tcPr>
            <w:tcW w:w="2100" w:type="dxa"/>
            <w:shd w:val="clear" w:color="auto" w:fill="EDEDED"/>
            <w:tcMar>
              <w:top w:w="70" w:type="dxa"/>
              <w:left w:w="90" w:type="dxa"/>
              <w:bottom w:w="70" w:type="dxa"/>
              <w:right w:w="90" w:type="dxa"/>
            </w:tcMar>
          </w:tcPr>
          <w:p w14:paraId="2EE8F06B"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395BF830"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184D0F93" w14:textId="77777777" w:rsidR="006B1E66" w:rsidRDefault="00CC3326">
            <w:r>
              <w:rPr>
                <w:b/>
                <w:bCs/>
                <w:sz w:val="20"/>
                <w:szCs w:val="20"/>
              </w:rPr>
              <w:t>Função no sistema</w:t>
            </w:r>
          </w:p>
        </w:tc>
      </w:tr>
      <w:tr w:rsidR="006B1E66" w:rsidRPr="00CE1B46" w14:paraId="22E10558" w14:textId="77777777">
        <w:tc>
          <w:tcPr>
            <w:tcW w:w="2100" w:type="dxa"/>
            <w:tcMar>
              <w:top w:w="70" w:type="dxa"/>
              <w:left w:w="90" w:type="dxa"/>
              <w:bottom w:w="70" w:type="dxa"/>
              <w:right w:w="90" w:type="dxa"/>
            </w:tcMar>
          </w:tcPr>
          <w:p w14:paraId="4812E160" w14:textId="77777777" w:rsidR="006B1E66" w:rsidRDefault="00CC3326">
            <w:r>
              <w:rPr>
                <w:sz w:val="20"/>
                <w:szCs w:val="20"/>
              </w:rPr>
              <w:t>classe_iluminacao</w:t>
            </w:r>
          </w:p>
        </w:tc>
        <w:tc>
          <w:tcPr>
            <w:tcW w:w="3200" w:type="dxa"/>
            <w:tcMar>
              <w:top w:w="70" w:type="dxa"/>
              <w:left w:w="90" w:type="dxa"/>
              <w:bottom w:w="70" w:type="dxa"/>
              <w:right w:w="90" w:type="dxa"/>
            </w:tcMar>
          </w:tcPr>
          <w:p w14:paraId="175CFEA9"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65A26A9D"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E1B46" w14:paraId="4A38A54F" w14:textId="77777777">
        <w:tc>
          <w:tcPr>
            <w:tcW w:w="2100" w:type="dxa"/>
            <w:tcMar>
              <w:top w:w="70" w:type="dxa"/>
              <w:left w:w="90" w:type="dxa"/>
              <w:bottom w:w="70" w:type="dxa"/>
              <w:right w:w="90" w:type="dxa"/>
            </w:tcMar>
          </w:tcPr>
          <w:p w14:paraId="2D96C18F" w14:textId="77777777" w:rsidR="006B1E66" w:rsidRDefault="00CC3326">
            <w:r>
              <w:rPr>
                <w:sz w:val="20"/>
                <w:szCs w:val="20"/>
              </w:rPr>
              <w:t>ponto_de_luz</w:t>
            </w:r>
          </w:p>
        </w:tc>
        <w:tc>
          <w:tcPr>
            <w:tcW w:w="3200" w:type="dxa"/>
            <w:tcMar>
              <w:top w:w="70" w:type="dxa"/>
              <w:left w:w="90" w:type="dxa"/>
              <w:bottom w:w="70" w:type="dxa"/>
              <w:right w:w="90" w:type="dxa"/>
            </w:tcMar>
          </w:tcPr>
          <w:p w14:paraId="0B8C5475"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190C740"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E1B46" w14:paraId="63B63E2B" w14:textId="77777777">
        <w:tc>
          <w:tcPr>
            <w:tcW w:w="2100" w:type="dxa"/>
            <w:tcMar>
              <w:top w:w="70" w:type="dxa"/>
              <w:left w:w="90" w:type="dxa"/>
              <w:bottom w:w="70" w:type="dxa"/>
              <w:right w:w="90" w:type="dxa"/>
            </w:tcMar>
          </w:tcPr>
          <w:p w14:paraId="7A2AB757" w14:textId="77777777" w:rsidR="006B1E66" w:rsidRDefault="00CC3326">
            <w:r>
              <w:rPr>
                <w:sz w:val="20"/>
                <w:szCs w:val="20"/>
              </w:rPr>
              <w:t>trecho_via</w:t>
            </w:r>
          </w:p>
        </w:tc>
        <w:tc>
          <w:tcPr>
            <w:tcW w:w="3200" w:type="dxa"/>
            <w:tcMar>
              <w:top w:w="70" w:type="dxa"/>
              <w:left w:w="90" w:type="dxa"/>
              <w:bottom w:w="70" w:type="dxa"/>
              <w:right w:w="90" w:type="dxa"/>
            </w:tcMar>
          </w:tcPr>
          <w:p w14:paraId="53C8772C" w14:textId="77777777" w:rsidR="006B1E66" w:rsidRPr="000F5B8B" w:rsidRDefault="00CC3326">
            <w:r>
              <w:rPr>
                <w:sz w:val="20"/>
                <w:szCs w:val="20"/>
                <w:lang w:val="pt-BR"/>
              </w:rPr>
              <w:t>Código do segmento no cadastro municipal; código, tipo e nome do logradouro; faixa de numeração; geometria; referência de pessoas</w:t>
            </w:r>
          </w:p>
        </w:tc>
        <w:tc>
          <w:tcPr>
            <w:tcW w:w="3771" w:type="dxa"/>
            <w:tcMar>
              <w:top w:w="70" w:type="dxa"/>
              <w:left w:w="90" w:type="dxa"/>
              <w:bottom w:w="70" w:type="dxa"/>
              <w:right w:w="90" w:type="dxa"/>
            </w:tcMar>
          </w:tcPr>
          <w:p w14:paraId="4C90A27C" w14:textId="77777777" w:rsidR="006B1E66" w:rsidRPr="000F5B8B" w:rsidRDefault="00CC3326">
            <w:r>
              <w:rPr>
                <w:sz w:val="20"/>
                <w:szCs w:val="20"/>
                <w:lang w:val="pt-BR"/>
              </w:rPr>
              <w:t>Unidade espacial das publicações (3.5.2). A referência normaliza a série da previsão como no treino (3.6)</w:t>
            </w:r>
          </w:p>
        </w:tc>
      </w:tr>
      <w:tr w:rsidR="006B1E66" w:rsidRPr="00CE1B46" w14:paraId="0180D756" w14:textId="77777777">
        <w:tc>
          <w:tcPr>
            <w:tcW w:w="2100" w:type="dxa"/>
            <w:tcMar>
              <w:top w:w="70" w:type="dxa"/>
              <w:left w:w="90" w:type="dxa"/>
              <w:bottom w:w="70" w:type="dxa"/>
              <w:right w:w="90" w:type="dxa"/>
            </w:tcMar>
          </w:tcPr>
          <w:p w14:paraId="617BF0A1" w14:textId="77777777" w:rsidR="006B1E66" w:rsidRDefault="00CC3326">
            <w:r>
              <w:rPr>
                <w:sz w:val="20"/>
                <w:szCs w:val="20"/>
              </w:rPr>
              <w:t>trecho_ponto</w:t>
            </w:r>
          </w:p>
        </w:tc>
        <w:tc>
          <w:tcPr>
            <w:tcW w:w="3200" w:type="dxa"/>
            <w:tcMar>
              <w:top w:w="70" w:type="dxa"/>
              <w:left w:w="90" w:type="dxa"/>
              <w:bottom w:w="70" w:type="dxa"/>
              <w:right w:w="90" w:type="dxa"/>
            </w:tcMar>
          </w:tcPr>
          <w:p w14:paraId="6ACB37BD" w14:textId="77777777" w:rsidR="006B1E66" w:rsidRPr="000F5B8B" w:rsidRDefault="00CC3326">
            <w:r>
              <w:rPr>
                <w:sz w:val="20"/>
                <w:szCs w:val="20"/>
                <w:lang w:val="pt-BR"/>
              </w:rPr>
              <w:t>Trecho; ponto de luz; distância; critério; instante da associação</w:t>
            </w:r>
          </w:p>
        </w:tc>
        <w:tc>
          <w:tcPr>
            <w:tcW w:w="3771" w:type="dxa"/>
            <w:tcMar>
              <w:top w:w="70" w:type="dxa"/>
              <w:left w:w="90" w:type="dxa"/>
              <w:bottom w:w="70" w:type="dxa"/>
              <w:right w:w="90" w:type="dxa"/>
            </w:tcMar>
          </w:tcPr>
          <w:p w14:paraId="1126330B" w14:textId="77777777" w:rsidR="006B1E66" w:rsidRPr="000F5B8B" w:rsidRDefault="00CC3326">
            <w:r>
              <w:rPr>
                <w:sz w:val="20"/>
                <w:szCs w:val="20"/>
                <w:lang w:val="pt-BR"/>
              </w:rPr>
              <w:t>Associa trechos a pontos de luz, na relação de muitos para muitos, com a regra que produziu cada associação (3.5.2)</w:t>
            </w:r>
          </w:p>
        </w:tc>
      </w:tr>
      <w:tr w:rsidR="006B1E66" w:rsidRPr="00CE1B46" w14:paraId="318D69C1" w14:textId="77777777">
        <w:tc>
          <w:tcPr>
            <w:tcW w:w="2100" w:type="dxa"/>
            <w:tcMar>
              <w:top w:w="70" w:type="dxa"/>
              <w:left w:w="90" w:type="dxa"/>
              <w:bottom w:w="70" w:type="dxa"/>
              <w:right w:w="90" w:type="dxa"/>
            </w:tcMar>
          </w:tcPr>
          <w:p w14:paraId="46D1A368" w14:textId="77777777" w:rsidR="006B1E66" w:rsidRDefault="00CC3326">
            <w:r>
              <w:rPr>
                <w:sz w:val="20"/>
                <w:szCs w:val="20"/>
              </w:rPr>
              <w:t>evento_urbano</w:t>
            </w:r>
          </w:p>
        </w:tc>
        <w:tc>
          <w:tcPr>
            <w:tcW w:w="3200" w:type="dxa"/>
            <w:tcMar>
              <w:top w:w="70" w:type="dxa"/>
              <w:left w:w="90" w:type="dxa"/>
              <w:bottom w:w="70" w:type="dxa"/>
              <w:right w:w="90" w:type="dxa"/>
            </w:tcMar>
          </w:tcPr>
          <w:p w14:paraId="7376AA3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2A6CF8B1"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E1B46" w14:paraId="7E08593D" w14:textId="77777777">
        <w:tc>
          <w:tcPr>
            <w:tcW w:w="2100" w:type="dxa"/>
            <w:tcMar>
              <w:top w:w="70" w:type="dxa"/>
              <w:left w:w="90" w:type="dxa"/>
              <w:bottom w:w="70" w:type="dxa"/>
              <w:right w:w="90" w:type="dxa"/>
            </w:tcMar>
          </w:tcPr>
          <w:p w14:paraId="191EE795" w14:textId="77777777" w:rsidR="006B1E66" w:rsidRDefault="00CC3326">
            <w:r>
              <w:rPr>
                <w:sz w:val="20"/>
                <w:szCs w:val="20"/>
              </w:rPr>
              <w:t>versao_base_regras</w:t>
            </w:r>
          </w:p>
        </w:tc>
        <w:tc>
          <w:tcPr>
            <w:tcW w:w="3200" w:type="dxa"/>
            <w:tcMar>
              <w:top w:w="70" w:type="dxa"/>
              <w:left w:w="90" w:type="dxa"/>
              <w:bottom w:w="70" w:type="dxa"/>
              <w:right w:w="90" w:type="dxa"/>
            </w:tcMar>
          </w:tcPr>
          <w:p w14:paraId="51A70A22"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103C8D60"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E1B46" w14:paraId="2CC62DAA" w14:textId="77777777">
        <w:tc>
          <w:tcPr>
            <w:tcW w:w="2100" w:type="dxa"/>
            <w:tcMar>
              <w:top w:w="70" w:type="dxa"/>
              <w:left w:w="90" w:type="dxa"/>
              <w:bottom w:w="70" w:type="dxa"/>
              <w:right w:w="90" w:type="dxa"/>
            </w:tcMar>
          </w:tcPr>
          <w:p w14:paraId="2154704C" w14:textId="77777777" w:rsidR="006B1E66" w:rsidRDefault="00CC3326">
            <w:r>
              <w:rPr>
                <w:sz w:val="20"/>
                <w:szCs w:val="20"/>
              </w:rPr>
              <w:t>decisao</w:t>
            </w:r>
          </w:p>
        </w:tc>
        <w:tc>
          <w:tcPr>
            <w:tcW w:w="3200" w:type="dxa"/>
            <w:tcMar>
              <w:top w:w="70" w:type="dxa"/>
              <w:left w:w="90" w:type="dxa"/>
              <w:bottom w:w="70" w:type="dxa"/>
              <w:right w:w="90" w:type="dxa"/>
            </w:tcMar>
          </w:tcPr>
          <w:p w14:paraId="3F64E641" w14:textId="77777777" w:rsidR="006B1E66" w:rsidRPr="000F5B8B" w:rsidRDefault="00CC3326">
            <w:pPr>
              <w:rPr>
                <w:lang w:val="pt-BR"/>
              </w:rPr>
            </w:pPr>
            <w:r>
              <w:rPr>
                <w:sz w:val="20"/>
                <w:szCs w:val="20"/>
                <w:lang w:val="pt-BR"/>
              </w:rPr>
              <w:t xml:space="preserve">Carimbo de tempo; ponto de luz; nível pretendido pela inferência; nível emitido; restrição que motivou a correção — nenhuma, piso ou taxa; versão da base de regras; versão do modelo de previsão; classe vigente; previsão de </w:t>
            </w:r>
            <w:r>
              <w:rPr>
                <w:sz w:val="20"/>
                <w:szCs w:val="20"/>
                <w:lang w:val="pt-BR"/>
              </w:rPr>
              <w:lastRenderedPageBreak/>
              <w:t>movimentação; nível anterior; instante de publicação; execução de cenário; entradas da inferência, grau de ativação de cada regra e degrau de classe</w:t>
            </w:r>
          </w:p>
        </w:tc>
        <w:tc>
          <w:tcPr>
            <w:tcW w:w="3771" w:type="dxa"/>
            <w:tcMar>
              <w:top w:w="70" w:type="dxa"/>
              <w:left w:w="90" w:type="dxa"/>
              <w:bottom w:w="70" w:type="dxa"/>
              <w:right w:w="90" w:type="dxa"/>
            </w:tcMar>
          </w:tcPr>
          <w:p w14:paraId="1CE232DE" w14:textId="77777777" w:rsidR="006B1E66" w:rsidRPr="000F5B8B" w:rsidRDefault="00CC3326">
            <w:pPr>
              <w:rPr>
                <w:lang w:val="pt-BR"/>
              </w:rPr>
            </w:pPr>
            <w:r>
              <w:rPr>
                <w:sz w:val="20"/>
                <w:szCs w:val="20"/>
                <w:lang w:val="pt-BR"/>
              </w:rPr>
              <w:lastRenderedPageBreak/>
              <w:t>Núcleo do registro de auditoria. Separar o nível pretendido do nível emitido é o que torna mensurável a atuação da camada de verificação</w:t>
            </w:r>
          </w:p>
        </w:tc>
      </w:tr>
      <w:tr w:rsidR="006B1E66" w:rsidRPr="00CE1B46" w14:paraId="369299A6" w14:textId="77777777">
        <w:tc>
          <w:tcPr>
            <w:tcW w:w="2100" w:type="dxa"/>
            <w:tcMar>
              <w:top w:w="70" w:type="dxa"/>
              <w:left w:w="90" w:type="dxa"/>
              <w:bottom w:w="70" w:type="dxa"/>
              <w:right w:w="90" w:type="dxa"/>
            </w:tcMar>
          </w:tcPr>
          <w:p w14:paraId="49D2A361" w14:textId="77777777" w:rsidR="006B1E66" w:rsidRDefault="00CC3326">
            <w:r>
              <w:rPr>
                <w:sz w:val="20"/>
                <w:szCs w:val="20"/>
              </w:rPr>
              <w:t>telemetria</w:t>
            </w:r>
          </w:p>
        </w:tc>
        <w:tc>
          <w:tcPr>
            <w:tcW w:w="3200" w:type="dxa"/>
            <w:tcMar>
              <w:top w:w="70" w:type="dxa"/>
              <w:left w:w="90" w:type="dxa"/>
              <w:bottom w:w="70" w:type="dxa"/>
              <w:right w:w="90" w:type="dxa"/>
            </w:tcMar>
          </w:tcPr>
          <w:p w14:paraId="30D2AB2A" w14:textId="77777777" w:rsidR="006B1E66" w:rsidRPr="000F5B8B" w:rsidRDefault="00CC3326">
            <w:pPr>
              <w:rPr>
                <w:lang w:val="pt-BR"/>
              </w:rPr>
            </w:pPr>
            <w:r>
              <w:rPr>
                <w:sz w:val="20"/>
                <w:szCs w:val="20"/>
                <w:lang w:val="pt-BR"/>
              </w:rPr>
              <w:t>Carimbo de tempo; ponto de luz; decisão correspondente; ciclo de trabalho aplicado; iluminância medida; sessão de medição</w:t>
            </w:r>
          </w:p>
        </w:tc>
        <w:tc>
          <w:tcPr>
            <w:tcW w:w="3771" w:type="dxa"/>
            <w:tcMar>
              <w:top w:w="70" w:type="dxa"/>
              <w:left w:w="90" w:type="dxa"/>
              <w:bottom w:w="70" w:type="dxa"/>
              <w:right w:w="90" w:type="dxa"/>
            </w:tcMar>
          </w:tcPr>
          <w:p w14:paraId="1CFD2574"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E1B46" w14:paraId="2873776B" w14:textId="77777777">
        <w:tc>
          <w:tcPr>
            <w:tcW w:w="2100" w:type="dxa"/>
            <w:tcMar>
              <w:top w:w="70" w:type="dxa"/>
              <w:left w:w="90" w:type="dxa"/>
              <w:bottom w:w="70" w:type="dxa"/>
              <w:right w:w="90" w:type="dxa"/>
            </w:tcMar>
          </w:tcPr>
          <w:p w14:paraId="311D4C39" w14:textId="77777777" w:rsidR="00847C0D" w:rsidRDefault="00CC3326">
            <w:r>
              <w:rPr>
                <w:sz w:val="20"/>
                <w:szCs w:val="20"/>
              </w:rPr>
              <w:t>versao_modelo_previsao</w:t>
            </w:r>
          </w:p>
        </w:tc>
        <w:tc>
          <w:tcPr>
            <w:tcW w:w="3200" w:type="dxa"/>
            <w:tcMar>
              <w:top w:w="70" w:type="dxa"/>
              <w:left w:w="90" w:type="dxa"/>
              <w:bottom w:w="70" w:type="dxa"/>
              <w:right w:w="90" w:type="dxa"/>
            </w:tcMar>
          </w:tcPr>
          <w:p w14:paraId="4C01F528" w14:textId="77777777" w:rsidR="00847C0D" w:rsidRDefault="00CC3326">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0226E031" w14:textId="77777777" w:rsidR="00847C0D" w:rsidRDefault="00CC3326">
            <w:r>
              <w:rPr>
                <w:sz w:val="20"/>
                <w:szCs w:val="20"/>
                <w:lang w:val="pt-BR"/>
              </w:rPr>
              <w:t>Atribui cada decisão à versão da previsão que a alimentou, condição do RNF04 ao lado da versão da base de regras</w:t>
            </w:r>
          </w:p>
        </w:tc>
      </w:tr>
      <w:tr w:rsidR="006B1E66" w:rsidRPr="00CE1B46" w14:paraId="3B577A9E" w14:textId="77777777">
        <w:tc>
          <w:tcPr>
            <w:tcW w:w="2100" w:type="dxa"/>
            <w:tcMar>
              <w:top w:w="70" w:type="dxa"/>
              <w:left w:w="90" w:type="dxa"/>
              <w:bottom w:w="70" w:type="dxa"/>
              <w:right w:w="90" w:type="dxa"/>
            </w:tcMar>
          </w:tcPr>
          <w:p w14:paraId="70B8FF84" w14:textId="77777777" w:rsidR="00847C0D" w:rsidRDefault="00CC3326">
            <w:r>
              <w:rPr>
                <w:sz w:val="20"/>
                <w:szCs w:val="20"/>
              </w:rPr>
              <w:t>execucao_cenario</w:t>
            </w:r>
          </w:p>
        </w:tc>
        <w:tc>
          <w:tcPr>
            <w:tcW w:w="3200" w:type="dxa"/>
            <w:tcMar>
              <w:top w:w="70" w:type="dxa"/>
              <w:left w:w="90" w:type="dxa"/>
              <w:bottom w:w="70" w:type="dxa"/>
              <w:right w:w="90" w:type="dxa"/>
            </w:tcMar>
          </w:tcPr>
          <w:p w14:paraId="042F4BEA" w14:textId="77777777" w:rsidR="00847C0D" w:rsidRDefault="00CC3326">
            <w:r>
              <w:rPr>
                <w:sz w:val="20"/>
                <w:szCs w:val="20"/>
                <w:lang w:val="pt-BR"/>
              </w:rPr>
              <w:t>Identificador; cenário; regime; modo de previsão; início e fim</w:t>
            </w:r>
          </w:p>
        </w:tc>
        <w:tc>
          <w:tcPr>
            <w:tcW w:w="3771" w:type="dxa"/>
            <w:tcMar>
              <w:top w:w="70" w:type="dxa"/>
              <w:left w:w="90" w:type="dxa"/>
              <w:bottom w:w="70" w:type="dxa"/>
              <w:right w:w="90" w:type="dxa"/>
            </w:tcMar>
          </w:tcPr>
          <w:p w14:paraId="25800549" w14:textId="77777777" w:rsidR="00847C0D" w:rsidRDefault="00CC3326">
            <w:r>
              <w:rPr>
                <w:sz w:val="20"/>
                <w:szCs w:val="20"/>
                <w:lang w:val="pt-BR"/>
              </w:rPr>
              <w:t>Separa as execuções da suíte e os regimes e modos comparados em 3.9 e 3.11</w:t>
            </w:r>
          </w:p>
        </w:tc>
      </w:tr>
      <w:tr w:rsidR="006B1E66" w:rsidRPr="00CE1B46" w14:paraId="3B4C848F" w14:textId="77777777">
        <w:tc>
          <w:tcPr>
            <w:tcW w:w="2100" w:type="dxa"/>
            <w:tcMar>
              <w:top w:w="70" w:type="dxa"/>
              <w:left w:w="90" w:type="dxa"/>
              <w:bottom w:w="70" w:type="dxa"/>
              <w:right w:w="90" w:type="dxa"/>
            </w:tcMar>
          </w:tcPr>
          <w:p w14:paraId="2607C29C" w14:textId="77777777" w:rsidR="00847C0D" w:rsidRDefault="00CC3326">
            <w:r>
              <w:rPr>
                <w:sz w:val="20"/>
                <w:szCs w:val="20"/>
              </w:rPr>
              <w:t>sessao_medicao</w:t>
            </w:r>
          </w:p>
        </w:tc>
        <w:tc>
          <w:tcPr>
            <w:tcW w:w="3200" w:type="dxa"/>
            <w:tcMar>
              <w:top w:w="70" w:type="dxa"/>
              <w:left w:w="90" w:type="dxa"/>
              <w:bottom w:w="70" w:type="dxa"/>
              <w:right w:w="90" w:type="dxa"/>
            </w:tcMar>
          </w:tcPr>
          <w:p w14:paraId="12C1B1E4" w14:textId="77777777" w:rsidR="00847C0D" w:rsidRDefault="00CC3326">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BD23BCA" w14:textId="77777777" w:rsidR="00847C0D" w:rsidRDefault="00CC3326">
            <w:r>
              <w:rPr>
                <w:sz w:val="20"/>
                <w:szCs w:val="20"/>
                <w:lang w:val="pt-BR"/>
              </w:rPr>
              <w:t>Registra a residual de cada sessão e a regra de descarte de 3.4.3</w:t>
            </w:r>
          </w:p>
        </w:tc>
      </w:tr>
      <w:tr w:rsidR="006B1E66" w:rsidRPr="00CE1B46" w14:paraId="3BA0DF22" w14:textId="77777777">
        <w:tc>
          <w:tcPr>
            <w:tcW w:w="2100" w:type="dxa"/>
            <w:tcMar>
              <w:top w:w="70" w:type="dxa"/>
              <w:left w:w="90" w:type="dxa"/>
              <w:bottom w:w="70" w:type="dxa"/>
              <w:right w:w="90" w:type="dxa"/>
            </w:tcMar>
          </w:tcPr>
          <w:p w14:paraId="01862311" w14:textId="77777777" w:rsidR="00847C0D" w:rsidRDefault="00CC3326">
            <w:r>
              <w:rPr>
                <w:sz w:val="20"/>
                <w:szCs w:val="20"/>
              </w:rPr>
              <w:t>calibracao</w:t>
            </w:r>
          </w:p>
        </w:tc>
        <w:tc>
          <w:tcPr>
            <w:tcW w:w="3200" w:type="dxa"/>
            <w:tcMar>
              <w:top w:w="70" w:type="dxa"/>
              <w:left w:w="90" w:type="dxa"/>
              <w:bottom w:w="70" w:type="dxa"/>
              <w:right w:w="90" w:type="dxa"/>
            </w:tcMar>
          </w:tcPr>
          <w:p w14:paraId="11FBF0BC" w14:textId="77777777" w:rsidR="00847C0D" w:rsidRDefault="00CC3326">
            <w:r>
              <w:rPr>
                <w:sz w:val="20"/>
                <w:szCs w:val="20"/>
                <w:lang w:val="pt-BR"/>
              </w:rPr>
              <w:t>Sessão; série; ciclo de trabalho; iluminância medida</w:t>
            </w:r>
          </w:p>
        </w:tc>
        <w:tc>
          <w:tcPr>
            <w:tcW w:w="3771" w:type="dxa"/>
            <w:tcMar>
              <w:top w:w="70" w:type="dxa"/>
              <w:left w:w="90" w:type="dxa"/>
              <w:bottom w:w="70" w:type="dxa"/>
              <w:right w:w="90" w:type="dxa"/>
            </w:tcMar>
          </w:tcPr>
          <w:p w14:paraId="094F2090" w14:textId="77777777" w:rsidR="00847C0D" w:rsidRDefault="00CC3326">
            <w:r>
              <w:rPr>
                <w:sz w:val="20"/>
                <w:szCs w:val="20"/>
                <w:lang w:val="pt-BR"/>
              </w:rPr>
              <w:t>Guarda a varredura de 3.4.4, origem da tabela do nó e da tolerância do diagnóstico</w:t>
            </w:r>
          </w:p>
        </w:tc>
      </w:tr>
      <w:tr w:rsidR="006B1E66" w:rsidRPr="00CE1B46" w14:paraId="13C5DA71" w14:textId="77777777">
        <w:tc>
          <w:tcPr>
            <w:tcW w:w="2100" w:type="dxa"/>
            <w:tcMar>
              <w:top w:w="70" w:type="dxa"/>
              <w:left w:w="90" w:type="dxa"/>
              <w:bottom w:w="70" w:type="dxa"/>
              <w:right w:w="90" w:type="dxa"/>
            </w:tcMar>
          </w:tcPr>
          <w:p w14:paraId="259D00FE" w14:textId="77777777" w:rsidR="00847C0D" w:rsidRDefault="00CC3326">
            <w:r>
              <w:rPr>
                <w:sz w:val="20"/>
                <w:szCs w:val="20"/>
              </w:rPr>
              <w:t>alerta_diagnostico</w:t>
            </w:r>
          </w:p>
        </w:tc>
        <w:tc>
          <w:tcPr>
            <w:tcW w:w="3200" w:type="dxa"/>
            <w:tcMar>
              <w:top w:w="70" w:type="dxa"/>
              <w:left w:w="90" w:type="dxa"/>
              <w:bottom w:w="70" w:type="dxa"/>
              <w:right w:w="90" w:type="dxa"/>
            </w:tcMar>
          </w:tcPr>
          <w:p w14:paraId="133BE625" w14:textId="77777777" w:rsidR="00847C0D" w:rsidRDefault="00CC3326">
            <w:r>
              <w:rPr>
                <w:sz w:val="20"/>
                <w:szCs w:val="20"/>
                <w:lang w:val="pt-BR"/>
              </w:rPr>
              <w:t>Ponto de luz; tipo; razão; tolerância; abertura e encerramento</w:t>
            </w:r>
          </w:p>
        </w:tc>
        <w:tc>
          <w:tcPr>
            <w:tcW w:w="3771" w:type="dxa"/>
            <w:tcMar>
              <w:top w:w="70" w:type="dxa"/>
              <w:left w:w="90" w:type="dxa"/>
              <w:bottom w:w="70" w:type="dxa"/>
              <w:right w:w="90" w:type="dxa"/>
            </w:tcMar>
          </w:tcPr>
          <w:p w14:paraId="7BF8D30F" w14:textId="77777777" w:rsidR="00847C0D" w:rsidRDefault="00CC3326">
            <w:r>
              <w:rPr>
                <w:sz w:val="20"/>
                <w:szCs w:val="20"/>
                <w:lang w:val="pt-BR"/>
              </w:rPr>
              <w:t>Registra os alertas de falha total e de perda de controle (RF11)</w:t>
            </w:r>
          </w:p>
        </w:tc>
      </w:tr>
      <w:tr w:rsidR="006B1E66" w:rsidRPr="00CE1B46" w14:paraId="7CA9ACE3" w14:textId="77777777">
        <w:tc>
          <w:tcPr>
            <w:tcW w:w="2100" w:type="dxa"/>
            <w:tcMar>
              <w:top w:w="70" w:type="dxa"/>
              <w:left w:w="90" w:type="dxa"/>
              <w:bottom w:w="70" w:type="dxa"/>
              <w:right w:w="90" w:type="dxa"/>
            </w:tcMar>
          </w:tcPr>
          <w:p w14:paraId="2859DB6C" w14:textId="77777777" w:rsidR="00847C0D" w:rsidRDefault="00CC3326">
            <w:r>
              <w:rPr>
                <w:sz w:val="20"/>
                <w:szCs w:val="20"/>
              </w:rPr>
              <w:t>luminaria_referencia</w:t>
            </w:r>
          </w:p>
        </w:tc>
        <w:tc>
          <w:tcPr>
            <w:tcW w:w="3200" w:type="dxa"/>
            <w:tcMar>
              <w:top w:w="70" w:type="dxa"/>
              <w:left w:w="90" w:type="dxa"/>
              <w:bottom w:w="70" w:type="dxa"/>
              <w:right w:w="90" w:type="dxa"/>
            </w:tcMar>
          </w:tcPr>
          <w:p w14:paraId="1A4384D2" w14:textId="77777777" w:rsidR="00847C0D" w:rsidRDefault="00CC3326">
            <w:r>
              <w:rPr>
                <w:sz w:val="20"/>
                <w:szCs w:val="20"/>
                <w:lang w:val="pt-BR"/>
              </w:rPr>
              <w:t>Código; potência nominal; eficácia; interface de dimerização</w:t>
            </w:r>
          </w:p>
        </w:tc>
        <w:tc>
          <w:tcPr>
            <w:tcW w:w="3771" w:type="dxa"/>
            <w:tcMar>
              <w:top w:w="70" w:type="dxa"/>
              <w:left w:w="90" w:type="dxa"/>
              <w:bottom w:w="70" w:type="dxa"/>
              <w:right w:w="90" w:type="dxa"/>
            </w:tcMar>
          </w:tcPr>
          <w:p w14:paraId="2B4B23D0" w14:textId="77777777" w:rsidR="00847C0D" w:rsidRDefault="00CC3326">
            <w:r>
              <w:rPr>
                <w:sz w:val="20"/>
                <w:szCs w:val="20"/>
                <w:lang w:val="pt-BR"/>
              </w:rPr>
              <w:t>Luminárias do Quadro 9, lidas pela estimativa de energia</w:t>
            </w:r>
          </w:p>
        </w:tc>
      </w:tr>
    </w:tbl>
    <w:p w14:paraId="145A87DD" w14:textId="77777777" w:rsidR="006B1E66" w:rsidRPr="000F5B8B" w:rsidRDefault="00CC3326">
      <w:pPr>
        <w:spacing w:before="130" w:after="260"/>
        <w:rPr>
          <w:lang w:val="pt-BR"/>
        </w:rPr>
      </w:pPr>
      <w:r>
        <w:rPr>
          <w:sz w:val="20"/>
          <w:szCs w:val="20"/>
          <w:lang w:val="pt-BR"/>
        </w:rPr>
        <w:t>Fonte: Elaborado pelos autores (2026).</w:t>
      </w:r>
    </w:p>
    <w:p w14:paraId="701AE573"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5.3.</w:t>
      </w:r>
    </w:p>
    <w:p w14:paraId="52E16782"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7.1.</w:t>
      </w:r>
    </w:p>
    <w:p w14:paraId="2C4CD473" w14:textId="77777777" w:rsidR="00E01C3A" w:rsidRDefault="00CC3326">
      <w:pPr>
        <w:pStyle w:val="Heading3"/>
        <w:spacing w:before="320" w:after="200" w:line="360" w:lineRule="auto"/>
        <w:rPr>
          <w:lang w:val="pt-BR"/>
        </w:rPr>
      </w:pPr>
      <w:bookmarkStart w:id="55" w:name="_Toc241792047"/>
      <w:r>
        <w:rPr>
          <w:lang w:val="pt-BR"/>
        </w:rPr>
        <w:lastRenderedPageBreak/>
        <w:t>4.7.2 Modelo lógico: diagrama entidade-relacionamento</w:t>
      </w:r>
      <w:bookmarkEnd w:id="55"/>
    </w:p>
    <w:p w14:paraId="1A7EFAAC" w14:textId="77777777" w:rsidR="00E01C3A" w:rsidRDefault="00CC3326">
      <w:pPr>
        <w:spacing w:after="120" w:line="360" w:lineRule="auto"/>
        <w:ind w:firstLine="709"/>
        <w:jc w:val="both"/>
        <w:rPr>
          <w:lang w:val="pt-BR"/>
        </w:rPr>
      </w:pPr>
      <w:r>
        <w:rPr>
          <w:lang w:val="pt-BR"/>
        </w:rPr>
        <w:t>A Figura 3 apresenta o modelo de dados em nível de relacionamento. A justificativa da escolha pelo modelo relacional e a função de cada entidade estão registradas em 4.7.1 e no Quadro 15; o que a figura acrescenta são as cardinalidades e uma entidade que aquele quadro não discrimina.</w:t>
      </w:r>
    </w:p>
    <w:p w14:paraId="1463697C"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429213"/>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4429213"/>
                    </a:xfrm>
                    <a:prstGeom prst="rect">
                      <a:avLst/>
                    </a:prstGeom>
                  </pic:spPr>
                </pic:pic>
              </a:graphicData>
            </a:graphic>
          </wp:inline>
        </w:drawing>
      </w:r>
    </w:p>
    <w:p w14:paraId="44D27B16" w14:textId="77777777" w:rsidR="00E01C3A" w:rsidRDefault="00CC3326">
      <w:pPr>
        <w:keepNext/>
        <w:spacing w:before="130" w:after="60"/>
        <w:jc w:val="center"/>
        <w:rPr>
          <w:lang w:val="pt-BR"/>
        </w:rPr>
      </w:pPr>
      <w:r>
        <w:rPr>
          <w:sz w:val="20"/>
          <w:szCs w:val="20"/>
          <w:lang w:val="pt-BR"/>
        </w:rPr>
        <w:t>Figura 3 – Diagrama entidade-relacionamento do banco de dados</w:t>
      </w:r>
    </w:p>
    <w:p w14:paraId="59C8C7F1" w14:textId="77777777" w:rsidR="00E01C3A" w:rsidRDefault="00CC3326">
      <w:pPr>
        <w:spacing w:after="280"/>
        <w:jc w:val="center"/>
        <w:rPr>
          <w:lang w:val="pt-BR"/>
        </w:rPr>
      </w:pPr>
      <w:r>
        <w:rPr>
          <w:sz w:val="20"/>
          <w:szCs w:val="20"/>
          <w:lang w:val="pt-BR"/>
        </w:rPr>
        <w:t>Fonte: Elaborado pelos autores (2026).</w:t>
      </w:r>
    </w:p>
    <w:p w14:paraId="06AB574C"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7640C3EA" w14:textId="77777777" w:rsidR="00E01C3A" w:rsidRDefault="00CC3326">
      <w:pPr>
        <w:spacing w:after="120" w:line="360" w:lineRule="auto"/>
        <w:ind w:firstLine="709"/>
        <w:jc w:val="both"/>
        <w:rPr>
          <w:lang w:val="pt-BR"/>
        </w:rPr>
      </w:pPr>
      <w:r>
        <w:rPr>
          <w:lang w:val="pt-BR"/>
        </w:rPr>
        <w:lastRenderedPageBreak/>
        <w:t>Duas cardinalidades merecem nota. A relação entre decisão e telemetria é de um para um, e não de um para muitos, porque cada comando emitido produz uma leitura de confirmação;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2DA8E8E3" w14:textId="77777777" w:rsidR="00847C0D" w:rsidRDefault="00CC3326">
      <w:pPr>
        <w:spacing w:after="120" w:line="360" w:lineRule="auto"/>
        <w:ind w:firstLine="709"/>
        <w:jc w:val="both"/>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43FB1020" w14:textId="77777777" w:rsidR="00E01C3A" w:rsidRDefault="00CC3326">
      <w:pPr>
        <w:pStyle w:val="Heading3"/>
        <w:spacing w:before="320" w:after="200" w:line="360" w:lineRule="auto"/>
        <w:rPr>
          <w:lang w:val="pt-BR"/>
        </w:rPr>
      </w:pPr>
      <w:bookmarkStart w:id="56" w:name="_Toc241792048"/>
      <w:r>
        <w:rPr>
          <w:lang w:val="pt-BR"/>
        </w:rPr>
        <w:t>4.7.3 Modelo físico: tabelas, domínios e restrições</w:t>
      </w:r>
      <w:bookmarkEnd w:id="56"/>
    </w:p>
    <w:p w14:paraId="11A6764B" w14:textId="77777777" w:rsidR="00E01C3A" w:rsidRDefault="00CC3326">
      <w:pPr>
        <w:spacing w:after="120" w:line="360" w:lineRule="auto"/>
        <w:ind w:firstLine="709"/>
        <w:jc w:val="both"/>
        <w:rPr>
          <w:lang w:val="pt-BR"/>
        </w:rPr>
      </w:pPr>
      <w:r>
        <w:rPr>
          <w:highlight w:val="yellow"/>
          <w:lang w:val="pt-BR"/>
        </w:rPr>
        <w:t>O Quadro 16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3A14C67B" w14:textId="77777777" w:rsidR="00847C0D" w:rsidRDefault="00CC3326">
      <w:pPr>
        <w:keepNext/>
        <w:spacing w:before="260" w:after="130"/>
      </w:pPr>
      <w:r>
        <w:rPr>
          <w:sz w:val="20"/>
          <w:szCs w:val="20"/>
          <w:lang w:val="pt-BR"/>
        </w:rPr>
        <w:t>Quadro 16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D00F825" w14:textId="77777777">
        <w:trPr>
          <w:tblHeader/>
        </w:trPr>
        <w:tc>
          <w:tcPr>
            <w:tcW w:w="2100" w:type="dxa"/>
            <w:shd w:val="clear" w:color="auto" w:fill="EDEDED"/>
            <w:tcMar>
              <w:top w:w="70" w:type="dxa"/>
              <w:left w:w="90" w:type="dxa"/>
              <w:bottom w:w="70" w:type="dxa"/>
              <w:right w:w="90" w:type="dxa"/>
            </w:tcMar>
          </w:tcPr>
          <w:p w14:paraId="4A0F2F1B"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438EF128"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5DC656E8" w14:textId="77777777" w:rsidR="00847C0D" w:rsidRDefault="00CC3326">
            <w:r>
              <w:rPr>
                <w:sz w:val="20"/>
                <w:szCs w:val="20"/>
              </w:rPr>
              <w:t>Uso pelo sistema</w:t>
            </w:r>
          </w:p>
        </w:tc>
      </w:tr>
      <w:tr w:rsidR="006B1E66" w:rsidRPr="00CE1B46" w14:paraId="50F32103" w14:textId="77777777">
        <w:tc>
          <w:tcPr>
            <w:tcW w:w="2100" w:type="dxa"/>
            <w:tcMar>
              <w:top w:w="70" w:type="dxa"/>
              <w:left w:w="90" w:type="dxa"/>
              <w:bottom w:w="70" w:type="dxa"/>
              <w:right w:w="90" w:type="dxa"/>
            </w:tcMar>
          </w:tcPr>
          <w:p w14:paraId="493C7291" w14:textId="77777777" w:rsidR="00847C0D" w:rsidRDefault="00CC3326">
            <w:r>
              <w:rPr>
                <w:sz w:val="20"/>
                <w:szCs w:val="20"/>
              </w:rPr>
              <w:t>classe_iluminacao</w:t>
            </w:r>
          </w:p>
        </w:tc>
        <w:tc>
          <w:tcPr>
            <w:tcW w:w="3200" w:type="dxa"/>
            <w:tcMar>
              <w:top w:w="70" w:type="dxa"/>
              <w:left w:w="90" w:type="dxa"/>
              <w:bottom w:w="70" w:type="dxa"/>
              <w:right w:w="90" w:type="dxa"/>
            </w:tcMar>
          </w:tcPr>
          <w:p w14:paraId="2F03F753" w14:textId="77777777" w:rsidR="00847C0D" w:rsidRDefault="00CC3326">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4633EC0A" w14:textId="77777777" w:rsidR="00847C0D" w:rsidRDefault="00CC3326">
            <w:r>
              <w:rPr>
                <w:sz w:val="20"/>
                <w:szCs w:val="20"/>
                <w:lang w:val="pt-BR"/>
              </w:rPr>
              <w:t>Critério lido pela camada de verificação a cada decisão; carga inicial com as classes P3 a P6 do Quadro 8</w:t>
            </w:r>
          </w:p>
        </w:tc>
      </w:tr>
      <w:tr w:rsidR="006B1E66" w:rsidRPr="00CE1B46" w14:paraId="44CE144F" w14:textId="77777777">
        <w:tc>
          <w:tcPr>
            <w:tcW w:w="2100" w:type="dxa"/>
            <w:tcMar>
              <w:top w:w="70" w:type="dxa"/>
              <w:left w:w="90" w:type="dxa"/>
              <w:bottom w:w="70" w:type="dxa"/>
              <w:right w:w="90" w:type="dxa"/>
            </w:tcMar>
          </w:tcPr>
          <w:p w14:paraId="1A4640B7" w14:textId="77777777" w:rsidR="00847C0D" w:rsidRDefault="00CC3326">
            <w:r>
              <w:rPr>
                <w:sz w:val="20"/>
                <w:szCs w:val="20"/>
              </w:rPr>
              <w:t>ponto_de_luz</w:t>
            </w:r>
          </w:p>
        </w:tc>
        <w:tc>
          <w:tcPr>
            <w:tcW w:w="3200" w:type="dxa"/>
            <w:tcMar>
              <w:top w:w="70" w:type="dxa"/>
              <w:left w:w="90" w:type="dxa"/>
              <w:bottom w:w="70" w:type="dxa"/>
              <w:right w:w="90" w:type="dxa"/>
            </w:tcMar>
          </w:tcPr>
          <w:p w14:paraId="142D710B" w14:textId="77777777" w:rsidR="00847C0D" w:rsidRDefault="00CC3326">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2E566E31" w14:textId="77777777" w:rsidR="00847C0D" w:rsidRDefault="00CC3326">
            <w:r>
              <w:rPr>
                <w:sz w:val="20"/>
                <w:szCs w:val="20"/>
                <w:lang w:val="pt-BR"/>
              </w:rPr>
              <w:lastRenderedPageBreak/>
              <w:t>Ponto comandado; o estado é atualizado pela presença do nó e pelo diagnóstico</w:t>
            </w:r>
          </w:p>
        </w:tc>
      </w:tr>
      <w:tr w:rsidR="006B1E66" w:rsidRPr="00CE1B46" w14:paraId="36FC9A63" w14:textId="77777777">
        <w:tc>
          <w:tcPr>
            <w:tcW w:w="2100" w:type="dxa"/>
            <w:tcMar>
              <w:top w:w="70" w:type="dxa"/>
              <w:left w:w="90" w:type="dxa"/>
              <w:bottom w:w="70" w:type="dxa"/>
              <w:right w:w="90" w:type="dxa"/>
            </w:tcMar>
          </w:tcPr>
          <w:p w14:paraId="30EDF19E" w14:textId="77777777" w:rsidR="00847C0D" w:rsidRDefault="00CC3326">
            <w:r>
              <w:rPr>
                <w:sz w:val="20"/>
                <w:szCs w:val="20"/>
              </w:rPr>
              <w:t>trecho_via</w:t>
            </w:r>
          </w:p>
        </w:tc>
        <w:tc>
          <w:tcPr>
            <w:tcW w:w="3200" w:type="dxa"/>
            <w:tcMar>
              <w:top w:w="70" w:type="dxa"/>
              <w:left w:w="90" w:type="dxa"/>
              <w:bottom w:w="70" w:type="dxa"/>
              <w:right w:w="90" w:type="dxa"/>
            </w:tcMar>
          </w:tcPr>
          <w:p w14:paraId="335B08D9" w14:textId="77777777" w:rsidR="00847C0D" w:rsidRDefault="00CC3326">
            <w:r>
              <w:rPr>
                <w:sz w:val="20"/>
                <w:szCs w:val="20"/>
                <w:lang w:val="pt-BR"/>
              </w:rPr>
              <w:t>Código do segmento no cadastro municipal (chave); código, tipo e nome do logradouro; numeração inicial e final; geometria em coordenadas planas; fonte e data de extração; referência de pessoas, positiva</w:t>
            </w:r>
          </w:p>
        </w:tc>
        <w:tc>
          <w:tcPr>
            <w:tcW w:w="3771" w:type="dxa"/>
            <w:tcMar>
              <w:top w:w="70" w:type="dxa"/>
              <w:left w:w="90" w:type="dxa"/>
              <w:bottom w:w="70" w:type="dxa"/>
              <w:right w:w="90" w:type="dxa"/>
            </w:tcMar>
          </w:tcPr>
          <w:p w14:paraId="466F4D7D" w14:textId="77777777" w:rsidR="00847C0D" w:rsidRDefault="00CC3326">
            <w:r>
              <w:rPr>
                <w:sz w:val="20"/>
                <w:szCs w:val="20"/>
                <w:lang w:val="pt-BR"/>
              </w:rPr>
              <w:t>Lugar a que cada publicação se refere; carga inicial com o recorte real do cadastro</w:t>
            </w:r>
          </w:p>
        </w:tc>
      </w:tr>
      <w:tr w:rsidR="006B1E66" w:rsidRPr="00CE1B46" w14:paraId="3B887ABA" w14:textId="77777777">
        <w:tc>
          <w:tcPr>
            <w:tcW w:w="2100" w:type="dxa"/>
            <w:tcMar>
              <w:top w:w="70" w:type="dxa"/>
              <w:left w:w="90" w:type="dxa"/>
              <w:bottom w:w="70" w:type="dxa"/>
              <w:right w:w="90" w:type="dxa"/>
            </w:tcMar>
          </w:tcPr>
          <w:p w14:paraId="13BBA9F9" w14:textId="77777777" w:rsidR="00847C0D" w:rsidRDefault="00CC3326">
            <w:r>
              <w:rPr>
                <w:sz w:val="20"/>
                <w:szCs w:val="20"/>
              </w:rPr>
              <w:t>trecho_ponto</w:t>
            </w:r>
          </w:p>
        </w:tc>
        <w:tc>
          <w:tcPr>
            <w:tcW w:w="3200" w:type="dxa"/>
            <w:tcMar>
              <w:top w:w="70" w:type="dxa"/>
              <w:left w:w="90" w:type="dxa"/>
              <w:bottom w:w="70" w:type="dxa"/>
              <w:right w:w="90" w:type="dxa"/>
            </w:tcMar>
          </w:tcPr>
          <w:p w14:paraId="21747F6A" w14:textId="77777777" w:rsidR="00847C0D" w:rsidRDefault="00CC3326">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0D48C3B4" w14:textId="77777777" w:rsidR="00847C0D" w:rsidRDefault="00CC3326">
            <w:r>
              <w:rPr>
                <w:sz w:val="20"/>
                <w:szCs w:val="20"/>
                <w:lang w:val="pt-BR"/>
              </w:rPr>
              <w:t>Pontos de luz afetados por uma leitura e trechos que cada ponto enxerga</w:t>
            </w:r>
          </w:p>
        </w:tc>
      </w:tr>
      <w:tr w:rsidR="006B1E66" w:rsidRPr="00CE1B46" w14:paraId="39F285CB" w14:textId="77777777">
        <w:tc>
          <w:tcPr>
            <w:tcW w:w="2100" w:type="dxa"/>
            <w:tcMar>
              <w:top w:w="70" w:type="dxa"/>
              <w:left w:w="90" w:type="dxa"/>
              <w:bottom w:w="70" w:type="dxa"/>
              <w:right w:w="90" w:type="dxa"/>
            </w:tcMar>
          </w:tcPr>
          <w:p w14:paraId="7DD8FD18" w14:textId="77777777" w:rsidR="00847C0D" w:rsidRDefault="00CC3326">
            <w:r>
              <w:rPr>
                <w:sz w:val="20"/>
                <w:szCs w:val="20"/>
              </w:rPr>
              <w:t>luminaria_referencia</w:t>
            </w:r>
          </w:p>
        </w:tc>
        <w:tc>
          <w:tcPr>
            <w:tcW w:w="3200" w:type="dxa"/>
            <w:tcMar>
              <w:top w:w="70" w:type="dxa"/>
              <w:left w:w="90" w:type="dxa"/>
              <w:bottom w:w="70" w:type="dxa"/>
              <w:right w:w="90" w:type="dxa"/>
            </w:tcMar>
          </w:tcPr>
          <w:p w14:paraId="08728585" w14:textId="77777777" w:rsidR="00847C0D" w:rsidRDefault="00CC3326">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2C790646" w14:textId="77777777" w:rsidR="00847C0D" w:rsidRDefault="00CC3326">
            <w:r>
              <w:rPr>
                <w:sz w:val="20"/>
                <w:szCs w:val="20"/>
                <w:lang w:val="pt-BR"/>
              </w:rPr>
              <w:t>Luminárias de 40 W e 440 W do Quadro 9, lidas pela estimativa de energia</w:t>
            </w:r>
          </w:p>
        </w:tc>
      </w:tr>
      <w:tr w:rsidR="006B1E66" w:rsidRPr="00CE1B46" w14:paraId="7477C29C" w14:textId="77777777">
        <w:tc>
          <w:tcPr>
            <w:tcW w:w="2100" w:type="dxa"/>
            <w:tcMar>
              <w:top w:w="70" w:type="dxa"/>
              <w:left w:w="90" w:type="dxa"/>
              <w:bottom w:w="70" w:type="dxa"/>
              <w:right w:w="90" w:type="dxa"/>
            </w:tcMar>
          </w:tcPr>
          <w:p w14:paraId="280398D6" w14:textId="77777777" w:rsidR="00847C0D" w:rsidRDefault="00CC3326">
            <w:r>
              <w:rPr>
                <w:sz w:val="20"/>
                <w:szCs w:val="20"/>
              </w:rPr>
              <w:t>evento_urbano</w:t>
            </w:r>
          </w:p>
        </w:tc>
        <w:tc>
          <w:tcPr>
            <w:tcW w:w="3200" w:type="dxa"/>
            <w:tcMar>
              <w:top w:w="70" w:type="dxa"/>
              <w:left w:w="90" w:type="dxa"/>
              <w:bottom w:w="70" w:type="dxa"/>
              <w:right w:w="90" w:type="dxa"/>
            </w:tcMar>
          </w:tcPr>
          <w:p w14:paraId="2D0B0649" w14:textId="77777777" w:rsidR="00847C0D" w:rsidRDefault="00CC3326">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origem; trecho, chave estrangeira obrigatória; vigência não anterior à ocorrência</w:t>
            </w:r>
          </w:p>
        </w:tc>
        <w:tc>
          <w:tcPr>
            <w:tcW w:w="3771" w:type="dxa"/>
            <w:tcMar>
              <w:top w:w="70" w:type="dxa"/>
              <w:left w:w="90" w:type="dxa"/>
              <w:bottom w:w="70" w:type="dxa"/>
              <w:right w:w="90" w:type="dxa"/>
            </w:tcMar>
          </w:tcPr>
          <w:p w14:paraId="1AFCEF5F" w14:textId="77777777" w:rsidR="00847C0D" w:rsidRDefault="00CC3326">
            <w:r>
              <w:rPr>
                <w:sz w:val="20"/>
                <w:szCs w:val="20"/>
                <w:lang w:val="pt-BR"/>
              </w:rPr>
              <w:t>Publicação do trecho pela interface; cada inserção notifica o serviço de decisão, que decide na hora (RNF03)</w:t>
            </w:r>
          </w:p>
        </w:tc>
      </w:tr>
      <w:tr w:rsidR="006B1E66" w:rsidRPr="00CE1B46" w14:paraId="48D07F4B" w14:textId="77777777">
        <w:tc>
          <w:tcPr>
            <w:tcW w:w="2100" w:type="dxa"/>
            <w:tcMar>
              <w:top w:w="70" w:type="dxa"/>
              <w:left w:w="90" w:type="dxa"/>
              <w:bottom w:w="70" w:type="dxa"/>
              <w:right w:w="90" w:type="dxa"/>
            </w:tcMar>
          </w:tcPr>
          <w:p w14:paraId="3171D63B" w14:textId="77777777" w:rsidR="00847C0D" w:rsidRDefault="00CC3326">
            <w:r>
              <w:rPr>
                <w:sz w:val="20"/>
                <w:szCs w:val="20"/>
              </w:rPr>
              <w:t>versao_base_regras</w:t>
            </w:r>
          </w:p>
        </w:tc>
        <w:tc>
          <w:tcPr>
            <w:tcW w:w="3200" w:type="dxa"/>
            <w:tcMar>
              <w:top w:w="70" w:type="dxa"/>
              <w:left w:w="90" w:type="dxa"/>
              <w:bottom w:w="70" w:type="dxa"/>
              <w:right w:w="90" w:type="dxa"/>
            </w:tcMar>
          </w:tcPr>
          <w:p w14:paraId="77345D23" w14:textId="77777777" w:rsidR="00847C0D" w:rsidRDefault="00CC3326">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2EE60166" w14:textId="77777777" w:rsidR="00847C0D" w:rsidRDefault="00CC3326">
            <w:r>
              <w:rPr>
                <w:sz w:val="20"/>
                <w:szCs w:val="20"/>
                <w:lang w:val="pt-BR"/>
              </w:rPr>
              <w:t>O serviço confere o hash ao iniciar e recusa operar com arquivo alterado sem nova versão (RNF04)</w:t>
            </w:r>
          </w:p>
        </w:tc>
      </w:tr>
      <w:tr w:rsidR="006B1E66" w:rsidRPr="00CE1B46" w14:paraId="281B37B5" w14:textId="77777777">
        <w:tc>
          <w:tcPr>
            <w:tcW w:w="2100" w:type="dxa"/>
            <w:tcMar>
              <w:top w:w="70" w:type="dxa"/>
              <w:left w:w="90" w:type="dxa"/>
              <w:bottom w:w="70" w:type="dxa"/>
              <w:right w:w="90" w:type="dxa"/>
            </w:tcMar>
          </w:tcPr>
          <w:p w14:paraId="01B046E7" w14:textId="77777777" w:rsidR="00847C0D" w:rsidRDefault="00CC3326">
            <w:r>
              <w:rPr>
                <w:sz w:val="20"/>
                <w:szCs w:val="20"/>
              </w:rPr>
              <w:t>versao_modelo_previsao</w:t>
            </w:r>
          </w:p>
        </w:tc>
        <w:tc>
          <w:tcPr>
            <w:tcW w:w="3200" w:type="dxa"/>
            <w:tcMar>
              <w:top w:w="70" w:type="dxa"/>
              <w:left w:w="90" w:type="dxa"/>
              <w:bottom w:w="70" w:type="dxa"/>
              <w:right w:w="90" w:type="dxa"/>
            </w:tcMar>
          </w:tcPr>
          <w:p w14:paraId="629CB98C" w14:textId="77777777" w:rsidR="00847C0D" w:rsidRDefault="00CC3326">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31872174" w14:textId="77777777" w:rsidR="00847C0D" w:rsidRDefault="00CC3326">
            <w:r>
              <w:rPr>
                <w:sz w:val="20"/>
                <w:szCs w:val="20"/>
                <w:lang w:val="pt-BR"/>
              </w:rPr>
              <w:t>Versão da previsão que alimentou cada decisão (RNF04)</w:t>
            </w:r>
          </w:p>
        </w:tc>
      </w:tr>
      <w:tr w:rsidR="006B1E66" w:rsidRPr="00CE1B46" w14:paraId="06AC8359" w14:textId="77777777">
        <w:tc>
          <w:tcPr>
            <w:tcW w:w="2100" w:type="dxa"/>
            <w:tcMar>
              <w:top w:w="70" w:type="dxa"/>
              <w:left w:w="90" w:type="dxa"/>
              <w:bottom w:w="70" w:type="dxa"/>
              <w:right w:w="90" w:type="dxa"/>
            </w:tcMar>
          </w:tcPr>
          <w:p w14:paraId="3734E90E" w14:textId="77777777" w:rsidR="00847C0D" w:rsidRDefault="00CC3326">
            <w:r>
              <w:rPr>
                <w:sz w:val="20"/>
                <w:szCs w:val="20"/>
              </w:rPr>
              <w:t>execucao_cenario</w:t>
            </w:r>
          </w:p>
        </w:tc>
        <w:tc>
          <w:tcPr>
            <w:tcW w:w="3200" w:type="dxa"/>
            <w:tcMar>
              <w:top w:w="70" w:type="dxa"/>
              <w:left w:w="90" w:type="dxa"/>
              <w:bottom w:w="70" w:type="dxa"/>
              <w:right w:w="90" w:type="dxa"/>
            </w:tcMar>
          </w:tcPr>
          <w:p w14:paraId="03DD90D0" w14:textId="77777777" w:rsidR="00847C0D" w:rsidRDefault="00CC3326">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66091D0E" w14:textId="77777777" w:rsidR="00847C0D" w:rsidRDefault="00CC3326">
            <w:r>
              <w:rPr>
                <w:sz w:val="20"/>
                <w:szCs w:val="20"/>
                <w:lang w:val="pt-BR"/>
              </w:rPr>
              <w:t>Separa as execuções da suíte (RF10) e os modos comparados para H3</w:t>
            </w:r>
          </w:p>
        </w:tc>
      </w:tr>
      <w:tr w:rsidR="006B1E66" w:rsidRPr="00CE1B46" w14:paraId="35551FB8" w14:textId="77777777">
        <w:tc>
          <w:tcPr>
            <w:tcW w:w="2100" w:type="dxa"/>
            <w:tcMar>
              <w:top w:w="70" w:type="dxa"/>
              <w:left w:w="90" w:type="dxa"/>
              <w:bottom w:w="70" w:type="dxa"/>
              <w:right w:w="90" w:type="dxa"/>
            </w:tcMar>
          </w:tcPr>
          <w:p w14:paraId="233797F8" w14:textId="77777777" w:rsidR="00847C0D" w:rsidRDefault="00CC3326">
            <w:r>
              <w:rPr>
                <w:sz w:val="20"/>
                <w:szCs w:val="20"/>
              </w:rPr>
              <w:t>decisao</w:t>
            </w:r>
          </w:p>
        </w:tc>
        <w:tc>
          <w:tcPr>
            <w:tcW w:w="3200" w:type="dxa"/>
            <w:tcMar>
              <w:top w:w="70" w:type="dxa"/>
              <w:left w:w="90" w:type="dxa"/>
              <w:bottom w:w="70" w:type="dxa"/>
              <w:right w:w="90" w:type="dxa"/>
            </w:tcMar>
          </w:tcPr>
          <w:p w14:paraId="26CDC622" w14:textId="77777777" w:rsidR="00847C0D" w:rsidRDefault="00CC3326">
            <w:r>
              <w:rPr>
                <w:sz w:val="20"/>
                <w:szCs w:val="20"/>
                <w:lang w:val="pt-BR"/>
              </w:rPr>
              <w:t xml:space="preserve">Identificador universal único; instante; ponto, versões da base e do modelo, execução e </w:t>
            </w:r>
            <w:r>
              <w:rPr>
                <w:sz w:val="20"/>
                <w:szCs w:val="20"/>
                <w:lang w:val="pt-BR"/>
              </w:rPr>
              <w:lastRenderedPageBreak/>
              <w:t>classe vigente, chaves estrangeiras; previsão; níveis pretendido, emitido e anterior; restrição em {nenhuma, piso, taxa}, nenhuma se e somente se o emitido for igual ao pretendido; instante de publicação; entradas da inferência e ativações das regras, em JSON</w:t>
            </w:r>
          </w:p>
        </w:tc>
        <w:tc>
          <w:tcPr>
            <w:tcW w:w="3771" w:type="dxa"/>
            <w:tcMar>
              <w:top w:w="70" w:type="dxa"/>
              <w:left w:w="90" w:type="dxa"/>
              <w:bottom w:w="70" w:type="dxa"/>
              <w:right w:w="90" w:type="dxa"/>
            </w:tcMar>
          </w:tcPr>
          <w:p w14:paraId="3F36D34E" w14:textId="77777777" w:rsidR="00847C0D" w:rsidRDefault="00CC3326">
            <w:r>
              <w:rPr>
                <w:sz w:val="20"/>
                <w:szCs w:val="20"/>
                <w:lang w:val="pt-BR"/>
              </w:rPr>
              <w:lastRenderedPageBreak/>
              <w:t>Núcleo do registro de auditoria</w:t>
            </w:r>
          </w:p>
        </w:tc>
      </w:tr>
      <w:tr w:rsidR="006B1E66" w:rsidRPr="00CE1B46" w14:paraId="5D668A75" w14:textId="77777777">
        <w:tc>
          <w:tcPr>
            <w:tcW w:w="2100" w:type="dxa"/>
            <w:tcMar>
              <w:top w:w="70" w:type="dxa"/>
              <w:left w:w="90" w:type="dxa"/>
              <w:bottom w:w="70" w:type="dxa"/>
              <w:right w:w="90" w:type="dxa"/>
            </w:tcMar>
          </w:tcPr>
          <w:p w14:paraId="1DAE9B28" w14:textId="77777777" w:rsidR="00847C0D" w:rsidRDefault="00CC3326">
            <w:r>
              <w:rPr>
                <w:sz w:val="20"/>
                <w:szCs w:val="20"/>
              </w:rPr>
              <w:t>decisao_evento</w:t>
            </w:r>
          </w:p>
        </w:tc>
        <w:tc>
          <w:tcPr>
            <w:tcW w:w="3200" w:type="dxa"/>
            <w:tcMar>
              <w:top w:w="70" w:type="dxa"/>
              <w:left w:w="90" w:type="dxa"/>
              <w:bottom w:w="70" w:type="dxa"/>
              <w:right w:w="90" w:type="dxa"/>
            </w:tcMar>
          </w:tcPr>
          <w:p w14:paraId="4E8301AE" w14:textId="77777777" w:rsidR="00847C0D" w:rsidRDefault="00CC3326">
            <w:r>
              <w:rPr>
                <w:sz w:val="20"/>
                <w:szCs w:val="20"/>
                <w:lang w:val="pt-BR"/>
              </w:rPr>
              <w:t>Decisão e evento, chave composta; excluída com a decisão</w:t>
            </w:r>
          </w:p>
        </w:tc>
        <w:tc>
          <w:tcPr>
            <w:tcW w:w="3771" w:type="dxa"/>
            <w:tcMar>
              <w:top w:w="70" w:type="dxa"/>
              <w:left w:w="90" w:type="dxa"/>
              <w:bottom w:w="70" w:type="dxa"/>
              <w:right w:w="90" w:type="dxa"/>
            </w:tcMar>
          </w:tcPr>
          <w:p w14:paraId="12E45A3D" w14:textId="77777777" w:rsidR="00847C0D" w:rsidRDefault="00CC3326">
            <w:r>
              <w:rPr>
                <w:sz w:val="20"/>
                <w:szCs w:val="20"/>
                <w:lang w:val="pt-BR"/>
              </w:rPr>
              <w:t>Eventos em que cada decisão se apoiou, na relação de muitos para muitos</w:t>
            </w:r>
          </w:p>
        </w:tc>
      </w:tr>
      <w:tr w:rsidR="006B1E66" w:rsidRPr="00CE1B46" w14:paraId="393482E8" w14:textId="77777777">
        <w:tc>
          <w:tcPr>
            <w:tcW w:w="2100" w:type="dxa"/>
            <w:tcMar>
              <w:top w:w="70" w:type="dxa"/>
              <w:left w:w="90" w:type="dxa"/>
              <w:bottom w:w="70" w:type="dxa"/>
              <w:right w:w="90" w:type="dxa"/>
            </w:tcMar>
          </w:tcPr>
          <w:p w14:paraId="41DAA277" w14:textId="77777777" w:rsidR="00847C0D" w:rsidRDefault="00CC3326">
            <w:r>
              <w:rPr>
                <w:sz w:val="20"/>
                <w:szCs w:val="20"/>
              </w:rPr>
              <w:t>sessao_medicao</w:t>
            </w:r>
          </w:p>
        </w:tc>
        <w:tc>
          <w:tcPr>
            <w:tcW w:w="3200" w:type="dxa"/>
            <w:tcMar>
              <w:top w:w="70" w:type="dxa"/>
              <w:left w:w="90" w:type="dxa"/>
              <w:bottom w:w="70" w:type="dxa"/>
              <w:right w:w="90" w:type="dxa"/>
            </w:tcMar>
          </w:tcPr>
          <w:p w14:paraId="7B9781A6" w14:textId="77777777" w:rsidR="00847C0D" w:rsidRDefault="00CC3326">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E55B603" w14:textId="77777777" w:rsidR="00847C0D" w:rsidRDefault="00CC3326">
            <w:r>
              <w:rPr>
                <w:sz w:val="20"/>
                <w:szCs w:val="20"/>
                <w:lang w:val="pt-BR"/>
              </w:rPr>
              <w:t>Residual subtraída das leituras e regra de descarte de 3.4.3</w:t>
            </w:r>
          </w:p>
        </w:tc>
      </w:tr>
      <w:tr w:rsidR="006B1E66" w:rsidRPr="00CE1B46" w14:paraId="5C3EE348" w14:textId="77777777">
        <w:tc>
          <w:tcPr>
            <w:tcW w:w="2100" w:type="dxa"/>
            <w:tcMar>
              <w:top w:w="70" w:type="dxa"/>
              <w:left w:w="90" w:type="dxa"/>
              <w:bottom w:w="70" w:type="dxa"/>
              <w:right w:w="90" w:type="dxa"/>
            </w:tcMar>
          </w:tcPr>
          <w:p w14:paraId="2E8ED4D3" w14:textId="77777777" w:rsidR="00847C0D" w:rsidRDefault="00CC3326">
            <w:r>
              <w:rPr>
                <w:sz w:val="20"/>
                <w:szCs w:val="20"/>
              </w:rPr>
              <w:t>telemetria</w:t>
            </w:r>
          </w:p>
        </w:tc>
        <w:tc>
          <w:tcPr>
            <w:tcW w:w="3200" w:type="dxa"/>
            <w:tcMar>
              <w:top w:w="70" w:type="dxa"/>
              <w:left w:w="90" w:type="dxa"/>
              <w:bottom w:w="70" w:type="dxa"/>
              <w:right w:w="90" w:type="dxa"/>
            </w:tcMar>
          </w:tcPr>
          <w:p w14:paraId="388774A0" w14:textId="77777777" w:rsidR="00847C0D" w:rsidRDefault="00CC3326">
            <w:r>
              <w:rPr>
                <w:sz w:val="20"/>
                <w:szCs w:val="20"/>
                <w:lang w:val="pt-BR"/>
              </w:rPr>
              <w:t>Identificador; decisão, única; ponto; sessão; instantes de medição e de recebimento; ciclo de trabalho entre 0 e 1; iluminância não negativa</w:t>
            </w:r>
          </w:p>
        </w:tc>
        <w:tc>
          <w:tcPr>
            <w:tcW w:w="3771" w:type="dxa"/>
            <w:tcMar>
              <w:top w:w="70" w:type="dxa"/>
              <w:left w:w="90" w:type="dxa"/>
              <w:bottom w:w="70" w:type="dxa"/>
              <w:right w:w="90" w:type="dxa"/>
            </w:tcMar>
          </w:tcPr>
          <w:p w14:paraId="3F91ED06" w14:textId="77777777" w:rsidR="00847C0D" w:rsidRDefault="00CC3326">
            <w:r>
              <w:rPr>
                <w:sz w:val="20"/>
                <w:szCs w:val="20"/>
                <w:lang w:val="pt-BR"/>
              </w:rPr>
              <w:t>Confirmação de cada decisão, na proporção de uma para uma</w:t>
            </w:r>
          </w:p>
        </w:tc>
      </w:tr>
      <w:tr w:rsidR="006B1E66" w:rsidRPr="00CE1B46" w14:paraId="602D8012" w14:textId="77777777">
        <w:tc>
          <w:tcPr>
            <w:tcW w:w="2100" w:type="dxa"/>
            <w:tcMar>
              <w:top w:w="70" w:type="dxa"/>
              <w:left w:w="90" w:type="dxa"/>
              <w:bottom w:w="70" w:type="dxa"/>
              <w:right w:w="90" w:type="dxa"/>
            </w:tcMar>
          </w:tcPr>
          <w:p w14:paraId="73A234C5" w14:textId="77777777" w:rsidR="00847C0D" w:rsidRDefault="00CC3326">
            <w:r>
              <w:rPr>
                <w:sz w:val="20"/>
                <w:szCs w:val="20"/>
              </w:rPr>
              <w:t>calibracao</w:t>
            </w:r>
          </w:p>
        </w:tc>
        <w:tc>
          <w:tcPr>
            <w:tcW w:w="3200" w:type="dxa"/>
            <w:tcMar>
              <w:top w:w="70" w:type="dxa"/>
              <w:left w:w="90" w:type="dxa"/>
              <w:bottom w:w="70" w:type="dxa"/>
              <w:right w:w="90" w:type="dxa"/>
            </w:tcMar>
          </w:tcPr>
          <w:p w14:paraId="30CF4DD2" w14:textId="77777777" w:rsidR="00847C0D" w:rsidRDefault="00CC3326">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1BE94CA1" w14:textId="77777777" w:rsidR="00847C0D" w:rsidRDefault="00CC3326">
            <w:r>
              <w:rPr>
                <w:sz w:val="20"/>
                <w:szCs w:val="20"/>
                <w:lang w:val="pt-BR"/>
              </w:rPr>
              <w:t>Varredura de 3.4.4; origem da tabela do firmware e da tolerância do diagnóstico</w:t>
            </w:r>
          </w:p>
        </w:tc>
      </w:tr>
      <w:tr w:rsidR="006B1E66" w:rsidRPr="00CE1B46" w14:paraId="20EDF8B0" w14:textId="77777777">
        <w:tc>
          <w:tcPr>
            <w:tcW w:w="2100" w:type="dxa"/>
            <w:tcMar>
              <w:top w:w="70" w:type="dxa"/>
              <w:left w:w="90" w:type="dxa"/>
              <w:bottom w:w="70" w:type="dxa"/>
              <w:right w:w="90" w:type="dxa"/>
            </w:tcMar>
          </w:tcPr>
          <w:p w14:paraId="4C972C99" w14:textId="77777777" w:rsidR="00847C0D" w:rsidRDefault="00CC3326">
            <w:r>
              <w:rPr>
                <w:sz w:val="20"/>
                <w:szCs w:val="20"/>
              </w:rPr>
              <w:t>alerta_diagnostico</w:t>
            </w:r>
          </w:p>
        </w:tc>
        <w:tc>
          <w:tcPr>
            <w:tcW w:w="3200" w:type="dxa"/>
            <w:tcMar>
              <w:top w:w="70" w:type="dxa"/>
              <w:left w:w="90" w:type="dxa"/>
              <w:bottom w:w="70" w:type="dxa"/>
              <w:right w:w="90" w:type="dxa"/>
            </w:tcMar>
          </w:tcPr>
          <w:p w14:paraId="5E96BF4C" w14:textId="77777777" w:rsidR="00847C0D" w:rsidRDefault="00CC3326">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5835BF05" w14:textId="77777777" w:rsidR="00847C0D" w:rsidRDefault="00CC3326">
            <w:r>
              <w:rPr>
                <w:sz w:val="20"/>
                <w:szCs w:val="20"/>
                <w:lang w:val="pt-BR"/>
              </w:rPr>
              <w:t>Alertas do RF11, abertos e encerrados pelo serviço</w:t>
            </w:r>
          </w:p>
        </w:tc>
      </w:tr>
    </w:tbl>
    <w:p w14:paraId="646A318E" w14:textId="77777777" w:rsidR="00847C0D" w:rsidRDefault="00CC3326">
      <w:pPr>
        <w:spacing w:before="130" w:after="260"/>
      </w:pPr>
      <w:r>
        <w:rPr>
          <w:sz w:val="20"/>
          <w:szCs w:val="20"/>
          <w:lang w:val="pt-BR"/>
        </w:rPr>
        <w:t>Fonte: Elaborado pelos autores (2026).</w:t>
      </w:r>
    </w:p>
    <w:p w14:paraId="58FC0893" w14:textId="77777777" w:rsidR="00847C0D" w:rsidRDefault="00CC3326">
      <w:pPr>
        <w:spacing w:after="120" w:line="360" w:lineRule="auto"/>
        <w:ind w:firstLine="709"/>
        <w:jc w:val="both"/>
      </w:pPr>
      <w:r>
        <w:rPr>
          <w:highlight w:val="yellow"/>
          <w:lang w:val="pt-BR"/>
        </w:rPr>
        <w:t>Completam o esquema os índices por ponto e instante nas tabelas que crescem com a operação, o gatilho que notifica o serviço a cada evento inserido e a visão de auditoria descrita em 4.7.2. O esquema é criado por um único arquivo de definição, versionado junto ao código, e as alterações posteriores, por arquivos de migração numerados, de modo que o banco de qualquer execução possa ser reconstituído.</w:t>
      </w:r>
    </w:p>
    <w:p w14:paraId="57E1D022" w14:textId="77777777" w:rsidR="00E01C3A" w:rsidRDefault="00CC3326">
      <w:pPr>
        <w:pStyle w:val="Heading2"/>
        <w:spacing w:before="360" w:after="240" w:line="360" w:lineRule="auto"/>
        <w:rPr>
          <w:lang w:val="pt-BR"/>
        </w:rPr>
      </w:pPr>
      <w:bookmarkStart w:id="57" w:name="_Toc241792049"/>
      <w:r>
        <w:rPr>
          <w:lang w:val="pt-BR"/>
        </w:rPr>
        <w:t>4.8 Especificação dos casos de teste</w:t>
      </w:r>
      <w:bookmarkEnd w:id="57"/>
    </w:p>
    <w:p w14:paraId="0CFA954D" w14:textId="77777777" w:rsidR="00E01C3A" w:rsidRDefault="00CC3326">
      <w:pPr>
        <w:spacing w:after="120" w:line="360" w:lineRule="auto"/>
        <w:ind w:firstLine="709"/>
        <w:jc w:val="both"/>
        <w:rPr>
          <w:lang w:val="pt-BR"/>
        </w:rPr>
      </w:pPr>
      <w:r>
        <w:rPr>
          <w:highlight w:val="yellow"/>
          <w:lang w:val="pt-BR"/>
        </w:rPr>
        <w:t>O Quadro 17 especifica os casos de teste. Os casos CT01 a CT14 são automatizados e executados a cada alteração do código; os demais exigem o nó físico ou o ambiente implantado e compõem as etapas de 3.9.</w:t>
      </w:r>
    </w:p>
    <w:p w14:paraId="043E6280" w14:textId="77777777" w:rsidR="00847C0D" w:rsidRDefault="00CC3326">
      <w:pPr>
        <w:keepNext/>
        <w:spacing w:before="260" w:after="130"/>
      </w:pPr>
      <w:r>
        <w:rPr>
          <w:sz w:val="20"/>
          <w:szCs w:val="20"/>
          <w:lang w:val="pt-BR"/>
        </w:rPr>
        <w:lastRenderedPageBreak/>
        <w:t>Quadro 17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4331F66B" w14:textId="77777777">
        <w:trPr>
          <w:tblHeader/>
        </w:trPr>
        <w:tc>
          <w:tcPr>
            <w:tcW w:w="850" w:type="dxa"/>
            <w:shd w:val="clear" w:color="auto" w:fill="EDEDED"/>
            <w:tcMar>
              <w:top w:w="70" w:type="dxa"/>
              <w:left w:w="90" w:type="dxa"/>
              <w:bottom w:w="70" w:type="dxa"/>
              <w:right w:w="90" w:type="dxa"/>
            </w:tcMar>
          </w:tcPr>
          <w:p w14:paraId="68556C77"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302EF244"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1410D6CC"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650D1D82" w14:textId="77777777" w:rsidR="00847C0D" w:rsidRDefault="00CC3326">
            <w:r>
              <w:rPr>
                <w:sz w:val="20"/>
                <w:szCs w:val="20"/>
              </w:rPr>
              <w:t>Resultado esperado</w:t>
            </w:r>
          </w:p>
        </w:tc>
      </w:tr>
      <w:tr w:rsidR="00E01C3A" w:rsidRPr="00CE1B46" w14:paraId="388BAAFD" w14:textId="77777777">
        <w:tc>
          <w:tcPr>
            <w:tcW w:w="850" w:type="dxa"/>
            <w:tcMar>
              <w:top w:w="70" w:type="dxa"/>
              <w:left w:w="90" w:type="dxa"/>
              <w:bottom w:w="70" w:type="dxa"/>
              <w:right w:w="90" w:type="dxa"/>
            </w:tcMar>
          </w:tcPr>
          <w:p w14:paraId="6EC739D0" w14:textId="77777777" w:rsidR="00847C0D" w:rsidRDefault="00CC3326">
            <w:r>
              <w:rPr>
                <w:sz w:val="20"/>
                <w:szCs w:val="20"/>
              </w:rPr>
              <w:t>CT01</w:t>
            </w:r>
          </w:p>
        </w:tc>
        <w:tc>
          <w:tcPr>
            <w:tcW w:w="3500" w:type="dxa"/>
            <w:tcMar>
              <w:top w:w="70" w:type="dxa"/>
              <w:left w:w="90" w:type="dxa"/>
              <w:bottom w:w="70" w:type="dxa"/>
              <w:right w:w="90" w:type="dxa"/>
            </w:tcMar>
          </w:tcPr>
          <w:p w14:paraId="6C01E3AF" w14:textId="77777777" w:rsidR="00847C0D" w:rsidRDefault="00CC3326">
            <w:r>
              <w:rPr>
                <w:sz w:val="20"/>
                <w:szCs w:val="20"/>
                <w:lang w:val="pt-BR"/>
              </w:rPr>
              <w:t>RF01, RNF08</w:t>
            </w:r>
          </w:p>
        </w:tc>
        <w:tc>
          <w:tcPr>
            <w:tcW w:w="1750" w:type="dxa"/>
            <w:tcMar>
              <w:top w:w="70" w:type="dxa"/>
              <w:left w:w="90" w:type="dxa"/>
              <w:bottom w:w="70" w:type="dxa"/>
              <w:right w:w="90" w:type="dxa"/>
            </w:tcMar>
          </w:tcPr>
          <w:p w14:paraId="1F88ABFC" w14:textId="77777777" w:rsidR="00847C0D" w:rsidRDefault="00CC3326">
            <w:r>
              <w:rPr>
                <w:sz w:val="20"/>
                <w:szCs w:val="20"/>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93A9C51" w14:textId="77777777" w:rsidR="00847C0D" w:rsidRDefault="00CC3326">
            <w:r>
              <w:rPr>
                <w:sz w:val="20"/>
                <w:szCs w:val="20"/>
                <w:lang w:val="pt-BR"/>
              </w:rPr>
              <w:t>Recusa com erro de validação ou de autenticação; no pacote, só o item inválido é recusado e os demais são gravados</w:t>
            </w:r>
          </w:p>
        </w:tc>
      </w:tr>
      <w:tr w:rsidR="00E01C3A" w:rsidRPr="00CE1B46" w14:paraId="185D9BCF" w14:textId="77777777">
        <w:tc>
          <w:tcPr>
            <w:tcW w:w="850" w:type="dxa"/>
            <w:tcMar>
              <w:top w:w="70" w:type="dxa"/>
              <w:left w:w="90" w:type="dxa"/>
              <w:bottom w:w="70" w:type="dxa"/>
              <w:right w:w="90" w:type="dxa"/>
            </w:tcMar>
          </w:tcPr>
          <w:p w14:paraId="612B8466" w14:textId="77777777" w:rsidR="00847C0D" w:rsidRDefault="00CC3326">
            <w:r>
              <w:rPr>
                <w:sz w:val="20"/>
                <w:szCs w:val="20"/>
              </w:rPr>
              <w:t>CT02</w:t>
            </w:r>
          </w:p>
        </w:tc>
        <w:tc>
          <w:tcPr>
            <w:tcW w:w="3500" w:type="dxa"/>
            <w:tcMar>
              <w:top w:w="70" w:type="dxa"/>
              <w:left w:w="90" w:type="dxa"/>
              <w:bottom w:w="70" w:type="dxa"/>
              <w:right w:w="90" w:type="dxa"/>
            </w:tcMar>
          </w:tcPr>
          <w:p w14:paraId="5D832AC0" w14:textId="77777777" w:rsidR="00847C0D" w:rsidRDefault="00CC3326">
            <w:r>
              <w:rPr>
                <w:sz w:val="20"/>
                <w:szCs w:val="20"/>
                <w:lang w:val="pt-BR"/>
              </w:rPr>
              <w:t>RF02</w:t>
            </w:r>
          </w:p>
        </w:tc>
        <w:tc>
          <w:tcPr>
            <w:tcW w:w="1750" w:type="dxa"/>
            <w:tcMar>
              <w:top w:w="70" w:type="dxa"/>
              <w:left w:w="90" w:type="dxa"/>
              <w:bottom w:w="70" w:type="dxa"/>
              <w:right w:w="90" w:type="dxa"/>
            </w:tcMar>
          </w:tcPr>
          <w:p w14:paraId="0C0BDE98" w14:textId="77777777" w:rsidR="00847C0D" w:rsidRDefault="00CC3326">
            <w:r>
              <w:rPr>
                <w:sz w:val="20"/>
                <w:szCs w:val="20"/>
              </w:rPr>
              <w:t>Histórico de volumes do trecho; histórico incompleto</w:t>
            </w:r>
          </w:p>
        </w:tc>
        <w:tc>
          <w:tcPr>
            <w:tcW w:w="2971" w:type="dxa"/>
            <w:tcMar>
              <w:top w:w="70" w:type="dxa"/>
              <w:left w:w="90" w:type="dxa"/>
              <w:bottom w:w="70" w:type="dxa"/>
              <w:right w:w="90" w:type="dxa"/>
            </w:tcMar>
          </w:tcPr>
          <w:p w14:paraId="3E6734B3" w14:textId="77777777" w:rsidR="00847C0D" w:rsidRDefault="00CC3326">
            <w:r>
              <w:rPr>
                <w:sz w:val="20"/>
                <w:szCs w:val="20"/>
                <w:lang w:val="pt-BR"/>
              </w:rPr>
              <w:t>Previsão entre 0 e 1 que acompanha o patamar do histórico; sem histórico, persistência</w:t>
            </w:r>
          </w:p>
        </w:tc>
      </w:tr>
      <w:tr w:rsidR="00E01C3A" w:rsidRPr="00CE1B46" w14:paraId="419442DE" w14:textId="77777777">
        <w:tc>
          <w:tcPr>
            <w:tcW w:w="850" w:type="dxa"/>
            <w:tcMar>
              <w:top w:w="70" w:type="dxa"/>
              <w:left w:w="90" w:type="dxa"/>
              <w:bottom w:w="70" w:type="dxa"/>
              <w:right w:w="90" w:type="dxa"/>
            </w:tcMar>
          </w:tcPr>
          <w:p w14:paraId="5A2F1370" w14:textId="77777777" w:rsidR="00847C0D" w:rsidRDefault="00CC3326">
            <w:r>
              <w:rPr>
                <w:sz w:val="20"/>
                <w:szCs w:val="20"/>
              </w:rPr>
              <w:t>CT03</w:t>
            </w:r>
          </w:p>
        </w:tc>
        <w:tc>
          <w:tcPr>
            <w:tcW w:w="3500" w:type="dxa"/>
            <w:tcMar>
              <w:top w:w="70" w:type="dxa"/>
              <w:left w:w="90" w:type="dxa"/>
              <w:bottom w:w="70" w:type="dxa"/>
              <w:right w:w="90" w:type="dxa"/>
            </w:tcMar>
          </w:tcPr>
          <w:p w14:paraId="5B099537" w14:textId="77777777" w:rsidR="00847C0D" w:rsidRDefault="00CC3326">
            <w:r>
              <w:rPr>
                <w:sz w:val="20"/>
                <w:szCs w:val="20"/>
                <w:lang w:val="pt-BR"/>
              </w:rPr>
              <w:t>RF03, RNF05</w:t>
            </w:r>
          </w:p>
        </w:tc>
        <w:tc>
          <w:tcPr>
            <w:tcW w:w="1750" w:type="dxa"/>
            <w:tcMar>
              <w:top w:w="70" w:type="dxa"/>
              <w:left w:w="90" w:type="dxa"/>
              <w:bottom w:w="70" w:type="dxa"/>
              <w:right w:w="90" w:type="dxa"/>
            </w:tcMar>
          </w:tcPr>
          <w:p w14:paraId="19AE3D8B" w14:textId="77777777" w:rsidR="00847C0D" w:rsidRDefault="00CC3326">
            <w:r>
              <w:rPr>
                <w:sz w:val="20"/>
                <w:szCs w:val="20"/>
              </w:rPr>
              <w:t>Base de regras vigente; varredura do espaço de entrada</w:t>
            </w:r>
          </w:p>
        </w:tc>
        <w:tc>
          <w:tcPr>
            <w:tcW w:w="2971" w:type="dxa"/>
            <w:tcMar>
              <w:top w:w="70" w:type="dxa"/>
              <w:left w:w="90" w:type="dxa"/>
              <w:bottom w:w="70" w:type="dxa"/>
              <w:right w:w="90" w:type="dxa"/>
            </w:tcMar>
          </w:tcPr>
          <w:p w14:paraId="4C7BB9D0" w14:textId="77777777" w:rsidR="00847C0D" w:rsidRDefault="00CC3326">
            <w:r>
              <w:rPr>
                <w:sz w:val="20"/>
                <w:szCs w:val="20"/>
                <w:lang w:val="pt-BR"/>
              </w:rPr>
              <w:t>Sete regras, todas com origem declarada e legíveis em linguagem natural; nenhuma regra que desça de classe sem ausência de ocorrência; saída em três degraus de classe</w:t>
            </w:r>
          </w:p>
        </w:tc>
      </w:tr>
      <w:tr w:rsidR="00E01C3A" w:rsidRPr="00CE1B46" w14:paraId="192C0692" w14:textId="77777777">
        <w:tc>
          <w:tcPr>
            <w:tcW w:w="850" w:type="dxa"/>
            <w:tcMar>
              <w:top w:w="70" w:type="dxa"/>
              <w:left w:w="90" w:type="dxa"/>
              <w:bottom w:w="70" w:type="dxa"/>
              <w:right w:w="90" w:type="dxa"/>
            </w:tcMar>
          </w:tcPr>
          <w:p w14:paraId="6FD62479" w14:textId="77777777" w:rsidR="00847C0D" w:rsidRDefault="00CC3326">
            <w:r>
              <w:rPr>
                <w:sz w:val="20"/>
                <w:szCs w:val="20"/>
              </w:rPr>
              <w:t>CT04</w:t>
            </w:r>
          </w:p>
        </w:tc>
        <w:tc>
          <w:tcPr>
            <w:tcW w:w="3500" w:type="dxa"/>
            <w:tcMar>
              <w:top w:w="70" w:type="dxa"/>
              <w:left w:w="90" w:type="dxa"/>
              <w:bottom w:w="70" w:type="dxa"/>
              <w:right w:w="90" w:type="dxa"/>
            </w:tcMar>
          </w:tcPr>
          <w:p w14:paraId="05423065" w14:textId="77777777" w:rsidR="00847C0D" w:rsidRDefault="00CC3326">
            <w:r>
              <w:rPr>
                <w:sz w:val="20"/>
                <w:szCs w:val="20"/>
                <w:lang w:val="pt-BR"/>
              </w:rPr>
              <w:t>RF03</w:t>
            </w:r>
          </w:p>
        </w:tc>
        <w:tc>
          <w:tcPr>
            <w:tcW w:w="1750" w:type="dxa"/>
            <w:tcMar>
              <w:top w:w="70" w:type="dxa"/>
              <w:left w:w="90" w:type="dxa"/>
              <w:bottom w:w="70" w:type="dxa"/>
              <w:right w:w="90" w:type="dxa"/>
            </w:tcMar>
          </w:tcPr>
          <w:p w14:paraId="57473EAC" w14:textId="77777777" w:rsidR="00847C0D" w:rsidRDefault="00CC3326">
            <w:r>
              <w:rPr>
                <w:sz w:val="20"/>
                <w:szCs w:val="20"/>
              </w:rPr>
              <w:t>Ocorrência reportada com volume baixo ou médio, na madrugada e no início da noite</w:t>
            </w:r>
          </w:p>
        </w:tc>
        <w:tc>
          <w:tcPr>
            <w:tcW w:w="2971" w:type="dxa"/>
            <w:tcMar>
              <w:top w:w="70" w:type="dxa"/>
              <w:left w:w="90" w:type="dxa"/>
              <w:bottom w:w="70" w:type="dxa"/>
              <w:right w:w="90" w:type="dxa"/>
            </w:tcMar>
          </w:tcPr>
          <w:p w14:paraId="633C3E39" w14:textId="77777777" w:rsidR="00847C0D" w:rsidRDefault="00CC3326">
            <w:r>
              <w:rPr>
                <w:sz w:val="20"/>
                <w:szCs w:val="20"/>
                <w:lang w:val="pt-BR"/>
              </w:rPr>
              <w:t>Nível pretendido igual ao da classe da via: a evidência de risco não é diluída</w:t>
            </w:r>
          </w:p>
        </w:tc>
      </w:tr>
      <w:tr w:rsidR="00E01C3A" w:rsidRPr="00CE1B46" w14:paraId="27D0A7A0" w14:textId="77777777">
        <w:tc>
          <w:tcPr>
            <w:tcW w:w="850" w:type="dxa"/>
            <w:tcMar>
              <w:top w:w="70" w:type="dxa"/>
              <w:left w:w="90" w:type="dxa"/>
              <w:bottom w:w="70" w:type="dxa"/>
              <w:right w:w="90" w:type="dxa"/>
            </w:tcMar>
          </w:tcPr>
          <w:p w14:paraId="4904DE2A" w14:textId="77777777" w:rsidR="00847C0D" w:rsidRDefault="00CC3326">
            <w:r>
              <w:rPr>
                <w:sz w:val="20"/>
                <w:szCs w:val="20"/>
              </w:rPr>
              <w:t>CT05</w:t>
            </w:r>
          </w:p>
        </w:tc>
        <w:tc>
          <w:tcPr>
            <w:tcW w:w="3500" w:type="dxa"/>
            <w:tcMar>
              <w:top w:w="70" w:type="dxa"/>
              <w:left w:w="90" w:type="dxa"/>
              <w:bottom w:w="70" w:type="dxa"/>
              <w:right w:w="90" w:type="dxa"/>
            </w:tcMar>
          </w:tcPr>
          <w:p w14:paraId="5ACBC3E7"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56275C2B" w14:textId="77777777" w:rsidR="00847C0D" w:rsidRDefault="00CC3326">
            <w:r>
              <w:rPr>
                <w:sz w:val="20"/>
                <w:szCs w:val="20"/>
              </w:rPr>
              <w:t>Cem mil combinações aleatórias de nível pretendido, nível anterior e intervalo</w:t>
            </w:r>
          </w:p>
        </w:tc>
        <w:tc>
          <w:tcPr>
            <w:tcW w:w="2971" w:type="dxa"/>
            <w:tcMar>
              <w:top w:w="70" w:type="dxa"/>
              <w:left w:w="90" w:type="dxa"/>
              <w:bottom w:w="70" w:type="dxa"/>
              <w:right w:w="90" w:type="dxa"/>
            </w:tcMar>
          </w:tcPr>
          <w:p w14:paraId="3F07C300" w14:textId="77777777" w:rsidR="00847C0D" w:rsidRDefault="00CC3326">
            <w:r>
              <w:rPr>
                <w:sz w:val="20"/>
                <w:szCs w:val="20"/>
                <w:lang w:val="pt-BR"/>
              </w:rPr>
              <w:t>Zero violações de piso e de taxa; nível emitido nunca inferior ao pretendido</w:t>
            </w:r>
          </w:p>
        </w:tc>
      </w:tr>
      <w:tr w:rsidR="00E01C3A" w:rsidRPr="00CE1B46" w14:paraId="7B6D6A8D" w14:textId="77777777">
        <w:tc>
          <w:tcPr>
            <w:tcW w:w="850" w:type="dxa"/>
            <w:tcMar>
              <w:top w:w="70" w:type="dxa"/>
              <w:left w:w="90" w:type="dxa"/>
              <w:bottom w:w="70" w:type="dxa"/>
              <w:right w:w="90" w:type="dxa"/>
            </w:tcMar>
          </w:tcPr>
          <w:p w14:paraId="0ABB69B0" w14:textId="77777777" w:rsidR="00847C0D" w:rsidRDefault="00CC3326">
            <w:r>
              <w:rPr>
                <w:sz w:val="20"/>
                <w:szCs w:val="20"/>
              </w:rPr>
              <w:t>CT06</w:t>
            </w:r>
          </w:p>
        </w:tc>
        <w:tc>
          <w:tcPr>
            <w:tcW w:w="3500" w:type="dxa"/>
            <w:tcMar>
              <w:top w:w="70" w:type="dxa"/>
              <w:left w:w="90" w:type="dxa"/>
              <w:bottom w:w="70" w:type="dxa"/>
              <w:right w:w="90" w:type="dxa"/>
            </w:tcMar>
          </w:tcPr>
          <w:p w14:paraId="52D24021" w14:textId="77777777" w:rsidR="00847C0D" w:rsidRDefault="00CC3326">
            <w:r>
              <w:rPr>
                <w:sz w:val="20"/>
                <w:szCs w:val="20"/>
                <w:lang w:val="pt-BR"/>
              </w:rPr>
              <w:t>RNF02</w:t>
            </w:r>
          </w:p>
        </w:tc>
        <w:tc>
          <w:tcPr>
            <w:tcW w:w="1750" w:type="dxa"/>
            <w:tcMar>
              <w:top w:w="70" w:type="dxa"/>
              <w:left w:w="90" w:type="dxa"/>
              <w:bottom w:w="70" w:type="dxa"/>
              <w:right w:w="90" w:type="dxa"/>
            </w:tcMar>
          </w:tcPr>
          <w:p w14:paraId="66F31EDB" w14:textId="77777777" w:rsidR="00847C0D" w:rsidRDefault="00CC3326">
            <w:r>
              <w:rPr>
                <w:sz w:val="20"/>
                <w:szCs w:val="20"/>
              </w:rPr>
              <w:t>Volume baixo com previsão baixa, a partir do pleno</w:t>
            </w:r>
          </w:p>
        </w:tc>
        <w:tc>
          <w:tcPr>
            <w:tcW w:w="2971" w:type="dxa"/>
            <w:tcMar>
              <w:top w:w="70" w:type="dxa"/>
              <w:left w:w="90" w:type="dxa"/>
              <w:bottom w:w="70" w:type="dxa"/>
              <w:right w:w="90" w:type="dxa"/>
            </w:tcMar>
          </w:tcPr>
          <w:p w14:paraId="17F3B4D7" w14:textId="77777777" w:rsidR="00847C0D" w:rsidRDefault="00CC3326">
            <w:r>
              <w:rPr>
                <w:sz w:val="20"/>
                <w:szCs w:val="20"/>
                <w:lang w:val="pt-BR"/>
              </w:rPr>
              <w:t>Descida até o piso em no mínimo cinco minutos</w:t>
            </w:r>
          </w:p>
        </w:tc>
      </w:tr>
      <w:tr w:rsidR="00E01C3A" w:rsidRPr="00CE1B46" w14:paraId="2AACC4AC" w14:textId="77777777">
        <w:tc>
          <w:tcPr>
            <w:tcW w:w="850" w:type="dxa"/>
            <w:tcMar>
              <w:top w:w="70" w:type="dxa"/>
              <w:left w:w="90" w:type="dxa"/>
              <w:bottom w:w="70" w:type="dxa"/>
              <w:right w:w="90" w:type="dxa"/>
            </w:tcMar>
          </w:tcPr>
          <w:p w14:paraId="2F9DAA3F" w14:textId="77777777" w:rsidR="00847C0D" w:rsidRDefault="00CC3326">
            <w:r>
              <w:rPr>
                <w:sz w:val="20"/>
                <w:szCs w:val="20"/>
              </w:rPr>
              <w:t>CT07</w:t>
            </w:r>
          </w:p>
        </w:tc>
        <w:tc>
          <w:tcPr>
            <w:tcW w:w="3500" w:type="dxa"/>
            <w:tcMar>
              <w:top w:w="70" w:type="dxa"/>
              <w:left w:w="90" w:type="dxa"/>
              <w:bottom w:w="70" w:type="dxa"/>
              <w:right w:w="90" w:type="dxa"/>
            </w:tcMar>
          </w:tcPr>
          <w:p w14:paraId="4E98F2A6"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CA1BA3F" w14:textId="77777777" w:rsidR="00847C0D" w:rsidRDefault="00CC3326">
            <w:r>
              <w:rPr>
                <w:sz w:val="20"/>
                <w:szCs w:val="20"/>
              </w:rPr>
              <w:t>Última decisão mais antiga que o tempo de failsafe</w:t>
            </w:r>
          </w:p>
        </w:tc>
        <w:tc>
          <w:tcPr>
            <w:tcW w:w="2971" w:type="dxa"/>
            <w:tcMar>
              <w:top w:w="70" w:type="dxa"/>
              <w:left w:w="90" w:type="dxa"/>
              <w:bottom w:w="70" w:type="dxa"/>
              <w:right w:w="90" w:type="dxa"/>
            </w:tcMar>
          </w:tcPr>
          <w:p w14:paraId="4372EAF6" w14:textId="77777777" w:rsidR="00847C0D" w:rsidRDefault="00CC3326">
            <w:r>
              <w:rPr>
                <w:sz w:val="20"/>
                <w:szCs w:val="20"/>
                <w:lang w:val="pt-BR"/>
              </w:rPr>
              <w:t>Rampa recomeça do pleno, e não do último nível gravado</w:t>
            </w:r>
          </w:p>
        </w:tc>
      </w:tr>
      <w:tr w:rsidR="00E01C3A" w:rsidRPr="00CE1B46" w14:paraId="536D33A0" w14:textId="77777777">
        <w:tc>
          <w:tcPr>
            <w:tcW w:w="850" w:type="dxa"/>
            <w:tcMar>
              <w:top w:w="70" w:type="dxa"/>
              <w:left w:w="90" w:type="dxa"/>
              <w:bottom w:w="70" w:type="dxa"/>
              <w:right w:w="90" w:type="dxa"/>
            </w:tcMar>
          </w:tcPr>
          <w:p w14:paraId="4101C424" w14:textId="77777777" w:rsidR="00847C0D" w:rsidRDefault="00CC3326">
            <w:r>
              <w:rPr>
                <w:sz w:val="20"/>
                <w:szCs w:val="20"/>
              </w:rPr>
              <w:t>CT08</w:t>
            </w:r>
          </w:p>
        </w:tc>
        <w:tc>
          <w:tcPr>
            <w:tcW w:w="3500" w:type="dxa"/>
            <w:tcMar>
              <w:top w:w="70" w:type="dxa"/>
              <w:left w:w="90" w:type="dxa"/>
              <w:bottom w:w="70" w:type="dxa"/>
              <w:right w:w="90" w:type="dxa"/>
            </w:tcMar>
          </w:tcPr>
          <w:p w14:paraId="7BCE61C1" w14:textId="77777777" w:rsidR="00847C0D" w:rsidRDefault="00CC3326">
            <w:r>
              <w:rPr>
                <w:sz w:val="20"/>
                <w:szCs w:val="20"/>
                <w:lang w:val="pt-BR"/>
              </w:rPr>
              <w:t>RF07, RNF04</w:t>
            </w:r>
          </w:p>
        </w:tc>
        <w:tc>
          <w:tcPr>
            <w:tcW w:w="1750" w:type="dxa"/>
            <w:tcMar>
              <w:top w:w="70" w:type="dxa"/>
              <w:left w:w="90" w:type="dxa"/>
              <w:bottom w:w="70" w:type="dxa"/>
              <w:right w:w="90" w:type="dxa"/>
            </w:tcMar>
          </w:tcPr>
          <w:p w14:paraId="378930A9" w14:textId="77777777" w:rsidR="00847C0D" w:rsidRDefault="00CC3326">
            <w:r>
              <w:rPr>
                <w:sz w:val="20"/>
                <w:szCs w:val="20"/>
              </w:rPr>
              <w:t>Decisão com eventos, previsão e base de regras; arquivo de regras alterado sem nova versão</w:t>
            </w:r>
          </w:p>
        </w:tc>
        <w:tc>
          <w:tcPr>
            <w:tcW w:w="2971" w:type="dxa"/>
            <w:tcMar>
              <w:top w:w="70" w:type="dxa"/>
              <w:left w:w="90" w:type="dxa"/>
              <w:bottom w:w="70" w:type="dxa"/>
              <w:right w:w="90" w:type="dxa"/>
            </w:tcMar>
          </w:tcPr>
          <w:p w14:paraId="251C8D80" w14:textId="77777777" w:rsidR="00847C0D" w:rsidRDefault="00CC3326">
            <w:r>
              <w:rPr>
                <w:sz w:val="20"/>
                <w:szCs w:val="20"/>
                <w:lang w:val="pt-BR"/>
              </w:rPr>
              <w:t>Cadeia completa gravada, com versões da base e do modelo; serviço recusa operar com hash divergente</w:t>
            </w:r>
          </w:p>
        </w:tc>
      </w:tr>
      <w:tr w:rsidR="00E01C3A" w:rsidRPr="00CE1B46" w14:paraId="148582AC" w14:textId="77777777">
        <w:tc>
          <w:tcPr>
            <w:tcW w:w="850" w:type="dxa"/>
            <w:tcMar>
              <w:top w:w="70" w:type="dxa"/>
              <w:left w:w="90" w:type="dxa"/>
              <w:bottom w:w="70" w:type="dxa"/>
              <w:right w:w="90" w:type="dxa"/>
            </w:tcMar>
          </w:tcPr>
          <w:p w14:paraId="1F626FF2" w14:textId="77777777" w:rsidR="00847C0D" w:rsidRDefault="00CC3326">
            <w:r>
              <w:rPr>
                <w:sz w:val="20"/>
                <w:szCs w:val="20"/>
              </w:rPr>
              <w:t>CT09</w:t>
            </w:r>
          </w:p>
        </w:tc>
        <w:tc>
          <w:tcPr>
            <w:tcW w:w="3500" w:type="dxa"/>
            <w:tcMar>
              <w:top w:w="70" w:type="dxa"/>
              <w:left w:w="90" w:type="dxa"/>
              <w:bottom w:w="70" w:type="dxa"/>
              <w:right w:w="90" w:type="dxa"/>
            </w:tcMar>
          </w:tcPr>
          <w:p w14:paraId="1E6D6332" w14:textId="77777777" w:rsidR="00847C0D" w:rsidRDefault="00CC3326">
            <w:r>
              <w:rPr>
                <w:sz w:val="20"/>
                <w:szCs w:val="20"/>
                <w:lang w:val="pt-BR"/>
              </w:rPr>
              <w:t>RF07</w:t>
            </w:r>
          </w:p>
        </w:tc>
        <w:tc>
          <w:tcPr>
            <w:tcW w:w="1750" w:type="dxa"/>
            <w:tcMar>
              <w:top w:w="70" w:type="dxa"/>
              <w:left w:w="90" w:type="dxa"/>
              <w:bottom w:w="70" w:type="dxa"/>
              <w:right w:w="90" w:type="dxa"/>
            </w:tcMar>
          </w:tcPr>
          <w:p w14:paraId="65832531" w14:textId="77777777" w:rsidR="00847C0D" w:rsidRDefault="00CC3326">
            <w:r>
              <w:rPr>
                <w:sz w:val="20"/>
                <w:szCs w:val="20"/>
              </w:rPr>
              <w:t xml:space="preserve">Segunda telemetria para a mesma decisão; </w:t>
            </w:r>
            <w:r>
              <w:rPr>
                <w:sz w:val="20"/>
                <w:szCs w:val="20"/>
              </w:rPr>
              <w:lastRenderedPageBreak/>
              <w:t>telemetria malformada</w:t>
            </w:r>
          </w:p>
        </w:tc>
        <w:tc>
          <w:tcPr>
            <w:tcW w:w="2971" w:type="dxa"/>
            <w:tcMar>
              <w:top w:w="70" w:type="dxa"/>
              <w:left w:w="90" w:type="dxa"/>
              <w:bottom w:w="70" w:type="dxa"/>
              <w:right w:w="90" w:type="dxa"/>
            </w:tcMar>
          </w:tcPr>
          <w:p w14:paraId="7336B332" w14:textId="77777777" w:rsidR="00847C0D" w:rsidRDefault="00CC3326">
            <w:r>
              <w:rPr>
                <w:sz w:val="20"/>
                <w:szCs w:val="20"/>
                <w:lang w:val="pt-BR"/>
              </w:rPr>
              <w:lastRenderedPageBreak/>
              <w:t>Uma única telemetria por decisão; mensagem malformada descartada</w:t>
            </w:r>
          </w:p>
        </w:tc>
      </w:tr>
      <w:tr w:rsidR="00E01C3A" w:rsidRPr="00CE1B46" w14:paraId="470CE3C4" w14:textId="77777777">
        <w:tc>
          <w:tcPr>
            <w:tcW w:w="850" w:type="dxa"/>
            <w:tcMar>
              <w:top w:w="70" w:type="dxa"/>
              <w:left w:w="90" w:type="dxa"/>
              <w:bottom w:w="70" w:type="dxa"/>
              <w:right w:w="90" w:type="dxa"/>
            </w:tcMar>
          </w:tcPr>
          <w:p w14:paraId="60F2BD8D" w14:textId="77777777" w:rsidR="00847C0D" w:rsidRDefault="00CC3326">
            <w:r>
              <w:rPr>
                <w:sz w:val="20"/>
                <w:szCs w:val="20"/>
              </w:rPr>
              <w:t>CT10</w:t>
            </w:r>
          </w:p>
        </w:tc>
        <w:tc>
          <w:tcPr>
            <w:tcW w:w="3500" w:type="dxa"/>
            <w:tcMar>
              <w:top w:w="70" w:type="dxa"/>
              <w:left w:w="90" w:type="dxa"/>
              <w:bottom w:w="70" w:type="dxa"/>
              <w:right w:w="90" w:type="dxa"/>
            </w:tcMar>
          </w:tcPr>
          <w:p w14:paraId="5B5EA57C" w14:textId="77777777" w:rsidR="00847C0D" w:rsidRDefault="00CC3326">
            <w:r>
              <w:rPr>
                <w:sz w:val="20"/>
                <w:szCs w:val="20"/>
                <w:lang w:val="pt-BR"/>
              </w:rPr>
              <w:t>RF09</w:t>
            </w:r>
          </w:p>
        </w:tc>
        <w:tc>
          <w:tcPr>
            <w:tcW w:w="1750" w:type="dxa"/>
            <w:tcMar>
              <w:top w:w="70" w:type="dxa"/>
              <w:left w:w="90" w:type="dxa"/>
              <w:bottom w:w="70" w:type="dxa"/>
              <w:right w:w="90" w:type="dxa"/>
            </w:tcMar>
          </w:tcPr>
          <w:p w14:paraId="58FF6907" w14:textId="77777777" w:rsidR="00847C0D" w:rsidRDefault="00CC3326">
            <w:r>
              <w:rPr>
                <w:sz w:val="20"/>
                <w:szCs w:val="20"/>
              </w:rPr>
              <w:t>Classe lida da tabela; classe não dimerizável; classes P3 e P4</w:t>
            </w:r>
          </w:p>
        </w:tc>
        <w:tc>
          <w:tcPr>
            <w:tcW w:w="2971" w:type="dxa"/>
            <w:tcMar>
              <w:top w:w="70" w:type="dxa"/>
              <w:left w:w="90" w:type="dxa"/>
              <w:bottom w:w="70" w:type="dxa"/>
              <w:right w:w="90" w:type="dxa"/>
            </w:tcMar>
          </w:tcPr>
          <w:p w14:paraId="596D095C" w14:textId="77777777" w:rsidR="00847C0D" w:rsidRDefault="00CC3326">
            <w:r>
              <w:rPr>
                <w:sz w:val="20"/>
                <w:szCs w:val="20"/>
                <w:lang w:val="pt-BR"/>
              </w:rPr>
              <w:t>Critério de P3 igual ao da tabela; piso pleno para classe não dimerizável; degraus P3, P4 e P5 e P4, P5 e P6 lidos da tabela</w:t>
            </w:r>
          </w:p>
        </w:tc>
      </w:tr>
      <w:tr w:rsidR="00E01C3A" w:rsidRPr="00CE1B46" w14:paraId="077280A6" w14:textId="77777777">
        <w:tc>
          <w:tcPr>
            <w:tcW w:w="850" w:type="dxa"/>
            <w:tcMar>
              <w:top w:w="70" w:type="dxa"/>
              <w:left w:w="90" w:type="dxa"/>
              <w:bottom w:w="70" w:type="dxa"/>
              <w:right w:w="90" w:type="dxa"/>
            </w:tcMar>
          </w:tcPr>
          <w:p w14:paraId="548AABC5" w14:textId="77777777" w:rsidR="00847C0D" w:rsidRDefault="00CC3326">
            <w:r>
              <w:rPr>
                <w:sz w:val="20"/>
                <w:szCs w:val="20"/>
              </w:rPr>
              <w:t>CT11</w:t>
            </w:r>
          </w:p>
        </w:tc>
        <w:tc>
          <w:tcPr>
            <w:tcW w:w="3500" w:type="dxa"/>
            <w:tcMar>
              <w:top w:w="70" w:type="dxa"/>
              <w:left w:w="90" w:type="dxa"/>
              <w:bottom w:w="70" w:type="dxa"/>
              <w:right w:w="90" w:type="dxa"/>
            </w:tcMar>
          </w:tcPr>
          <w:p w14:paraId="66EC8F0A" w14:textId="77777777" w:rsidR="00847C0D" w:rsidRDefault="00CC3326">
            <w:r>
              <w:rPr>
                <w:sz w:val="20"/>
                <w:szCs w:val="20"/>
                <w:lang w:val="pt-BR"/>
              </w:rPr>
              <w:t>RF10</w:t>
            </w:r>
          </w:p>
        </w:tc>
        <w:tc>
          <w:tcPr>
            <w:tcW w:w="1750" w:type="dxa"/>
            <w:tcMar>
              <w:top w:w="70" w:type="dxa"/>
              <w:left w:w="90" w:type="dxa"/>
              <w:bottom w:w="70" w:type="dxa"/>
              <w:right w:w="90" w:type="dxa"/>
            </w:tcMar>
          </w:tcPr>
          <w:p w14:paraId="1C3850BF" w14:textId="77777777" w:rsidR="00847C0D" w:rsidRDefault="00CC3326">
            <w:r>
              <w:rPr>
                <w:sz w:val="20"/>
                <w:szCs w:val="20"/>
              </w:rPr>
              <w:t>Mesma suíte executada duas vezes</w:t>
            </w:r>
          </w:p>
        </w:tc>
        <w:tc>
          <w:tcPr>
            <w:tcW w:w="2971" w:type="dxa"/>
            <w:tcMar>
              <w:top w:w="70" w:type="dxa"/>
              <w:left w:w="90" w:type="dxa"/>
              <w:bottom w:w="70" w:type="dxa"/>
              <w:right w:w="90" w:type="dxa"/>
            </w:tcMar>
          </w:tcPr>
          <w:p w14:paraId="377E6842" w14:textId="77777777" w:rsidR="00847C0D" w:rsidRDefault="00CC3326">
            <w:r>
              <w:rPr>
                <w:sz w:val="20"/>
                <w:szCs w:val="20"/>
                <w:lang w:val="pt-BR"/>
              </w:rPr>
              <w:t>Cada execução enxerga só os próprios eventos; resultados idênticos</w:t>
            </w:r>
          </w:p>
        </w:tc>
      </w:tr>
      <w:tr w:rsidR="00E01C3A" w:rsidRPr="00CE1B46" w14:paraId="5E282AD1" w14:textId="77777777">
        <w:tc>
          <w:tcPr>
            <w:tcW w:w="850" w:type="dxa"/>
            <w:tcMar>
              <w:top w:w="70" w:type="dxa"/>
              <w:left w:w="90" w:type="dxa"/>
              <w:bottom w:w="70" w:type="dxa"/>
              <w:right w:w="90" w:type="dxa"/>
            </w:tcMar>
          </w:tcPr>
          <w:p w14:paraId="4EBE1D85" w14:textId="77777777" w:rsidR="00847C0D" w:rsidRDefault="00CC3326">
            <w:r>
              <w:rPr>
                <w:sz w:val="20"/>
                <w:szCs w:val="20"/>
              </w:rPr>
              <w:t>CT12</w:t>
            </w:r>
          </w:p>
        </w:tc>
        <w:tc>
          <w:tcPr>
            <w:tcW w:w="3500" w:type="dxa"/>
            <w:tcMar>
              <w:top w:w="70" w:type="dxa"/>
              <w:left w:w="90" w:type="dxa"/>
              <w:bottom w:w="70" w:type="dxa"/>
              <w:right w:w="90" w:type="dxa"/>
            </w:tcMar>
          </w:tcPr>
          <w:p w14:paraId="6E7F6083" w14:textId="77777777" w:rsidR="00847C0D" w:rsidRDefault="00CC3326">
            <w:r>
              <w:rPr>
                <w:sz w:val="20"/>
                <w:szCs w:val="20"/>
                <w:lang w:val="pt-BR"/>
              </w:rPr>
              <w:t>RF11</w:t>
            </w:r>
          </w:p>
        </w:tc>
        <w:tc>
          <w:tcPr>
            <w:tcW w:w="1750" w:type="dxa"/>
            <w:tcMar>
              <w:top w:w="70" w:type="dxa"/>
              <w:left w:w="90" w:type="dxa"/>
              <w:bottom w:w="70" w:type="dxa"/>
              <w:right w:w="90" w:type="dxa"/>
            </w:tcMar>
          </w:tcPr>
          <w:p w14:paraId="27A682B1" w14:textId="77777777" w:rsidR="00847C0D" w:rsidRDefault="00CC3326">
            <w:r>
              <w:rPr>
                <w:sz w:val="20"/>
                <w:szCs w:val="20"/>
              </w:rPr>
              <w:t>Leituras na residual com comando não nulo; divergência persistente; leitura isolada fora da tolerância</w:t>
            </w:r>
          </w:p>
        </w:tc>
        <w:tc>
          <w:tcPr>
            <w:tcW w:w="2971" w:type="dxa"/>
            <w:tcMar>
              <w:top w:w="70" w:type="dxa"/>
              <w:left w:w="90" w:type="dxa"/>
              <w:bottom w:w="70" w:type="dxa"/>
              <w:right w:w="90" w:type="dxa"/>
            </w:tcMar>
          </w:tcPr>
          <w:p w14:paraId="39F098F1" w14:textId="77777777" w:rsidR="00847C0D" w:rsidRDefault="00CC3326">
            <w:r>
              <w:rPr>
                <w:sz w:val="20"/>
                <w:szCs w:val="20"/>
                <w:lang w:val="pt-BR"/>
              </w:rPr>
              <w:t>Falha total após três ciclos; perda de controle após doze; leitura isolada não alerta; tolerância nunca abaixo da resolução</w:t>
            </w:r>
          </w:p>
        </w:tc>
      </w:tr>
      <w:tr w:rsidR="00E01C3A" w:rsidRPr="00CE1B46" w14:paraId="64FA3329" w14:textId="77777777">
        <w:tc>
          <w:tcPr>
            <w:tcW w:w="850" w:type="dxa"/>
            <w:tcMar>
              <w:top w:w="70" w:type="dxa"/>
              <w:left w:w="90" w:type="dxa"/>
              <w:bottom w:w="70" w:type="dxa"/>
              <w:right w:w="90" w:type="dxa"/>
            </w:tcMar>
          </w:tcPr>
          <w:p w14:paraId="45FF88E4" w14:textId="77777777" w:rsidR="00847C0D" w:rsidRDefault="00CC3326">
            <w:r>
              <w:rPr>
                <w:sz w:val="20"/>
                <w:szCs w:val="20"/>
              </w:rPr>
              <w:t>CT13</w:t>
            </w:r>
          </w:p>
        </w:tc>
        <w:tc>
          <w:tcPr>
            <w:tcW w:w="3500" w:type="dxa"/>
            <w:tcMar>
              <w:top w:w="70" w:type="dxa"/>
              <w:left w:w="90" w:type="dxa"/>
              <w:bottom w:w="70" w:type="dxa"/>
              <w:right w:w="90" w:type="dxa"/>
            </w:tcMar>
          </w:tcPr>
          <w:p w14:paraId="77335B0E" w14:textId="77777777" w:rsidR="00847C0D" w:rsidRDefault="00CC3326">
            <w:r>
              <w:rPr>
                <w:sz w:val="20"/>
                <w:szCs w:val="20"/>
                <w:lang w:val="pt-BR"/>
              </w:rPr>
              <w:t>RF12</w:t>
            </w:r>
          </w:p>
        </w:tc>
        <w:tc>
          <w:tcPr>
            <w:tcW w:w="1750" w:type="dxa"/>
            <w:tcMar>
              <w:top w:w="70" w:type="dxa"/>
              <w:left w:w="90" w:type="dxa"/>
              <w:bottom w:w="70" w:type="dxa"/>
              <w:right w:w="90" w:type="dxa"/>
            </w:tcMar>
          </w:tcPr>
          <w:p w14:paraId="08392C30" w14:textId="77777777" w:rsidR="00847C0D" w:rsidRDefault="00CC3326">
            <w:r>
              <w:rPr>
                <w:sz w:val="20"/>
                <w:szCs w:val="20"/>
              </w:rPr>
              <w:t>Descida de P3 a P5 em cinco minutos, a 40 W e a 440 W</w:t>
            </w:r>
          </w:p>
        </w:tc>
        <w:tc>
          <w:tcPr>
            <w:tcW w:w="2971" w:type="dxa"/>
            <w:tcMar>
              <w:top w:w="70" w:type="dxa"/>
              <w:left w:w="90" w:type="dxa"/>
              <w:bottom w:w="70" w:type="dxa"/>
              <w:right w:w="90" w:type="dxa"/>
            </w:tcMar>
          </w:tcPr>
          <w:p w14:paraId="1460E9E8" w14:textId="77777777" w:rsidR="00847C0D" w:rsidRDefault="00CC3326">
            <w:r>
              <w:rPr>
                <w:sz w:val="20"/>
                <w:szCs w:val="20"/>
                <w:lang w:val="pt-BR"/>
              </w:rPr>
              <w:t>2,50 Wh a 40 W; razão entre regimes independente da potência</w:t>
            </w:r>
          </w:p>
        </w:tc>
      </w:tr>
      <w:tr w:rsidR="00E01C3A" w:rsidRPr="00CE1B46" w14:paraId="635331A1" w14:textId="77777777">
        <w:tc>
          <w:tcPr>
            <w:tcW w:w="850" w:type="dxa"/>
            <w:tcMar>
              <w:top w:w="70" w:type="dxa"/>
              <w:left w:w="90" w:type="dxa"/>
              <w:bottom w:w="70" w:type="dxa"/>
              <w:right w:w="90" w:type="dxa"/>
            </w:tcMar>
          </w:tcPr>
          <w:p w14:paraId="6D89897A" w14:textId="77777777" w:rsidR="00847C0D" w:rsidRDefault="00CC3326">
            <w:r>
              <w:rPr>
                <w:sz w:val="20"/>
                <w:szCs w:val="20"/>
              </w:rPr>
              <w:t>CT14</w:t>
            </w:r>
          </w:p>
        </w:tc>
        <w:tc>
          <w:tcPr>
            <w:tcW w:w="3500" w:type="dxa"/>
            <w:tcMar>
              <w:top w:w="70" w:type="dxa"/>
              <w:left w:w="90" w:type="dxa"/>
              <w:bottom w:w="70" w:type="dxa"/>
              <w:right w:w="90" w:type="dxa"/>
            </w:tcMar>
          </w:tcPr>
          <w:p w14:paraId="506C0880" w14:textId="77777777" w:rsidR="00847C0D" w:rsidRDefault="00CC3326">
            <w:r>
              <w:rPr>
                <w:sz w:val="20"/>
                <w:szCs w:val="20"/>
                <w:lang w:val="pt-BR"/>
              </w:rPr>
              <w:t>RF08</w:t>
            </w:r>
          </w:p>
        </w:tc>
        <w:tc>
          <w:tcPr>
            <w:tcW w:w="1750" w:type="dxa"/>
            <w:tcMar>
              <w:top w:w="70" w:type="dxa"/>
              <w:left w:w="90" w:type="dxa"/>
              <w:bottom w:w="70" w:type="dxa"/>
              <w:right w:w="90" w:type="dxa"/>
            </w:tcMar>
          </w:tcPr>
          <w:p w14:paraId="5B8F0804" w14:textId="77777777" w:rsidR="00847C0D" w:rsidRDefault="00CC3326">
            <w:r>
              <w:rPr>
                <w:sz w:val="20"/>
                <w:szCs w:val="20"/>
              </w:rPr>
              <w:t>Consultas de decisões, pontos, trechos, alertas, energia e explicação de uma leitura</w:t>
            </w:r>
          </w:p>
        </w:tc>
        <w:tc>
          <w:tcPr>
            <w:tcW w:w="2971" w:type="dxa"/>
            <w:tcMar>
              <w:top w:w="70" w:type="dxa"/>
              <w:left w:w="90" w:type="dxa"/>
              <w:bottom w:w="70" w:type="dxa"/>
              <w:right w:w="90" w:type="dxa"/>
            </w:tcMar>
          </w:tcPr>
          <w:p w14:paraId="1933626A" w14:textId="77777777" w:rsidR="00847C0D" w:rsidRDefault="00CC3326">
            <w:r>
              <w:rPr>
                <w:sz w:val="20"/>
                <w:szCs w:val="20"/>
                <w:lang w:val="pt-BR"/>
              </w:rPr>
              <w:t>Cadeia de auditoria com as regras ativadas, estado do ponto, trechos associados e alertas abertos; cabeçalhos para a origem do painel</w:t>
            </w:r>
          </w:p>
        </w:tc>
      </w:tr>
      <w:tr w:rsidR="00E01C3A" w:rsidRPr="00CE1B46" w14:paraId="3AB3F0FC" w14:textId="77777777">
        <w:tc>
          <w:tcPr>
            <w:tcW w:w="850" w:type="dxa"/>
            <w:tcMar>
              <w:top w:w="70" w:type="dxa"/>
              <w:left w:w="90" w:type="dxa"/>
              <w:bottom w:w="70" w:type="dxa"/>
              <w:right w:w="90" w:type="dxa"/>
            </w:tcMar>
          </w:tcPr>
          <w:p w14:paraId="09A3E561" w14:textId="77777777" w:rsidR="00847C0D" w:rsidRDefault="00CC3326">
            <w:r>
              <w:rPr>
                <w:sz w:val="20"/>
                <w:szCs w:val="20"/>
              </w:rPr>
              <w:t>CT15</w:t>
            </w:r>
          </w:p>
        </w:tc>
        <w:tc>
          <w:tcPr>
            <w:tcW w:w="3500" w:type="dxa"/>
            <w:tcMar>
              <w:top w:w="70" w:type="dxa"/>
              <w:left w:w="90" w:type="dxa"/>
              <w:bottom w:w="70" w:type="dxa"/>
              <w:right w:w="90" w:type="dxa"/>
            </w:tcMar>
          </w:tcPr>
          <w:p w14:paraId="6FA35F53" w14:textId="77777777" w:rsidR="00847C0D" w:rsidRDefault="00CC3326">
            <w:r>
              <w:rPr>
                <w:sz w:val="20"/>
                <w:szCs w:val="20"/>
                <w:lang w:val="pt-BR"/>
              </w:rPr>
              <w:t>RF05, RF06</w:t>
            </w:r>
          </w:p>
        </w:tc>
        <w:tc>
          <w:tcPr>
            <w:tcW w:w="1750" w:type="dxa"/>
            <w:tcMar>
              <w:top w:w="70" w:type="dxa"/>
              <w:left w:w="90" w:type="dxa"/>
              <w:bottom w:w="70" w:type="dxa"/>
              <w:right w:w="90" w:type="dxa"/>
            </w:tcMar>
          </w:tcPr>
          <w:p w14:paraId="698CEFFB" w14:textId="77777777" w:rsidR="00847C0D" w:rsidRDefault="00CC3326">
            <w:r>
              <w:rPr>
                <w:sz w:val="20"/>
                <w:szCs w:val="20"/>
              </w:rPr>
              <w:t>Nó na bancada, fluxo completo com evento publicado</w:t>
            </w:r>
          </w:p>
        </w:tc>
        <w:tc>
          <w:tcPr>
            <w:tcW w:w="2971" w:type="dxa"/>
            <w:tcMar>
              <w:top w:w="70" w:type="dxa"/>
              <w:left w:w="90" w:type="dxa"/>
              <w:bottom w:w="70" w:type="dxa"/>
              <w:right w:w="90" w:type="dxa"/>
            </w:tcMar>
          </w:tcPr>
          <w:p w14:paraId="5EDF61B3" w14:textId="77777777" w:rsidR="00847C0D" w:rsidRDefault="00CC3326">
            <w:r>
              <w:rPr>
                <w:sz w:val="20"/>
                <w:szCs w:val="20"/>
                <w:lang w:val="pt-BR"/>
              </w:rPr>
              <w:t>Ciclo de trabalho aplicado e iluminância medida correspondentes ao nível emitido</w:t>
            </w:r>
          </w:p>
        </w:tc>
      </w:tr>
      <w:tr w:rsidR="00E01C3A" w:rsidRPr="00CE1B46" w14:paraId="06843397" w14:textId="77777777">
        <w:tc>
          <w:tcPr>
            <w:tcW w:w="850" w:type="dxa"/>
            <w:tcMar>
              <w:top w:w="70" w:type="dxa"/>
              <w:left w:w="90" w:type="dxa"/>
              <w:bottom w:w="70" w:type="dxa"/>
              <w:right w:w="90" w:type="dxa"/>
            </w:tcMar>
          </w:tcPr>
          <w:p w14:paraId="2430CF09" w14:textId="77777777" w:rsidR="00847C0D" w:rsidRDefault="00CC3326">
            <w:r>
              <w:rPr>
                <w:sz w:val="20"/>
                <w:szCs w:val="20"/>
              </w:rPr>
              <w:t>CT16</w:t>
            </w:r>
          </w:p>
        </w:tc>
        <w:tc>
          <w:tcPr>
            <w:tcW w:w="3500" w:type="dxa"/>
            <w:tcMar>
              <w:top w:w="70" w:type="dxa"/>
              <w:left w:w="90" w:type="dxa"/>
              <w:bottom w:w="70" w:type="dxa"/>
              <w:right w:w="90" w:type="dxa"/>
            </w:tcMar>
          </w:tcPr>
          <w:p w14:paraId="7F835DCA" w14:textId="77777777" w:rsidR="00847C0D" w:rsidRDefault="00CC3326">
            <w:r>
              <w:rPr>
                <w:sz w:val="20"/>
                <w:szCs w:val="20"/>
                <w:lang w:val="pt-BR"/>
              </w:rPr>
              <w:t>RF11</w:t>
            </w:r>
          </w:p>
        </w:tc>
        <w:tc>
          <w:tcPr>
            <w:tcW w:w="1750" w:type="dxa"/>
            <w:tcMar>
              <w:top w:w="70" w:type="dxa"/>
              <w:left w:w="90" w:type="dxa"/>
              <w:bottom w:w="70" w:type="dxa"/>
              <w:right w:w="90" w:type="dxa"/>
            </w:tcMar>
          </w:tcPr>
          <w:p w14:paraId="6DB20032" w14:textId="77777777" w:rsidR="00847C0D" w:rsidRDefault="00CC3326">
            <w:r>
              <w:rPr>
                <w:sz w:val="20"/>
                <w:szCs w:val="20"/>
              </w:rPr>
              <w:t>Ramo de 12 V desligado com comando não nulo</w:t>
            </w:r>
          </w:p>
        </w:tc>
        <w:tc>
          <w:tcPr>
            <w:tcW w:w="2971" w:type="dxa"/>
            <w:tcMar>
              <w:top w:w="70" w:type="dxa"/>
              <w:left w:w="90" w:type="dxa"/>
              <w:bottom w:w="70" w:type="dxa"/>
              <w:right w:w="90" w:type="dxa"/>
            </w:tcMar>
          </w:tcPr>
          <w:p w14:paraId="60BE7B11" w14:textId="77777777" w:rsidR="00847C0D" w:rsidRDefault="00CC3326">
            <w:r>
              <w:rPr>
                <w:sz w:val="20"/>
                <w:szCs w:val="20"/>
                <w:lang w:val="pt-BR"/>
              </w:rPr>
              <w:t>Alerta de falha total aberto e encerrado ao religar</w:t>
            </w:r>
          </w:p>
        </w:tc>
      </w:tr>
      <w:tr w:rsidR="00E01C3A" w:rsidRPr="00CE1B46" w14:paraId="14C4FB9D" w14:textId="77777777">
        <w:tc>
          <w:tcPr>
            <w:tcW w:w="850" w:type="dxa"/>
            <w:tcMar>
              <w:top w:w="70" w:type="dxa"/>
              <w:left w:w="90" w:type="dxa"/>
              <w:bottom w:w="70" w:type="dxa"/>
              <w:right w:w="90" w:type="dxa"/>
            </w:tcMar>
          </w:tcPr>
          <w:p w14:paraId="18BBD75D" w14:textId="77777777" w:rsidR="00847C0D" w:rsidRDefault="00CC3326">
            <w:r>
              <w:rPr>
                <w:sz w:val="20"/>
                <w:szCs w:val="20"/>
              </w:rPr>
              <w:t>CT17</w:t>
            </w:r>
          </w:p>
        </w:tc>
        <w:tc>
          <w:tcPr>
            <w:tcW w:w="3500" w:type="dxa"/>
            <w:tcMar>
              <w:top w:w="70" w:type="dxa"/>
              <w:left w:w="90" w:type="dxa"/>
              <w:bottom w:w="70" w:type="dxa"/>
              <w:right w:w="90" w:type="dxa"/>
            </w:tcMar>
          </w:tcPr>
          <w:p w14:paraId="7941C467" w14:textId="77777777" w:rsidR="00847C0D" w:rsidRDefault="00CC3326">
            <w:r>
              <w:rPr>
                <w:sz w:val="20"/>
                <w:szCs w:val="20"/>
                <w:lang w:val="pt-BR"/>
              </w:rPr>
              <w:t>RNF03</w:t>
            </w:r>
          </w:p>
        </w:tc>
        <w:tc>
          <w:tcPr>
            <w:tcW w:w="1750" w:type="dxa"/>
            <w:tcMar>
              <w:top w:w="70" w:type="dxa"/>
              <w:left w:w="90" w:type="dxa"/>
              <w:bottom w:w="70" w:type="dxa"/>
              <w:right w:w="90" w:type="dxa"/>
            </w:tcMar>
          </w:tcPr>
          <w:p w14:paraId="6B189768" w14:textId="77777777" w:rsidR="00847C0D" w:rsidRDefault="00CC3326">
            <w:r>
              <w:rPr>
                <w:sz w:val="20"/>
                <w:szCs w:val="20"/>
              </w:rPr>
              <w:t>Evento publicado, com repetições independentes</w:t>
            </w:r>
          </w:p>
        </w:tc>
        <w:tc>
          <w:tcPr>
            <w:tcW w:w="2971" w:type="dxa"/>
            <w:tcMar>
              <w:top w:w="70" w:type="dxa"/>
              <w:left w:w="90" w:type="dxa"/>
              <w:bottom w:w="70" w:type="dxa"/>
              <w:right w:w="90" w:type="dxa"/>
            </w:tcMar>
          </w:tcPr>
          <w:p w14:paraId="29755184" w14:textId="77777777" w:rsidR="00847C0D" w:rsidRDefault="00CC3326">
            <w:r>
              <w:rPr>
                <w:sz w:val="20"/>
                <w:szCs w:val="20"/>
                <w:lang w:val="pt-BR"/>
              </w:rPr>
              <w:t>Latência inferior a 2 s em todas as repetições</w:t>
            </w:r>
          </w:p>
        </w:tc>
      </w:tr>
      <w:tr w:rsidR="00E01C3A" w:rsidRPr="00CE1B46" w14:paraId="015ED2E5" w14:textId="77777777">
        <w:tc>
          <w:tcPr>
            <w:tcW w:w="850" w:type="dxa"/>
            <w:tcMar>
              <w:top w:w="70" w:type="dxa"/>
              <w:left w:w="90" w:type="dxa"/>
              <w:bottom w:w="70" w:type="dxa"/>
              <w:right w:w="90" w:type="dxa"/>
            </w:tcMar>
          </w:tcPr>
          <w:p w14:paraId="63F57486" w14:textId="77777777" w:rsidR="00847C0D" w:rsidRDefault="00CC3326">
            <w:r>
              <w:rPr>
                <w:sz w:val="20"/>
                <w:szCs w:val="20"/>
              </w:rPr>
              <w:t>CT18</w:t>
            </w:r>
          </w:p>
        </w:tc>
        <w:tc>
          <w:tcPr>
            <w:tcW w:w="3500" w:type="dxa"/>
            <w:tcMar>
              <w:top w:w="70" w:type="dxa"/>
              <w:left w:w="90" w:type="dxa"/>
              <w:bottom w:w="70" w:type="dxa"/>
              <w:right w:w="90" w:type="dxa"/>
            </w:tcMar>
          </w:tcPr>
          <w:p w14:paraId="5A842540" w14:textId="77777777" w:rsidR="00847C0D" w:rsidRDefault="00CC3326">
            <w:r>
              <w:rPr>
                <w:sz w:val="20"/>
                <w:szCs w:val="20"/>
                <w:lang w:val="pt-BR"/>
              </w:rPr>
              <w:t>RNF07</w:t>
            </w:r>
          </w:p>
        </w:tc>
        <w:tc>
          <w:tcPr>
            <w:tcW w:w="1750" w:type="dxa"/>
            <w:tcMar>
              <w:top w:w="70" w:type="dxa"/>
              <w:left w:w="90" w:type="dxa"/>
              <w:bottom w:w="70" w:type="dxa"/>
              <w:right w:w="90" w:type="dxa"/>
            </w:tcMar>
          </w:tcPr>
          <w:p w14:paraId="1A95E9A9" w14:textId="77777777" w:rsidR="00847C0D" w:rsidRDefault="00CC3326">
            <w:r>
              <w:rPr>
                <w:sz w:val="20"/>
                <w:szCs w:val="20"/>
              </w:rPr>
              <w:t>Serviço interrompido com o nó no piso</w:t>
            </w:r>
          </w:p>
        </w:tc>
        <w:tc>
          <w:tcPr>
            <w:tcW w:w="2971" w:type="dxa"/>
            <w:tcMar>
              <w:top w:w="70" w:type="dxa"/>
              <w:left w:w="90" w:type="dxa"/>
              <w:bottom w:w="70" w:type="dxa"/>
              <w:right w:w="90" w:type="dxa"/>
            </w:tcMar>
          </w:tcPr>
          <w:p w14:paraId="0431B0F8" w14:textId="77777777" w:rsidR="00847C0D" w:rsidRDefault="00CC3326">
            <w:r>
              <w:rPr>
                <w:sz w:val="20"/>
                <w:szCs w:val="20"/>
                <w:lang w:val="pt-BR"/>
              </w:rPr>
              <w:t>Nó no pleno em até 15 s, medido pelo sensor</w:t>
            </w:r>
          </w:p>
        </w:tc>
      </w:tr>
      <w:tr w:rsidR="00E01C3A" w:rsidRPr="00CE1B46" w14:paraId="3FE9F9AE" w14:textId="77777777">
        <w:tc>
          <w:tcPr>
            <w:tcW w:w="850" w:type="dxa"/>
            <w:tcMar>
              <w:top w:w="70" w:type="dxa"/>
              <w:left w:w="90" w:type="dxa"/>
              <w:bottom w:w="70" w:type="dxa"/>
              <w:right w:w="90" w:type="dxa"/>
            </w:tcMar>
          </w:tcPr>
          <w:p w14:paraId="2DCD4288" w14:textId="77777777" w:rsidR="00847C0D" w:rsidRDefault="00CC3326">
            <w:r>
              <w:rPr>
                <w:sz w:val="20"/>
                <w:szCs w:val="20"/>
              </w:rPr>
              <w:t>CT19</w:t>
            </w:r>
          </w:p>
        </w:tc>
        <w:tc>
          <w:tcPr>
            <w:tcW w:w="3500" w:type="dxa"/>
            <w:tcMar>
              <w:top w:w="70" w:type="dxa"/>
              <w:left w:w="90" w:type="dxa"/>
              <w:bottom w:w="70" w:type="dxa"/>
              <w:right w:w="90" w:type="dxa"/>
            </w:tcMar>
          </w:tcPr>
          <w:p w14:paraId="367E1CBF" w14:textId="77777777" w:rsidR="00847C0D" w:rsidRDefault="00CC3326">
            <w:r>
              <w:rPr>
                <w:sz w:val="20"/>
                <w:szCs w:val="20"/>
                <w:lang w:val="pt-BR"/>
              </w:rPr>
              <w:t>RNF06</w:t>
            </w:r>
          </w:p>
        </w:tc>
        <w:tc>
          <w:tcPr>
            <w:tcW w:w="1750" w:type="dxa"/>
            <w:tcMar>
              <w:top w:w="70" w:type="dxa"/>
              <w:left w:w="90" w:type="dxa"/>
              <w:bottom w:w="70" w:type="dxa"/>
              <w:right w:w="90" w:type="dxa"/>
            </w:tcMar>
          </w:tcPr>
          <w:p w14:paraId="1F21995A" w14:textId="77777777" w:rsidR="00847C0D" w:rsidRDefault="00CC3326">
            <w:r>
              <w:rPr>
                <w:sz w:val="20"/>
                <w:szCs w:val="20"/>
              </w:rPr>
              <w:t>Conexão ao intermediário sem credencial e com credencial</w:t>
            </w:r>
          </w:p>
        </w:tc>
        <w:tc>
          <w:tcPr>
            <w:tcW w:w="2971" w:type="dxa"/>
            <w:tcMar>
              <w:top w:w="70" w:type="dxa"/>
              <w:left w:w="90" w:type="dxa"/>
              <w:bottom w:w="70" w:type="dxa"/>
              <w:right w:w="90" w:type="dxa"/>
            </w:tcMar>
          </w:tcPr>
          <w:p w14:paraId="6704D847" w14:textId="77777777" w:rsidR="00847C0D" w:rsidRDefault="00CC3326">
            <w:r>
              <w:rPr>
                <w:sz w:val="20"/>
                <w:szCs w:val="20"/>
                <w:lang w:val="pt-BR"/>
              </w:rPr>
              <w:t>Recusa sem credencial; canal cifrado negociado com credencial</w:t>
            </w:r>
          </w:p>
        </w:tc>
      </w:tr>
      <w:tr w:rsidR="00E01C3A" w:rsidRPr="00CE1B46" w14:paraId="350B30AC" w14:textId="77777777">
        <w:tc>
          <w:tcPr>
            <w:tcW w:w="850" w:type="dxa"/>
            <w:tcMar>
              <w:top w:w="70" w:type="dxa"/>
              <w:left w:w="90" w:type="dxa"/>
              <w:bottom w:w="70" w:type="dxa"/>
              <w:right w:w="90" w:type="dxa"/>
            </w:tcMar>
          </w:tcPr>
          <w:p w14:paraId="0E1C528B" w14:textId="77777777" w:rsidR="00847C0D" w:rsidRDefault="00CC3326">
            <w:r>
              <w:rPr>
                <w:sz w:val="20"/>
                <w:szCs w:val="20"/>
              </w:rPr>
              <w:t>CT20</w:t>
            </w:r>
          </w:p>
        </w:tc>
        <w:tc>
          <w:tcPr>
            <w:tcW w:w="3500" w:type="dxa"/>
            <w:tcMar>
              <w:top w:w="70" w:type="dxa"/>
              <w:left w:w="90" w:type="dxa"/>
              <w:bottom w:w="70" w:type="dxa"/>
              <w:right w:w="90" w:type="dxa"/>
            </w:tcMar>
          </w:tcPr>
          <w:p w14:paraId="6F97592A" w14:textId="77777777" w:rsidR="00847C0D" w:rsidRDefault="00CC3326">
            <w:r>
              <w:rPr>
                <w:sz w:val="20"/>
                <w:szCs w:val="20"/>
                <w:lang w:val="pt-BR"/>
              </w:rPr>
              <w:t>RNF09</w:t>
            </w:r>
          </w:p>
        </w:tc>
        <w:tc>
          <w:tcPr>
            <w:tcW w:w="1750" w:type="dxa"/>
            <w:tcMar>
              <w:top w:w="70" w:type="dxa"/>
              <w:left w:w="90" w:type="dxa"/>
              <w:bottom w:w="70" w:type="dxa"/>
              <w:right w:w="90" w:type="dxa"/>
            </w:tcMar>
          </w:tcPr>
          <w:p w14:paraId="1C4482B7" w14:textId="77777777" w:rsidR="00847C0D" w:rsidRDefault="00CC3326">
            <w:r>
              <w:rPr>
                <w:sz w:val="20"/>
                <w:szCs w:val="20"/>
              </w:rPr>
              <w:t xml:space="preserve">Segundo ponto de luz cadastrado, com </w:t>
            </w:r>
            <w:r>
              <w:rPr>
                <w:sz w:val="20"/>
                <w:szCs w:val="20"/>
              </w:rPr>
              <w:lastRenderedPageBreak/>
              <w:t>segundo assinante</w:t>
            </w:r>
          </w:p>
        </w:tc>
        <w:tc>
          <w:tcPr>
            <w:tcW w:w="2971" w:type="dxa"/>
            <w:tcMar>
              <w:top w:w="70" w:type="dxa"/>
              <w:left w:w="90" w:type="dxa"/>
              <w:bottom w:w="70" w:type="dxa"/>
              <w:right w:w="90" w:type="dxa"/>
            </w:tcMar>
          </w:tcPr>
          <w:p w14:paraId="0B577409" w14:textId="77777777" w:rsidR="00847C0D" w:rsidRDefault="00CC3326">
            <w:r>
              <w:rPr>
                <w:sz w:val="20"/>
                <w:szCs w:val="20"/>
                <w:lang w:val="pt-BR"/>
              </w:rPr>
              <w:lastRenderedPageBreak/>
              <w:t>Comandado sem alteração do código do serviço</w:t>
            </w:r>
          </w:p>
        </w:tc>
      </w:tr>
    </w:tbl>
    <w:p w14:paraId="09570131" w14:textId="77777777" w:rsidR="00847C0D" w:rsidRDefault="00CC3326">
      <w:pPr>
        <w:spacing w:before="130" w:after="260"/>
      </w:pPr>
      <w:r>
        <w:rPr>
          <w:sz w:val="20"/>
          <w:szCs w:val="20"/>
          <w:lang w:val="pt-BR"/>
        </w:rPr>
        <w:t>Fonte: Elaborado pelos autores (2026).</w:t>
      </w:r>
    </w:p>
    <w:p w14:paraId="69D56BF2" w14:textId="77777777" w:rsidR="00E01C3A" w:rsidRDefault="00CC3326">
      <w:pPr>
        <w:pStyle w:val="Heading2"/>
        <w:spacing w:before="360" w:after="240" w:line="360" w:lineRule="auto"/>
        <w:rPr>
          <w:lang w:val="pt-BR"/>
        </w:rPr>
      </w:pPr>
      <w:bookmarkStart w:id="58" w:name="_Toc241792050"/>
      <w:r>
        <w:rPr>
          <w:lang w:val="pt-BR"/>
        </w:rPr>
        <w:t>4.9 Cronograma de atividades</w:t>
      </w:r>
      <w:bookmarkEnd w:id="58"/>
    </w:p>
    <w:p w14:paraId="3B9B1721"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47D31C43" w14:textId="77777777" w:rsidR="00E01C3A" w:rsidRDefault="00CC3326">
      <w:pPr>
        <w:pStyle w:val="Heading2"/>
        <w:spacing w:before="360" w:after="240" w:line="360" w:lineRule="auto"/>
        <w:rPr>
          <w:lang w:val="pt-BR"/>
        </w:rPr>
      </w:pPr>
      <w:bookmarkStart w:id="59" w:name="_Toc241792051"/>
      <w:r>
        <w:rPr>
          <w:lang w:val="pt-BR"/>
        </w:rPr>
        <w:t>4.10 Resultado da execução dos casos de teste</w:t>
      </w:r>
      <w:bookmarkEnd w:id="59"/>
    </w:p>
    <w:p w14:paraId="08F016ED" w14:textId="77777777" w:rsidR="00E01C3A" w:rsidRDefault="00CC3326">
      <w:pPr>
        <w:spacing w:after="120" w:line="360" w:lineRule="auto"/>
        <w:ind w:firstLine="709"/>
        <w:jc w:val="both"/>
        <w:rPr>
          <w:lang w:val="pt-BR"/>
        </w:rPr>
      </w:pPr>
      <w:r>
        <w:rPr>
          <w:highlight w:val="yellow"/>
          <w:lang w:val="pt-BR"/>
        </w:rPr>
        <w:t xml:space="preserve">Os casos automatizados, CT01 a CT14, foram satisfeitos na última execução, com todos os testes aprovados. Os casos CT15 a CT20 foram executados em 4 e 5 de outubro de 2026, com o nó de bancada ligado ao ambiente implantado e a calibração conferida no início da sessão (3.4.4); o registro de cada caso está no repositório (Apêndice B). Cinco foram satisfeitos. No CT15, a iluminância medida ficou 3,0 % acima do valor esperado para o nível emitido, dentro da tolerância de 3,4 %. No CT16, o alerta de falha total foi aberto após três ciclos com a fonte da fita desligada e encerrado ao religá-la. No CT17, as trinta repetições ficaram abaixo de 2 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O CT18 não foi satisfeito nos termos em que foi fixado: o nó assumiu o nível pleno 15,0 s após o último comando, como exige o RNF07, mas o sensor só registrou o pleno 17,3 s após o último comando, porque a primeira leitura depois da troca ainda corresponde à conversão iniciada antes dela. O CT17 exigiu três execuções, todas registradas; os números estão em 5.3.</w:t>
      </w:r>
    </w:p>
    <w:p w14:paraId="7DAC3ABD" w14:textId="77777777" w:rsidR="00E01C3A" w:rsidRDefault="00CC3326">
      <w:pPr>
        <w:pStyle w:val="Heading1"/>
        <w:pageBreakBefore/>
        <w:spacing w:before="480" w:after="280" w:line="360" w:lineRule="auto"/>
        <w:rPr>
          <w:lang w:val="pt-BR"/>
        </w:rPr>
      </w:pPr>
      <w:bookmarkStart w:id="60" w:name="_Toc241792052"/>
      <w:r>
        <w:rPr>
          <w:lang w:val="pt-BR"/>
        </w:rPr>
        <w:lastRenderedPageBreak/>
        <w:t>5 RESULTADOS</w:t>
      </w:r>
      <w:bookmarkEnd w:id="60"/>
    </w:p>
    <w:p w14:paraId="53567126"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6. O produto principal é o protótipo integrado descrito no Capítulo 4,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363FAED3" w14:textId="77777777" w:rsidR="00E01C3A" w:rsidRDefault="00CC3326">
      <w:pPr>
        <w:pStyle w:val="Heading2"/>
        <w:spacing w:before="360" w:after="240" w:line="360" w:lineRule="auto"/>
        <w:rPr>
          <w:lang w:val="pt-BR"/>
        </w:rPr>
      </w:pPr>
      <w:bookmarkStart w:id="61" w:name="_Toc241792053"/>
      <w:r>
        <w:rPr>
          <w:lang w:val="pt-BR"/>
        </w:rPr>
        <w:t>5.1 Camada de previsão</w:t>
      </w:r>
      <w:bookmarkEnd w:id="61"/>
    </w:p>
    <w:p w14:paraId="44229D55" w14:textId="77777777" w:rsidR="00E01C3A" w:rsidRDefault="00CC3326">
      <w:pPr>
        <w:spacing w:after="120" w:line="360" w:lineRule="auto"/>
        <w:ind w:firstLine="709"/>
        <w:jc w:val="both"/>
        <w:rPr>
          <w:lang w:val="pt-BR"/>
        </w:rPr>
      </w:pPr>
      <w:r>
        <w:rPr>
          <w:highlight w:val="yellow"/>
          <w:lang w:val="pt-BR"/>
        </w:rPr>
        <w:t>Na partição de teste da série de Melbourne, com 161.332 horas de 49 sensores, o modelo de reforço de gradiente apresentou erro absoluto médio de 0,047 e raiz do erro quadrático médio de 0,076, em nível normalizado. A média sazonal apresentou 0,057 e 0,091, e a persistência, 0,081 e 0,122. O modelo supera as duas referências, com erro absoluto médio 18 % menor que o da média sazonal. Os tercis da distribuição do nível, que fixam as partições de 3.7, resultaram em 0,104 e 0,405.</w:t>
      </w:r>
    </w:p>
    <w:p>
      <w:pPr>
        <w:spacing w:after="120" w:line="360" w:lineRule="auto"/>
        <w:ind w:firstLine="709"/>
        <w:jc w:val="both"/>
        <w:rPr>
          <w:ins w:id="30004" w:author="Vitor Oliveira" w:date="2026-10-06T23:00:00Z"/>
        </w:rPr>
      </w:pPr>
      <w:ins w:id="30005" w:author="Vitor Oliveira" w:date="2026-10-06T23:00:00Z">
        <w:r>
          <w:rPr>
            <w:highlight w:val="yellow"/>
            <w:lang w:val="pt-BR"/>
          </w:rPr>
          <w:t xml:space="preserve">Na mesma partição, a regressão linear apresentou erro absoluto médio de 0,070 e a floresta aleatória, de 0,047. Pela regra registrada antes do treino, o modelo de reforço de gradiente é superior à regressão linear, com erro 33 % menor e menor em todos os 49 sensores, e equivalente à floresta aleatória, com diferença de 0,5 %, abaixo do limiar de 2 %, e erro menor em 31 dos 49 sensores. À noite, as duas acertam a faixa de movimentação — baixa, média ou alta, a grandeza lida pelas regras — em 91,3 % dos casos, contra 88,2 % da regressão linear e 87,0 % da média sazonal. No mesmo computador, os dois modelos de árvores treinaram em tempo semelhante, 23 s e 27 s, e o de reforço de gradiente previu o conjunto de teste em 0,29 s, contra 1,17 s da floresta aleatória. A permanência do reforço de gradiente apoia-se, assim, na referência de 2.7 e no menor custo de previsão, e não em superioridade de erro sobre a floresta aleatória.</w:t>
        </w:r>
      </w:ins>
    </w:p>
    <w:p w14:paraId="7EFAA70F" w14:textId="77777777" w:rsidR="001A5FD5" w:rsidRDefault="002D2B91">
      <w:pPr>
        <w:spacing w:after="120" w:line="360" w:lineRule="auto"/>
        <w:ind w:firstLine="709"/>
        <w:jc w:val="both"/>
      </w:pPr>
      <w:r>
        <w:rPr>
          <w:highlight w:val="yellow"/>
          <w:lang w:val="pt-BR"/>
        </w:rPr>
        <w:t>No experimento complementar com a série de 15 min de Zurique (3.6), 14 pontos atenderam ao critério de seleção, 12 deles com dados no ano de teste. O Quadro 20, em 5.6, reúne o resultado: na resolução de 15 min, o modelo supera a melhor referência simples pelas margens fixadas; com os mesmos dados somados por hora, não.</w:t>
      </w:r>
    </w:p>
    <w:p w14:paraId="70E7DAD7" w14:textId="77777777" w:rsidR="00E01C3A" w:rsidRDefault="00CC3326">
      <w:pPr>
        <w:pStyle w:val="Heading2"/>
        <w:spacing w:before="360" w:after="240" w:line="360" w:lineRule="auto"/>
        <w:rPr>
          <w:lang w:val="pt-BR"/>
        </w:rPr>
      </w:pPr>
      <w:bookmarkStart w:id="62" w:name="_Toc241792054"/>
      <w:r>
        <w:rPr>
          <w:lang w:val="pt-BR"/>
        </w:rPr>
        <w:t>5.2 Invariante de segurança</w:t>
      </w:r>
      <w:bookmarkEnd w:id="62"/>
    </w:p>
    <w:p w14:paraId="09C355A2" w14:textId="77777777" w:rsidR="00E01C3A" w:rsidRDefault="00CC3326">
      <w:pPr>
        <w:spacing w:after="120" w:line="360" w:lineRule="auto"/>
        <w:ind w:firstLine="709"/>
        <w:jc w:val="both"/>
        <w:rPr>
          <w:lang w:val="pt-BR"/>
        </w:rPr>
      </w:pPr>
      <w:r>
        <w:rPr>
          <w:highlight w:val="yellow"/>
          <w:lang w:val="pt-BR"/>
        </w:rPr>
        <w:t xml:space="preserve">Na suíte de nove cenários, três deles adversariais, o sistema emitiu 13.440 decisões em cada um dos quatro modos de execução — com e sem a previsão e, em cada caso, com a inferência nebulosa ou com a tabela em degraus —, num total de 53.760. Não houve violação do piso nem da taxa em nenhuma delas. No modo em operação, a camada de verificação corrigiu 594 decisões pela taxa de decréscimo e nenhuma pelo piso: a inferência nunca pediu nível abaixo da classe mínima, e pediu, 594 vezes, descida mais rápida que a admitida, contida pela rampa. No cenário adversarial de alternância entre vazio e cheio a cada minuto, a correção por taxa atuou </w:t>
      </w:r>
      <w:r>
        <w:rPr>
          <w:highlight w:val="yellow"/>
          <w:lang w:val="pt-BR"/>
        </w:rPr>
        <w:lastRenderedPageBreak/>
        <w:t>em 348 das 720 decisões. As execuções da avaliação dos componentes (5.6) somam outras 613.440 decisões, igualmente sem violação, o que eleva a 667.200 o total de decisões verificadas.</w:t>
      </w:r>
    </w:p>
    <w:p w14:paraId="25B8CE24" w14:textId="77777777" w:rsidR="00E01C3A" w:rsidRDefault="00CC3326">
      <w:pPr>
        <w:pStyle w:val="Heading2"/>
        <w:spacing w:before="360" w:after="240" w:line="360" w:lineRule="auto"/>
        <w:rPr>
          <w:lang w:val="pt-BR"/>
        </w:rPr>
      </w:pPr>
      <w:bookmarkStart w:id="63" w:name="_Toc241792055"/>
      <w:r>
        <w:rPr>
          <w:lang w:val="pt-BR"/>
        </w:rPr>
        <w:t>5.3 Latência do percurso e funções de diagnóstico</w:t>
      </w:r>
      <w:bookmarkEnd w:id="63"/>
    </w:p>
    <w:p w14:paraId="3DC90DF3" w14:textId="77777777" w:rsidR="00E01C3A" w:rsidRDefault="00CC3326">
      <w:pPr>
        <w:spacing w:after="120" w:line="360" w:lineRule="auto"/>
        <w:ind w:firstLine="709"/>
        <w:jc w:val="both"/>
        <w:rPr>
          <w:lang w:val="pt-BR"/>
        </w:rPr>
      </w:pPr>
      <w:r>
        <w:rPr>
          <w:highlight w:val="yellow"/>
          <w:lang w:val="pt-BR"/>
        </w:rPr>
        <w:t xml:space="preserve">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Em trinta repetições independentes, espaçadas de 20 s, a latência variou de 0,98 s a 1,93 s, com mediana de 1,23 s e percentil 95 de 1,51 s; a decisão foi registrada em até 7 ms após o evento em todas elas. Em quatro das trinta repetições, a telemetria veio da decisão seguinte, apoiada no mesmo evento: o ciclo periódico de 5 s emitiu novo comando antes de concluída a leitura, e a relação entre decisão e telemetria, que é de um para um sem ser obrigatória (4.7.2), deixou a primeira decisão sem medição.</w:t>
      </w:r>
    </w:p>
    <w:p>
      <w:pPr>
        <w:spacing w:after="120" w:line="360" w:lineRule="auto"/>
        <w:ind w:firstLine="709"/>
        <w:jc w:val="both"/>
      </w:pPr>
      <w:r>
        <w:rPr>
          <w:highlight w:val="yellow"/>
          <w:lang w:val="pt-BR"/>
        </w:rPr>
        <w:t xml:space="preserve">Essa forma de medição resultou de duas correções feitas depois de execuções anteriores, mantido o critério. Na primeira execução, a latência variou de 2,3 s a 7,1 s: o computador que publicava os eventos tinha o relógio cerca de 1 s adiantado em relação ao servidor, e o serviço, que desconsidera publicações com instante posterior ao do seu relógio, só as incorporou no ciclo periódico seguinte. Na segunda, com o instante corrigido pela diferença medida entre os relógios, seis repetições ficaram sem a telemetria da primeira decisão, pelo motivo descrito acima. A primeira execução expõe uma condição da integração: a resposta imediata pressupõe relógios sincronizados entre a plataforma e o serviço, e uma publicação com instante adiantado retarda a decisão em até um período do ciclo.</w:t>
      </w:r>
    </w:p>
    <w:p>
      <w:pPr>
        <w:spacing w:after="120" w:line="360" w:lineRule="auto"/>
        <w:ind w:firstLine="709"/>
        <w:jc w:val="both"/>
      </w:pPr>
      <w:r>
        <w:rPr>
          <w:highlight w:val="yellow"/>
          <w:lang w:val="pt-BR"/>
        </w:rPr>
        <w:t xml:space="preserve">A conferência da calibração, no início da sessão, mediu residual nula e iluminâncias 2,1 %, 2,7 % e 2,3 % acima do esperado nos níveis 1,0, 0,75 e 0,5, dentro da tolerância de 3,4 %. Essa tolerância decorre da resolução do sensor sobre o piso, nos termos de 3.4.5, porque as repetições da calibração não apresentaram dispersão. A falha induzida — a fonte da fita retirada da tomada com o nó energizado pela porta USB — produziu razão nula entre a iluminância entregue e a esperada e abriu o alerta de falha total após três ciclos consecutivos; religada a fonte, o alerta foi encerrado 35 s após a abertura. A única falha induzida foi detectada.</w:t>
      </w:r>
    </w:p>
    <w:p>
      <w:pPr>
        <w:spacing w:after="120" w:line="360" w:lineRule="auto"/>
        <w:ind w:firstLine="709"/>
        <w:jc w:val="both"/>
      </w:pPr>
      <w:r>
        <w:rPr>
          <w:highlight w:val="yellow"/>
          <w:lang w:val="pt-BR"/>
        </w:rPr>
        <w:t xml:space="preserve">No ensaio do failsafe, o nó foi levado ao piso, 5,1 lux, em 5,3 min, à taxa admitida, e o serviço de decisão foi então interrompido. O nó aplicou o nível pleno 15,0 s após o último comando, e o sensor registrou 10,19 lux 2,3 s depois. Retomado o serviço, a rampa recomeçou do pleno, e não do último nível gravado.</w:t>
      </w:r>
    </w:p>
    <w:p w14:paraId="6528F911" w14:textId="77777777" w:rsidR="00E01C3A" w:rsidRDefault="00CC3326">
      <w:pPr>
        <w:pStyle w:val="Heading2"/>
        <w:spacing w:before="360" w:after="240" w:line="360" w:lineRule="auto"/>
        <w:rPr>
          <w:lang w:val="pt-BR"/>
        </w:rPr>
      </w:pPr>
      <w:bookmarkStart w:id="64" w:name="_Toc241792056"/>
      <w:r>
        <w:rPr>
          <w:lang w:val="pt-BR"/>
        </w:rPr>
        <w:t>5.4 Concordância com o envelope esperado e especificação da interface</w:t>
      </w:r>
      <w:bookmarkEnd w:id="64"/>
    </w:p>
    <w:p w14:paraId="6FE8008D" w14:textId="77777777" w:rsidR="002C2A03" w:rsidRDefault="008C03E9">
      <w:pPr>
        <w:spacing w:after="120" w:line="360" w:lineRule="auto"/>
        <w:ind w:firstLine="709"/>
        <w:jc w:val="both"/>
      </w:pPr>
      <w:r>
        <w:rPr>
          <w:lang w:val="pt-BR"/>
        </w:rPr>
        <w:t>O Quadro 18 consolida a especificação da interface de integração: o que a plataforma municipal de monitoramento precisaria publicar para que um sistema de iluminação pudesse consumi-la, onde, quando e como, com a justificativa de cada requisito.</w:t>
      </w:r>
    </w:p>
    <w:p w14:paraId="326A1955" w14:textId="77777777" w:rsidR="002C2A03" w:rsidRDefault="008C03E9">
      <w:pPr>
        <w:keepNext/>
        <w:spacing w:before="260" w:after="130"/>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FFDE809" w14:textId="77777777">
        <w:trPr>
          <w:tblHeader/>
        </w:trPr>
        <w:tc>
          <w:tcPr>
            <w:tcW w:w="2600" w:type="dxa"/>
            <w:shd w:val="clear" w:color="auto" w:fill="EDEDED"/>
            <w:tcMar>
              <w:top w:w="70" w:type="dxa"/>
              <w:left w:w="90" w:type="dxa"/>
              <w:bottom w:w="70" w:type="dxa"/>
              <w:right w:w="90" w:type="dxa"/>
            </w:tcMar>
          </w:tcPr>
          <w:p w14:paraId="2B5AB250"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51777822"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6F489EB8" w14:textId="77777777" w:rsidR="00E01C3A" w:rsidRDefault="00CC3326">
            <w:r>
              <w:rPr>
                <w:b/>
                <w:bCs/>
                <w:sz w:val="20"/>
                <w:szCs w:val="20"/>
              </w:rPr>
              <w:t>Justificativa</w:t>
            </w:r>
          </w:p>
        </w:tc>
      </w:tr>
      <w:tr w:rsidR="00E01C3A" w:rsidRPr="00CE1B46" w14:paraId="04C17CBD" w14:textId="77777777">
        <w:tc>
          <w:tcPr>
            <w:tcW w:w="2600" w:type="dxa"/>
            <w:tcMar>
              <w:top w:w="70" w:type="dxa"/>
              <w:left w:w="90" w:type="dxa"/>
              <w:bottom w:w="70" w:type="dxa"/>
              <w:right w:w="90" w:type="dxa"/>
            </w:tcMar>
          </w:tcPr>
          <w:p w14:paraId="5ABB9063" w14:textId="77777777" w:rsidR="00E01C3A" w:rsidRDefault="00CC3326">
            <w:r>
              <w:rPr>
                <w:sz w:val="20"/>
                <w:szCs w:val="20"/>
              </w:rPr>
              <w:t>O que publicar: volume</w:t>
            </w:r>
          </w:p>
        </w:tc>
        <w:tc>
          <w:tcPr>
            <w:tcW w:w="2700" w:type="dxa"/>
            <w:tcMar>
              <w:top w:w="70" w:type="dxa"/>
              <w:left w:w="90" w:type="dxa"/>
              <w:bottom w:w="70" w:type="dxa"/>
              <w:right w:w="90" w:type="dxa"/>
            </w:tcMar>
          </w:tcPr>
          <w:p w14:paraId="689F0E1D" w14:textId="77777777" w:rsidR="00E01C3A" w:rsidRDefault="00CC3326">
            <w:r>
              <w:rPr>
                <w:sz w:val="20"/>
                <w:szCs w:val="20"/>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38ED5ACF" w14:textId="77777777" w:rsidR="00E01C3A" w:rsidRPr="00CE1B46" w:rsidRDefault="00CC3326">
            <w:r>
              <w:rPr>
                <w:sz w:val="20"/>
                <w:szCs w:val="20"/>
                <w:lang w:val="pt-BR"/>
              </w:rPr>
              <w:t>Não conta duas vezes quem entra e sai da imagem; o dado de origem já é exigido no termo de referência da plataforma (2.3)</w:t>
            </w:r>
          </w:p>
        </w:tc>
      </w:tr>
      <w:tr w:rsidR="00E01C3A" w:rsidRPr="00CE1B46" w14:paraId="75B2C0DC" w14:textId="77777777">
        <w:tc>
          <w:tcPr>
            <w:tcW w:w="2600" w:type="dxa"/>
            <w:tcMar>
              <w:top w:w="70" w:type="dxa"/>
              <w:left w:w="90" w:type="dxa"/>
              <w:bottom w:w="70" w:type="dxa"/>
              <w:right w:w="90" w:type="dxa"/>
            </w:tcMar>
          </w:tcPr>
          <w:p w14:paraId="0DDB015B" w14:textId="77777777" w:rsidR="00E01C3A" w:rsidRDefault="00CC3326">
            <w:r>
              <w:rPr>
                <w:sz w:val="20"/>
                <w:szCs w:val="20"/>
              </w:rPr>
              <w:t>O que publicar: ocorrência</w:t>
            </w:r>
          </w:p>
        </w:tc>
        <w:tc>
          <w:tcPr>
            <w:tcW w:w="2700" w:type="dxa"/>
            <w:tcMar>
              <w:top w:w="70" w:type="dxa"/>
              <w:left w:w="90" w:type="dxa"/>
              <w:bottom w:w="70" w:type="dxa"/>
              <w:right w:w="90" w:type="dxa"/>
            </w:tcMar>
          </w:tcPr>
          <w:p w14:paraId="25CFB75C" w14:textId="77777777" w:rsidR="00E01C3A" w:rsidRDefault="00CC3326">
            <w:r>
              <w:rPr>
                <w:sz w:val="20"/>
                <w:szCs w:val="20"/>
              </w:rPr>
              <w:t>Segurança ou trânsito, e o seu encerramento; sem imagem, identificação de pessoa ou placa</w:t>
            </w:r>
          </w:p>
        </w:tc>
        <w:tc>
          <w:tcPr>
            <w:tcW w:w="3771" w:type="dxa"/>
            <w:tcMar>
              <w:top w:w="70" w:type="dxa"/>
              <w:left w:w="90" w:type="dxa"/>
              <w:bottom w:w="70" w:type="dxa"/>
              <w:right w:w="90" w:type="dxa"/>
            </w:tcMar>
          </w:tcPr>
          <w:p w14:paraId="2CB9F9D9" w14:textId="77777777" w:rsidR="00E01C3A" w:rsidRPr="00CE1B46" w:rsidRDefault="00CC3326">
            <w:r>
              <w:rPr>
                <w:sz w:val="20"/>
                <w:szCs w:val="20"/>
                <w:lang w:val="pt-BR"/>
              </w:rPr>
              <w:t>A ocorrência leva à classe da via na hora; nenhum dado pessoal compõe o contrato (3.10, RNF08)</w:t>
            </w:r>
          </w:p>
        </w:tc>
      </w:tr>
      <w:tr w:rsidR="00E01C3A" w:rsidRPr="00CE1B46" w14:paraId="0490928C" w14:textId="77777777">
        <w:tc>
          <w:tcPr>
            <w:tcW w:w="2600" w:type="dxa"/>
            <w:tcMar>
              <w:top w:w="70" w:type="dxa"/>
              <w:left w:w="90" w:type="dxa"/>
              <w:bottom w:w="70" w:type="dxa"/>
              <w:right w:w="90" w:type="dxa"/>
            </w:tcMar>
          </w:tcPr>
          <w:p w14:paraId="659DBF9D" w14:textId="77777777" w:rsidR="00E01C3A" w:rsidRDefault="00CC3326">
            <w:r>
              <w:rPr>
                <w:sz w:val="20"/>
                <w:szCs w:val="20"/>
              </w:rPr>
              <w:t>Onde</w:t>
            </w:r>
          </w:p>
        </w:tc>
        <w:tc>
          <w:tcPr>
            <w:tcW w:w="2700" w:type="dxa"/>
            <w:tcMar>
              <w:top w:w="70" w:type="dxa"/>
              <w:left w:w="90" w:type="dxa"/>
              <w:bottom w:w="70" w:type="dxa"/>
              <w:right w:w="90" w:type="dxa"/>
            </w:tcMar>
          </w:tcPr>
          <w:p w14:paraId="6FCCE870" w14:textId="77777777" w:rsidR="00E01C3A" w:rsidRDefault="00CC3326">
            <w:r>
              <w:rPr>
                <w:sz w:val="20"/>
                <w:szCs w:val="20"/>
              </w:rPr>
              <w:t>Código do segmento de logradouro no cadastro municipal (GeoSampa)</w:t>
            </w:r>
          </w:p>
        </w:tc>
        <w:tc>
          <w:tcPr>
            <w:tcW w:w="3771" w:type="dxa"/>
            <w:tcMar>
              <w:top w:w="70" w:type="dxa"/>
              <w:left w:w="90" w:type="dxa"/>
              <w:bottom w:w="70" w:type="dxa"/>
              <w:right w:w="90" w:type="dxa"/>
            </w:tcMar>
          </w:tcPr>
          <w:p w14:paraId="22FDFAF0" w14:textId="77777777" w:rsidR="00E01C3A" w:rsidRPr="00CE1B46" w:rsidRDefault="00CC3326">
            <w:r>
              <w:rPr>
                <w:sz w:val="20"/>
                <w:szCs w:val="20"/>
                <w:lang w:val="pt-BR"/>
              </w:rPr>
              <w:t>Base cartográfica oficial, já exigida da plataforma; liga a câmera ao ponto de luz (3.5.2)</w:t>
            </w:r>
          </w:p>
        </w:tc>
      </w:tr>
      <w:tr w:rsidR="00E01C3A" w:rsidRPr="00CE1B46" w14:paraId="6628233B" w14:textId="77777777">
        <w:tc>
          <w:tcPr>
            <w:tcW w:w="2600" w:type="dxa"/>
            <w:tcMar>
              <w:top w:w="70" w:type="dxa"/>
              <w:left w:w="90" w:type="dxa"/>
              <w:bottom w:w="70" w:type="dxa"/>
              <w:right w:w="90" w:type="dxa"/>
            </w:tcMar>
          </w:tcPr>
          <w:p w14:paraId="3952B1AB" w14:textId="77777777" w:rsidR="00E01C3A" w:rsidRDefault="00CC3326">
            <w:r>
              <w:rPr>
                <w:sz w:val="20"/>
                <w:szCs w:val="20"/>
              </w:rPr>
              <w:t>Quando</w:t>
            </w:r>
          </w:p>
        </w:tc>
        <w:tc>
          <w:tcPr>
            <w:tcW w:w="2700" w:type="dxa"/>
            <w:tcMar>
              <w:top w:w="70" w:type="dxa"/>
              <w:left w:w="90" w:type="dxa"/>
              <w:bottom w:w="70" w:type="dxa"/>
              <w:right w:w="90" w:type="dxa"/>
            </w:tcMar>
          </w:tcPr>
          <w:p w14:paraId="3476B86D" w14:textId="77777777" w:rsidR="00E01C3A" w:rsidRDefault="00CC3326">
            <w:r>
              <w:rPr>
                <w:sz w:val="20"/>
                <w:szCs w:val="20"/>
              </w:rPr>
              <w:t>Volume a cada 5 min por trecho, válido por 15 min; ocorrência na hora, válida até o encerramento ou 15 min</w:t>
            </w:r>
          </w:p>
        </w:tc>
        <w:tc>
          <w:tcPr>
            <w:tcW w:w="3771" w:type="dxa"/>
            <w:tcMar>
              <w:top w:w="70" w:type="dxa"/>
              <w:left w:w="90" w:type="dxa"/>
              <w:bottom w:w="70" w:type="dxa"/>
              <w:right w:w="90" w:type="dxa"/>
            </w:tcMar>
          </w:tcPr>
          <w:p w14:paraId="498DF621" w14:textId="77777777" w:rsidR="00E01C3A" w:rsidRPr="00CE1B46" w:rsidRDefault="00CC3326">
            <w:r>
              <w:rPr>
                <w:sz w:val="20"/>
                <w:szCs w:val="20"/>
                <w:lang w:val="pt-BR"/>
              </w:rPr>
              <w:t>5 min é o tempo mínimo de descida do pleno ao piso (6.10.2); 15 min tolera duas publicações perdidas; sem publicação, o pleno</w:t>
            </w:r>
          </w:p>
        </w:tc>
      </w:tr>
      <w:tr w:rsidR="00E01C3A" w:rsidRPr="00CE1B46" w14:paraId="6D28B84D" w14:textId="77777777">
        <w:tc>
          <w:tcPr>
            <w:tcW w:w="2600" w:type="dxa"/>
            <w:tcMar>
              <w:top w:w="70" w:type="dxa"/>
              <w:left w:w="90" w:type="dxa"/>
              <w:bottom w:w="70" w:type="dxa"/>
              <w:right w:w="90" w:type="dxa"/>
            </w:tcMar>
          </w:tcPr>
          <w:p w14:paraId="2CDC8712" w14:textId="77777777" w:rsidR="00E01C3A" w:rsidRDefault="00CC3326">
            <w:r>
              <w:rPr>
                <w:sz w:val="20"/>
                <w:szCs w:val="20"/>
              </w:rPr>
              <w:t>Como</w:t>
            </w:r>
          </w:p>
        </w:tc>
        <w:tc>
          <w:tcPr>
            <w:tcW w:w="2700" w:type="dxa"/>
            <w:tcMar>
              <w:top w:w="70" w:type="dxa"/>
              <w:left w:w="90" w:type="dxa"/>
              <w:bottom w:w="70" w:type="dxa"/>
              <w:right w:w="90" w:type="dxa"/>
            </w:tcMar>
          </w:tcPr>
          <w:p w14:paraId="233681F3" w14:textId="77777777" w:rsidR="00E01C3A" w:rsidRDefault="00CC3326">
            <w:r>
              <w:rPr>
                <w:sz w:val="20"/>
                <w:szCs w:val="20"/>
              </w:rPr>
              <w:t>Um trecho por mensagem ou pacote de até 500 trechos; envios distribuídos no período; chave de acesso</w:t>
            </w:r>
          </w:p>
        </w:tc>
        <w:tc>
          <w:tcPr>
            <w:tcW w:w="3771" w:type="dxa"/>
            <w:tcMar>
              <w:top w:w="70" w:type="dxa"/>
              <w:left w:w="90" w:type="dxa"/>
              <w:bottom w:w="70" w:type="dxa"/>
              <w:right w:w="90" w:type="dxa"/>
            </w:tcMar>
          </w:tcPr>
          <w:p w14:paraId="7D241AE5" w14:textId="77777777" w:rsidR="00E01C3A" w:rsidRPr="00CE1B46" w:rsidRDefault="00CC3326">
            <w:r>
              <w:rPr>
                <w:sz w:val="20"/>
                <w:szCs w:val="20"/>
                <w:lang w:val="pt-BR"/>
              </w:rPr>
              <w:t>Cerca de 170 mensagens por segundo para 50 mil câmeras, sem picos; resumo na origem, como no Array of Things (2.2)</w:t>
            </w:r>
          </w:p>
        </w:tc>
      </w:tr>
      <w:tr w:rsidR="00E01C3A" w:rsidRPr="00CE1B46" w14:paraId="58EFAEA3" w14:textId="77777777">
        <w:tc>
          <w:tcPr>
            <w:tcW w:w="2600" w:type="dxa"/>
            <w:tcMar>
              <w:top w:w="70" w:type="dxa"/>
              <w:left w:w="90" w:type="dxa"/>
              <w:bottom w:w="70" w:type="dxa"/>
              <w:right w:w="90" w:type="dxa"/>
            </w:tcMar>
          </w:tcPr>
          <w:p w14:paraId="4E335E94" w14:textId="77777777" w:rsidR="00E01C3A" w:rsidRDefault="00CC3326">
            <w:r>
              <w:rPr>
                <w:sz w:val="20"/>
                <w:szCs w:val="20"/>
              </w:rPr>
              <w:lastRenderedPageBreak/>
              <w:t>Falha</w:t>
            </w:r>
          </w:p>
        </w:tc>
        <w:tc>
          <w:tcPr>
            <w:tcW w:w="2700" w:type="dxa"/>
            <w:tcMar>
              <w:top w:w="70" w:type="dxa"/>
              <w:left w:w="90" w:type="dxa"/>
              <w:bottom w:w="70" w:type="dxa"/>
              <w:right w:w="90" w:type="dxa"/>
            </w:tcMar>
          </w:tcPr>
          <w:p w14:paraId="23C0304E" w14:textId="77777777" w:rsidR="00E01C3A" w:rsidRDefault="00CC3326">
            <w:r>
              <w:rPr>
                <w:sz w:val="20"/>
                <w:szCs w:val="20"/>
              </w:rPr>
              <w:t>Item inválido recusado sozinho, com o motivo; os demais itens do pacote são gravados</w:t>
            </w:r>
          </w:p>
        </w:tc>
        <w:tc>
          <w:tcPr>
            <w:tcW w:w="3771" w:type="dxa"/>
            <w:tcMar>
              <w:top w:w="70" w:type="dxa"/>
              <w:left w:w="90" w:type="dxa"/>
              <w:bottom w:w="70" w:type="dxa"/>
              <w:right w:w="90" w:type="dxa"/>
            </w:tcMar>
          </w:tcPr>
          <w:p w14:paraId="1F09E054" w14:textId="77777777" w:rsidR="00E01C3A" w:rsidRPr="00CE1B46" w:rsidRDefault="00CC3326">
            <w:r>
              <w:rPr>
                <w:sz w:val="20"/>
                <w:szCs w:val="20"/>
                <w:lang w:val="pt-BR"/>
              </w:rPr>
              <w:t>Um erro não derruba a publicação de uma região; falta de dado nunca produz atenuação (3.7)</w:t>
            </w:r>
          </w:p>
        </w:tc>
      </w:tr>
    </w:tbl>
    <w:p w14:paraId="7E0B7EEC" w14:textId="77777777" w:rsidR="002C2A03" w:rsidRDefault="008C03E9">
      <w:pPr>
        <w:spacing w:before="130" w:after="260"/>
      </w:pPr>
      <w:r>
        <w:rPr>
          <w:sz w:val="20"/>
          <w:szCs w:val="20"/>
          <w:lang w:val="pt-BR"/>
        </w:rPr>
        <w:t>Fonte: Elaborado pelos autores (2026).</w:t>
      </w:r>
    </w:p>
    <w:p w14:paraId="1A113087"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207F6A36" w14:textId="77777777" w:rsidR="004A7735" w:rsidRDefault="007F0308">
      <w:pPr>
        <w:keepNext/>
        <w:spacing w:before="260" w:after="130"/>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7C7B39D7" w14:textId="77777777">
        <w:trPr>
          <w:tblHeader/>
        </w:trPr>
        <w:tc>
          <w:tcPr>
            <w:tcW w:w="2600" w:type="dxa"/>
            <w:shd w:val="clear" w:color="auto" w:fill="EDEDED"/>
            <w:tcMar>
              <w:top w:w="70" w:type="dxa"/>
              <w:left w:w="90" w:type="dxa"/>
              <w:bottom w:w="70" w:type="dxa"/>
              <w:right w:w="90" w:type="dxa"/>
            </w:tcMar>
          </w:tcPr>
          <w:p w14:paraId="531A51D0" w14:textId="77777777" w:rsidR="00E01C3A" w:rsidRDefault="00CC3326">
            <w:r>
              <w:rPr>
                <w:b/>
                <w:bCs/>
                <w:sz w:val="20"/>
                <w:szCs w:val="20"/>
              </w:rPr>
              <w:t>Cenário</w:t>
            </w:r>
          </w:p>
        </w:tc>
        <w:tc>
          <w:tcPr>
            <w:tcW w:w="2700" w:type="dxa"/>
            <w:shd w:val="clear" w:color="auto" w:fill="EDEDED"/>
            <w:tcMar>
              <w:top w:w="70" w:type="dxa"/>
              <w:left w:w="90" w:type="dxa"/>
              <w:bottom w:w="70" w:type="dxa"/>
              <w:right w:w="90" w:type="dxa"/>
            </w:tcMar>
          </w:tcPr>
          <w:p w14:paraId="33C17B3E" w14:textId="77777777" w:rsidR="00E01C3A" w:rsidRDefault="00CC3326">
            <w:r>
              <w:rPr>
                <w:b/>
                <w:bCs/>
                <w:sz w:val="20"/>
                <w:szCs w:val="20"/>
              </w:rPr>
              <w:t>Envelope esperado</w:t>
            </w:r>
          </w:p>
        </w:tc>
        <w:tc>
          <w:tcPr>
            <w:tcW w:w="3771" w:type="dxa"/>
            <w:shd w:val="clear" w:color="auto" w:fill="EDEDED"/>
            <w:tcMar>
              <w:top w:w="70" w:type="dxa"/>
              <w:left w:w="90" w:type="dxa"/>
              <w:bottom w:w="70" w:type="dxa"/>
              <w:right w:w="90" w:type="dxa"/>
            </w:tcMar>
          </w:tcPr>
          <w:p w14:paraId="20A1DBD5" w14:textId="77777777" w:rsidR="00E01C3A" w:rsidRDefault="00CC3326">
            <w:r>
              <w:rPr>
                <w:b/>
                <w:bCs/>
                <w:sz w:val="20"/>
                <w:szCs w:val="20"/>
              </w:rPr>
              <w:t>Decisões e aderência (adaptativo; fluxo pleno; horário fixo)</w:t>
            </w:r>
          </w:p>
        </w:tc>
      </w:tr>
      <w:tr w:rsidR="00E01C3A" w:rsidRPr="00CE1B46" w14:paraId="024B4A77" w14:textId="77777777">
        <w:tc>
          <w:tcPr>
            <w:tcW w:w="2600" w:type="dxa"/>
            <w:tcMar>
              <w:top w:w="70" w:type="dxa"/>
              <w:left w:w="90" w:type="dxa"/>
              <w:bottom w:w="70" w:type="dxa"/>
              <w:right w:w="90" w:type="dxa"/>
            </w:tcMar>
          </w:tcPr>
          <w:p w14:paraId="1E66E78A" w14:textId="77777777" w:rsidR="00E01C3A" w:rsidRDefault="00CC3326">
            <w:r>
              <w:rPr>
                <w:sz w:val="20"/>
                <w:szCs w:val="20"/>
              </w:rPr>
              <w:t>Noite típica (8 h, a partir das 18 h)</w:t>
            </w:r>
          </w:p>
        </w:tc>
        <w:tc>
          <w:tcPr>
            <w:tcW w:w="2700" w:type="dxa"/>
            <w:tcMar>
              <w:top w:w="70" w:type="dxa"/>
              <w:left w:w="90" w:type="dxa"/>
              <w:bottom w:w="70" w:type="dxa"/>
              <w:right w:w="90" w:type="dxa"/>
            </w:tcMar>
          </w:tcPr>
          <w:p w14:paraId="6CCD6B7A" w14:textId="77777777" w:rsidR="00E01C3A" w:rsidRDefault="00CC3326">
            <w:r>
              <w:rPr>
                <w:sz w:val="20"/>
                <w:szCs w:val="20"/>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1FA11910" w14:textId="77777777" w:rsidR="00E01C3A" w:rsidRPr="00CE1B46" w:rsidRDefault="00CC3326">
            <w:r>
              <w:rPr>
                <w:sz w:val="20"/>
                <w:szCs w:val="20"/>
                <w:lang w:val="pt-BR"/>
              </w:rPr>
              <w:t>5.760; 100 %; 68,8 %; 68,8 %</w:t>
            </w:r>
          </w:p>
        </w:tc>
      </w:tr>
      <w:tr w:rsidR="00E01C3A" w:rsidRPr="00CE1B46" w14:paraId="5D43AA26" w14:textId="77777777">
        <w:tc>
          <w:tcPr>
            <w:tcW w:w="2600" w:type="dxa"/>
            <w:tcMar>
              <w:top w:w="70" w:type="dxa"/>
              <w:left w:w="90" w:type="dxa"/>
              <w:bottom w:w="70" w:type="dxa"/>
              <w:right w:w="90" w:type="dxa"/>
            </w:tcMar>
          </w:tcPr>
          <w:p w14:paraId="1D746DEE" w14:textId="77777777" w:rsidR="00E01C3A" w:rsidRDefault="00CC3326">
            <w:r>
              <w:rPr>
                <w:sz w:val="20"/>
                <w:szCs w:val="20"/>
              </w:rPr>
              <w:t>Madrugada ociosa (2 h)</w:t>
            </w:r>
          </w:p>
        </w:tc>
        <w:tc>
          <w:tcPr>
            <w:tcW w:w="2700" w:type="dxa"/>
            <w:tcMar>
              <w:top w:w="70" w:type="dxa"/>
              <w:left w:w="90" w:type="dxa"/>
              <w:bottom w:w="70" w:type="dxa"/>
              <w:right w:w="90" w:type="dxa"/>
            </w:tcMar>
          </w:tcPr>
          <w:p w14:paraId="16AA0DDF" w14:textId="77777777" w:rsidR="00E01C3A" w:rsidRDefault="00CC3326">
            <w:r>
              <w:rPr>
                <w:sz w:val="20"/>
                <w:szCs w:val="20"/>
              </w:rPr>
              <w:t>Classe mínima, após a descida inicial</w:t>
            </w:r>
          </w:p>
        </w:tc>
        <w:tc>
          <w:tcPr>
            <w:tcW w:w="3771" w:type="dxa"/>
            <w:tcMar>
              <w:top w:w="70" w:type="dxa"/>
              <w:left w:w="90" w:type="dxa"/>
              <w:bottom w:w="70" w:type="dxa"/>
              <w:right w:w="90" w:type="dxa"/>
            </w:tcMar>
          </w:tcPr>
          <w:p w14:paraId="14E2D64B" w14:textId="77777777" w:rsidR="00E01C3A" w:rsidRPr="00CE1B46" w:rsidRDefault="00CC3326">
            <w:r>
              <w:rPr>
                <w:sz w:val="20"/>
                <w:szCs w:val="20"/>
                <w:lang w:val="pt-BR"/>
              </w:rPr>
              <w:t>1.440; 100 %; 8,3 %; 100 %</w:t>
            </w:r>
          </w:p>
        </w:tc>
      </w:tr>
      <w:tr w:rsidR="00E01C3A" w:rsidRPr="00CE1B46" w14:paraId="772F1139" w14:textId="77777777">
        <w:tc>
          <w:tcPr>
            <w:tcW w:w="2600" w:type="dxa"/>
            <w:tcMar>
              <w:top w:w="70" w:type="dxa"/>
              <w:left w:w="90" w:type="dxa"/>
              <w:bottom w:w="70" w:type="dxa"/>
              <w:right w:w="90" w:type="dxa"/>
            </w:tcMar>
          </w:tcPr>
          <w:p w14:paraId="07E368C6" w14:textId="77777777" w:rsidR="00E01C3A" w:rsidRDefault="00CC3326">
            <w:r>
              <w:rPr>
                <w:sz w:val="20"/>
                <w:szCs w:val="20"/>
              </w:rPr>
              <w:t>Fluxo intenso de madrugada (1 h)</w:t>
            </w:r>
          </w:p>
        </w:tc>
        <w:tc>
          <w:tcPr>
            <w:tcW w:w="2700" w:type="dxa"/>
            <w:tcMar>
              <w:top w:w="70" w:type="dxa"/>
              <w:left w:w="90" w:type="dxa"/>
              <w:bottom w:w="70" w:type="dxa"/>
              <w:right w:w="90" w:type="dxa"/>
            </w:tcMar>
          </w:tcPr>
          <w:p w14:paraId="3A3715CC" w14:textId="77777777" w:rsidR="00E01C3A" w:rsidRDefault="00CC3326">
            <w:r>
              <w:rPr>
                <w:sz w:val="20"/>
                <w:szCs w:val="20"/>
              </w:rPr>
              <w:t>Classe da via</w:t>
            </w:r>
          </w:p>
        </w:tc>
        <w:tc>
          <w:tcPr>
            <w:tcW w:w="3771" w:type="dxa"/>
            <w:tcMar>
              <w:top w:w="70" w:type="dxa"/>
              <w:left w:w="90" w:type="dxa"/>
              <w:bottom w:w="70" w:type="dxa"/>
              <w:right w:w="90" w:type="dxa"/>
            </w:tcMar>
          </w:tcPr>
          <w:p w14:paraId="6E4C10D8" w14:textId="77777777" w:rsidR="00E01C3A" w:rsidRPr="00CE1B46" w:rsidRDefault="00CC3326">
            <w:r>
              <w:rPr>
                <w:sz w:val="20"/>
                <w:szCs w:val="20"/>
                <w:lang w:val="pt-BR"/>
              </w:rPr>
              <w:t>720; 100 %; 100 %; 8,3 %</w:t>
            </w:r>
          </w:p>
        </w:tc>
      </w:tr>
      <w:tr w:rsidR="00E01C3A" w:rsidRPr="00CE1B46" w14:paraId="7D150766" w14:textId="77777777">
        <w:tc>
          <w:tcPr>
            <w:tcW w:w="2600" w:type="dxa"/>
            <w:tcMar>
              <w:top w:w="70" w:type="dxa"/>
              <w:left w:w="90" w:type="dxa"/>
              <w:bottom w:w="70" w:type="dxa"/>
              <w:right w:w="90" w:type="dxa"/>
            </w:tcMar>
          </w:tcPr>
          <w:p w14:paraId="63B4A121" w14:textId="77777777" w:rsidR="00E01C3A" w:rsidRDefault="00CC3326">
            <w:r>
              <w:rPr>
                <w:sz w:val="20"/>
                <w:szCs w:val="20"/>
              </w:rPr>
              <w:t>Ocorrência na madrugada (1 h 30 min)</w:t>
            </w:r>
          </w:p>
        </w:tc>
        <w:tc>
          <w:tcPr>
            <w:tcW w:w="2700" w:type="dxa"/>
            <w:tcMar>
              <w:top w:w="70" w:type="dxa"/>
              <w:left w:w="90" w:type="dxa"/>
              <w:bottom w:w="70" w:type="dxa"/>
              <w:right w:w="90" w:type="dxa"/>
            </w:tcMar>
          </w:tcPr>
          <w:p w14:paraId="23965EB5" w14:textId="77777777" w:rsidR="00E01C3A" w:rsidRDefault="00CC3326">
            <w:r>
              <w:rPr>
                <w:sz w:val="20"/>
                <w:szCs w:val="20"/>
              </w:rPr>
              <w:t>Classe mínima; classe da via durante a ocorrência; descida sob a rampa após o encerramento</w:t>
            </w:r>
          </w:p>
        </w:tc>
        <w:tc>
          <w:tcPr>
            <w:tcW w:w="3771" w:type="dxa"/>
            <w:tcMar>
              <w:top w:w="70" w:type="dxa"/>
              <w:left w:w="90" w:type="dxa"/>
              <w:bottom w:w="70" w:type="dxa"/>
              <w:right w:w="90" w:type="dxa"/>
            </w:tcMar>
          </w:tcPr>
          <w:p w14:paraId="5ABC18EC" w14:textId="77777777" w:rsidR="00E01C3A" w:rsidRPr="00CE1B46" w:rsidRDefault="00CC3326">
            <w:r>
              <w:rPr>
                <w:sz w:val="20"/>
                <w:szCs w:val="20"/>
                <w:lang w:val="pt-BR"/>
              </w:rPr>
              <w:t>1.080; 100 %; 66,7 %; 61,8 %</w:t>
            </w:r>
          </w:p>
        </w:tc>
      </w:tr>
      <w:tr w:rsidR="00E01C3A" w:rsidRPr="00CE1B46" w14:paraId="6A7B920C" w14:textId="77777777">
        <w:tc>
          <w:tcPr>
            <w:tcW w:w="2600" w:type="dxa"/>
            <w:tcMar>
              <w:top w:w="70" w:type="dxa"/>
              <w:left w:w="90" w:type="dxa"/>
              <w:bottom w:w="70" w:type="dxa"/>
              <w:right w:w="90" w:type="dxa"/>
            </w:tcMar>
          </w:tcPr>
          <w:p w14:paraId="2AC9C2F3" w14:textId="77777777" w:rsidR="00E01C3A" w:rsidRDefault="00CC3326">
            <w:r>
              <w:rPr>
                <w:sz w:val="20"/>
                <w:szCs w:val="20"/>
              </w:rPr>
              <w:t>Saída de evento (1 h 30 min)</w:t>
            </w:r>
          </w:p>
        </w:tc>
        <w:tc>
          <w:tcPr>
            <w:tcW w:w="2700" w:type="dxa"/>
            <w:tcMar>
              <w:top w:w="70" w:type="dxa"/>
              <w:left w:w="90" w:type="dxa"/>
              <w:bottom w:w="70" w:type="dxa"/>
              <w:right w:w="90" w:type="dxa"/>
            </w:tcMar>
          </w:tcPr>
          <w:p w14:paraId="1948B786" w14:textId="77777777" w:rsidR="00E01C3A" w:rsidRDefault="00CC3326">
            <w:r>
              <w:rPr>
                <w:sz w:val="20"/>
                <w:szCs w:val="20"/>
              </w:rPr>
              <w:t>Até uma classe abaixo com a via calma; classe da via com o fluxo; descida sob a rampa</w:t>
            </w:r>
          </w:p>
        </w:tc>
        <w:tc>
          <w:tcPr>
            <w:tcW w:w="3771" w:type="dxa"/>
            <w:tcMar>
              <w:top w:w="70" w:type="dxa"/>
              <w:left w:w="90" w:type="dxa"/>
              <w:bottom w:w="70" w:type="dxa"/>
              <w:right w:w="90" w:type="dxa"/>
            </w:tcMar>
          </w:tcPr>
          <w:p w14:paraId="15B561F4" w14:textId="77777777" w:rsidR="00E01C3A" w:rsidRPr="00CE1B46" w:rsidRDefault="00CC3326">
            <w:r>
              <w:rPr>
                <w:sz w:val="20"/>
                <w:szCs w:val="20"/>
                <w:lang w:val="pt-BR"/>
              </w:rPr>
              <w:t>1.080; 100 %; 66,7 %; 66,7 %</w:t>
            </w:r>
          </w:p>
        </w:tc>
      </w:tr>
      <w:tr w:rsidR="00E01C3A" w:rsidRPr="00CE1B46" w14:paraId="1CD9EB96" w14:textId="77777777">
        <w:tc>
          <w:tcPr>
            <w:tcW w:w="2600" w:type="dxa"/>
            <w:tcMar>
              <w:top w:w="70" w:type="dxa"/>
              <w:left w:w="90" w:type="dxa"/>
              <w:bottom w:w="70" w:type="dxa"/>
              <w:right w:w="90" w:type="dxa"/>
            </w:tcMar>
          </w:tcPr>
          <w:p w14:paraId="219ED058" w14:textId="77777777" w:rsidR="00E01C3A" w:rsidRDefault="00CC3326">
            <w:r>
              <w:rPr>
                <w:sz w:val="20"/>
                <w:szCs w:val="20"/>
              </w:rPr>
              <w:t>Ruído na fronteira (2 h)</w:t>
            </w:r>
          </w:p>
        </w:tc>
        <w:tc>
          <w:tcPr>
            <w:tcW w:w="2700" w:type="dxa"/>
            <w:tcMar>
              <w:top w:w="70" w:type="dxa"/>
              <w:left w:w="90" w:type="dxa"/>
              <w:bottom w:w="70" w:type="dxa"/>
              <w:right w:w="90" w:type="dxa"/>
            </w:tcMar>
          </w:tcPr>
          <w:p w14:paraId="64AB8EB7" w14:textId="77777777" w:rsidR="00E01C3A" w:rsidRDefault="00CC3326">
            <w:r>
              <w:rPr>
                <w:sz w:val="20"/>
                <w:szCs w:val="20"/>
              </w:rPr>
              <w:t>Entre a classe mínima e uma classe abaixo</w:t>
            </w:r>
          </w:p>
        </w:tc>
        <w:tc>
          <w:tcPr>
            <w:tcW w:w="3771" w:type="dxa"/>
            <w:tcMar>
              <w:top w:w="70" w:type="dxa"/>
              <w:left w:w="90" w:type="dxa"/>
              <w:bottom w:w="70" w:type="dxa"/>
              <w:right w:w="90" w:type="dxa"/>
            </w:tcMar>
          </w:tcPr>
          <w:p w14:paraId="248EFF03" w14:textId="77777777" w:rsidR="00E01C3A" w:rsidRPr="00CE1B46" w:rsidRDefault="00CC3326">
            <w:r>
              <w:rPr>
                <w:sz w:val="20"/>
                <w:szCs w:val="20"/>
                <w:lang w:val="pt-BR"/>
              </w:rPr>
              <w:t>1.440; 100 %; 0 %; 98,0 %</w:t>
            </w:r>
          </w:p>
        </w:tc>
      </w:tr>
      <w:tr w:rsidR="00E01C3A" w:rsidRPr="00CE1B46" w14:paraId="221C0679" w14:textId="77777777">
        <w:tc>
          <w:tcPr>
            <w:tcW w:w="2600" w:type="dxa"/>
            <w:tcMar>
              <w:top w:w="70" w:type="dxa"/>
              <w:left w:w="90" w:type="dxa"/>
              <w:bottom w:w="70" w:type="dxa"/>
              <w:right w:w="90" w:type="dxa"/>
            </w:tcMar>
          </w:tcPr>
          <w:p w14:paraId="6F2F96A2" w14:textId="77777777" w:rsidR="00E01C3A" w:rsidRDefault="00CC3326">
            <w:r>
              <w:rPr>
                <w:sz w:val="20"/>
                <w:szCs w:val="20"/>
              </w:rPr>
              <w:t>Adversarial: alternância a cada minuto (1 h)</w:t>
            </w:r>
          </w:p>
        </w:tc>
        <w:tc>
          <w:tcPr>
            <w:tcW w:w="2700" w:type="dxa"/>
            <w:tcMar>
              <w:top w:w="70" w:type="dxa"/>
              <w:left w:w="90" w:type="dxa"/>
              <w:bottom w:w="70" w:type="dxa"/>
              <w:right w:w="90" w:type="dxa"/>
            </w:tcMar>
          </w:tcPr>
          <w:p w14:paraId="0FB2A716" w14:textId="77777777" w:rsidR="00E01C3A" w:rsidRDefault="00CC3326">
            <w:r>
              <w:rPr>
                <w:sz w:val="20"/>
                <w:szCs w:val="20"/>
              </w:rPr>
              <w:t>Qualquer nível admissível; o que se verifica é o invariante</w:t>
            </w:r>
          </w:p>
        </w:tc>
        <w:tc>
          <w:tcPr>
            <w:tcW w:w="3771" w:type="dxa"/>
            <w:tcMar>
              <w:top w:w="70" w:type="dxa"/>
              <w:left w:w="90" w:type="dxa"/>
              <w:bottom w:w="70" w:type="dxa"/>
              <w:right w:w="90" w:type="dxa"/>
            </w:tcMar>
          </w:tcPr>
          <w:p w14:paraId="53C0AF90" w14:textId="77777777" w:rsidR="00E01C3A" w:rsidRPr="00CE1B46" w:rsidRDefault="00CC3326">
            <w:r>
              <w:rPr>
                <w:sz w:val="20"/>
                <w:szCs w:val="20"/>
                <w:lang w:val="pt-BR"/>
              </w:rPr>
              <w:t>720; 100 %; 100 %; 100 %</w:t>
            </w:r>
          </w:p>
        </w:tc>
      </w:tr>
      <w:tr w:rsidR="00E01C3A" w:rsidRPr="00CE1B46" w14:paraId="74A3ABCF" w14:textId="77777777">
        <w:tc>
          <w:tcPr>
            <w:tcW w:w="2600" w:type="dxa"/>
            <w:tcMar>
              <w:top w:w="70" w:type="dxa"/>
              <w:left w:w="90" w:type="dxa"/>
              <w:bottom w:w="70" w:type="dxa"/>
              <w:right w:w="90" w:type="dxa"/>
            </w:tcMar>
          </w:tcPr>
          <w:p w14:paraId="28311DA9" w14:textId="77777777" w:rsidR="00E01C3A" w:rsidRDefault="00CC3326">
            <w:r>
              <w:rPr>
                <w:sz w:val="20"/>
                <w:szCs w:val="20"/>
              </w:rPr>
              <w:t>Adversarial: volume nulo declarado (40 min)</w:t>
            </w:r>
          </w:p>
        </w:tc>
        <w:tc>
          <w:tcPr>
            <w:tcW w:w="2700" w:type="dxa"/>
            <w:tcMar>
              <w:top w:w="70" w:type="dxa"/>
              <w:left w:w="90" w:type="dxa"/>
              <w:bottom w:w="70" w:type="dxa"/>
              <w:right w:w="90" w:type="dxa"/>
            </w:tcMar>
          </w:tcPr>
          <w:p w14:paraId="7F4B9DBA" w14:textId="77777777" w:rsidR="00E01C3A" w:rsidRDefault="00CC3326">
            <w:r>
              <w:rPr>
                <w:sz w:val="20"/>
                <w:szCs w:val="20"/>
              </w:rPr>
              <w:t>Classe mínima, nunca abaixo</w:t>
            </w:r>
          </w:p>
        </w:tc>
        <w:tc>
          <w:tcPr>
            <w:tcW w:w="3771" w:type="dxa"/>
            <w:tcMar>
              <w:top w:w="70" w:type="dxa"/>
              <w:left w:w="90" w:type="dxa"/>
              <w:bottom w:w="70" w:type="dxa"/>
              <w:right w:w="90" w:type="dxa"/>
            </w:tcMar>
          </w:tcPr>
          <w:p w14:paraId="12EEF7C3" w14:textId="77777777" w:rsidR="00E01C3A" w:rsidRPr="00CE1B46" w:rsidRDefault="00CC3326">
            <w:r>
              <w:rPr>
                <w:sz w:val="20"/>
                <w:szCs w:val="20"/>
                <w:lang w:val="pt-BR"/>
              </w:rPr>
              <w:t>480; 100 %; 25,0 %; 100 %</w:t>
            </w:r>
          </w:p>
        </w:tc>
      </w:tr>
      <w:tr w:rsidR="00E01C3A" w:rsidRPr="00CE1B46" w14:paraId="4720CCE6" w14:textId="77777777">
        <w:tc>
          <w:tcPr>
            <w:tcW w:w="2600" w:type="dxa"/>
            <w:tcMar>
              <w:top w:w="70" w:type="dxa"/>
              <w:left w:w="90" w:type="dxa"/>
              <w:bottom w:w="70" w:type="dxa"/>
              <w:right w:w="90" w:type="dxa"/>
            </w:tcMar>
          </w:tcPr>
          <w:p w14:paraId="46031857" w14:textId="77777777" w:rsidR="00E01C3A" w:rsidRDefault="00CC3326">
            <w:r>
              <w:rPr>
                <w:sz w:val="20"/>
                <w:szCs w:val="20"/>
              </w:rPr>
              <w:t>Adversarial: silêncio da plataforma (1 h)</w:t>
            </w:r>
          </w:p>
        </w:tc>
        <w:tc>
          <w:tcPr>
            <w:tcW w:w="2700" w:type="dxa"/>
            <w:tcMar>
              <w:top w:w="70" w:type="dxa"/>
              <w:left w:w="90" w:type="dxa"/>
              <w:bottom w:w="70" w:type="dxa"/>
              <w:right w:w="90" w:type="dxa"/>
            </w:tcMar>
          </w:tcPr>
          <w:p w14:paraId="7FC98A0F" w14:textId="77777777" w:rsidR="00E01C3A" w:rsidRDefault="00CC3326">
            <w:r>
              <w:rPr>
                <w:sz w:val="20"/>
                <w:szCs w:val="20"/>
              </w:rPr>
              <w:t>Fluxo pleno depois de vencido o último volume</w:t>
            </w:r>
          </w:p>
        </w:tc>
        <w:tc>
          <w:tcPr>
            <w:tcW w:w="3771" w:type="dxa"/>
            <w:tcMar>
              <w:top w:w="70" w:type="dxa"/>
              <w:left w:w="90" w:type="dxa"/>
              <w:bottom w:w="70" w:type="dxa"/>
              <w:right w:w="90" w:type="dxa"/>
            </w:tcMar>
          </w:tcPr>
          <w:p w14:paraId="71C25416" w14:textId="77777777" w:rsidR="00E01C3A" w:rsidRPr="00CE1B46" w:rsidRDefault="00CC3326">
            <w:r>
              <w:rPr>
                <w:sz w:val="20"/>
                <w:szCs w:val="20"/>
                <w:lang w:val="pt-BR"/>
              </w:rPr>
              <w:t>720; 100 %; 100 %; 33,3 %</w:t>
            </w:r>
          </w:p>
        </w:tc>
      </w:tr>
      <w:tr w:rsidR="00E01C3A" w:rsidRPr="00CE1B46" w14:paraId="14C9B17D" w14:textId="77777777">
        <w:tc>
          <w:tcPr>
            <w:tcW w:w="2600" w:type="dxa"/>
            <w:tcMar>
              <w:top w:w="70" w:type="dxa"/>
              <w:left w:w="90" w:type="dxa"/>
              <w:bottom w:w="70" w:type="dxa"/>
              <w:right w:w="90" w:type="dxa"/>
            </w:tcMar>
          </w:tcPr>
          <w:p w14:paraId="5061659A" w14:textId="77777777" w:rsidR="00E01C3A" w:rsidRDefault="00CC3326">
            <w:r>
              <w:rPr>
                <w:sz w:val="20"/>
                <w:szCs w:val="20"/>
              </w:rPr>
              <w:t>Suíte</w:t>
            </w:r>
          </w:p>
        </w:tc>
        <w:tc>
          <w:tcPr>
            <w:tcW w:w="2700" w:type="dxa"/>
            <w:tcMar>
              <w:top w:w="70" w:type="dxa"/>
              <w:left w:w="90" w:type="dxa"/>
              <w:bottom w:w="70" w:type="dxa"/>
              <w:right w:w="90" w:type="dxa"/>
            </w:tcMar>
          </w:tcPr>
          <w:p w14:paraId="43839AD0" w14:textId="77777777" w:rsidR="00E01C3A" w:rsidRDefault="00CC3326">
            <w:r>
              <w:rPr>
                <w:sz w:val="20"/>
                <w:szCs w:val="20"/>
              </w:rPr>
              <w:t>—</w:t>
            </w:r>
          </w:p>
        </w:tc>
        <w:tc>
          <w:tcPr>
            <w:tcW w:w="3771" w:type="dxa"/>
            <w:tcMar>
              <w:top w:w="70" w:type="dxa"/>
              <w:left w:w="90" w:type="dxa"/>
              <w:bottom w:w="70" w:type="dxa"/>
              <w:right w:w="90" w:type="dxa"/>
            </w:tcMar>
          </w:tcPr>
          <w:p w14:paraId="2AD6FD8C" w14:textId="77777777" w:rsidR="00E01C3A" w:rsidRPr="00CE1B46" w:rsidRDefault="00CC3326">
            <w:r>
              <w:rPr>
                <w:sz w:val="20"/>
                <w:szCs w:val="20"/>
                <w:lang w:val="pt-BR"/>
              </w:rPr>
              <w:t>13.440; 100 %; 58,0 %; 72,2 %</w:t>
            </w:r>
          </w:p>
        </w:tc>
      </w:tr>
    </w:tbl>
    <w:p w14:paraId="18AAC2C8" w14:textId="77777777" w:rsidR="004A7735" w:rsidRDefault="007F0308">
      <w:pPr>
        <w:spacing w:before="130" w:after="260"/>
      </w:pPr>
      <w:r>
        <w:rPr>
          <w:sz w:val="20"/>
          <w:szCs w:val="20"/>
          <w:lang w:val="pt-BR"/>
        </w:rPr>
        <w:t>Fonte: Elaborado pelos autores (2026).</w:t>
      </w:r>
    </w:p>
    <w:p w14:paraId="69FF393D" w14:textId="77777777" w:rsidR="004A7735" w:rsidRDefault="007F0308">
      <w:pPr>
        <w:spacing w:after="120" w:line="360" w:lineRule="auto"/>
        <w:ind w:firstLine="709"/>
        <w:jc w:val="both"/>
      </w:pPr>
      <w:r>
        <w:rPr>
          <w:lang w:val="pt-BR"/>
        </w:rPr>
        <w:t xml:space="preserve">O regime adaptativo permaneceu dentro do envelope em todos os ciclos de todos os cenários, nos quatro modos de execução, de modo que não há discordância </w:t>
      </w:r>
      <w:r>
        <w:rPr>
          <w:lang w:val="pt-BR"/>
        </w:rPr>
        <w:lastRenderedPageBreak/>
        <w:t>a listar.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7F43B70B" w14:textId="77777777" w:rsidR="00E01C3A" w:rsidRDefault="00CC3326">
      <w:pPr>
        <w:pStyle w:val="Heading2"/>
        <w:spacing w:before="360" w:after="240" w:line="360" w:lineRule="auto"/>
        <w:rPr>
          <w:lang w:val="pt-BR"/>
        </w:rPr>
      </w:pPr>
      <w:bookmarkStart w:id="65" w:name="_Toc241792057"/>
      <w:r>
        <w:rPr>
          <w:lang w:val="pt-BR"/>
        </w:rPr>
        <w:t>5.5 Estimativa de consumo de energia</w:t>
      </w:r>
      <w:bookmarkEnd w:id="65"/>
    </w:p>
    <w:p w14:paraId="63D211B0" w14:textId="77777777" w:rsidR="00E01C3A" w:rsidRDefault="00CC3326">
      <w:pPr>
        <w:spacing w:after="120" w:line="360" w:lineRule="auto"/>
        <w:ind w:firstLine="709"/>
        <w:jc w:val="both"/>
        <w:rPr>
          <w:lang w:val="pt-BR"/>
        </w:rPr>
      </w:pPr>
      <w:r>
        <w:rPr>
          <w:highlight w:val="yellow"/>
          <w:lang w:val="pt-BR"/>
        </w:rPr>
        <w:t>A Tabela 2 apresenta a energia estimada na luminária de referência do Quadro 9, somada sobre a suíte de cenários, ao lado da aderência ao envelope de cada regime. Os valores decorrem do registro de decisões, pela fórmula de 3.11, e não constituem medição elétrica.</w:t>
      </w:r>
    </w:p>
    <w:p w14:paraId="0CFD6DF9" w14:textId="77777777" w:rsidR="004A7735" w:rsidRDefault="007F0308">
      <w:pPr>
        <w:keepNext/>
        <w:spacing w:before="260" w:after="130"/>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042EB76" w14:textId="77777777">
        <w:trPr>
          <w:tblHeader/>
        </w:trPr>
        <w:tc>
          <w:tcPr>
            <w:tcW w:w="2600" w:type="dxa"/>
            <w:shd w:val="clear" w:color="auto" w:fill="EDEDED"/>
            <w:tcMar>
              <w:top w:w="70" w:type="dxa"/>
              <w:left w:w="90" w:type="dxa"/>
              <w:bottom w:w="70" w:type="dxa"/>
              <w:right w:w="90" w:type="dxa"/>
            </w:tcMar>
          </w:tcPr>
          <w:p w14:paraId="7170A58C"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098BDFA1" w14:textId="77777777" w:rsidR="00E01C3A" w:rsidRDefault="00CC3326">
            <w:r>
              <w:rPr>
                <w:b/>
                <w:bCs/>
                <w:sz w:val="20"/>
                <w:szCs w:val="20"/>
              </w:rPr>
              <w:t>Energia na suíte, a 40 W e a 440 W</w:t>
            </w:r>
          </w:p>
        </w:tc>
        <w:tc>
          <w:tcPr>
            <w:tcW w:w="3771" w:type="dxa"/>
            <w:shd w:val="clear" w:color="auto" w:fill="EDEDED"/>
            <w:tcMar>
              <w:top w:w="70" w:type="dxa"/>
              <w:left w:w="90" w:type="dxa"/>
              <w:bottom w:w="70" w:type="dxa"/>
              <w:right w:w="90" w:type="dxa"/>
            </w:tcMar>
          </w:tcPr>
          <w:p w14:paraId="560EC907" w14:textId="77777777" w:rsidR="00E01C3A" w:rsidRDefault="00CC3326">
            <w:r>
              <w:rPr>
                <w:b/>
                <w:bCs/>
                <w:sz w:val="20"/>
                <w:szCs w:val="20"/>
              </w:rPr>
              <w:t>Relação com as linhas de base e aderência ao envelope</w:t>
            </w:r>
          </w:p>
        </w:tc>
      </w:tr>
      <w:tr w:rsidR="00E01C3A" w:rsidRPr="00CE1B46" w14:paraId="27917EE5" w14:textId="77777777">
        <w:tc>
          <w:tcPr>
            <w:tcW w:w="2600" w:type="dxa"/>
            <w:tcMar>
              <w:top w:w="70" w:type="dxa"/>
              <w:left w:w="90" w:type="dxa"/>
              <w:bottom w:w="70" w:type="dxa"/>
              <w:right w:w="90" w:type="dxa"/>
            </w:tcMar>
          </w:tcPr>
          <w:p w14:paraId="724FC024" w14:textId="77777777" w:rsidR="00E01C3A" w:rsidRDefault="00CC3326">
            <w:r>
              <w:rPr>
                <w:sz w:val="20"/>
                <w:szCs w:val="20"/>
              </w:rPr>
              <w:t>Fluxo pleno constante</w:t>
            </w:r>
          </w:p>
        </w:tc>
        <w:tc>
          <w:tcPr>
            <w:tcW w:w="2700" w:type="dxa"/>
            <w:tcMar>
              <w:top w:w="70" w:type="dxa"/>
              <w:left w:w="90" w:type="dxa"/>
              <w:bottom w:w="70" w:type="dxa"/>
              <w:right w:w="90" w:type="dxa"/>
            </w:tcMar>
          </w:tcPr>
          <w:p w14:paraId="788B20B5" w14:textId="77777777" w:rsidR="00E01C3A" w:rsidRDefault="00CC3326">
            <w:r>
              <w:rPr>
                <w:sz w:val="20"/>
                <w:szCs w:val="20"/>
              </w:rPr>
              <w:t>746,7 Wh; 8.213,3 Wh</w:t>
            </w:r>
          </w:p>
        </w:tc>
        <w:tc>
          <w:tcPr>
            <w:tcW w:w="3771" w:type="dxa"/>
            <w:tcMar>
              <w:top w:w="70" w:type="dxa"/>
              <w:left w:w="90" w:type="dxa"/>
              <w:bottom w:w="70" w:type="dxa"/>
              <w:right w:w="90" w:type="dxa"/>
            </w:tcMar>
          </w:tcPr>
          <w:p w14:paraId="0C72B4DF" w14:textId="77777777" w:rsidR="00E01C3A" w:rsidRPr="00CE1B46" w:rsidRDefault="00CC3326">
            <w:r>
              <w:rPr>
                <w:sz w:val="20"/>
                <w:szCs w:val="20"/>
                <w:lang w:val="pt-BR"/>
              </w:rPr>
              <w:t>Linha de base; aderência de 58,0 %</w:t>
            </w:r>
          </w:p>
        </w:tc>
      </w:tr>
      <w:tr w:rsidR="00E01C3A" w:rsidRPr="00CE1B46" w14:paraId="0197C00A" w14:textId="77777777">
        <w:tc>
          <w:tcPr>
            <w:tcW w:w="2600" w:type="dxa"/>
            <w:tcMar>
              <w:top w:w="70" w:type="dxa"/>
              <w:left w:w="90" w:type="dxa"/>
              <w:bottom w:w="70" w:type="dxa"/>
              <w:right w:w="90" w:type="dxa"/>
            </w:tcMar>
          </w:tcPr>
          <w:p w14:paraId="13BDCD4B" w14:textId="77777777" w:rsidR="00E01C3A" w:rsidRDefault="00CC3326">
            <w:r>
              <w:rPr>
                <w:sz w:val="20"/>
                <w:szCs w:val="20"/>
              </w:rPr>
              <w:t>Atenuação por horário fixo, das 0 h às 5 h</w:t>
            </w:r>
          </w:p>
        </w:tc>
        <w:tc>
          <w:tcPr>
            <w:tcW w:w="2700" w:type="dxa"/>
            <w:tcMar>
              <w:top w:w="70" w:type="dxa"/>
              <w:left w:w="90" w:type="dxa"/>
              <w:bottom w:w="70" w:type="dxa"/>
              <w:right w:w="90" w:type="dxa"/>
            </w:tcMar>
          </w:tcPr>
          <w:p w14:paraId="73796F44" w14:textId="77777777" w:rsidR="00E01C3A" w:rsidRDefault="00CC3326">
            <w:r>
              <w:rPr>
                <w:sz w:val="20"/>
                <w:szCs w:val="20"/>
              </w:rPr>
              <w:t>530,0 Wh; 5.830,0 Wh</w:t>
            </w:r>
          </w:p>
        </w:tc>
        <w:tc>
          <w:tcPr>
            <w:tcW w:w="3771" w:type="dxa"/>
            <w:tcMar>
              <w:top w:w="70" w:type="dxa"/>
              <w:left w:w="90" w:type="dxa"/>
              <w:bottom w:w="70" w:type="dxa"/>
              <w:right w:w="90" w:type="dxa"/>
            </w:tcMar>
          </w:tcPr>
          <w:p w14:paraId="14AE6650" w14:textId="77777777" w:rsidR="00E01C3A" w:rsidRPr="00CE1B46" w:rsidRDefault="00CC3326">
            <w:r>
              <w:rPr>
                <w:sz w:val="20"/>
                <w:szCs w:val="20"/>
                <w:lang w:val="pt-BR"/>
              </w:rPr>
              <w:t>71,0 % do pleno; aderência de 72,2 %</w:t>
            </w:r>
          </w:p>
        </w:tc>
      </w:tr>
      <w:tr w:rsidR="00E01C3A" w:rsidRPr="00CE1B46" w14:paraId="076902F5" w14:textId="77777777">
        <w:tc>
          <w:tcPr>
            <w:tcW w:w="2600" w:type="dxa"/>
            <w:tcMar>
              <w:top w:w="70" w:type="dxa"/>
              <w:left w:w="90" w:type="dxa"/>
              <w:bottom w:w="70" w:type="dxa"/>
              <w:right w:w="90" w:type="dxa"/>
            </w:tcMar>
          </w:tcPr>
          <w:p w14:paraId="35AF0338" w14:textId="77777777" w:rsidR="00E01C3A" w:rsidRDefault="00CC3326">
            <w:r>
              <w:rPr>
                <w:sz w:val="20"/>
                <w:szCs w:val="20"/>
              </w:rPr>
              <w:t>Adaptativo, com previsão (modo em operação)</w:t>
            </w:r>
          </w:p>
        </w:tc>
        <w:tc>
          <w:tcPr>
            <w:tcW w:w="2700" w:type="dxa"/>
            <w:tcMar>
              <w:top w:w="70" w:type="dxa"/>
              <w:left w:w="90" w:type="dxa"/>
              <w:bottom w:w="70" w:type="dxa"/>
              <w:right w:w="90" w:type="dxa"/>
            </w:tcMar>
          </w:tcPr>
          <w:p w14:paraId="161B4F0B" w14:textId="77777777" w:rsidR="00E01C3A" w:rsidRDefault="00CC3326">
            <w:r>
              <w:rPr>
                <w:sz w:val="20"/>
                <w:szCs w:val="20"/>
              </w:rPr>
              <w:t>541,4 Wh; 5.954,9 Wh</w:t>
            </w:r>
          </w:p>
        </w:tc>
        <w:tc>
          <w:tcPr>
            <w:tcW w:w="3771" w:type="dxa"/>
            <w:tcMar>
              <w:top w:w="70" w:type="dxa"/>
              <w:left w:w="90" w:type="dxa"/>
              <w:bottom w:w="70" w:type="dxa"/>
              <w:right w:w="90" w:type="dxa"/>
            </w:tcMar>
          </w:tcPr>
          <w:p w14:paraId="30B413D1" w14:textId="77777777" w:rsidR="00E01C3A" w:rsidRPr="00CE1B46" w:rsidRDefault="00CC3326">
            <w:r>
              <w:rPr>
                <w:sz w:val="20"/>
                <w:szCs w:val="20"/>
                <w:lang w:val="pt-BR"/>
              </w:rPr>
              <w:t>72,5 % do pleno e 102,1 % do horário fixo; aderência de 100 %</w:t>
            </w:r>
          </w:p>
        </w:tc>
      </w:tr>
      <w:tr w:rsidR="00E01C3A" w:rsidRPr="00CE1B46" w14:paraId="1797F9DC" w14:textId="77777777">
        <w:tc>
          <w:tcPr>
            <w:tcW w:w="2600" w:type="dxa"/>
            <w:tcMar>
              <w:top w:w="70" w:type="dxa"/>
              <w:left w:w="90" w:type="dxa"/>
              <w:bottom w:w="70" w:type="dxa"/>
              <w:right w:w="90" w:type="dxa"/>
            </w:tcMar>
          </w:tcPr>
          <w:p w14:paraId="62A33629" w14:textId="77777777" w:rsidR="00E01C3A" w:rsidRDefault="00CC3326">
            <w:r>
              <w:rPr>
                <w:sz w:val="20"/>
                <w:szCs w:val="20"/>
              </w:rPr>
              <w:t>Adaptativo, sem previsão</w:t>
            </w:r>
          </w:p>
        </w:tc>
        <w:tc>
          <w:tcPr>
            <w:tcW w:w="2700" w:type="dxa"/>
            <w:tcMar>
              <w:top w:w="70" w:type="dxa"/>
              <w:left w:w="90" w:type="dxa"/>
              <w:bottom w:w="70" w:type="dxa"/>
              <w:right w:w="90" w:type="dxa"/>
            </w:tcMar>
          </w:tcPr>
          <w:p w14:paraId="2A61B5D6" w14:textId="77777777" w:rsidR="00E01C3A" w:rsidRDefault="00CC3326">
            <w:r>
              <w:rPr>
                <w:sz w:val="20"/>
                <w:szCs w:val="20"/>
              </w:rPr>
              <w:t>532,3 Wh; 5.855,2 Wh</w:t>
            </w:r>
          </w:p>
        </w:tc>
        <w:tc>
          <w:tcPr>
            <w:tcW w:w="3771" w:type="dxa"/>
            <w:tcMar>
              <w:top w:w="70" w:type="dxa"/>
              <w:left w:w="90" w:type="dxa"/>
              <w:bottom w:w="70" w:type="dxa"/>
              <w:right w:w="90" w:type="dxa"/>
            </w:tcMar>
          </w:tcPr>
          <w:p w14:paraId="01899EA6" w14:textId="77777777" w:rsidR="00E01C3A" w:rsidRPr="00CE1B46" w:rsidRDefault="00CC3326">
            <w:r>
              <w:rPr>
                <w:sz w:val="20"/>
                <w:szCs w:val="20"/>
                <w:lang w:val="pt-BR"/>
              </w:rPr>
              <w:t>71,3 % do pleno e 100,4 % do horário fixo; aderência de 100 %</w:t>
            </w:r>
          </w:p>
        </w:tc>
      </w:tr>
      <w:tr w:rsidR="00E01C3A" w:rsidRPr="00CE1B46" w14:paraId="0BBE98A2" w14:textId="77777777">
        <w:tc>
          <w:tcPr>
            <w:tcW w:w="2600" w:type="dxa"/>
            <w:tcMar>
              <w:top w:w="70" w:type="dxa"/>
              <w:left w:w="90" w:type="dxa"/>
              <w:bottom w:w="70" w:type="dxa"/>
              <w:right w:w="90" w:type="dxa"/>
            </w:tcMar>
          </w:tcPr>
          <w:p w14:paraId="3C591F33" w14:textId="77777777" w:rsidR="00E01C3A" w:rsidRDefault="00CC3326">
            <w:r>
              <w:rPr>
                <w:sz w:val="20"/>
                <w:szCs w:val="20"/>
              </w:rPr>
              <w:t>Adaptativo, com tabela em degraus e previsão</w:t>
            </w:r>
          </w:p>
        </w:tc>
        <w:tc>
          <w:tcPr>
            <w:tcW w:w="2700" w:type="dxa"/>
            <w:tcMar>
              <w:top w:w="70" w:type="dxa"/>
              <w:left w:w="90" w:type="dxa"/>
              <w:bottom w:w="70" w:type="dxa"/>
              <w:right w:w="90" w:type="dxa"/>
            </w:tcMar>
          </w:tcPr>
          <w:p w14:paraId="420EC84C" w14:textId="77777777" w:rsidR="00E01C3A" w:rsidRDefault="00CC3326">
            <w:r>
              <w:rPr>
                <w:sz w:val="20"/>
                <w:szCs w:val="20"/>
              </w:rPr>
              <w:t>538,6 Wh; 5.924,9 Wh</w:t>
            </w:r>
          </w:p>
        </w:tc>
        <w:tc>
          <w:tcPr>
            <w:tcW w:w="3771" w:type="dxa"/>
            <w:tcMar>
              <w:top w:w="70" w:type="dxa"/>
              <w:left w:w="90" w:type="dxa"/>
              <w:bottom w:w="70" w:type="dxa"/>
              <w:right w:w="90" w:type="dxa"/>
            </w:tcMar>
          </w:tcPr>
          <w:p w14:paraId="4C26E8D2" w14:textId="77777777" w:rsidR="00E01C3A" w:rsidRPr="00CE1B46" w:rsidRDefault="00CC3326">
            <w:r>
              <w:rPr>
                <w:sz w:val="20"/>
                <w:szCs w:val="20"/>
                <w:lang w:val="pt-BR"/>
              </w:rPr>
              <w:t>72,1 % do pleno e 101,6 % do horário fixo; aderência de 100 %</w:t>
            </w:r>
          </w:p>
        </w:tc>
      </w:tr>
    </w:tbl>
    <w:p w14:paraId="29F23840" w14:textId="77777777" w:rsidR="004A7735" w:rsidRDefault="007F0308">
      <w:pPr>
        <w:spacing w:before="130" w:after="260"/>
      </w:pPr>
      <w:r>
        <w:rPr>
          <w:sz w:val="20"/>
          <w:szCs w:val="20"/>
          <w:lang w:val="pt-BR"/>
        </w:rPr>
        <w:t>Fonte: Elaborado pelos autores (2026).</w:t>
      </w:r>
    </w:p>
    <w:p w14:paraId="4C64A7F8" w14:textId="77777777" w:rsidR="004A7735" w:rsidRDefault="007F0308">
      <w:pPr>
        <w:spacing w:after="120" w:line="360" w:lineRule="auto"/>
        <w:ind w:firstLine="709"/>
        <w:jc w:val="both"/>
      </w:pPr>
      <w:r>
        <w:rPr>
          <w:lang w:val="pt-BR"/>
        </w:rPr>
        <w:t>A razão entre os regimes é idêntica nas duas potências, como previsto em 3.11. Na suíte, o regime adaptativo consome 27,5 % menos que o fluxo pleno e 2,1 % mais que o horário fixo, com aderência de 100 %, contra 72,2 % do horário fixo. Nas oito noites reais da avaliação de 5.6, o regime adaptativo consome 69,0 % do fluxo pleno e 87,0 % do horário fixo. Os valores valem para os cenários avaliados e para a luminária de referência; não se afirma economia anual, em escala de parque, nem valor monetário.</w:t>
      </w:r>
    </w:p>
    <w:p w14:paraId="4C8CC230" w14:textId="77777777" w:rsidR="004A7735" w:rsidRDefault="007F0308">
      <w:pPr>
        <w:spacing w:after="120" w:line="360" w:lineRule="auto"/>
        <w:ind w:firstLine="709"/>
        <w:jc w:val="both"/>
      </w:pPr>
      <w:r>
        <w:rPr>
          <w:lang w:val="pt-BR"/>
        </w:rPr>
        <w:t xml:space="preserve">Na bancada, a energia foi integrada sobre a trajetória de ciclo de trabalho registrada na descida ao piso do ensaio de failsafe: 68 telemetrias em 5,5 min, com o segmento de fita de 6 cm, de potência plena de 0,86 W pela especificação de 14,4 W/m. Pelo ciclo de trabalho, a descida consumiu 34,4 mWh, 75,7 % do consumo no pleno da classe no mesmo intervalo, proporção próxima da obtida pela fórmula fechada de 3.11 para a rampa de P3 a P5, de 75 %. A estimativa derivada da iluminância medida resultou em 34,8 mWh, divergência de 1,3 % em relação à derivada do ciclo de trabalho.</w:t>
      </w:r>
    </w:p>
    <w:p w14:paraId="4F029742" w14:textId="77777777" w:rsidR="001A5FD5" w:rsidRDefault="002D2B91">
      <w:pPr>
        <w:pStyle w:val="Heading2"/>
        <w:spacing w:before="360" w:after="240" w:line="360" w:lineRule="auto"/>
      </w:pPr>
      <w:bookmarkStart w:id="66" w:name="_Toc241792058"/>
      <w:r>
        <w:rPr>
          <w:lang w:val="pt-BR"/>
        </w:rPr>
        <w:lastRenderedPageBreak/>
        <w:t>5.6 Avaliação dos componentes de inteligência artificial</w:t>
      </w:r>
      <w:bookmarkEnd w:id="66"/>
    </w:p>
    <w:p w14:paraId="3171A76E" w14:textId="77777777" w:rsidR="001A5FD5" w:rsidRDefault="002D2B91">
      <w:pPr>
        <w:spacing w:after="120" w:line="360" w:lineRule="auto"/>
        <w:ind w:firstLine="709"/>
        <w:jc w:val="both"/>
      </w:pPr>
      <w:r>
        <w:rPr>
          <w:lang w:val="pt-BR"/>
        </w:rPr>
        <w:t>Apresentam-se os resultados da avaliação descrita em 3.9 e do experimento complementar de 3.6. Em todas as execuções, o número de violações do piso e da taxa foi zero. O Quadro 19 reúne o que se mediu ao retirar ou substituir cada componente no sistema; onde há dois valores, o primeiro é o do componente e o segundo, o da alternativa.</w:t>
      </w:r>
    </w:p>
    <w:p w14:paraId="7030E260" w14:textId="77777777" w:rsidR="001A5FD5" w:rsidRDefault="002D2B91">
      <w:pPr>
        <w:keepNext/>
        <w:spacing w:before="260" w:after="130"/>
      </w:pPr>
      <w:r>
        <w:rPr>
          <w:sz w:val="20"/>
          <w:szCs w:val="20"/>
          <w:lang w:val="pt-BR"/>
        </w:rPr>
        <w:t>Quadro 19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24B2E140" w14:textId="77777777">
        <w:trPr>
          <w:tblHeader/>
        </w:trPr>
        <w:tc>
          <w:tcPr>
            <w:tcW w:w="2600" w:type="dxa"/>
            <w:shd w:val="clear" w:color="auto" w:fill="EDEDED"/>
            <w:tcMar>
              <w:top w:w="70" w:type="dxa"/>
              <w:left w:w="90" w:type="dxa"/>
              <w:bottom w:w="70" w:type="dxa"/>
              <w:right w:w="90" w:type="dxa"/>
            </w:tcMar>
          </w:tcPr>
          <w:p w14:paraId="1E697EA7" w14:textId="77777777" w:rsidR="00E01C3A" w:rsidRDefault="00CC3326">
            <w:r>
              <w:rPr>
                <w:b/>
                <w:bCs/>
                <w:sz w:val="20"/>
                <w:szCs w:val="20"/>
              </w:rPr>
              <w:t>Comparação</w:t>
            </w:r>
          </w:p>
        </w:tc>
        <w:tc>
          <w:tcPr>
            <w:tcW w:w="2700" w:type="dxa"/>
            <w:shd w:val="clear" w:color="auto" w:fill="EDEDED"/>
            <w:tcMar>
              <w:top w:w="70" w:type="dxa"/>
              <w:left w:w="90" w:type="dxa"/>
              <w:bottom w:w="70" w:type="dxa"/>
              <w:right w:w="90" w:type="dxa"/>
            </w:tcMar>
          </w:tcPr>
          <w:p w14:paraId="502C9739" w14:textId="77777777" w:rsidR="00E01C3A" w:rsidRDefault="00CC3326">
            <w:r>
              <w:rPr>
                <w:b/>
                <w:bCs/>
                <w:sz w:val="20"/>
                <w:szCs w:val="20"/>
              </w:rPr>
              <w:t>Cenários</w:t>
            </w:r>
          </w:p>
        </w:tc>
        <w:tc>
          <w:tcPr>
            <w:tcW w:w="3771" w:type="dxa"/>
            <w:shd w:val="clear" w:color="auto" w:fill="EDEDED"/>
            <w:tcMar>
              <w:top w:w="70" w:type="dxa"/>
              <w:left w:w="90" w:type="dxa"/>
              <w:bottom w:w="70" w:type="dxa"/>
              <w:right w:w="90" w:type="dxa"/>
            </w:tcMar>
          </w:tcPr>
          <w:p w14:paraId="59B23548" w14:textId="77777777" w:rsidR="00E01C3A" w:rsidRDefault="00CC3326">
            <w:r>
              <w:rPr>
                <w:b/>
                <w:bCs/>
                <w:sz w:val="20"/>
                <w:szCs w:val="20"/>
              </w:rPr>
              <w:t>Resultado</w:t>
            </w:r>
          </w:p>
        </w:tc>
      </w:tr>
      <w:tr w:rsidR="00E01C3A" w:rsidRPr="00CE1B46" w14:paraId="4C7CAB4D" w14:textId="77777777">
        <w:tc>
          <w:tcPr>
            <w:tcW w:w="2600" w:type="dxa"/>
            <w:tcMar>
              <w:top w:w="70" w:type="dxa"/>
              <w:left w:w="90" w:type="dxa"/>
              <w:bottom w:w="70" w:type="dxa"/>
              <w:right w:w="90" w:type="dxa"/>
            </w:tcMar>
          </w:tcPr>
          <w:p w14:paraId="7D7822C5" w14:textId="77777777" w:rsidR="00E01C3A" w:rsidRDefault="00CC3326">
            <w:r>
              <w:rPr>
                <w:sz w:val="20"/>
                <w:szCs w:val="20"/>
              </w:rPr>
              <w:t>Inferência por regras × programação por horário fixo</w:t>
            </w:r>
          </w:p>
        </w:tc>
        <w:tc>
          <w:tcPr>
            <w:tcW w:w="2700" w:type="dxa"/>
            <w:tcMar>
              <w:top w:w="70" w:type="dxa"/>
              <w:left w:w="90" w:type="dxa"/>
              <w:bottom w:w="70" w:type="dxa"/>
              <w:right w:w="90" w:type="dxa"/>
            </w:tcMar>
          </w:tcPr>
          <w:p w14:paraId="04DAED8F" w14:textId="77777777" w:rsidR="00E01C3A" w:rsidRDefault="00CC3326">
            <w:r>
              <w:rPr>
                <w:sz w:val="20"/>
                <w:szCs w:val="20"/>
              </w:rPr>
              <w:t>Suíte de cenários e oito noites reais</w:t>
            </w:r>
          </w:p>
        </w:tc>
        <w:tc>
          <w:tcPr>
            <w:tcW w:w="3771" w:type="dxa"/>
            <w:tcMar>
              <w:top w:w="70" w:type="dxa"/>
              <w:left w:w="90" w:type="dxa"/>
              <w:bottom w:w="70" w:type="dxa"/>
              <w:right w:w="90" w:type="dxa"/>
            </w:tcMar>
          </w:tcPr>
          <w:p w14:paraId="5DD84284" w14:textId="77777777" w:rsidR="00E01C3A" w:rsidRPr="00CE1B46" w:rsidRDefault="00CC3326">
            <w:r>
              <w:rPr>
                <w:sz w:val="20"/>
                <w:szCs w:val="20"/>
                <w:lang w:val="pt-BR"/>
              </w:rPr>
              <w:t>Horário fixo abaixo do nível pedido em 282 min dos 495 min com exigência na suíte (278 deles por 2 lux ou mais) e em 535 min dos 3.240 min das noites reais (529 por 2 lux ou mais), com déficit médio de 3,8 lux e de 3,3 lux; sob ocorrência aberta, 30 min na classe mínima. Sistema adaptativo abaixo em 70 min e em 659 min, com déficit médio de 0,8 lux e nenhum minuto 2 lux abaixo. Energia do adaptativo: 102,1 % do horário fixo na suíte e 87,0 % nas noites reais</w:t>
            </w:r>
          </w:p>
        </w:tc>
      </w:tr>
      <w:tr w:rsidR="00E01C3A" w:rsidRPr="00CE1B46" w14:paraId="77AC51CF" w14:textId="77777777">
        <w:tc>
          <w:tcPr>
            <w:tcW w:w="2600" w:type="dxa"/>
            <w:tcMar>
              <w:top w:w="70" w:type="dxa"/>
              <w:left w:w="90" w:type="dxa"/>
              <w:bottom w:w="70" w:type="dxa"/>
              <w:right w:w="90" w:type="dxa"/>
            </w:tcMar>
          </w:tcPr>
          <w:p w14:paraId="65C491A5" w14:textId="77777777" w:rsidR="00E01C3A" w:rsidRDefault="00CC3326">
            <w:r>
              <w:rPr>
                <w:sz w:val="20"/>
                <w:szCs w:val="20"/>
              </w:rPr>
              <w:t>Previsão × modo reativo</w:t>
            </w:r>
          </w:p>
        </w:tc>
        <w:tc>
          <w:tcPr>
            <w:tcW w:w="2700" w:type="dxa"/>
            <w:tcMar>
              <w:top w:w="70" w:type="dxa"/>
              <w:left w:w="90" w:type="dxa"/>
              <w:bottom w:w="70" w:type="dxa"/>
              <w:right w:w="90" w:type="dxa"/>
            </w:tcMar>
          </w:tcPr>
          <w:p w14:paraId="41145DA1" w14:textId="77777777" w:rsidR="00E01C3A" w:rsidRDefault="00CC3326">
            <w:r>
              <w:rPr>
                <w:sz w:val="20"/>
                <w:szCs w:val="20"/>
              </w:rPr>
              <w:t>Oito noites reais</w:t>
            </w:r>
          </w:p>
        </w:tc>
        <w:tc>
          <w:tcPr>
            <w:tcW w:w="3771" w:type="dxa"/>
            <w:tcMar>
              <w:top w:w="70" w:type="dxa"/>
              <w:left w:w="90" w:type="dxa"/>
              <w:bottom w:w="70" w:type="dxa"/>
              <w:right w:w="90" w:type="dxa"/>
            </w:tcMar>
          </w:tcPr>
          <w:p w14:paraId="4558B88A" w14:textId="77777777" w:rsidR="00E01C3A" w:rsidRPr="00CE1B46" w:rsidRDefault="00CC3326">
            <w:r>
              <w:rPr>
                <w:sz w:val="20"/>
                <w:szCs w:val="20"/>
                <w:lang w:val="pt-BR"/>
              </w:rPr>
              <w:t>Energia de 69,0 % e 68,2 % do pleno; janela de baixa demanda em transição de 31,2 % e 17,0 %; atraso médio até a classe mínima de 53,4 min nos dois modos. Acerto da contenção de 16,7 %, contra 2,4 % de reter sempre</w:t>
            </w:r>
          </w:p>
        </w:tc>
      </w:tr>
      <w:tr w:rsidR="00E01C3A" w:rsidRPr="00CE1B46" w14:paraId="0BD34123" w14:textId="77777777">
        <w:tc>
          <w:tcPr>
            <w:tcW w:w="2600" w:type="dxa"/>
            <w:tcMar>
              <w:top w:w="70" w:type="dxa"/>
              <w:left w:w="90" w:type="dxa"/>
              <w:bottom w:w="70" w:type="dxa"/>
              <w:right w:w="90" w:type="dxa"/>
            </w:tcMar>
          </w:tcPr>
          <w:p w14:paraId="28CB5D93" w14:textId="77777777" w:rsidR="00E01C3A" w:rsidRDefault="00CC3326">
            <w:r>
              <w:rPr>
                <w:sz w:val="20"/>
                <w:szCs w:val="20"/>
              </w:rPr>
              <w:t>Previsão × modo reativo, com falha de contagem</w:t>
            </w:r>
          </w:p>
        </w:tc>
        <w:tc>
          <w:tcPr>
            <w:tcW w:w="2700" w:type="dxa"/>
            <w:tcMar>
              <w:top w:w="70" w:type="dxa"/>
              <w:left w:w="90" w:type="dxa"/>
              <w:bottom w:w="70" w:type="dxa"/>
              <w:right w:w="90" w:type="dxa"/>
            </w:tcMar>
          </w:tcPr>
          <w:p w14:paraId="1CD18F1F" w14:textId="77777777" w:rsidR="00E01C3A" w:rsidRDefault="00CC3326">
            <w:r>
              <w:rPr>
                <w:sz w:val="20"/>
                <w:szCs w:val="20"/>
              </w:rPr>
              <w:t>Pares com a contagem em zero por 2 h</w:t>
            </w:r>
          </w:p>
        </w:tc>
        <w:tc>
          <w:tcPr>
            <w:tcW w:w="3771" w:type="dxa"/>
            <w:tcMar>
              <w:top w:w="70" w:type="dxa"/>
              <w:left w:w="90" w:type="dxa"/>
              <w:bottom w:w="70" w:type="dxa"/>
              <w:right w:w="90" w:type="dxa"/>
            </w:tcMar>
          </w:tcPr>
          <w:p w14:paraId="2E6C4D03" w14:textId="77777777" w:rsidR="00E01C3A" w:rsidRPr="00CE1B46" w:rsidRDefault="00CC3326">
            <w:r>
              <w:rPr>
                <w:sz w:val="20"/>
                <w:szCs w:val="20"/>
                <w:lang w:val="pt-BR"/>
              </w:rPr>
              <w:t>Início da noite: luz perdida média de 0,153 e 0,280 do pleno, ao custo de 10,8 Wh na luminária de referência quando a via está de fato vazia. Madrugada: 0,076 nos dois modos, com 119,5 min na classe mínima indevidamente</w:t>
            </w:r>
          </w:p>
        </w:tc>
      </w:tr>
      <w:tr w:rsidR="00E01C3A" w:rsidRPr="00CE1B46" w14:paraId="257D5064" w14:textId="77777777">
        <w:tc>
          <w:tcPr>
            <w:tcW w:w="2600" w:type="dxa"/>
            <w:tcMar>
              <w:top w:w="70" w:type="dxa"/>
              <w:left w:w="90" w:type="dxa"/>
              <w:bottom w:w="70" w:type="dxa"/>
              <w:right w:w="90" w:type="dxa"/>
            </w:tcMar>
          </w:tcPr>
          <w:p w14:paraId="42769569" w14:textId="77777777" w:rsidR="00E01C3A" w:rsidRDefault="00CC3326">
            <w:r>
              <w:rPr>
                <w:sz w:val="20"/>
                <w:szCs w:val="20"/>
              </w:rPr>
              <w:t>Modelo treinado × média sazonal</w:t>
            </w:r>
          </w:p>
        </w:tc>
        <w:tc>
          <w:tcPr>
            <w:tcW w:w="2700" w:type="dxa"/>
            <w:tcMar>
              <w:top w:w="70" w:type="dxa"/>
              <w:left w:w="90" w:type="dxa"/>
              <w:bottom w:w="70" w:type="dxa"/>
              <w:right w:w="90" w:type="dxa"/>
            </w:tcMar>
          </w:tcPr>
          <w:p w14:paraId="5A4EB1BD" w14:textId="77777777" w:rsidR="00E01C3A" w:rsidRDefault="00CC3326">
            <w:r>
              <w:rPr>
                <w:sz w:val="20"/>
                <w:szCs w:val="20"/>
              </w:rPr>
              <w:t>Oito noites reais e pares com falha de contagem</w:t>
            </w:r>
          </w:p>
        </w:tc>
        <w:tc>
          <w:tcPr>
            <w:tcW w:w="3771" w:type="dxa"/>
            <w:tcMar>
              <w:top w:w="70" w:type="dxa"/>
              <w:left w:w="90" w:type="dxa"/>
              <w:bottom w:w="70" w:type="dxa"/>
              <w:right w:w="90" w:type="dxa"/>
            </w:tcMar>
          </w:tcPr>
          <w:p w14:paraId="18057C46" w14:textId="77777777" w:rsidR="00E01C3A" w:rsidRPr="00CE1B46" w:rsidRDefault="00CC3326">
            <w:r>
              <w:rPr>
                <w:sz w:val="20"/>
                <w:szCs w:val="20"/>
                <w:lang w:val="pt-BR"/>
              </w:rPr>
              <w:t>Energia de 87,0 % e 87,2 % do horário fixo; déficit idêntico, de 659 min; janela em transição de 31,2 % e 28,9 %; acerto da contenção de 16,7 % e 54,4 %. Com falha de contagem, luz perdida de 0,153 e 0,075 no início da noite e de 0,076 e zero na madrugada; nesses pares o histórico sintético repete a semana, e a média sazonal acerta por construção</w:t>
            </w:r>
          </w:p>
        </w:tc>
      </w:tr>
      <w:tr w:rsidR="00E01C3A" w:rsidRPr="00CE1B46" w14:paraId="2B6F1C0B" w14:textId="77777777">
        <w:tc>
          <w:tcPr>
            <w:tcW w:w="2600" w:type="dxa"/>
            <w:tcMar>
              <w:top w:w="70" w:type="dxa"/>
              <w:left w:w="90" w:type="dxa"/>
              <w:bottom w:w="70" w:type="dxa"/>
              <w:right w:w="90" w:type="dxa"/>
            </w:tcMar>
          </w:tcPr>
          <w:p w14:paraId="5381C054"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33BC329B" w14:textId="77777777" w:rsidR="00E01C3A" w:rsidRDefault="00CC3326">
            <w:r>
              <w:rPr>
                <w:sz w:val="20"/>
                <w:szCs w:val="20"/>
              </w:rPr>
              <w:t>Oito noites reais</w:t>
            </w:r>
          </w:p>
        </w:tc>
        <w:tc>
          <w:tcPr>
            <w:tcW w:w="3771" w:type="dxa"/>
            <w:tcMar>
              <w:top w:w="70" w:type="dxa"/>
              <w:left w:w="90" w:type="dxa"/>
              <w:bottom w:w="70" w:type="dxa"/>
              <w:right w:w="90" w:type="dxa"/>
            </w:tcMar>
          </w:tcPr>
          <w:p w14:paraId="55EE20DA" w14:textId="77777777" w:rsidR="00E01C3A" w:rsidRPr="00CE1B46" w:rsidRDefault="00CC3326">
            <w:r>
              <w:rPr>
                <w:sz w:val="20"/>
                <w:szCs w:val="20"/>
                <w:lang w:val="pt-BR"/>
              </w:rPr>
              <w:t>Energia de 69,0 % e 68,9 % do pleno; variação total do nível de 4,60 e 4,50; inversões de sentido, 9 e 4; janela em transição de 31,2 % e 9,1 %</w:t>
            </w:r>
          </w:p>
        </w:tc>
      </w:tr>
      <w:tr w:rsidR="00E01C3A" w:rsidRPr="00CE1B46" w14:paraId="303335C4" w14:textId="77777777">
        <w:tc>
          <w:tcPr>
            <w:tcW w:w="2600" w:type="dxa"/>
            <w:tcMar>
              <w:top w:w="70" w:type="dxa"/>
              <w:left w:w="90" w:type="dxa"/>
              <w:bottom w:w="70" w:type="dxa"/>
              <w:right w:w="90" w:type="dxa"/>
            </w:tcMar>
          </w:tcPr>
          <w:p w14:paraId="6093AB75" w14:textId="77777777" w:rsidR="00E01C3A" w:rsidRDefault="00CC3326">
            <w:r>
              <w:rPr>
                <w:sz w:val="20"/>
                <w:szCs w:val="20"/>
              </w:rPr>
              <w:lastRenderedPageBreak/>
              <w:t>Inferência nebulosa × tabela em degraus</w:t>
            </w:r>
          </w:p>
        </w:tc>
        <w:tc>
          <w:tcPr>
            <w:tcW w:w="2700" w:type="dxa"/>
            <w:tcMar>
              <w:top w:w="70" w:type="dxa"/>
              <w:left w:w="90" w:type="dxa"/>
              <w:bottom w:w="70" w:type="dxa"/>
              <w:right w:w="90" w:type="dxa"/>
            </w:tcMar>
          </w:tcPr>
          <w:p w14:paraId="1C25A310" w14:textId="77777777" w:rsidR="00E01C3A" w:rsidRDefault="00CC3326">
            <w:r>
              <w:rPr>
                <w:sz w:val="20"/>
                <w:szCs w:val="20"/>
              </w:rPr>
              <w:t>Seis cenários de ruído nos tercis</w:t>
            </w:r>
          </w:p>
        </w:tc>
        <w:tc>
          <w:tcPr>
            <w:tcW w:w="3771" w:type="dxa"/>
            <w:tcMar>
              <w:top w:w="70" w:type="dxa"/>
              <w:left w:w="90" w:type="dxa"/>
              <w:bottom w:w="70" w:type="dxa"/>
              <w:right w:w="90" w:type="dxa"/>
            </w:tcMar>
          </w:tcPr>
          <w:p w14:paraId="6AED6471" w14:textId="77777777" w:rsidR="00E01C3A" w:rsidRPr="00CE1B46" w:rsidRDefault="00CC3326">
            <w:r>
              <w:rPr>
                <w:sz w:val="20"/>
                <w:szCs w:val="20"/>
                <w:lang w:val="pt-BR"/>
              </w:rPr>
              <w:t>Variação total do nível de 12,7 e 20,9; subidas bruscas, 20 e 44; inversões de sentido, 152 e 86; energia de 77,1 % e 78,3 % do pleno</w:t>
            </w:r>
          </w:p>
        </w:tc>
      </w:tr>
      <w:tr w:rsidR="00E01C3A" w:rsidRPr="00CE1B46" w14:paraId="15123FA0" w14:textId="77777777">
        <w:tc>
          <w:tcPr>
            <w:tcW w:w="2600" w:type="dxa"/>
            <w:tcMar>
              <w:top w:w="70" w:type="dxa"/>
              <w:left w:w="90" w:type="dxa"/>
              <w:bottom w:w="70" w:type="dxa"/>
              <w:right w:w="90" w:type="dxa"/>
            </w:tcMar>
          </w:tcPr>
          <w:p w14:paraId="37A27DA4" w14:textId="77777777" w:rsidR="00E01C3A" w:rsidRDefault="00CC3326">
            <w:r>
              <w:rPr>
                <w:sz w:val="20"/>
                <w:szCs w:val="20"/>
              </w:rPr>
              <w:t>Inferência nebulosa × tabela em degraus × tabela com histerese de descida</w:t>
            </w:r>
          </w:p>
        </w:tc>
        <w:tc>
          <w:tcPr>
            <w:tcW w:w="2700" w:type="dxa"/>
            <w:tcMar>
              <w:top w:w="70" w:type="dxa"/>
              <w:left w:w="90" w:type="dxa"/>
              <w:bottom w:w="70" w:type="dxa"/>
              <w:right w:w="90" w:type="dxa"/>
            </w:tcMar>
          </w:tcPr>
          <w:p w14:paraId="6FBAC375" w14:textId="77777777" w:rsidR="00E01C3A" w:rsidRDefault="00CC3326">
            <w:r>
              <w:rPr>
                <w:sz w:val="20"/>
                <w:szCs w:val="20"/>
              </w:rPr>
              <w:t>Oito noites reais de Zurique, em 15 min</w:t>
            </w:r>
          </w:p>
        </w:tc>
        <w:tc>
          <w:tcPr>
            <w:tcW w:w="3771" w:type="dxa"/>
            <w:tcMar>
              <w:top w:w="70" w:type="dxa"/>
              <w:left w:w="90" w:type="dxa"/>
              <w:bottom w:w="70" w:type="dxa"/>
              <w:right w:w="90" w:type="dxa"/>
            </w:tcMar>
          </w:tcPr>
          <w:p w14:paraId="6AE95943" w14:textId="77777777" w:rsidR="00E01C3A" w:rsidRPr="00CE1B46" w:rsidRDefault="00CC3326">
            <w:r>
              <w:rPr>
                <w:sz w:val="20"/>
                <w:szCs w:val="20"/>
                <w:lang w:val="pt-BR"/>
              </w:rPr>
              <w:t>Mudanças perceptíveis de ao menos 6 %: 24, 5 e 5; de ao menos 15 %: 7, 4 e 4; de ao menos 30 %, em conferência posterior: 2, 3 e 3; inversões de sentido: 63, 7 e 7; energia de 61,8 %, 61,7 % e 62,4 % do pleno; nenhum minuto 2 lux abaixo do nível pedido nos três; atraso médio até a classe mínima de 63,8 min, 45,5 min e 44,0 min</w:t>
            </w:r>
          </w:p>
        </w:tc>
      </w:tr>
    </w:tbl>
    <w:p w14:paraId="781FA055" w14:textId="77777777" w:rsidR="001A5FD5" w:rsidRDefault="002D2B91">
      <w:pPr>
        <w:spacing w:before="130" w:after="260"/>
      </w:pPr>
      <w:r>
        <w:rPr>
          <w:sz w:val="20"/>
          <w:szCs w:val="20"/>
          <w:lang w:val="pt-BR"/>
        </w:rPr>
        <w:t>Fonte: Elaborado pelos autores (2026).</w:t>
      </w:r>
    </w:p>
    <w:p w14:paraId="7056DA75" w14:textId="77777777" w:rsidR="001A5FD5" w:rsidRDefault="002D2B91">
      <w:pPr>
        <w:spacing w:after="120" w:line="360" w:lineRule="auto"/>
        <w:ind w:firstLine="709"/>
        <w:jc w:val="both"/>
      </w:pPr>
      <w:r>
        <w:rPr>
          <w:lang w:val="pt-BR"/>
        </w:rPr>
        <w:t>Pelas regras de leitura fixadas antes das execuções, três constatações decorrem do Quadro 19. Retirar a inferência por regras tem custo medido: a programação por horário fixo deixa a via uma classe inteira abaixo do nível que a situação pede durante centenas de minutos, inclusive sob ocorrência. Retirar a previsão tem custo medido quando a contagem falha em horário movimentado, e nenhum efeito na madrugada, em que o histórico também indica pouca movimentação. Já o modelo treinado e a pertinência parcial mostraram-se substituíveis no sistema: com a série horária, a média sazonal iguala o modelo no déficit e o supera no acerto da contenção, e a tabela em degraus iguala a inferência nebulosa em energia, com menos inversões de sentido e saltos maiores. O acerto da contenção apoia-se em poucas horas e é indício, e não estimativa firme. No confronto com noites reais de 15 min, a inferência nebulosa produziu mais mudanças perceptíveis que as duas tabelas, nos dois limiares: nessas noites o volume cruzou os tercis poucas vezes, a tabela quase não trocou de classe, e a saída contínua acompanhou cada variação do volume. No limiar de 30 %, reportado depois de conferidas as fontes, a inferência nebulosa tem uma mudança a menos que as tabelas (2, contra 3 e 3), e as suas maiores elevações são de 42 %, contra 50 % das tabelas; a 20 %, as três empatam em 3. A diferença a 30 % é de um único evento em oito noites e não altera a leitura: nos dois limiares fixados no protocolo, a inferência nebulosa não apresentou a vantagem exigida.</w:t>
      </w:r>
    </w:p>
    <w:p w14:paraId="4F07A4D4" w14:textId="77777777" w:rsidR="001A5FD5" w:rsidRDefault="002D2B91">
      <w:pPr>
        <w:spacing w:after="120" w:line="360" w:lineRule="auto"/>
        <w:ind w:firstLine="709"/>
        <w:jc w:val="both"/>
      </w:pPr>
      <w:r>
        <w:rPr>
          <w:lang w:val="pt-BR"/>
        </w:rPr>
        <w:t>O Quadro 20 apresenta o experimento complementar, no período noturno do ano de teste. A melhor referência simples foi, nas duas resoluções, o valor do mesmo horário na semana anterior.</w:t>
      </w:r>
    </w:p>
    <w:p w14:paraId="734B2943" w14:textId="77777777" w:rsidR="001A5FD5" w:rsidRDefault="002D2B91">
      <w:pPr>
        <w:keepNext/>
        <w:spacing w:before="260" w:after="130"/>
      </w:pPr>
      <w:r>
        <w:rPr>
          <w:sz w:val="20"/>
          <w:szCs w:val="20"/>
          <w:lang w:val="pt-BR"/>
        </w:rPr>
        <w:lastRenderedPageBreak/>
        <w:t>Quadro 20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5F301530" w14:textId="77777777">
        <w:trPr>
          <w:tblHeader/>
        </w:trPr>
        <w:tc>
          <w:tcPr>
            <w:tcW w:w="2600" w:type="dxa"/>
            <w:shd w:val="clear" w:color="auto" w:fill="EDEDED"/>
            <w:tcMar>
              <w:top w:w="70" w:type="dxa"/>
              <w:left w:w="90" w:type="dxa"/>
              <w:bottom w:w="70" w:type="dxa"/>
              <w:right w:w="90" w:type="dxa"/>
            </w:tcMar>
          </w:tcPr>
          <w:p w14:paraId="257ADDC9" w14:textId="77777777" w:rsidR="00E01C3A" w:rsidRDefault="00CC3326">
            <w:r>
              <w:rPr>
                <w:b/>
                <w:bCs/>
                <w:sz w:val="20"/>
                <w:szCs w:val="20"/>
              </w:rPr>
              <w:t>Medida</w:t>
            </w:r>
          </w:p>
        </w:tc>
        <w:tc>
          <w:tcPr>
            <w:tcW w:w="2700" w:type="dxa"/>
            <w:shd w:val="clear" w:color="auto" w:fill="EDEDED"/>
            <w:tcMar>
              <w:top w:w="70" w:type="dxa"/>
              <w:left w:w="90" w:type="dxa"/>
              <w:bottom w:w="70" w:type="dxa"/>
              <w:right w:w="90" w:type="dxa"/>
            </w:tcMar>
          </w:tcPr>
          <w:p w14:paraId="759B37F7" w14:textId="77777777" w:rsidR="00E01C3A" w:rsidRDefault="00CC3326">
            <w:r>
              <w:rPr>
                <w:b/>
                <w:bCs/>
                <w:sz w:val="20"/>
                <w:szCs w:val="20"/>
              </w:rPr>
              <w:t>15 min: modelo × melhor referência simples</w:t>
            </w:r>
          </w:p>
        </w:tc>
        <w:tc>
          <w:tcPr>
            <w:tcW w:w="3771" w:type="dxa"/>
            <w:shd w:val="clear" w:color="auto" w:fill="EDEDED"/>
            <w:tcMar>
              <w:top w:w="70" w:type="dxa"/>
              <w:left w:w="90" w:type="dxa"/>
              <w:bottom w:w="70" w:type="dxa"/>
              <w:right w:w="90" w:type="dxa"/>
            </w:tcMar>
          </w:tcPr>
          <w:p w14:paraId="5EBEF7AA" w14:textId="77777777" w:rsidR="00E01C3A" w:rsidRDefault="00CC3326">
            <w:r>
              <w:rPr>
                <w:b/>
                <w:bCs/>
                <w:sz w:val="20"/>
                <w:szCs w:val="20"/>
              </w:rPr>
              <w:t>1 hora: modelo × melhor referência simples</w:t>
            </w:r>
          </w:p>
        </w:tc>
      </w:tr>
      <w:tr w:rsidR="00E01C3A" w:rsidRPr="00CE1B46" w14:paraId="6B59D114" w14:textId="77777777">
        <w:tc>
          <w:tcPr>
            <w:tcW w:w="2600" w:type="dxa"/>
            <w:tcMar>
              <w:top w:w="70" w:type="dxa"/>
              <w:left w:w="90" w:type="dxa"/>
              <w:bottom w:w="70" w:type="dxa"/>
              <w:right w:w="90" w:type="dxa"/>
            </w:tcMar>
          </w:tcPr>
          <w:p w14:paraId="52A9C9DF" w14:textId="77777777" w:rsidR="00E01C3A" w:rsidRDefault="00CC3326">
            <w:r>
              <w:rPr>
                <w:sz w:val="20"/>
                <w:szCs w:val="20"/>
              </w:rPr>
              <w:t>Erro absoluto médio</w:t>
            </w:r>
          </w:p>
        </w:tc>
        <w:tc>
          <w:tcPr>
            <w:tcW w:w="2700" w:type="dxa"/>
            <w:tcMar>
              <w:top w:w="70" w:type="dxa"/>
              <w:left w:w="90" w:type="dxa"/>
              <w:bottom w:w="70" w:type="dxa"/>
              <w:right w:w="90" w:type="dxa"/>
            </w:tcMar>
          </w:tcPr>
          <w:p w14:paraId="56B25E61" w14:textId="77777777" w:rsidR="00E01C3A" w:rsidRDefault="00CC3326">
            <w:r>
              <w:rPr>
                <w:sz w:val="20"/>
                <w:szCs w:val="20"/>
              </w:rPr>
              <w:t>0,023 × 0,035</w:t>
            </w:r>
          </w:p>
        </w:tc>
        <w:tc>
          <w:tcPr>
            <w:tcW w:w="3771" w:type="dxa"/>
            <w:tcMar>
              <w:top w:w="70" w:type="dxa"/>
              <w:left w:w="90" w:type="dxa"/>
              <w:bottom w:w="70" w:type="dxa"/>
              <w:right w:w="90" w:type="dxa"/>
            </w:tcMar>
          </w:tcPr>
          <w:p w14:paraId="13DB9E6F" w14:textId="77777777" w:rsidR="00E01C3A" w:rsidRPr="00CE1B46" w:rsidRDefault="00CC3326">
            <w:r>
              <w:rPr>
                <w:sz w:val="20"/>
                <w:szCs w:val="20"/>
                <w:lang w:val="pt-BR"/>
              </w:rPr>
              <w:t>0,028 × 0,035</w:t>
            </w:r>
          </w:p>
        </w:tc>
      </w:tr>
      <w:tr w:rsidR="00E01C3A" w:rsidRPr="00CE1B46" w14:paraId="2E44BC82" w14:textId="77777777">
        <w:tc>
          <w:tcPr>
            <w:tcW w:w="2600" w:type="dxa"/>
            <w:tcMar>
              <w:top w:w="70" w:type="dxa"/>
              <w:left w:w="90" w:type="dxa"/>
              <w:bottom w:w="70" w:type="dxa"/>
              <w:right w:w="90" w:type="dxa"/>
            </w:tcMar>
          </w:tcPr>
          <w:p w14:paraId="6FB6D46A" w14:textId="77777777" w:rsidR="00E01C3A" w:rsidRDefault="00CC3326">
            <w:r>
              <w:rPr>
                <w:sz w:val="20"/>
                <w:szCs w:val="20"/>
              </w:rPr>
              <w:t>Acerto da faixa</w:t>
            </w:r>
          </w:p>
        </w:tc>
        <w:tc>
          <w:tcPr>
            <w:tcW w:w="2700" w:type="dxa"/>
            <w:tcMar>
              <w:top w:w="70" w:type="dxa"/>
              <w:left w:w="90" w:type="dxa"/>
              <w:bottom w:w="70" w:type="dxa"/>
              <w:right w:w="90" w:type="dxa"/>
            </w:tcMar>
          </w:tcPr>
          <w:p w14:paraId="53FFD2EE" w14:textId="77777777" w:rsidR="00E01C3A" w:rsidRDefault="00CC3326">
            <w:r>
              <w:rPr>
                <w:sz w:val="20"/>
                <w:szCs w:val="20"/>
              </w:rPr>
              <w:t>91,4 % × 87,3 % (4,0 pontos percentuais a mais)</w:t>
            </w:r>
          </w:p>
        </w:tc>
        <w:tc>
          <w:tcPr>
            <w:tcW w:w="3771" w:type="dxa"/>
            <w:tcMar>
              <w:top w:w="70" w:type="dxa"/>
              <w:left w:w="90" w:type="dxa"/>
              <w:bottom w:w="70" w:type="dxa"/>
              <w:right w:w="90" w:type="dxa"/>
            </w:tcMar>
          </w:tcPr>
          <w:p w14:paraId="184BC802" w14:textId="77777777" w:rsidR="00E01C3A" w:rsidRPr="00CE1B46" w:rsidRDefault="00CC3326">
            <w:r>
              <w:rPr>
                <w:sz w:val="20"/>
                <w:szCs w:val="20"/>
                <w:lang w:val="pt-BR"/>
              </w:rPr>
              <w:t>89,6 % × 87,8 % (1,8 ponto percentual a mais)</w:t>
            </w:r>
          </w:p>
        </w:tc>
      </w:tr>
      <w:tr w:rsidR="00E01C3A" w:rsidRPr="00CE1B46" w14:paraId="0AD28A27" w14:textId="77777777">
        <w:tc>
          <w:tcPr>
            <w:tcW w:w="2600" w:type="dxa"/>
            <w:tcMar>
              <w:top w:w="70" w:type="dxa"/>
              <w:left w:w="90" w:type="dxa"/>
              <w:bottom w:w="70" w:type="dxa"/>
              <w:right w:w="90" w:type="dxa"/>
            </w:tcMar>
          </w:tcPr>
          <w:p w14:paraId="1E00A184" w14:textId="77777777" w:rsidR="00E01C3A" w:rsidRDefault="00CC3326">
            <w:r>
              <w:rPr>
                <w:sz w:val="20"/>
                <w:szCs w:val="20"/>
              </w:rPr>
              <w:t>Medida F1 da previsão de saída da faixa baixa</w:t>
            </w:r>
          </w:p>
        </w:tc>
        <w:tc>
          <w:tcPr>
            <w:tcW w:w="2700" w:type="dxa"/>
            <w:tcMar>
              <w:top w:w="70" w:type="dxa"/>
              <w:left w:w="90" w:type="dxa"/>
              <w:bottom w:w="70" w:type="dxa"/>
              <w:right w:w="90" w:type="dxa"/>
            </w:tcMar>
          </w:tcPr>
          <w:p w14:paraId="19411A13" w14:textId="77777777" w:rsidR="00E01C3A" w:rsidRDefault="00CC3326">
            <w:r>
              <w:rPr>
                <w:sz w:val="20"/>
                <w:szCs w:val="20"/>
              </w:rPr>
              <w:t>0,625 × 0,581 (0,044 a mais)</w:t>
            </w:r>
          </w:p>
        </w:tc>
        <w:tc>
          <w:tcPr>
            <w:tcW w:w="3771" w:type="dxa"/>
            <w:tcMar>
              <w:top w:w="70" w:type="dxa"/>
              <w:left w:w="90" w:type="dxa"/>
              <w:bottom w:w="70" w:type="dxa"/>
              <w:right w:w="90" w:type="dxa"/>
            </w:tcMar>
          </w:tcPr>
          <w:p w14:paraId="71920B90" w14:textId="77777777" w:rsidR="00E01C3A" w:rsidRPr="00CE1B46" w:rsidRDefault="00CC3326">
            <w:r>
              <w:rPr>
                <w:sz w:val="20"/>
                <w:szCs w:val="20"/>
                <w:lang w:val="pt-BR"/>
              </w:rPr>
              <w:t>0,728 × 0,721 (0,007 a mais)</w:t>
            </w:r>
          </w:p>
        </w:tc>
      </w:tr>
      <w:tr w:rsidR="00E01C3A" w:rsidRPr="00CE1B46" w14:paraId="0C2850BF" w14:textId="77777777">
        <w:tc>
          <w:tcPr>
            <w:tcW w:w="2600" w:type="dxa"/>
            <w:tcMar>
              <w:top w:w="70" w:type="dxa"/>
              <w:left w:w="90" w:type="dxa"/>
              <w:bottom w:w="70" w:type="dxa"/>
              <w:right w:w="90" w:type="dxa"/>
            </w:tcMar>
          </w:tcPr>
          <w:p w14:paraId="4A0AB0F1" w14:textId="77777777" w:rsidR="00E01C3A" w:rsidRDefault="00CC3326">
            <w:r>
              <w:rPr>
                <w:sz w:val="20"/>
                <w:szCs w:val="20"/>
              </w:rPr>
              <w:t>Leitura pelo critério fixado</w:t>
            </w:r>
          </w:p>
        </w:tc>
        <w:tc>
          <w:tcPr>
            <w:tcW w:w="2700" w:type="dxa"/>
            <w:tcMar>
              <w:top w:w="70" w:type="dxa"/>
              <w:left w:w="90" w:type="dxa"/>
              <w:bottom w:w="70" w:type="dxa"/>
              <w:right w:w="90" w:type="dxa"/>
            </w:tcMar>
          </w:tcPr>
          <w:p w14:paraId="1732DEED" w14:textId="77777777" w:rsidR="00E01C3A" w:rsidRDefault="00CC3326">
            <w:r>
              <w:rPr>
                <w:sz w:val="20"/>
                <w:szCs w:val="20"/>
              </w:rPr>
              <w:t>Não substituível</w:t>
            </w:r>
          </w:p>
        </w:tc>
        <w:tc>
          <w:tcPr>
            <w:tcW w:w="3771" w:type="dxa"/>
            <w:tcMar>
              <w:top w:w="70" w:type="dxa"/>
              <w:left w:w="90" w:type="dxa"/>
              <w:bottom w:w="70" w:type="dxa"/>
              <w:right w:w="90" w:type="dxa"/>
            </w:tcMar>
          </w:tcPr>
          <w:p w14:paraId="159EE79E" w14:textId="77777777" w:rsidR="00E01C3A" w:rsidRPr="00CE1B46" w:rsidRDefault="00CC3326">
            <w:r>
              <w:rPr>
                <w:sz w:val="20"/>
                <w:szCs w:val="20"/>
                <w:lang w:val="pt-BR"/>
              </w:rPr>
              <w:t>Substituível</w:t>
            </w:r>
          </w:p>
        </w:tc>
      </w:tr>
    </w:tbl>
    <w:p w14:paraId="01AE79A5" w14:textId="77777777" w:rsidR="001A5FD5" w:rsidRDefault="002D2B91">
      <w:pPr>
        <w:spacing w:before="130" w:after="260"/>
      </w:pPr>
      <w:r>
        <w:rPr>
          <w:sz w:val="20"/>
          <w:szCs w:val="20"/>
          <w:lang w:val="pt-BR"/>
        </w:rPr>
        <w:t>Fonte: Elaborado pelos autores (2026).</w:t>
      </w:r>
    </w:p>
    <w:p w14:paraId="1D7D62A5" w14:textId="77777777" w:rsidR="001A5FD5" w:rsidRDefault="002D2B91">
      <w:pPr>
        <w:spacing w:after="120" w:line="360" w:lineRule="auto"/>
        <w:ind w:firstLine="709"/>
        <w:jc w:val="both"/>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6E3E1428" w14:textId="77777777" w:rsidR="00E01C3A" w:rsidRDefault="00CC3326">
      <w:pPr>
        <w:pStyle w:val="Heading1"/>
        <w:pageBreakBefore/>
        <w:spacing w:before="480" w:after="280" w:line="360" w:lineRule="auto"/>
        <w:rPr>
          <w:lang w:val="pt-BR"/>
        </w:rPr>
      </w:pPr>
      <w:bookmarkStart w:id="67" w:name="_Toc241792059"/>
      <w:r>
        <w:rPr>
          <w:lang w:val="pt-BR"/>
        </w:rPr>
        <w:lastRenderedPageBreak/>
        <w:t>6 ANÁLISE DOS RESULTADOS</w:t>
      </w:r>
      <w:bookmarkEnd w:id="67"/>
    </w:p>
    <w:p w14:paraId="5E98268F" w14:textId="77777777" w:rsidR="00E01C3A" w:rsidRDefault="00CC3326">
      <w:pPr>
        <w:pStyle w:val="Heading2"/>
        <w:spacing w:before="360" w:after="240" w:line="360" w:lineRule="auto"/>
        <w:rPr>
          <w:lang w:val="pt-BR"/>
        </w:rPr>
      </w:pPr>
      <w:bookmarkStart w:id="68" w:name="_Toc241792060"/>
      <w:r>
        <w:rPr>
          <w:lang w:val="pt-BR"/>
        </w:rPr>
        <w:t>6.1 Avaliação das hipóteses</w:t>
      </w:r>
      <w:bookmarkEnd w:id="68"/>
    </w:p>
    <w:p w14:paraId="0E0C28AC" w14:textId="77777777" w:rsidR="00E01C3A" w:rsidRDefault="00CC3326">
      <w:pPr>
        <w:spacing w:after="120" w:line="360" w:lineRule="auto"/>
        <w:ind w:firstLine="709"/>
        <w:jc w:val="both"/>
        <w:rPr>
          <w:lang w:val="pt-BR"/>
        </w:rPr>
      </w:pPr>
      <w:r>
        <w:rPr>
          <w:highlight w:val="yellow"/>
          <w:lang w:val="pt-BR"/>
        </w:rPr>
        <w:t>[PENDENTE — declarar, com base no Capítulo 5, se cada hipótese de 2.10 é aceita ou rejeitada: H1 pela concordância de 5.4; H2 pelo resultado de 5.2; H3 pela comparação entre o acionamento antecipado e o puramente reativo — comparação que as etapas de 3.9 ainda não preveem de forma explícita.]</w:t>
      </w:r>
    </w:p>
    <w:p w14:paraId="03811778" w14:textId="77777777" w:rsidR="00E01C3A" w:rsidRDefault="00CC3326">
      <w:pPr>
        <w:pStyle w:val="Heading2"/>
        <w:spacing w:before="360" w:after="240" w:line="360" w:lineRule="auto"/>
        <w:rPr>
          <w:lang w:val="pt-BR"/>
        </w:rPr>
      </w:pPr>
      <w:bookmarkStart w:id="69" w:name="_Toc241792061"/>
      <w:r>
        <w:rPr>
          <w:lang w:val="pt-BR"/>
        </w:rPr>
        <w:t>6.2 Discussão dos resultados e comparação com a literatura</w:t>
      </w:r>
      <w:bookmarkEnd w:id="69"/>
    </w:p>
    <w:p w14:paraId="0A6E06ED"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A0C6BA5" w14:textId="77777777" w:rsidR="00E01C3A" w:rsidRDefault="00CC3326">
      <w:pPr>
        <w:pStyle w:val="Heading2"/>
        <w:spacing w:before="360" w:after="240" w:line="360" w:lineRule="auto"/>
        <w:rPr>
          <w:lang w:val="pt-BR"/>
        </w:rPr>
      </w:pPr>
      <w:bookmarkStart w:id="70" w:name="_Toc241792062"/>
      <w:r>
        <w:rPr>
          <w:lang w:val="pt-BR"/>
        </w:rPr>
        <w:t>6.3 Exatidão, confiabilidade e limitações</w:t>
      </w:r>
      <w:bookmarkEnd w:id="70"/>
    </w:p>
    <w:p w14:paraId="098A5F9A"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5. O invariante de segurança (5.2) não depende de nenhuma delas: seu critério é integralmente normativo e foi verificado em todas as decisões. A concordância com o envelope (5.4) e o déficit em relação ao nível pedido (5.6) dependem de critérios dos autores — os envelopes e a associação dos tercis às classes. A estimativa de energia (5.5) depende da hipótese de proporcionalidade e da luminária de referência. Os resultados da previsão (5.1 e 5.6) dependem de séries de outras cidades. E os de bancada (5.3) valem para o arranjo em escala reduzida.</w:t>
      </w:r>
    </w:p>
    <w:p w14:paraId="1C825570"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4F146FE5"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5E158599" w14:textId="77777777" w:rsidR="006B1E66" w:rsidRPr="000F5B8B" w:rsidRDefault="00CC3326">
      <w:pPr>
        <w:pStyle w:val="ListParagraph"/>
        <w:numPr>
          <w:ilvl w:val="0"/>
          <w:numId w:val="2"/>
        </w:numPr>
        <w:spacing w:after="120" w:line="360" w:lineRule="auto"/>
        <w:jc w:val="both"/>
        <w:rPr>
          <w:lang w:val="pt-BR"/>
        </w:rPr>
      </w:pPr>
      <w:r>
        <w:rPr>
          <w:lang w:val="pt-BR"/>
        </w:rPr>
        <w:t>Os dados públicos empregados são agregados e não são publicados em tempo real, conforme declarado em 3.5.</w:t>
      </w:r>
    </w:p>
    <w:p w14:paraId="7AB31D83" w14:textId="77777777" w:rsidR="006B1E66" w:rsidRPr="000F5B8B" w:rsidRDefault="00CC3326">
      <w:pPr>
        <w:pStyle w:val="ListParagraph"/>
        <w:numPr>
          <w:ilvl w:val="0"/>
          <w:numId w:val="2"/>
        </w:numPr>
        <w:spacing w:after="120" w:line="360" w:lineRule="auto"/>
        <w:jc w:val="both"/>
        <w:rPr>
          <w:lang w:val="pt-BR"/>
        </w:rPr>
      </w:pPr>
      <w:r>
        <w:rPr>
          <w:lang w:val="pt-BR"/>
        </w:rPr>
        <w:t xml:space="preserve">O envelope de decisão esperado é definido pelos autores onde não deriva de prescrição normativa, com a consequência exposta em 3.9. A </w:t>
      </w:r>
      <w:r>
        <w:rPr>
          <w:lang w:val="pt-BR"/>
        </w:rPr>
        <w:lastRenderedPageBreak/>
        <w:t>verificação do invariante de segurança não padece dessa limitação, por ter critério integralmente externo.</w:t>
      </w:r>
    </w:p>
    <w:p w14:paraId="4480301D"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04C29664"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7.1.</w:t>
      </w:r>
    </w:p>
    <w:p w14:paraId="3810233D" w14:textId="77777777" w:rsidR="00EB23B3" w:rsidRDefault="00355771">
      <w:pPr>
        <w:pStyle w:val="ListParagraph"/>
        <w:numPr>
          <w:ilvl w:val="0"/>
          <w:numId w:val="2"/>
        </w:numPr>
        <w:spacing w:after="120" w:line="360" w:lineRule="auto"/>
        <w:jc w:val="both"/>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5E24BBBE" w14:textId="77777777" w:rsidR="006B1E66" w:rsidRDefault="00CC3326">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Conjuntos distintos conduzem a classes e faixas admissíveis distintas. Em campo, um mesmo ponto de luz costuma iluminar a pista e a calçada, áreas de classes distintas; o piso aplicável seria o da classe mais exigente entre as atendidas, e a movimentação teria de considerar pedestres e veículos.</w:t>
      </w:r>
    </w:p>
    <w:p w14:paraId="42434708" w14:textId="77777777" w:rsidR="00540256" w:rsidRDefault="002E4A9C">
      <w:pPr>
        <w:pStyle w:val="ListParagraph"/>
        <w:numPr>
          <w:ilvl w:val="0"/>
          <w:numId w:val="2"/>
        </w:numPr>
        <w:spacing w:after="120" w:line="360" w:lineRule="auto"/>
        <w:jc w:val="both"/>
      </w:pPr>
      <w:r>
        <w:rPr>
          <w:lang w:val="pt-BR"/>
        </w:rPr>
        <w:t xml:space="preserve">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w:t>
      </w:r>
      <w:r>
        <w:rPr>
          <w:lang w:val="pt-BR"/>
        </w:rPr>
        <w:lastRenderedPageBreak/>
        <w:t>alteração da inferência, pela separação entre as camadas adaptativa e fixa descrita em 3.7.</w:t>
      </w:r>
    </w:p>
    <w:p w14:paraId="2A08E409"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3220F6DA"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ao passo que implantações de telegestão empregam predominantemente tecnologias de longo alcance e baixo consumo.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35AACAE9"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indisponibilidade de módulo pronto no mercado nacional em prazo compatível. A corrente do segmento varia com a tensão da fonte, e a estabilidade do fluxo fica condicionada à da fonte adotada.</w:t>
      </w:r>
    </w:p>
    <w:p w14:paraId="74370B95"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7.1.</w:t>
      </w:r>
    </w:p>
    <w:p w14:paraId="7EC44325" w14:textId="77777777" w:rsidR="006B1E66" w:rsidRPr="000F5B8B" w:rsidRDefault="00CC3326">
      <w:pPr>
        <w:pStyle w:val="ListParagraph"/>
        <w:numPr>
          <w:ilvl w:val="0"/>
          <w:numId w:val="2"/>
        </w:numPr>
        <w:spacing w:after="120" w:line="360" w:lineRule="auto"/>
        <w:jc w:val="both"/>
        <w:rPr>
          <w:lang w:val="pt-BR"/>
        </w:rPr>
      </w:pPr>
      <w:r>
        <w:rPr>
          <w:lang w:val="pt-BR"/>
        </w:rPr>
        <w:t xml:space="preserve">O modelo de previsão é treinado sobre série de contagem de pedestres de outra cidade, pela razão documentada em 3.6. Demonstra-se o </w:t>
      </w:r>
      <w:r>
        <w:rPr>
          <w:lang w:val="pt-BR"/>
        </w:rPr>
        <w:lastRenderedPageBreak/>
        <w:t>procedimento, e não o desempenho que o modelo teria sobre uma via paulistana, que depende de retreinamento sobre dados locais.</w:t>
      </w:r>
    </w:p>
    <w:p w14:paraId="4A50D18F" w14:textId="77777777" w:rsidR="00E01C3A" w:rsidRDefault="00CC3326">
      <w:pPr>
        <w:pStyle w:val="ListParagraph"/>
        <w:numPr>
          <w:ilvl w:val="0"/>
          <w:numId w:val="2"/>
        </w:numPr>
        <w:spacing w:after="120" w:line="360" w:lineRule="auto"/>
        <w:jc w:val="both"/>
        <w:rPr>
          <w:lang w:val="pt-BR"/>
        </w:rPr>
      </w:pPr>
      <w:r>
        <w:rPr>
          <w:lang w:val="pt-BR"/>
        </w:rPr>
        <w:t>O consumo de energia é estimado, e não medido. A estimativa deriva da potência declarada do módulo de luz e da trajetória de ciclo de trabalho 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7.1.</w:t>
      </w:r>
    </w:p>
    <w:p w14:paraId="1984432D"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7.1.</w:t>
      </w:r>
    </w:p>
    <w:p w14:paraId="0211E23A"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03208C7D" w14:textId="77777777" w:rsidR="00E0106C" w:rsidRDefault="00B442AC">
      <w:pPr>
        <w:pStyle w:val="ListParagraph"/>
        <w:numPr>
          <w:ilvl w:val="0"/>
          <w:numId w:val="2"/>
        </w:numPr>
        <w:spacing w:after="120" w:line="360" w:lineRule="auto"/>
        <w:jc w:val="both"/>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12BA3A7B" w14:textId="77777777" w:rsidR="00540256" w:rsidRDefault="002E4A9C">
      <w:pPr>
        <w:pStyle w:val="ListParagraph"/>
        <w:numPr>
          <w:ilvl w:val="0"/>
          <w:numId w:val="2"/>
        </w:numPr>
        <w:spacing w:after="120" w:line="360" w:lineRule="auto"/>
        <w:jc w:val="both"/>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D624B76" w14:textId="77777777" w:rsidR="00540256" w:rsidRDefault="002E4A9C">
      <w:pPr>
        <w:pStyle w:val="ListParagraph"/>
        <w:numPr>
          <w:ilvl w:val="0"/>
          <w:numId w:val="2"/>
        </w:numPr>
        <w:spacing w:after="120" w:line="360" w:lineRule="auto"/>
        <w:jc w:val="both"/>
      </w:pPr>
      <w:r>
        <w:rPr>
          <w:lang w:val="pt-BR"/>
        </w:rPr>
        <w:t xml:space="preserve">O cadastro municipal tem ruído — placas duplicadas, postes distantes de qualquer trecho, endereços em texto livre —, e a associação foi verificada </w:t>
      </w:r>
      <w:r>
        <w:rPr>
          <w:lang w:val="pt-BR"/>
        </w:rPr>
        <w:lastRenderedPageBreak/>
        <w:t>sobre um único recorte, de 16 trechos e 36 postes. A qualidade do cadastro em escala de parque não foi avaliada.</w:t>
      </w:r>
    </w:p>
    <w:p w14:paraId="0EF5A45D" w14:textId="77777777" w:rsidR="00732706" w:rsidRDefault="0098583F">
      <w:pPr>
        <w:pStyle w:val="ListParagraph"/>
        <w:numPr>
          <w:ilvl w:val="0"/>
          <w:numId w:val="2"/>
        </w:numPr>
        <w:spacing w:after="120" w:line="360" w:lineRule="auto"/>
        <w:jc w:val="both"/>
      </w:pPr>
      <w:r>
        <w:rPr>
          <w:lang w:val="pt-BR"/>
        </w:rPr>
        <w:t>A associação entre cada câmera e os trechos que ela observa é atribuída à plataforma e não foi construída nem verificada. Uma câmera que cubra mais de um trecho, ou apenas parte de um, afeta o volume publicado para ele; o tratamento desses casos figura na especificação de integração como requisito à plataforma, e não como resultado medido.</w:t>
      </w:r>
    </w:p>
    <w:p w14:paraId="00AF3170" w14:textId="77777777" w:rsidR="00540256" w:rsidRDefault="002E4A9C">
      <w:pPr>
        <w:pStyle w:val="ListParagraph"/>
        <w:numPr>
          <w:ilvl w:val="0"/>
          <w:numId w:val="2"/>
        </w:numPr>
        <w:spacing w:after="120" w:line="360" w:lineRule="auto"/>
        <w:jc w:val="both"/>
      </w:pPr>
      <w:r>
        <w:rPr>
          <w:lang w:val="pt-BR"/>
        </w:rPr>
        <w:t>Até acumular sete dias de volumes, a referência que normaliza a série de previsão de cada trecho é um valor inicial arbitrado, de cinco pessoas; nesse período, a previsão opera sobre escala não aprendida.</w:t>
      </w:r>
    </w:p>
    <w:p w14:paraId="5C085911" w14:textId="77777777" w:rsidR="00540256" w:rsidRDefault="002E4A9C">
      <w:pPr>
        <w:pStyle w:val="ListParagraph"/>
        <w:numPr>
          <w:ilvl w:val="0"/>
          <w:numId w:val="2"/>
        </w:numPr>
        <w:spacing w:after="120" w:line="360" w:lineRule="auto"/>
        <w:jc w:val="both"/>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474DBE7B" w14:textId="77777777" w:rsidR="002C2A03" w:rsidRDefault="008C03E9">
      <w:pPr>
        <w:pStyle w:val="ListParagraph"/>
        <w:numPr>
          <w:ilvl w:val="0"/>
          <w:numId w:val="2"/>
        </w:numPr>
        <w:spacing w:after="120" w:line="360" w:lineRule="auto"/>
        <w:jc w:val="both"/>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0C9157AB" w14:textId="77777777" w:rsidR="002C2A03" w:rsidRDefault="008C03E9">
      <w:pPr>
        <w:pStyle w:val="ListParagraph"/>
        <w:numPr>
          <w:ilvl w:val="0"/>
          <w:numId w:val="2"/>
        </w:numPr>
        <w:spacing w:after="120" w:line="360" w:lineRule="auto"/>
        <w:jc w:val="both"/>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3EDCEC93" w14:textId="77777777" w:rsidR="002C2A03" w:rsidRDefault="008C03E9">
      <w:pPr>
        <w:pStyle w:val="ListParagraph"/>
        <w:numPr>
          <w:ilvl w:val="0"/>
          <w:numId w:val="2"/>
        </w:numPr>
        <w:spacing w:after="120" w:line="360" w:lineRule="auto"/>
        <w:jc w:val="both"/>
      </w:pPr>
      <w:r>
        <w:rPr>
          <w:lang w:val="pt-BR"/>
        </w:rPr>
        <w:t>Com a publicação do volume a cada 5 min, um aumento súbito de movimentação só pesa na decisão na publicação seguinte; apenas a ocorrência é publicada na hora.</w:t>
      </w:r>
    </w:p>
    <w:p w14:paraId="3C6C98BF" w14:textId="77777777" w:rsidR="002C2A03" w:rsidRDefault="008C03E9">
      <w:pPr>
        <w:pStyle w:val="ListParagraph"/>
        <w:numPr>
          <w:ilvl w:val="0"/>
          <w:numId w:val="2"/>
        </w:numPr>
        <w:spacing w:after="120" w:line="360" w:lineRule="auto"/>
        <w:jc w:val="both"/>
      </w:pPr>
      <w:r>
        <w:rPr>
          <w:lang w:val="pt-BR"/>
        </w:rPr>
        <w:t>O sistema não detecta sozinho a degradação da contagem pela plataforma — câmera obstruída, chuva ou defeito. A previsão atua como segunda evidência, e o pior caso permanece dentro da faixa admitida pela norma (3.7).</w:t>
      </w:r>
    </w:p>
    <w:p w14:paraId="2D2CACF5" w14:textId="77777777" w:rsidR="002C2A03" w:rsidRDefault="008C03E9">
      <w:pPr>
        <w:pStyle w:val="ListParagraph"/>
        <w:numPr>
          <w:ilvl w:val="0"/>
          <w:numId w:val="2"/>
        </w:numPr>
        <w:spacing w:after="120" w:line="360" w:lineRule="auto"/>
        <w:jc w:val="both"/>
      </w:pPr>
      <w:r>
        <w:rPr>
          <w:lang w:val="pt-BR"/>
        </w:rPr>
        <w:lastRenderedPageBreak/>
        <w:t>Não houve teste de carga na escala do parque: a estimativa de cerca de 170 publicações por segundo para 50 mil câmeras é cálculo, e não medição.</w:t>
      </w:r>
    </w:p>
    <w:p>
      <w:pPr>
        <w:pStyle w:val="ListParagraph"/>
        <w:numPr>
          <w:ilvl w:val="0"/>
          <w:numId w:val="2"/>
        </w:numPr>
        <w:spacing w:after="120" w:line="360" w:lineRule="auto"/>
        <w:jc w:val="both"/>
      </w:pPr>
      <w:r>
        <w:rPr>
          <w:lang w:val="pt-BR"/>
        </w:rPr>
        <w:t xml:space="preserve">A cadência de comando, um a cada 5 s por ponto de luz, foi escolhida para a bancada: conduz a rampa de descida em passos pequenos e serve de sinal de vida ao failsafe do nó. Em escala de parque, com mais de seiscentos mil pontos, corresponderia a cerca de 120 mil comandos por segundo, além de uma decisão gravada por ponto a cada 5 s, volume cuja viabilidade não foi avaliada. Uma alternativa seria emitir comando apenas quando o nível muda, com sinal de vida mais espaçado e failsafe proporcionalmente mais longo, preservando no serviço o controle da taxa de decréscimo; essa variante não foi implementada nem testada.</w:t>
      </w:r>
    </w:p>
    <w:p w14:paraId="25F3F71E" w14:textId="77777777" w:rsidR="001A5FD5" w:rsidRDefault="002D2B91">
      <w:pPr>
        <w:pStyle w:val="ListParagraph"/>
        <w:numPr>
          <w:ilvl w:val="0"/>
          <w:numId w:val="2"/>
        </w:numPr>
        <w:spacing w:after="120" w:line="360" w:lineRule="auto"/>
        <w:jc w:val="both"/>
      </w:pPr>
      <w:r>
        <w:rPr>
          <w:lang w:val="pt-BR"/>
        </w:rPr>
        <w:t>Com a série horária adotada no treino, o modelo de previsão não se mostrou insubstituível no sistema: a média sazonal do próprio ponto produziu o mesmo déficit e energia equivalente (5.6). As regras leem a previsão em três faixas, a elevação do nível é imediata e a movimentação noturna é regular, de modo que o ganho de precisão do modelo raramente muda a decisão. O modelo foi, ademais, treinado para reduzir o erro médio, e não para acertar a faixa.</w:t>
      </w:r>
    </w:p>
    <w:p w14:paraId="1B5BF1A6" w14:textId="77777777" w:rsidR="001A5FD5" w:rsidRDefault="002D2B91">
      <w:pPr>
        <w:pStyle w:val="ListParagraph"/>
        <w:numPr>
          <w:ilvl w:val="0"/>
          <w:numId w:val="2"/>
        </w:numPr>
        <w:spacing w:after="120" w:line="360" w:lineRule="auto"/>
        <w:jc w:val="both"/>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3152262D" w14:textId="77777777" w:rsidR="001A5FD5" w:rsidRDefault="002D2B91">
      <w:pPr>
        <w:pStyle w:val="ListParagraph"/>
        <w:numPr>
          <w:ilvl w:val="0"/>
          <w:numId w:val="2"/>
        </w:numPr>
        <w:spacing w:after="120" w:line="360" w:lineRule="auto"/>
        <w:jc w:val="both"/>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os limiares de percepção empregados provêm de estudos em escritório, e não em via pública.</w:t>
      </w:r>
    </w:p>
    <w:p w14:paraId="378F6104" w14:textId="77777777" w:rsidR="001A5FD5" w:rsidRDefault="002D2B91">
      <w:pPr>
        <w:pStyle w:val="ListParagraph"/>
        <w:numPr>
          <w:ilvl w:val="0"/>
          <w:numId w:val="2"/>
        </w:numPr>
        <w:spacing w:after="120" w:line="360" w:lineRule="auto"/>
        <w:jc w:val="both"/>
      </w:pPr>
      <w:r>
        <w:rPr>
          <w:lang w:val="pt-BR"/>
        </w:rPr>
        <w:t>A avaliação dos componentes apoia-se em oito noites reais de uma série horária, em que o volume de 5 min repete o valor da hora, e em pares sintéticos de falha de contagem. O déficit em relação ao nível pedido adota o critério dos tercis, que é dos autores. A série de contagem por minuto de Melbourne só é publicada para as últimas 24 horas, e reunir histórico suficiente excedia o prazo de execução.</w:t>
      </w:r>
    </w:p>
    <w:p w14:paraId="1289BA09" w14:textId="77777777" w:rsidR="00461CFB" w:rsidRDefault="006F13C7">
      <w:pPr>
        <w:pStyle w:val="ListParagraph"/>
        <w:numPr>
          <w:ilvl w:val="0"/>
          <w:numId w:val="2"/>
        </w:numPr>
        <w:spacing w:after="120" w:line="360" w:lineRule="auto"/>
        <w:jc w:val="both"/>
      </w:pPr>
      <w:r>
        <w:rPr>
          <w:lang w:val="pt-BR"/>
        </w:rPr>
        <w:t>A plataforma de monitoramento não cobre todas as vias iluminadas. Em trecho sem câmera não há volume publicado, e o ponto de luz permanece no fluxo pleno, como hoje (3.7): não há risco, mas tampouco adaptação. O alcance da proposta fica limitado à área coberta, que não foi levantada.</w:t>
      </w:r>
    </w:p>
    <w:p>
      <w:pPr>
        <w:pStyle w:val="ListParagraph"/>
        <w:numPr>
          <w:ilvl w:val="0"/>
          <w:numId w:val="2"/>
        </w:numPr>
        <w:spacing w:after="120" w:line="360" w:lineRule="auto"/>
        <w:jc w:val="both"/>
      </w:pPr>
      <w:r>
        <w:rPr>
          <w:lang w:val="pt-BR"/>
        </w:rPr>
        <w:t xml:space="preserve">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48B2AE1B" w14:textId="77777777" w:rsidR="00E01C3A" w:rsidRDefault="00CC3326">
      <w:pPr>
        <w:pStyle w:val="Heading2"/>
        <w:spacing w:before="360" w:after="240" w:line="360" w:lineRule="auto"/>
        <w:rPr>
          <w:lang w:val="pt-BR"/>
        </w:rPr>
      </w:pPr>
      <w:bookmarkStart w:id="71" w:name="_Toc241792063"/>
      <w:r>
        <w:rPr>
          <w:lang w:val="pt-BR"/>
        </w:rPr>
        <w:lastRenderedPageBreak/>
        <w:t>6.4 Implicações dos resultados</w:t>
      </w:r>
      <w:bookmarkEnd w:id="71"/>
    </w:p>
    <w:p w14:paraId="09CE1C8D"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4329FF6D" w14:textId="77777777" w:rsidR="00E01C3A" w:rsidRDefault="00CC3326">
      <w:pPr>
        <w:pStyle w:val="Heading1"/>
        <w:pageBreakBefore/>
        <w:spacing w:before="480" w:after="280" w:line="360" w:lineRule="auto"/>
        <w:rPr>
          <w:lang w:val="pt-BR"/>
        </w:rPr>
      </w:pPr>
      <w:bookmarkStart w:id="72" w:name="_Toc241792064"/>
      <w:r>
        <w:rPr>
          <w:lang w:val="pt-BR"/>
        </w:rPr>
        <w:lastRenderedPageBreak/>
        <w:t>7 CONCLUSÕES</w:t>
      </w:r>
      <w:bookmarkEnd w:id="72"/>
    </w:p>
    <w:p w14:paraId="3D38C6E6"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46333847" w14:textId="77777777" w:rsidR="00E01C3A" w:rsidRDefault="00CC3326">
      <w:pPr>
        <w:pStyle w:val="Heading2"/>
        <w:spacing w:before="360" w:after="240" w:line="360" w:lineRule="auto"/>
        <w:rPr>
          <w:lang w:val="pt-BR"/>
        </w:rPr>
      </w:pPr>
      <w:bookmarkStart w:id="73" w:name="_Toc241792065"/>
      <w:r>
        <w:rPr>
          <w:lang w:val="pt-BR"/>
        </w:rPr>
        <w:t>7.1 Recomendações</w:t>
      </w:r>
      <w:bookmarkEnd w:id="73"/>
    </w:p>
    <w:p w14:paraId="3602C3A6"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23189890"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(4.7.1).</w:t>
      </w:r>
    </w:p>
    <w:p w14:paraId="01A19D50"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301CC71A"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6.3).</w:t>
      </w:r>
    </w:p>
    <w:p w14:paraId="5B0EFD66" w14:textId="77777777" w:rsidR="004A7735" w:rsidRDefault="007F0308">
      <w:pPr>
        <w:pStyle w:val="ListParagraph"/>
        <w:numPr>
          <w:ilvl w:val="0"/>
          <w:numId w:val="2"/>
        </w:numPr>
        <w:spacing w:after="120" w:line="360" w:lineRule="auto"/>
        <w:jc w:val="both"/>
      </w:pPr>
      <w:r>
        <w:rPr>
          <w:lang w:val="pt-BR"/>
        </w:rPr>
        <w:t>Estender o modelo a pontos de luz que atendem mais de uma classe — pista e calçada —, com o piso da classe mais exigente e com a movimentação de pedestres e de veículos (3.7 e 6.3).</w:t>
      </w:r>
    </w:p>
    <w:p w14:paraId="691C05EF"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731C9C1B"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6.3).</w:t>
      </w:r>
    </w:p>
    <w:p w14:paraId="2B9DA26F"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(6.3).</w:t>
      </w:r>
    </w:p>
    <w:p w14:paraId="596D4215"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4F8CFD97" w14:textId="77777777" w:rsidR="001A5FD5" w:rsidRDefault="002D2B91">
      <w:pPr>
        <w:pStyle w:val="ListParagraph"/>
        <w:numPr>
          <w:ilvl w:val="0"/>
          <w:numId w:val="2"/>
        </w:numPr>
        <w:spacing w:after="120" w:line="360" w:lineRule="auto"/>
        <w:jc w:val="both"/>
      </w:pPr>
      <w:r>
        <w:rPr>
          <w:lang w:val="pt-BR"/>
        </w:rPr>
        <w:lastRenderedPageBreak/>
        <w:t>Treinar e operar a camada de previsão com série sub-horária, no período de publicação da interface, e avaliar o efeito no ciclo completo de decisão (3.6, 5.6 e 6.3).</w:t>
      </w:r>
    </w:p>
    <w:p w14:paraId="6EE95B26" w14:textId="77777777" w:rsidR="001A5FD5" w:rsidRDefault="002D2B91">
      <w:pPr>
        <w:pStyle w:val="ListParagraph"/>
        <w:numPr>
          <w:ilvl w:val="0"/>
          <w:numId w:val="2"/>
        </w:numPr>
        <w:spacing w:after="120" w:line="360" w:lineRule="auto"/>
        <w:jc w:val="both"/>
      </w:pPr>
      <w:r>
        <w:rPr>
          <w:lang w:val="pt-BR"/>
        </w:rPr>
        <w:t>Treinar o modelo de previsão para o que a decisão usa — a faixa de movimentação, ou um quantil superior do nível —, em lugar do erro médio (6.3).</w:t>
      </w:r>
    </w:p>
    <w:p w14:paraId="095AC415"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(6.3).</w:t>
      </w:r>
    </w:p>
    <w:p w14:paraId="7A211618"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6.3).</w:t>
      </w:r>
    </w:p>
    <w:p w14:paraId="625986F6" w14:textId="77777777" w:rsidR="00E01C3A" w:rsidRDefault="00CC3326">
      <w:pPr>
        <w:pStyle w:val="Heading1"/>
        <w:pageBreakBefore/>
        <w:spacing w:before="480" w:after="280" w:line="360" w:lineRule="auto"/>
        <w:jc w:val="center"/>
        <w:rPr>
          <w:lang w:val="pt-BR"/>
        </w:rPr>
      </w:pPr>
      <w:bookmarkStart w:id="74" w:name="_Toc241792066"/>
      <w:r>
        <w:rPr>
          <w:lang w:val="pt-BR"/>
        </w:rPr>
        <w:lastRenderedPageBreak/>
        <w:t>REFERÊNCIAS</w:t>
      </w:r>
      <w:bookmarkEnd w:id="74"/>
    </w:p>
    <w:p w14:paraId="1F9B691B"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281BED34"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5267A6CD" w14:textId="77777777" w:rsidR="00540256" w:rsidRDefault="002E4A9C">
      <w:pPr>
        <w:spacing w:after="240"/>
      </w:pPr>
      <w:r>
        <w:rPr>
          <w:lang w:val="pt-BR"/>
        </w:rPr>
        <w:t>AMERICAN NATIONAL STANDARDS INSTITUTE. ANSI C136.41-2013: American National Standard for Roadway and Area Lighting Equipment – Dimming Control Between an External Locking Type Photocontrol and Ballast or Driver. Rosslyn: National Electrical Manufacturers Association, 2013.</w:t>
      </w:r>
    </w:p>
    <w:p w14:paraId="6D76E82D" w14:textId="77777777" w:rsidR="006B1E66" w:rsidRDefault="00CC3326">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05B60129"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32572A48"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4FDE253"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2AE05FA6"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7CC22071"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3E6397A5"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0DBD73E1"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38133789"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54465078" w14:textId="77777777" w:rsidR="006B1E66" w:rsidRDefault="00CC3326">
      <w:pPr>
        <w:spacing w:after="240"/>
      </w:pPr>
      <w:r>
        <w:t xml:space="preserve">CATLETT, Charlie E.; BECKMAN, Peter H.; SANKARAN, Rajesh; GALVIN, Kate Keahey. Array of Things: a scientific research instrument in the public way – platform design and early lessons learned. In: INTERNATIONAL WORKSHOP ON SCIENCE OF SMART CITY OPERATIONS AND PLATFORMS ENGINEERING, 2., 2017, Pittsburgh. </w:t>
      </w:r>
      <w:r>
        <w:rPr>
          <w:b/>
          <w:bCs/>
        </w:rPr>
        <w:t>Proceedings [...]</w:t>
      </w:r>
      <w:r>
        <w:t>. New York: ACM, 2017. p. 26-33. DOI: 10.1145/3063386.3063771.</w:t>
      </w:r>
    </w:p>
    <w:p w14:paraId="2889F34C"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4F476D12"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023029CE"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0CC06449" w14:textId="77777777" w:rsidR="006B1E66" w:rsidRPr="000F5B8B" w:rsidRDefault="00CC3326">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4BD3EA96"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1BDB5174"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47D098F2"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28885288"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10D30459"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0A5A951D" w14:textId="77777777" w:rsidR="00E01C3A" w:rsidRDefault="00CC3326">
      <w:pPr>
        <w:spacing w:after="240"/>
        <w:rPr>
          <w:lang w:val="pt-BR"/>
        </w:rPr>
      </w:pPr>
      <w:r>
        <w:rPr>
          <w:lang w:val="pt-BR"/>
        </w:rPr>
        <w:t xml:space="preserve">INSTITUTO NACIONAL DE METROLOGIA, QUALIDADE E TECNOLOGIA. </w:t>
      </w:r>
      <w:r>
        <w:rPr>
          <w:b/>
          <w:bCs/>
          <w:lang w:val="pt-BR"/>
        </w:rPr>
        <w:t>Portaria nº 62, de 3 de março de 2022</w:t>
      </w:r>
      <w:r>
        <w:rPr>
          <w:lang w:val="pt-BR"/>
        </w:rPr>
        <w:t>: aprova o regulamento técnico da qualidade e os requisitos de avaliação da conformidade para luminárias para iluminação pública viária. Brasília: Inmetro, 2022a.</w:t>
      </w:r>
    </w:p>
    <w:p w14:paraId="501737A6"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25BECB66"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238DD7B5"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1398F174"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6D73B98B"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0BA1F180" w14:textId="77777777" w:rsidR="006B1E66" w:rsidRPr="000F5B8B" w:rsidRDefault="00CC3326">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5EBA7378"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31ECB6BC"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612B129A"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Pr>
          <w:b/>
          <w:bCs/>
        </w:rPr>
        <w:t>Mosaico</w:t>
      </w:r>
      <w:r>
        <w:t>, v. 17, n. 27, e1727202546, 2025. DOI: 10.12660/rm.v17n27.2025.92355.</w:t>
      </w:r>
    </w:p>
    <w:p w14:paraId="4C7582A6"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5321F8F0"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5957F8D6" w14:textId="77777777" w:rsidR="006B1E66" w:rsidRPr="000F5B8B" w:rsidRDefault="00CC3326">
      <w:pPr>
        <w:spacing w:after="240"/>
        <w:rPr>
          <w:lang w:val="pt-BR"/>
        </w:rPr>
      </w:pPr>
      <w:r>
        <w:rPr>
          <w:lang w:val="pt-BR"/>
        </w:rPr>
        <w:t xml:space="preserve">REIA, Jess; CRUZ, Luã. Cidades inteligentes no Brasil: conexões entre poder corporativo, direitos e engajamento cívico. </w:t>
      </w:r>
      <w:r>
        <w:rPr>
          <w:b/>
          <w:bCs/>
          <w:lang w:val="pt-BR"/>
        </w:rPr>
        <w:t>Cadernos Metrópole</w:t>
      </w:r>
      <w:r>
        <w:rPr>
          <w:lang w:val="pt-BR"/>
        </w:rPr>
        <w:t>, v. 25, n. 57, p. 467-490, 2023. DOI: 10.1590/2236-9996.2023-5705.</w:t>
      </w:r>
    </w:p>
    <w:p w14:paraId="1EF207EE"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4626F54D" w14:textId="77777777" w:rsidR="006B1E66" w:rsidRDefault="00CC3326">
      <w:pPr>
        <w:spacing w:after="240"/>
      </w:pPr>
      <w:r>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5F9D5B85" w14:textId="77777777" w:rsidR="006B1E66" w:rsidRPr="000F5B8B" w:rsidRDefault="00CC3326">
      <w:pPr>
        <w:spacing w:after="240"/>
        <w:rPr>
          <w:lang w:val="pt-BR"/>
        </w:rPr>
      </w:pPr>
      <w:r>
        <w:t xml:space="preserve">SANCHEZ, Luis; MUÑOZ, Luis; GALACHE, José Antonio; SOTRES, Pablo; SANTANA, Juan R.; GUTIERREZ, Veronica; RAMDHANY, Rasheed; GLUHAK, Alex; KRCO, Srdjan; THEODORIDIS, Evangelos; PFISTERER, Dennis. SmartSantander: IoT experimentation over a smart city testbed. </w:t>
      </w:r>
      <w:r>
        <w:rPr>
          <w:b/>
          <w:bCs/>
        </w:rPr>
        <w:t>Computer Networks</w:t>
      </w:r>
      <w:r>
        <w:t xml:space="preserve">, v. 61, p. 217-238, 2014. </w:t>
      </w:r>
      <w:r>
        <w:rPr>
          <w:lang w:val="pt-BR"/>
        </w:rPr>
        <w:t>DOI: 10.1016/j.bjp.2013.12.020.</w:t>
      </w:r>
    </w:p>
    <w:p w14:paraId="32CCE146" w14:textId="77777777" w:rsidR="006B1E66" w:rsidRPr="000F5B8B" w:rsidRDefault="00CC3326">
      <w:pPr>
        <w:spacing w:after="240"/>
        <w:rPr>
          <w:lang w:val="pt-BR"/>
        </w:rPr>
      </w:pPr>
      <w:r>
        <w:rPr>
          <w:lang w:val="pt-BR"/>
        </w:rPr>
        <w:t xml:space="preserve">SÃO PAULO (Município). </w:t>
      </w:r>
      <w:r>
        <w:rPr>
          <w:b/>
          <w:bCs/>
          <w:lang w:val="pt-BR"/>
        </w:rPr>
        <w:t xml:space="preserve">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78EAF9BE" w14:textId="77777777" w:rsidR="006B1E66" w:rsidRPr="000F5B8B" w:rsidRDefault="00CC3326">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697BDA84" w14:textId="77777777" w:rsidR="006B1E66" w:rsidRPr="000F5B8B" w:rsidRDefault="00CC3326">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w:t>
      </w:r>
      <w:r>
        <w:rPr>
          <w:lang w:val="pt-BR"/>
        </w:rPr>
        <w:lastRenderedPageBreak/>
        <w:t>assina-contrato-com-consorcio-responsavel-pela-modernizacao-da-iluminacao-publica. Acesso em: 12 set. 2026.</w:t>
      </w:r>
    </w:p>
    <w:p w14:paraId="4F7AFAC1"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BF2A12B" w14:textId="77777777" w:rsidR="006B1E66" w:rsidRPr="000F5B8B" w:rsidRDefault="00CC3326">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661DCD67" w14:textId="77777777" w:rsidR="006B1E66" w:rsidRPr="000F5B8B" w:rsidRDefault="00CC3326">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205DE001" w14:textId="77777777" w:rsidR="006B1E66" w:rsidRPr="000F5B8B" w:rsidRDefault="00CC3326">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4C675C4E" w14:textId="77777777" w:rsidR="00540256" w:rsidRDefault="002E4A9C">
      <w:pPr>
        <w:spacing w:after="240"/>
      </w:pPr>
      <w:r>
        <w:rPr>
          <w:lang w:val="pt-BR"/>
        </w:rPr>
        <w:t>SÃO PAULO (Município).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344D034A" w14:textId="77777777" w:rsidR="006B1E66" w:rsidRPr="000F5B8B" w:rsidRDefault="00CC3326">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0983F764" w14:textId="77777777" w:rsidR="006B1E66" w:rsidRPr="00CE1B46" w:rsidRDefault="00CC3326">
      <w:pPr>
        <w:spacing w:after="240"/>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t>Acesso em: 12 set. 2026.</w:t>
      </w:r>
    </w:p>
    <w:p w14:paraId="26B67213" w14:textId="77777777" w:rsidR="00540256" w:rsidRDefault="002E4A9C">
      <w:pPr>
        <w:spacing w:after="240"/>
      </w:pPr>
      <w:r>
        <w:rPr>
          <w:lang w:val="pt-BR"/>
        </w:rPr>
        <w:t>SÃO PAULO (Município).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404305F7" w14:textId="77777777" w:rsidR="00540256" w:rsidRDefault="002E4A9C">
      <w:pPr>
        <w:spacing w:after="240"/>
      </w:pPr>
      <w:r>
        <w:rPr>
          <w:lang w:val="pt-BR"/>
        </w:rPr>
        <w:t>SÃO PAULO (Município). GeoSampa: camadas de iluminação pública e de segmentos de logradouro, serviço de feições geográficas (WFS). São Paulo: Prefeitura do Município de São Paulo, 2026c. Disponível em: https://wfs.geosampa.prefeitura.sp.gov.br/geoserver/geoportal/wfs. Acesso em: 27 set. 2026.</w:t>
      </w:r>
    </w:p>
    <w:p w14:paraId="66489E02" w14:textId="77777777" w:rsidR="00461CFB" w:rsidRDefault="006F13C7">
      <w:pPr>
        <w:spacing w:after="240"/>
      </w:pPr>
      <w:r>
        <w:rPr>
          <w:lang w:val="pt-BR"/>
        </w:rPr>
        <w:t>SHIKAKURA, Tomoaki; MORIKAWA, Hiroyuki; NAKAMURA, Yoshiki. Perception of lighting fluctuation in office lighting environment. Journal of Light &amp; Visual Environment, v. 27, n. 2, p. 75-82, 2003. DOI: 10.2150/jlve.27.75.</w:t>
      </w:r>
    </w:p>
    <w:p w14:paraId="0AE2A54C" w14:textId="77777777" w:rsidR="001A5FD5" w:rsidRDefault="002D2B91">
      <w:pPr>
        <w:spacing w:after="240"/>
      </w:pPr>
      <w:r>
        <w:rPr>
          <w:lang w:val="pt-BR"/>
        </w:rPr>
        <w:t>STADT ZÜRICH. Daten der automatischen Fussgänger- und Velozählung: Viertelstundenwerte. Zürich: Open Data Zürich, 2026. Conjunto de dados. Disponível em: https://data.stadt-zuerich.ch/dataset/ted_taz_verkehrszaehlungen_werte_fussgaenger_velo. Acesso em: 30 set. 2026.</w:t>
      </w:r>
    </w:p>
    <w:p w14:paraId="33EBFDAC" w14:textId="77777777" w:rsidR="00540256" w:rsidRDefault="002E4A9C">
      <w:pPr>
        <w:spacing w:after="240"/>
      </w:pPr>
      <w:r>
        <w:rPr>
          <w:lang w:val="pt-BR"/>
        </w:rPr>
        <w:t>TALQ CONSORTIUM. TALQ Smart City Protocol: specification version 2.7.1. [S. l.]: TALQ Consortium, 16 abr. 2026. Disponível em: https://github.com/TALQ-consortium/TALQ_specification. Acesso em: 27 set. 2026.</w:t>
      </w:r>
    </w:p>
    <w:p w14:paraId="7F6F77A3" w14:textId="77777777" w:rsidR="006B1E66" w:rsidRDefault="00CC3326">
      <w:pPr>
        <w:spacing w:after="240"/>
      </w:pPr>
      <w:r>
        <w:t xml:space="preserve">ZADEH, Lotfi A. Fuzzy sets. </w:t>
      </w:r>
      <w:r>
        <w:rPr>
          <w:b/>
          <w:bCs/>
        </w:rPr>
        <w:t>Information and Control</w:t>
      </w:r>
      <w:r>
        <w:t>, v. 8, n. 3, p. 338-353, 1965.</w:t>
      </w:r>
    </w:p>
    <w:p w14:paraId="724DA558" w14:textId="77777777" w:rsidR="00E01C3A" w:rsidRDefault="00CC3326">
      <w:pPr>
        <w:pStyle w:val="Heading1"/>
        <w:pageBreakBefore/>
        <w:spacing w:before="480" w:after="280" w:line="360" w:lineRule="auto"/>
        <w:jc w:val="center"/>
        <w:rPr>
          <w:lang w:val="pt-BR"/>
        </w:rPr>
      </w:pPr>
      <w:bookmarkStart w:id="75" w:name="_Toc241792067"/>
      <w:r>
        <w:rPr>
          <w:lang w:val="pt-BR"/>
        </w:rPr>
        <w:lastRenderedPageBreak/>
        <w:t>APÊNDICE A — DECLARAÇÃO DE USO DE FERRAMENTAS DE INTELIGÊNCIA ARTIFICIAL GENERATIVA</w:t>
      </w:r>
      <w:bookmarkEnd w:id="75"/>
    </w:p>
    <w:p w14:paraId="27CD07FF" w14:textId="77777777" w:rsidR="00E01C3A" w:rsidRDefault="00CC3326">
      <w:pPr>
        <w:spacing w:before="280" w:after="140" w:line="360" w:lineRule="auto"/>
        <w:jc w:val="both"/>
        <w:rPr>
          <w:b/>
          <w:bCs/>
          <w:lang w:val="pt-BR"/>
        </w:rPr>
      </w:pPr>
      <w:r>
        <w:rPr>
          <w:b/>
          <w:bCs/>
          <w:lang w:val="pt-BR"/>
        </w:rPr>
        <w:t>1 Identificação</w:t>
      </w:r>
    </w:p>
    <w:p w14:paraId="7FB8922E"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66CCF907" w14:textId="77777777" w:rsidR="00101C02" w:rsidRDefault="00CC3326">
      <w:pPr>
        <w:spacing w:after="120" w:line="360" w:lineRule="auto"/>
        <w:jc w:val="both"/>
        <w:rPr>
          <w:lang w:val="pt-BR"/>
        </w:rPr>
      </w:pPr>
      <w:r>
        <w:rPr>
          <w:lang w:val="pt-BR"/>
        </w:rPr>
        <w:t xml:space="preserve">Autores: </w:t>
      </w:r>
    </w:p>
    <w:p w14:paraId="607A675E" w14:textId="77777777" w:rsidR="00101C02" w:rsidRDefault="00CC3326">
      <w:pPr>
        <w:spacing w:after="120" w:line="360" w:lineRule="auto"/>
        <w:jc w:val="both"/>
        <w:rPr>
          <w:lang w:val="pt-BR"/>
        </w:rPr>
      </w:pPr>
      <w:r>
        <w:rPr>
          <w:lang w:val="pt-BR"/>
        </w:rPr>
        <w:t xml:space="preserve">Bruno Bonavigo Dacal, RA N309EC4, CPF _____._____._____-___; </w:t>
      </w:r>
    </w:p>
    <w:p w14:paraId="52DC7B95" w14:textId="77777777" w:rsidR="00101C02" w:rsidRDefault="00CC3326">
      <w:pPr>
        <w:spacing w:after="120" w:line="360" w:lineRule="auto"/>
        <w:jc w:val="both"/>
        <w:rPr>
          <w:lang w:val="pt-BR"/>
        </w:rPr>
      </w:pPr>
      <w:r>
        <w:rPr>
          <w:lang w:val="pt-BR"/>
        </w:rPr>
        <w:t xml:space="preserve">Lucas de Araujo Vergara, RA N090758, CPF _____._____._____-___; </w:t>
      </w:r>
    </w:p>
    <w:p w14:paraId="6F7DD553" w14:textId="77777777" w:rsidR="00E01C3A" w:rsidRDefault="00CC3326">
      <w:pPr>
        <w:spacing w:after="120" w:line="360" w:lineRule="auto"/>
        <w:jc w:val="both"/>
        <w:rPr>
          <w:lang w:val="pt-BR"/>
        </w:rPr>
      </w:pPr>
      <w:r>
        <w:rPr>
          <w:lang w:val="pt-BR"/>
        </w:rPr>
        <w:t>Vitor Oliveira dos Santos, RA N083DG1, CPF _____._____._____-___.</w:t>
      </w:r>
    </w:p>
    <w:p w14:paraId="496DB4F5" w14:textId="77777777" w:rsidR="00E01C3A" w:rsidRDefault="00CC3326">
      <w:pPr>
        <w:spacing w:after="120" w:line="360" w:lineRule="auto"/>
        <w:jc w:val="both"/>
        <w:rPr>
          <w:lang w:val="pt-BR"/>
        </w:rPr>
      </w:pPr>
      <w:r>
        <w:rPr>
          <w:lang w:val="pt-BR"/>
        </w:rPr>
        <w:t>Curso: Bacharelado em Ciência da Computação — Universidade Paulista (UNIP).</w:t>
      </w:r>
    </w:p>
    <w:p w14:paraId="10C3F2C0" w14:textId="77777777" w:rsidR="00E01C3A" w:rsidRDefault="00CC3326">
      <w:pPr>
        <w:spacing w:after="120" w:line="360" w:lineRule="auto"/>
        <w:jc w:val="both"/>
        <w:rPr>
          <w:lang w:val="pt-BR"/>
        </w:rPr>
      </w:pPr>
      <w:r>
        <w:rPr>
          <w:lang w:val="pt-BR"/>
        </w:rPr>
        <w:t>Orientador: Prof. Marco Gomes.</w:t>
      </w:r>
    </w:p>
    <w:p w14:paraId="484457C3" w14:textId="77777777" w:rsidR="00E01C3A" w:rsidRDefault="00CC3326">
      <w:pPr>
        <w:spacing w:before="280" w:after="140" w:line="360" w:lineRule="auto"/>
        <w:jc w:val="both"/>
        <w:rPr>
          <w:b/>
          <w:bCs/>
          <w:lang w:val="pt-BR"/>
        </w:rPr>
      </w:pPr>
      <w:r>
        <w:rPr>
          <w:b/>
          <w:bCs/>
          <w:lang w:val="pt-BR"/>
        </w:rPr>
        <w:t>2 Natureza do uso</w:t>
      </w:r>
    </w:p>
    <w:p w14:paraId="00E7AD88"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52F8FE24" w14:textId="77777777" w:rsidR="00E01C3A" w:rsidRDefault="00CC3326">
      <w:pPr>
        <w:spacing w:after="120" w:line="360" w:lineRule="auto"/>
        <w:jc w:val="both"/>
        <w:rPr>
          <w:lang w:val="pt-BR"/>
        </w:rPr>
      </w:pPr>
      <w:r>
        <w:rPr>
          <w:lang w:val="pt-BR"/>
        </w:rPr>
        <w:t>(  X  ) Houve utilização de ferramentas de Inteligência Artificial Generativa, detalhada no Quadro 21.</w:t>
      </w:r>
    </w:p>
    <w:p w14:paraId="353A8CB6" w14:textId="77777777" w:rsidR="00E01C3A" w:rsidRDefault="00CC3326">
      <w:pPr>
        <w:keepNext/>
        <w:spacing w:before="260" w:after="130"/>
        <w:rPr>
          <w:lang w:val="pt-BR"/>
        </w:rPr>
      </w:pPr>
      <w:r>
        <w:rPr>
          <w:sz w:val="20"/>
          <w:szCs w:val="20"/>
          <w:lang w:val="pt-BR"/>
        </w:rPr>
        <w:t>Quadro 21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E1B46" w14:paraId="022BFFF3" w14:textId="77777777" w:rsidTr="00101C02">
        <w:trPr>
          <w:tblHeader/>
        </w:trPr>
        <w:tc>
          <w:tcPr>
            <w:tcW w:w="1693" w:type="dxa"/>
            <w:shd w:val="clear" w:color="auto" w:fill="EDEDED"/>
            <w:tcMar>
              <w:top w:w="70" w:type="dxa"/>
              <w:left w:w="90" w:type="dxa"/>
              <w:bottom w:w="70" w:type="dxa"/>
              <w:right w:w="90" w:type="dxa"/>
            </w:tcMar>
          </w:tcPr>
          <w:p w14:paraId="2234FB0F"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6590393A"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68F04A8C"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6568CCF3"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008B7C4B" w14:textId="77777777" w:rsidR="00E01C3A" w:rsidRPr="00CE1B46" w:rsidRDefault="00CC3326">
            <w:pPr>
              <w:rPr>
                <w:lang w:val="pt-BR"/>
              </w:rPr>
            </w:pPr>
            <w:r>
              <w:rPr>
                <w:b/>
                <w:bCs/>
                <w:sz w:val="20"/>
                <w:szCs w:val="20"/>
                <w:lang w:val="pt-BR"/>
              </w:rPr>
              <w:t>Nível de intervenção humana pós-geração (%)</w:t>
            </w:r>
          </w:p>
        </w:tc>
      </w:tr>
      <w:tr w:rsidR="00E01C3A" w14:paraId="4DEDBA26" w14:textId="77777777" w:rsidTr="00101C02">
        <w:tc>
          <w:tcPr>
            <w:tcW w:w="1693" w:type="dxa"/>
            <w:tcMar>
              <w:top w:w="70" w:type="dxa"/>
              <w:left w:w="90" w:type="dxa"/>
              <w:bottom w:w="70" w:type="dxa"/>
              <w:right w:w="90" w:type="dxa"/>
            </w:tcMar>
          </w:tcPr>
          <w:p w14:paraId="6D06B15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4CD63E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7F5131" w14:textId="77777777" w:rsidR="00E01C3A" w:rsidRDefault="00CC3326">
            <w:r>
              <w:rPr>
                <w:sz w:val="20"/>
                <w:szCs w:val="20"/>
              </w:rPr>
              <w:t>Todo o documento</w:t>
            </w:r>
          </w:p>
        </w:tc>
        <w:tc>
          <w:tcPr>
            <w:tcW w:w="2672" w:type="dxa"/>
            <w:tcMar>
              <w:top w:w="70" w:type="dxa"/>
              <w:left w:w="90" w:type="dxa"/>
              <w:bottom w:w="70" w:type="dxa"/>
              <w:right w:w="90" w:type="dxa"/>
            </w:tcMar>
          </w:tcPr>
          <w:p w14:paraId="1D5A9354"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36D2BEC7" w14:textId="77777777" w:rsidR="00E01C3A" w:rsidRDefault="00CC3326">
            <w:r>
              <w:rPr>
                <w:sz w:val="20"/>
                <w:szCs w:val="20"/>
              </w:rPr>
              <w:t>_____</w:t>
            </w:r>
          </w:p>
        </w:tc>
      </w:tr>
      <w:tr w:rsidR="00E01C3A" w14:paraId="7E1B5E17" w14:textId="77777777" w:rsidTr="00101C02">
        <w:tc>
          <w:tcPr>
            <w:tcW w:w="1693" w:type="dxa"/>
            <w:tcMar>
              <w:top w:w="70" w:type="dxa"/>
              <w:left w:w="90" w:type="dxa"/>
              <w:bottom w:w="70" w:type="dxa"/>
              <w:right w:w="90" w:type="dxa"/>
            </w:tcMar>
          </w:tcPr>
          <w:p w14:paraId="340B2630"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AC4C5DF" w14:textId="77777777" w:rsidR="00E01C3A" w:rsidRPr="00CE1B46" w:rsidRDefault="00CC3326">
            <w:pPr>
              <w:rPr>
                <w:lang w:val="pt-BR"/>
              </w:rPr>
            </w:pPr>
            <w:r>
              <w:rPr>
                <w:sz w:val="20"/>
                <w:szCs w:val="20"/>
                <w:lang w:val="pt-BR"/>
              </w:rPr>
              <w:t xml:space="preserve">claude-opus-5 e claude-opus-5-5, </w:t>
            </w:r>
            <w:r>
              <w:rPr>
                <w:sz w:val="20"/>
                <w:szCs w:val="20"/>
                <w:lang w:val="pt-BR"/>
              </w:rPr>
              <w:lastRenderedPageBreak/>
              <w:t>modo de esforço estendido</w:t>
            </w:r>
          </w:p>
        </w:tc>
        <w:tc>
          <w:tcPr>
            <w:tcW w:w="1626" w:type="dxa"/>
            <w:tcMar>
              <w:top w:w="70" w:type="dxa"/>
              <w:left w:w="90" w:type="dxa"/>
              <w:bottom w:w="70" w:type="dxa"/>
              <w:right w:w="90" w:type="dxa"/>
            </w:tcMar>
          </w:tcPr>
          <w:p w14:paraId="59E7CBF5" w14:textId="77777777" w:rsidR="00E01C3A" w:rsidRDefault="00CC3326">
            <w:r>
              <w:rPr>
                <w:sz w:val="20"/>
                <w:szCs w:val="20"/>
              </w:rPr>
              <w:lastRenderedPageBreak/>
              <w:t>Figuras 1 e 2</w:t>
            </w:r>
          </w:p>
        </w:tc>
        <w:tc>
          <w:tcPr>
            <w:tcW w:w="2672" w:type="dxa"/>
            <w:tcMar>
              <w:top w:w="70" w:type="dxa"/>
              <w:left w:w="90" w:type="dxa"/>
              <w:bottom w:w="70" w:type="dxa"/>
              <w:right w:w="90" w:type="dxa"/>
            </w:tcMar>
          </w:tcPr>
          <w:p w14:paraId="2C886EF1" w14:textId="77777777" w:rsidR="00E01C3A" w:rsidRPr="00CE1B46" w:rsidRDefault="00CC3326">
            <w:pPr>
              <w:rPr>
                <w:lang w:val="pt-BR"/>
              </w:rPr>
            </w:pPr>
            <w:r>
              <w:rPr>
                <w:sz w:val="20"/>
                <w:szCs w:val="20"/>
                <w:lang w:val="pt-BR"/>
              </w:rPr>
              <w:t xml:space="preserve">Geração dos diagramas de arquitetura e de entidade-relacionamento por script </w:t>
            </w:r>
            <w:r>
              <w:rPr>
                <w:sz w:val="20"/>
                <w:szCs w:val="20"/>
                <w:lang w:val="pt-BR"/>
              </w:rPr>
              <w:lastRenderedPageBreak/>
              <w:t>Python, a partir da especificação definida pelos autores</w:t>
            </w:r>
          </w:p>
        </w:tc>
        <w:tc>
          <w:tcPr>
            <w:tcW w:w="1645" w:type="dxa"/>
            <w:tcMar>
              <w:top w:w="70" w:type="dxa"/>
              <w:left w:w="90" w:type="dxa"/>
              <w:bottom w:w="70" w:type="dxa"/>
              <w:right w:w="90" w:type="dxa"/>
            </w:tcMar>
          </w:tcPr>
          <w:p w14:paraId="0914CD79" w14:textId="77777777" w:rsidR="00E01C3A" w:rsidRDefault="00CC3326">
            <w:r>
              <w:rPr>
                <w:sz w:val="20"/>
                <w:szCs w:val="20"/>
              </w:rPr>
              <w:lastRenderedPageBreak/>
              <w:t>_____</w:t>
            </w:r>
          </w:p>
        </w:tc>
      </w:tr>
      <w:tr w:rsidR="00E01C3A" w14:paraId="65C0E8F0" w14:textId="77777777" w:rsidTr="00101C02">
        <w:tc>
          <w:tcPr>
            <w:tcW w:w="1693" w:type="dxa"/>
            <w:tcMar>
              <w:top w:w="70" w:type="dxa"/>
              <w:left w:w="90" w:type="dxa"/>
              <w:bottom w:w="70" w:type="dxa"/>
              <w:right w:w="90" w:type="dxa"/>
            </w:tcMar>
          </w:tcPr>
          <w:p w14:paraId="7AF58EF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97A8840"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CC9D618" w14:textId="77777777" w:rsidR="00E01C3A" w:rsidRDefault="00CC3326">
            <w:r>
              <w:rPr>
                <w:sz w:val="20"/>
                <w:szCs w:val="20"/>
              </w:rPr>
              <w:t>Capítulo 2</w:t>
            </w:r>
          </w:p>
        </w:tc>
        <w:tc>
          <w:tcPr>
            <w:tcW w:w="2672" w:type="dxa"/>
            <w:tcMar>
              <w:top w:w="70" w:type="dxa"/>
              <w:left w:w="90" w:type="dxa"/>
              <w:bottom w:w="70" w:type="dxa"/>
              <w:right w:w="90" w:type="dxa"/>
            </w:tcMar>
          </w:tcPr>
          <w:p w14:paraId="56271E33" w14:textId="77777777" w:rsidR="00E01C3A" w:rsidRPr="00CE1B46" w:rsidRDefault="00CC3326">
            <w:pPr>
              <w:rPr>
                <w:lang w:val="pt-BR"/>
              </w:rPr>
            </w:pPr>
            <w:r>
              <w:rPr>
                <w:sz w:val="20"/>
                <w:szCs w:val="20"/>
                <w:lang w:val="pt-BR"/>
              </w:rPr>
              <w:t>Prospecção bibliográfica: formulação dos termos de busca e dos operadores booleanos e localização das fontes nas bases consultadas</w:t>
            </w:r>
          </w:p>
        </w:tc>
        <w:tc>
          <w:tcPr>
            <w:tcW w:w="1645" w:type="dxa"/>
            <w:tcMar>
              <w:top w:w="70" w:type="dxa"/>
              <w:left w:w="90" w:type="dxa"/>
              <w:bottom w:w="70" w:type="dxa"/>
              <w:right w:w="90" w:type="dxa"/>
            </w:tcMar>
          </w:tcPr>
          <w:p w14:paraId="35BE6F4F" w14:textId="77777777" w:rsidR="00E01C3A" w:rsidRDefault="00CC3326">
            <w:r>
              <w:rPr>
                <w:sz w:val="20"/>
                <w:szCs w:val="20"/>
              </w:rPr>
              <w:t>_____</w:t>
            </w:r>
          </w:p>
        </w:tc>
      </w:tr>
      <w:tr w:rsidR="00E01C3A" w14:paraId="0F7809E5" w14:textId="77777777" w:rsidTr="00101C02">
        <w:tc>
          <w:tcPr>
            <w:tcW w:w="1693" w:type="dxa"/>
            <w:tcMar>
              <w:top w:w="70" w:type="dxa"/>
              <w:left w:w="90" w:type="dxa"/>
              <w:bottom w:w="70" w:type="dxa"/>
              <w:right w:w="90" w:type="dxa"/>
            </w:tcMar>
          </w:tcPr>
          <w:p w14:paraId="34B524B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44E5F0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DA0E550" w14:textId="77777777" w:rsidR="00E01C3A" w:rsidRDefault="00CC3326">
            <w:r>
              <w:rPr>
                <w:sz w:val="20"/>
                <w:szCs w:val="20"/>
              </w:rPr>
              <w:t>2.2, 2.3 e 3.6</w:t>
            </w:r>
          </w:p>
        </w:tc>
        <w:tc>
          <w:tcPr>
            <w:tcW w:w="2672" w:type="dxa"/>
            <w:tcMar>
              <w:top w:w="70" w:type="dxa"/>
              <w:left w:w="90" w:type="dxa"/>
              <w:bottom w:w="70" w:type="dxa"/>
              <w:right w:w="90" w:type="dxa"/>
            </w:tcMar>
          </w:tcPr>
          <w:p w14:paraId="508A105E"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5BA2CBFA" w14:textId="77777777" w:rsidR="00E01C3A" w:rsidRDefault="00CC3326">
            <w:r>
              <w:rPr>
                <w:sz w:val="20"/>
                <w:szCs w:val="20"/>
              </w:rPr>
              <w:t>_____</w:t>
            </w:r>
          </w:p>
        </w:tc>
      </w:tr>
      <w:tr w:rsidR="00E01C3A" w14:paraId="731B7DBF" w14:textId="77777777" w:rsidTr="00101C02">
        <w:tc>
          <w:tcPr>
            <w:tcW w:w="1693" w:type="dxa"/>
            <w:tcMar>
              <w:top w:w="70" w:type="dxa"/>
              <w:left w:w="90" w:type="dxa"/>
              <w:bottom w:w="70" w:type="dxa"/>
              <w:right w:w="90" w:type="dxa"/>
            </w:tcMar>
          </w:tcPr>
          <w:p w14:paraId="0B20420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F91C3F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18724A" w14:textId="77777777" w:rsidR="00E01C3A" w:rsidRDefault="00CC3326">
            <w:r>
              <w:rPr>
                <w:sz w:val="20"/>
                <w:szCs w:val="20"/>
              </w:rPr>
              <w:t>Todo o documento</w:t>
            </w:r>
          </w:p>
        </w:tc>
        <w:tc>
          <w:tcPr>
            <w:tcW w:w="2672" w:type="dxa"/>
            <w:tcMar>
              <w:top w:w="70" w:type="dxa"/>
              <w:left w:w="90" w:type="dxa"/>
              <w:bottom w:w="70" w:type="dxa"/>
              <w:right w:w="90" w:type="dxa"/>
            </w:tcMar>
          </w:tcPr>
          <w:p w14:paraId="32E54F55"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2221508A" w14:textId="77777777" w:rsidR="00E01C3A" w:rsidRDefault="00CC3326">
            <w:r>
              <w:rPr>
                <w:sz w:val="20"/>
                <w:szCs w:val="20"/>
              </w:rPr>
              <w:t>_____</w:t>
            </w:r>
          </w:p>
        </w:tc>
      </w:tr>
      <w:tr w:rsidR="00E01C3A" w14:paraId="0E35F7C2" w14:textId="77777777" w:rsidTr="00101C02">
        <w:tc>
          <w:tcPr>
            <w:tcW w:w="1693" w:type="dxa"/>
            <w:tcMar>
              <w:top w:w="70" w:type="dxa"/>
              <w:left w:w="90" w:type="dxa"/>
              <w:bottom w:w="70" w:type="dxa"/>
              <w:right w:w="90" w:type="dxa"/>
            </w:tcMar>
          </w:tcPr>
          <w:p w14:paraId="00B3EA66"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133EEA6"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10571480" w14:textId="77777777" w:rsidR="00E01C3A" w:rsidRDefault="00CC3326">
            <w:r>
              <w:rPr>
                <w:sz w:val="20"/>
                <w:szCs w:val="20"/>
              </w:rPr>
              <w:t>Protótipo (repositório de código) e Capítulo 4</w:t>
            </w:r>
          </w:p>
        </w:tc>
        <w:tc>
          <w:tcPr>
            <w:tcW w:w="2672" w:type="dxa"/>
            <w:tcMar>
              <w:top w:w="70" w:type="dxa"/>
              <w:left w:w="90" w:type="dxa"/>
              <w:bottom w:w="70" w:type="dxa"/>
              <w:right w:w="90" w:type="dxa"/>
            </w:tcMar>
          </w:tcPr>
          <w:p w14:paraId="77BA2855" w14:textId="77777777" w:rsidR="00E01C3A" w:rsidRPr="00CE1B46" w:rsidRDefault="00CC3326">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3BAA456B" w14:textId="77777777" w:rsidR="00E01C3A" w:rsidRDefault="00CC3326">
            <w:r>
              <w:rPr>
                <w:sz w:val="20"/>
                <w:szCs w:val="20"/>
              </w:rPr>
              <w:t>_____</w:t>
            </w:r>
          </w:p>
        </w:tc>
      </w:tr>
      <w:tr w:rsidR="00E01C3A" w14:paraId="5D971124" w14:textId="77777777" w:rsidTr="00101C02">
        <w:tc>
          <w:tcPr>
            <w:tcW w:w="1693" w:type="dxa"/>
            <w:tcMar>
              <w:top w:w="70" w:type="dxa"/>
              <w:left w:w="90" w:type="dxa"/>
              <w:bottom w:w="70" w:type="dxa"/>
              <w:right w:w="90" w:type="dxa"/>
            </w:tcMar>
          </w:tcPr>
          <w:p w14:paraId="476E97C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8C29ADD"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5CBC191A" w14:textId="77777777" w:rsidR="00E01C3A" w:rsidRDefault="00CC3326">
            <w:r>
              <w:rPr>
                <w:sz w:val="20"/>
                <w:szCs w:val="20"/>
              </w:rPr>
              <w:t>3.6, 3.9, 5.1, 5.6 e Apêndice B</w:t>
            </w:r>
          </w:p>
        </w:tc>
        <w:tc>
          <w:tcPr>
            <w:tcW w:w="2672" w:type="dxa"/>
            <w:tcMar>
              <w:top w:w="70" w:type="dxa"/>
              <w:left w:w="90" w:type="dxa"/>
              <w:bottom w:w="70" w:type="dxa"/>
              <w:right w:w="90" w:type="dxa"/>
            </w:tcMar>
          </w:tcPr>
          <w:p w14:paraId="371BEE5C" w14:textId="77777777" w:rsidR="00E01C3A" w:rsidRPr="00CE1B46" w:rsidRDefault="00CC3326">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45941930" w14:textId="77777777" w:rsidR="00E01C3A" w:rsidRDefault="00CC3326">
            <w:r>
              <w:rPr>
                <w:sz w:val="20"/>
                <w:szCs w:val="20"/>
              </w:rPr>
              <w:t>_____</w:t>
            </w:r>
          </w:p>
        </w:tc>
      </w:tr>
    </w:tbl>
    <w:p w14:paraId="07796F98" w14:textId="77777777" w:rsidR="00E01C3A" w:rsidRDefault="00CC3326">
      <w:pPr>
        <w:spacing w:before="130" w:after="260"/>
        <w:rPr>
          <w:lang w:val="pt-BR"/>
        </w:rPr>
      </w:pPr>
      <w:r>
        <w:rPr>
          <w:sz w:val="20"/>
          <w:szCs w:val="20"/>
          <w:lang w:val="pt-BR"/>
        </w:rPr>
        <w:t>Fonte: Elaborado pelos autores (2026).</w:t>
      </w:r>
    </w:p>
    <w:p w14:paraId="58BAC1B4"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lastRenderedPageBreak/>
        <w:t xml:space="preserve">ferramenta, e pela ferramenta Claude Code, com execução de código no computador dos autores, no período de ___/___/2026 a ___/___/2026. </w:t>
      </w:r>
    </w:p>
    <w:p w14:paraId="0FA60C08" w14:textId="77777777" w:rsidR="00E01C3A" w:rsidRDefault="00CC3326">
      <w:pPr>
        <w:spacing w:before="280" w:after="140" w:line="360" w:lineRule="auto"/>
        <w:jc w:val="both"/>
        <w:rPr>
          <w:b/>
          <w:bCs/>
          <w:lang w:val="pt-BR"/>
        </w:rPr>
      </w:pPr>
      <w:r>
        <w:rPr>
          <w:b/>
          <w:bCs/>
          <w:lang w:val="pt-BR"/>
        </w:rPr>
        <w:t>3 Protocolo de auditoria e prompts</w:t>
      </w:r>
    </w:p>
    <w:p w14:paraId="7028491F"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48A2FA2"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54523FFA"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726D49C3"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65B3A5EA"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37F0E763"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2FE99197"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E83126B"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75664E10"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70CDA8AE" w14:textId="77777777" w:rsidR="00E01C3A" w:rsidRDefault="00CC3326">
      <w:pPr>
        <w:spacing w:after="120" w:line="360" w:lineRule="auto"/>
        <w:jc w:val="both"/>
        <w:rPr>
          <w:lang w:val="pt-BR"/>
        </w:rPr>
      </w:pPr>
      <w:r>
        <w:rPr>
          <w:lang w:val="pt-BR"/>
        </w:rPr>
        <w:lastRenderedPageBreak/>
        <w:t>Local: ______________________________________, Data: ____/____/2026.</w:t>
      </w:r>
    </w:p>
    <w:p w14:paraId="1CCD1892" w14:textId="77777777" w:rsidR="00E01C3A" w:rsidRDefault="00CC3326">
      <w:pPr>
        <w:spacing w:before="520" w:after="60"/>
        <w:jc w:val="center"/>
        <w:rPr>
          <w:lang w:val="pt-BR"/>
        </w:rPr>
      </w:pPr>
      <w:r>
        <w:rPr>
          <w:lang w:val="pt-BR"/>
        </w:rPr>
        <w:t>_______________________________________</w:t>
      </w:r>
    </w:p>
    <w:p w14:paraId="0334482C" w14:textId="77777777" w:rsidR="00E01C3A" w:rsidRDefault="00CC3326">
      <w:pPr>
        <w:spacing w:before="520" w:after="60"/>
        <w:jc w:val="center"/>
        <w:rPr>
          <w:lang w:val="pt-BR"/>
        </w:rPr>
      </w:pPr>
      <w:r>
        <w:rPr>
          <w:lang w:val="pt-BR"/>
        </w:rPr>
        <w:t>Bruno Bonavigo Dacal — RA N309EC4</w:t>
      </w:r>
    </w:p>
    <w:p w14:paraId="07C17D21" w14:textId="77777777" w:rsidR="00E01C3A" w:rsidRDefault="00CC3326">
      <w:pPr>
        <w:spacing w:before="520" w:after="60"/>
        <w:jc w:val="center"/>
        <w:rPr>
          <w:lang w:val="pt-BR"/>
        </w:rPr>
      </w:pPr>
      <w:r>
        <w:rPr>
          <w:lang w:val="pt-BR"/>
        </w:rPr>
        <w:t>_______________________________________</w:t>
      </w:r>
    </w:p>
    <w:p w14:paraId="24EA16DC" w14:textId="77777777" w:rsidR="00E01C3A" w:rsidRDefault="00CC3326">
      <w:pPr>
        <w:spacing w:before="520" w:after="60"/>
        <w:jc w:val="center"/>
        <w:rPr>
          <w:lang w:val="pt-BR"/>
        </w:rPr>
      </w:pPr>
      <w:r>
        <w:rPr>
          <w:lang w:val="pt-BR"/>
        </w:rPr>
        <w:t>Lucas de Araujo Vergara — RA N090758</w:t>
      </w:r>
    </w:p>
    <w:p w14:paraId="437BC569" w14:textId="77777777" w:rsidR="00E01C3A" w:rsidRDefault="00CC3326">
      <w:pPr>
        <w:spacing w:before="520" w:after="60"/>
        <w:jc w:val="center"/>
        <w:rPr>
          <w:lang w:val="pt-BR"/>
        </w:rPr>
      </w:pPr>
      <w:r>
        <w:rPr>
          <w:lang w:val="pt-BR"/>
        </w:rPr>
        <w:t>_______________________________________</w:t>
      </w:r>
    </w:p>
    <w:p w14:paraId="7E513361" w14:textId="77777777" w:rsidR="00E01C3A" w:rsidRDefault="00CC3326">
      <w:pPr>
        <w:spacing w:before="520" w:after="60"/>
        <w:jc w:val="center"/>
        <w:rPr>
          <w:lang w:val="pt-BR"/>
        </w:rPr>
      </w:pPr>
      <w:r>
        <w:rPr>
          <w:lang w:val="pt-BR"/>
        </w:rPr>
        <w:t>Vitor Oliveira dos Santos — RA N083DG1</w:t>
      </w:r>
    </w:p>
    <w:p w14:paraId="0C2D1DDB" w14:textId="77777777" w:rsidR="00E01C3A" w:rsidRDefault="00CC3326">
      <w:pPr>
        <w:spacing w:before="520" w:after="60"/>
        <w:jc w:val="center"/>
        <w:rPr>
          <w:lang w:val="pt-BR"/>
        </w:rPr>
      </w:pPr>
      <w:r>
        <w:rPr>
          <w:lang w:val="pt-BR"/>
        </w:rPr>
        <w:t>Ciente e de acordo:</w:t>
      </w:r>
    </w:p>
    <w:p w14:paraId="39DF19B9" w14:textId="77777777" w:rsidR="00E01C3A" w:rsidRDefault="00CC3326">
      <w:pPr>
        <w:spacing w:before="520" w:after="60"/>
        <w:jc w:val="center"/>
        <w:rPr>
          <w:lang w:val="pt-BR"/>
        </w:rPr>
      </w:pPr>
      <w:r>
        <w:rPr>
          <w:lang w:val="pt-BR"/>
        </w:rPr>
        <w:t>_______________________________________</w:t>
      </w:r>
    </w:p>
    <w:p w14:paraId="3EEAACC4" w14:textId="77777777" w:rsidR="00E01C3A" w:rsidRDefault="00CC3326">
      <w:pPr>
        <w:spacing w:before="520" w:after="60"/>
        <w:jc w:val="center"/>
        <w:rPr>
          <w:lang w:val="pt-BR"/>
        </w:rPr>
      </w:pPr>
      <w:r>
        <w:rPr>
          <w:lang w:val="pt-BR"/>
        </w:rPr>
        <w:t>Prof. Marco Gomes — Orientador</w:t>
      </w:r>
    </w:p>
    <w:p w14:paraId="4BF2BDE2" w14:textId="77777777" w:rsidR="00724418" w:rsidRDefault="002679C7">
      <w:pPr>
        <w:pStyle w:val="Heading1"/>
        <w:pageBreakBefore/>
        <w:spacing w:before="480" w:after="280" w:line="360" w:lineRule="auto"/>
        <w:jc w:val="center"/>
      </w:pPr>
      <w:bookmarkStart w:id="76" w:name="_Toc241792068"/>
      <w:r>
        <w:rPr>
          <w:lang w:val="pt-BR"/>
        </w:rPr>
        <w:lastRenderedPageBreak/>
        <w:t>APÊNDICE B — REPRODUTIBILIDADE DOS RESULTADOS</w:t>
      </w:r>
      <w:bookmarkEnd w:id="76"/>
    </w:p>
    <w:p w14:paraId="3A6B6968" w14:textId="77777777" w:rsidR="00724418" w:rsidRDefault="002679C7">
      <w:pPr>
        <w:spacing w:after="120" w:line="360" w:lineRule="auto"/>
        <w:ind w:firstLine="709"/>
        <w:jc w:val="both"/>
      </w:pPr>
      <w:r>
        <w:rPr>
          <w:lang w:val="pt-BR"/>
        </w:rPr>
        <w:t>O código-fonte do protótipo, os protocolos de avaliação e os arquivos de resultado estão em repositório público, em https://github.com/oliveiravitor32/TCC2, na pasta Codigo. Os números dos Capítulos 3 e 5 provêm dos arquivos gravados pelos programas em cenarios/resultados e em modelo/resultados, e não de transcrição manual de saídas.</w:t>
      </w:r>
    </w:p>
    <w:p w14:paraId="45B7A09C" w14:textId="77777777" w:rsidR="00724418" w:rsidRDefault="002679C7">
      <w:pPr>
        <w:spacing w:after="120" w:line="360" w:lineRule="auto"/>
        <w:ind w:firstLine="709"/>
        <w:jc w:val="both"/>
      </w:pPr>
      <w:r>
        <w:rPr>
          <w:lang w:val="pt-BR"/>
        </w:rPr>
        <w:t>Três cuidados sustentam a verificação por terceiros. Cada protocolo de avaliação foi registrado no repositório antes da execução correspondente, e o histórico de versões atesta essa ordem pelos identificadores do Quadro 22.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309954BE" w14:textId="77777777" w:rsidR="00724418" w:rsidRDefault="002679C7">
      <w:pPr>
        <w:spacing w:after="120" w:line="360" w:lineRule="auto"/>
        <w:ind w:firstLine="709"/>
        <w:jc w:val="both"/>
      </w:pPr>
      <w:r>
        <w:rPr>
          <w:lang w:val="pt-BR"/>
        </w:rPr>
        <w:t xml:space="preserve">Os comandos do Quadro 22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w:t>
      </w:r>
      <w:r>
        <w:rPr>
          <w:lang w:val="pt-BR"/>
        </w:rPr>
        <w:t xml:space="preserve">itens 57 a 61 para os resultados de 5.6 e itens 65 e 66 para a sessão de bancada. Os resultados da bancada dependem do nó físico e do ambiente implantado: o que se reproduz sem eles é o cálculo sobre os registros guardados, e não a medição.</w:t>
      </w:r>
    </w:p>
    <w:p w14:paraId="0554CF39" w14:textId="77777777" w:rsidR="00724418" w:rsidRDefault="002679C7">
      <w:pPr>
        <w:keepNext/>
        <w:spacing w:before="260" w:after="130"/>
      </w:pPr>
      <w:r>
        <w:rPr>
          <w:sz w:val="20"/>
          <w:szCs w:val="20"/>
          <w:lang w:val="pt-BR"/>
        </w:rPr>
        <w:t>Quadro 22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3570"/>
        <w:gridCol w:w="3983"/>
      </w:tblGrid>
      <w:tr w:rsidR="00E01C3A" w14:paraId="7B14D47C" w14:textId="77777777">
        <w:trPr>
          <w:tblHeader/>
        </w:trPr>
        <w:tc>
          <w:tcPr>
            <w:tcW w:w="2600" w:type="dxa"/>
            <w:shd w:val="clear" w:color="auto" w:fill="EDEDED"/>
            <w:tcMar>
              <w:top w:w="70" w:type="dxa"/>
              <w:left w:w="90" w:type="dxa"/>
              <w:bottom w:w="70" w:type="dxa"/>
              <w:right w:w="90" w:type="dxa"/>
            </w:tcMar>
          </w:tcPr>
          <w:p w14:paraId="219E7B27" w14:textId="77777777" w:rsidR="00E01C3A" w:rsidRDefault="00CC3326">
            <w:r>
              <w:rPr>
                <w:b/>
                <w:bCs/>
                <w:sz w:val="20"/>
                <w:szCs w:val="20"/>
              </w:rPr>
              <w:t>Resultado</w:t>
            </w:r>
          </w:p>
        </w:tc>
        <w:tc>
          <w:tcPr>
            <w:tcW w:w="2700" w:type="dxa"/>
            <w:shd w:val="clear" w:color="auto" w:fill="EDEDED"/>
            <w:tcMar>
              <w:top w:w="70" w:type="dxa"/>
              <w:left w:w="90" w:type="dxa"/>
              <w:bottom w:w="70" w:type="dxa"/>
              <w:right w:w="90" w:type="dxa"/>
            </w:tcMar>
          </w:tcPr>
          <w:p w14:paraId="57E7388B" w14:textId="77777777" w:rsidR="00E01C3A" w:rsidRDefault="00CC3326">
            <w:r>
              <w:rPr>
                <w:b/>
                <w:bCs/>
                <w:sz w:val="20"/>
                <w:szCs w:val="20"/>
              </w:rPr>
              <w:t>Programa e dados</w:t>
            </w:r>
          </w:p>
        </w:tc>
        <w:tc>
          <w:tcPr>
            <w:tcW w:w="3771" w:type="dxa"/>
            <w:shd w:val="clear" w:color="auto" w:fill="EDEDED"/>
            <w:tcMar>
              <w:top w:w="70" w:type="dxa"/>
              <w:left w:w="90" w:type="dxa"/>
              <w:bottom w:w="70" w:type="dxa"/>
              <w:right w:w="90" w:type="dxa"/>
            </w:tcMar>
          </w:tcPr>
          <w:p w14:paraId="5C71213C" w14:textId="77777777" w:rsidR="00E01C3A" w:rsidRDefault="00CC3326">
            <w:r>
              <w:rPr>
                <w:b/>
                <w:bCs/>
                <w:sz w:val="20"/>
                <w:szCs w:val="20"/>
              </w:rPr>
              <w:t>Comando e versão no repositório</w:t>
            </w:r>
          </w:p>
        </w:tc>
      </w:tr>
      <w:tr w:rsidR="00E01C3A" w:rsidRPr="00CE1B46" w14:paraId="1E81CE09" w14:textId="77777777">
        <w:tc>
          <w:tcPr>
            <w:tcW w:w="2600" w:type="dxa"/>
            <w:tcMar>
              <w:top w:w="70" w:type="dxa"/>
              <w:left w:w="90" w:type="dxa"/>
              <w:bottom w:w="70" w:type="dxa"/>
              <w:right w:w="90" w:type="dxa"/>
            </w:tcMar>
          </w:tcPr>
          <w:p w14:paraId="69288325" w14:textId="77777777" w:rsidR="00E01C3A" w:rsidRDefault="00CC3326">
            <w:r>
              <w:rPr>
                <w:sz w:val="20"/>
                <w:szCs w:val="20"/>
              </w:rPr>
              <w:t>5.1 — erro do modelo de previsão e tercis</w:t>
            </w:r>
          </w:p>
        </w:tc>
        <w:tc>
          <w:tcPr>
            <w:tcW w:w="2700" w:type="dxa"/>
            <w:tcMar>
              <w:top w:w="70" w:type="dxa"/>
              <w:left w:w="90" w:type="dxa"/>
              <w:bottom w:w="70" w:type="dxa"/>
              <w:right w:w="90" w:type="dxa"/>
            </w:tcMar>
          </w:tcPr>
          <w:p w14:paraId="523C0412" w14:textId="77777777" w:rsidR="00E01C3A" w:rsidRDefault="00CC3326">
            <w:r>
              <w:rPr>
                <w:sz w:val="20"/>
                <w:szCs w:val="20"/>
              </w:rPr>
              <w:t>modelo/baixar_dados.py e modelo/treinar.py; série de Melbourne extraída em 23/09/2026</w:t>
            </w:r>
          </w:p>
        </w:tc>
        <w:tc>
          <w:tcPr>
            <w:tcW w:w="3771" w:type="dxa"/>
            <w:tcMar>
              <w:top w:w="70" w:type="dxa"/>
              <w:left w:w="90" w:type="dxa"/>
              <w:bottom w:w="70" w:type="dxa"/>
              <w:right w:w="90" w:type="dxa"/>
            </w:tcMar>
          </w:tcPr>
          <w:p w14:paraId="63751A60" w14:textId="77777777" w:rsidR="00E01C3A" w:rsidRPr="00CE1B46" w:rsidRDefault="00CC3326">
            <w:r>
              <w:rPr>
                <w:sz w:val="20"/>
                <w:szCs w:val="20"/>
                <w:lang w:val="pt-BR"/>
              </w:rPr>
              <w:t>python -m modelo.baixar_dados; python -m modelo.treinar. Resultado em modelo/resultados/metricas.json</w:t>
            </w:r>
          </w:p>
        </w:tc>
      </w:tr>
      <w:tr w:rsidR="00E01C3A" w:rsidRPr="00CE1B46" w14:paraId="1E81CE09" w14:textId="77777777">
        <w:trPr>
          <w:ins w:id="30006" w:author="Vitor Oliveira" w:date="2026-10-06T23:00:00Z"/>
        </w:trPr>
        <w:tc>
          <w:tcPr>
            <w:tcW w:w="2600" w:type="dxa"/>
            <w:tcMar>
              <w:top w:w="70" w:type="dxa"/>
              <w:left w:w="90" w:type="dxa"/>
              <w:bottom w:w="70" w:type="dxa"/>
              <w:right w:w="90" w:type="dxa"/>
            </w:tcMar>
          </w:tcPr>
          <w:p w14:paraId="69288325" w14:textId="77777777" w:rsidR="00E01C3A" w:rsidRDefault="00CC3326">
            <w:pPr>
              <w:rPr>
                <w:ins w:id="30007" w:author="Vitor Oliveira" w:date="2026-10-06T23:00:00Z"/>
              </w:rPr>
            </w:pPr>
            <w:ins w:id="30008" w:author="Vitor Oliveira" w:date="2026-10-06T23:00:00Z">
              <w:r>
                <w:rPr>
                  <w:sz w:val="20"/>
                  <w:szCs w:val="20"/>
                </w:rPr>
                <w:t xml:space="preserve">5.1 — comparação com regressão linear e floresta aleatória</w:t>
              </w:r>
            </w:ins>
          </w:p>
        </w:tc>
        <w:tc>
          <w:tcPr>
            <w:tcW w:w="2700" w:type="dxa"/>
            <w:tcMar>
              <w:top w:w="70" w:type="dxa"/>
              <w:left w:w="90" w:type="dxa"/>
              <w:bottom w:w="70" w:type="dxa"/>
              <w:right w:w="90" w:type="dxa"/>
            </w:tcMar>
          </w:tcPr>
          <w:p w14:paraId="523C0412" w14:textId="77777777" w:rsidR="00E01C3A" w:rsidRDefault="00CC3326">
            <w:pPr>
              <w:rPr>
                <w:ins w:id="30009" w:author="Vitor Oliveira" w:date="2026-10-06T23:00:00Z"/>
              </w:rPr>
            </w:pPr>
            <w:ins w:id="30010" w:author="Vitor Oliveira" w:date="2026-10-06T23:00:00Z">
              <w:r>
                <w:rPr>
                  <w:sz w:val="20"/>
                  <w:szCs w:val="20"/>
                </w:rPr>
                <w:t xml:space="preserve">modelo/PROTOCOLO_COMPARACAO_MODELOS.md e modelo/comparar_modelos.py; mesma série e modelo salvo de 5.1</w:t>
              </w:r>
            </w:ins>
          </w:p>
        </w:tc>
        <w:tc>
          <w:tcPr>
            <w:tcW w:w="3771" w:type="dxa"/>
            <w:tcMar>
              <w:top w:w="70" w:type="dxa"/>
              <w:left w:w="90" w:type="dxa"/>
              <w:bottom w:w="70" w:type="dxa"/>
              <w:right w:w="90" w:type="dxa"/>
            </w:tcMar>
          </w:tcPr>
          <w:p w14:paraId="63751A60" w14:textId="77777777" w:rsidR="00E01C3A" w:rsidRPr="00CE1B46" w:rsidRDefault="00CC3326">
            <w:pPr>
              <w:rPr>
                <w:ins w:id="30011" w:author="Vitor Oliveira" w:date="2026-10-06T23:00:00Z"/>
              </w:rPr>
            </w:pPr>
            <w:ins w:id="30012" w:author="Vitor Oliveira" w:date="2026-10-06T23:00:00Z">
              <w:r>
                <w:rPr>
                  <w:sz w:val="20"/>
                  <w:szCs w:val="20"/>
                  <w:lang w:val="pt-BR"/>
                </w:rPr>
                <w:t xml:space="preserve">python -m modelo.comparar_modelos. Resultado em modelo/resultados/comparacao_modelos.json. Protocolo b8c0d91; resultado 14f64ed</w:t>
              </w:r>
            </w:ins>
          </w:p>
        </w:tc>
      </w:tr>
      <w:tr w:rsidR="00E01C3A" w:rsidRPr="00CE1B46" w14:paraId="62821B36" w14:textId="77777777">
        <w:tc>
          <w:tcPr>
            <w:tcW w:w="2600" w:type="dxa"/>
            <w:tcMar>
              <w:top w:w="70" w:type="dxa"/>
              <w:left w:w="90" w:type="dxa"/>
              <w:bottom w:w="70" w:type="dxa"/>
              <w:right w:w="90" w:type="dxa"/>
            </w:tcMar>
          </w:tcPr>
          <w:p w14:paraId="74C9FE17" w14:textId="77777777" w:rsidR="00E01C3A" w:rsidRDefault="00CC3326">
            <w:r>
              <w:rPr>
                <w:sz w:val="20"/>
                <w:szCs w:val="20"/>
              </w:rPr>
              <w:t>Suíte de cenários — violações, energia, janela em transição e comparação com a tabela em degraus</w:t>
            </w:r>
          </w:p>
        </w:tc>
        <w:tc>
          <w:tcPr>
            <w:tcW w:w="2700" w:type="dxa"/>
            <w:tcMar>
              <w:top w:w="70" w:type="dxa"/>
              <w:left w:w="90" w:type="dxa"/>
              <w:bottom w:w="70" w:type="dxa"/>
              <w:right w:w="90" w:type="dxa"/>
            </w:tcMar>
          </w:tcPr>
          <w:p w14:paraId="0425BBDC" w14:textId="77777777" w:rsidR="00E01C3A" w:rsidRDefault="00CC3326">
            <w:r>
              <w:rPr>
                <w:sz w:val="20"/>
                <w:szCs w:val="20"/>
              </w:rPr>
              <w:t>cenarios/executar.py; cenários em cenarios/suite</w:t>
            </w:r>
          </w:p>
        </w:tc>
        <w:tc>
          <w:tcPr>
            <w:tcW w:w="3771" w:type="dxa"/>
            <w:tcMar>
              <w:top w:w="70" w:type="dxa"/>
              <w:left w:w="90" w:type="dxa"/>
              <w:bottom w:w="70" w:type="dxa"/>
              <w:right w:w="90" w:type="dxa"/>
            </w:tcMar>
          </w:tcPr>
          <w:p w14:paraId="36A49202" w14:textId="77777777" w:rsidR="00E01C3A" w:rsidRPr="00CE1B46" w:rsidRDefault="00CC3326">
            <w:r>
              <w:rPr>
                <w:sz w:val="20"/>
                <w:szCs w:val="20"/>
                <w:lang w:val="pt-BR"/>
              </w:rPr>
              <w:t>python -m cenarios.executar --serie, repetido com --reativo e com --degraus; python -m cenarios.aderencia_regimes. Versões 9725f2a e 222760b</w:t>
            </w:r>
          </w:p>
        </w:tc>
      </w:tr>
      <w:tr w:rsidR="00E01C3A" w:rsidRPr="00CE1B46" w14:paraId="7FB887E9" w14:textId="77777777">
        <w:tc>
          <w:tcPr>
            <w:tcW w:w="2600" w:type="dxa"/>
            <w:tcMar>
              <w:top w:w="70" w:type="dxa"/>
              <w:left w:w="90" w:type="dxa"/>
              <w:bottom w:w="70" w:type="dxa"/>
              <w:right w:w="90" w:type="dxa"/>
            </w:tcMar>
          </w:tcPr>
          <w:p w14:paraId="345AC135" w14:textId="77777777" w:rsidR="00E01C3A" w:rsidRDefault="00CC3326">
            <w:r>
              <w:rPr>
                <w:sz w:val="20"/>
                <w:szCs w:val="20"/>
              </w:rPr>
              <w:t>Quadro 19 — noites reais e falha de contagem</w:t>
            </w:r>
          </w:p>
        </w:tc>
        <w:tc>
          <w:tcPr>
            <w:tcW w:w="2700" w:type="dxa"/>
            <w:tcMar>
              <w:top w:w="70" w:type="dxa"/>
              <w:left w:w="90" w:type="dxa"/>
              <w:bottom w:w="70" w:type="dxa"/>
              <w:right w:w="90" w:type="dxa"/>
            </w:tcMar>
          </w:tcPr>
          <w:p w14:paraId="18B2D8E3" w14:textId="77777777" w:rsidR="00E01C3A" w:rsidRDefault="00CC3326">
            <w:r>
              <w:rPr>
                <w:sz w:val="20"/>
                <w:szCs w:val="20"/>
              </w:rPr>
              <w:t>cenarios/avaliacao_ia: PROTOCOLO.md, gerar.py, sorteio.json e analisar.py</w:t>
            </w:r>
          </w:p>
        </w:tc>
        <w:tc>
          <w:tcPr>
            <w:tcW w:w="3771" w:type="dxa"/>
            <w:tcMar>
              <w:top w:w="70" w:type="dxa"/>
              <w:left w:w="90" w:type="dxa"/>
              <w:bottom w:w="70" w:type="dxa"/>
              <w:right w:w="90" w:type="dxa"/>
            </w:tcMar>
          </w:tcPr>
          <w:p w14:paraId="20372CA5" w14:textId="77777777" w:rsidR="00E01C3A" w:rsidRPr="00CE1B46" w:rsidRDefault="00CC3326">
            <w:r>
              <w:rPr>
                <w:sz w:val="20"/>
                <w:szCs w:val="20"/>
                <w:lang w:val="pt-BR"/>
              </w:rPr>
              <w:t>python -m cenarios.executar --pasta avaliacao_ia/melbourne --serie (e avaliacao_ia/camera), nos modos do protocolo; python -m cenarios.avaliacao_ia.analisar. Protocolo d6e31d0; resultados 9646d4d e 222760b</w:t>
            </w:r>
          </w:p>
        </w:tc>
      </w:tr>
      <w:tr w:rsidR="00E01C3A" w:rsidRPr="00CE1B46" w14:paraId="7B293D1F" w14:textId="77777777">
        <w:tc>
          <w:tcPr>
            <w:tcW w:w="2600" w:type="dxa"/>
            <w:tcMar>
              <w:top w:w="70" w:type="dxa"/>
              <w:left w:w="90" w:type="dxa"/>
              <w:bottom w:w="70" w:type="dxa"/>
              <w:right w:w="90" w:type="dxa"/>
            </w:tcMar>
          </w:tcPr>
          <w:p w14:paraId="6542EAE8" w14:textId="77777777" w:rsidR="00E01C3A" w:rsidRDefault="00CC3326">
            <w:r>
              <w:rPr>
                <w:sz w:val="20"/>
                <w:szCs w:val="20"/>
              </w:rPr>
              <w:lastRenderedPageBreak/>
              <w:t>Quadro 19 — déficit em relação ao nível pedido</w:t>
            </w:r>
          </w:p>
        </w:tc>
        <w:tc>
          <w:tcPr>
            <w:tcW w:w="2700" w:type="dxa"/>
            <w:tcMar>
              <w:top w:w="70" w:type="dxa"/>
              <w:left w:w="90" w:type="dxa"/>
              <w:bottom w:w="70" w:type="dxa"/>
              <w:right w:w="90" w:type="dxa"/>
            </w:tcMar>
          </w:tcPr>
          <w:p w14:paraId="533AAA76" w14:textId="77777777" w:rsidR="00E01C3A" w:rsidRDefault="00CC3326">
            <w:r>
              <w:rPr>
                <w:sz w:val="20"/>
                <w:szCs w:val="20"/>
              </w:rPr>
              <w:t>cenarios/avaliacao_ia/deficit.py, sobre os relatórios da suíte e das noites reais</w:t>
            </w:r>
          </w:p>
        </w:tc>
        <w:tc>
          <w:tcPr>
            <w:tcW w:w="3771" w:type="dxa"/>
            <w:tcMar>
              <w:top w:w="70" w:type="dxa"/>
              <w:left w:w="90" w:type="dxa"/>
              <w:bottom w:w="70" w:type="dxa"/>
              <w:right w:w="90" w:type="dxa"/>
            </w:tcMar>
          </w:tcPr>
          <w:p w14:paraId="0CAA4517" w14:textId="77777777" w:rsidR="00E01C3A" w:rsidRPr="00CE1B46" w:rsidRDefault="00CC3326">
            <w:r>
              <w:rPr>
                <w:sz w:val="20"/>
                <w:szCs w:val="20"/>
                <w:lang w:val="pt-BR"/>
              </w:rPr>
              <w:t>python -m cenarios.avaliacao_ia.deficit. Versão 222760b</w:t>
            </w:r>
          </w:p>
        </w:tc>
      </w:tr>
      <w:tr w:rsidR="00E01C3A" w:rsidRPr="00CE1B46" w14:paraId="0880243E" w14:textId="77777777">
        <w:tc>
          <w:tcPr>
            <w:tcW w:w="2600" w:type="dxa"/>
            <w:tcMar>
              <w:top w:w="70" w:type="dxa"/>
              <w:left w:w="90" w:type="dxa"/>
              <w:bottom w:w="70" w:type="dxa"/>
              <w:right w:w="90" w:type="dxa"/>
            </w:tcMar>
          </w:tcPr>
          <w:p w14:paraId="781AD02F" w14:textId="77777777" w:rsidR="00E01C3A" w:rsidRDefault="00CC3326">
            <w:r>
              <w:rPr>
                <w:sz w:val="20"/>
                <w:szCs w:val="20"/>
              </w:rPr>
              <w:t>Quadro 19 — média sazonal e ruído nos tercis</w:t>
            </w:r>
          </w:p>
        </w:tc>
        <w:tc>
          <w:tcPr>
            <w:tcW w:w="2700" w:type="dxa"/>
            <w:tcMar>
              <w:top w:w="70" w:type="dxa"/>
              <w:left w:w="90" w:type="dxa"/>
              <w:bottom w:w="70" w:type="dxa"/>
              <w:right w:w="90" w:type="dxa"/>
            </w:tcMar>
          </w:tcPr>
          <w:p w14:paraId="37B19A14" w14:textId="77777777" w:rsidR="00E01C3A" w:rsidRDefault="00CC3326">
            <w:r>
              <w:rPr>
                <w:sz w:val="20"/>
                <w:szCs w:val="20"/>
              </w:rPr>
              <w:t>cenarios/avaliacao_ia: PROTOCOLO_SUBSTITUTOS.md, gerar_substitutos.py e analisar_substitutos.py</w:t>
            </w:r>
          </w:p>
        </w:tc>
        <w:tc>
          <w:tcPr>
            <w:tcW w:w="3771" w:type="dxa"/>
            <w:tcMar>
              <w:top w:w="70" w:type="dxa"/>
              <w:left w:w="90" w:type="dxa"/>
              <w:bottom w:w="70" w:type="dxa"/>
              <w:right w:w="90" w:type="dxa"/>
            </w:tcMar>
          </w:tcPr>
          <w:p w14:paraId="3370C69C" w14:textId="77777777" w:rsidR="00E01C3A" w:rsidRPr="00CE1B46" w:rsidRDefault="00CC3326">
            <w:r>
              <w:rPr>
                <w:sz w:val="20"/>
                <w:szCs w:val="20"/>
                <w:lang w:val="pt-BR"/>
              </w:rPr>
              <w:t>python -m cenarios.executar --pasta avaliacao_ia/melbourne --serie --previsao media-sazonal (e avaliacao_ia/camera); --pasta avaliacao_ia/ruido --serie, com e sem --degraus; python -m cenarios.avaliacao_ia.analisar_substitutos. Protocolo 6bef5a1; resultado b9157c0</w:t>
            </w:r>
          </w:p>
        </w:tc>
      </w:tr>
      <w:tr w:rsidR="00E01C3A" w:rsidRPr="00CE1B46" w14:paraId="4152229D" w14:textId="77777777">
        <w:tc>
          <w:tcPr>
            <w:tcW w:w="2600" w:type="dxa"/>
            <w:tcMar>
              <w:top w:w="70" w:type="dxa"/>
              <w:left w:w="90" w:type="dxa"/>
              <w:bottom w:w="70" w:type="dxa"/>
              <w:right w:w="90" w:type="dxa"/>
            </w:tcMar>
          </w:tcPr>
          <w:p w14:paraId="36FB22A2" w14:textId="77777777" w:rsidR="00E01C3A" w:rsidRDefault="00CC3326">
            <w:r>
              <w:rPr>
                <w:sz w:val="20"/>
                <w:szCs w:val="20"/>
              </w:rPr>
              <w:t>Quadro 20 e conferências posteriores</w:t>
            </w:r>
          </w:p>
        </w:tc>
        <w:tc>
          <w:tcPr>
            <w:tcW w:w="2700" w:type="dxa"/>
            <w:tcMar>
              <w:top w:w="70" w:type="dxa"/>
              <w:left w:w="90" w:type="dxa"/>
              <w:bottom w:w="70" w:type="dxa"/>
              <w:right w:w="90" w:type="dxa"/>
            </w:tcMar>
          </w:tcPr>
          <w:p w14:paraId="5B6C7EF6" w14:textId="77777777" w:rsidR="00E01C3A" w:rsidRDefault="00CC3326">
            <w:r>
              <w:rPr>
                <w:sz w:val="20"/>
                <w:szCs w:val="20"/>
              </w:rPr>
              <w:t>modelo/PROTOCOLO_ZURIQUE.md, experimento_zurique.py e conferencia_zurique.py; série de Zurique baixada em 30/09/2026</w:t>
            </w:r>
          </w:p>
        </w:tc>
        <w:tc>
          <w:tcPr>
            <w:tcW w:w="3771" w:type="dxa"/>
            <w:tcMar>
              <w:top w:w="70" w:type="dxa"/>
              <w:left w:w="90" w:type="dxa"/>
              <w:bottom w:w="70" w:type="dxa"/>
              <w:right w:w="90" w:type="dxa"/>
            </w:tcMar>
          </w:tcPr>
          <w:p w14:paraId="6C4F8299" w14:textId="77777777" w:rsidR="00E01C3A" w:rsidRPr="00CE1B46" w:rsidRDefault="00CC3326">
            <w:r>
              <w:rPr>
                <w:sz w:val="20"/>
                <w:szCs w:val="20"/>
                <w:lang w:val="pt-BR"/>
              </w:rPr>
              <w:t>python -m modelo.experimento_zurique; python -m modelo.conferencia_zurique. Protocolo 3704564; resultados 057728a e 5e79af1</w:t>
            </w:r>
          </w:p>
        </w:tc>
      </w:tr>
      <w:tr w:rsidR="00E01C3A" w:rsidRPr="00CE1B46" w14:paraId="75473CBD" w14:textId="77777777">
        <w:tc>
          <w:tcPr>
            <w:tcW w:w="2600" w:type="dxa"/>
            <w:tcMar>
              <w:top w:w="70" w:type="dxa"/>
              <w:left w:w="90" w:type="dxa"/>
              <w:bottom w:w="70" w:type="dxa"/>
              <w:right w:w="90" w:type="dxa"/>
            </w:tcMar>
          </w:tcPr>
          <w:p w14:paraId="0706C4C5" w14:textId="77777777" w:rsidR="00E01C3A" w:rsidRDefault="00CC3326">
            <w:r>
              <w:rPr>
                <w:sz w:val="20"/>
                <w:szCs w:val="20"/>
              </w:rPr>
              <w:t>Quadro 19 — mudanças perceptíveis em noites de 15 min</w:t>
            </w:r>
          </w:p>
        </w:tc>
        <w:tc>
          <w:tcPr>
            <w:tcW w:w="2700" w:type="dxa"/>
            <w:tcMar>
              <w:top w:w="70" w:type="dxa"/>
              <w:left w:w="90" w:type="dxa"/>
              <w:bottom w:w="70" w:type="dxa"/>
              <w:right w:w="90" w:type="dxa"/>
            </w:tcMar>
          </w:tcPr>
          <w:p w14:paraId="29B763FA" w14:textId="77777777" w:rsidR="00E01C3A" w:rsidRDefault="00CC3326">
            <w:r>
              <w:rPr>
                <w:sz w:val="20"/>
                <w:szCs w:val="20"/>
              </w:rPr>
              <w:t>cenarios/avaliacao_ia: PROTOCOLO_SUAVIDADE.md, gerar_suavidade.py e analisar_suavidade.py; série de Zurique</w:t>
            </w:r>
          </w:p>
        </w:tc>
        <w:tc>
          <w:tcPr>
            <w:tcW w:w="3771" w:type="dxa"/>
            <w:tcMar>
              <w:top w:w="70" w:type="dxa"/>
              <w:left w:w="90" w:type="dxa"/>
              <w:bottom w:w="70" w:type="dxa"/>
              <w:right w:w="90" w:type="dxa"/>
            </w:tcMar>
          </w:tcPr>
          <w:p w14:paraId="7B834050"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1f376d9; resultado b0f1586</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3.4.4 e 5.3 — conferência da calibração</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bancada/conferir.py, com o firmware/no/no.ino gravado no nó; tolerância do diagnóstico sobre bancada/resultados/sessao_72.json</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python -m bancada.conferir --vm. Registro em bancada/resultados/conferencia_20261004_211601.json. Versão aeeb6f7</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4.10 e 5.3 — casos CT15 a CT20</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bancada/sessao_ct.py e bancada/ROTEIRO_SESSAO_CT15_CT20.md; nó de bancada e simulado ligados ao ambiente implantado</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python -m bancada.sessao_ct latencia, alertas, piso e credencial, na ordem do roteiro. Registros em bancada/resultados/ct*.json e ct18_*. Versões 9861caf, 6d40dfe, 38bce0f, 069d21e e 7ed1265</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5.5 — energia do nó de bancada</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bancada/energia_bancada.py, sobre a telemetria da descida ao piso guardada em bancada/resultados/energia_bancada_ct18_descida.json</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python -m bancada.energia_bancada bancada/resultados/energia_bancada_ct18_descida.json. Versão 9047ec9</w:t>
            </w:r>
          </w:p>
        </w:tc>
      </w:tr>
    </w:tbl>
    <w:p w14:paraId="48F20C48" w14:textId="77777777" w:rsidR="00724418" w:rsidRDefault="002679C7">
      <w:pPr>
        <w:spacing w:before="130" w:after="260"/>
      </w:pPr>
      <w:r>
        <w:rPr>
          <w:sz w:val="20"/>
          <w:szCs w:val="20"/>
          <w:lang w:val="pt-BR"/>
        </w:rPr>
        <w:t>Fonte: Elaborado pelos autores (2026).</w:t>
      </w:r>
    </w:p>
    <w:p w14:paraId="08CDF61C" w14:textId="77777777" w:rsidR="006B1E66" w:rsidRPr="003166D5" w:rsidRDefault="006B1E66" w:rsidP="003166D5">
      <w:pPr>
        <w:rPr>
          <w:lang w:val="pt-BR"/>
        </w:rPr>
      </w:pP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E849F" w14:textId="77777777" w:rsidR="00B442AC" w:rsidRDefault="00B442AC">
      <w:r>
        <w:separator/>
      </w:r>
    </w:p>
  </w:endnote>
  <w:endnote w:type="continuationSeparator" w:id="0">
    <w:p w14:paraId="48FBB392" w14:textId="77777777" w:rsidR="00B442AC" w:rsidRDefault="00B44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9A325" w14:textId="77777777" w:rsidR="00B442AC" w:rsidRDefault="00B442AC">
      <w:r>
        <w:separator/>
      </w:r>
    </w:p>
  </w:footnote>
  <w:footnote w:type="continuationSeparator" w:id="0">
    <w:p w14:paraId="63DF1B8B" w14:textId="77777777" w:rsidR="00B442AC" w:rsidRDefault="00B442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E729E"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426396"/>
    <w:rsid w:val="00461CFB"/>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C03E9"/>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C3326"/>
    <w:rsid w:val="00CD1EA0"/>
    <w:rsid w:val="00CE1B46"/>
    <w:rsid w:val="00D01685"/>
    <w:rsid w:val="00D34293"/>
    <w:rsid w:val="00D76925"/>
    <w:rsid w:val="00D81D16"/>
    <w:rsid w:val="00E0106C"/>
    <w:rsid w:val="00E01C3A"/>
    <w:rsid w:val="00E153FB"/>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7F1418"/>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122</Pages>
  <Words>38057</Words>
  <Characters>201542</Characters>
  <Application>Microsoft Office Word</Application>
  <DocSecurity>0</DocSecurity>
  <Lines>4886</Lines>
  <Paragraphs>1431</Paragraphs>
  <ScaleCrop>false</ScaleCrop>
  <Company/>
  <LinksUpToDate>false</LinksUpToDate>
  <CharactersWithSpaces>238485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13</cp:revision>
  <dcterms:created xsi:type="dcterms:W3CDTF">2026-09-26T22:07:00Z</dcterms:created>
  <dcterms:modified xsi:type="dcterms:W3CDTF">2026-10-02T03:06:00Z</dcterms:modified>
</cp:coreProperties>
</file>