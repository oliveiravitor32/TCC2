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rPr>
          <w:ins w:id="30051" w:author="Vitor Oliveira" w:date="2026-10-11T10:00:00Z"/>
        </w:rPr>
      </w:pPr>
      <w:ins w:id="30052" w:author="Vitor Oliveira" w:date="2026-10-11T10:00:00Z">
        <w:r>
          <w:rPr>
            <w:lang w:val="pt-BR"/>
          </w:rPr>
          <w:t xml:space="preserve">Figura 1 – Nó de demonstração montado</w:t>
        </w:r>
      </w:ins>
    </w:p>
    <w:p>
      <w:pPr>
        <w:tabs>
          <w:tab w:val="right" w:leader="dot" w:pos="9071"/>
        </w:tabs>
        <w:spacing w:after="100"/>
        <w:rPr>
          <w:ins w:id="30053" w:author="Vitor Oliveira" w:date="2026-10-11T10:00:00Z"/>
        </w:rPr>
      </w:pPr>
      <w:ins w:id="30054" w:author="Vitor Oliveira" w:date="2026-10-11T10:00:00Z">
        <w:r>
          <w:rPr>
            <w:lang w:val="pt-BR"/>
          </w:rPr>
          <w:t xml:space="preserve">Figura 2 – Interior do anteparo: luminária em uma extremidade e sensor na outra</w:t>
        </w:r>
      </w:ins>
    </w:p>
    <w:p w14:paraId="11D49E92" w14:textId="77777777" w:rsidR="00E01C3A" w:rsidRDefault="00CC3326">
      <w:pPr>
        <w:tabs>
          <w:tab w:val="right" w:leader="dot" w:pos="9071"/>
        </w:tabs>
        <w:spacing w:after="100"/>
        <w:rPr>
          <w:lang w:val="pt-BR"/>
        </w:rPr>
      </w:pPr>
      <w:del w:id="30000" w:author="Vitor Oliveira" w:date="2026-10-11T10:00:00Z">
        <w:r>
          <w:rPr>
            <w:lang w:val="pt-BR"/>
          </w:rPr>
          <w:delText xml:space="preserve">Figura 1</w:delText>
        </w:r>
      </w:del>
      <w:ins w:id="30001" w:author="Vitor Oliveira" w:date="2026-10-11T10:00:00Z">
        <w:r>
          <w:rPr>
            <w:lang w:val="pt-BR"/>
          </w:rPr>
          <w:t xml:space="preserve">Figura 3</w:t>
        </w:r>
      </w:ins>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del w:id="30002" w:author="Vitor Oliveira" w:date="2026-10-11T10:00:00Z">
        <w:r>
          <w:rPr>
            <w:lang w:val="pt-BR"/>
          </w:rPr>
          <w:delText xml:space="preserve">Figura 2</w:delText>
        </w:r>
      </w:del>
      <w:ins w:id="30003" w:author="Vitor Oliveira" w:date="2026-10-11T10:00:00Z">
        <w:r>
          <w:rPr>
            <w:lang w:val="pt-BR"/>
          </w:rPr>
          <w:t xml:space="preserve">Figura 4</w:t>
        </w:r>
      </w:ins>
      <w:r>
        <w:rPr>
          <w:lang w:val="pt-BR"/>
        </w:rPr>
        <w:t xml:space="preserve"> – Sequência de mensagens de uma decisão</w:t>
      </w:r>
    </w:p>
    <w:p w14:paraId="71A63DFD" w14:textId="77777777" w:rsidR="00E01C3A" w:rsidRDefault="00CC3326">
      <w:pPr>
        <w:tabs>
          <w:tab w:val="right" w:leader="dot" w:pos="9071"/>
        </w:tabs>
        <w:spacing w:after="100"/>
        <w:rPr>
          <w:lang w:val="pt-BR"/>
        </w:rPr>
      </w:pPr>
      <w:del w:id="30004" w:author="Vitor Oliveira" w:date="2026-10-11T10:00:00Z">
        <w:r>
          <w:rPr>
            <w:lang w:val="pt-BR"/>
          </w:rPr>
          <w:delText xml:space="preserve">Figura 3</w:delText>
        </w:r>
      </w:del>
      <w:ins w:id="30005" w:author="Vitor Oliveira" w:date="2026-10-11T10:00:00Z">
        <w:r>
          <w:rPr>
            <w:lang w:val="pt-BR"/>
          </w:rPr>
          <w:t xml:space="preserve">Figura 5</w:t>
        </w:r>
      </w:ins>
      <w:r>
        <w:rPr>
          <w:lang w:val="pt-BR"/>
        </w:rPr>
        <w:t xml:space="preserve"> – Diagrama entidade-relacionamento do banco de dados</w:t>
      </w:r>
      <w:r>
        <w:rPr>
          <w:lang w:val="pt-BR"/>
        </w:rPr>
        <w:tab/>
        <w:t>70</w:t>
      </w:r>
    </w:p>
    <w:p>
      <w:pPr>
        <w:tabs>
          <w:tab w:val="right" w:leader="dot" w:pos="9071"/>
        </w:tabs>
        <w:spacing w:after="100"/>
        <w:rPr>
          <w:ins w:id="30055" w:author="Vitor Oliveira" w:date="2026-10-11T10:00:00Z"/>
        </w:rPr>
      </w:pPr>
      <w:ins w:id="30056" w:author="Vitor Oliveira" w:date="2026-10-11T10:00:00Z">
        <w:r>
          <w:rPr>
            <w:lang w:val="pt-BR"/>
          </w:rPr>
          <w:t xml:space="preserve">Figura 6 – Vista posterior do nó de demonstração</w:t>
        </w:r>
      </w:ins>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del w:id="30006" w:author="Vitor Oliveira" w:date="2026-10-11T10:00:00Z">
        <w:r>
          <w:rPr>
            <w:lang w:val="pt-BR"/>
          </w:rPr>
          <w:delText xml:space="preserve">Figura 1</w:delText>
        </w:r>
      </w:del>
      <w:ins w:id="30007" w:author="Vitor Oliveira" w:date="2026-10-11T10:00:00Z">
        <w:r>
          <w:rPr>
            <w:lang w:val="pt-BR"/>
          </w:rPr>
          <w:t xml:space="preserve">Figura 3</w:t>
        </w:r>
      </w:ins>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del w:id="30025" w:author="Vitor Oliveira" w:date="2026-10-11T10:00:00Z">
        <w:r>
          <w:rPr>
            <w:lang w:val="pt-BR"/>
          </w:rPr>
          <w:delText xml:space="preserve">O Quadro 4 lista seus elementos.</w:delText>
        </w:r>
      </w:del>
      <w:ins w:id="30026" w:author="Vitor Oliveira" w:date="2026-10-11T10:00:00Z">
        <w:r>
          <w:rPr>
            <w:lang w:val="pt-BR"/>
          </w:rPr>
          <w:t xml:space="preserve">O Quadro 4 lista seus elementos, e a Figura 1 mostra o nó montado.</w:t>
        </w:r>
      </w:ins>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rPr>
          <w:ins w:id="30027" w:author="Vitor Oliveira" w:date="2026-10-11T10:00:00Z"/>
        </w:rPr>
      </w:pPr>
      <w:ins w:id="30028" w:author="Vitor Oliveira" w:date="2026-10-11T10:00:00Z">
        <w:r>
          <w:rPr>
            <w:sz w:val="20"/>
            <w:szCs w:val="20"/>
            <w:lang w:val="pt-BR"/>
          </w:rPr>
          <w:t xml:space="preserve">Figura 1 – Nó de demonstração montado</w:t>
        </w:r>
      </w:ins>
    </w:p>
    <w:p w:rsidR="00E01C3A" w:rsidRDefault="00CC3326">
      <w:pPr>
        <w:spacing w:before="240"/>
        <w:jc w:val="center"/>
        <w:rPr>
          <w:ins w:id="30030" w:author="Vitor Oliveira" w:date="2026-10-11T10:00:00Z"/>
          <w:lang w:val="pt-BR"/>
        </w:rPr>
      </w:pPr>
      <w:ins w:id="30029" w:author="Vitor Oliveira" w:date="2026-10-11T10:00:00Z">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ins>
    </w:p>
    <w:p>
      <w:pPr>
        <w:spacing w:after="280"/>
        <w:jc w:val="center"/>
        <w:rPr>
          <w:ins w:id="30031" w:author="Vitor Oliveira" w:date="2026-10-11T10:00:00Z"/>
        </w:rPr>
      </w:pPr>
      <w:ins w:id="30032" w:author="Vitor Oliveira" w:date="2026-10-11T10:00:00Z">
        <w:r>
          <w:rPr>
            <w:sz w:val="20"/>
            <w:szCs w:val="20"/>
            <w:lang w:val="pt-BR"/>
          </w:rPr>
          <w:t xml:space="preserve">Fonte: Acervo dos autores (2026).</w:t>
        </w:r>
      </w:ins>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del w:id="30039" w:author="Vitor Oliveira" w:date="2026-10-11T10:00:00Z">
        <w:r>
          <w:rPr>
            <w:lang w:val="pt-BR"/>
          </w:rPr>
          <w:delText xml:space="preserve">com a luminária em uma extremidade e o sensor na outra.</w:delText>
        </w:r>
      </w:del>
      <w:ins w:id="30040" w:author="Vitor Oliveira" w:date="2026-10-11T10:00:00Z">
        <w:r>
          <w:rPr>
            <w:lang w:val="pt-BR"/>
          </w:rPr>
          <w:t xml:space="preserve">com a luminária em uma extremidade e o sensor na outra (Figura 2).</w:t>
        </w:r>
      </w:ins>
      <w:r>
        <w:rPr>
          <w:lang w:val="pt-BR"/>
        </w:rPr>
        <w:t xml:space="preserve"> A providência não é expediente de conveniência: é condição para que a grandeza medida seja a iluminância produzida pelo nó.</w:t>
      </w:r>
    </w:p>
    <w:p>
      <w:pPr>
        <w:keepNext/>
        <w:spacing w:before="130" w:after="60"/>
        <w:jc w:val="center"/>
        <w:rPr>
          <w:ins w:id="30033" w:author="Vitor Oliveira" w:date="2026-10-11T10:00:00Z"/>
        </w:rPr>
      </w:pPr>
      <w:ins w:id="30034" w:author="Vitor Oliveira" w:date="2026-10-11T10:00:00Z">
        <w:r>
          <w:rPr>
            <w:sz w:val="20"/>
            <w:szCs w:val="20"/>
            <w:lang w:val="pt-BR"/>
          </w:rPr>
          <w:t xml:space="preserve">Figura 2 – Interior do anteparo: luminária em uma extremidade e sensor na outra</w:t>
        </w:r>
      </w:ins>
    </w:p>
    <w:p w:rsidR="00E01C3A" w:rsidRDefault="00CC3326">
      <w:pPr>
        <w:spacing w:before="240"/>
        <w:jc w:val="center"/>
        <w:rPr>
          <w:ins w:id="30036" w:author="Vitor Oliveira" w:date="2026-10-11T10:00:00Z"/>
          <w:lang w:val="pt-BR"/>
        </w:rPr>
      </w:pPr>
      <w:ins w:id="30035" w:author="Vitor Oliveira" w:date="2026-10-11T10:00:00Z">
        <w:r>
          <w:rPr>
            <w:noProof/>
            <w:lang w:val="pt-BR"/>
          </w:rPr>
          <w:drawing>
            <wp:inline distT="0" distB="0" distL="0" distR="0" wp14:anchorId="56549F5B" wp14:editId="07724E36">
              <wp:extent cx="4320000" cy="4302992"/>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302992"/>
                      </a:xfrm>
                      <a:prstGeom prst="rect">
                        <a:avLst/>
                      </a:prstGeom>
                    </pic:spPr>
                  </pic:pic>
                </a:graphicData>
              </a:graphic>
            </wp:inline>
          </w:drawing>
        </w:r>
      </w:ins>
    </w:p>
    <w:p>
      <w:pPr>
        <w:spacing w:after="280"/>
        <w:jc w:val="center"/>
        <w:rPr>
          <w:ins w:id="30037" w:author="Vitor Oliveira" w:date="2026-10-11T10:00:00Z"/>
        </w:rPr>
      </w:pPr>
      <w:ins w:id="30038" w:author="Vitor Oliveira" w:date="2026-10-11T10:00:00Z">
        <w:r>
          <w:rPr>
            <w:sz w:val="20"/>
            <w:szCs w:val="20"/>
            <w:lang w:val="pt-BR"/>
          </w:rPr>
          <w:t xml:space="preserve">Fonte: Acervo dos autores (2026).</w:t>
        </w:r>
      </w:ins>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del w:id="30008" w:author="Vitor Oliveira" w:date="2026-10-11T10:00:00Z">
        <w:r>
          <w:rPr>
            <w:lang w:val="pt-BR"/>
          </w:rPr>
          <w:delText xml:space="preserve">Figura 1</w:delText>
        </w:r>
      </w:del>
      <w:ins w:id="30009" w:author="Vitor Oliveira" w:date="2026-10-11T10:00:00Z">
        <w:r>
          <w:rPr>
            <w:lang w:val="pt-BR"/>
          </w:rPr>
          <w:t xml:space="preserve">Figura 3</w:t>
        </w:r>
      </w:ins>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del w:id="30010" w:author="Vitor Oliveira" w:date="2026-10-11T10:00:00Z">
        <w:r>
          <w:rPr>
            <w:sz w:val="20"/>
            <w:szCs w:val="20"/>
            <w:lang w:val="pt-BR"/>
          </w:rPr>
          <w:delText xml:space="preserve">Figura 1</w:delText>
        </w:r>
      </w:del>
      <w:ins w:id="30011" w:author="Vitor Oliveira" w:date="2026-10-11T10:00:00Z">
        <w:r>
          <w:rPr>
            <w:sz w:val="20"/>
            <w:szCs w:val="20"/>
            <w:lang w:val="pt-BR"/>
          </w:rPr>
          <w:t xml:space="preserve">Figura 3</w:t>
        </w:r>
      </w:ins>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del w:id="30012" w:author="Vitor Oliveira" w:date="2026-10-11T10:00:00Z">
              <w:r>
                <w:rPr>
                  <w:sz w:val="20"/>
                  <w:szCs w:val="20"/>
                  <w:lang w:val="pt-BR"/>
                </w:rPr>
                <w:delText xml:space="preserve">Figura 3</w:delText>
              </w:r>
            </w:del>
            <w:ins w:id="30013" w:author="Vitor Oliveira" w:date="2026-10-11T10:00:00Z">
              <w:r>
                <w:rPr>
                  <w:sz w:val="20"/>
                  <w:szCs w:val="20"/>
                  <w:lang w:val="pt-BR"/>
                </w:rPr>
                <w:t xml:space="preserve">Figura 5</w:t>
              </w:r>
            </w:ins>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Ciclo de trabalho aplicado e iluminância medida,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del w:id="30014" w:author="Vitor Oliveira" w:date="2026-10-11T10:00:00Z">
        <w:r>
          <w:rPr>
            <w:lang w:val="pt-BR"/>
          </w:rPr>
          <w:delText xml:space="preserve">Figura 2</w:delText>
        </w:r>
      </w:del>
      <w:ins w:id="30015" w:author="Vitor Oliveira" w:date="2026-10-11T10:00:00Z">
        <w:r>
          <w:rPr>
            <w:lang w:val="pt-BR"/>
          </w:rPr>
          <w:t xml:space="preserve">Figura 4</w:t>
        </w:r>
      </w:ins>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del w:id="30016" w:author="Vitor Oliveira" w:date="2026-10-11T10:00:00Z">
        <w:r>
          <w:rPr>
            <w:sz w:val="20"/>
            <w:szCs w:val="20"/>
            <w:lang w:val="pt-BR"/>
          </w:rPr>
          <w:delText xml:space="preserve">Figura 2</w:delText>
        </w:r>
      </w:del>
      <w:ins w:id="30017" w:author="Vitor Oliveira" w:date="2026-10-11T10:00:00Z">
        <w:r>
          <w:rPr>
            <w:sz w:val="20"/>
            <w:szCs w:val="20"/>
            <w:lang w:val="pt-BR"/>
          </w:rPr>
          <w:t xml:space="preserve">Figura 4</w:t>
        </w:r>
      </w:ins>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del w:id="30018" w:author="Vitor Oliveira" w:date="2026-10-11T10:00:00Z">
        <w:r>
          <w:rPr>
            <w:lang w:val="pt-BR"/>
          </w:rPr>
          <w:delText xml:space="preserve">Figura 3</w:delText>
        </w:r>
      </w:del>
      <w:ins w:id="30019" w:author="Vitor Oliveira" w:date="2026-10-11T10:00:00Z">
        <w:r>
          <w:rPr>
            <w:lang w:val="pt-BR"/>
          </w:rPr>
          <w:t xml:space="preserve">Figura 5</w:t>
        </w:r>
      </w:ins>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del w:id="30020" w:author="Vitor Oliveira" w:date="2026-10-11T10:00:00Z">
        <w:r>
          <w:rPr>
            <w:sz w:val="20"/>
            <w:szCs w:val="20"/>
            <w:lang w:val="pt-BR"/>
          </w:rPr>
          <w:delText xml:space="preserve">Figura 3</w:delText>
        </w:r>
      </w:del>
      <w:ins w:id="30021" w:author="Vitor Oliveira" w:date="2026-10-11T10:00:00Z">
        <w:r>
          <w:rPr>
            <w:sz w:val="20"/>
            <w:szCs w:val="20"/>
            <w:lang w:val="pt-BR"/>
          </w:rPr>
          <w:t xml:space="preserve">Figura 5</w:t>
        </w:r>
      </w:ins>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del w:id="30022" w:author="Vitor Oliveira" w:date="2026-10-11T10:00:00Z">
              <w:r>
                <w:rPr>
                  <w:sz w:val="20"/>
                  <w:szCs w:val="20"/>
                </w:rPr>
                <w:delText>Figuras</w:delText>
              </w:r>
            </w:del>
            <w:proofErr w:type="spellEnd"/>
            <w:del w:id="30023" w:author="Vitor Oliveira" w:date="2026-10-11T10:00:00Z">
              <w:r>
                <w:rPr>
                  <w:sz w:val="20"/>
                  <w:szCs w:val="20"/>
                </w:rPr>
                <w:delText xml:space="preserve"> 1, 2 e 3</w:delText>
              </w:r>
            </w:del>
            <w:ins w:id="30024" w:author="Vitor Oliveira" w:date="2026-10-11T10:00:00Z">
              <w:r>
                <w:rPr>
                  <w:sz w:val="20"/>
                  <w:szCs w:val="20"/>
                </w:rPr>
                <w:t xml:space="preserve">Figuras 3, 4 e 5</w:t>
              </w:r>
            </w:ins>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rPr>
          <w:ins w:id="30041" w:author="Vitor Oliveira" w:date="2026-10-11T10:00:00Z"/>
        </w:rPr>
      </w:pPr>
      <w:ins w:id="30042" w:author="Vitor Oliveira" w:date="2026-10-11T10:00:00Z">
        <w:r>
          <w:rPr>
            <w:lang w:val="pt-BR"/>
          </w:rPr>
          <w:t xml:space="preserve">APÊNDICE C — REGISTRO FOTOGRÁFICO DO NÓ DE BANCADA</w:t>
        </w:r>
      </w:ins>
    </w:p>
    <w:p>
      <w:pPr>
        <w:spacing w:after="120" w:line="360" w:lineRule="auto"/>
        <w:ind w:firstLine="709"/>
        <w:jc w:val="both"/>
        <w:rPr>
          <w:ins w:id="30043" w:author="Vitor Oliveira" w:date="2026-10-11T10:00:00Z"/>
        </w:rPr>
      </w:pPr>
      <w:ins w:id="30044" w:author="Vitor Oliveira" w:date="2026-10-11T10:00:00Z">
        <w:r>
          <w:rPr>
            <w:lang w:val="pt-BR"/>
          </w:rPr>
          <w:t xml:space="preserve">A Figura 6 complementa as Figuras 1 e 2 com a vista posterior do nó de demonstração, em que aparecem a passagem do cabo de alimentação da fita pela parede do anteparo e a posição do sensor na face oposta.</w:t>
        </w:r>
      </w:ins>
    </w:p>
    <w:p>
      <w:pPr>
        <w:keepNext/>
        <w:spacing w:before="130" w:after="60"/>
        <w:jc w:val="center"/>
        <w:rPr>
          <w:ins w:id="30045" w:author="Vitor Oliveira" w:date="2026-10-11T10:00:00Z"/>
        </w:rPr>
      </w:pPr>
      <w:ins w:id="30046" w:author="Vitor Oliveira" w:date="2026-10-11T10:00:00Z">
        <w:r>
          <w:rPr>
            <w:sz w:val="20"/>
            <w:szCs w:val="20"/>
            <w:lang w:val="pt-BR"/>
          </w:rPr>
          <w:t xml:space="preserve">Figura 6 – Vista posterior do nó de demonstração</w:t>
        </w:r>
      </w:ins>
    </w:p>
    <w:p w:rsidR="00E01C3A" w:rsidRDefault="00CC3326">
      <w:pPr>
        <w:spacing w:before="240"/>
        <w:jc w:val="center"/>
        <w:rPr>
          <w:ins w:id="30048" w:author="Vitor Oliveira" w:date="2026-10-11T10:00:00Z"/>
          <w:lang w:val="pt-BR"/>
        </w:rPr>
      </w:pPr>
      <w:ins w:id="30047" w:author="Vitor Oliveira" w:date="2026-10-11T10:00:00Z">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ins>
    </w:p>
    <w:p>
      <w:pPr>
        <w:spacing w:after="280"/>
        <w:jc w:val="center"/>
        <w:rPr>
          <w:ins w:id="30049" w:author="Vitor Oliveira" w:date="2026-10-11T10:00:00Z"/>
        </w:rPr>
      </w:pPr>
      <w:ins w:id="30050" w:author="Vitor Oliveira" w:date="2026-10-11T10:00:00Z">
        <w:r>
          <w:rPr>
            <w:sz w:val="20"/>
            <w:szCs w:val="20"/>
            <w:lang w:val="pt-BR"/>
          </w:rPr>
          <w:t xml:space="preserve">Fonte: Acervo dos autores (2026).</w:t>
        </w:r>
      </w:ins>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