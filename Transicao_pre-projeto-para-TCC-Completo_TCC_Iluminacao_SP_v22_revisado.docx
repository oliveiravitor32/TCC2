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del w:id="30000" w:author="Vitor Oliveira" w:date="2026-10-10T18:00:00Z">
        <w:r>
          <w:rPr>
            <w:lang w:val="pt-BR"/>
          </w:rPr>
          <w:delText xml:space="preserve">Cidade inteligente designa</w:delText>
        </w:r>
      </w:del>
      <w:ins w:id="30001" w:author="Vitor Oliveira" w:date="2026-10-10T18:00:00Z">
        <w:r>
          <w:rPr>
            <w:lang w:val="pt-BR"/>
          </w:rPr>
          <w:t xml:space="preserve">Neste trabalho, cidade inteligente designa</w:t>
        </w:r>
      </w:ins>
      <w:r>
        <w:rPr>
          <w:lang w:val="pt-BR"/>
        </w:rPr>
        <w:t xml:space="preserve"> o emprego de tecnologias da informação e comunicação para elevar a eficiência dos serviços públicos, a sustentabilidade ambiental e a qualidade de vida da população.</w:t>
      </w:r>
      <w:del w:id="30002" w:author="Vitor Oliveira" w:date="2026-10-10T18:00:00Z">
        <w:r>
          <w:rPr>
            <w:lang w:val="pt-BR"/>
          </w:rPr>
          <w:delText xml:space="preserve"> Suas características principais são o </w:delText>
        </w:r>
      </w:del>
      <w:del w:id="30003" w:author="Vitor Oliveira" w:date="2026-10-10T18:00:00Z">
        <w:r>
          <w:rPr>
            <w:lang w:val="pt-BR"/>
          </w:rPr>
          <w:delText>sensoriamento e a análise de dados em escala urbana, a sustentabilidade ambiental, a mobilidade eficiente, a governança participativa e a economia inovadora.</w:delText>
        </w:r>
      </w:del>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del w:id="30004" w:author="Vitor Oliveira" w:date="2026-10-10T18:00:00Z">
        <w:r>
          <w:rPr>
            <w:lang w:val="pt-BR"/>
          </w:rPr>
          <w:delText xml:space="preserve">ambas as coisas já estão em curso.</w:delText>
        </w:r>
      </w:del>
      <w:ins w:id="30005" w:author="Vitor Oliveira" w:date="2026-10-10T18:00:00Z">
        <w:r>
          <w:rPr>
            <w:lang w:val="pt-BR"/>
          </w:rPr>
          <w:t xml:space="preserve">ambas as coisas já estão contratadas.</w:t>
        </w:r>
      </w:ins>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del w:id="30006" w:author="Vitor Oliveira" w:date="2026-10-10T18:00:00Z">
        <w:r>
          <w:rPr>
            <w:lang w:val="pt-BR"/>
          </w:rPr>
          <w:delText xml:space="preserve">funções que o regime atual, praticamente invariante, não exerce.</w:delText>
        </w:r>
      </w:del>
      <w:ins w:id="30007" w:author="Vitor Oliveira" w:date="2026-10-10T18:00:00Z">
        <w:r>
          <w:rPr>
            <w:lang w:val="pt-BR"/>
          </w:rPr>
          <w:t xml:space="preserve">funções que o fluxo pleno e a programação fixa não exercem.</w:t>
        </w:r>
      </w:ins>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del w:id="30008" w:author="Vitor Oliveira" w:date="2026-10-10T18:00:00Z">
        <w:r>
          <w:rPr>
            <w:lang w:val="pt-BR"/>
          </w:rPr>
          <w:delText xml:space="preserve">Operada em fluxo pleno durante toda a noite, como ocorre hoje no município (2.3), oferece</w:delText>
        </w:r>
      </w:del>
      <w:ins w:id="30009" w:author="Vitor Oliveira" w:date="2026-10-10T18:00:00Z">
        <w:r>
          <w:rPr>
            <w:lang w:val="pt-BR"/>
          </w:rPr>
          <w:t xml:space="preserve">Operada em fluxo pleno durante toda a noite, oferece</w:t>
        </w:r>
      </w:ins>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del w:id="30010" w:author="Vitor Oliveira" w:date="2026-10-10T18:00:00Z">
        <w:r>
          <w:rPr>
            <w:lang w:val="pt-BR"/>
          </w:rPr>
          <w:delText xml:space="preserve">e nenhuma afirmação deste trabalho depende de literatura anterior ao recorte.</w:delText>
        </w:r>
      </w:del>
      <w:ins w:id="30011" w:author="Vitor Oliveira" w:date="2026-10-10T18:00:00Z">
        <w:r>
          <w:rPr>
            <w:lang w:val="pt-BR"/>
          </w:rPr>
          <w:t xml:space="preserve">e nenhuma afirmação sobre o estado da arte da técnica depende de literatura anterior ao recorte.</w:t>
        </w:r>
      </w:ins>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ins w:id="30012" w:author="Vitor Oliveira" w:date="2026-10-10T18:00:00Z">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ins>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del w:id="30013" w:author="Vitor Oliveira" w:date="2026-10-10T18:00:00Z">
        <w:r>
          <w:rPr>
            <w:lang w:val="pt-BR"/>
          </w:rPr>
          <w:delText xml:space="preserve">já existem na cidade, contratadas e em operação.</w:delText>
        </w:r>
      </w:del>
      <w:ins w:id="30014" w:author="Vitor Oliveira" w:date="2026-10-10T18:00:00Z">
        <w:r>
          <w:rPr>
            <w:lang w:val="pt-BR"/>
          </w:rPr>
          <w:t xml:space="preserve">já estão contratadas na cidade.</w:t>
        </w:r>
      </w:ins>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del w:id="30015" w:author="Vitor Oliveira" w:date="2026-10-10T18:00:00Z">
              <w:r>
                <w:rPr>
                  <w:sz w:val="20"/>
                  <w:szCs w:val="20"/>
                  <w:lang w:val="pt-BR"/>
                </w:rPr>
                <w:delText>Opera em regime praticamente invariante, comandado por horário ou por luz natural</w:delText>
              </w:r>
            </w:del>
            <w:ins w:id="30016" w:author="Vitor Oliveira" w:date="2026-10-10T18:00:00Z">
              <w:r>
                <w:rPr>
                  <w:sz w:val="20"/>
                  <w:szCs w:val="20"/>
                  <w:lang w:val="pt-BR"/>
                </w:rPr>
                <w:t xml:space="preserve">Não se localizou registro público de controle conforme o uso da via</w:t>
              </w:r>
            </w:ins>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del w:id="30017" w:author="Vitor Oliveira" w:date="2026-10-10T18:00:00Z">
        <w:r>
          <w:rPr>
            <w:lang w:val="pt-BR"/>
          </w:rPr>
          <w:delText xml:space="preserve">é o padrão consolidado para transporte de telemetria em dispositivos de recurso restrito, por seu cabeçalho reduzido e pelo desacoplamento entre produtores e consumidores,</w:delText>
        </w:r>
      </w:del>
      <w:ins w:id="30018" w:author="Vitor Oliveira" w:date="2026-10-10T18:00:00Z">
        <w:r>
          <w:rPr>
            <w:lang w:val="pt-BR"/>
          </w:rPr>
          <w:t xml:space="preserve">é padrão aberto de troca de mensagens, com cabeçalho reduzido e desacoplamento entre produtores e consumidores,</w:t>
        </w:r>
      </w:ins>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del w:id="30019" w:author="Vitor Oliveira" w:date="2026-10-10T18:00:00Z">
        <w:r>
          <w:rPr>
            <w:lang w:val="pt-BR"/>
          </w:rPr>
          <w:delText xml:space="preserve">Um dispositivo constitui elemento de Internet das Coisas quando reúne quatro atributos:</w:delText>
        </w:r>
      </w:del>
      <w:ins w:id="30020" w:author="Vitor Oliveira" w:date="2026-10-10T18:00:00Z">
        <w:r>
          <w:rPr>
            <w:lang w:val="pt-BR"/>
          </w:rPr>
          <w:t xml:space="preserve">Adota-se, neste trabalho, o critério de que um dispositivo constitui elemento de Internet das Coisas quando reúne quatro atributos:</w:t>
        </w:r>
      </w:ins>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del w:id="30082" w:author="Vitor Oliveira" w:date="2026-10-10T18:00:00Z">
        <w:r>
          <w:rPr>
            <w:lang w:val="pt-BR"/>
          </w:rPr>
          <w:delText xml:space="preserve">derivando suas regras da norma técnica e do conhecimento de domínio, mantém a base de decisão externa e auditável.</w:delText>
        </w:r>
      </w:del>
      <w:ins w:id="30083" w:author="Vitor Oliveira" w:date="2026-10-10T18:00:00Z">
        <w:r>
          <w:rPr>
            <w:lang w:val="pt-BR"/>
          </w:rPr>
          <w:t xml:space="preserve">derivando suas regras da norma técnica e de critérios de projeto declarados, mantém a base de decisão auditável e livre dessa circularidade.</w:t>
        </w:r>
      </w:ins>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del w:id="30021" w:author="Vitor Oliveira" w:date="2026-10-10T18:00:00Z">
        <w:r>
          <w:rPr>
            <w:lang w:val="pt-BR"/>
          </w:rPr>
          <w:delText xml:space="preserve">prevista em norma desde 2010,</w:delText>
        </w:r>
      </w:del>
      <w:ins w:id="30022" w:author="Vitor Oliveira" w:date="2026-10-10T18:00:00Z">
        <w:r>
          <w:rPr>
            <w:lang w:val="pt-BR"/>
          </w:rPr>
          <w:t xml:space="preserve">admitida pela ABNT NBR 5101 desde a revisão de 2024,</w:t>
        </w:r>
      </w:ins>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del w:id="30023" w:author="Vitor Oliveira" w:date="2026-10-10T18:00:00Z">
        <w:r>
          <w:rPr>
            <w:lang w:val="pt-BR"/>
          </w:rPr>
          <w:delText xml:space="preserve">estão contratadas e em operação,</w:delText>
        </w:r>
      </w:del>
      <w:ins w:id="30024" w:author="Vitor Oliveira" w:date="2026-10-10T18:00:00Z">
        <w:r>
          <w:rPr>
            <w:lang w:val="pt-BR"/>
          </w:rPr>
          <w:t xml:space="preserve">estão contratadas,</w:t>
        </w:r>
      </w:ins>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del w:id="30025" w:author="Vitor Oliveira" w:date="2026-10-10T18:00:00Z">
              <w:r>
                <w:rPr>
                  <w:sz w:val="20"/>
                  <w:szCs w:val="20"/>
                  <w:lang w:val="pt-BR"/>
                </w:rPr>
                <w:delText>Em operação; a medição é regulada metrologicamente</w:delText>
              </w:r>
            </w:del>
            <w:ins w:id="30026" w:author="Vitor Oliveira" w:date="2026-10-10T18:00:00Z">
              <w:r>
                <w:rPr>
                  <w:sz w:val="20"/>
                  <w:szCs w:val="20"/>
                  <w:lang w:val="pt-BR"/>
                </w:rPr>
                <w:t xml:space="preserve">Contratada; a medição é regulada metrologicamente</w:t>
              </w:r>
            </w:ins>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sete já existem: </w:t>
      </w:r>
      <w:del w:id="30027" w:author="Vitor Oliveira" w:date="2026-10-10T18:00:00Z">
        <w:r>
          <w:rPr>
            <w:lang w:val="pt-BR"/>
          </w:rPr>
          <w:delText xml:space="preserve">estão contratados, normalizados ou em operação,</w:delText>
        </w:r>
      </w:del>
      <w:ins w:id="30028" w:author="Vitor Oliveira" w:date="2026-10-10T18:00:00Z">
        <w:r>
          <w:rPr>
            <w:lang w:val="pt-BR"/>
          </w:rPr>
          <w:t xml:space="preserve">estão contratados ou normalizados,</w:t>
        </w:r>
      </w:ins>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del w:id="30029" w:author="Vitor Oliveira" w:date="2026-10-10T18:00:00Z">
        <w:r>
          <w:rPr>
            <w:lang w:val="pt-BR"/>
          </w:rPr>
          <w:delText xml:space="preserve">O modelo do controlador em operação no município </w:delText>
        </w:r>
      </w:del>
      <w:del w:id="30030" w:author="Vitor Oliveira" w:date="2026-10-10T18:00:00Z">
        <w:r>
          <w:rPr>
            <w:lang w:val="pt-BR"/>
          </w:rPr>
          <w:delText>não é informação divulgada, circunstância que a literatura sobre parcerias público-privadas de iluminação registra como característica do setor, e não como exceção.</w:delText>
        </w:r>
      </w:del>
      <w:ins w:id="30031" w:author="Vitor Oliveira" w:date="2026-10-10T18:00:00Z">
        <w:r>
          <w:rPr>
            <w:lang w:val="pt-BR"/>
          </w:rPr>
          <w:t xml:space="preserve">O modelo do controlador instalado no município não é informação divulgada.</w:t>
        </w:r>
      </w:ins>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del w:id="30032" w:author="Vitor Oliveira" w:date="2026-10-10T18:00:00Z">
        <w:r>
          <w:rPr>
            <w:lang w:val="pt-BR"/>
          </w:rPr>
          <w:delText xml:space="preserve">segundo quatro critérios declarados previamente:</w:delText>
        </w:r>
      </w:del>
      <w:ins w:id="30033" w:author="Vitor Oliveira" w:date="2026-10-10T18:00:00Z">
        <w:r>
          <w:rPr>
            <w:lang w:val="pt-BR"/>
          </w:rPr>
          <w:t xml:space="preserve">segundo três critérios declarados previamente:</w:t>
        </w:r>
      </w:ins>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del w:id="30034" w:author="Vitor Oliveira" w:date="2026-10-10T18:00:00Z">
              <w:r>
                <w:rPr>
                  <w:sz w:val="20"/>
                  <w:szCs w:val="20"/>
                  <w:lang w:val="pt-BR"/>
                </w:rPr>
                <w:delText xml:space="preserve">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w:delText>
              </w:r>
            </w:del>
            <w:ins w:id="30035" w:author="Vitor Oliveira" w:date="2026-10-10T18:00:00Z">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ins>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del w:id="30036" w:author="Vitor Oliveira" w:date="2026-10-10T18:00:00Z">
              <w:r>
                <w:rPr>
                  <w:sz w:val="20"/>
                  <w:szCs w:val="20"/>
                  <w:lang w:val="pt-BR"/>
                </w:rPr>
                <w:delText xml:space="preserve"> O módulo baseado no IRF520, de aparência e preço equivalentes, exige comando em 5 V por declaração do próprio fabricante, e operaria em condução parcial. A verificação da tensão de limiar de porta foi o critério que separou dois módulos externamente semelhantes.</w:delText>
              </w:r>
            </w:del>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del w:id="30037" w:author="Vitor Oliveira" w:date="2026-10-10T18:00:00Z">
              <w:r>
                <w:rPr>
                  <w:sz w:val="20"/>
                  <w:szCs w:val="20"/>
                  <w:lang w:val="pt-BR"/>
                </w:rPr>
                <w:delText xml:space="preserve">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delText>
              </w:r>
            </w:del>
            <w:ins w:id="30038" w:author="Vitor Oliveira" w:date="2026-10-10T18:00:00Z">
              <w:r>
                <w:rPr>
                  <w:sz w:val="20"/>
                  <w:szCs w:val="20"/>
                  <w:lang w:val="pt-BR"/>
                </w:rPr>
                <w:t xml:space="preserve">O refletor de 12 V e a luminária viária têm fluxo muito superior ao necessário para obter 10 lux a menos de meio metro. A lâmpada incandescente não representa a tecnologia instalada no município</w:t>
              </w:r>
            </w:ins>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não iluminância;</w:t>
            </w:r>
            <w:del w:id="30039" w:author="Vitor Oliveira" w:date="2026-10-10T18:00:00Z">
              <w:r>
                <w:rPr>
                  <w:sz w:val="20"/>
                  <w:szCs w:val="20"/>
                  <w:lang w:val="pt-BR"/>
                </w:rPr>
                <w:delText xml:space="preserve"> sua resposta espectral não aproxima a curva de sensibilidade do olho, e a dispersão entre unidades é elevada.</w:delText>
              </w:r>
            </w:del>
            <w:r>
              <w:rPr>
                <w:sz w:val="20"/>
                <w:szCs w:val="20"/>
                <w:lang w:val="pt-BR"/>
              </w:rPr>
              <w:t xml:space="preserve"> Qualquer valor em lux dele extraído seria uma curva ajustada pelos próprios autores, e o trabalho passaria a reportar a própria calibração em lugar de uma iluminância. O luxímetro portátil não dispõe de saída digital e não pode compor a telemetria</w:t>
            </w:r>
            <w:del w:id="30040" w:author="Vitor Oliveira" w:date="2026-10-10T18:00:00Z">
              <w:r>
                <w:rPr>
                  <w:sz w:val="20"/>
                  <w:szCs w:val="20"/>
                  <w:lang w:val="pt-BR"/>
                </w:rPr>
                <w:delText xml:space="preserve">; ademais, os modelos da faixa de preço compatível declaram erro de zero da ordem de dez lux, superior à própria grandeza medida</w:delText>
              </w:r>
            </w:del>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del w:id="30041" w:author="Vitor Oliveira" w:date="2026-10-10T18:00:00Z">
              <w:r>
                <w:rPr>
                  <w:sz w:val="20"/>
                  <w:szCs w:val="20"/>
                  <w:lang w:val="pt-BR"/>
                </w:rPr>
                <w:delText xml:space="preserve">As alternativas são as efetivamente empregadas em implantações de telegestão, e seriam as escolhas corretas em campo.</w:delText>
              </w:r>
            </w:del>
            <w:ins w:id="30042" w:author="Vitor Oliveira" w:date="2026-10-10T18:00:00Z">
              <w:r>
                <w:rPr>
                  <w:sz w:val="20"/>
                  <w:szCs w:val="20"/>
                  <w:lang w:val="pt-BR"/>
                </w:rPr>
                <w:t xml:space="preserve">As alternativas constam entre as tecnologias de enlace relacionadas pelo guia setorial de telegestão (ASSOCIAÇÃO BRASILEIRA DAS CONCESSIONÁRIAS DE ILUMINAÇÃO PÚBLICA, 2024b).</w:t>
              </w:r>
            </w:ins>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del w:id="30043" w:author="Vitor Oliveira" w:date="2026-10-10T18:00:00Z">
        <w:r>
          <w:rPr>
            <w:lang w:val="pt-BR"/>
          </w:rPr>
          <w:delText xml:space="preserve">declaram fluxos que vão de cerca de 600 a cerca de 1.300 lm por metro, divergência superior ao dobro e incompatível com uma mesma potência.</w:delText>
        </w:r>
      </w:del>
      <w:ins w:id="30044" w:author="Vitor Oliveira" w:date="2026-10-10T18:00:00Z">
        <w:r>
          <w:rPr>
            <w:lang w:val="pt-BR"/>
          </w:rPr>
          <w:t xml:space="preserve">declaram fluxos divergentes entre si.</w:t>
        </w:r>
      </w:ins>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com queda máxima</w:t>
            </w:r>
            <w:r>
              <w:rPr>
                <w:sz w:val="20"/>
                <w:szCs w:val="20"/>
              </w:rPr>
              <w:t xml:space="preserve">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del w:id="30045" w:author="Vitor Oliveira" w:date="2026-10-10T18:00:00Z">
        <w:r>
          <w:rPr>
            <w:lang w:val="pt-BR"/>
          </w:rPr>
          <w:delText xml:space="preserve">Medir 10 lux em recinto cuja iluminação de serviço situa-se entre 300 lux e 500 lux não produz resultado interpretável.</w:delText>
        </w:r>
      </w:del>
      <w:ins w:id="30046" w:author="Vitor Oliveira" w:date="2026-10-10T18:00:00Z">
        <w:r>
          <w:rPr>
            <w:lang w:val="pt-BR"/>
          </w:rPr>
          <w:t xml:space="preserve">Medir 10 lux sob a iluminação de um recinto interno não produz resultado interpretável.</w:t>
        </w:r>
      </w:ins>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del w:id="30047" w:author="Vitor Oliveira" w:date="2026-10-10T18:00:00Z">
        <w:r>
          <w:rPr>
            <w:lang w:val="pt-BR"/>
          </w:rPr>
          <w:delText xml:space="preserve">No ensaio realizado,</w:delText>
        </w:r>
      </w:del>
      <w:ins w:id="30048" w:author="Vitor Oliveira" w:date="2026-10-10T18:00:00Z">
        <w:r>
          <w:rPr>
            <w:lang w:val="pt-BR"/>
          </w:rPr>
          <w:t xml:space="preserve">No ensaio realizado na primeira caixa,</w:t>
        </w:r>
      </w:ins>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del w:id="30049" w:author="Vitor Oliveira" w:date="2026-10-10T18:00:00Z">
        <w:r>
          <w:rPr>
            <w:lang w:val="pt-BR"/>
          </w:rPr>
          <w:delText xml:space="preserve">O sensor adotado declara exatidão da ordem de vinte por cento em valor absoluto, e a bancada</w:delText>
        </w:r>
      </w:del>
      <w:ins w:id="30050" w:author="Vitor Oliveira" w:date="2026-10-10T18:00:00Z">
        <w:r>
          <w:rPr>
            <w:lang w:val="pt-BR"/>
          </w:rPr>
          <w:t xml:space="preserve">A exatidão absoluta do sensor adotado não é verificada, e a bancada</w:t>
        </w:r>
      </w:ins>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del w:id="30051" w:author="Vitor Oliveira" w:date="2026-10-10T18:00:00Z">
        <w:r>
          <w:rPr>
            <w:lang w:val="pt-BR"/>
          </w:rPr>
          <w:delText xml:space="preserve">sobre o nível decidido pelo sistema, em lux, antes</w:delText>
        </w:r>
      </w:del>
      <w:ins w:id="30052" w:author="Vitor Oliveira" w:date="2026-10-10T18:00:00Z">
        <w:r>
          <w:rPr>
            <w:lang w:val="pt-BR"/>
          </w:rPr>
          <w:t xml:space="preserve">sobre o nível decidido pelo sistema, como fração do fluxo pleno, antes</w:t>
        </w:r>
      </w:ins>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del w:id="30053" w:author="Vitor Oliveira" w:date="2026-10-10T18:00:00Z">
        <w:r>
          <w:rPr>
            <w:lang w:val="pt-BR"/>
          </w:rPr>
          <w:delText xml:space="preserve">apesar da exatidão absoluta declarada pelo fabricante do sensor.</w:delText>
        </w:r>
      </w:del>
      <w:ins w:id="30054" w:author="Vitor Oliveira" w:date="2026-10-10T18:00:00Z">
        <w:r>
          <w:rPr>
            <w:lang w:val="pt-BR"/>
          </w:rPr>
          <w:t xml:space="preserve">apesar de a exatidão absoluta do sensor não ser verificada.</w:t>
        </w:r>
      </w:ins>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del w:id="30055" w:author="Vitor Oliveira" w:date="2026-10-10T18:00:00Z">
        <w:r>
          <w:rPr>
            <w:lang w:val="pt-BR"/>
          </w:rPr>
          <w:delText>O conteúdo publicado pela interface emulada não é arbitrário: é construído a partir da análise de conjuntos de dados públicos do município, de modo que os cenários submetidos ao sistema correspondam a situações efetivamente observadas na cidade.</w:delText>
        </w:r>
      </w:del>
      <w:ins w:id="30056" w:author="Vitor Oliveira" w:date="2026-10-10T18:00:00Z">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ins>
    </w:p>
    <w:p w14:paraId="5FEBFA45" w14:textId="77777777" w:rsidR="006B1E66" w:rsidRPr="000F5B8B" w:rsidRDefault="00CC3326">
      <w:pPr>
        <w:spacing w:after="120" w:line="360" w:lineRule="auto"/>
        <w:ind w:firstLine="709"/>
        <w:jc w:val="both"/>
        <w:rPr>
          <w:del w:id="30058" w:author="Vitor Oliveira" w:date="2026-10-10T18:00:00Z"/>
          <w:lang w:val="pt-BR"/>
        </w:rPr>
      </w:pPr>
      <w:del w:id="30057" w:author="Vitor Oliveira" w:date="2026-10-10T18:00:00Z">
        <w:r>
          <w:rPr>
            <w:lang w:val="pt-BR"/>
          </w:rPr>
          <w:delTex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delText>
        </w:r>
      </w:del>
    </w:p>
    <w:p w14:paraId="7AED012E" w14:textId="77777777" w:rsidR="006B1E66" w:rsidRPr="000F5B8B" w:rsidRDefault="00CC3326">
      <w:pPr>
        <w:spacing w:after="120" w:line="360" w:lineRule="auto"/>
        <w:ind w:firstLine="709"/>
        <w:jc w:val="both"/>
        <w:rPr>
          <w:lang w:val="pt-BR"/>
        </w:rPr>
      </w:pPr>
      <w:del w:id="30059" w:author="Vitor Oliveira" w:date="2026-10-10T18:00:00Z">
        <w:r>
          <w:rPr>
            <w:lang w:val="pt-BR"/>
          </w:rPr>
          <w:delText xml:space="preserve">Declara-se a consequência metodológica: esses conjuntos são agregados e publicados em periodicidade que não é a de tempo real, de modo que servem à </w:delText>
        </w:r>
      </w:del>
      <w:del w:id="30060" w:author="Vitor Oliveira" w:date="2026-10-10T18:00:00Z">
        <w:r>
          <w:rPr>
            <w:lang w:val="pt-BR"/>
          </w:rPr>
          <w:delText>construção de cenários realistas e não à operação do sistema sobre informação corrente. A interface emulada reproduz o formato e a semântica que uma plataforma municipal produziria, e não os seus dados, aos quais não há acesso público.</w:delText>
        </w:r>
      </w:del>
      <w:ins w:id="30061" w:author="Vitor Oliveira" w:date="2026-10-10T18:00:00Z">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ins>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del w:id="30062" w:author="Vitor Oliveira" w:date="2026-10-10T18:00:00Z">
        <w:r>
          <w:rPr>
            <w:lang w:val="pt-BR"/>
          </w:rPr>
          <w:delText xml:space="preserve">Da análise desses conjuntos deriva-se a suíte de cenários de avaliação, composta</w:delText>
        </w:r>
      </w:del>
      <w:ins w:id="30063" w:author="Vitor Oliveira" w:date="2026-10-10T18:00:00Z">
        <w:r>
          <w:rPr>
            <w:lang w:val="pt-BR"/>
          </w:rPr>
          <w:t xml:space="preserve">A suíte de cenários de avaliação é composta</w:t>
        </w:r>
      </w:ins>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cerca de 1 %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del w:id="30066" w:author="Vitor Oliveira" w:date="2026-10-10T18:00:00Z">
        <w:r>
          <w:rPr>
            <w:lang w:val="pt-BR"/>
          </w:rPr>
          <w:delText xml:space="preserve">Emprega-se a janela de 2016 a 2019, período de maior número de pontos de contagem e anterior à pandemia;</w:delText>
        </w:r>
      </w:del>
      <w:ins w:id="30067" w:author="Vitor Oliveira" w:date="2026-10-10T18:00:00Z">
        <w:r>
          <w:rPr>
            <w:lang w:val="pt-BR"/>
          </w:rPr>
          <w:t xml:space="preserve">Emprega-se a janela de 2016 a 2019, anterior à pandemia;</w:t>
        </w:r>
      </w:ins>
      <w:r>
        <w:rPr>
          <w:lang w:val="pt-BR"/>
        </w:rPr>
        <w:t xml:space="preserve"> o arquivo foi baixado em 30 de setembro de 2026, e o resumo SHA-256 da cópia empregada é registrado, uma vez que o portal o atualiza. </w:t>
      </w:r>
      <w:del w:id="30068" w:author="Vitor Oliveira" w:date="2026-10-10T18:00:00Z">
        <w:r>
          <w:rPr>
            <w:lang w:val="pt-BR"/>
          </w:rPr>
          <w:delText xml:space="preserve">A resolução de 15 min é a mais próxima, entre as séries públicas localizadas, do período de 5 min</w:delText>
        </w:r>
      </w:del>
      <w:ins w:id="30069" w:author="Vitor Oliveira" w:date="2026-10-10T18:00:00Z">
        <w:r>
          <w:rPr>
            <w:lang w:val="pt-BR"/>
          </w:rPr>
          <w:t xml:space="preserve">Entre as séries públicas com histórico de anos localizadas pelos autores, a de 15 min é a mais próxima do período de 5 min</w:t>
        </w:r>
      </w:ins>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del w:id="30070" w:author="Vitor Oliveira" w:date="2026-10-10T18:00:00Z">
        <w:r>
          <w:rPr>
            <w:lang w:val="pt-BR"/>
          </w:rPr>
          <w:delText xml:space="preserve">o nível da mesma hora na semana anterior, sem treino</w:delText>
        </w:r>
      </w:del>
      <w:ins w:id="30071" w:author="Vitor Oliveira" w:date="2026-10-10T18:00:00Z">
        <w:r>
          <w:rPr>
            <w:lang w:val="pt-BR"/>
          </w:rPr>
          <w:t xml:space="preserve">a média do nível na mesma hora das até quatro semanas anteriores, sem treino</w:t>
        </w:r>
      </w:ins>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del w:id="30072" w:author="Vitor Oliveira" w:date="2026-10-10T18:00:00Z">
        <w:r>
          <w:rPr>
            <w:lang w:val="pt-BR"/>
          </w:rPr>
          <w:delText xml:space="preserve">O critério não é arbitrado pelos autores: é valor derivado do dado, reproduzível por qualquer leitor que aplique o mesmo procedimento à mesma série.</w:delText>
        </w:r>
      </w:del>
      <w:ins w:id="30073" w:author="Vitor Oliveira" w:date="2026-10-10T18:00:00Z">
        <w:r>
          <w:rPr>
            <w:lang w:val="pt-BR"/>
          </w:rPr>
          <w:t xml:space="preserve">Os valores não são arbitrados: derivam do dado e são reproduzíveis por qualquer leitor que aplique o mesmo procedimento à mesma série; a escolha dos tercis como critério é dos autores (6.3).</w:t>
        </w:r>
      </w:ins>
      <w:r>
        <w:rPr>
          <w:lang w:val="pt-BR"/>
        </w:rPr>
        <w:t xml:space="preserve"> A necessidade do critério decorre de uma lacuna da norma: a ABNT NBR 5101 condiciona a classe ao nível de atividade </w:t>
      </w:r>
      <w:r>
        <w:rPr>
          <w:lang w:val="pt-BR"/>
        </w:rPr>
        <w:t xml:space="preserve">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del w:id="30074" w:author="Vitor Oliveira" w:date="2026-10-10T18:00:00Z">
        <w:r>
          <w:rPr>
            <w:lang w:val="pt-BR"/>
          </w:rPr>
          <w:delText xml:space="preserve"> A saída contínua, e não a seleção entre estados discretos, decorre de exigência normativa: a taxa de decréscimo do fluxo é limitada, de modo que transições abruptas entre patamares seriam inadmissíveis.</w:delText>
        </w:r>
      </w:del>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del w:id="30075" w:author="Vitor Oliveira" w:date="2026-10-10T18:00:00Z">
        <w:r>
          <w:rPr>
            <w:lang w:val="pt-BR"/>
          </w:rPr>
          <w:delTex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delText>
        </w:r>
      </w:del>
      <w:ins w:id="30076" w:author="Vitor Oliveira" w:date="2026-10-10T18:00:00Z">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ins>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Mais recentemente, a troca da série de treino (3.6) mudou os tercis e a largura das rampas, sem mudar as sete regras.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del w:id="30077" w:author="Vitor Oliveira" w:date="2026-10-10T18:00:00Z">
        <w:r>
          <w:rPr>
            <w:lang w:val="pt-BR"/>
          </w:rPr>
          <w:delText xml:space="preserve">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w:delText>
        </w:r>
      </w:del>
      <w:ins w:id="30078" w:author="Vitor Oliveira" w:date="2026-10-10T18:00:00Z">
        <w:r>
          <w:rPr>
            <w:lang w:val="pt-BR"/>
          </w:rPr>
          <w:t xml:space="preserve">A diferença aparece quando o volume oscila em torno de uma fronteira: a tabela salta entre classes em degraus inteiros, e a inferência nebulosa responde com ajustes menores e mais frequentes.</w:t>
        </w:r>
      </w:ins>
      <w:r>
        <w:rPr>
          <w:lang w:val="pt-BR"/>
        </w:rPr>
        <w:t xml:space="preserv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máxima de 0,0083 do fluxo pleno por passo,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del w:id="30079" w:author="Vitor Oliveira" w:date="2026-10-10T18:00:00Z">
        <w:r>
          <w:rPr>
            <w:lang w:val="pt-BR"/>
          </w:rPr>
          <w:delTex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delText>
        </w:r>
      </w:del>
      <w:del w:id="30080" w:author="Vitor Oliveira" w:date="2026-10-10T18:00:00Z">
        <w:r>
          <w:rPr>
            <w:lang w:val="pt-BR"/>
          </w:rPr>
          <w:delText>são sempre no sentido seguro: o piso para cima e a queda admitida para baixo. A taxa, prescrita pela norma de forma geral e não por classe, é gravada como atributo de cada classe, conforme o Quadro 15.</w:delText>
        </w:r>
      </w:del>
      <w:ins w:id="30081" w:author="Vitor Oliveira" w:date="2026-10-10T18:00:00Z">
        <w:r>
          <w:rPr>
            <w:lang w:val="pt-BR"/>
          </w:rPr>
          <w:t xml:space="preserve">O serviço verifica o piso: o nível-alvo emitido é o maior entre o pretendido e o piso, e registra-se como restrição aplicada o piso, quando houve correção, ou nenhuma.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ins>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del w:id="30064" w:author="Vitor Oliveira" w:date="2026-10-10T18:00:00Z">
        <w:r>
          <w:rPr>
            <w:lang w:val="pt-BR"/>
          </w:rPr>
          <w:delText>Os conjuntos de dados públicos empregados na construção dos cenários são divulgados pelo poder público de forma agregada e são utilizados exclusivamente para caracterizar distribuições e frequências.</w:delText>
        </w:r>
      </w:del>
      <w:ins w:id="30065" w:author="Vitor Oliveira" w:date="2026-10-10T18:00:00Z">
        <w:r>
          <w:rPr>
            <w:lang w:val="pt-BR"/>
          </w:rPr>
          <w:t xml:space="preserve">A série pública de contagem de pedestres empregada no treino e nos cenários é agregada por ponto de contagem e não identifica pessoas.</w:t>
        </w:r>
      </w:ins>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del w:id="30084" w:author="Vitor Oliveira" w:date="2026-10-10T18:00:00Z">
        <w:r>
          <w:rPr>
            <w:lang w:val="pt-BR"/>
          </w:rPr>
          <w:delText xml:space="preserve">que corresponde ao regime hoje </w:delText>
        </w:r>
      </w:del>
      <w:del w:id="30085" w:author="Vitor Oliveira" w:date="2026-10-10T18:00:00Z">
        <w:r>
          <w:rPr>
            <w:lang w:val="pt-BR"/>
          </w:rPr>
          <w:delText xml:space="preserve">praticado no município, caracterizado em 2.3. A segunda é um regime de atenuação por horário fixo, que</w:delText>
        </w:r>
      </w:del>
      <w:ins w:id="30086" w:author="Vitor Oliveira" w:date="2026-10-10T18:00:00Z">
        <w:r>
          <w:rPr>
            <w:lang w:val="pt-BR"/>
          </w:rPr>
          <w:t xml:space="preserve">e a segunda, um regime de atenuação por horário fixo, das 0 h às 5 h, janela escolhida pelos autores, que</w:t>
        </w:r>
      </w:ins>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del w:id="30087" w:author="Vitor Oliveira" w:date="2026-10-10T18:00:00Z">
        <w:r>
          <w:rPr>
            <w:lang w:val="pt-BR"/>
          </w:rPr>
          <w:delText xml:space="preserve">um ponto de luz viário emprega regulador de corrente constante, cuja eficiência varia com o nível de saída, e consome ainda uma parcela fixa</w:delText>
        </w:r>
      </w:del>
      <w:ins w:id="30088" w:author="Vitor Oliveira" w:date="2026-10-10T18:00:00Z">
        <w:r>
          <w:rPr>
            <w:lang w:val="pt-BR"/>
          </w:rPr>
          <w:t xml:space="preserve">a eficiência do regulador de corrente de um ponto de luz viário pode variar com o nível de saída, e há ainda uma parcela fixa</w:t>
        </w:r>
      </w:ins>
      <w:r>
        <w:rPr>
          <w:lang w:val="pt-BR"/>
        </w:rPr>
        <w:t xml:space="preserve"> no próprio regulador e no controlador de telegestão, que não se reduz com a dimerização e que não é aqui quantificada, por não haver valor público para o equipamento instalado. </w:t>
      </w:r>
      <w:del w:id="30089" w:author="Vitor Oliveira" w:date="2026-10-10T18:00:00Z">
        <w:r>
          <w:rPr>
            <w:lang w:val="pt-BR"/>
          </w:rPr>
          <w:delText xml:space="preserve">Os dois efeitos atuam no mesmo sentido</w:delText>
        </w:r>
      </w:del>
      <w:ins w:id="30090" w:author="Vitor Oliveira" w:date="2026-10-10T18:00:00Z">
        <w:r>
          <w:rPr>
            <w:lang w:val="pt-BR"/>
          </w:rPr>
          <w:t xml:space="preserve">Os dois efeitos, se presentes, atuam no mesmo sentido</w:t>
        </w:r>
      </w:ins>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del w:id="30091" w:author="Vitor Oliveira" w:date="2026-10-10T18:00:00Z">
        <w:r>
          <w:rPr>
            <w:lang w:val="pt-BR"/>
          </w:rPr>
          <w:delText xml:space="preserve">aplica em seguida as duas restrições rígidas da camada de verificação e publica o comando resultante.</w:delText>
        </w:r>
      </w:del>
      <w:ins w:id="30092" w:author="Vitor Oliveira" w:date="2026-10-10T18:00:00Z">
        <w:r>
          <w:rPr>
            <w:lang w:val="pt-BR"/>
          </w:rPr>
          <w:t xml:space="preserve">aplica em seguida a verificação do piso e publica o comando resultante, com o piso e a taxa que o nó aplica.</w:t>
        </w:r>
      </w:ins>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del w:id="30093" w:author="Vitor Oliveira" w:date="2026-10-10T18:00:00Z">
        <w:r>
          <w:rPr>
            <w:lang w:val="pt-BR"/>
          </w:rPr>
          <w:delText xml:space="preserve">porque o serviço de decisão mantém conexão e ciclo contínuos, e planos gratuitos de plataforma suspendem processos ociosos, o que levaria o nó ao failsafe.</w:delText>
        </w:r>
      </w:del>
      <w:ins w:id="30094" w:author="Vitor Oliveira" w:date="2026-10-10T18:00:00Z">
        <w:r>
          <w:rPr>
            <w:lang w:val="pt-BR"/>
          </w:rPr>
          <w:t xml:space="preserve">porque o serviço de decisão é processo sempre ligado, com conexão contínua ao intermediário de mensagens.</w:t>
        </w:r>
      </w:ins>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del w:id="30095" w:author="Vitor Oliveira" w:date="2026-10-10T18:00:00Z">
        <w:r>
          <w:rPr>
            <w:lang w:val="pt-BR"/>
          </w:rPr>
          <w:delText xml:space="preserve">Nos ciclos seguintes, o serviço prossegue a descida à taxa admitida, até o nível pretendido. </w:delText>
        </w:r>
      </w:del>
      <w:r>
        <w:rPr>
          <w:lang w:val="pt-BR"/>
        </w:rPr>
        <w:t xml:space="preserve">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del w:id="30100" w:author="Vitor Oliveira" w:date="2026-10-10T18:00:00Z">
              <w:r>
                <w:rPr>
                  <w:sz w:val="20"/>
                  <w:szCs w:val="20"/>
                  <w:lang w:val="pt-BR"/>
                </w:rPr>
                <w:delText xml:space="preserve">geometria; referência de pessoas</w:delText>
              </w:r>
            </w:del>
            <w:ins w:id="30101" w:author="Vitor Oliveira" w:date="2026-10-10T18:00:00Z">
              <w:r>
                <w:rPr>
                  <w:sz w:val="20"/>
                  <w:szCs w:val="20"/>
                  <w:lang w:val="pt-BR"/>
                </w:rPr>
                <w:t xml:space="preserve">geometria; referência de pessoas inicial e régua aprendida, com a data do cálculo</w:t>
              </w:r>
            </w:ins>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del w:id="30096" w:author="Vitor Oliveira" w:date="2026-10-10T18:00:00Z">
              <w:r>
                <w:rPr>
                  <w:sz w:val="20"/>
                  <w:szCs w:val="20"/>
                  <w:lang w:val="pt-BR"/>
                </w:rPr>
                <w:delText xml:space="preserve">instante de publicação;</w:delText>
              </w:r>
            </w:del>
            <w:ins w:id="30097" w:author="Vitor Oliveira" w:date="2026-10-10T18:00:00Z">
              <w:r>
                <w:rPr>
                  <w:sz w:val="20"/>
                  <w:szCs w:val="20"/>
                  <w:lang w:val="pt-BR"/>
                </w:rPr>
                <w:t xml:space="preserve">instante de publicação; validade do comando;</w:t>
              </w:r>
            </w:ins>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del w:id="30098" w:author="Vitor Oliveira" w:date="2026-10-10T18:00:00Z">
              <w:r>
                <w:rPr>
                  <w:sz w:val="20"/>
                  <w:szCs w:val="20"/>
                  <w:lang w:val="pt-BR"/>
                </w:rPr>
                <w:delText xml:space="preserve">iluminância medida; sessão de medição</w:delText>
              </w:r>
            </w:del>
            <w:ins w:id="30099" w:author="Vitor Oliveira" w:date="2026-10-10T18:00:00Z">
              <w:r>
                <w:rPr>
                  <w:sz w:val="20"/>
                  <w:szCs w:val="20"/>
                  <w:lang w:val="pt-BR"/>
                </w:rPr>
                <w:t xml:space="preserve">iluminância medida; nível que o nó aplicava ao responder; sessão de medição</w:t>
              </w:r>
            </w:ins>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del w:id="30106" w:author="Vitor Oliveira" w:date="2026-10-10T18:00:00Z">
              <w:r>
                <w:rPr>
                  <w:sz w:val="20"/>
                  <w:szCs w:val="20"/>
                  <w:lang w:val="pt-BR"/>
                </w:rPr>
                <w:delText xml:space="preserve">referência de pessoas, positiva</w:delText>
              </w:r>
            </w:del>
            <w:ins w:id="30107" w:author="Vitor Oliveira" w:date="2026-10-10T18:00:00Z">
              <w:r>
                <w:rPr>
                  <w:sz w:val="20"/>
                  <w:szCs w:val="20"/>
                  <w:lang w:val="pt-BR"/>
                </w:rPr>
                <w:t xml:space="preserve">referência de pessoas inicial, positiva; régua aprendida, positiva, e instante do cálculo</w:t>
              </w:r>
            </w:ins>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del w:id="30104" w:author="Vitor Oliveira" w:date="2026-10-10T18:00:00Z">
              <w:r>
                <w:rPr>
                  <w:sz w:val="20"/>
                  <w:szCs w:val="20"/>
                  <w:lang w:val="pt-BR"/>
                </w:rPr>
                <w:delText xml:space="preserve">instante de publicação;</w:delText>
              </w:r>
            </w:del>
            <w:ins w:id="30105" w:author="Vitor Oliveira" w:date="2026-10-10T18:00:00Z">
              <w:r>
                <w:rPr>
                  <w:sz w:val="20"/>
                  <w:szCs w:val="20"/>
                  <w:lang w:val="pt-BR"/>
                </w:rPr>
                <w:t xml:space="preserve">instante de publicação; validade do comando, positiva;</w:t>
              </w:r>
            </w:ins>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del w:id="30102" w:author="Vitor Oliveira" w:date="2026-10-10T18:00:00Z">
              <w:r>
                <w:rPr>
                  <w:sz w:val="20"/>
                  <w:szCs w:val="20"/>
                  <w:lang w:val="pt-BR"/>
                </w:rPr>
                <w:delText xml:space="preserve">iluminância não negativa</w:delText>
              </w:r>
            </w:del>
            <w:ins w:id="30103" w:author="Vitor Oliveira" w:date="2026-10-10T18:00:00Z">
              <w:r>
                <w:rPr>
                  <w:sz w:val="20"/>
                  <w:szCs w:val="20"/>
                  <w:lang w:val="pt-BR"/>
                </w:rPr>
                <w:t xml:space="preserve">iluminância não negativa; nível aplicado entre 0 e 1</w:t>
              </w:r>
            </w:ins>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10 min em cada um,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del w:id="30110" w:author="Vitor Oliveira" w:date="2026-10-10T18:00:00Z">
        <w:r>
          <w:delText xml:space="preserve">um mesmo ponto de luz costuma iluminar a pista e a calçada</w:delText>
        </w:r>
      </w:del>
      <w:ins w:id="30111" w:author="Vitor Oliveira" w:date="2026-10-10T18:00:00Z">
        <w:r>
          <w:t xml:space="preserve">um mesmo ponto de luz pode iluminar a pista e a calçada</w:t>
        </w:r>
      </w:ins>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del w:id="30108" w:author="Vitor Oliveira" w:date="2026-10-10T18:00:00Z">
        <w:r>
          <w:rPr>
            <w:lang w:val="pt-BR"/>
          </w:rPr>
          <w:delText xml:space="preserve">O enlace de rádio do nó é Wi-Fi, ao passo que implantações de telegestão empregam predominantemente tecnologias de longo alcance e baixo consumo.</w:delText>
        </w:r>
      </w:del>
      <w:ins w:id="30109" w:author="Vitor Oliveira" w:date="2026-10-10T18:00:00Z">
        <w:r>
          <w:rPr>
            <w:lang w:val="pt-BR"/>
          </w:rPr>
          <w:t xml:space="preserve">O enlace de rádio do nó é Wi-Fi, e não uma das tecnologias de longo alcance e baixo consumo também admitidas para telegestão.</w:t>
        </w:r>
      </w:ins>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item 71 para a arquitetura de implantação e </w:t>
      </w:r>
      <w:r>
        <w:rPr>
          <w:lang w:val="pt-BR"/>
        </w:rPr>
        <w:t xml:space="preserve">item 72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