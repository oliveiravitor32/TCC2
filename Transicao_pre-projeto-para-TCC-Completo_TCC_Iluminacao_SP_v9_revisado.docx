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E02A" w14:textId="77777777" w:rsidR="006B1E66" w:rsidRPr="000F5B8B" w:rsidRDefault="00CC3326">
      <w:pPr>
        <w:spacing w:line="360" w:lineRule="auto"/>
        <w:jc w:val="center"/>
        <w:rPr>
          <w:lang w:val="pt-BR"/>
        </w:rPr>
      </w:pPr>
      <w:r>
        <w:rPr>
          <w:b/>
          <w:bCs/>
          <w:lang w:val="pt-BR"/>
        </w:rPr>
        <w:t>UNIVERSIDADE PAULISTA – UNIP</w:t>
      </w:r>
    </w:p>
    <w:p w14:paraId="2B3373A4" w14:textId="77777777" w:rsidR="006B1E66" w:rsidRPr="000F5B8B" w:rsidRDefault="00CC3326">
      <w:pPr>
        <w:spacing w:line="360" w:lineRule="auto"/>
        <w:jc w:val="center"/>
        <w:rPr>
          <w:lang w:val="pt-BR"/>
        </w:rPr>
      </w:pPr>
      <w:r>
        <w:rPr>
          <w:b/>
          <w:bCs/>
          <w:lang w:val="pt-BR"/>
        </w:rPr>
        <w:t>CIÊNCIA DA COMPUTAÇÃO – 8º SEMESTRE</w:t>
      </w:r>
    </w:p>
    <w:p w14:paraId="6FE81FE2" w14:textId="77777777" w:rsidR="006B1E66" w:rsidRPr="000F5B8B" w:rsidRDefault="006B1E66">
      <w:pPr>
        <w:spacing w:line="360" w:lineRule="auto"/>
        <w:rPr>
          <w:lang w:val="pt-BR"/>
        </w:rPr>
      </w:pPr>
    </w:p>
    <w:p w14:paraId="371C21FB" w14:textId="77777777" w:rsidR="006B1E66" w:rsidRPr="000F5B8B" w:rsidRDefault="006B1E66">
      <w:pPr>
        <w:spacing w:line="360" w:lineRule="auto"/>
        <w:rPr>
          <w:lang w:val="pt-BR"/>
        </w:rPr>
      </w:pPr>
    </w:p>
    <w:p w14:paraId="4D505DD8" w14:textId="77777777" w:rsidR="006B1E66" w:rsidRPr="000F5B8B" w:rsidRDefault="006B1E66">
      <w:pPr>
        <w:spacing w:line="360" w:lineRule="auto"/>
        <w:rPr>
          <w:lang w:val="pt-BR"/>
        </w:rPr>
      </w:pPr>
    </w:p>
    <w:p w14:paraId="1F2D0222" w14:textId="77777777" w:rsidR="006B1E66" w:rsidRPr="000F5B8B" w:rsidRDefault="006B1E66">
      <w:pPr>
        <w:spacing w:line="360" w:lineRule="auto"/>
        <w:rPr>
          <w:lang w:val="pt-BR"/>
        </w:rPr>
      </w:pPr>
    </w:p>
    <w:p w14:paraId="1CB7A3F3" w14:textId="77777777" w:rsidR="006B1E66" w:rsidRPr="000F5B8B" w:rsidRDefault="00CC3326">
      <w:pPr>
        <w:spacing w:line="360" w:lineRule="auto"/>
        <w:jc w:val="center"/>
        <w:rPr>
          <w:lang w:val="pt-BR"/>
        </w:rPr>
      </w:pPr>
      <w:r>
        <w:rPr>
          <w:lang w:val="pt-BR"/>
        </w:rPr>
        <w:t>BRUNO BONAVIGO DACAL – N309EC4</w:t>
      </w:r>
    </w:p>
    <w:p w14:paraId="4C1973B3" w14:textId="77777777" w:rsidR="006B1E66" w:rsidRPr="000F5B8B" w:rsidRDefault="00CC3326">
      <w:pPr>
        <w:spacing w:line="360" w:lineRule="auto"/>
        <w:jc w:val="center"/>
        <w:rPr>
          <w:lang w:val="pt-BR"/>
        </w:rPr>
      </w:pPr>
      <w:r>
        <w:rPr>
          <w:lang w:val="pt-BR"/>
        </w:rPr>
        <w:t>LUCAS DE ARAUJO VERGARA – N090758</w:t>
      </w:r>
    </w:p>
    <w:p w14:paraId="07786C61" w14:textId="77777777" w:rsidR="006B1E66" w:rsidRPr="000F5B8B" w:rsidRDefault="00CC3326">
      <w:pPr>
        <w:spacing w:line="360" w:lineRule="auto"/>
        <w:jc w:val="center"/>
        <w:rPr>
          <w:lang w:val="pt-BR"/>
        </w:rPr>
      </w:pPr>
      <w:r>
        <w:rPr>
          <w:lang w:val="pt-BR"/>
        </w:rPr>
        <w:t>VITOR OLIVEIRA DOS SANTOS – N083DG1</w:t>
      </w:r>
    </w:p>
    <w:p w14:paraId="31E26A41" w14:textId="77777777" w:rsidR="006B1E66" w:rsidRPr="000F5B8B" w:rsidRDefault="006B1E66">
      <w:pPr>
        <w:spacing w:line="360" w:lineRule="auto"/>
        <w:rPr>
          <w:lang w:val="pt-BR"/>
        </w:rPr>
      </w:pPr>
    </w:p>
    <w:p w14:paraId="56130F1C" w14:textId="77777777" w:rsidR="006B1E66" w:rsidRPr="000F5B8B" w:rsidRDefault="006B1E66">
      <w:pPr>
        <w:spacing w:line="360" w:lineRule="auto"/>
        <w:rPr>
          <w:lang w:val="pt-BR"/>
        </w:rPr>
      </w:pPr>
    </w:p>
    <w:p w14:paraId="34379AA9" w14:textId="77777777" w:rsidR="006B1E66" w:rsidRPr="000F5B8B" w:rsidRDefault="006B1E66">
      <w:pPr>
        <w:spacing w:line="360" w:lineRule="auto"/>
        <w:rPr>
          <w:lang w:val="pt-BR"/>
        </w:rPr>
      </w:pPr>
    </w:p>
    <w:p w14:paraId="5435180A" w14:textId="77777777" w:rsidR="006B1E66" w:rsidRPr="000F5B8B" w:rsidRDefault="006B1E66">
      <w:pPr>
        <w:spacing w:line="360" w:lineRule="auto"/>
        <w:rPr>
          <w:lang w:val="pt-BR"/>
        </w:rPr>
      </w:pPr>
    </w:p>
    <w:p w14:paraId="13E81EE3" w14:textId="77777777" w:rsidR="006B1E66" w:rsidRPr="000F5B8B" w:rsidRDefault="006B1E66">
      <w:pPr>
        <w:spacing w:line="360" w:lineRule="auto"/>
        <w:rPr>
          <w:lang w:val="pt-BR"/>
        </w:rPr>
      </w:pPr>
    </w:p>
    <w:p w14:paraId="4AF5A97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D73A44E" w14:textId="77777777" w:rsidR="006B1E66" w:rsidRPr="000F5B8B" w:rsidRDefault="006B1E66">
      <w:pPr>
        <w:spacing w:line="360" w:lineRule="auto"/>
        <w:rPr>
          <w:lang w:val="pt-BR"/>
        </w:rPr>
      </w:pPr>
    </w:p>
    <w:p w14:paraId="68732F42" w14:textId="77777777" w:rsidR="006B1E66" w:rsidRPr="000F5B8B" w:rsidRDefault="006B1E66">
      <w:pPr>
        <w:spacing w:line="360" w:lineRule="auto"/>
        <w:rPr>
          <w:lang w:val="pt-BR"/>
        </w:rPr>
      </w:pPr>
    </w:p>
    <w:p w14:paraId="25E8D889" w14:textId="77777777" w:rsidR="006B1E66" w:rsidRPr="000F5B8B" w:rsidRDefault="00CC3326">
      <w:pPr>
        <w:spacing w:line="360" w:lineRule="auto"/>
        <w:jc w:val="center"/>
        <w:rPr>
          <w:lang w:val="pt-BR"/>
        </w:rPr>
      </w:pPr>
      <w:r>
        <w:rPr>
          <w:lang w:val="pt-BR"/>
        </w:rPr>
        <w:t>TRABALHO DE CONCLUSÃO DE CURSO</w:t>
      </w:r>
    </w:p>
    <w:p w14:paraId="70C7C646" w14:textId="77777777" w:rsidR="006B1E66" w:rsidRPr="000F5B8B" w:rsidRDefault="006B1E66">
      <w:pPr>
        <w:spacing w:line="360" w:lineRule="auto"/>
        <w:rPr>
          <w:lang w:val="pt-BR"/>
        </w:rPr>
      </w:pPr>
    </w:p>
    <w:p w14:paraId="3B0E68B6" w14:textId="77777777" w:rsidR="006B1E66" w:rsidRPr="000F5B8B" w:rsidRDefault="006B1E66">
      <w:pPr>
        <w:spacing w:line="360" w:lineRule="auto"/>
        <w:rPr>
          <w:lang w:val="pt-BR"/>
        </w:rPr>
      </w:pPr>
    </w:p>
    <w:p w14:paraId="32D3DC91" w14:textId="77777777" w:rsidR="006B1E66" w:rsidRPr="000F5B8B" w:rsidRDefault="006B1E66">
      <w:pPr>
        <w:spacing w:line="360" w:lineRule="auto"/>
        <w:rPr>
          <w:lang w:val="pt-BR"/>
        </w:rPr>
      </w:pPr>
    </w:p>
    <w:p w14:paraId="04C18756" w14:textId="77777777" w:rsidR="006B1E66" w:rsidRPr="000F5B8B" w:rsidRDefault="006B1E66">
      <w:pPr>
        <w:spacing w:line="360" w:lineRule="auto"/>
        <w:rPr>
          <w:lang w:val="pt-BR"/>
        </w:rPr>
      </w:pPr>
    </w:p>
    <w:p w14:paraId="0F71ADDC" w14:textId="77777777" w:rsidR="006B1E66" w:rsidRPr="000F5B8B" w:rsidRDefault="006B1E66">
      <w:pPr>
        <w:spacing w:line="360" w:lineRule="auto"/>
        <w:rPr>
          <w:lang w:val="pt-BR"/>
        </w:rPr>
      </w:pPr>
    </w:p>
    <w:p w14:paraId="17278C91" w14:textId="77777777" w:rsidR="006B1E66" w:rsidRPr="000F5B8B" w:rsidRDefault="006B1E66">
      <w:pPr>
        <w:spacing w:line="360" w:lineRule="auto"/>
        <w:rPr>
          <w:lang w:val="pt-BR"/>
        </w:rPr>
      </w:pPr>
    </w:p>
    <w:p w14:paraId="634860A1" w14:textId="77777777" w:rsidR="006B1E66" w:rsidRPr="000F5B8B" w:rsidRDefault="006B1E66">
      <w:pPr>
        <w:spacing w:line="360" w:lineRule="auto"/>
        <w:rPr>
          <w:lang w:val="pt-BR"/>
        </w:rPr>
      </w:pPr>
    </w:p>
    <w:p w14:paraId="6AAFE50A" w14:textId="77777777" w:rsidR="006B1E66" w:rsidRPr="000F5B8B" w:rsidRDefault="006B1E66">
      <w:pPr>
        <w:spacing w:line="360" w:lineRule="auto"/>
        <w:rPr>
          <w:lang w:val="pt-BR"/>
        </w:rPr>
      </w:pPr>
    </w:p>
    <w:p w14:paraId="78F2A7B1" w14:textId="77777777" w:rsidR="006B1E66" w:rsidRPr="000F5B8B" w:rsidRDefault="00CC3326">
      <w:pPr>
        <w:spacing w:line="360" w:lineRule="auto"/>
        <w:jc w:val="center"/>
        <w:rPr>
          <w:lang w:val="pt-BR"/>
        </w:rPr>
      </w:pPr>
      <w:r>
        <w:rPr>
          <w:lang w:val="pt-BR"/>
        </w:rPr>
        <w:t>SÃO PAULO</w:t>
      </w:r>
    </w:p>
    <w:p w14:paraId="10182332" w14:textId="77777777" w:rsidR="006B1E66" w:rsidRPr="000F5B8B" w:rsidRDefault="00CC3326">
      <w:pPr>
        <w:spacing w:line="360" w:lineRule="auto"/>
        <w:jc w:val="center"/>
        <w:rPr>
          <w:lang w:val="pt-BR"/>
        </w:rPr>
      </w:pPr>
      <w:r>
        <w:rPr>
          <w:lang w:val="pt-BR"/>
        </w:rPr>
        <w:t>2026</w:t>
      </w:r>
    </w:p>
    <w:p w14:paraId="090AEC3D" w14:textId="77777777" w:rsidR="006B1E66" w:rsidRPr="000F5B8B" w:rsidRDefault="00CC3326">
      <w:pPr>
        <w:rPr>
          <w:lang w:val="pt-BR"/>
        </w:rPr>
      </w:pPr>
      <w:r>
        <w:rPr>
          <w:lang w:val="pt-BR"/>
        </w:rPr>
        <w:br w:type="page"/>
      </w:r>
    </w:p>
    <w:p w14:paraId="0315A70C" w14:textId="77777777" w:rsidR="006B1E66" w:rsidRPr="000F5B8B" w:rsidRDefault="00CC3326">
      <w:pPr>
        <w:spacing w:line="360" w:lineRule="auto"/>
        <w:jc w:val="center"/>
        <w:rPr>
          <w:lang w:val="pt-BR"/>
        </w:rPr>
      </w:pPr>
      <w:r>
        <w:rPr>
          <w:lang w:val="pt-BR"/>
        </w:rPr>
        <w:lastRenderedPageBreak/>
        <w:t>BRUNO BONAVIGO DACAL – N309EC4</w:t>
      </w:r>
    </w:p>
    <w:p w14:paraId="70B62463" w14:textId="77777777" w:rsidR="006B1E66" w:rsidRPr="000F5B8B" w:rsidRDefault="00CC3326">
      <w:pPr>
        <w:spacing w:line="360" w:lineRule="auto"/>
        <w:jc w:val="center"/>
        <w:rPr>
          <w:lang w:val="pt-BR"/>
        </w:rPr>
      </w:pPr>
      <w:r>
        <w:rPr>
          <w:lang w:val="pt-BR"/>
        </w:rPr>
        <w:t>LUCAS DE ARAUJO VERGARA – N090758</w:t>
      </w:r>
    </w:p>
    <w:p w14:paraId="169EF08B" w14:textId="77777777" w:rsidR="006B1E66" w:rsidRPr="000F5B8B" w:rsidRDefault="00CC3326">
      <w:pPr>
        <w:spacing w:line="360" w:lineRule="auto"/>
        <w:jc w:val="center"/>
        <w:rPr>
          <w:lang w:val="pt-BR"/>
        </w:rPr>
      </w:pPr>
      <w:r>
        <w:rPr>
          <w:lang w:val="pt-BR"/>
        </w:rPr>
        <w:t>VITOR OLIVEIRA DOS SANTOS – N083DG1</w:t>
      </w:r>
    </w:p>
    <w:p w14:paraId="6A7EB160" w14:textId="77777777" w:rsidR="006B1E66" w:rsidRPr="000F5B8B" w:rsidRDefault="006B1E66">
      <w:pPr>
        <w:spacing w:line="360" w:lineRule="auto"/>
        <w:rPr>
          <w:lang w:val="pt-BR"/>
        </w:rPr>
      </w:pPr>
    </w:p>
    <w:p w14:paraId="1967A883" w14:textId="77777777" w:rsidR="006B1E66" w:rsidRPr="000F5B8B" w:rsidRDefault="006B1E66">
      <w:pPr>
        <w:spacing w:line="360" w:lineRule="auto"/>
        <w:rPr>
          <w:lang w:val="pt-BR"/>
        </w:rPr>
      </w:pPr>
    </w:p>
    <w:p w14:paraId="38B86E00" w14:textId="77777777" w:rsidR="006B1E66" w:rsidRPr="000F5B8B" w:rsidRDefault="006B1E66">
      <w:pPr>
        <w:spacing w:line="360" w:lineRule="auto"/>
        <w:rPr>
          <w:lang w:val="pt-BR"/>
        </w:rPr>
      </w:pPr>
    </w:p>
    <w:p w14:paraId="1660C99F" w14:textId="77777777" w:rsidR="006B1E66" w:rsidRPr="000F5B8B" w:rsidRDefault="006B1E66">
      <w:pPr>
        <w:spacing w:line="360" w:lineRule="auto"/>
        <w:rPr>
          <w:lang w:val="pt-BR"/>
        </w:rPr>
      </w:pPr>
    </w:p>
    <w:p w14:paraId="1A23A784" w14:textId="77777777" w:rsidR="006B1E66" w:rsidRPr="000F5B8B" w:rsidRDefault="006B1E66">
      <w:pPr>
        <w:spacing w:line="360" w:lineRule="auto"/>
        <w:rPr>
          <w:lang w:val="pt-BR"/>
        </w:rPr>
      </w:pPr>
    </w:p>
    <w:p w14:paraId="64DE22C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38E841F8" w14:textId="77777777" w:rsidR="006B1E66" w:rsidRPr="000F5B8B" w:rsidRDefault="006B1E66">
      <w:pPr>
        <w:spacing w:line="360" w:lineRule="auto"/>
        <w:rPr>
          <w:lang w:val="pt-BR"/>
        </w:rPr>
      </w:pPr>
    </w:p>
    <w:p w14:paraId="4137AA99" w14:textId="77777777" w:rsidR="006B1E66" w:rsidRPr="000F5B8B" w:rsidRDefault="006B1E66">
      <w:pPr>
        <w:spacing w:line="360" w:lineRule="auto"/>
        <w:rPr>
          <w:lang w:val="pt-BR"/>
        </w:rPr>
      </w:pPr>
    </w:p>
    <w:p w14:paraId="0F9891D1" w14:textId="77777777" w:rsidR="006B1E66" w:rsidRPr="000F5B8B" w:rsidRDefault="006B1E66">
      <w:pPr>
        <w:spacing w:line="360" w:lineRule="auto"/>
        <w:rPr>
          <w:lang w:val="pt-BR"/>
        </w:rPr>
      </w:pPr>
    </w:p>
    <w:p w14:paraId="6B1EB76B"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46F826E" w14:textId="77777777" w:rsidR="006B1E66" w:rsidRPr="000F5B8B" w:rsidRDefault="006B1E66">
      <w:pPr>
        <w:spacing w:line="360" w:lineRule="auto"/>
        <w:rPr>
          <w:lang w:val="pt-BR"/>
        </w:rPr>
      </w:pPr>
    </w:p>
    <w:p w14:paraId="14EB617F" w14:textId="77777777" w:rsidR="006B1E66" w:rsidRPr="000F5B8B" w:rsidRDefault="00CC3326">
      <w:pPr>
        <w:ind w:left="4536"/>
        <w:rPr>
          <w:lang w:val="pt-BR"/>
        </w:rPr>
      </w:pPr>
      <w:r>
        <w:rPr>
          <w:lang w:val="pt-BR"/>
        </w:rPr>
        <w:t>Orientador: Prof. Marco Gomes</w:t>
      </w:r>
    </w:p>
    <w:p w14:paraId="25080D12" w14:textId="77777777" w:rsidR="006B1E66" w:rsidRPr="000F5B8B" w:rsidRDefault="006B1E66">
      <w:pPr>
        <w:spacing w:line="360" w:lineRule="auto"/>
        <w:rPr>
          <w:lang w:val="pt-BR"/>
        </w:rPr>
      </w:pPr>
    </w:p>
    <w:p w14:paraId="40EA2D67" w14:textId="77777777" w:rsidR="006B1E66" w:rsidRPr="000F5B8B" w:rsidRDefault="006B1E66">
      <w:pPr>
        <w:spacing w:line="360" w:lineRule="auto"/>
        <w:rPr>
          <w:lang w:val="pt-BR"/>
        </w:rPr>
      </w:pPr>
    </w:p>
    <w:p w14:paraId="72DC954B" w14:textId="77777777" w:rsidR="006B1E66" w:rsidRPr="000F5B8B" w:rsidRDefault="006B1E66">
      <w:pPr>
        <w:spacing w:line="360" w:lineRule="auto"/>
        <w:rPr>
          <w:lang w:val="pt-BR"/>
        </w:rPr>
      </w:pPr>
    </w:p>
    <w:p w14:paraId="13584606" w14:textId="77777777" w:rsidR="006B1E66" w:rsidRPr="000F5B8B" w:rsidRDefault="006B1E66">
      <w:pPr>
        <w:spacing w:line="360" w:lineRule="auto"/>
        <w:rPr>
          <w:lang w:val="pt-BR"/>
        </w:rPr>
      </w:pPr>
    </w:p>
    <w:p w14:paraId="3C831DAF" w14:textId="77777777" w:rsidR="006B1E66" w:rsidRPr="000F5B8B" w:rsidRDefault="006B1E66">
      <w:pPr>
        <w:spacing w:line="360" w:lineRule="auto"/>
        <w:rPr>
          <w:lang w:val="pt-BR"/>
        </w:rPr>
      </w:pPr>
    </w:p>
    <w:p w14:paraId="0D16A3AF" w14:textId="77777777" w:rsidR="006B1E66" w:rsidRPr="000F5B8B" w:rsidRDefault="006B1E66">
      <w:pPr>
        <w:spacing w:line="360" w:lineRule="auto"/>
        <w:rPr>
          <w:lang w:val="pt-BR"/>
        </w:rPr>
      </w:pPr>
    </w:p>
    <w:p w14:paraId="389233A3" w14:textId="77777777" w:rsidR="006B1E66" w:rsidRPr="000F5B8B" w:rsidRDefault="006B1E66">
      <w:pPr>
        <w:spacing w:line="360" w:lineRule="auto"/>
        <w:rPr>
          <w:lang w:val="pt-BR"/>
        </w:rPr>
      </w:pPr>
    </w:p>
    <w:p w14:paraId="5BD3BD7E" w14:textId="77777777" w:rsidR="006B1E66" w:rsidRPr="000F5B8B" w:rsidRDefault="006B1E66">
      <w:pPr>
        <w:spacing w:line="360" w:lineRule="auto"/>
        <w:rPr>
          <w:lang w:val="pt-BR"/>
        </w:rPr>
      </w:pPr>
    </w:p>
    <w:p w14:paraId="65197D56" w14:textId="77777777" w:rsidR="006B1E66" w:rsidRPr="000F5B8B" w:rsidRDefault="00CC3326">
      <w:pPr>
        <w:spacing w:line="360" w:lineRule="auto"/>
        <w:jc w:val="center"/>
        <w:rPr>
          <w:lang w:val="pt-BR"/>
        </w:rPr>
      </w:pPr>
      <w:r>
        <w:rPr>
          <w:lang w:val="pt-BR"/>
        </w:rPr>
        <w:t>SÃO PAULO</w:t>
      </w:r>
    </w:p>
    <w:p w14:paraId="1DEA4208" w14:textId="77777777" w:rsidR="006B1E66" w:rsidRPr="000F5B8B" w:rsidRDefault="00CC3326">
      <w:pPr>
        <w:spacing w:line="360" w:lineRule="auto"/>
        <w:jc w:val="center"/>
        <w:rPr>
          <w:lang w:val="pt-BR"/>
        </w:rPr>
      </w:pPr>
      <w:r>
        <w:rPr>
          <w:lang w:val="pt-BR"/>
        </w:rPr>
        <w:t>2026</w:t>
      </w:r>
    </w:p>
    <w:p w14:paraId="3EF3F510" w14:textId="77777777" w:rsidR="006B1E66" w:rsidRDefault="00CC3326">
      <w:pPr>
        <w:rPr>
          <w:lang w:val="pt-BR"/>
        </w:rPr>
      </w:pPr>
      <w:r>
        <w:rPr>
          <w:lang w:val="pt-BR"/>
        </w:rPr>
        <w:br w:type="page"/>
      </w:r>
    </w:p>
    <w:p w14:paraId="300D3D95" w14:textId="77777777" w:rsidR="00E01C3A" w:rsidRDefault="00CC3326">
      <w:pPr>
        <w:spacing w:after="480"/>
        <w:jc w:val="center"/>
        <w:rPr>
          <w:b/>
          <w:bCs/>
          <w:lang w:val="pt-BR"/>
        </w:rPr>
      </w:pPr>
      <w:r>
        <w:rPr>
          <w:b/>
          <w:bCs/>
          <w:lang w:val="pt-BR"/>
        </w:rPr>
        <w:lastRenderedPageBreak/>
        <w:t>RESUMO</w:t>
      </w:r>
    </w:p>
    <w:p w14:paraId="07003DA5"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2F49A57B"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75E1E8D" w14:textId="77777777" w:rsidR="00E01C3A" w:rsidRDefault="00CC3326">
      <w:pPr>
        <w:rPr>
          <w:lang w:val="pt-BR"/>
        </w:rPr>
      </w:pPr>
      <w:r>
        <w:rPr>
          <w:lang w:val="pt-BR"/>
        </w:rPr>
        <w:br w:type="page"/>
      </w:r>
    </w:p>
    <w:p w14:paraId="30C6C9E9" w14:textId="77777777" w:rsidR="00E01C3A" w:rsidRDefault="00CC3326">
      <w:pPr>
        <w:spacing w:after="480"/>
        <w:jc w:val="center"/>
        <w:rPr>
          <w:b/>
          <w:bCs/>
          <w:lang w:val="pt-BR"/>
        </w:rPr>
      </w:pPr>
      <w:r>
        <w:rPr>
          <w:b/>
          <w:bCs/>
          <w:lang w:val="pt-BR"/>
        </w:rPr>
        <w:lastRenderedPageBreak/>
        <w:t>ABSTRACT</w:t>
      </w:r>
    </w:p>
    <w:p w14:paraId="553CBC72"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164239" w14:textId="77777777" w:rsidR="00E01C3A" w:rsidRPr="00CE1B46" w:rsidRDefault="00CC3326">
      <w:pPr>
        <w:spacing w:after="240"/>
        <w:jc w:val="both"/>
      </w:pPr>
      <w:r>
        <w:rPr>
          <w:b/>
          <w:bCs/>
        </w:rPr>
        <w:t xml:space="preserve">Keywords: </w:t>
      </w:r>
      <w:r>
        <w:t>street lighting; remote management; Internet of Things; fuzzy logic; smart cities.</w:t>
      </w:r>
    </w:p>
    <w:p w14:paraId="6EF75241" w14:textId="77777777" w:rsidR="00E01C3A" w:rsidRPr="00CE1B46" w:rsidRDefault="00CC3326">
      <w:r>
        <w:br w:type="page"/>
      </w:r>
    </w:p>
    <w:p w14:paraId="211B87BE" w14:textId="77777777" w:rsidR="00E01C3A" w:rsidRDefault="00CC3326">
      <w:pPr>
        <w:spacing w:after="480"/>
        <w:jc w:val="center"/>
        <w:rPr>
          <w:b/>
          <w:bCs/>
          <w:lang w:val="pt-BR"/>
        </w:rPr>
      </w:pPr>
      <w:r>
        <w:rPr>
          <w:b/>
          <w:bCs/>
          <w:lang w:val="pt-BR"/>
        </w:rPr>
        <w:lastRenderedPageBreak/>
        <w:t>LISTA DE QUADROS</w:t>
      </w:r>
    </w:p>
    <w:p w14:paraId="38334EE1"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2365D2D3"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1455AE44"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360B105D"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17F9953"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7729E150"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1CB5A3F0"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F5EFAFC"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79CF9CB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2CBC0C6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5345888"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04352B15"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06C277A9"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D753641"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44AF4DBB"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1445CAFD" w14:textId="77777777" w:rsidR="00847C0D" w:rsidRDefault="00CC3326">
      <w:pPr>
        <w:tabs>
          <w:tab w:val="right" w:leader="dot" w:pos="9071"/>
        </w:tabs>
        <w:spacing w:after="100"/>
      </w:pPr>
      <w:r>
        <w:rPr>
          <w:lang w:val="pt-BR"/>
        </w:rPr>
        <w:t>Quadro 16 – Tabelas do banco de dados: atributos, domínios, restrições e uso</w:t>
      </w:r>
    </w:p>
    <w:p w14:paraId="54890D66" w14:textId="77777777" w:rsidR="00847C0D" w:rsidRDefault="00CC3326">
      <w:pPr>
        <w:tabs>
          <w:tab w:val="right" w:leader="dot" w:pos="9071"/>
        </w:tabs>
        <w:spacing w:after="100"/>
      </w:pPr>
      <w:r>
        <w:rPr>
          <w:lang w:val="pt-BR"/>
        </w:rPr>
        <w:t>Quadro 17 – Casos de teste</w:t>
      </w:r>
    </w:p>
    <w:p w14:paraId="28D3D274" w14:textId="77777777" w:rsidR="002C2A03" w:rsidRDefault="008C03E9">
      <w:pPr>
        <w:tabs>
          <w:tab w:val="right" w:leader="dot" w:pos="9071"/>
        </w:tabs>
        <w:spacing w:after="100"/>
      </w:pPr>
      <w:r>
        <w:rPr>
          <w:lang w:val="pt-BR"/>
        </w:rPr>
        <w:t>Quadro 18 – Especificação da interface de integração</w:t>
      </w:r>
    </w:p>
    <w:p w14:paraId="613D8228" w14:textId="77777777" w:rsidR="001A5FD5" w:rsidRDefault="002D2B91">
      <w:pPr>
        <w:tabs>
          <w:tab w:val="right" w:leader="dot" w:pos="9071"/>
        </w:tabs>
        <w:spacing w:after="100"/>
      </w:pPr>
      <w:r>
        <w:rPr>
          <w:lang w:val="pt-BR"/>
        </w:rPr>
        <w:t>Quadro 19 – Retirada e substituição dos componentes de inteligência artificial no sistema</w:t>
      </w:r>
    </w:p>
    <w:p w14:paraId="0FB72674"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004AF58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56B9F729" w14:textId="77777777" w:rsidR="00724418" w:rsidRDefault="002679C7">
      <w:pPr>
        <w:tabs>
          <w:tab w:val="right" w:leader="dot" w:pos="9071"/>
        </w:tabs>
        <w:spacing w:after="100"/>
      </w:pPr>
      <w:r>
        <w:rPr>
          <w:lang w:val="pt-BR"/>
        </w:rPr>
        <w:t>Quadro 22 – Programas, dados e versões que reproduzem os resultados</w:t>
      </w:r>
    </w:p>
    <w:p w14:paraId="374BC5CD" w14:textId="77777777" w:rsidR="00E01C3A" w:rsidRDefault="00CC3326">
      <w:pPr>
        <w:rPr>
          <w:lang w:val="pt-BR"/>
        </w:rPr>
      </w:pPr>
      <w:r>
        <w:rPr>
          <w:lang w:val="pt-BR"/>
        </w:rPr>
        <w:br w:type="page"/>
      </w:r>
    </w:p>
    <w:p w14:paraId="70F00C88" w14:textId="77777777" w:rsidR="00E01C3A" w:rsidRDefault="00CC3326">
      <w:pPr>
        <w:spacing w:after="480"/>
        <w:jc w:val="center"/>
        <w:rPr>
          <w:b/>
          <w:bCs/>
          <w:lang w:val="pt-BR"/>
        </w:rPr>
      </w:pPr>
      <w:r>
        <w:rPr>
          <w:b/>
          <w:bCs/>
          <w:lang w:val="pt-BR"/>
        </w:rPr>
        <w:lastRenderedPageBreak/>
        <w:t>LISTA DE FIGURAS</w:t>
      </w:r>
    </w:p>
    <w:p w14:paraId="441DAD0D"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41849813"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16CAEE44" w14:textId="77777777" w:rsidR="00E01C3A" w:rsidRDefault="00CC3326">
      <w:pPr>
        <w:rPr>
          <w:lang w:val="pt-BR"/>
        </w:rPr>
      </w:pPr>
      <w:r>
        <w:rPr>
          <w:lang w:val="pt-BR"/>
        </w:rPr>
        <w:br w:type="page"/>
      </w:r>
    </w:p>
    <w:p w14:paraId="0223669F" w14:textId="77777777" w:rsidR="000F5B8B" w:rsidRPr="000F5B8B" w:rsidRDefault="000F5B8B" w:rsidP="000F5B8B">
      <w:pPr>
        <w:jc w:val="center"/>
        <w:rPr>
          <w:b/>
          <w:bCs/>
          <w:lang w:val="pt-BR"/>
        </w:rPr>
      </w:pPr>
      <w:r>
        <w:rPr>
          <w:b/>
          <w:bCs/>
          <w:lang w:val="pt-BR"/>
        </w:rPr>
        <w:lastRenderedPageBreak/>
        <w:t>SUMÁRIO</w:t>
      </w:r>
    </w:p>
    <w:p w14:paraId="232492EB"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4D24FAD8" w14:textId="77777777" w:rsidR="00E01C3A" w:rsidRDefault="00E01C3A">
          <w:pPr>
            <w:pStyle w:val="TOCHeading"/>
          </w:pPr>
        </w:p>
        <w:p w14:paraId="7711A50A" w14:textId="555642A4" w:rsidR="00E153FB"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79651" w:history="1">
            <w:r w:rsidR="00E153FB" w:rsidRPr="008F13E4">
              <w:rPr>
                <w:rStyle w:val="Hyperlink"/>
                <w:noProof/>
                <w:lang w:val="pt-BR"/>
              </w:rPr>
              <w:t>1 INTRODUÇÃO</w:t>
            </w:r>
            <w:r w:rsidR="00E153FB">
              <w:rPr>
                <w:noProof/>
                <w:webHidden/>
              </w:rPr>
              <w:tab/>
            </w:r>
            <w:r w:rsidR="00E153FB">
              <w:rPr>
                <w:noProof/>
                <w:webHidden/>
              </w:rPr>
              <w:fldChar w:fldCharType="begin"/>
            </w:r>
            <w:r w:rsidR="00E153FB">
              <w:rPr>
                <w:noProof/>
                <w:webHidden/>
              </w:rPr>
              <w:instrText xml:space="preserve"> PAGEREF _Toc241779651 \h </w:instrText>
            </w:r>
            <w:r w:rsidR="00E153FB">
              <w:rPr>
                <w:noProof/>
                <w:webHidden/>
              </w:rPr>
            </w:r>
            <w:r w:rsidR="00E153FB">
              <w:rPr>
                <w:noProof/>
                <w:webHidden/>
              </w:rPr>
              <w:fldChar w:fldCharType="separate"/>
            </w:r>
            <w:r w:rsidR="00E153FB">
              <w:rPr>
                <w:noProof/>
                <w:webHidden/>
              </w:rPr>
              <w:t>9</w:t>
            </w:r>
            <w:r w:rsidR="00E153FB">
              <w:rPr>
                <w:noProof/>
                <w:webHidden/>
              </w:rPr>
              <w:fldChar w:fldCharType="end"/>
            </w:r>
          </w:hyperlink>
        </w:p>
        <w:p w14:paraId="7AF5746E" w14:textId="769BBFE8"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52" w:history="1">
            <w:r w:rsidRPr="008F13E4">
              <w:rPr>
                <w:rStyle w:val="Hyperlink"/>
                <w:noProof/>
                <w:lang w:val="pt-BR"/>
              </w:rPr>
              <w:t>1.1 Contextualização</w:t>
            </w:r>
            <w:r>
              <w:rPr>
                <w:noProof/>
                <w:webHidden/>
              </w:rPr>
              <w:tab/>
            </w:r>
            <w:r>
              <w:rPr>
                <w:noProof/>
                <w:webHidden/>
              </w:rPr>
              <w:fldChar w:fldCharType="begin"/>
            </w:r>
            <w:r>
              <w:rPr>
                <w:noProof/>
                <w:webHidden/>
              </w:rPr>
              <w:instrText xml:space="preserve"> PAGEREF _Toc241779652 \h </w:instrText>
            </w:r>
            <w:r>
              <w:rPr>
                <w:noProof/>
                <w:webHidden/>
              </w:rPr>
            </w:r>
            <w:r>
              <w:rPr>
                <w:noProof/>
                <w:webHidden/>
              </w:rPr>
              <w:fldChar w:fldCharType="separate"/>
            </w:r>
            <w:r>
              <w:rPr>
                <w:noProof/>
                <w:webHidden/>
              </w:rPr>
              <w:t>9</w:t>
            </w:r>
            <w:r>
              <w:rPr>
                <w:noProof/>
                <w:webHidden/>
              </w:rPr>
              <w:fldChar w:fldCharType="end"/>
            </w:r>
          </w:hyperlink>
        </w:p>
        <w:p w14:paraId="35808D48" w14:textId="2E4E03B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53" w:history="1">
            <w:r w:rsidRPr="008F13E4">
              <w:rPr>
                <w:rStyle w:val="Hyperlink"/>
                <w:noProof/>
                <w:lang w:val="pt-BR"/>
              </w:rPr>
              <w:t>1.2 Termos-chave</w:t>
            </w:r>
            <w:r>
              <w:rPr>
                <w:noProof/>
                <w:webHidden/>
              </w:rPr>
              <w:tab/>
            </w:r>
            <w:r>
              <w:rPr>
                <w:noProof/>
                <w:webHidden/>
              </w:rPr>
              <w:fldChar w:fldCharType="begin"/>
            </w:r>
            <w:r>
              <w:rPr>
                <w:noProof/>
                <w:webHidden/>
              </w:rPr>
              <w:instrText xml:space="preserve"> PAGEREF _Toc241779653 \h </w:instrText>
            </w:r>
            <w:r>
              <w:rPr>
                <w:noProof/>
                <w:webHidden/>
              </w:rPr>
            </w:r>
            <w:r>
              <w:rPr>
                <w:noProof/>
                <w:webHidden/>
              </w:rPr>
              <w:fldChar w:fldCharType="separate"/>
            </w:r>
            <w:r>
              <w:rPr>
                <w:noProof/>
                <w:webHidden/>
              </w:rPr>
              <w:t>9</w:t>
            </w:r>
            <w:r>
              <w:rPr>
                <w:noProof/>
                <w:webHidden/>
              </w:rPr>
              <w:fldChar w:fldCharType="end"/>
            </w:r>
          </w:hyperlink>
        </w:p>
        <w:p w14:paraId="1FB8DD99" w14:textId="066154D7"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54" w:history="1">
            <w:r w:rsidRPr="008F13E4">
              <w:rPr>
                <w:rStyle w:val="Hyperlink"/>
                <w:noProof/>
                <w:lang w:val="pt-BR"/>
              </w:rPr>
              <w:t>1.2.1 Cidades inteligentes</w:t>
            </w:r>
            <w:r>
              <w:rPr>
                <w:noProof/>
                <w:webHidden/>
              </w:rPr>
              <w:tab/>
            </w:r>
            <w:r>
              <w:rPr>
                <w:noProof/>
                <w:webHidden/>
              </w:rPr>
              <w:fldChar w:fldCharType="begin"/>
            </w:r>
            <w:r>
              <w:rPr>
                <w:noProof/>
                <w:webHidden/>
              </w:rPr>
              <w:instrText xml:space="preserve"> PAGEREF _Toc241779654 \h </w:instrText>
            </w:r>
            <w:r>
              <w:rPr>
                <w:noProof/>
                <w:webHidden/>
              </w:rPr>
            </w:r>
            <w:r>
              <w:rPr>
                <w:noProof/>
                <w:webHidden/>
              </w:rPr>
              <w:fldChar w:fldCharType="separate"/>
            </w:r>
            <w:r>
              <w:rPr>
                <w:noProof/>
                <w:webHidden/>
              </w:rPr>
              <w:t>9</w:t>
            </w:r>
            <w:r>
              <w:rPr>
                <w:noProof/>
                <w:webHidden/>
              </w:rPr>
              <w:fldChar w:fldCharType="end"/>
            </w:r>
          </w:hyperlink>
        </w:p>
        <w:p w14:paraId="1219F347" w14:textId="310755CD"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55" w:history="1">
            <w:r w:rsidRPr="008F13E4">
              <w:rPr>
                <w:rStyle w:val="Hyperlink"/>
                <w:noProof/>
                <w:lang w:val="pt-BR"/>
              </w:rPr>
              <w:t>1.2.2 Internet das Coisas</w:t>
            </w:r>
            <w:r>
              <w:rPr>
                <w:noProof/>
                <w:webHidden/>
              </w:rPr>
              <w:tab/>
            </w:r>
            <w:r>
              <w:rPr>
                <w:noProof/>
                <w:webHidden/>
              </w:rPr>
              <w:fldChar w:fldCharType="begin"/>
            </w:r>
            <w:r>
              <w:rPr>
                <w:noProof/>
                <w:webHidden/>
              </w:rPr>
              <w:instrText xml:space="preserve"> PAGEREF _Toc241779655 \h </w:instrText>
            </w:r>
            <w:r>
              <w:rPr>
                <w:noProof/>
                <w:webHidden/>
              </w:rPr>
            </w:r>
            <w:r>
              <w:rPr>
                <w:noProof/>
                <w:webHidden/>
              </w:rPr>
              <w:fldChar w:fldCharType="separate"/>
            </w:r>
            <w:r>
              <w:rPr>
                <w:noProof/>
                <w:webHidden/>
              </w:rPr>
              <w:t>10</w:t>
            </w:r>
            <w:r>
              <w:rPr>
                <w:noProof/>
                <w:webHidden/>
              </w:rPr>
              <w:fldChar w:fldCharType="end"/>
            </w:r>
          </w:hyperlink>
        </w:p>
        <w:p w14:paraId="0896A338" w14:textId="43BCE583"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56" w:history="1">
            <w:r w:rsidRPr="008F13E4">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_Toc241779656 \h </w:instrText>
            </w:r>
            <w:r>
              <w:rPr>
                <w:noProof/>
                <w:webHidden/>
              </w:rPr>
            </w:r>
            <w:r>
              <w:rPr>
                <w:noProof/>
                <w:webHidden/>
              </w:rPr>
              <w:fldChar w:fldCharType="separate"/>
            </w:r>
            <w:r>
              <w:rPr>
                <w:noProof/>
                <w:webHidden/>
              </w:rPr>
              <w:t>10</w:t>
            </w:r>
            <w:r>
              <w:rPr>
                <w:noProof/>
                <w:webHidden/>
              </w:rPr>
              <w:fldChar w:fldCharType="end"/>
            </w:r>
          </w:hyperlink>
        </w:p>
        <w:p w14:paraId="16004635" w14:textId="4816CEE4"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57" w:history="1">
            <w:r w:rsidRPr="008F13E4">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_Toc241779657 \h </w:instrText>
            </w:r>
            <w:r>
              <w:rPr>
                <w:noProof/>
                <w:webHidden/>
              </w:rPr>
            </w:r>
            <w:r>
              <w:rPr>
                <w:noProof/>
                <w:webHidden/>
              </w:rPr>
              <w:fldChar w:fldCharType="separate"/>
            </w:r>
            <w:r>
              <w:rPr>
                <w:noProof/>
                <w:webHidden/>
              </w:rPr>
              <w:t>11</w:t>
            </w:r>
            <w:r>
              <w:rPr>
                <w:noProof/>
                <w:webHidden/>
              </w:rPr>
              <w:fldChar w:fldCharType="end"/>
            </w:r>
          </w:hyperlink>
        </w:p>
        <w:p w14:paraId="23920ED6" w14:textId="15A5DCC1"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58" w:history="1">
            <w:r w:rsidRPr="008F13E4">
              <w:rPr>
                <w:rStyle w:val="Hyperlink"/>
                <w:noProof/>
                <w:lang w:val="pt-BR"/>
              </w:rPr>
              <w:t>1.4 Problema de pesquisa</w:t>
            </w:r>
            <w:r>
              <w:rPr>
                <w:noProof/>
                <w:webHidden/>
              </w:rPr>
              <w:tab/>
            </w:r>
            <w:r>
              <w:rPr>
                <w:noProof/>
                <w:webHidden/>
              </w:rPr>
              <w:fldChar w:fldCharType="begin"/>
            </w:r>
            <w:r>
              <w:rPr>
                <w:noProof/>
                <w:webHidden/>
              </w:rPr>
              <w:instrText xml:space="preserve"> PAGEREF _Toc241779658 \h </w:instrText>
            </w:r>
            <w:r>
              <w:rPr>
                <w:noProof/>
                <w:webHidden/>
              </w:rPr>
            </w:r>
            <w:r>
              <w:rPr>
                <w:noProof/>
                <w:webHidden/>
              </w:rPr>
              <w:fldChar w:fldCharType="separate"/>
            </w:r>
            <w:r>
              <w:rPr>
                <w:noProof/>
                <w:webHidden/>
              </w:rPr>
              <w:t>12</w:t>
            </w:r>
            <w:r>
              <w:rPr>
                <w:noProof/>
                <w:webHidden/>
              </w:rPr>
              <w:fldChar w:fldCharType="end"/>
            </w:r>
          </w:hyperlink>
        </w:p>
        <w:p w14:paraId="354FE855" w14:textId="41A6A1CE"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59" w:history="1">
            <w:r w:rsidRPr="008F13E4">
              <w:rPr>
                <w:rStyle w:val="Hyperlink"/>
                <w:noProof/>
                <w:lang w:val="pt-BR"/>
              </w:rPr>
              <w:t>1.5 Objetivos</w:t>
            </w:r>
            <w:r>
              <w:rPr>
                <w:noProof/>
                <w:webHidden/>
              </w:rPr>
              <w:tab/>
            </w:r>
            <w:r>
              <w:rPr>
                <w:noProof/>
                <w:webHidden/>
              </w:rPr>
              <w:fldChar w:fldCharType="begin"/>
            </w:r>
            <w:r>
              <w:rPr>
                <w:noProof/>
                <w:webHidden/>
              </w:rPr>
              <w:instrText xml:space="preserve"> PAGEREF _Toc241779659 \h </w:instrText>
            </w:r>
            <w:r>
              <w:rPr>
                <w:noProof/>
                <w:webHidden/>
              </w:rPr>
            </w:r>
            <w:r>
              <w:rPr>
                <w:noProof/>
                <w:webHidden/>
              </w:rPr>
              <w:fldChar w:fldCharType="separate"/>
            </w:r>
            <w:r>
              <w:rPr>
                <w:noProof/>
                <w:webHidden/>
              </w:rPr>
              <w:t>13</w:t>
            </w:r>
            <w:r>
              <w:rPr>
                <w:noProof/>
                <w:webHidden/>
              </w:rPr>
              <w:fldChar w:fldCharType="end"/>
            </w:r>
          </w:hyperlink>
        </w:p>
        <w:p w14:paraId="5590CE62" w14:textId="290C885F"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60" w:history="1">
            <w:r w:rsidRPr="008F13E4">
              <w:rPr>
                <w:rStyle w:val="Hyperlink"/>
                <w:noProof/>
                <w:lang w:val="pt-BR"/>
              </w:rPr>
              <w:t>1.5.1 Objetivo geral</w:t>
            </w:r>
            <w:r>
              <w:rPr>
                <w:noProof/>
                <w:webHidden/>
              </w:rPr>
              <w:tab/>
            </w:r>
            <w:r>
              <w:rPr>
                <w:noProof/>
                <w:webHidden/>
              </w:rPr>
              <w:fldChar w:fldCharType="begin"/>
            </w:r>
            <w:r>
              <w:rPr>
                <w:noProof/>
                <w:webHidden/>
              </w:rPr>
              <w:instrText xml:space="preserve"> PAGEREF _Toc241779660 \h </w:instrText>
            </w:r>
            <w:r>
              <w:rPr>
                <w:noProof/>
                <w:webHidden/>
              </w:rPr>
            </w:r>
            <w:r>
              <w:rPr>
                <w:noProof/>
                <w:webHidden/>
              </w:rPr>
              <w:fldChar w:fldCharType="separate"/>
            </w:r>
            <w:r>
              <w:rPr>
                <w:noProof/>
                <w:webHidden/>
              </w:rPr>
              <w:t>13</w:t>
            </w:r>
            <w:r>
              <w:rPr>
                <w:noProof/>
                <w:webHidden/>
              </w:rPr>
              <w:fldChar w:fldCharType="end"/>
            </w:r>
          </w:hyperlink>
        </w:p>
        <w:p w14:paraId="2F4A66B6" w14:textId="6B128446"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61" w:history="1">
            <w:r w:rsidRPr="008F13E4">
              <w:rPr>
                <w:rStyle w:val="Hyperlink"/>
                <w:noProof/>
                <w:lang w:val="pt-BR"/>
              </w:rPr>
              <w:t>1.5.2 Objetivos específicos</w:t>
            </w:r>
            <w:r>
              <w:rPr>
                <w:noProof/>
                <w:webHidden/>
              </w:rPr>
              <w:tab/>
            </w:r>
            <w:r>
              <w:rPr>
                <w:noProof/>
                <w:webHidden/>
              </w:rPr>
              <w:fldChar w:fldCharType="begin"/>
            </w:r>
            <w:r>
              <w:rPr>
                <w:noProof/>
                <w:webHidden/>
              </w:rPr>
              <w:instrText xml:space="preserve"> PAGEREF _Toc241779661 \h </w:instrText>
            </w:r>
            <w:r>
              <w:rPr>
                <w:noProof/>
                <w:webHidden/>
              </w:rPr>
            </w:r>
            <w:r>
              <w:rPr>
                <w:noProof/>
                <w:webHidden/>
              </w:rPr>
              <w:fldChar w:fldCharType="separate"/>
            </w:r>
            <w:r>
              <w:rPr>
                <w:noProof/>
                <w:webHidden/>
              </w:rPr>
              <w:t>13</w:t>
            </w:r>
            <w:r>
              <w:rPr>
                <w:noProof/>
                <w:webHidden/>
              </w:rPr>
              <w:fldChar w:fldCharType="end"/>
            </w:r>
          </w:hyperlink>
        </w:p>
        <w:p w14:paraId="5453172D" w14:textId="23A17A9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62" w:history="1">
            <w:r w:rsidRPr="008F13E4">
              <w:rPr>
                <w:rStyle w:val="Hyperlink"/>
                <w:noProof/>
                <w:lang w:val="pt-BR"/>
              </w:rPr>
              <w:t>1.6 Justificativa</w:t>
            </w:r>
            <w:r>
              <w:rPr>
                <w:noProof/>
                <w:webHidden/>
              </w:rPr>
              <w:tab/>
            </w:r>
            <w:r>
              <w:rPr>
                <w:noProof/>
                <w:webHidden/>
              </w:rPr>
              <w:fldChar w:fldCharType="begin"/>
            </w:r>
            <w:r>
              <w:rPr>
                <w:noProof/>
                <w:webHidden/>
              </w:rPr>
              <w:instrText xml:space="preserve"> PAGEREF _Toc241779662 \h </w:instrText>
            </w:r>
            <w:r>
              <w:rPr>
                <w:noProof/>
                <w:webHidden/>
              </w:rPr>
            </w:r>
            <w:r>
              <w:rPr>
                <w:noProof/>
                <w:webHidden/>
              </w:rPr>
              <w:fldChar w:fldCharType="separate"/>
            </w:r>
            <w:r>
              <w:rPr>
                <w:noProof/>
                <w:webHidden/>
              </w:rPr>
              <w:t>14</w:t>
            </w:r>
            <w:r>
              <w:rPr>
                <w:noProof/>
                <w:webHidden/>
              </w:rPr>
              <w:fldChar w:fldCharType="end"/>
            </w:r>
          </w:hyperlink>
        </w:p>
        <w:p w14:paraId="12AD08FE" w14:textId="5129B49D"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63" w:history="1">
            <w:r w:rsidRPr="008F13E4">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_Toc241779663 \h </w:instrText>
            </w:r>
            <w:r>
              <w:rPr>
                <w:noProof/>
                <w:webHidden/>
              </w:rPr>
            </w:r>
            <w:r>
              <w:rPr>
                <w:noProof/>
                <w:webHidden/>
              </w:rPr>
              <w:fldChar w:fldCharType="separate"/>
            </w:r>
            <w:r>
              <w:rPr>
                <w:noProof/>
                <w:webHidden/>
              </w:rPr>
              <w:t>15</w:t>
            </w:r>
            <w:r>
              <w:rPr>
                <w:noProof/>
                <w:webHidden/>
              </w:rPr>
              <w:fldChar w:fldCharType="end"/>
            </w:r>
          </w:hyperlink>
        </w:p>
        <w:p w14:paraId="133EC47B" w14:textId="2E69E9FC"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664" w:history="1">
            <w:r w:rsidRPr="008F13E4">
              <w:rPr>
                <w:rStyle w:val="Hyperlink"/>
                <w:noProof/>
                <w:lang w:val="pt-BR"/>
              </w:rPr>
              <w:t>2 REVISÃO BIBLIOGRÁFICA</w:t>
            </w:r>
            <w:r>
              <w:rPr>
                <w:noProof/>
                <w:webHidden/>
              </w:rPr>
              <w:tab/>
            </w:r>
            <w:r>
              <w:rPr>
                <w:noProof/>
                <w:webHidden/>
              </w:rPr>
              <w:fldChar w:fldCharType="begin"/>
            </w:r>
            <w:r>
              <w:rPr>
                <w:noProof/>
                <w:webHidden/>
              </w:rPr>
              <w:instrText xml:space="preserve"> PAGEREF _Toc241779664 \h </w:instrText>
            </w:r>
            <w:r>
              <w:rPr>
                <w:noProof/>
                <w:webHidden/>
              </w:rPr>
            </w:r>
            <w:r>
              <w:rPr>
                <w:noProof/>
                <w:webHidden/>
              </w:rPr>
              <w:fldChar w:fldCharType="separate"/>
            </w:r>
            <w:r>
              <w:rPr>
                <w:noProof/>
                <w:webHidden/>
              </w:rPr>
              <w:t>17</w:t>
            </w:r>
            <w:r>
              <w:rPr>
                <w:noProof/>
                <w:webHidden/>
              </w:rPr>
              <w:fldChar w:fldCharType="end"/>
            </w:r>
          </w:hyperlink>
        </w:p>
        <w:p w14:paraId="6A044BBE" w14:textId="79C5B874"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65" w:history="1">
            <w:r w:rsidRPr="008F13E4">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_Toc241779665 \h </w:instrText>
            </w:r>
            <w:r>
              <w:rPr>
                <w:noProof/>
                <w:webHidden/>
              </w:rPr>
            </w:r>
            <w:r>
              <w:rPr>
                <w:noProof/>
                <w:webHidden/>
              </w:rPr>
              <w:fldChar w:fldCharType="separate"/>
            </w:r>
            <w:r>
              <w:rPr>
                <w:noProof/>
                <w:webHidden/>
              </w:rPr>
              <w:t>17</w:t>
            </w:r>
            <w:r>
              <w:rPr>
                <w:noProof/>
                <w:webHidden/>
              </w:rPr>
              <w:fldChar w:fldCharType="end"/>
            </w:r>
          </w:hyperlink>
        </w:p>
        <w:p w14:paraId="41DAA68B" w14:textId="51191DEE"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66" w:history="1">
            <w:r w:rsidRPr="008F13E4">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_Toc241779666 \h </w:instrText>
            </w:r>
            <w:r>
              <w:rPr>
                <w:noProof/>
                <w:webHidden/>
              </w:rPr>
            </w:r>
            <w:r>
              <w:rPr>
                <w:noProof/>
                <w:webHidden/>
              </w:rPr>
              <w:fldChar w:fldCharType="separate"/>
            </w:r>
            <w:r>
              <w:rPr>
                <w:noProof/>
                <w:webHidden/>
              </w:rPr>
              <w:t>18</w:t>
            </w:r>
            <w:r>
              <w:rPr>
                <w:noProof/>
                <w:webHidden/>
              </w:rPr>
              <w:fldChar w:fldCharType="end"/>
            </w:r>
          </w:hyperlink>
        </w:p>
        <w:p w14:paraId="7C33F942" w14:textId="0A1AAD05"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67" w:history="1">
            <w:r w:rsidRPr="008F13E4">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_Toc241779667 \h </w:instrText>
            </w:r>
            <w:r>
              <w:rPr>
                <w:noProof/>
                <w:webHidden/>
              </w:rPr>
            </w:r>
            <w:r>
              <w:rPr>
                <w:noProof/>
                <w:webHidden/>
              </w:rPr>
              <w:fldChar w:fldCharType="separate"/>
            </w:r>
            <w:r>
              <w:rPr>
                <w:noProof/>
                <w:webHidden/>
              </w:rPr>
              <w:t>20</w:t>
            </w:r>
            <w:r>
              <w:rPr>
                <w:noProof/>
                <w:webHidden/>
              </w:rPr>
              <w:fldChar w:fldCharType="end"/>
            </w:r>
          </w:hyperlink>
        </w:p>
        <w:p w14:paraId="70EE6637" w14:textId="1FB5221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68" w:history="1">
            <w:r w:rsidRPr="008F13E4">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_Toc241779668 \h </w:instrText>
            </w:r>
            <w:r>
              <w:rPr>
                <w:noProof/>
                <w:webHidden/>
              </w:rPr>
            </w:r>
            <w:r>
              <w:rPr>
                <w:noProof/>
                <w:webHidden/>
              </w:rPr>
              <w:fldChar w:fldCharType="separate"/>
            </w:r>
            <w:r>
              <w:rPr>
                <w:noProof/>
                <w:webHidden/>
              </w:rPr>
              <w:t>23</w:t>
            </w:r>
            <w:r>
              <w:rPr>
                <w:noProof/>
                <w:webHidden/>
              </w:rPr>
              <w:fldChar w:fldCharType="end"/>
            </w:r>
          </w:hyperlink>
        </w:p>
        <w:p w14:paraId="04D434F5" w14:textId="375A3CC5"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69" w:history="1">
            <w:r w:rsidRPr="008F13E4">
              <w:rPr>
                <w:rStyle w:val="Hyperlink"/>
                <w:noProof/>
                <w:lang w:val="pt-BR"/>
              </w:rPr>
              <w:t>2.5 Requisitos normativos</w:t>
            </w:r>
            <w:r>
              <w:rPr>
                <w:noProof/>
                <w:webHidden/>
              </w:rPr>
              <w:tab/>
            </w:r>
            <w:r>
              <w:rPr>
                <w:noProof/>
                <w:webHidden/>
              </w:rPr>
              <w:fldChar w:fldCharType="begin"/>
            </w:r>
            <w:r>
              <w:rPr>
                <w:noProof/>
                <w:webHidden/>
              </w:rPr>
              <w:instrText xml:space="preserve"> PAGEREF _Toc241779669 \h </w:instrText>
            </w:r>
            <w:r>
              <w:rPr>
                <w:noProof/>
                <w:webHidden/>
              </w:rPr>
            </w:r>
            <w:r>
              <w:rPr>
                <w:noProof/>
                <w:webHidden/>
              </w:rPr>
              <w:fldChar w:fldCharType="separate"/>
            </w:r>
            <w:r>
              <w:rPr>
                <w:noProof/>
                <w:webHidden/>
              </w:rPr>
              <w:t>24</w:t>
            </w:r>
            <w:r>
              <w:rPr>
                <w:noProof/>
                <w:webHidden/>
              </w:rPr>
              <w:fldChar w:fldCharType="end"/>
            </w:r>
          </w:hyperlink>
        </w:p>
        <w:p w14:paraId="5C0060E9" w14:textId="1C1EF931"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0" w:history="1">
            <w:r w:rsidRPr="008F13E4">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_Toc241779670 \h </w:instrText>
            </w:r>
            <w:r>
              <w:rPr>
                <w:noProof/>
                <w:webHidden/>
              </w:rPr>
            </w:r>
            <w:r>
              <w:rPr>
                <w:noProof/>
                <w:webHidden/>
              </w:rPr>
              <w:fldChar w:fldCharType="separate"/>
            </w:r>
            <w:r>
              <w:rPr>
                <w:noProof/>
                <w:webHidden/>
              </w:rPr>
              <w:t>26</w:t>
            </w:r>
            <w:r>
              <w:rPr>
                <w:noProof/>
                <w:webHidden/>
              </w:rPr>
              <w:fldChar w:fldCharType="end"/>
            </w:r>
          </w:hyperlink>
        </w:p>
        <w:p w14:paraId="1592B68B" w14:textId="2558A7C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1" w:history="1">
            <w:r w:rsidRPr="008F13E4">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_Toc241779671 \h </w:instrText>
            </w:r>
            <w:r>
              <w:rPr>
                <w:noProof/>
                <w:webHidden/>
              </w:rPr>
            </w:r>
            <w:r>
              <w:rPr>
                <w:noProof/>
                <w:webHidden/>
              </w:rPr>
              <w:fldChar w:fldCharType="separate"/>
            </w:r>
            <w:r>
              <w:rPr>
                <w:noProof/>
                <w:webHidden/>
              </w:rPr>
              <w:t>27</w:t>
            </w:r>
            <w:r>
              <w:rPr>
                <w:noProof/>
                <w:webHidden/>
              </w:rPr>
              <w:fldChar w:fldCharType="end"/>
            </w:r>
          </w:hyperlink>
        </w:p>
        <w:p w14:paraId="3871BB8D" w14:textId="0EF76A7C"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2" w:history="1">
            <w:r w:rsidRPr="008F13E4">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_Toc241779672 \h </w:instrText>
            </w:r>
            <w:r>
              <w:rPr>
                <w:noProof/>
                <w:webHidden/>
              </w:rPr>
            </w:r>
            <w:r>
              <w:rPr>
                <w:noProof/>
                <w:webHidden/>
              </w:rPr>
              <w:fldChar w:fldCharType="separate"/>
            </w:r>
            <w:r>
              <w:rPr>
                <w:noProof/>
                <w:webHidden/>
              </w:rPr>
              <w:t>28</w:t>
            </w:r>
            <w:r>
              <w:rPr>
                <w:noProof/>
                <w:webHidden/>
              </w:rPr>
              <w:fldChar w:fldCharType="end"/>
            </w:r>
          </w:hyperlink>
        </w:p>
        <w:p w14:paraId="7E34EDE1" w14:textId="19228ED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3" w:history="1">
            <w:r w:rsidRPr="008F13E4">
              <w:rPr>
                <w:rStyle w:val="Hyperlink"/>
                <w:noProof/>
                <w:lang w:val="pt-BR"/>
              </w:rPr>
              <w:t>2.9 Lacuna identificada</w:t>
            </w:r>
            <w:r>
              <w:rPr>
                <w:noProof/>
                <w:webHidden/>
              </w:rPr>
              <w:tab/>
            </w:r>
            <w:r>
              <w:rPr>
                <w:noProof/>
                <w:webHidden/>
              </w:rPr>
              <w:fldChar w:fldCharType="begin"/>
            </w:r>
            <w:r>
              <w:rPr>
                <w:noProof/>
                <w:webHidden/>
              </w:rPr>
              <w:instrText xml:space="preserve"> PAGEREF _Toc241779673 \h </w:instrText>
            </w:r>
            <w:r>
              <w:rPr>
                <w:noProof/>
                <w:webHidden/>
              </w:rPr>
            </w:r>
            <w:r>
              <w:rPr>
                <w:noProof/>
                <w:webHidden/>
              </w:rPr>
              <w:fldChar w:fldCharType="separate"/>
            </w:r>
            <w:r>
              <w:rPr>
                <w:noProof/>
                <w:webHidden/>
              </w:rPr>
              <w:t>30</w:t>
            </w:r>
            <w:r>
              <w:rPr>
                <w:noProof/>
                <w:webHidden/>
              </w:rPr>
              <w:fldChar w:fldCharType="end"/>
            </w:r>
          </w:hyperlink>
        </w:p>
        <w:p w14:paraId="4F96D2E3" w14:textId="3BA03614"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4" w:history="1">
            <w:r w:rsidRPr="008F13E4">
              <w:rPr>
                <w:rStyle w:val="Hyperlink"/>
                <w:noProof/>
                <w:lang w:val="pt-BR"/>
              </w:rPr>
              <w:t>2.10 Hipóteses da pesquisa</w:t>
            </w:r>
            <w:r>
              <w:rPr>
                <w:noProof/>
                <w:webHidden/>
              </w:rPr>
              <w:tab/>
            </w:r>
            <w:r>
              <w:rPr>
                <w:noProof/>
                <w:webHidden/>
              </w:rPr>
              <w:fldChar w:fldCharType="begin"/>
            </w:r>
            <w:r>
              <w:rPr>
                <w:noProof/>
                <w:webHidden/>
              </w:rPr>
              <w:instrText xml:space="preserve"> PAGEREF _Toc241779674 \h </w:instrText>
            </w:r>
            <w:r>
              <w:rPr>
                <w:noProof/>
                <w:webHidden/>
              </w:rPr>
            </w:r>
            <w:r>
              <w:rPr>
                <w:noProof/>
                <w:webHidden/>
              </w:rPr>
              <w:fldChar w:fldCharType="separate"/>
            </w:r>
            <w:r>
              <w:rPr>
                <w:noProof/>
                <w:webHidden/>
              </w:rPr>
              <w:t>31</w:t>
            </w:r>
            <w:r>
              <w:rPr>
                <w:noProof/>
                <w:webHidden/>
              </w:rPr>
              <w:fldChar w:fldCharType="end"/>
            </w:r>
          </w:hyperlink>
        </w:p>
        <w:p w14:paraId="68253BEF" w14:textId="2DF8C9BD"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675" w:history="1">
            <w:r w:rsidRPr="008F13E4">
              <w:rPr>
                <w:rStyle w:val="Hyperlink"/>
                <w:noProof/>
                <w:lang w:val="pt-BR"/>
              </w:rPr>
              <w:t>3 METODOLOGIA</w:t>
            </w:r>
            <w:r>
              <w:rPr>
                <w:noProof/>
                <w:webHidden/>
              </w:rPr>
              <w:tab/>
            </w:r>
            <w:r>
              <w:rPr>
                <w:noProof/>
                <w:webHidden/>
              </w:rPr>
              <w:fldChar w:fldCharType="begin"/>
            </w:r>
            <w:r>
              <w:rPr>
                <w:noProof/>
                <w:webHidden/>
              </w:rPr>
              <w:instrText xml:space="preserve"> PAGEREF _Toc241779675 \h </w:instrText>
            </w:r>
            <w:r>
              <w:rPr>
                <w:noProof/>
                <w:webHidden/>
              </w:rPr>
            </w:r>
            <w:r>
              <w:rPr>
                <w:noProof/>
                <w:webHidden/>
              </w:rPr>
              <w:fldChar w:fldCharType="separate"/>
            </w:r>
            <w:r>
              <w:rPr>
                <w:noProof/>
                <w:webHidden/>
              </w:rPr>
              <w:t>32</w:t>
            </w:r>
            <w:r>
              <w:rPr>
                <w:noProof/>
                <w:webHidden/>
              </w:rPr>
              <w:fldChar w:fldCharType="end"/>
            </w:r>
          </w:hyperlink>
        </w:p>
        <w:p w14:paraId="7779281F" w14:textId="4FDC5E3E"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6" w:history="1">
            <w:r w:rsidRPr="008F13E4">
              <w:rPr>
                <w:rStyle w:val="Hyperlink"/>
                <w:noProof/>
                <w:lang w:val="pt-BR"/>
              </w:rPr>
              <w:t>3.1 Classificação da pesquisa</w:t>
            </w:r>
            <w:r>
              <w:rPr>
                <w:noProof/>
                <w:webHidden/>
              </w:rPr>
              <w:tab/>
            </w:r>
            <w:r>
              <w:rPr>
                <w:noProof/>
                <w:webHidden/>
              </w:rPr>
              <w:fldChar w:fldCharType="begin"/>
            </w:r>
            <w:r>
              <w:rPr>
                <w:noProof/>
                <w:webHidden/>
              </w:rPr>
              <w:instrText xml:space="preserve"> PAGEREF _Toc241779676 \h </w:instrText>
            </w:r>
            <w:r>
              <w:rPr>
                <w:noProof/>
                <w:webHidden/>
              </w:rPr>
            </w:r>
            <w:r>
              <w:rPr>
                <w:noProof/>
                <w:webHidden/>
              </w:rPr>
              <w:fldChar w:fldCharType="separate"/>
            </w:r>
            <w:r>
              <w:rPr>
                <w:noProof/>
                <w:webHidden/>
              </w:rPr>
              <w:t>32</w:t>
            </w:r>
            <w:r>
              <w:rPr>
                <w:noProof/>
                <w:webHidden/>
              </w:rPr>
              <w:fldChar w:fldCharType="end"/>
            </w:r>
          </w:hyperlink>
        </w:p>
        <w:p w14:paraId="7E052777" w14:textId="43E0D856"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7" w:history="1">
            <w:r w:rsidRPr="008F13E4">
              <w:rPr>
                <w:rStyle w:val="Hyperlink"/>
                <w:noProof/>
                <w:lang w:val="pt-BR"/>
              </w:rPr>
              <w:t>3.2 Arquitetura do sistema</w:t>
            </w:r>
            <w:r>
              <w:rPr>
                <w:noProof/>
                <w:webHidden/>
              </w:rPr>
              <w:tab/>
            </w:r>
            <w:r>
              <w:rPr>
                <w:noProof/>
                <w:webHidden/>
              </w:rPr>
              <w:fldChar w:fldCharType="begin"/>
            </w:r>
            <w:r>
              <w:rPr>
                <w:noProof/>
                <w:webHidden/>
              </w:rPr>
              <w:instrText xml:space="preserve"> PAGEREF _Toc241779677 \h </w:instrText>
            </w:r>
            <w:r>
              <w:rPr>
                <w:noProof/>
                <w:webHidden/>
              </w:rPr>
            </w:r>
            <w:r>
              <w:rPr>
                <w:noProof/>
                <w:webHidden/>
              </w:rPr>
              <w:fldChar w:fldCharType="separate"/>
            </w:r>
            <w:r>
              <w:rPr>
                <w:noProof/>
                <w:webHidden/>
              </w:rPr>
              <w:t>32</w:t>
            </w:r>
            <w:r>
              <w:rPr>
                <w:noProof/>
                <w:webHidden/>
              </w:rPr>
              <w:fldChar w:fldCharType="end"/>
            </w:r>
          </w:hyperlink>
        </w:p>
        <w:p w14:paraId="26C80A53" w14:textId="370948DB"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8" w:history="1">
            <w:r w:rsidRPr="008F13E4">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_Toc241779678 \h </w:instrText>
            </w:r>
            <w:r>
              <w:rPr>
                <w:noProof/>
                <w:webHidden/>
              </w:rPr>
            </w:r>
            <w:r>
              <w:rPr>
                <w:noProof/>
                <w:webHidden/>
              </w:rPr>
              <w:fldChar w:fldCharType="separate"/>
            </w:r>
            <w:r>
              <w:rPr>
                <w:noProof/>
                <w:webHidden/>
              </w:rPr>
              <w:t>34</w:t>
            </w:r>
            <w:r>
              <w:rPr>
                <w:noProof/>
                <w:webHidden/>
              </w:rPr>
              <w:fldChar w:fldCharType="end"/>
            </w:r>
          </w:hyperlink>
        </w:p>
        <w:p w14:paraId="6340E300" w14:textId="0905930F"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79" w:history="1">
            <w:r w:rsidRPr="008F13E4">
              <w:rPr>
                <w:rStyle w:val="Hyperlink"/>
                <w:noProof/>
                <w:lang w:val="pt-BR"/>
              </w:rPr>
              <w:t>3.4 O nó de demonstração</w:t>
            </w:r>
            <w:r>
              <w:rPr>
                <w:noProof/>
                <w:webHidden/>
              </w:rPr>
              <w:tab/>
            </w:r>
            <w:r>
              <w:rPr>
                <w:noProof/>
                <w:webHidden/>
              </w:rPr>
              <w:fldChar w:fldCharType="begin"/>
            </w:r>
            <w:r>
              <w:rPr>
                <w:noProof/>
                <w:webHidden/>
              </w:rPr>
              <w:instrText xml:space="preserve"> PAGEREF _Toc241779679 \h </w:instrText>
            </w:r>
            <w:r>
              <w:rPr>
                <w:noProof/>
                <w:webHidden/>
              </w:rPr>
            </w:r>
            <w:r>
              <w:rPr>
                <w:noProof/>
                <w:webHidden/>
              </w:rPr>
              <w:fldChar w:fldCharType="separate"/>
            </w:r>
            <w:r>
              <w:rPr>
                <w:noProof/>
                <w:webHidden/>
              </w:rPr>
              <w:t>38</w:t>
            </w:r>
            <w:r>
              <w:rPr>
                <w:noProof/>
                <w:webHidden/>
              </w:rPr>
              <w:fldChar w:fldCharType="end"/>
            </w:r>
          </w:hyperlink>
        </w:p>
        <w:p w14:paraId="4B515077" w14:textId="09A5116D"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80" w:history="1">
            <w:r w:rsidRPr="008F13E4">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_Toc241779680 \h </w:instrText>
            </w:r>
            <w:r>
              <w:rPr>
                <w:noProof/>
                <w:webHidden/>
              </w:rPr>
            </w:r>
            <w:r>
              <w:rPr>
                <w:noProof/>
                <w:webHidden/>
              </w:rPr>
              <w:fldChar w:fldCharType="separate"/>
            </w:r>
            <w:r>
              <w:rPr>
                <w:noProof/>
                <w:webHidden/>
              </w:rPr>
              <w:t>39</w:t>
            </w:r>
            <w:r>
              <w:rPr>
                <w:noProof/>
                <w:webHidden/>
              </w:rPr>
              <w:fldChar w:fldCharType="end"/>
            </w:r>
          </w:hyperlink>
        </w:p>
        <w:p w14:paraId="0988BA6D" w14:textId="62B78CF8"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81" w:history="1">
            <w:r w:rsidRPr="008F13E4">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_Toc241779681 \h </w:instrText>
            </w:r>
            <w:r>
              <w:rPr>
                <w:noProof/>
                <w:webHidden/>
              </w:rPr>
            </w:r>
            <w:r>
              <w:rPr>
                <w:noProof/>
                <w:webHidden/>
              </w:rPr>
              <w:fldChar w:fldCharType="separate"/>
            </w:r>
            <w:r>
              <w:rPr>
                <w:noProof/>
                <w:webHidden/>
              </w:rPr>
              <w:t>41</w:t>
            </w:r>
            <w:r>
              <w:rPr>
                <w:noProof/>
                <w:webHidden/>
              </w:rPr>
              <w:fldChar w:fldCharType="end"/>
            </w:r>
          </w:hyperlink>
        </w:p>
        <w:p w14:paraId="5D64AF3A" w14:textId="64F57B13"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82" w:history="1">
            <w:r w:rsidRPr="008F13E4">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_Toc241779682 \h </w:instrText>
            </w:r>
            <w:r>
              <w:rPr>
                <w:noProof/>
                <w:webHidden/>
              </w:rPr>
            </w:r>
            <w:r>
              <w:rPr>
                <w:noProof/>
                <w:webHidden/>
              </w:rPr>
              <w:fldChar w:fldCharType="separate"/>
            </w:r>
            <w:r>
              <w:rPr>
                <w:noProof/>
                <w:webHidden/>
              </w:rPr>
              <w:t>44</w:t>
            </w:r>
            <w:r>
              <w:rPr>
                <w:noProof/>
                <w:webHidden/>
              </w:rPr>
              <w:fldChar w:fldCharType="end"/>
            </w:r>
          </w:hyperlink>
        </w:p>
        <w:p w14:paraId="7AA336C8" w14:textId="0E2B15C7"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83" w:history="1">
            <w:r w:rsidRPr="008F13E4">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_Toc241779683 \h </w:instrText>
            </w:r>
            <w:r>
              <w:rPr>
                <w:noProof/>
                <w:webHidden/>
              </w:rPr>
            </w:r>
            <w:r>
              <w:rPr>
                <w:noProof/>
                <w:webHidden/>
              </w:rPr>
              <w:fldChar w:fldCharType="separate"/>
            </w:r>
            <w:r>
              <w:rPr>
                <w:noProof/>
                <w:webHidden/>
              </w:rPr>
              <w:t>44</w:t>
            </w:r>
            <w:r>
              <w:rPr>
                <w:noProof/>
                <w:webHidden/>
              </w:rPr>
              <w:fldChar w:fldCharType="end"/>
            </w:r>
          </w:hyperlink>
        </w:p>
        <w:p w14:paraId="62799A61" w14:textId="65B18294"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84" w:history="1">
            <w:r w:rsidRPr="008F13E4">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_Toc241779684 \h </w:instrText>
            </w:r>
            <w:r>
              <w:rPr>
                <w:noProof/>
                <w:webHidden/>
              </w:rPr>
            </w:r>
            <w:r>
              <w:rPr>
                <w:noProof/>
                <w:webHidden/>
              </w:rPr>
              <w:fldChar w:fldCharType="separate"/>
            </w:r>
            <w:r>
              <w:rPr>
                <w:noProof/>
                <w:webHidden/>
              </w:rPr>
              <w:t>46</w:t>
            </w:r>
            <w:r>
              <w:rPr>
                <w:noProof/>
                <w:webHidden/>
              </w:rPr>
              <w:fldChar w:fldCharType="end"/>
            </w:r>
          </w:hyperlink>
        </w:p>
        <w:p w14:paraId="6E2461AA" w14:textId="0E65DBCB"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85" w:history="1">
            <w:r w:rsidRPr="008F13E4">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_Toc241779685 \h </w:instrText>
            </w:r>
            <w:r>
              <w:rPr>
                <w:noProof/>
                <w:webHidden/>
              </w:rPr>
            </w:r>
            <w:r>
              <w:rPr>
                <w:noProof/>
                <w:webHidden/>
              </w:rPr>
              <w:fldChar w:fldCharType="separate"/>
            </w:r>
            <w:r>
              <w:rPr>
                <w:noProof/>
                <w:webHidden/>
              </w:rPr>
              <w:t>48</w:t>
            </w:r>
            <w:r>
              <w:rPr>
                <w:noProof/>
                <w:webHidden/>
              </w:rPr>
              <w:fldChar w:fldCharType="end"/>
            </w:r>
          </w:hyperlink>
        </w:p>
        <w:p w14:paraId="04C39C37" w14:textId="462F904F"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86" w:history="1">
            <w:r w:rsidRPr="008F13E4">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_Toc241779686 \h </w:instrText>
            </w:r>
            <w:r>
              <w:rPr>
                <w:noProof/>
                <w:webHidden/>
              </w:rPr>
            </w:r>
            <w:r>
              <w:rPr>
                <w:noProof/>
                <w:webHidden/>
              </w:rPr>
              <w:fldChar w:fldCharType="separate"/>
            </w:r>
            <w:r>
              <w:rPr>
                <w:noProof/>
                <w:webHidden/>
              </w:rPr>
              <w:t>48</w:t>
            </w:r>
            <w:r>
              <w:rPr>
                <w:noProof/>
                <w:webHidden/>
              </w:rPr>
              <w:fldChar w:fldCharType="end"/>
            </w:r>
          </w:hyperlink>
        </w:p>
        <w:p w14:paraId="5F4C9B5B" w14:textId="4773EDB3"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687" w:history="1">
            <w:r w:rsidRPr="008F13E4">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_Toc241779687 \h </w:instrText>
            </w:r>
            <w:r>
              <w:rPr>
                <w:noProof/>
                <w:webHidden/>
              </w:rPr>
            </w:r>
            <w:r>
              <w:rPr>
                <w:noProof/>
                <w:webHidden/>
              </w:rPr>
              <w:fldChar w:fldCharType="separate"/>
            </w:r>
            <w:r>
              <w:rPr>
                <w:noProof/>
                <w:webHidden/>
              </w:rPr>
              <w:t>49</w:t>
            </w:r>
            <w:r>
              <w:rPr>
                <w:noProof/>
                <w:webHidden/>
              </w:rPr>
              <w:fldChar w:fldCharType="end"/>
            </w:r>
          </w:hyperlink>
        </w:p>
        <w:p w14:paraId="18F0E6CD" w14:textId="5ED2EAAE"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88" w:history="1">
            <w:r w:rsidRPr="008F13E4">
              <w:rPr>
                <w:rStyle w:val="Hyperlink"/>
                <w:noProof/>
                <w:lang w:val="pt-BR"/>
              </w:rPr>
              <w:t>3.6 Camada de previsão</w:t>
            </w:r>
            <w:r>
              <w:rPr>
                <w:noProof/>
                <w:webHidden/>
              </w:rPr>
              <w:tab/>
            </w:r>
            <w:r>
              <w:rPr>
                <w:noProof/>
                <w:webHidden/>
              </w:rPr>
              <w:fldChar w:fldCharType="begin"/>
            </w:r>
            <w:r>
              <w:rPr>
                <w:noProof/>
                <w:webHidden/>
              </w:rPr>
              <w:instrText xml:space="preserve"> PAGEREF _Toc241779688 \h </w:instrText>
            </w:r>
            <w:r>
              <w:rPr>
                <w:noProof/>
                <w:webHidden/>
              </w:rPr>
            </w:r>
            <w:r>
              <w:rPr>
                <w:noProof/>
                <w:webHidden/>
              </w:rPr>
              <w:fldChar w:fldCharType="separate"/>
            </w:r>
            <w:r>
              <w:rPr>
                <w:noProof/>
                <w:webHidden/>
              </w:rPr>
              <w:t>51</w:t>
            </w:r>
            <w:r>
              <w:rPr>
                <w:noProof/>
                <w:webHidden/>
              </w:rPr>
              <w:fldChar w:fldCharType="end"/>
            </w:r>
          </w:hyperlink>
        </w:p>
        <w:p w14:paraId="6CD2F9CC" w14:textId="043A63AB"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89" w:history="1">
            <w:r w:rsidRPr="008F13E4">
              <w:rPr>
                <w:rStyle w:val="Hyperlink"/>
                <w:noProof/>
                <w:lang w:val="pt-BR"/>
              </w:rPr>
              <w:t>3.7 Mecanismo de decisão</w:t>
            </w:r>
            <w:r>
              <w:rPr>
                <w:noProof/>
                <w:webHidden/>
              </w:rPr>
              <w:tab/>
            </w:r>
            <w:r>
              <w:rPr>
                <w:noProof/>
                <w:webHidden/>
              </w:rPr>
              <w:fldChar w:fldCharType="begin"/>
            </w:r>
            <w:r>
              <w:rPr>
                <w:noProof/>
                <w:webHidden/>
              </w:rPr>
              <w:instrText xml:space="preserve"> PAGEREF _Toc241779689 \h </w:instrText>
            </w:r>
            <w:r>
              <w:rPr>
                <w:noProof/>
                <w:webHidden/>
              </w:rPr>
            </w:r>
            <w:r>
              <w:rPr>
                <w:noProof/>
                <w:webHidden/>
              </w:rPr>
              <w:fldChar w:fldCharType="separate"/>
            </w:r>
            <w:r>
              <w:rPr>
                <w:noProof/>
                <w:webHidden/>
              </w:rPr>
              <w:t>54</w:t>
            </w:r>
            <w:r>
              <w:rPr>
                <w:noProof/>
                <w:webHidden/>
              </w:rPr>
              <w:fldChar w:fldCharType="end"/>
            </w:r>
          </w:hyperlink>
        </w:p>
        <w:p w14:paraId="74C5F134" w14:textId="726D5FF5"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0" w:history="1">
            <w:r w:rsidRPr="008F13E4">
              <w:rPr>
                <w:rStyle w:val="Hyperlink"/>
                <w:noProof/>
                <w:lang w:val="pt-BR"/>
              </w:rPr>
              <w:t>3.8 Classe de iluminação adotada</w:t>
            </w:r>
            <w:r>
              <w:rPr>
                <w:noProof/>
                <w:webHidden/>
              </w:rPr>
              <w:tab/>
            </w:r>
            <w:r>
              <w:rPr>
                <w:noProof/>
                <w:webHidden/>
              </w:rPr>
              <w:fldChar w:fldCharType="begin"/>
            </w:r>
            <w:r>
              <w:rPr>
                <w:noProof/>
                <w:webHidden/>
              </w:rPr>
              <w:instrText xml:space="preserve"> PAGEREF _Toc241779690 \h </w:instrText>
            </w:r>
            <w:r>
              <w:rPr>
                <w:noProof/>
                <w:webHidden/>
              </w:rPr>
            </w:r>
            <w:r>
              <w:rPr>
                <w:noProof/>
                <w:webHidden/>
              </w:rPr>
              <w:fldChar w:fldCharType="separate"/>
            </w:r>
            <w:r>
              <w:rPr>
                <w:noProof/>
                <w:webHidden/>
              </w:rPr>
              <w:t>60</w:t>
            </w:r>
            <w:r>
              <w:rPr>
                <w:noProof/>
                <w:webHidden/>
              </w:rPr>
              <w:fldChar w:fldCharType="end"/>
            </w:r>
          </w:hyperlink>
        </w:p>
        <w:p w14:paraId="68C35FE2" w14:textId="54D25AB1"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1" w:history="1">
            <w:r w:rsidRPr="008F13E4">
              <w:rPr>
                <w:rStyle w:val="Hyperlink"/>
                <w:noProof/>
                <w:lang w:val="pt-BR"/>
              </w:rPr>
              <w:t>3.9 Procedimentos e avaliação</w:t>
            </w:r>
            <w:r>
              <w:rPr>
                <w:noProof/>
                <w:webHidden/>
              </w:rPr>
              <w:tab/>
            </w:r>
            <w:r>
              <w:rPr>
                <w:noProof/>
                <w:webHidden/>
              </w:rPr>
              <w:fldChar w:fldCharType="begin"/>
            </w:r>
            <w:r>
              <w:rPr>
                <w:noProof/>
                <w:webHidden/>
              </w:rPr>
              <w:instrText xml:space="preserve"> PAGEREF _Toc241779691 \h </w:instrText>
            </w:r>
            <w:r>
              <w:rPr>
                <w:noProof/>
                <w:webHidden/>
              </w:rPr>
            </w:r>
            <w:r>
              <w:rPr>
                <w:noProof/>
                <w:webHidden/>
              </w:rPr>
              <w:fldChar w:fldCharType="separate"/>
            </w:r>
            <w:r>
              <w:rPr>
                <w:noProof/>
                <w:webHidden/>
              </w:rPr>
              <w:t>61</w:t>
            </w:r>
            <w:r>
              <w:rPr>
                <w:noProof/>
                <w:webHidden/>
              </w:rPr>
              <w:fldChar w:fldCharType="end"/>
            </w:r>
          </w:hyperlink>
        </w:p>
        <w:p w14:paraId="2A425504" w14:textId="5BA2679A"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2" w:history="1">
            <w:r w:rsidRPr="008F13E4">
              <w:rPr>
                <w:rStyle w:val="Hyperlink"/>
                <w:noProof/>
                <w:lang w:val="pt-BR"/>
              </w:rPr>
              <w:t>3.10 Tratamento de dados pessoais</w:t>
            </w:r>
            <w:r>
              <w:rPr>
                <w:noProof/>
                <w:webHidden/>
              </w:rPr>
              <w:tab/>
            </w:r>
            <w:r>
              <w:rPr>
                <w:noProof/>
                <w:webHidden/>
              </w:rPr>
              <w:fldChar w:fldCharType="begin"/>
            </w:r>
            <w:r>
              <w:rPr>
                <w:noProof/>
                <w:webHidden/>
              </w:rPr>
              <w:instrText xml:space="preserve"> PAGEREF _Toc241779692 \h </w:instrText>
            </w:r>
            <w:r>
              <w:rPr>
                <w:noProof/>
                <w:webHidden/>
              </w:rPr>
            </w:r>
            <w:r>
              <w:rPr>
                <w:noProof/>
                <w:webHidden/>
              </w:rPr>
              <w:fldChar w:fldCharType="separate"/>
            </w:r>
            <w:r>
              <w:rPr>
                <w:noProof/>
                <w:webHidden/>
              </w:rPr>
              <w:t>64</w:t>
            </w:r>
            <w:r>
              <w:rPr>
                <w:noProof/>
                <w:webHidden/>
              </w:rPr>
              <w:fldChar w:fldCharType="end"/>
            </w:r>
          </w:hyperlink>
        </w:p>
        <w:p w14:paraId="4DC45437" w14:textId="01DF1B90"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3" w:history="1">
            <w:r w:rsidRPr="008F13E4">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_Toc241779693 \h </w:instrText>
            </w:r>
            <w:r>
              <w:rPr>
                <w:noProof/>
                <w:webHidden/>
              </w:rPr>
            </w:r>
            <w:r>
              <w:rPr>
                <w:noProof/>
                <w:webHidden/>
              </w:rPr>
              <w:fldChar w:fldCharType="separate"/>
            </w:r>
            <w:r>
              <w:rPr>
                <w:noProof/>
                <w:webHidden/>
              </w:rPr>
              <w:t>66</w:t>
            </w:r>
            <w:r>
              <w:rPr>
                <w:noProof/>
                <w:webHidden/>
              </w:rPr>
              <w:fldChar w:fldCharType="end"/>
            </w:r>
          </w:hyperlink>
        </w:p>
        <w:p w14:paraId="7FDFB30B" w14:textId="5E6161CA"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694" w:history="1">
            <w:r w:rsidRPr="008F13E4">
              <w:rPr>
                <w:rStyle w:val="Hyperlink"/>
                <w:noProof/>
                <w:lang w:val="pt-BR"/>
              </w:rPr>
              <w:t>4 ENGENHARIA DE SOFTWARE</w:t>
            </w:r>
            <w:r>
              <w:rPr>
                <w:noProof/>
                <w:webHidden/>
              </w:rPr>
              <w:tab/>
            </w:r>
            <w:r>
              <w:rPr>
                <w:noProof/>
                <w:webHidden/>
              </w:rPr>
              <w:fldChar w:fldCharType="begin"/>
            </w:r>
            <w:r>
              <w:rPr>
                <w:noProof/>
                <w:webHidden/>
              </w:rPr>
              <w:instrText xml:space="preserve"> PAGEREF _Toc241779694 \h </w:instrText>
            </w:r>
            <w:r>
              <w:rPr>
                <w:noProof/>
                <w:webHidden/>
              </w:rPr>
            </w:r>
            <w:r>
              <w:rPr>
                <w:noProof/>
                <w:webHidden/>
              </w:rPr>
              <w:fldChar w:fldCharType="separate"/>
            </w:r>
            <w:r>
              <w:rPr>
                <w:noProof/>
                <w:webHidden/>
              </w:rPr>
              <w:t>70</w:t>
            </w:r>
            <w:r>
              <w:rPr>
                <w:noProof/>
                <w:webHidden/>
              </w:rPr>
              <w:fldChar w:fldCharType="end"/>
            </w:r>
          </w:hyperlink>
        </w:p>
        <w:p w14:paraId="43E4B0DF" w14:textId="40996F4A"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5" w:history="1">
            <w:r w:rsidRPr="008F13E4">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_Toc241779695 \h </w:instrText>
            </w:r>
            <w:r>
              <w:rPr>
                <w:noProof/>
                <w:webHidden/>
              </w:rPr>
            </w:r>
            <w:r>
              <w:rPr>
                <w:noProof/>
                <w:webHidden/>
              </w:rPr>
              <w:fldChar w:fldCharType="separate"/>
            </w:r>
            <w:r>
              <w:rPr>
                <w:noProof/>
                <w:webHidden/>
              </w:rPr>
              <w:t>70</w:t>
            </w:r>
            <w:r>
              <w:rPr>
                <w:noProof/>
                <w:webHidden/>
              </w:rPr>
              <w:fldChar w:fldCharType="end"/>
            </w:r>
          </w:hyperlink>
        </w:p>
        <w:p w14:paraId="376228DD" w14:textId="51C0580D"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6" w:history="1">
            <w:r w:rsidRPr="008F13E4">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_Toc241779696 \h </w:instrText>
            </w:r>
            <w:r>
              <w:rPr>
                <w:noProof/>
                <w:webHidden/>
              </w:rPr>
            </w:r>
            <w:r>
              <w:rPr>
                <w:noProof/>
                <w:webHidden/>
              </w:rPr>
              <w:fldChar w:fldCharType="separate"/>
            </w:r>
            <w:r>
              <w:rPr>
                <w:noProof/>
                <w:webHidden/>
              </w:rPr>
              <w:t>70</w:t>
            </w:r>
            <w:r>
              <w:rPr>
                <w:noProof/>
                <w:webHidden/>
              </w:rPr>
              <w:fldChar w:fldCharType="end"/>
            </w:r>
          </w:hyperlink>
        </w:p>
        <w:p w14:paraId="4BC6758F" w14:textId="79C4E59F"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7" w:history="1">
            <w:r w:rsidRPr="008F13E4">
              <w:rPr>
                <w:rStyle w:val="Hyperlink"/>
                <w:noProof/>
                <w:lang w:val="pt-BR"/>
              </w:rPr>
              <w:t>4.3 Requisitos funcionais</w:t>
            </w:r>
            <w:r>
              <w:rPr>
                <w:noProof/>
                <w:webHidden/>
              </w:rPr>
              <w:tab/>
            </w:r>
            <w:r>
              <w:rPr>
                <w:noProof/>
                <w:webHidden/>
              </w:rPr>
              <w:fldChar w:fldCharType="begin"/>
            </w:r>
            <w:r>
              <w:rPr>
                <w:noProof/>
                <w:webHidden/>
              </w:rPr>
              <w:instrText xml:space="preserve"> PAGEREF _Toc241779697 \h </w:instrText>
            </w:r>
            <w:r>
              <w:rPr>
                <w:noProof/>
                <w:webHidden/>
              </w:rPr>
            </w:r>
            <w:r>
              <w:rPr>
                <w:noProof/>
                <w:webHidden/>
              </w:rPr>
              <w:fldChar w:fldCharType="separate"/>
            </w:r>
            <w:r>
              <w:rPr>
                <w:noProof/>
                <w:webHidden/>
              </w:rPr>
              <w:t>70</w:t>
            </w:r>
            <w:r>
              <w:rPr>
                <w:noProof/>
                <w:webHidden/>
              </w:rPr>
              <w:fldChar w:fldCharType="end"/>
            </w:r>
          </w:hyperlink>
        </w:p>
        <w:p w14:paraId="1798CF89" w14:textId="4093603D"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8" w:history="1">
            <w:r w:rsidRPr="008F13E4">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_Toc241779698 \h </w:instrText>
            </w:r>
            <w:r>
              <w:rPr>
                <w:noProof/>
                <w:webHidden/>
              </w:rPr>
            </w:r>
            <w:r>
              <w:rPr>
                <w:noProof/>
                <w:webHidden/>
              </w:rPr>
              <w:fldChar w:fldCharType="separate"/>
            </w:r>
            <w:r>
              <w:rPr>
                <w:noProof/>
                <w:webHidden/>
              </w:rPr>
              <w:t>71</w:t>
            </w:r>
            <w:r>
              <w:rPr>
                <w:noProof/>
                <w:webHidden/>
              </w:rPr>
              <w:fldChar w:fldCharType="end"/>
            </w:r>
          </w:hyperlink>
        </w:p>
        <w:p w14:paraId="5C5E736A" w14:textId="57C492A1"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699" w:history="1">
            <w:r w:rsidRPr="008F13E4">
              <w:rPr>
                <w:rStyle w:val="Hyperlink"/>
                <w:noProof/>
                <w:lang w:val="pt-BR"/>
              </w:rPr>
              <w:t>4.5 Diagrama de casos de uso</w:t>
            </w:r>
            <w:r>
              <w:rPr>
                <w:noProof/>
                <w:webHidden/>
              </w:rPr>
              <w:tab/>
            </w:r>
            <w:r>
              <w:rPr>
                <w:noProof/>
                <w:webHidden/>
              </w:rPr>
              <w:fldChar w:fldCharType="begin"/>
            </w:r>
            <w:r>
              <w:rPr>
                <w:noProof/>
                <w:webHidden/>
              </w:rPr>
              <w:instrText xml:space="preserve"> PAGEREF _Toc241779699 \h </w:instrText>
            </w:r>
            <w:r>
              <w:rPr>
                <w:noProof/>
                <w:webHidden/>
              </w:rPr>
            </w:r>
            <w:r>
              <w:rPr>
                <w:noProof/>
                <w:webHidden/>
              </w:rPr>
              <w:fldChar w:fldCharType="separate"/>
            </w:r>
            <w:r>
              <w:rPr>
                <w:noProof/>
                <w:webHidden/>
              </w:rPr>
              <w:t>72</w:t>
            </w:r>
            <w:r>
              <w:rPr>
                <w:noProof/>
                <w:webHidden/>
              </w:rPr>
              <w:fldChar w:fldCharType="end"/>
            </w:r>
          </w:hyperlink>
        </w:p>
        <w:p w14:paraId="2E7E8FA3" w14:textId="6A9FA960"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00" w:history="1">
            <w:r w:rsidRPr="008F13E4">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_Toc241779700 \h </w:instrText>
            </w:r>
            <w:r>
              <w:rPr>
                <w:noProof/>
                <w:webHidden/>
              </w:rPr>
            </w:r>
            <w:r>
              <w:rPr>
                <w:noProof/>
                <w:webHidden/>
              </w:rPr>
              <w:fldChar w:fldCharType="separate"/>
            </w:r>
            <w:r>
              <w:rPr>
                <w:noProof/>
                <w:webHidden/>
              </w:rPr>
              <w:t>73</w:t>
            </w:r>
            <w:r>
              <w:rPr>
                <w:noProof/>
                <w:webHidden/>
              </w:rPr>
              <w:fldChar w:fldCharType="end"/>
            </w:r>
          </w:hyperlink>
        </w:p>
        <w:p w14:paraId="485929CB" w14:textId="3284FC8F"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701" w:history="1">
            <w:r w:rsidRPr="008F13E4">
              <w:rPr>
                <w:rStyle w:val="Hyperlink"/>
                <w:noProof/>
                <w:lang w:val="pt-BR"/>
              </w:rPr>
              <w:t>4.6.1 Implantação em nuvem</w:t>
            </w:r>
            <w:r>
              <w:rPr>
                <w:noProof/>
                <w:webHidden/>
              </w:rPr>
              <w:tab/>
            </w:r>
            <w:r>
              <w:rPr>
                <w:noProof/>
                <w:webHidden/>
              </w:rPr>
              <w:fldChar w:fldCharType="begin"/>
            </w:r>
            <w:r>
              <w:rPr>
                <w:noProof/>
                <w:webHidden/>
              </w:rPr>
              <w:instrText xml:space="preserve"> PAGEREF _Toc241779701 \h </w:instrText>
            </w:r>
            <w:r>
              <w:rPr>
                <w:noProof/>
                <w:webHidden/>
              </w:rPr>
            </w:r>
            <w:r>
              <w:rPr>
                <w:noProof/>
                <w:webHidden/>
              </w:rPr>
              <w:fldChar w:fldCharType="separate"/>
            </w:r>
            <w:r>
              <w:rPr>
                <w:noProof/>
                <w:webHidden/>
              </w:rPr>
              <w:t>76</w:t>
            </w:r>
            <w:r>
              <w:rPr>
                <w:noProof/>
                <w:webHidden/>
              </w:rPr>
              <w:fldChar w:fldCharType="end"/>
            </w:r>
          </w:hyperlink>
        </w:p>
        <w:p w14:paraId="1FA538D3" w14:textId="6998FE50"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702" w:history="1">
            <w:r w:rsidRPr="008F13E4">
              <w:rPr>
                <w:rStyle w:val="Hyperlink"/>
                <w:noProof/>
                <w:lang w:val="pt-BR"/>
              </w:rPr>
              <w:t>4.6.2 Contratos das interfaces</w:t>
            </w:r>
            <w:r>
              <w:rPr>
                <w:noProof/>
                <w:webHidden/>
              </w:rPr>
              <w:tab/>
            </w:r>
            <w:r>
              <w:rPr>
                <w:noProof/>
                <w:webHidden/>
              </w:rPr>
              <w:fldChar w:fldCharType="begin"/>
            </w:r>
            <w:r>
              <w:rPr>
                <w:noProof/>
                <w:webHidden/>
              </w:rPr>
              <w:instrText xml:space="preserve"> PAGEREF _Toc241779702 \h </w:instrText>
            </w:r>
            <w:r>
              <w:rPr>
                <w:noProof/>
                <w:webHidden/>
              </w:rPr>
            </w:r>
            <w:r>
              <w:rPr>
                <w:noProof/>
                <w:webHidden/>
              </w:rPr>
              <w:fldChar w:fldCharType="separate"/>
            </w:r>
            <w:r>
              <w:rPr>
                <w:noProof/>
                <w:webHidden/>
              </w:rPr>
              <w:t>78</w:t>
            </w:r>
            <w:r>
              <w:rPr>
                <w:noProof/>
                <w:webHidden/>
              </w:rPr>
              <w:fldChar w:fldCharType="end"/>
            </w:r>
          </w:hyperlink>
        </w:p>
        <w:p w14:paraId="2081B598" w14:textId="02C98E25"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03" w:history="1">
            <w:r w:rsidRPr="008F13E4">
              <w:rPr>
                <w:rStyle w:val="Hyperlink"/>
                <w:noProof/>
                <w:lang w:val="pt-BR"/>
              </w:rPr>
              <w:t>4.7 Banco de dados</w:t>
            </w:r>
            <w:r>
              <w:rPr>
                <w:noProof/>
                <w:webHidden/>
              </w:rPr>
              <w:tab/>
            </w:r>
            <w:r>
              <w:rPr>
                <w:noProof/>
                <w:webHidden/>
              </w:rPr>
              <w:fldChar w:fldCharType="begin"/>
            </w:r>
            <w:r>
              <w:rPr>
                <w:noProof/>
                <w:webHidden/>
              </w:rPr>
              <w:instrText xml:space="preserve"> PAGEREF _Toc241779703 \h </w:instrText>
            </w:r>
            <w:r>
              <w:rPr>
                <w:noProof/>
                <w:webHidden/>
              </w:rPr>
            </w:r>
            <w:r>
              <w:rPr>
                <w:noProof/>
                <w:webHidden/>
              </w:rPr>
              <w:fldChar w:fldCharType="separate"/>
            </w:r>
            <w:r>
              <w:rPr>
                <w:noProof/>
                <w:webHidden/>
              </w:rPr>
              <w:t>80</w:t>
            </w:r>
            <w:r>
              <w:rPr>
                <w:noProof/>
                <w:webHidden/>
              </w:rPr>
              <w:fldChar w:fldCharType="end"/>
            </w:r>
          </w:hyperlink>
        </w:p>
        <w:p w14:paraId="2B2051E0" w14:textId="150CD934"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704" w:history="1">
            <w:r w:rsidRPr="008F13E4">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_Toc241779704 \h </w:instrText>
            </w:r>
            <w:r>
              <w:rPr>
                <w:noProof/>
                <w:webHidden/>
              </w:rPr>
            </w:r>
            <w:r>
              <w:rPr>
                <w:noProof/>
                <w:webHidden/>
              </w:rPr>
              <w:fldChar w:fldCharType="separate"/>
            </w:r>
            <w:r>
              <w:rPr>
                <w:noProof/>
                <w:webHidden/>
              </w:rPr>
              <w:t>80</w:t>
            </w:r>
            <w:r>
              <w:rPr>
                <w:noProof/>
                <w:webHidden/>
              </w:rPr>
              <w:fldChar w:fldCharType="end"/>
            </w:r>
          </w:hyperlink>
        </w:p>
        <w:p w14:paraId="11F1C70F" w14:textId="6A7CA573"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705" w:history="1">
            <w:r w:rsidRPr="008F13E4">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_Toc241779705 \h </w:instrText>
            </w:r>
            <w:r>
              <w:rPr>
                <w:noProof/>
                <w:webHidden/>
              </w:rPr>
            </w:r>
            <w:r>
              <w:rPr>
                <w:noProof/>
                <w:webHidden/>
              </w:rPr>
              <w:fldChar w:fldCharType="separate"/>
            </w:r>
            <w:r>
              <w:rPr>
                <w:noProof/>
                <w:webHidden/>
              </w:rPr>
              <w:t>83</w:t>
            </w:r>
            <w:r>
              <w:rPr>
                <w:noProof/>
                <w:webHidden/>
              </w:rPr>
              <w:fldChar w:fldCharType="end"/>
            </w:r>
          </w:hyperlink>
        </w:p>
        <w:p w14:paraId="036E4546" w14:textId="2D9486DB" w:rsidR="00E153FB" w:rsidRDefault="00E153F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9706" w:history="1">
            <w:r w:rsidRPr="008F13E4">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_Toc241779706 \h </w:instrText>
            </w:r>
            <w:r>
              <w:rPr>
                <w:noProof/>
                <w:webHidden/>
              </w:rPr>
            </w:r>
            <w:r>
              <w:rPr>
                <w:noProof/>
                <w:webHidden/>
              </w:rPr>
              <w:fldChar w:fldCharType="separate"/>
            </w:r>
            <w:r>
              <w:rPr>
                <w:noProof/>
                <w:webHidden/>
              </w:rPr>
              <w:t>84</w:t>
            </w:r>
            <w:r>
              <w:rPr>
                <w:noProof/>
                <w:webHidden/>
              </w:rPr>
              <w:fldChar w:fldCharType="end"/>
            </w:r>
          </w:hyperlink>
        </w:p>
        <w:p w14:paraId="38643219" w14:textId="2CB76EB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07" w:history="1">
            <w:r w:rsidRPr="008F13E4">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_Toc241779707 \h </w:instrText>
            </w:r>
            <w:r>
              <w:rPr>
                <w:noProof/>
                <w:webHidden/>
              </w:rPr>
            </w:r>
            <w:r>
              <w:rPr>
                <w:noProof/>
                <w:webHidden/>
              </w:rPr>
              <w:fldChar w:fldCharType="separate"/>
            </w:r>
            <w:r>
              <w:rPr>
                <w:noProof/>
                <w:webHidden/>
              </w:rPr>
              <w:t>86</w:t>
            </w:r>
            <w:r>
              <w:rPr>
                <w:noProof/>
                <w:webHidden/>
              </w:rPr>
              <w:fldChar w:fldCharType="end"/>
            </w:r>
          </w:hyperlink>
        </w:p>
        <w:p w14:paraId="76E2AE3D" w14:textId="6B992C36"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08" w:history="1">
            <w:r w:rsidRPr="008F13E4">
              <w:rPr>
                <w:rStyle w:val="Hyperlink"/>
                <w:noProof/>
                <w:lang w:val="pt-BR"/>
              </w:rPr>
              <w:t>4.9 Cronograma de atividades</w:t>
            </w:r>
            <w:r>
              <w:rPr>
                <w:noProof/>
                <w:webHidden/>
              </w:rPr>
              <w:tab/>
            </w:r>
            <w:r>
              <w:rPr>
                <w:noProof/>
                <w:webHidden/>
              </w:rPr>
              <w:fldChar w:fldCharType="begin"/>
            </w:r>
            <w:r>
              <w:rPr>
                <w:noProof/>
                <w:webHidden/>
              </w:rPr>
              <w:instrText xml:space="preserve"> PAGEREF _Toc241779708 \h </w:instrText>
            </w:r>
            <w:r>
              <w:rPr>
                <w:noProof/>
                <w:webHidden/>
              </w:rPr>
            </w:r>
            <w:r>
              <w:rPr>
                <w:noProof/>
                <w:webHidden/>
              </w:rPr>
              <w:fldChar w:fldCharType="separate"/>
            </w:r>
            <w:r>
              <w:rPr>
                <w:noProof/>
                <w:webHidden/>
              </w:rPr>
              <w:t>89</w:t>
            </w:r>
            <w:r>
              <w:rPr>
                <w:noProof/>
                <w:webHidden/>
              </w:rPr>
              <w:fldChar w:fldCharType="end"/>
            </w:r>
          </w:hyperlink>
        </w:p>
        <w:p w14:paraId="71434D19" w14:textId="7769B7C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09" w:history="1">
            <w:r w:rsidRPr="008F13E4">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_Toc241779709 \h </w:instrText>
            </w:r>
            <w:r>
              <w:rPr>
                <w:noProof/>
                <w:webHidden/>
              </w:rPr>
            </w:r>
            <w:r>
              <w:rPr>
                <w:noProof/>
                <w:webHidden/>
              </w:rPr>
              <w:fldChar w:fldCharType="separate"/>
            </w:r>
            <w:r>
              <w:rPr>
                <w:noProof/>
                <w:webHidden/>
              </w:rPr>
              <w:t>89</w:t>
            </w:r>
            <w:r>
              <w:rPr>
                <w:noProof/>
                <w:webHidden/>
              </w:rPr>
              <w:fldChar w:fldCharType="end"/>
            </w:r>
          </w:hyperlink>
        </w:p>
        <w:p w14:paraId="3DF1AA7F" w14:textId="0DD2ADFF"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710" w:history="1">
            <w:r w:rsidRPr="008F13E4">
              <w:rPr>
                <w:rStyle w:val="Hyperlink"/>
                <w:noProof/>
                <w:lang w:val="pt-BR"/>
              </w:rPr>
              <w:t>5 RESULTADOS</w:t>
            </w:r>
            <w:r>
              <w:rPr>
                <w:noProof/>
                <w:webHidden/>
              </w:rPr>
              <w:tab/>
            </w:r>
            <w:r>
              <w:rPr>
                <w:noProof/>
                <w:webHidden/>
              </w:rPr>
              <w:fldChar w:fldCharType="begin"/>
            </w:r>
            <w:r>
              <w:rPr>
                <w:noProof/>
                <w:webHidden/>
              </w:rPr>
              <w:instrText xml:space="preserve"> PAGEREF _Toc241779710 \h </w:instrText>
            </w:r>
            <w:r>
              <w:rPr>
                <w:noProof/>
                <w:webHidden/>
              </w:rPr>
            </w:r>
            <w:r>
              <w:rPr>
                <w:noProof/>
                <w:webHidden/>
              </w:rPr>
              <w:fldChar w:fldCharType="separate"/>
            </w:r>
            <w:r>
              <w:rPr>
                <w:noProof/>
                <w:webHidden/>
              </w:rPr>
              <w:t>90</w:t>
            </w:r>
            <w:r>
              <w:rPr>
                <w:noProof/>
                <w:webHidden/>
              </w:rPr>
              <w:fldChar w:fldCharType="end"/>
            </w:r>
          </w:hyperlink>
        </w:p>
        <w:p w14:paraId="7B26B20F" w14:textId="054080C0"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11" w:history="1">
            <w:r w:rsidRPr="008F13E4">
              <w:rPr>
                <w:rStyle w:val="Hyperlink"/>
                <w:noProof/>
                <w:lang w:val="pt-BR"/>
              </w:rPr>
              <w:t>5.1 Camada de previsão</w:t>
            </w:r>
            <w:r>
              <w:rPr>
                <w:noProof/>
                <w:webHidden/>
              </w:rPr>
              <w:tab/>
            </w:r>
            <w:r>
              <w:rPr>
                <w:noProof/>
                <w:webHidden/>
              </w:rPr>
              <w:fldChar w:fldCharType="begin"/>
            </w:r>
            <w:r>
              <w:rPr>
                <w:noProof/>
                <w:webHidden/>
              </w:rPr>
              <w:instrText xml:space="preserve"> PAGEREF _Toc241779711 \h </w:instrText>
            </w:r>
            <w:r>
              <w:rPr>
                <w:noProof/>
                <w:webHidden/>
              </w:rPr>
            </w:r>
            <w:r>
              <w:rPr>
                <w:noProof/>
                <w:webHidden/>
              </w:rPr>
              <w:fldChar w:fldCharType="separate"/>
            </w:r>
            <w:r>
              <w:rPr>
                <w:noProof/>
                <w:webHidden/>
              </w:rPr>
              <w:t>90</w:t>
            </w:r>
            <w:r>
              <w:rPr>
                <w:noProof/>
                <w:webHidden/>
              </w:rPr>
              <w:fldChar w:fldCharType="end"/>
            </w:r>
          </w:hyperlink>
        </w:p>
        <w:p w14:paraId="1689E72F" w14:textId="5F66560F"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12" w:history="1">
            <w:r w:rsidRPr="008F13E4">
              <w:rPr>
                <w:rStyle w:val="Hyperlink"/>
                <w:noProof/>
                <w:lang w:val="pt-BR"/>
              </w:rPr>
              <w:t>5.2 Invariante de segurança</w:t>
            </w:r>
            <w:r>
              <w:rPr>
                <w:noProof/>
                <w:webHidden/>
              </w:rPr>
              <w:tab/>
            </w:r>
            <w:r>
              <w:rPr>
                <w:noProof/>
                <w:webHidden/>
              </w:rPr>
              <w:fldChar w:fldCharType="begin"/>
            </w:r>
            <w:r>
              <w:rPr>
                <w:noProof/>
                <w:webHidden/>
              </w:rPr>
              <w:instrText xml:space="preserve"> PAGEREF _Toc241779712 \h </w:instrText>
            </w:r>
            <w:r>
              <w:rPr>
                <w:noProof/>
                <w:webHidden/>
              </w:rPr>
            </w:r>
            <w:r>
              <w:rPr>
                <w:noProof/>
                <w:webHidden/>
              </w:rPr>
              <w:fldChar w:fldCharType="separate"/>
            </w:r>
            <w:r>
              <w:rPr>
                <w:noProof/>
                <w:webHidden/>
              </w:rPr>
              <w:t>90</w:t>
            </w:r>
            <w:r>
              <w:rPr>
                <w:noProof/>
                <w:webHidden/>
              </w:rPr>
              <w:fldChar w:fldCharType="end"/>
            </w:r>
          </w:hyperlink>
        </w:p>
        <w:p w14:paraId="4376A1C2" w14:textId="4F887C5E"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13" w:history="1">
            <w:r w:rsidRPr="008F13E4">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_Toc241779713 \h </w:instrText>
            </w:r>
            <w:r>
              <w:rPr>
                <w:noProof/>
                <w:webHidden/>
              </w:rPr>
            </w:r>
            <w:r>
              <w:rPr>
                <w:noProof/>
                <w:webHidden/>
              </w:rPr>
              <w:fldChar w:fldCharType="separate"/>
            </w:r>
            <w:r>
              <w:rPr>
                <w:noProof/>
                <w:webHidden/>
              </w:rPr>
              <w:t>90</w:t>
            </w:r>
            <w:r>
              <w:rPr>
                <w:noProof/>
                <w:webHidden/>
              </w:rPr>
              <w:fldChar w:fldCharType="end"/>
            </w:r>
          </w:hyperlink>
        </w:p>
        <w:p w14:paraId="39286558" w14:textId="2FB48D5B"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14" w:history="1">
            <w:r w:rsidRPr="008F13E4">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_Toc241779714 \h </w:instrText>
            </w:r>
            <w:r>
              <w:rPr>
                <w:noProof/>
                <w:webHidden/>
              </w:rPr>
            </w:r>
            <w:r>
              <w:rPr>
                <w:noProof/>
                <w:webHidden/>
              </w:rPr>
              <w:fldChar w:fldCharType="separate"/>
            </w:r>
            <w:r>
              <w:rPr>
                <w:noProof/>
                <w:webHidden/>
              </w:rPr>
              <w:t>91</w:t>
            </w:r>
            <w:r>
              <w:rPr>
                <w:noProof/>
                <w:webHidden/>
              </w:rPr>
              <w:fldChar w:fldCharType="end"/>
            </w:r>
          </w:hyperlink>
        </w:p>
        <w:p w14:paraId="5DC4C0F3" w14:textId="54689D5E"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15" w:history="1">
            <w:r w:rsidRPr="008F13E4">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_Toc241779715 \h </w:instrText>
            </w:r>
            <w:r>
              <w:rPr>
                <w:noProof/>
                <w:webHidden/>
              </w:rPr>
            </w:r>
            <w:r>
              <w:rPr>
                <w:noProof/>
                <w:webHidden/>
              </w:rPr>
              <w:fldChar w:fldCharType="separate"/>
            </w:r>
            <w:r>
              <w:rPr>
                <w:noProof/>
                <w:webHidden/>
              </w:rPr>
              <w:t>92</w:t>
            </w:r>
            <w:r>
              <w:rPr>
                <w:noProof/>
                <w:webHidden/>
              </w:rPr>
              <w:fldChar w:fldCharType="end"/>
            </w:r>
          </w:hyperlink>
        </w:p>
        <w:p w14:paraId="602B1E44" w14:textId="17DB1B16"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16" w:history="1">
            <w:r w:rsidRPr="008F13E4">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_Toc241779716 \h </w:instrText>
            </w:r>
            <w:r>
              <w:rPr>
                <w:noProof/>
                <w:webHidden/>
              </w:rPr>
            </w:r>
            <w:r>
              <w:rPr>
                <w:noProof/>
                <w:webHidden/>
              </w:rPr>
              <w:fldChar w:fldCharType="separate"/>
            </w:r>
            <w:r>
              <w:rPr>
                <w:noProof/>
                <w:webHidden/>
              </w:rPr>
              <w:t>92</w:t>
            </w:r>
            <w:r>
              <w:rPr>
                <w:noProof/>
                <w:webHidden/>
              </w:rPr>
              <w:fldChar w:fldCharType="end"/>
            </w:r>
          </w:hyperlink>
        </w:p>
        <w:p w14:paraId="7134F76F" w14:textId="740194C7"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717" w:history="1">
            <w:r w:rsidRPr="008F13E4">
              <w:rPr>
                <w:rStyle w:val="Hyperlink"/>
                <w:noProof/>
                <w:lang w:val="pt-BR"/>
              </w:rPr>
              <w:t>6 ANÁLISE DOS RESULTADOS</w:t>
            </w:r>
            <w:r>
              <w:rPr>
                <w:noProof/>
                <w:webHidden/>
              </w:rPr>
              <w:tab/>
            </w:r>
            <w:r>
              <w:rPr>
                <w:noProof/>
                <w:webHidden/>
              </w:rPr>
              <w:fldChar w:fldCharType="begin"/>
            </w:r>
            <w:r>
              <w:rPr>
                <w:noProof/>
                <w:webHidden/>
              </w:rPr>
              <w:instrText xml:space="preserve"> PAGEREF _Toc241779717 \h </w:instrText>
            </w:r>
            <w:r>
              <w:rPr>
                <w:noProof/>
                <w:webHidden/>
              </w:rPr>
            </w:r>
            <w:r>
              <w:rPr>
                <w:noProof/>
                <w:webHidden/>
              </w:rPr>
              <w:fldChar w:fldCharType="separate"/>
            </w:r>
            <w:r>
              <w:rPr>
                <w:noProof/>
                <w:webHidden/>
              </w:rPr>
              <w:t>95</w:t>
            </w:r>
            <w:r>
              <w:rPr>
                <w:noProof/>
                <w:webHidden/>
              </w:rPr>
              <w:fldChar w:fldCharType="end"/>
            </w:r>
          </w:hyperlink>
        </w:p>
        <w:p w14:paraId="18054A46" w14:textId="001C1ABC"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18" w:history="1">
            <w:r w:rsidRPr="008F13E4">
              <w:rPr>
                <w:rStyle w:val="Hyperlink"/>
                <w:noProof/>
                <w:lang w:val="pt-BR"/>
              </w:rPr>
              <w:t>6.1 Avaliação das hipóteses</w:t>
            </w:r>
            <w:r>
              <w:rPr>
                <w:noProof/>
                <w:webHidden/>
              </w:rPr>
              <w:tab/>
            </w:r>
            <w:r>
              <w:rPr>
                <w:noProof/>
                <w:webHidden/>
              </w:rPr>
              <w:fldChar w:fldCharType="begin"/>
            </w:r>
            <w:r>
              <w:rPr>
                <w:noProof/>
                <w:webHidden/>
              </w:rPr>
              <w:instrText xml:space="preserve"> PAGEREF _Toc241779718 \h </w:instrText>
            </w:r>
            <w:r>
              <w:rPr>
                <w:noProof/>
                <w:webHidden/>
              </w:rPr>
            </w:r>
            <w:r>
              <w:rPr>
                <w:noProof/>
                <w:webHidden/>
              </w:rPr>
              <w:fldChar w:fldCharType="separate"/>
            </w:r>
            <w:r>
              <w:rPr>
                <w:noProof/>
                <w:webHidden/>
              </w:rPr>
              <w:t>95</w:t>
            </w:r>
            <w:r>
              <w:rPr>
                <w:noProof/>
                <w:webHidden/>
              </w:rPr>
              <w:fldChar w:fldCharType="end"/>
            </w:r>
          </w:hyperlink>
        </w:p>
        <w:p w14:paraId="1DFF171B" w14:textId="42B3C96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19" w:history="1">
            <w:r w:rsidRPr="008F13E4">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_Toc241779719 \h </w:instrText>
            </w:r>
            <w:r>
              <w:rPr>
                <w:noProof/>
                <w:webHidden/>
              </w:rPr>
            </w:r>
            <w:r>
              <w:rPr>
                <w:noProof/>
                <w:webHidden/>
              </w:rPr>
              <w:fldChar w:fldCharType="separate"/>
            </w:r>
            <w:r>
              <w:rPr>
                <w:noProof/>
                <w:webHidden/>
              </w:rPr>
              <w:t>95</w:t>
            </w:r>
            <w:r>
              <w:rPr>
                <w:noProof/>
                <w:webHidden/>
              </w:rPr>
              <w:fldChar w:fldCharType="end"/>
            </w:r>
          </w:hyperlink>
        </w:p>
        <w:p w14:paraId="5E2618B6" w14:textId="1B9ADB62"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20" w:history="1">
            <w:r w:rsidRPr="008F13E4">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_Toc241779720 \h </w:instrText>
            </w:r>
            <w:r>
              <w:rPr>
                <w:noProof/>
                <w:webHidden/>
              </w:rPr>
            </w:r>
            <w:r>
              <w:rPr>
                <w:noProof/>
                <w:webHidden/>
              </w:rPr>
              <w:fldChar w:fldCharType="separate"/>
            </w:r>
            <w:r>
              <w:rPr>
                <w:noProof/>
                <w:webHidden/>
              </w:rPr>
              <w:t>95</w:t>
            </w:r>
            <w:r>
              <w:rPr>
                <w:noProof/>
                <w:webHidden/>
              </w:rPr>
              <w:fldChar w:fldCharType="end"/>
            </w:r>
          </w:hyperlink>
        </w:p>
        <w:p w14:paraId="768ED6E7" w14:textId="69250481"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21" w:history="1">
            <w:r w:rsidRPr="008F13E4">
              <w:rPr>
                <w:rStyle w:val="Hyperlink"/>
                <w:noProof/>
                <w:lang w:val="pt-BR"/>
              </w:rPr>
              <w:t>6.4 Implicações dos resultados</w:t>
            </w:r>
            <w:r>
              <w:rPr>
                <w:noProof/>
                <w:webHidden/>
              </w:rPr>
              <w:tab/>
            </w:r>
            <w:r>
              <w:rPr>
                <w:noProof/>
                <w:webHidden/>
              </w:rPr>
              <w:fldChar w:fldCharType="begin"/>
            </w:r>
            <w:r>
              <w:rPr>
                <w:noProof/>
                <w:webHidden/>
              </w:rPr>
              <w:instrText xml:space="preserve"> PAGEREF _Toc241779721 \h </w:instrText>
            </w:r>
            <w:r>
              <w:rPr>
                <w:noProof/>
                <w:webHidden/>
              </w:rPr>
            </w:r>
            <w:r>
              <w:rPr>
                <w:noProof/>
                <w:webHidden/>
              </w:rPr>
              <w:fldChar w:fldCharType="separate"/>
            </w:r>
            <w:r>
              <w:rPr>
                <w:noProof/>
                <w:webHidden/>
              </w:rPr>
              <w:t>100</w:t>
            </w:r>
            <w:r>
              <w:rPr>
                <w:noProof/>
                <w:webHidden/>
              </w:rPr>
              <w:fldChar w:fldCharType="end"/>
            </w:r>
          </w:hyperlink>
        </w:p>
        <w:p w14:paraId="60D7657C" w14:textId="201466FD"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722" w:history="1">
            <w:r w:rsidRPr="008F13E4">
              <w:rPr>
                <w:rStyle w:val="Hyperlink"/>
                <w:noProof/>
                <w:lang w:val="pt-BR"/>
              </w:rPr>
              <w:t>7 CONCLUSÕES</w:t>
            </w:r>
            <w:r>
              <w:rPr>
                <w:noProof/>
                <w:webHidden/>
              </w:rPr>
              <w:tab/>
            </w:r>
            <w:r>
              <w:rPr>
                <w:noProof/>
                <w:webHidden/>
              </w:rPr>
              <w:fldChar w:fldCharType="begin"/>
            </w:r>
            <w:r>
              <w:rPr>
                <w:noProof/>
                <w:webHidden/>
              </w:rPr>
              <w:instrText xml:space="preserve"> PAGEREF _Toc241779722 \h </w:instrText>
            </w:r>
            <w:r>
              <w:rPr>
                <w:noProof/>
                <w:webHidden/>
              </w:rPr>
            </w:r>
            <w:r>
              <w:rPr>
                <w:noProof/>
                <w:webHidden/>
              </w:rPr>
              <w:fldChar w:fldCharType="separate"/>
            </w:r>
            <w:r>
              <w:rPr>
                <w:noProof/>
                <w:webHidden/>
              </w:rPr>
              <w:t>101</w:t>
            </w:r>
            <w:r>
              <w:rPr>
                <w:noProof/>
                <w:webHidden/>
              </w:rPr>
              <w:fldChar w:fldCharType="end"/>
            </w:r>
          </w:hyperlink>
        </w:p>
        <w:p w14:paraId="425D32C5" w14:textId="5B916A71" w:rsidR="00E153FB" w:rsidRDefault="00E153F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9723" w:history="1">
            <w:r w:rsidRPr="008F13E4">
              <w:rPr>
                <w:rStyle w:val="Hyperlink"/>
                <w:noProof/>
                <w:lang w:val="pt-BR"/>
              </w:rPr>
              <w:t>7.1 Recomendações</w:t>
            </w:r>
            <w:r>
              <w:rPr>
                <w:noProof/>
                <w:webHidden/>
              </w:rPr>
              <w:tab/>
            </w:r>
            <w:r>
              <w:rPr>
                <w:noProof/>
                <w:webHidden/>
              </w:rPr>
              <w:fldChar w:fldCharType="begin"/>
            </w:r>
            <w:r>
              <w:rPr>
                <w:noProof/>
                <w:webHidden/>
              </w:rPr>
              <w:instrText xml:space="preserve"> PAGEREF _Toc241779723 \h </w:instrText>
            </w:r>
            <w:r>
              <w:rPr>
                <w:noProof/>
                <w:webHidden/>
              </w:rPr>
            </w:r>
            <w:r>
              <w:rPr>
                <w:noProof/>
                <w:webHidden/>
              </w:rPr>
              <w:fldChar w:fldCharType="separate"/>
            </w:r>
            <w:r>
              <w:rPr>
                <w:noProof/>
                <w:webHidden/>
              </w:rPr>
              <w:t>101</w:t>
            </w:r>
            <w:r>
              <w:rPr>
                <w:noProof/>
                <w:webHidden/>
              </w:rPr>
              <w:fldChar w:fldCharType="end"/>
            </w:r>
          </w:hyperlink>
        </w:p>
        <w:p w14:paraId="0C71788D" w14:textId="3A6638BD"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724" w:history="1">
            <w:r w:rsidRPr="008F13E4">
              <w:rPr>
                <w:rStyle w:val="Hyperlink"/>
                <w:noProof/>
                <w:lang w:val="pt-BR"/>
              </w:rPr>
              <w:t>REFERÊNCIAS</w:t>
            </w:r>
            <w:r>
              <w:rPr>
                <w:noProof/>
                <w:webHidden/>
              </w:rPr>
              <w:tab/>
            </w:r>
            <w:r>
              <w:rPr>
                <w:noProof/>
                <w:webHidden/>
              </w:rPr>
              <w:fldChar w:fldCharType="begin"/>
            </w:r>
            <w:r>
              <w:rPr>
                <w:noProof/>
                <w:webHidden/>
              </w:rPr>
              <w:instrText xml:space="preserve"> PAGEREF _Toc241779724 \h </w:instrText>
            </w:r>
            <w:r>
              <w:rPr>
                <w:noProof/>
                <w:webHidden/>
              </w:rPr>
            </w:r>
            <w:r>
              <w:rPr>
                <w:noProof/>
                <w:webHidden/>
              </w:rPr>
              <w:fldChar w:fldCharType="separate"/>
            </w:r>
            <w:r>
              <w:rPr>
                <w:noProof/>
                <w:webHidden/>
              </w:rPr>
              <w:t>103</w:t>
            </w:r>
            <w:r>
              <w:rPr>
                <w:noProof/>
                <w:webHidden/>
              </w:rPr>
              <w:fldChar w:fldCharType="end"/>
            </w:r>
          </w:hyperlink>
        </w:p>
        <w:p w14:paraId="782A698C" w14:textId="2D0F0D01"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725" w:history="1">
            <w:r w:rsidRPr="008F13E4">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_Toc241779725 \h </w:instrText>
            </w:r>
            <w:r>
              <w:rPr>
                <w:noProof/>
                <w:webHidden/>
              </w:rPr>
            </w:r>
            <w:r>
              <w:rPr>
                <w:noProof/>
                <w:webHidden/>
              </w:rPr>
              <w:fldChar w:fldCharType="separate"/>
            </w:r>
            <w:r>
              <w:rPr>
                <w:noProof/>
                <w:webHidden/>
              </w:rPr>
              <w:t>109</w:t>
            </w:r>
            <w:r>
              <w:rPr>
                <w:noProof/>
                <w:webHidden/>
              </w:rPr>
              <w:fldChar w:fldCharType="end"/>
            </w:r>
          </w:hyperlink>
        </w:p>
        <w:p w14:paraId="0E202622" w14:textId="0B046AEA" w:rsidR="00E153FB" w:rsidRDefault="00E153F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9726" w:history="1">
            <w:r w:rsidRPr="008F13E4">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_Toc241779726 \h </w:instrText>
            </w:r>
            <w:r>
              <w:rPr>
                <w:noProof/>
                <w:webHidden/>
              </w:rPr>
            </w:r>
            <w:r>
              <w:rPr>
                <w:noProof/>
                <w:webHidden/>
              </w:rPr>
              <w:fldChar w:fldCharType="separate"/>
            </w:r>
            <w:r>
              <w:rPr>
                <w:noProof/>
                <w:webHidden/>
              </w:rPr>
              <w:t>113</w:t>
            </w:r>
            <w:r>
              <w:rPr>
                <w:noProof/>
                <w:webHidden/>
              </w:rPr>
              <w:fldChar w:fldCharType="end"/>
            </w:r>
          </w:hyperlink>
        </w:p>
        <w:p w14:paraId="54620BE8" w14:textId="0263AD03" w:rsidR="00E01C3A" w:rsidRDefault="00CC3326">
          <w:r>
            <w:fldChar w:fldCharType="end"/>
          </w:r>
        </w:p>
      </w:sdtContent>
    </w:sdt>
    <w:p w14:paraId="506FACE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74A04A5" w14:textId="77777777" w:rsidR="00E01C3A" w:rsidRDefault="00CC3326">
      <w:pPr>
        <w:pStyle w:val="Heading1"/>
        <w:spacing w:before="480" w:after="280" w:line="360" w:lineRule="auto"/>
        <w:rPr>
          <w:lang w:val="pt-BR"/>
        </w:rPr>
      </w:pPr>
      <w:bookmarkStart w:id="0" w:name="_Toc241779651"/>
      <w:r>
        <w:rPr>
          <w:lang w:val="pt-BR"/>
        </w:rPr>
        <w:lastRenderedPageBreak/>
        <w:t>1 INTRODUÇÃO</w:t>
      </w:r>
      <w:bookmarkEnd w:id="0"/>
    </w:p>
    <w:p w14:paraId="1DA11425" w14:textId="77777777" w:rsidR="00E01C3A" w:rsidRDefault="00CC3326">
      <w:pPr>
        <w:pStyle w:val="Heading2"/>
        <w:spacing w:before="360" w:after="240" w:line="360" w:lineRule="auto"/>
        <w:rPr>
          <w:lang w:val="pt-BR"/>
        </w:rPr>
      </w:pPr>
      <w:bookmarkStart w:id="1" w:name="_Toc241779652"/>
      <w:r>
        <w:rPr>
          <w:lang w:val="pt-BR"/>
        </w:rPr>
        <w:t>1.1 Contextualização</w:t>
      </w:r>
      <w:bookmarkEnd w:id="1"/>
    </w:p>
    <w:p w14:paraId="478E9FF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59C90D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26E53F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D97F0DC" w14:textId="77777777" w:rsidR="00E01C3A" w:rsidRDefault="00CC3326">
      <w:pPr>
        <w:pStyle w:val="Heading2"/>
        <w:spacing w:before="360" w:after="240" w:line="360" w:lineRule="auto"/>
        <w:rPr>
          <w:lang w:val="pt-BR"/>
        </w:rPr>
      </w:pPr>
      <w:bookmarkStart w:id="2" w:name="_Toc241779653"/>
      <w:r>
        <w:rPr>
          <w:lang w:val="pt-BR"/>
        </w:rPr>
        <w:t>1.2 Termos-chave</w:t>
      </w:r>
      <w:bookmarkEnd w:id="2"/>
    </w:p>
    <w:p w14:paraId="490028B9"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6272457" w14:textId="77777777" w:rsidR="00E01C3A" w:rsidRDefault="00CC3326">
      <w:pPr>
        <w:pStyle w:val="Heading3"/>
        <w:spacing w:before="320" w:after="200" w:line="360" w:lineRule="auto"/>
        <w:rPr>
          <w:lang w:val="pt-BR"/>
        </w:rPr>
      </w:pPr>
      <w:bookmarkStart w:id="3" w:name="_Toc241779654"/>
      <w:r>
        <w:rPr>
          <w:lang w:val="pt-BR"/>
        </w:rPr>
        <w:t>1.2.1 Cidades inteligentes</w:t>
      </w:r>
      <w:bookmarkEnd w:id="3"/>
    </w:p>
    <w:p w14:paraId="46A9DCFF"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7D8FEFBC"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15ECFBFB" w14:textId="77777777" w:rsidR="00E01C3A" w:rsidRDefault="00CC3326">
      <w:pPr>
        <w:pStyle w:val="Heading3"/>
        <w:spacing w:before="320" w:after="200" w:line="360" w:lineRule="auto"/>
        <w:rPr>
          <w:lang w:val="pt-BR"/>
        </w:rPr>
      </w:pPr>
      <w:bookmarkStart w:id="4" w:name="_Toc241779655"/>
      <w:r>
        <w:rPr>
          <w:lang w:val="pt-BR"/>
        </w:rPr>
        <w:t>1.2.2 Internet das Coisas</w:t>
      </w:r>
      <w:bookmarkEnd w:id="4"/>
    </w:p>
    <w:p w14:paraId="3F8B894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71D3783"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66E77F91" w14:textId="77777777" w:rsidR="00E01C3A" w:rsidRDefault="00CC3326">
      <w:pPr>
        <w:pStyle w:val="Heading3"/>
        <w:spacing w:before="320" w:after="200" w:line="360" w:lineRule="auto"/>
        <w:rPr>
          <w:lang w:val="pt-BR"/>
        </w:rPr>
      </w:pPr>
      <w:bookmarkStart w:id="5" w:name="_Toc241779656"/>
      <w:r>
        <w:rPr>
          <w:lang w:val="pt-BR"/>
        </w:rPr>
        <w:t>1.2.3 Inteligência artificial aplicada à decisão</w:t>
      </w:r>
      <w:bookmarkEnd w:id="5"/>
    </w:p>
    <w:p w14:paraId="5A15DBD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13A035E8"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40B47D"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158E385" w14:textId="77777777" w:rsidR="00E01C3A" w:rsidRDefault="00CC3326">
      <w:pPr>
        <w:pStyle w:val="Heading2"/>
        <w:spacing w:before="360" w:after="240" w:line="360" w:lineRule="auto"/>
        <w:rPr>
          <w:lang w:val="pt-BR"/>
        </w:rPr>
      </w:pPr>
      <w:bookmarkStart w:id="6" w:name="_Toc241779657"/>
      <w:r>
        <w:rPr>
          <w:lang w:val="pt-BR"/>
        </w:rPr>
        <w:t>1.3 Definição e delimitação do tema</w:t>
      </w:r>
      <w:bookmarkEnd w:id="6"/>
    </w:p>
    <w:p w14:paraId="0A1D436E"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B08BD5"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2F13F0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0C0C92F1"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596DEA63" w14:textId="77777777" w:rsidR="00E01C3A" w:rsidRDefault="00CC3326">
      <w:pPr>
        <w:pStyle w:val="Heading2"/>
        <w:spacing w:before="360" w:after="240" w:line="360" w:lineRule="auto"/>
        <w:rPr>
          <w:lang w:val="pt-BR"/>
        </w:rPr>
      </w:pPr>
      <w:bookmarkStart w:id="7" w:name="_Toc241779658"/>
      <w:r>
        <w:rPr>
          <w:lang w:val="pt-BR"/>
        </w:rPr>
        <w:t>1.4 Problema de pesquisa</w:t>
      </w:r>
      <w:bookmarkEnd w:id="7"/>
    </w:p>
    <w:p w14:paraId="68C5B2B3"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3657BF6"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6751344D"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150670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48E724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17C3FB98"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5497C75D" w14:textId="77777777" w:rsidR="00E01C3A" w:rsidRDefault="00CC3326">
      <w:pPr>
        <w:pStyle w:val="Heading2"/>
        <w:spacing w:before="360" w:after="240" w:line="360" w:lineRule="auto"/>
        <w:rPr>
          <w:lang w:val="pt-BR"/>
        </w:rPr>
      </w:pPr>
      <w:bookmarkStart w:id="8" w:name="_Toc241779659"/>
      <w:r>
        <w:rPr>
          <w:lang w:val="pt-BR"/>
        </w:rPr>
        <w:t>1.5 Objetivos</w:t>
      </w:r>
      <w:bookmarkEnd w:id="8"/>
    </w:p>
    <w:p w14:paraId="5DC8301F" w14:textId="77777777" w:rsidR="00E01C3A" w:rsidRDefault="00CC3326">
      <w:pPr>
        <w:pStyle w:val="Heading3"/>
        <w:spacing w:before="320" w:after="200" w:line="360" w:lineRule="auto"/>
        <w:rPr>
          <w:lang w:val="pt-BR"/>
        </w:rPr>
      </w:pPr>
      <w:bookmarkStart w:id="9" w:name="_Toc241779660"/>
      <w:r>
        <w:rPr>
          <w:lang w:val="pt-BR"/>
        </w:rPr>
        <w:t>1.5.1 Objetivo geral</w:t>
      </w:r>
      <w:bookmarkEnd w:id="9"/>
    </w:p>
    <w:p w14:paraId="63EB0055"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4978AC5F" w14:textId="77777777" w:rsidR="00E01C3A" w:rsidRDefault="00CC3326">
      <w:pPr>
        <w:pStyle w:val="Heading3"/>
        <w:spacing w:before="320" w:after="200" w:line="360" w:lineRule="auto"/>
        <w:rPr>
          <w:lang w:val="pt-BR"/>
        </w:rPr>
      </w:pPr>
      <w:bookmarkStart w:id="10" w:name="_Toc241779661"/>
      <w:r>
        <w:rPr>
          <w:lang w:val="pt-BR"/>
        </w:rPr>
        <w:t>1.5.2 Objetivos específicos</w:t>
      </w:r>
      <w:bookmarkEnd w:id="10"/>
    </w:p>
    <w:p w14:paraId="35799D24"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158E45BF"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E1677CC"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0EFE848F"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530254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33142CD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809894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10E439B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1E8701EA"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C613F15"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9BDD0A2" w14:textId="77777777" w:rsidR="00E01C3A" w:rsidRDefault="00CC3326">
      <w:pPr>
        <w:pStyle w:val="Heading2"/>
        <w:spacing w:before="360" w:after="240" w:line="360" w:lineRule="auto"/>
        <w:rPr>
          <w:lang w:val="pt-BR"/>
        </w:rPr>
      </w:pPr>
      <w:bookmarkStart w:id="11" w:name="_Toc241779662"/>
      <w:r>
        <w:rPr>
          <w:lang w:val="pt-BR"/>
        </w:rPr>
        <w:t>1.6 Justificativa</w:t>
      </w:r>
      <w:bookmarkEnd w:id="11"/>
    </w:p>
    <w:p w14:paraId="01F9C60D"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662F83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47C5D7B0"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0BF057DA"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E6702A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70DDFDA2"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F5833CE" w14:textId="77777777" w:rsidR="00E01C3A" w:rsidRDefault="00CC3326">
      <w:pPr>
        <w:pStyle w:val="Heading2"/>
        <w:spacing w:before="360" w:after="240" w:line="360" w:lineRule="auto"/>
        <w:rPr>
          <w:lang w:val="pt-BR"/>
        </w:rPr>
      </w:pPr>
      <w:bookmarkStart w:id="12" w:name="_Toc241779663"/>
      <w:r>
        <w:rPr>
          <w:lang w:val="pt-BR"/>
        </w:rPr>
        <w:t>1.7 Público-alvo, aplicação e forma de execução</w:t>
      </w:r>
      <w:bookmarkEnd w:id="12"/>
    </w:p>
    <w:p w14:paraId="45C8145E"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27C22C4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5F292FE7" w14:textId="77777777" w:rsidR="00E01C3A" w:rsidRDefault="00CC3326">
      <w:pPr>
        <w:pStyle w:val="Heading1"/>
        <w:pageBreakBefore/>
        <w:spacing w:before="480" w:after="280" w:line="360" w:lineRule="auto"/>
        <w:rPr>
          <w:lang w:val="pt-BR"/>
        </w:rPr>
      </w:pPr>
      <w:bookmarkStart w:id="13" w:name="_Toc241779664"/>
      <w:r>
        <w:rPr>
          <w:lang w:val="pt-BR"/>
        </w:rPr>
        <w:lastRenderedPageBreak/>
        <w:t>2 REVISÃO BIBLIOGRÁFICA</w:t>
      </w:r>
      <w:bookmarkEnd w:id="13"/>
    </w:p>
    <w:p w14:paraId="4A1F8CC8" w14:textId="77777777" w:rsidR="00E01C3A" w:rsidRDefault="00CC3326">
      <w:pPr>
        <w:pStyle w:val="Heading2"/>
        <w:spacing w:before="360" w:after="240" w:line="360" w:lineRule="auto"/>
        <w:rPr>
          <w:lang w:val="pt-BR"/>
        </w:rPr>
      </w:pPr>
      <w:bookmarkStart w:id="14" w:name="_Toc241779665"/>
      <w:r>
        <w:rPr>
          <w:lang w:val="pt-BR"/>
        </w:rPr>
        <w:t>2.1 Metodologia de seleção das fontes</w:t>
      </w:r>
      <w:bookmarkEnd w:id="14"/>
    </w:p>
    <w:p w14:paraId="3768A2A8"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4434E43E"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3C24F6DD"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11F5C0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B1AF11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39F7970"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08028A1E" w14:textId="77777777" w:rsidR="00E01C3A" w:rsidRDefault="00CC3326">
      <w:pPr>
        <w:pStyle w:val="Heading2"/>
        <w:spacing w:before="360" w:after="240" w:line="360" w:lineRule="auto"/>
        <w:rPr>
          <w:lang w:val="pt-BR"/>
        </w:rPr>
      </w:pPr>
      <w:bookmarkStart w:id="15" w:name="_Toc241779666"/>
      <w:r>
        <w:rPr>
          <w:lang w:val="pt-BR"/>
        </w:rPr>
        <w:t>2.2 Infraestrutura instalada e integração ausente: um padrão documentado</w:t>
      </w:r>
      <w:bookmarkEnd w:id="15"/>
    </w:p>
    <w:p w14:paraId="64795EDD"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F3926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E8494F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6F52BDDC"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544A98BB"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4CD228DB"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35763B1E"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13C6B46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4903D0B3" w14:textId="77777777" w:rsidR="00E01C3A" w:rsidRDefault="00CC3326">
      <w:pPr>
        <w:pStyle w:val="Heading2"/>
        <w:spacing w:before="360" w:after="240" w:line="360" w:lineRule="auto"/>
        <w:rPr>
          <w:lang w:val="pt-BR"/>
        </w:rPr>
      </w:pPr>
      <w:bookmarkStart w:id="16" w:name="_Toc241779667"/>
      <w:r>
        <w:rPr>
          <w:lang w:val="pt-BR"/>
        </w:rPr>
        <w:t>2.3 A infraestrutura instalada no município de São Paulo</w:t>
      </w:r>
      <w:bookmarkEnd w:id="16"/>
    </w:p>
    <w:p w14:paraId="326A317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2EF8F5FB"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E959CD3" w14:textId="77777777">
        <w:trPr>
          <w:tblHeader/>
        </w:trPr>
        <w:tc>
          <w:tcPr>
            <w:tcW w:w="2100" w:type="dxa"/>
            <w:shd w:val="clear" w:color="auto" w:fill="EDEDED"/>
            <w:tcMar>
              <w:top w:w="70" w:type="dxa"/>
              <w:left w:w="90" w:type="dxa"/>
              <w:bottom w:w="70" w:type="dxa"/>
              <w:right w:w="90" w:type="dxa"/>
            </w:tcMar>
          </w:tcPr>
          <w:p w14:paraId="20015DCD"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6F783D1D"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72CD71DA" w14:textId="77777777" w:rsidR="006B1E66" w:rsidRPr="000F5B8B" w:rsidRDefault="00CC3326">
            <w:pPr>
              <w:rPr>
                <w:lang w:val="pt-BR"/>
              </w:rPr>
            </w:pPr>
            <w:r>
              <w:rPr>
                <w:b/>
                <w:bCs/>
                <w:sz w:val="20"/>
                <w:szCs w:val="20"/>
                <w:lang w:val="pt-BR"/>
              </w:rPr>
              <w:t>O que ainda não faz</w:t>
            </w:r>
          </w:p>
        </w:tc>
      </w:tr>
      <w:tr w:rsidR="006B1E66" w:rsidRPr="00CE1B46" w14:paraId="51979C62" w14:textId="77777777">
        <w:tc>
          <w:tcPr>
            <w:tcW w:w="2100" w:type="dxa"/>
            <w:tcMar>
              <w:top w:w="70" w:type="dxa"/>
              <w:left w:w="90" w:type="dxa"/>
              <w:bottom w:w="70" w:type="dxa"/>
              <w:right w:w="90" w:type="dxa"/>
            </w:tcMar>
          </w:tcPr>
          <w:p w14:paraId="5CAE2264"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1F6A4B12"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4BCEA4DD"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8C523F8" w14:textId="77777777">
        <w:tc>
          <w:tcPr>
            <w:tcW w:w="2100" w:type="dxa"/>
            <w:tcMar>
              <w:top w:w="70" w:type="dxa"/>
              <w:left w:w="90" w:type="dxa"/>
              <w:bottom w:w="70" w:type="dxa"/>
              <w:right w:w="90" w:type="dxa"/>
            </w:tcMar>
          </w:tcPr>
          <w:p w14:paraId="40573D3C" w14:textId="77777777" w:rsidR="006B1E66" w:rsidRDefault="00CC3326">
            <w:r>
              <w:rPr>
                <w:sz w:val="20"/>
                <w:szCs w:val="20"/>
              </w:rPr>
              <w:t>Concessão e telegestão</w:t>
            </w:r>
          </w:p>
        </w:tc>
        <w:tc>
          <w:tcPr>
            <w:tcW w:w="3200" w:type="dxa"/>
            <w:tcMar>
              <w:top w:w="70" w:type="dxa"/>
              <w:left w:w="90" w:type="dxa"/>
              <w:bottom w:w="70" w:type="dxa"/>
              <w:right w:w="90" w:type="dxa"/>
            </w:tcMar>
          </w:tcPr>
          <w:p w14:paraId="6DD4F445"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DABF43A"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611765EB" w14:textId="77777777">
        <w:tc>
          <w:tcPr>
            <w:tcW w:w="2100" w:type="dxa"/>
            <w:tcMar>
              <w:top w:w="70" w:type="dxa"/>
              <w:left w:w="90" w:type="dxa"/>
              <w:bottom w:w="70" w:type="dxa"/>
              <w:right w:w="90" w:type="dxa"/>
            </w:tcMar>
          </w:tcPr>
          <w:p w14:paraId="6E01C532"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54F702C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233270A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B0E1176" w14:textId="77777777">
        <w:tc>
          <w:tcPr>
            <w:tcW w:w="2100" w:type="dxa"/>
            <w:tcMar>
              <w:top w:w="70" w:type="dxa"/>
              <w:left w:w="90" w:type="dxa"/>
              <w:bottom w:w="70" w:type="dxa"/>
              <w:right w:w="90" w:type="dxa"/>
            </w:tcMar>
          </w:tcPr>
          <w:p w14:paraId="59ADC043"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9B5A6A6"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48C7261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7C290D33" w14:textId="77777777">
        <w:tc>
          <w:tcPr>
            <w:tcW w:w="2100" w:type="dxa"/>
            <w:tcMar>
              <w:top w:w="70" w:type="dxa"/>
              <w:left w:w="90" w:type="dxa"/>
              <w:bottom w:w="70" w:type="dxa"/>
              <w:right w:w="90" w:type="dxa"/>
            </w:tcMar>
          </w:tcPr>
          <w:p w14:paraId="05C09710" w14:textId="77777777" w:rsidR="006B1E66" w:rsidRDefault="00CC3326">
            <w:r>
              <w:rPr>
                <w:sz w:val="20"/>
                <w:szCs w:val="20"/>
              </w:rPr>
              <w:t>Dados abertos municipais</w:t>
            </w:r>
          </w:p>
        </w:tc>
        <w:tc>
          <w:tcPr>
            <w:tcW w:w="3200" w:type="dxa"/>
            <w:tcMar>
              <w:top w:w="70" w:type="dxa"/>
              <w:left w:w="90" w:type="dxa"/>
              <w:bottom w:w="70" w:type="dxa"/>
              <w:right w:w="90" w:type="dxa"/>
            </w:tcMar>
          </w:tcPr>
          <w:p w14:paraId="48700752"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0CD5ABB6"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4DEC648C"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0DA34FE"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4E2F977D"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12D37E7D"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56A84BD0"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11715291"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3793CA6"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1D187A15"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F103FEF"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D719887" w14:textId="77777777" w:rsidR="00E01C3A" w:rsidRDefault="00CC3326">
      <w:pPr>
        <w:pStyle w:val="Heading2"/>
        <w:spacing w:before="360" w:after="240" w:line="360" w:lineRule="auto"/>
        <w:rPr>
          <w:lang w:val="pt-BR"/>
        </w:rPr>
      </w:pPr>
      <w:bookmarkStart w:id="17" w:name="_Toc241779668"/>
      <w:r>
        <w:rPr>
          <w:lang w:val="pt-BR"/>
        </w:rPr>
        <w:t>2.4 Internet das Coisas e nós embarcados</w:t>
      </w:r>
      <w:bookmarkEnd w:id="17"/>
    </w:p>
    <w:p w14:paraId="49F551A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634B437F"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9693D52"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56258F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8FCD8D3" w14:textId="77777777" w:rsidR="00E01C3A" w:rsidRDefault="00CC3326">
      <w:pPr>
        <w:pStyle w:val="Heading2"/>
        <w:spacing w:before="360" w:after="240" w:line="360" w:lineRule="auto"/>
        <w:rPr>
          <w:lang w:val="pt-BR"/>
        </w:rPr>
      </w:pPr>
      <w:bookmarkStart w:id="18" w:name="_Toc241779669"/>
      <w:r>
        <w:rPr>
          <w:lang w:val="pt-BR"/>
        </w:rPr>
        <w:t>2.5 Requisitos normativos</w:t>
      </w:r>
      <w:bookmarkEnd w:id="18"/>
    </w:p>
    <w:p w14:paraId="3716D43F"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01D9343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4B47507"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9FA41A0"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30B4447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B2B64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906757F"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07D69332" w14:textId="77777777" w:rsidR="00E01C3A" w:rsidRDefault="00CC3326">
      <w:pPr>
        <w:pStyle w:val="Heading2"/>
        <w:spacing w:before="360" w:after="240" w:line="360" w:lineRule="auto"/>
        <w:rPr>
          <w:lang w:val="pt-BR"/>
        </w:rPr>
      </w:pPr>
      <w:bookmarkStart w:id="19" w:name="_Toc241779670"/>
      <w:r>
        <w:rPr>
          <w:lang w:val="pt-BR"/>
        </w:rPr>
        <w:t>2.6 Decisão sob informação imprecisa e a escolha de um modelo interpretável</w:t>
      </w:r>
      <w:bookmarkEnd w:id="19"/>
    </w:p>
    <w:p w14:paraId="4DD99F62"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0C4519D"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767BB3C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02AD890E"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566F9FF2"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357FA29" w14:textId="77777777" w:rsidR="00E01C3A" w:rsidRDefault="00CC3326">
      <w:pPr>
        <w:pStyle w:val="Heading2"/>
        <w:spacing w:before="360" w:after="240" w:line="360" w:lineRule="auto"/>
        <w:rPr>
          <w:lang w:val="pt-BR"/>
        </w:rPr>
      </w:pPr>
      <w:bookmarkStart w:id="20" w:name="_Toc241779671"/>
      <w:r>
        <w:rPr>
          <w:lang w:val="pt-BR"/>
        </w:rPr>
        <w:t>2.7 Previsão de curto prazo da demanda</w:t>
      </w:r>
      <w:bookmarkEnd w:id="20"/>
    </w:p>
    <w:p w14:paraId="3124A8F3"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67232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460D988B"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12A1D39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53FA33E" w14:textId="77777777" w:rsidR="00E01C3A" w:rsidRDefault="00CC3326">
      <w:pPr>
        <w:pStyle w:val="Heading2"/>
        <w:spacing w:before="360" w:after="240" w:line="360" w:lineRule="auto"/>
        <w:rPr>
          <w:lang w:val="pt-BR"/>
        </w:rPr>
      </w:pPr>
      <w:bookmarkStart w:id="21" w:name="_Toc241779672"/>
      <w:r>
        <w:rPr>
          <w:lang w:val="pt-BR"/>
        </w:rPr>
        <w:t>2.8 Trabalhos correlatos e o trabalho mais próximo</w:t>
      </w:r>
      <w:bookmarkEnd w:id="21"/>
    </w:p>
    <w:p w14:paraId="55667BB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7A5989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6DBA2AA"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2FC0403"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932C00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7AFDBDAE"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7362C70D"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F7B2DE4" w14:textId="77777777" w:rsidR="00E01C3A" w:rsidRDefault="00CC3326">
      <w:pPr>
        <w:pStyle w:val="Heading2"/>
        <w:spacing w:before="360" w:after="240" w:line="360" w:lineRule="auto"/>
        <w:rPr>
          <w:lang w:val="pt-BR"/>
        </w:rPr>
      </w:pPr>
      <w:bookmarkStart w:id="22" w:name="_Toc241779673"/>
      <w:r>
        <w:rPr>
          <w:lang w:val="pt-BR"/>
        </w:rPr>
        <w:t>2.9 Lacuna identificada</w:t>
      </w:r>
      <w:bookmarkEnd w:id="22"/>
    </w:p>
    <w:p w14:paraId="239C5A86" w14:textId="77777777" w:rsidR="006B1E66" w:rsidRPr="000F5B8B" w:rsidRDefault="00CC3326">
      <w:pPr>
        <w:spacing w:after="120" w:line="360" w:lineRule="auto"/>
        <w:ind w:firstLine="709"/>
        <w:jc w:val="both"/>
        <w:rPr>
          <w:lang w:val="pt-BR"/>
        </w:rPr>
      </w:pPr>
      <w:r>
        <w:rPr>
          <w:lang w:val="pt-BR"/>
        </w:rPr>
        <w:t>A revisão permite quatro conclusões.</w:t>
      </w:r>
    </w:p>
    <w:p w14:paraId="4049803A"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EC8F7B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ED47F6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19293ECF"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5E5B463E"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6EA29774" w14:textId="77777777" w:rsidR="00E01C3A" w:rsidRDefault="00CC3326">
      <w:pPr>
        <w:pStyle w:val="Heading2"/>
        <w:spacing w:before="360" w:after="240" w:line="360" w:lineRule="auto"/>
        <w:rPr>
          <w:lang w:val="pt-BR"/>
        </w:rPr>
      </w:pPr>
      <w:bookmarkStart w:id="23" w:name="_Toc241779674"/>
      <w:r>
        <w:rPr>
          <w:lang w:val="pt-BR"/>
        </w:rPr>
        <w:t>2.10 Hipóteses da pesquisa</w:t>
      </w:r>
      <w:bookmarkEnd w:id="23"/>
    </w:p>
    <w:p w14:paraId="6E9942A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89F419D"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0A4CD0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D5A205E"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75989109" w14:textId="77777777" w:rsidR="00E01C3A" w:rsidRDefault="00CC3326">
      <w:pPr>
        <w:pStyle w:val="Heading1"/>
        <w:pageBreakBefore/>
        <w:spacing w:before="480" w:after="280" w:line="360" w:lineRule="auto"/>
        <w:rPr>
          <w:lang w:val="pt-BR"/>
        </w:rPr>
      </w:pPr>
      <w:bookmarkStart w:id="24" w:name="_Toc241779675"/>
      <w:r>
        <w:rPr>
          <w:lang w:val="pt-BR"/>
        </w:rPr>
        <w:lastRenderedPageBreak/>
        <w:t>3 METODOLOGIA</w:t>
      </w:r>
      <w:bookmarkEnd w:id="24"/>
    </w:p>
    <w:p w14:paraId="7900ECC5" w14:textId="77777777" w:rsidR="00E01C3A" w:rsidRDefault="00CC3326">
      <w:pPr>
        <w:pStyle w:val="Heading2"/>
        <w:spacing w:before="360" w:after="240" w:line="360" w:lineRule="auto"/>
        <w:rPr>
          <w:lang w:val="pt-BR"/>
        </w:rPr>
      </w:pPr>
      <w:bookmarkStart w:id="25" w:name="_Toc241779676"/>
      <w:r>
        <w:rPr>
          <w:lang w:val="pt-BR"/>
        </w:rPr>
        <w:t>3.1 Classificação da pesquisa</w:t>
      </w:r>
      <w:bookmarkEnd w:id="25"/>
    </w:p>
    <w:p w14:paraId="33882DFD"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A591675" w14:textId="77777777" w:rsidR="00E01C3A" w:rsidRDefault="00CC3326">
      <w:pPr>
        <w:pStyle w:val="Heading2"/>
        <w:spacing w:before="360" w:after="240" w:line="360" w:lineRule="auto"/>
        <w:rPr>
          <w:lang w:val="pt-BR"/>
        </w:rPr>
      </w:pPr>
      <w:bookmarkStart w:id="26" w:name="_Toc241779677"/>
      <w:r>
        <w:rPr>
          <w:lang w:val="pt-BR"/>
        </w:rPr>
        <w:t>3.2 Arquitetura do sistema</w:t>
      </w:r>
      <w:bookmarkEnd w:id="26"/>
    </w:p>
    <w:p w14:paraId="16BF4E4A"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442B20C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45967A5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8DF5C74"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6BEA9E9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2D3CA06"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31FA0BB1"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09F520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B1AB061"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9ED7146"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151F63D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0453D83" w14:textId="77777777" w:rsidR="00E01C3A" w:rsidRDefault="00CC3326">
      <w:pPr>
        <w:pStyle w:val="Heading2"/>
        <w:spacing w:before="360" w:after="240" w:line="360" w:lineRule="auto"/>
        <w:rPr>
          <w:lang w:val="pt-BR"/>
        </w:rPr>
      </w:pPr>
      <w:bookmarkStart w:id="27" w:name="_Toc241779678"/>
      <w:r>
        <w:rPr>
          <w:lang w:val="pt-BR"/>
        </w:rPr>
        <w:t>3.3 Do protótipo à implantação: o que se propõe e o que se instrumenta</w:t>
      </w:r>
      <w:bookmarkEnd w:id="27"/>
    </w:p>
    <w:p w14:paraId="2B55BCB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33537CF"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93A5BC5" w14:textId="77777777">
        <w:trPr>
          <w:tblHeader/>
        </w:trPr>
        <w:tc>
          <w:tcPr>
            <w:tcW w:w="2650" w:type="dxa"/>
            <w:shd w:val="clear" w:color="auto" w:fill="EDEDED"/>
            <w:tcMar>
              <w:top w:w="70" w:type="dxa"/>
              <w:left w:w="90" w:type="dxa"/>
              <w:bottom w:w="70" w:type="dxa"/>
              <w:right w:w="90" w:type="dxa"/>
            </w:tcMar>
          </w:tcPr>
          <w:p w14:paraId="7BAAC1AF"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0D54D55"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7204B255" w14:textId="77777777" w:rsidR="00E01C3A" w:rsidRDefault="00CC3326">
            <w:r>
              <w:rPr>
                <w:b/>
                <w:bCs/>
                <w:sz w:val="20"/>
                <w:szCs w:val="20"/>
              </w:rPr>
              <w:t>Destino na implantação</w:t>
            </w:r>
          </w:p>
        </w:tc>
      </w:tr>
      <w:tr w:rsidR="00E01C3A" w:rsidRPr="00CE1B46" w14:paraId="54BCE120" w14:textId="77777777">
        <w:tc>
          <w:tcPr>
            <w:tcW w:w="2650" w:type="dxa"/>
            <w:tcMar>
              <w:top w:w="70" w:type="dxa"/>
              <w:left w:w="90" w:type="dxa"/>
              <w:bottom w:w="70" w:type="dxa"/>
              <w:right w:w="90" w:type="dxa"/>
            </w:tcMar>
          </w:tcPr>
          <w:p w14:paraId="0EDF55D5"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8EC87E0" w14:textId="77777777" w:rsidR="00E01C3A" w:rsidRDefault="00CC3326">
            <w:r>
              <w:rPr>
                <w:sz w:val="20"/>
                <w:szCs w:val="20"/>
              </w:rPr>
              <w:t>Componente da proposta</w:t>
            </w:r>
          </w:p>
        </w:tc>
        <w:tc>
          <w:tcPr>
            <w:tcW w:w="4221" w:type="dxa"/>
            <w:tcMar>
              <w:top w:w="70" w:type="dxa"/>
              <w:left w:w="90" w:type="dxa"/>
              <w:bottom w:w="70" w:type="dxa"/>
              <w:right w:w="90" w:type="dxa"/>
            </w:tcMar>
          </w:tcPr>
          <w:p w14:paraId="1525586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354684E7" w14:textId="77777777">
        <w:tc>
          <w:tcPr>
            <w:tcW w:w="2650" w:type="dxa"/>
            <w:tcMar>
              <w:top w:w="70" w:type="dxa"/>
              <w:left w:w="90" w:type="dxa"/>
              <w:bottom w:w="70" w:type="dxa"/>
              <w:right w:w="90" w:type="dxa"/>
            </w:tcMar>
          </w:tcPr>
          <w:p w14:paraId="6D15589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6F3D1F9" w14:textId="77777777" w:rsidR="00E01C3A" w:rsidRDefault="00CC3326">
            <w:r>
              <w:rPr>
                <w:sz w:val="20"/>
                <w:szCs w:val="20"/>
              </w:rPr>
              <w:t>Componente da proposta</w:t>
            </w:r>
          </w:p>
        </w:tc>
        <w:tc>
          <w:tcPr>
            <w:tcW w:w="4221" w:type="dxa"/>
            <w:tcMar>
              <w:top w:w="70" w:type="dxa"/>
              <w:left w:w="90" w:type="dxa"/>
              <w:bottom w:w="70" w:type="dxa"/>
              <w:right w:w="90" w:type="dxa"/>
            </w:tcMar>
          </w:tcPr>
          <w:p w14:paraId="32CB1DE4"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0D4B5622" w14:textId="77777777">
        <w:tc>
          <w:tcPr>
            <w:tcW w:w="2650" w:type="dxa"/>
            <w:tcMar>
              <w:top w:w="70" w:type="dxa"/>
              <w:left w:w="90" w:type="dxa"/>
              <w:bottom w:w="70" w:type="dxa"/>
              <w:right w:w="90" w:type="dxa"/>
            </w:tcMar>
          </w:tcPr>
          <w:p w14:paraId="6D6559EC"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6437A1ED" w14:textId="77777777" w:rsidR="00E01C3A" w:rsidRDefault="00CC3326">
            <w:r>
              <w:rPr>
                <w:sz w:val="20"/>
                <w:szCs w:val="20"/>
              </w:rPr>
              <w:t>Componente da proposta</w:t>
            </w:r>
          </w:p>
        </w:tc>
        <w:tc>
          <w:tcPr>
            <w:tcW w:w="4221" w:type="dxa"/>
            <w:tcMar>
              <w:top w:w="70" w:type="dxa"/>
              <w:left w:w="90" w:type="dxa"/>
              <w:bottom w:w="70" w:type="dxa"/>
              <w:right w:w="90" w:type="dxa"/>
            </w:tcMar>
          </w:tcPr>
          <w:p w14:paraId="454BF037"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49F01E9F" w14:textId="77777777">
        <w:tc>
          <w:tcPr>
            <w:tcW w:w="2650" w:type="dxa"/>
            <w:tcMar>
              <w:top w:w="70" w:type="dxa"/>
              <w:left w:w="90" w:type="dxa"/>
              <w:bottom w:w="70" w:type="dxa"/>
              <w:right w:w="90" w:type="dxa"/>
            </w:tcMar>
          </w:tcPr>
          <w:p w14:paraId="1E341C43"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02CFBDF" w14:textId="77777777" w:rsidR="00E01C3A" w:rsidRDefault="00CC3326">
            <w:r>
              <w:rPr>
                <w:sz w:val="20"/>
                <w:szCs w:val="20"/>
              </w:rPr>
              <w:t>Componente da proposta</w:t>
            </w:r>
          </w:p>
        </w:tc>
        <w:tc>
          <w:tcPr>
            <w:tcW w:w="4221" w:type="dxa"/>
            <w:tcMar>
              <w:top w:w="70" w:type="dxa"/>
              <w:left w:w="90" w:type="dxa"/>
              <w:bottom w:w="70" w:type="dxa"/>
              <w:right w:w="90" w:type="dxa"/>
            </w:tcMar>
          </w:tcPr>
          <w:p w14:paraId="68C7896E" w14:textId="77777777" w:rsidR="00E01C3A" w:rsidRPr="00CE1B46" w:rsidRDefault="00CC3326">
            <w:pPr>
              <w:rPr>
                <w:lang w:val="pt-BR"/>
              </w:rPr>
            </w:pPr>
            <w:r>
              <w:rPr>
                <w:sz w:val="20"/>
                <w:szCs w:val="20"/>
                <w:lang w:val="pt-BR"/>
              </w:rPr>
              <w:t>Implantado no mesmo serviço, conforme 4.7.1</w:t>
            </w:r>
          </w:p>
        </w:tc>
      </w:tr>
      <w:tr w:rsidR="00E01C3A" w:rsidRPr="00CE1B46" w14:paraId="624D92E1" w14:textId="77777777">
        <w:tc>
          <w:tcPr>
            <w:tcW w:w="2650" w:type="dxa"/>
            <w:tcMar>
              <w:top w:w="70" w:type="dxa"/>
              <w:left w:w="90" w:type="dxa"/>
              <w:bottom w:w="70" w:type="dxa"/>
              <w:right w:w="90" w:type="dxa"/>
            </w:tcMar>
          </w:tcPr>
          <w:p w14:paraId="1BD3958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F1D0942" w14:textId="77777777" w:rsidR="00E01C3A" w:rsidRDefault="00CC3326">
            <w:r>
              <w:rPr>
                <w:sz w:val="20"/>
                <w:szCs w:val="20"/>
              </w:rPr>
              <w:t>Componente da proposta</w:t>
            </w:r>
          </w:p>
        </w:tc>
        <w:tc>
          <w:tcPr>
            <w:tcW w:w="4221" w:type="dxa"/>
            <w:tcMar>
              <w:top w:w="70" w:type="dxa"/>
              <w:left w:w="90" w:type="dxa"/>
              <w:bottom w:w="70" w:type="dxa"/>
              <w:right w:w="90" w:type="dxa"/>
            </w:tcMar>
          </w:tcPr>
          <w:p w14:paraId="37F8E3F2"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36F5F0B" w14:textId="77777777">
        <w:tc>
          <w:tcPr>
            <w:tcW w:w="2650" w:type="dxa"/>
            <w:tcMar>
              <w:top w:w="70" w:type="dxa"/>
              <w:left w:w="90" w:type="dxa"/>
              <w:bottom w:w="70" w:type="dxa"/>
              <w:right w:w="90" w:type="dxa"/>
            </w:tcMar>
          </w:tcPr>
          <w:p w14:paraId="5508A504" w14:textId="77777777" w:rsidR="00E01C3A" w:rsidRDefault="00CC3326">
            <w:r>
              <w:rPr>
                <w:sz w:val="20"/>
                <w:szCs w:val="20"/>
              </w:rPr>
              <w:t>Microcontrolador ESP32</w:t>
            </w:r>
          </w:p>
        </w:tc>
        <w:tc>
          <w:tcPr>
            <w:tcW w:w="2200" w:type="dxa"/>
            <w:tcMar>
              <w:top w:w="70" w:type="dxa"/>
              <w:left w:w="90" w:type="dxa"/>
              <w:bottom w:w="70" w:type="dxa"/>
              <w:right w:w="90" w:type="dxa"/>
            </w:tcMar>
          </w:tcPr>
          <w:p w14:paraId="47AF7E24" w14:textId="77777777" w:rsidR="00E01C3A" w:rsidRDefault="00CC3326">
            <w:r>
              <w:rPr>
                <w:sz w:val="20"/>
                <w:szCs w:val="20"/>
              </w:rPr>
              <w:t>Instrumento de ensaio</w:t>
            </w:r>
          </w:p>
        </w:tc>
        <w:tc>
          <w:tcPr>
            <w:tcW w:w="4221" w:type="dxa"/>
            <w:tcMar>
              <w:top w:w="70" w:type="dxa"/>
              <w:left w:w="90" w:type="dxa"/>
              <w:bottom w:w="70" w:type="dxa"/>
              <w:right w:w="90" w:type="dxa"/>
            </w:tcMar>
          </w:tcPr>
          <w:p w14:paraId="3287164D"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6B5EB8DB" w14:textId="77777777">
        <w:tc>
          <w:tcPr>
            <w:tcW w:w="2650" w:type="dxa"/>
            <w:tcMar>
              <w:top w:w="70" w:type="dxa"/>
              <w:left w:w="90" w:type="dxa"/>
              <w:bottom w:w="70" w:type="dxa"/>
              <w:right w:w="90" w:type="dxa"/>
            </w:tcMar>
          </w:tcPr>
          <w:p w14:paraId="629DDF05"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D819B3B" w14:textId="77777777" w:rsidR="00E01C3A" w:rsidRDefault="00CC3326">
            <w:r>
              <w:rPr>
                <w:sz w:val="20"/>
                <w:szCs w:val="20"/>
              </w:rPr>
              <w:t>Instrumento de ensaio</w:t>
            </w:r>
          </w:p>
        </w:tc>
        <w:tc>
          <w:tcPr>
            <w:tcW w:w="4221" w:type="dxa"/>
            <w:tcMar>
              <w:top w:w="70" w:type="dxa"/>
              <w:left w:w="90" w:type="dxa"/>
              <w:bottom w:w="70" w:type="dxa"/>
              <w:right w:w="90" w:type="dxa"/>
            </w:tcMar>
          </w:tcPr>
          <w:p w14:paraId="502D0D29"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2BC7FB9C" w14:textId="77777777">
        <w:tc>
          <w:tcPr>
            <w:tcW w:w="2650" w:type="dxa"/>
            <w:tcMar>
              <w:top w:w="70" w:type="dxa"/>
              <w:left w:w="90" w:type="dxa"/>
              <w:bottom w:w="70" w:type="dxa"/>
              <w:right w:w="90" w:type="dxa"/>
            </w:tcMar>
          </w:tcPr>
          <w:p w14:paraId="2BE69708" w14:textId="77777777" w:rsidR="00E01C3A" w:rsidRDefault="00CC3326">
            <w:r>
              <w:rPr>
                <w:sz w:val="20"/>
                <w:szCs w:val="20"/>
              </w:rPr>
              <w:t>Sensor de iluminância</w:t>
            </w:r>
          </w:p>
        </w:tc>
        <w:tc>
          <w:tcPr>
            <w:tcW w:w="2200" w:type="dxa"/>
            <w:tcMar>
              <w:top w:w="70" w:type="dxa"/>
              <w:left w:w="90" w:type="dxa"/>
              <w:bottom w:w="70" w:type="dxa"/>
              <w:right w:w="90" w:type="dxa"/>
            </w:tcMar>
          </w:tcPr>
          <w:p w14:paraId="483CCFEB" w14:textId="77777777" w:rsidR="00E01C3A" w:rsidRDefault="00CC3326">
            <w:r>
              <w:rPr>
                <w:sz w:val="20"/>
                <w:szCs w:val="20"/>
              </w:rPr>
              <w:t>Instrumento de ensaio</w:t>
            </w:r>
          </w:p>
        </w:tc>
        <w:tc>
          <w:tcPr>
            <w:tcW w:w="4221" w:type="dxa"/>
            <w:tcMar>
              <w:top w:w="70" w:type="dxa"/>
              <w:left w:w="90" w:type="dxa"/>
              <w:bottom w:w="70" w:type="dxa"/>
              <w:right w:w="90" w:type="dxa"/>
            </w:tcMar>
          </w:tcPr>
          <w:p w14:paraId="6001452F"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6C8528C7" w14:textId="77777777">
        <w:tc>
          <w:tcPr>
            <w:tcW w:w="2650" w:type="dxa"/>
            <w:tcMar>
              <w:top w:w="70" w:type="dxa"/>
              <w:left w:w="90" w:type="dxa"/>
              <w:bottom w:w="70" w:type="dxa"/>
              <w:right w:w="90" w:type="dxa"/>
            </w:tcMar>
          </w:tcPr>
          <w:p w14:paraId="320C59DA" w14:textId="77777777" w:rsidR="00E01C3A" w:rsidRDefault="00CC3326">
            <w:r>
              <w:rPr>
                <w:sz w:val="20"/>
                <w:szCs w:val="20"/>
              </w:rPr>
              <w:t>Enlace Wi-Fi</w:t>
            </w:r>
          </w:p>
        </w:tc>
        <w:tc>
          <w:tcPr>
            <w:tcW w:w="2200" w:type="dxa"/>
            <w:tcMar>
              <w:top w:w="70" w:type="dxa"/>
              <w:left w:w="90" w:type="dxa"/>
              <w:bottom w:w="70" w:type="dxa"/>
              <w:right w:w="90" w:type="dxa"/>
            </w:tcMar>
          </w:tcPr>
          <w:p w14:paraId="1EDFD34B" w14:textId="77777777" w:rsidR="00E01C3A" w:rsidRDefault="00CC3326">
            <w:r>
              <w:rPr>
                <w:sz w:val="20"/>
                <w:szCs w:val="20"/>
              </w:rPr>
              <w:t>Instrumento de ensaio</w:t>
            </w:r>
          </w:p>
        </w:tc>
        <w:tc>
          <w:tcPr>
            <w:tcW w:w="4221" w:type="dxa"/>
            <w:tcMar>
              <w:top w:w="70" w:type="dxa"/>
              <w:left w:w="90" w:type="dxa"/>
              <w:bottom w:w="70" w:type="dxa"/>
              <w:right w:w="90" w:type="dxa"/>
            </w:tcMar>
          </w:tcPr>
          <w:p w14:paraId="0BB9A89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1AC4E902" w14:textId="77777777">
        <w:tc>
          <w:tcPr>
            <w:tcW w:w="2650" w:type="dxa"/>
            <w:tcMar>
              <w:top w:w="70" w:type="dxa"/>
              <w:left w:w="90" w:type="dxa"/>
              <w:bottom w:w="70" w:type="dxa"/>
              <w:right w:w="90" w:type="dxa"/>
            </w:tcMar>
          </w:tcPr>
          <w:p w14:paraId="4B7A5387"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E337FD" w14:textId="77777777" w:rsidR="00E01C3A" w:rsidRDefault="00CC3326">
            <w:r>
              <w:rPr>
                <w:sz w:val="20"/>
                <w:szCs w:val="20"/>
              </w:rPr>
              <w:t>Instrumento de ensaio</w:t>
            </w:r>
          </w:p>
        </w:tc>
        <w:tc>
          <w:tcPr>
            <w:tcW w:w="4221" w:type="dxa"/>
            <w:tcMar>
              <w:top w:w="70" w:type="dxa"/>
              <w:left w:w="90" w:type="dxa"/>
              <w:bottom w:w="70" w:type="dxa"/>
              <w:right w:w="90" w:type="dxa"/>
            </w:tcMar>
          </w:tcPr>
          <w:p w14:paraId="5DE7A57F" w14:textId="77777777" w:rsidR="00E01C3A" w:rsidRDefault="00CC3326">
            <w:r>
              <w:rPr>
                <w:sz w:val="20"/>
                <w:szCs w:val="20"/>
              </w:rPr>
              <w:t>Não se aplica</w:t>
            </w:r>
          </w:p>
        </w:tc>
      </w:tr>
    </w:tbl>
    <w:p w14:paraId="0F2BAC79" w14:textId="77777777" w:rsidR="00E01C3A" w:rsidRDefault="00CC3326">
      <w:pPr>
        <w:spacing w:before="130" w:after="260"/>
        <w:rPr>
          <w:lang w:val="pt-BR"/>
        </w:rPr>
      </w:pPr>
      <w:r>
        <w:rPr>
          <w:sz w:val="20"/>
          <w:szCs w:val="20"/>
          <w:lang w:val="pt-BR"/>
        </w:rPr>
        <w:t>Fonte: Elaborado pelos autores (2026).</w:t>
      </w:r>
    </w:p>
    <w:p w14:paraId="19846105"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068AC61A"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14DE7949"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5DFB4F2"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22D701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20AF22C3" w14:textId="77777777">
        <w:trPr>
          <w:tblHeader/>
        </w:trPr>
        <w:tc>
          <w:tcPr>
            <w:tcW w:w="2150" w:type="dxa"/>
            <w:shd w:val="clear" w:color="auto" w:fill="EDEDED"/>
            <w:tcMar>
              <w:top w:w="70" w:type="dxa"/>
              <w:left w:w="90" w:type="dxa"/>
              <w:bottom w:w="70" w:type="dxa"/>
              <w:right w:w="90" w:type="dxa"/>
            </w:tcMar>
          </w:tcPr>
          <w:p w14:paraId="0431394F"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6F704C36"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42289C8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B09592F" w14:textId="77777777" w:rsidR="00E01C3A" w:rsidRPr="00CE1B46" w:rsidRDefault="00CC3326">
            <w:pPr>
              <w:rPr>
                <w:lang w:val="pt-BR"/>
              </w:rPr>
            </w:pPr>
            <w:r>
              <w:rPr>
                <w:b/>
                <w:bCs/>
                <w:sz w:val="20"/>
                <w:szCs w:val="20"/>
                <w:lang w:val="pt-BR"/>
              </w:rPr>
              <w:t>Situação hoje em São Paulo</w:t>
            </w:r>
          </w:p>
        </w:tc>
      </w:tr>
      <w:tr w:rsidR="00E01C3A" w:rsidRPr="00CE1B46" w14:paraId="31B9A88C" w14:textId="77777777">
        <w:tc>
          <w:tcPr>
            <w:tcW w:w="2150" w:type="dxa"/>
            <w:tcMar>
              <w:top w:w="70" w:type="dxa"/>
              <w:left w:w="90" w:type="dxa"/>
              <w:bottom w:w="70" w:type="dxa"/>
              <w:right w:w="90" w:type="dxa"/>
            </w:tcMar>
          </w:tcPr>
          <w:p w14:paraId="79D55FA3"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09C2F764"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995E85"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71CBC7B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77147227" w14:textId="77777777">
        <w:tc>
          <w:tcPr>
            <w:tcW w:w="2150" w:type="dxa"/>
            <w:tcMar>
              <w:top w:w="70" w:type="dxa"/>
              <w:left w:w="90" w:type="dxa"/>
              <w:bottom w:w="70" w:type="dxa"/>
              <w:right w:w="90" w:type="dxa"/>
            </w:tcMar>
          </w:tcPr>
          <w:p w14:paraId="3A83E072"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0464A3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39AAAF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6F9D0D4F" w14:textId="77777777" w:rsidR="00E01C3A" w:rsidRPr="00CE1B46" w:rsidRDefault="00CC3326">
            <w:pPr>
              <w:rPr>
                <w:lang w:val="pt-BR"/>
              </w:rPr>
            </w:pPr>
            <w:r>
              <w:rPr>
                <w:sz w:val="20"/>
                <w:szCs w:val="20"/>
                <w:lang w:val="pt-BR"/>
              </w:rPr>
              <w:t>Inexistente. É objeto deste trabalho</w:t>
            </w:r>
          </w:p>
        </w:tc>
      </w:tr>
      <w:tr w:rsidR="00E01C3A" w:rsidRPr="00CE1B46" w14:paraId="750D0EF1" w14:textId="77777777">
        <w:tc>
          <w:tcPr>
            <w:tcW w:w="2150" w:type="dxa"/>
            <w:tcMar>
              <w:top w:w="70" w:type="dxa"/>
              <w:left w:w="90" w:type="dxa"/>
              <w:bottom w:w="70" w:type="dxa"/>
              <w:right w:w="90" w:type="dxa"/>
            </w:tcMar>
          </w:tcPr>
          <w:p w14:paraId="666C361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0639D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689CD643" w14:textId="77777777" w:rsidR="00E01C3A" w:rsidRDefault="00CC3326">
            <w:r>
              <w:rPr>
                <w:sz w:val="20"/>
                <w:szCs w:val="20"/>
              </w:rPr>
              <w:t>O mesmo módulo</w:t>
            </w:r>
          </w:p>
        </w:tc>
        <w:tc>
          <w:tcPr>
            <w:tcW w:w="2321" w:type="dxa"/>
            <w:tcMar>
              <w:top w:w="70" w:type="dxa"/>
              <w:left w:w="90" w:type="dxa"/>
              <w:bottom w:w="70" w:type="dxa"/>
              <w:right w:w="90" w:type="dxa"/>
            </w:tcMar>
          </w:tcPr>
          <w:p w14:paraId="63D4C817" w14:textId="77777777" w:rsidR="00E01C3A" w:rsidRPr="00CE1B46" w:rsidRDefault="00CC3326">
            <w:pPr>
              <w:rPr>
                <w:lang w:val="pt-BR"/>
              </w:rPr>
            </w:pPr>
            <w:r>
              <w:rPr>
                <w:sz w:val="20"/>
                <w:szCs w:val="20"/>
                <w:lang w:val="pt-BR"/>
              </w:rPr>
              <w:t>Inexistente. É objeto deste trabalho</w:t>
            </w:r>
          </w:p>
        </w:tc>
      </w:tr>
      <w:tr w:rsidR="00E01C3A" w:rsidRPr="00CE1B46" w14:paraId="63925D2B" w14:textId="77777777">
        <w:tc>
          <w:tcPr>
            <w:tcW w:w="2150" w:type="dxa"/>
            <w:tcMar>
              <w:top w:w="70" w:type="dxa"/>
              <w:left w:w="90" w:type="dxa"/>
              <w:bottom w:w="70" w:type="dxa"/>
              <w:right w:w="90" w:type="dxa"/>
            </w:tcMar>
          </w:tcPr>
          <w:p w14:paraId="110325AB"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0C8DD2C" w14:textId="77777777" w:rsidR="00E01C3A" w:rsidRDefault="00CC3326">
            <w:r>
              <w:rPr>
                <w:sz w:val="20"/>
                <w:szCs w:val="20"/>
              </w:rPr>
              <w:t>Banco relacional de 4.7.1</w:t>
            </w:r>
          </w:p>
        </w:tc>
        <w:tc>
          <w:tcPr>
            <w:tcW w:w="2400" w:type="dxa"/>
            <w:tcMar>
              <w:top w:w="70" w:type="dxa"/>
              <w:left w:w="90" w:type="dxa"/>
              <w:bottom w:w="70" w:type="dxa"/>
              <w:right w:w="90" w:type="dxa"/>
            </w:tcMar>
          </w:tcPr>
          <w:p w14:paraId="74D9C8D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61FA8A23" w14:textId="77777777" w:rsidR="00E01C3A" w:rsidRPr="00CE1B46" w:rsidRDefault="00CC3326">
            <w:pPr>
              <w:rPr>
                <w:lang w:val="pt-BR"/>
              </w:rPr>
            </w:pPr>
            <w:r>
              <w:rPr>
                <w:sz w:val="20"/>
                <w:szCs w:val="20"/>
                <w:lang w:val="pt-BR"/>
              </w:rPr>
              <w:t>Inexistente. É objeto deste trabalho</w:t>
            </w:r>
          </w:p>
        </w:tc>
      </w:tr>
      <w:tr w:rsidR="00E01C3A" w:rsidRPr="00CE1B46" w14:paraId="7387DD52" w14:textId="77777777">
        <w:tc>
          <w:tcPr>
            <w:tcW w:w="2150" w:type="dxa"/>
            <w:tcMar>
              <w:top w:w="70" w:type="dxa"/>
              <w:left w:w="90" w:type="dxa"/>
              <w:bottom w:w="70" w:type="dxa"/>
              <w:right w:w="90" w:type="dxa"/>
            </w:tcMar>
          </w:tcPr>
          <w:p w14:paraId="010D2F83"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1E475DA"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648A0E0D"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F49F6A5" w14:textId="77777777" w:rsidR="00E01C3A" w:rsidRPr="00CE1B46" w:rsidRDefault="00CC3326">
            <w:pPr>
              <w:rPr>
                <w:lang w:val="pt-BR"/>
              </w:rPr>
            </w:pPr>
            <w:r>
              <w:rPr>
                <w:sz w:val="20"/>
                <w:szCs w:val="20"/>
                <w:lang w:val="pt-BR"/>
              </w:rPr>
              <w:t>Contratado. Caderno de Encargos, cláusulas 7.1 e 17</w:t>
            </w:r>
          </w:p>
        </w:tc>
      </w:tr>
      <w:tr w:rsidR="00E01C3A" w14:paraId="13F4A1FC" w14:textId="77777777">
        <w:tc>
          <w:tcPr>
            <w:tcW w:w="2150" w:type="dxa"/>
            <w:tcMar>
              <w:top w:w="70" w:type="dxa"/>
              <w:left w:w="90" w:type="dxa"/>
              <w:bottom w:w="70" w:type="dxa"/>
              <w:right w:w="90" w:type="dxa"/>
            </w:tcMar>
          </w:tcPr>
          <w:p w14:paraId="3E429AA2"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C331ED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0328D05"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E58E922" w14:textId="77777777" w:rsidR="00E01C3A" w:rsidRDefault="00CC3326">
            <w:r>
              <w:rPr>
                <w:sz w:val="20"/>
                <w:szCs w:val="20"/>
              </w:rPr>
              <w:t>Contratado. Cláusula 7.1</w:t>
            </w:r>
          </w:p>
        </w:tc>
      </w:tr>
      <w:tr w:rsidR="00E01C3A" w14:paraId="63A78BE5" w14:textId="77777777">
        <w:tc>
          <w:tcPr>
            <w:tcW w:w="2150" w:type="dxa"/>
            <w:tcMar>
              <w:top w:w="70" w:type="dxa"/>
              <w:left w:w="90" w:type="dxa"/>
              <w:bottom w:w="70" w:type="dxa"/>
              <w:right w:w="90" w:type="dxa"/>
            </w:tcMar>
          </w:tcPr>
          <w:p w14:paraId="2AF6F1DA"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5EA8FF9A"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146294C2"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4F199D7" w14:textId="77777777" w:rsidR="00E01C3A" w:rsidRDefault="00CC3326">
            <w:r>
              <w:rPr>
                <w:sz w:val="20"/>
                <w:szCs w:val="20"/>
              </w:rPr>
              <w:t>Contratado. Caderno de Encargos, itens 13 e 13.3; cadastro publicado no GeoSampa</w:t>
            </w:r>
          </w:p>
        </w:tc>
      </w:tr>
      <w:tr w:rsidR="00E01C3A" w:rsidRPr="00CE1B46" w14:paraId="1072E1D2" w14:textId="77777777">
        <w:tc>
          <w:tcPr>
            <w:tcW w:w="2150" w:type="dxa"/>
            <w:tcMar>
              <w:top w:w="70" w:type="dxa"/>
              <w:left w:w="90" w:type="dxa"/>
              <w:bottom w:w="70" w:type="dxa"/>
              <w:right w:w="90" w:type="dxa"/>
            </w:tcMar>
          </w:tcPr>
          <w:p w14:paraId="2DAEB246"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21F9F85B"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DB97522"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ECF4410" w14:textId="77777777" w:rsidR="00E01C3A" w:rsidRPr="00CE1B46" w:rsidRDefault="00CC3326">
            <w:pPr>
              <w:rPr>
                <w:lang w:val="pt-BR"/>
              </w:rPr>
            </w:pPr>
            <w:r>
              <w:rPr>
                <w:sz w:val="20"/>
                <w:szCs w:val="20"/>
                <w:lang w:val="pt-BR"/>
              </w:rPr>
              <w:t>Contratado. Cláusula 6.2.1.B; tomada de sete contatos no padrão ANSI C136.41</w:t>
            </w:r>
          </w:p>
        </w:tc>
      </w:tr>
      <w:tr w:rsidR="00E01C3A" w14:paraId="3625F6E1" w14:textId="77777777">
        <w:tc>
          <w:tcPr>
            <w:tcW w:w="2150" w:type="dxa"/>
            <w:tcMar>
              <w:top w:w="70" w:type="dxa"/>
              <w:left w:w="90" w:type="dxa"/>
              <w:bottom w:w="70" w:type="dxa"/>
              <w:right w:w="90" w:type="dxa"/>
            </w:tcMar>
          </w:tcPr>
          <w:p w14:paraId="224DFE1F"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251AB405"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C78E59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150D3138" w14:textId="77777777" w:rsidR="00E01C3A" w:rsidRDefault="00CC3326">
            <w:r>
              <w:rPr>
                <w:sz w:val="20"/>
                <w:szCs w:val="20"/>
              </w:rPr>
              <w:t>Certificação compulsória desde 2022</w:t>
            </w:r>
          </w:p>
        </w:tc>
      </w:tr>
      <w:tr w:rsidR="00E01C3A" w:rsidRPr="00CE1B46" w14:paraId="537EDFBE" w14:textId="77777777">
        <w:tc>
          <w:tcPr>
            <w:tcW w:w="2150" w:type="dxa"/>
            <w:tcMar>
              <w:top w:w="70" w:type="dxa"/>
              <w:left w:w="90" w:type="dxa"/>
              <w:bottom w:w="70" w:type="dxa"/>
              <w:right w:w="90" w:type="dxa"/>
            </w:tcMar>
          </w:tcPr>
          <w:p w14:paraId="697CDECB"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767BEF67"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0B9C4492"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4FF5C26" w14:textId="77777777" w:rsidR="00E01C3A" w:rsidRPr="00CE1B46" w:rsidRDefault="00CC3326">
            <w:pPr>
              <w:rPr>
                <w:lang w:val="pt-BR"/>
              </w:rPr>
            </w:pPr>
            <w:r>
              <w:rPr>
                <w:sz w:val="20"/>
                <w:szCs w:val="20"/>
                <w:lang w:val="pt-BR"/>
              </w:rPr>
              <w:t>Em operação; a medição é regulada metrologicamente</w:t>
            </w:r>
          </w:p>
        </w:tc>
      </w:tr>
    </w:tbl>
    <w:p w14:paraId="455A4FDE"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34B6DB4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6080923"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D5380B2" w14:textId="77777777" w:rsidR="00E01C3A" w:rsidRDefault="00CC3326">
      <w:pPr>
        <w:pStyle w:val="Heading2"/>
        <w:spacing w:before="360" w:after="240" w:line="360" w:lineRule="auto"/>
        <w:rPr>
          <w:lang w:val="pt-BR"/>
        </w:rPr>
      </w:pPr>
      <w:bookmarkStart w:id="28" w:name="_Toc241779679"/>
      <w:r>
        <w:rPr>
          <w:lang w:val="pt-BR"/>
        </w:rPr>
        <w:lastRenderedPageBreak/>
        <w:t>3.4 O nó de demonstração</w:t>
      </w:r>
      <w:bookmarkEnd w:id="28"/>
    </w:p>
    <w:p w14:paraId="677D059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424CD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4C4938E" w14:textId="77777777">
        <w:trPr>
          <w:tblHeader/>
        </w:trPr>
        <w:tc>
          <w:tcPr>
            <w:tcW w:w="2100" w:type="dxa"/>
            <w:shd w:val="clear" w:color="auto" w:fill="EDEDED"/>
            <w:tcMar>
              <w:top w:w="70" w:type="dxa"/>
              <w:left w:w="90" w:type="dxa"/>
              <w:bottom w:w="70" w:type="dxa"/>
              <w:right w:w="90" w:type="dxa"/>
            </w:tcMar>
          </w:tcPr>
          <w:p w14:paraId="18BDEE79"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7261B0"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41A6C96" w14:textId="77777777" w:rsidR="006B1E66" w:rsidRDefault="00CC3326">
            <w:r>
              <w:rPr>
                <w:b/>
                <w:bCs/>
                <w:sz w:val="20"/>
                <w:szCs w:val="20"/>
              </w:rPr>
              <w:t>Especificação adotada</w:t>
            </w:r>
          </w:p>
        </w:tc>
      </w:tr>
      <w:tr w:rsidR="006B1E66" w:rsidRPr="00CE1B46" w14:paraId="250483F6" w14:textId="77777777">
        <w:tc>
          <w:tcPr>
            <w:tcW w:w="2100" w:type="dxa"/>
            <w:tcMar>
              <w:top w:w="70" w:type="dxa"/>
              <w:left w:w="90" w:type="dxa"/>
              <w:bottom w:w="70" w:type="dxa"/>
              <w:right w:w="90" w:type="dxa"/>
            </w:tcMar>
          </w:tcPr>
          <w:p w14:paraId="445D78F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0F769E9"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3EA6EDFB"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1798DB44" w14:textId="77777777">
        <w:tc>
          <w:tcPr>
            <w:tcW w:w="2100" w:type="dxa"/>
            <w:tcMar>
              <w:top w:w="70" w:type="dxa"/>
              <w:left w:w="90" w:type="dxa"/>
              <w:bottom w:w="70" w:type="dxa"/>
              <w:right w:w="90" w:type="dxa"/>
            </w:tcMar>
          </w:tcPr>
          <w:p w14:paraId="39473CAC"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7CEF772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09BC4B13"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FB8BA1F" w14:textId="77777777">
        <w:tc>
          <w:tcPr>
            <w:tcW w:w="2100" w:type="dxa"/>
            <w:tcMar>
              <w:top w:w="70" w:type="dxa"/>
              <w:left w:w="90" w:type="dxa"/>
              <w:bottom w:w="70" w:type="dxa"/>
              <w:right w:w="90" w:type="dxa"/>
            </w:tcMar>
          </w:tcPr>
          <w:p w14:paraId="5E207E7E"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1FA189DB"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1332677C"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5163D191" w14:textId="77777777">
        <w:tc>
          <w:tcPr>
            <w:tcW w:w="2100" w:type="dxa"/>
            <w:tcMar>
              <w:top w:w="70" w:type="dxa"/>
              <w:left w:w="90" w:type="dxa"/>
              <w:bottom w:w="70" w:type="dxa"/>
              <w:right w:w="90" w:type="dxa"/>
            </w:tcMar>
          </w:tcPr>
          <w:p w14:paraId="3CC8E1F9"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0191D578"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2B6FF0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24D368AC" w14:textId="77777777">
        <w:tc>
          <w:tcPr>
            <w:tcW w:w="2100" w:type="dxa"/>
            <w:tcMar>
              <w:top w:w="70" w:type="dxa"/>
              <w:left w:w="90" w:type="dxa"/>
              <w:bottom w:w="70" w:type="dxa"/>
              <w:right w:w="90" w:type="dxa"/>
            </w:tcMar>
          </w:tcPr>
          <w:p w14:paraId="7D6B9B49" w14:textId="77777777" w:rsidR="006B1E66" w:rsidRDefault="00CC3326">
            <w:r>
              <w:rPr>
                <w:sz w:val="20"/>
                <w:szCs w:val="20"/>
              </w:rPr>
              <w:t>Fonte de 12 V</w:t>
            </w:r>
          </w:p>
        </w:tc>
        <w:tc>
          <w:tcPr>
            <w:tcW w:w="3200" w:type="dxa"/>
            <w:tcMar>
              <w:top w:w="70" w:type="dxa"/>
              <w:left w:w="90" w:type="dxa"/>
              <w:bottom w:w="70" w:type="dxa"/>
              <w:right w:w="90" w:type="dxa"/>
            </w:tcMar>
          </w:tcPr>
          <w:p w14:paraId="24314A24"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11F5FC0E"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24966C99" w14:textId="77777777">
        <w:tc>
          <w:tcPr>
            <w:tcW w:w="2100" w:type="dxa"/>
            <w:tcMar>
              <w:top w:w="70" w:type="dxa"/>
              <w:left w:w="90" w:type="dxa"/>
              <w:bottom w:w="70" w:type="dxa"/>
              <w:right w:w="90" w:type="dxa"/>
            </w:tcMar>
          </w:tcPr>
          <w:p w14:paraId="5D63622E" w14:textId="77777777" w:rsidR="006B1E66" w:rsidRDefault="00CC3326">
            <w:r>
              <w:rPr>
                <w:sz w:val="20"/>
                <w:szCs w:val="20"/>
              </w:rPr>
              <w:t>Anteparo de bancada</w:t>
            </w:r>
          </w:p>
        </w:tc>
        <w:tc>
          <w:tcPr>
            <w:tcW w:w="3200" w:type="dxa"/>
            <w:tcMar>
              <w:top w:w="70" w:type="dxa"/>
              <w:left w:w="90" w:type="dxa"/>
              <w:bottom w:w="70" w:type="dxa"/>
              <w:right w:w="90" w:type="dxa"/>
            </w:tcMar>
          </w:tcPr>
          <w:p w14:paraId="48BA546E"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F45D202"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39D0E334" w14:textId="77777777" w:rsidR="006B1E66" w:rsidRPr="000F5B8B" w:rsidRDefault="00CC3326">
      <w:pPr>
        <w:spacing w:before="130" w:after="260"/>
        <w:rPr>
          <w:lang w:val="pt-BR"/>
        </w:rPr>
      </w:pPr>
      <w:r>
        <w:rPr>
          <w:sz w:val="20"/>
          <w:szCs w:val="20"/>
          <w:lang w:val="pt-BR"/>
        </w:rPr>
        <w:t>Fonte: Elaborado pelos autores (2026).</w:t>
      </w:r>
    </w:p>
    <w:p w14:paraId="1DA90F85"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79C51BAF"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19C3F586" w14:textId="77777777" w:rsidR="00E01C3A" w:rsidRDefault="00CC3326">
      <w:pPr>
        <w:pStyle w:val="Heading3"/>
        <w:spacing w:before="320" w:after="200" w:line="360" w:lineRule="auto"/>
        <w:rPr>
          <w:lang w:val="pt-BR"/>
        </w:rPr>
      </w:pPr>
      <w:bookmarkStart w:id="29" w:name="_Toc241779680"/>
      <w:r>
        <w:rPr>
          <w:lang w:val="pt-BR"/>
        </w:rPr>
        <w:t>3.4.1 Critérios de seleção e alternativas preteridas</w:t>
      </w:r>
      <w:bookmarkEnd w:id="29"/>
    </w:p>
    <w:p w14:paraId="0DAECD5B"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608CDF7"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53A735CD" w14:textId="77777777">
        <w:trPr>
          <w:tblHeader/>
        </w:trPr>
        <w:tc>
          <w:tcPr>
            <w:tcW w:w="1450" w:type="dxa"/>
            <w:shd w:val="clear" w:color="auto" w:fill="EDEDED"/>
            <w:tcMar>
              <w:top w:w="60" w:type="dxa"/>
              <w:left w:w="80" w:type="dxa"/>
              <w:bottom w:w="60" w:type="dxa"/>
              <w:right w:w="80" w:type="dxa"/>
            </w:tcMar>
          </w:tcPr>
          <w:p w14:paraId="1AD22F29"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0C67F4BD"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0B24BD0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1B7431CD" w14:textId="77777777" w:rsidR="006B1E66" w:rsidRDefault="00CC3326">
            <w:r>
              <w:rPr>
                <w:b/>
                <w:bCs/>
                <w:sz w:val="20"/>
                <w:szCs w:val="20"/>
              </w:rPr>
              <w:t>Razão determinante da escolha</w:t>
            </w:r>
          </w:p>
        </w:tc>
      </w:tr>
      <w:tr w:rsidR="006B1E66" w:rsidRPr="00CE1B46" w14:paraId="246127E7" w14:textId="77777777">
        <w:tc>
          <w:tcPr>
            <w:tcW w:w="1450" w:type="dxa"/>
            <w:tcMar>
              <w:top w:w="60" w:type="dxa"/>
              <w:left w:w="80" w:type="dxa"/>
              <w:bottom w:w="60" w:type="dxa"/>
              <w:right w:w="80" w:type="dxa"/>
            </w:tcMar>
          </w:tcPr>
          <w:p w14:paraId="50C7D961"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DEB4B43" w14:textId="77777777" w:rsidR="006B1E66" w:rsidRDefault="00CC3326">
            <w:r>
              <w:rPr>
                <w:sz w:val="20"/>
                <w:szCs w:val="20"/>
              </w:rPr>
              <w:t>ESP32</w:t>
            </w:r>
          </w:p>
        </w:tc>
        <w:tc>
          <w:tcPr>
            <w:tcW w:w="1950" w:type="dxa"/>
            <w:tcMar>
              <w:top w:w="60" w:type="dxa"/>
              <w:left w:w="80" w:type="dxa"/>
              <w:bottom w:w="60" w:type="dxa"/>
              <w:right w:w="80" w:type="dxa"/>
            </w:tcMar>
          </w:tcPr>
          <w:p w14:paraId="66B307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7D403C95"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7E23B53E" w14:textId="77777777">
        <w:tc>
          <w:tcPr>
            <w:tcW w:w="1450" w:type="dxa"/>
            <w:tcMar>
              <w:top w:w="60" w:type="dxa"/>
              <w:left w:w="80" w:type="dxa"/>
              <w:bottom w:w="60" w:type="dxa"/>
              <w:right w:w="80" w:type="dxa"/>
            </w:tcMar>
          </w:tcPr>
          <w:p w14:paraId="3E44817D"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65287791"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C7FE9BD"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236DF5D"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D7CFAB9" w14:textId="77777777">
        <w:tc>
          <w:tcPr>
            <w:tcW w:w="1450" w:type="dxa"/>
            <w:tcMar>
              <w:top w:w="60" w:type="dxa"/>
              <w:left w:w="80" w:type="dxa"/>
              <w:bottom w:w="60" w:type="dxa"/>
              <w:right w:w="80" w:type="dxa"/>
            </w:tcMar>
          </w:tcPr>
          <w:p w14:paraId="3AED1026" w14:textId="77777777" w:rsidR="006B1E66" w:rsidRDefault="00CC3326">
            <w:r>
              <w:rPr>
                <w:sz w:val="20"/>
                <w:szCs w:val="20"/>
              </w:rPr>
              <w:t>Fonte de luz</w:t>
            </w:r>
          </w:p>
        </w:tc>
        <w:tc>
          <w:tcPr>
            <w:tcW w:w="1750" w:type="dxa"/>
            <w:tcMar>
              <w:top w:w="60" w:type="dxa"/>
              <w:left w:w="80" w:type="dxa"/>
              <w:bottom w:w="60" w:type="dxa"/>
              <w:right w:w="80" w:type="dxa"/>
            </w:tcMar>
          </w:tcPr>
          <w:p w14:paraId="339148C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67A13B34"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2F6915FB"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4F46243C" w14:textId="77777777">
        <w:tc>
          <w:tcPr>
            <w:tcW w:w="1450" w:type="dxa"/>
            <w:tcMar>
              <w:top w:w="60" w:type="dxa"/>
              <w:left w:w="80" w:type="dxa"/>
              <w:bottom w:w="60" w:type="dxa"/>
              <w:right w:w="80" w:type="dxa"/>
            </w:tcMar>
          </w:tcPr>
          <w:p w14:paraId="6EAB826A" w14:textId="77777777" w:rsidR="006B1E66" w:rsidRDefault="00CC3326">
            <w:r>
              <w:rPr>
                <w:sz w:val="20"/>
                <w:szCs w:val="20"/>
              </w:rPr>
              <w:t>Medição da iluminância</w:t>
            </w:r>
          </w:p>
        </w:tc>
        <w:tc>
          <w:tcPr>
            <w:tcW w:w="1750" w:type="dxa"/>
            <w:tcMar>
              <w:top w:w="60" w:type="dxa"/>
              <w:left w:w="80" w:type="dxa"/>
              <w:bottom w:w="60" w:type="dxa"/>
              <w:right w:w="80" w:type="dxa"/>
            </w:tcMar>
          </w:tcPr>
          <w:p w14:paraId="44B71C69"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FC9C462"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A7FAE15"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144F78B2" w14:textId="77777777">
        <w:tc>
          <w:tcPr>
            <w:tcW w:w="1450" w:type="dxa"/>
            <w:tcMar>
              <w:top w:w="60" w:type="dxa"/>
              <w:left w:w="80" w:type="dxa"/>
              <w:bottom w:w="60" w:type="dxa"/>
              <w:right w:w="80" w:type="dxa"/>
            </w:tcMar>
          </w:tcPr>
          <w:p w14:paraId="50E8EC03" w14:textId="77777777" w:rsidR="006B1E66" w:rsidRDefault="00CC3326">
            <w:r>
              <w:rPr>
                <w:sz w:val="20"/>
                <w:szCs w:val="20"/>
              </w:rPr>
              <w:t>Transporte da mensagem</w:t>
            </w:r>
          </w:p>
        </w:tc>
        <w:tc>
          <w:tcPr>
            <w:tcW w:w="1750" w:type="dxa"/>
            <w:tcMar>
              <w:top w:w="60" w:type="dxa"/>
              <w:left w:w="80" w:type="dxa"/>
              <w:bottom w:w="60" w:type="dxa"/>
              <w:right w:w="80" w:type="dxa"/>
            </w:tcMar>
          </w:tcPr>
          <w:p w14:paraId="12B2FD3E"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A9F84E" w14:textId="77777777" w:rsidR="006B1E66" w:rsidRDefault="00CC3326">
            <w:r>
              <w:rPr>
                <w:sz w:val="20"/>
                <w:szCs w:val="20"/>
              </w:rPr>
              <w:t>LoRaWAN; NB-IoT; Zigbee</w:t>
            </w:r>
          </w:p>
        </w:tc>
        <w:tc>
          <w:tcPr>
            <w:tcW w:w="3921" w:type="dxa"/>
            <w:tcMar>
              <w:top w:w="60" w:type="dxa"/>
              <w:left w:w="80" w:type="dxa"/>
              <w:bottom w:w="60" w:type="dxa"/>
              <w:right w:w="80" w:type="dxa"/>
            </w:tcMar>
          </w:tcPr>
          <w:p w14:paraId="4EA7BECC"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7D5FD4F" w14:textId="77777777" w:rsidR="006B1E66" w:rsidRPr="000F5B8B" w:rsidRDefault="00CC3326">
      <w:pPr>
        <w:spacing w:before="130" w:after="260"/>
        <w:rPr>
          <w:lang w:val="pt-BR"/>
        </w:rPr>
      </w:pPr>
      <w:r>
        <w:rPr>
          <w:sz w:val="20"/>
          <w:szCs w:val="20"/>
          <w:lang w:val="pt-BR"/>
        </w:rPr>
        <w:lastRenderedPageBreak/>
        <w:t>Fonte: Elaborado pelos autores (2026).</w:t>
      </w:r>
    </w:p>
    <w:p w14:paraId="7763A5D3"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4DD7F9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0074D273" w14:textId="77777777" w:rsidR="00E01C3A" w:rsidRDefault="00CC3326">
      <w:pPr>
        <w:pStyle w:val="Heading3"/>
        <w:spacing w:before="320" w:after="200" w:line="360" w:lineRule="auto"/>
        <w:rPr>
          <w:lang w:val="pt-BR"/>
        </w:rPr>
      </w:pPr>
      <w:bookmarkStart w:id="30" w:name="_Toc241779681"/>
      <w:r>
        <w:rPr>
          <w:lang w:val="pt-BR"/>
        </w:rPr>
        <w:t>3.4.2 Dimensionamento fotométrico da bancada</w:t>
      </w:r>
      <w:bookmarkEnd w:id="30"/>
    </w:p>
    <w:p w14:paraId="1CBA2C4B"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2D41FAA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5739FA53"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66452AF0"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068D2730"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025026C"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6DAECF5"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7B9C4908" w14:textId="77777777">
        <w:trPr>
          <w:tblHeader/>
        </w:trPr>
        <w:tc>
          <w:tcPr>
            <w:tcW w:w="1700" w:type="dxa"/>
            <w:shd w:val="clear" w:color="auto" w:fill="EDEDED"/>
            <w:tcMar>
              <w:top w:w="70" w:type="dxa"/>
              <w:left w:w="90" w:type="dxa"/>
              <w:bottom w:w="70" w:type="dxa"/>
              <w:right w:w="90" w:type="dxa"/>
            </w:tcMar>
          </w:tcPr>
          <w:p w14:paraId="27C1596F"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3F90B66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2DB2D81A"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41191DE2" w14:textId="77777777" w:rsidR="006B1E66" w:rsidRDefault="00CC3326">
            <w:r>
              <w:rPr>
                <w:b/>
                <w:bCs/>
                <w:sz w:val="20"/>
                <w:szCs w:val="20"/>
              </w:rPr>
              <w:t>Observação</w:t>
            </w:r>
          </w:p>
        </w:tc>
      </w:tr>
      <w:tr w:rsidR="006B1E66" w:rsidRPr="00CE1B46" w14:paraId="7345AA28" w14:textId="77777777">
        <w:tc>
          <w:tcPr>
            <w:tcW w:w="1700" w:type="dxa"/>
            <w:tcMar>
              <w:top w:w="70" w:type="dxa"/>
              <w:left w:w="90" w:type="dxa"/>
              <w:bottom w:w="70" w:type="dxa"/>
              <w:right w:w="90" w:type="dxa"/>
            </w:tcMar>
          </w:tcPr>
          <w:p w14:paraId="35AAA142"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DF9236F"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9D15DF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00DFA3C"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6B4FD974" w14:textId="77777777">
        <w:tc>
          <w:tcPr>
            <w:tcW w:w="1700" w:type="dxa"/>
            <w:tcMar>
              <w:top w:w="70" w:type="dxa"/>
              <w:left w:w="90" w:type="dxa"/>
              <w:bottom w:w="70" w:type="dxa"/>
              <w:right w:w="90" w:type="dxa"/>
            </w:tcMar>
          </w:tcPr>
          <w:p w14:paraId="529DC2FB"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094DFA2B"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0F82F514" w14:textId="77777777" w:rsidR="006B1E66" w:rsidRDefault="00CC3326">
            <w:r>
              <w:rPr>
                <w:sz w:val="20"/>
                <w:szCs w:val="20"/>
              </w:rPr>
              <w:t>Classe P3, Tabela 7</w:t>
            </w:r>
          </w:p>
        </w:tc>
        <w:tc>
          <w:tcPr>
            <w:tcW w:w="2471" w:type="dxa"/>
            <w:tcMar>
              <w:top w:w="70" w:type="dxa"/>
              <w:left w:w="90" w:type="dxa"/>
              <w:bottom w:w="70" w:type="dxa"/>
              <w:right w:w="90" w:type="dxa"/>
            </w:tcMar>
          </w:tcPr>
          <w:p w14:paraId="2E00AF3F" w14:textId="77777777" w:rsidR="006B1E66" w:rsidRPr="000F5B8B" w:rsidRDefault="00CC3326">
            <w:pPr>
              <w:rPr>
                <w:lang w:val="pt-BR"/>
              </w:rPr>
            </w:pPr>
            <w:r>
              <w:rPr>
                <w:sz w:val="20"/>
                <w:szCs w:val="20"/>
                <w:lang w:val="pt-BR"/>
              </w:rPr>
              <w:t>Referência para o cálculo da taxa de variação</w:t>
            </w:r>
          </w:p>
        </w:tc>
      </w:tr>
      <w:tr w:rsidR="006B1E66" w:rsidRPr="00CE1B46" w14:paraId="1E5AA6A1" w14:textId="77777777">
        <w:tc>
          <w:tcPr>
            <w:tcW w:w="1700" w:type="dxa"/>
            <w:tcMar>
              <w:top w:w="70" w:type="dxa"/>
              <w:left w:w="90" w:type="dxa"/>
              <w:bottom w:w="70" w:type="dxa"/>
              <w:right w:w="90" w:type="dxa"/>
            </w:tcMar>
          </w:tcPr>
          <w:p w14:paraId="7156219C" w14:textId="77777777" w:rsidR="006B1E66" w:rsidRDefault="00CC3326">
            <w:r>
              <w:rPr>
                <w:sz w:val="20"/>
                <w:szCs w:val="20"/>
              </w:rPr>
              <w:t>Piso de atenuação</w:t>
            </w:r>
          </w:p>
        </w:tc>
        <w:tc>
          <w:tcPr>
            <w:tcW w:w="2500" w:type="dxa"/>
            <w:tcMar>
              <w:top w:w="70" w:type="dxa"/>
              <w:left w:w="90" w:type="dxa"/>
              <w:bottom w:w="70" w:type="dxa"/>
              <w:right w:w="90" w:type="dxa"/>
            </w:tcMar>
          </w:tcPr>
          <w:p w14:paraId="1054623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048E4A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57777F47" w14:textId="77777777" w:rsidR="006B1E66" w:rsidRPr="000F5B8B" w:rsidRDefault="00CC3326">
            <w:pPr>
              <w:rPr>
                <w:lang w:val="pt-BR"/>
              </w:rPr>
            </w:pPr>
            <w:r>
              <w:rPr>
                <w:sz w:val="20"/>
                <w:szCs w:val="20"/>
                <w:lang w:val="pt-BR"/>
              </w:rPr>
              <w:t>Limite inferior verificado antes de cada atuação</w:t>
            </w:r>
          </w:p>
        </w:tc>
      </w:tr>
      <w:tr w:rsidR="006B1E66" w:rsidRPr="00CE1B46" w14:paraId="754A8B7E" w14:textId="77777777">
        <w:tc>
          <w:tcPr>
            <w:tcW w:w="1700" w:type="dxa"/>
            <w:tcMar>
              <w:top w:w="70" w:type="dxa"/>
              <w:left w:w="90" w:type="dxa"/>
              <w:bottom w:w="70" w:type="dxa"/>
              <w:right w:w="90" w:type="dxa"/>
            </w:tcMar>
          </w:tcPr>
          <w:p w14:paraId="16B72E2E"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0C735D53" w14:textId="77777777" w:rsidR="006B1E66" w:rsidRDefault="00CC3326">
            <w:r>
              <w:rPr>
                <w:sz w:val="20"/>
                <w:szCs w:val="20"/>
              </w:rPr>
              <w:t>1 lux por minuto</w:t>
            </w:r>
          </w:p>
        </w:tc>
        <w:tc>
          <w:tcPr>
            <w:tcW w:w="2400" w:type="dxa"/>
            <w:tcMar>
              <w:top w:w="70" w:type="dxa"/>
              <w:left w:w="90" w:type="dxa"/>
              <w:bottom w:w="70" w:type="dxa"/>
              <w:right w:w="90" w:type="dxa"/>
            </w:tcMar>
          </w:tcPr>
          <w:p w14:paraId="40CFFEFC"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0675EE7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47D113FA" w14:textId="77777777">
        <w:tc>
          <w:tcPr>
            <w:tcW w:w="1700" w:type="dxa"/>
            <w:tcMar>
              <w:top w:w="70" w:type="dxa"/>
              <w:left w:w="90" w:type="dxa"/>
              <w:bottom w:w="70" w:type="dxa"/>
              <w:right w:w="90" w:type="dxa"/>
            </w:tcMar>
          </w:tcPr>
          <w:p w14:paraId="47D6646C"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06D7629F"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0FEF2A02" w14:textId="77777777" w:rsidR="006B1E66" w:rsidRDefault="00CC3326">
            <w:r>
              <w:rPr>
                <w:sz w:val="20"/>
                <w:szCs w:val="20"/>
              </w:rPr>
              <w:t>Não prescrito pela norma</w:t>
            </w:r>
          </w:p>
        </w:tc>
        <w:tc>
          <w:tcPr>
            <w:tcW w:w="2471" w:type="dxa"/>
            <w:tcMar>
              <w:top w:w="70" w:type="dxa"/>
              <w:left w:w="90" w:type="dxa"/>
              <w:bottom w:w="70" w:type="dxa"/>
              <w:right w:w="90" w:type="dxa"/>
            </w:tcMar>
          </w:tcPr>
          <w:p w14:paraId="652B43B3"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AF83184" w14:textId="77777777" w:rsidR="006B1E66" w:rsidRPr="000F5B8B" w:rsidRDefault="00CC3326">
      <w:pPr>
        <w:spacing w:before="130" w:after="260"/>
        <w:rPr>
          <w:lang w:val="pt-BR"/>
        </w:rPr>
      </w:pPr>
      <w:r>
        <w:rPr>
          <w:sz w:val="20"/>
          <w:szCs w:val="20"/>
          <w:lang w:val="pt-BR"/>
        </w:rPr>
        <w:t>Fonte: Elaborado pelos autores (2026).</w:t>
      </w:r>
    </w:p>
    <w:p w14:paraId="5E906AA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5591A87" w14:textId="77777777" w:rsidR="00E01C3A" w:rsidRDefault="00CC3326">
      <w:pPr>
        <w:pStyle w:val="Heading3"/>
        <w:spacing w:before="320" w:after="200" w:line="360" w:lineRule="auto"/>
        <w:rPr>
          <w:lang w:val="pt-BR"/>
        </w:rPr>
      </w:pPr>
      <w:bookmarkStart w:id="31" w:name="_Toc241779682"/>
      <w:r>
        <w:rPr>
          <w:lang w:val="pt-BR"/>
        </w:rPr>
        <w:t>3.4.3 Controle das condições de medição</w:t>
      </w:r>
      <w:bookmarkEnd w:id="31"/>
    </w:p>
    <w:p w14:paraId="265BA947"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2579C26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B242A22"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5713B15" w14:textId="77777777" w:rsidR="00E01C3A" w:rsidRDefault="00CC3326">
      <w:pPr>
        <w:pStyle w:val="Heading3"/>
        <w:spacing w:before="320" w:after="200" w:line="360" w:lineRule="auto"/>
        <w:rPr>
          <w:lang w:val="pt-BR"/>
        </w:rPr>
      </w:pPr>
      <w:bookmarkStart w:id="32" w:name="_Toc241779683"/>
      <w:r>
        <w:rPr>
          <w:lang w:val="pt-BR"/>
        </w:rPr>
        <w:t>3.4.4 Verificação da medição e incerteza declarada</w:t>
      </w:r>
      <w:bookmarkEnd w:id="32"/>
    </w:p>
    <w:p w14:paraId="23F4819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761BC249"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1F95B37"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2D07A5"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88B4DC3"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5332FF64"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667C791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503E586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02D304C0" w14:textId="77777777" w:rsidR="00E01C3A" w:rsidRDefault="00CC3326">
      <w:pPr>
        <w:pStyle w:val="Heading3"/>
        <w:spacing w:before="320" w:after="200" w:line="360" w:lineRule="auto"/>
        <w:rPr>
          <w:lang w:val="pt-BR"/>
        </w:rPr>
      </w:pPr>
      <w:bookmarkStart w:id="33" w:name="_Toc241779684"/>
      <w:r>
        <w:rPr>
          <w:lang w:val="pt-BR"/>
        </w:rPr>
        <w:t>3.4.5 Funções de diagnóstico do ponto de luz</w:t>
      </w:r>
      <w:bookmarkEnd w:id="33"/>
    </w:p>
    <w:p w14:paraId="7469E13C"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CF2B070"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256789F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10256576"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05B21C57"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1CF5D920"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1E9757D9" w14:textId="77777777" w:rsidR="00E01C3A" w:rsidRDefault="00CC3326">
      <w:pPr>
        <w:pStyle w:val="Heading2"/>
        <w:spacing w:before="360" w:after="240" w:line="360" w:lineRule="auto"/>
        <w:rPr>
          <w:lang w:val="pt-BR"/>
        </w:rPr>
      </w:pPr>
      <w:bookmarkStart w:id="34" w:name="_Toc241779685"/>
      <w:r>
        <w:rPr>
          <w:lang w:val="pt-BR"/>
        </w:rPr>
        <w:t>3.5 Dados urbanos e construção dos cenários</w:t>
      </w:r>
      <w:bookmarkEnd w:id="34"/>
    </w:p>
    <w:p w14:paraId="2F11F4A7" w14:textId="77777777" w:rsidR="00540256" w:rsidRDefault="002E4A9C">
      <w:pPr>
        <w:pStyle w:val="Heading3"/>
        <w:spacing w:before="320" w:after="200" w:line="360" w:lineRule="auto"/>
      </w:pPr>
      <w:bookmarkStart w:id="35" w:name="_Toc241779686"/>
      <w:r>
        <w:rPr>
          <w:lang w:val="pt-BR"/>
        </w:rPr>
        <w:t>3.5.1 Conjuntos de dados e suíte de cenários</w:t>
      </w:r>
      <w:bookmarkEnd w:id="35"/>
    </w:p>
    <w:p w14:paraId="5EE375D2"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72BDA3F"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48607E60"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38DCFA66"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07EE683"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6F5DDFB1"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7F5B7AAA" w14:textId="77777777" w:rsidR="00540256" w:rsidRDefault="002E4A9C">
      <w:pPr>
        <w:pStyle w:val="Heading3"/>
        <w:spacing w:before="320" w:after="200" w:line="360" w:lineRule="auto"/>
      </w:pPr>
      <w:bookmarkStart w:id="36" w:name="_Toc241779687"/>
      <w:r>
        <w:rPr>
          <w:lang w:val="pt-BR"/>
        </w:rPr>
        <w:t>3.5.2 Publicação por trecho e identificação espacial</w:t>
      </w:r>
      <w:bookmarkEnd w:id="36"/>
    </w:p>
    <w:p w14:paraId="737DC537"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3B03B9C1"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F9F4D0"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48317EEB"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2DDECF6B"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57C811BD"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ins w:id="30000" w:author="Vitor Oliveira" w:date="2026-10-01T23:00:00Z">
        <w:r>
          <w:rPr>
            <w:lang w:val="pt-BR"/>
          </w:rPr>
          <w:t xml:space="preserve">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ins>
    </w:p>
    <w:p w14:paraId="315D5FA5"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662B0A91"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1C413D69" w14:textId="77777777" w:rsidR="00E01C3A" w:rsidRDefault="00CC3326">
      <w:pPr>
        <w:pStyle w:val="Heading2"/>
        <w:spacing w:before="360" w:after="240" w:line="360" w:lineRule="auto"/>
        <w:rPr>
          <w:lang w:val="pt-BR"/>
        </w:rPr>
      </w:pPr>
      <w:bookmarkStart w:id="37" w:name="_Toc241779688"/>
      <w:r>
        <w:rPr>
          <w:lang w:val="pt-BR"/>
        </w:rPr>
        <w:t>3.6 Camada de previsão</w:t>
      </w:r>
      <w:bookmarkEnd w:id="37"/>
    </w:p>
    <w:p w14:paraId="0DDDABBB"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C11DC75"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24433ED6"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2CE5269"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03C689B"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2885A959"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2ABE872A"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A541139"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w:t>
      </w:r>
      <w:r>
        <w:rPr>
          <w:lang w:val="pt-BR"/>
        </w:rPr>
        <w:lastRenderedPageBreak/>
        <w:t>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3625B609" w14:textId="77777777" w:rsidR="00E01C3A" w:rsidRDefault="00CC3326">
      <w:pPr>
        <w:pStyle w:val="Heading2"/>
        <w:spacing w:before="360" w:after="240" w:line="360" w:lineRule="auto"/>
        <w:rPr>
          <w:lang w:val="pt-BR"/>
        </w:rPr>
      </w:pPr>
      <w:bookmarkStart w:id="38" w:name="_Toc241779689"/>
      <w:r>
        <w:rPr>
          <w:lang w:val="pt-BR"/>
        </w:rPr>
        <w:t>3.7 Mecanismo de decisão</w:t>
      </w:r>
      <w:bookmarkEnd w:id="38"/>
    </w:p>
    <w:p w14:paraId="5FC55A8C"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12FA08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DF58A23" w14:textId="77777777">
        <w:trPr>
          <w:tblHeader/>
        </w:trPr>
        <w:tc>
          <w:tcPr>
            <w:tcW w:w="2100" w:type="dxa"/>
            <w:shd w:val="clear" w:color="auto" w:fill="EDEDED"/>
            <w:tcMar>
              <w:top w:w="70" w:type="dxa"/>
              <w:left w:w="90" w:type="dxa"/>
              <w:bottom w:w="70" w:type="dxa"/>
              <w:right w:w="90" w:type="dxa"/>
            </w:tcMar>
          </w:tcPr>
          <w:p w14:paraId="0B2F0616"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26092AB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8B7CB0D" w14:textId="77777777" w:rsidR="006B1E66" w:rsidRDefault="00CC3326">
            <w:r>
              <w:rPr>
                <w:b/>
                <w:bCs/>
                <w:sz w:val="20"/>
                <w:szCs w:val="20"/>
              </w:rPr>
              <w:t>Justificativa da inclusão</w:t>
            </w:r>
          </w:p>
        </w:tc>
      </w:tr>
      <w:tr w:rsidR="006B1E66" w:rsidRPr="00CE1B46" w14:paraId="4D023340" w14:textId="77777777">
        <w:tc>
          <w:tcPr>
            <w:tcW w:w="2100" w:type="dxa"/>
            <w:tcMar>
              <w:top w:w="70" w:type="dxa"/>
              <w:left w:w="90" w:type="dxa"/>
              <w:bottom w:w="70" w:type="dxa"/>
              <w:right w:w="90" w:type="dxa"/>
            </w:tcMar>
          </w:tcPr>
          <w:p w14:paraId="5FC14771"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14DE9504"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A078190"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4963FBD4" w14:textId="77777777">
        <w:tc>
          <w:tcPr>
            <w:tcW w:w="2100" w:type="dxa"/>
            <w:tcMar>
              <w:top w:w="70" w:type="dxa"/>
              <w:left w:w="90" w:type="dxa"/>
              <w:bottom w:w="70" w:type="dxa"/>
              <w:right w:w="90" w:type="dxa"/>
            </w:tcMar>
          </w:tcPr>
          <w:p w14:paraId="6874F218"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978665F"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AFC3AA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49B19672" w14:textId="77777777">
        <w:tc>
          <w:tcPr>
            <w:tcW w:w="2100" w:type="dxa"/>
            <w:tcMar>
              <w:top w:w="70" w:type="dxa"/>
              <w:left w:w="90" w:type="dxa"/>
              <w:bottom w:w="70" w:type="dxa"/>
              <w:right w:w="90" w:type="dxa"/>
            </w:tcMar>
          </w:tcPr>
          <w:p w14:paraId="1BC0CCF5"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4E839DC8" w14:textId="77777777" w:rsidR="006B1E66" w:rsidRDefault="00CC3326">
            <w:r>
              <w:rPr>
                <w:sz w:val="20"/>
                <w:szCs w:val="20"/>
              </w:rPr>
              <w:t>Interface de dados urbanos</w:t>
            </w:r>
          </w:p>
        </w:tc>
        <w:tc>
          <w:tcPr>
            <w:tcW w:w="3771" w:type="dxa"/>
            <w:tcMar>
              <w:top w:w="70" w:type="dxa"/>
              <w:left w:w="90" w:type="dxa"/>
              <w:bottom w:w="70" w:type="dxa"/>
              <w:right w:w="90" w:type="dxa"/>
            </w:tcMar>
          </w:tcPr>
          <w:p w14:paraId="2A48E623"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C0B8A4C" w14:textId="77777777">
        <w:tc>
          <w:tcPr>
            <w:tcW w:w="2100" w:type="dxa"/>
            <w:tcMar>
              <w:top w:w="70" w:type="dxa"/>
              <w:left w:w="90" w:type="dxa"/>
              <w:bottom w:w="70" w:type="dxa"/>
              <w:right w:w="90" w:type="dxa"/>
            </w:tcMar>
          </w:tcPr>
          <w:p w14:paraId="3CE56310" w14:textId="77777777" w:rsidR="006B1E66" w:rsidRDefault="00CC3326">
            <w:r>
              <w:rPr>
                <w:sz w:val="20"/>
                <w:szCs w:val="20"/>
              </w:rPr>
              <w:t>Faixa horária</w:t>
            </w:r>
          </w:p>
        </w:tc>
        <w:tc>
          <w:tcPr>
            <w:tcW w:w="3200" w:type="dxa"/>
            <w:tcMar>
              <w:top w:w="70" w:type="dxa"/>
              <w:left w:w="90" w:type="dxa"/>
              <w:bottom w:w="70" w:type="dxa"/>
              <w:right w:w="90" w:type="dxa"/>
            </w:tcMar>
          </w:tcPr>
          <w:p w14:paraId="471639E0"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AB710C8"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EA56C30" w14:textId="77777777">
        <w:tc>
          <w:tcPr>
            <w:tcW w:w="2100" w:type="dxa"/>
            <w:tcMar>
              <w:top w:w="70" w:type="dxa"/>
              <w:left w:w="90" w:type="dxa"/>
              <w:bottom w:w="70" w:type="dxa"/>
              <w:right w:w="90" w:type="dxa"/>
            </w:tcMar>
          </w:tcPr>
          <w:p w14:paraId="01C53D96"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06D84AE9"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32BE6E97"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3B345A1F" w14:textId="77777777" w:rsidR="006B1E66" w:rsidRPr="000F5B8B" w:rsidRDefault="00CC3326">
      <w:pPr>
        <w:spacing w:before="130" w:after="260"/>
        <w:rPr>
          <w:lang w:val="pt-BR"/>
        </w:rPr>
      </w:pPr>
      <w:r>
        <w:rPr>
          <w:sz w:val="20"/>
          <w:szCs w:val="20"/>
          <w:lang w:val="pt-BR"/>
        </w:rPr>
        <w:t>Fonte: Elaborado pelos autores (2026).</w:t>
      </w:r>
    </w:p>
    <w:p w14:paraId="62722FFA"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51A7660E" w14:textId="77777777" w:rsidR="00E01C3A" w:rsidRDefault="00CC3326">
      <w:pPr>
        <w:spacing w:after="120" w:line="360" w:lineRule="auto"/>
        <w:ind w:firstLine="709"/>
        <w:jc w:val="both"/>
        <w:rPr>
          <w:lang w:val="pt-BR"/>
        </w:rPr>
      </w:pPr>
      <w:r>
        <w:rPr>
          <w:lang w:val="pt-BR"/>
        </w:rPr>
        <w:lastRenderedPageBreak/>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E0317EE"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7B9CE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2E233C64"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w:t>
      </w:r>
      <w:r>
        <w:rPr>
          <w:lang w:val="pt-BR"/>
        </w:rPr>
        <w:lastRenderedPageBreak/>
        <w:t>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18D096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29B179"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w:t>
      </w:r>
      <w:r>
        <w:rPr>
          <w:lang w:val="pt-BR"/>
        </w:rPr>
        <w:lastRenderedPageBreak/>
        <w:t>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7B8A18B0"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BE21EC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2CC4C33E"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382E57D"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1FAA9639"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6E51C9D1"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52B8513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w:t>
      </w:r>
      <w:r>
        <w:rPr>
          <w:lang w:val="pt-BR"/>
        </w:rPr>
        <w:lastRenderedPageBreak/>
        <w:t>prevalece a publicação mais recente de cada tipo. Falta de informação nunca produz atenuação.</w:t>
      </w:r>
    </w:p>
    <w:p w14:paraId="041048E1"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7FC8A56B" w14:textId="77777777" w:rsidR="00E01C3A" w:rsidRDefault="00CC3326">
      <w:pPr>
        <w:pStyle w:val="Heading2"/>
        <w:spacing w:before="360" w:after="240" w:line="360" w:lineRule="auto"/>
        <w:rPr>
          <w:lang w:val="pt-BR"/>
        </w:rPr>
      </w:pPr>
      <w:bookmarkStart w:id="39" w:name="_Toc241779690"/>
      <w:r>
        <w:rPr>
          <w:lang w:val="pt-BR"/>
        </w:rPr>
        <w:t>3.8 Classe de iluminação adotada</w:t>
      </w:r>
      <w:bookmarkEnd w:id="39"/>
    </w:p>
    <w:p w14:paraId="4F7EF73A"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54DF419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13E314D2"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79C7A30A" w14:textId="77777777">
        <w:trPr>
          <w:tblHeader/>
        </w:trPr>
        <w:tc>
          <w:tcPr>
            <w:tcW w:w="1700" w:type="dxa"/>
            <w:shd w:val="clear" w:color="auto" w:fill="EDEDED"/>
            <w:tcMar>
              <w:top w:w="70" w:type="dxa"/>
              <w:left w:w="90" w:type="dxa"/>
              <w:bottom w:w="70" w:type="dxa"/>
              <w:right w:w="90" w:type="dxa"/>
            </w:tcMar>
          </w:tcPr>
          <w:p w14:paraId="09A27829"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38E8756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8EC5585"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2D99A124" w14:textId="77777777" w:rsidR="006B1E66" w:rsidRPr="000F5B8B" w:rsidRDefault="00CC3326">
            <w:pPr>
              <w:rPr>
                <w:lang w:val="pt-BR"/>
              </w:rPr>
            </w:pPr>
            <w:r>
              <w:rPr>
                <w:b/>
                <w:bCs/>
                <w:sz w:val="20"/>
                <w:szCs w:val="20"/>
                <w:lang w:val="pt-BR"/>
              </w:rPr>
              <w:t>Iluminância vertical mínima mantida (lux)</w:t>
            </w:r>
          </w:p>
        </w:tc>
      </w:tr>
      <w:tr w:rsidR="006B1E66" w14:paraId="3E3FC6EC" w14:textId="77777777">
        <w:tc>
          <w:tcPr>
            <w:tcW w:w="1700" w:type="dxa"/>
            <w:tcMar>
              <w:top w:w="70" w:type="dxa"/>
              <w:left w:w="90" w:type="dxa"/>
              <w:bottom w:w="70" w:type="dxa"/>
              <w:right w:w="90" w:type="dxa"/>
            </w:tcMar>
          </w:tcPr>
          <w:p w14:paraId="7AC6A2FA" w14:textId="77777777" w:rsidR="006B1E66" w:rsidRDefault="00CC3326">
            <w:r>
              <w:rPr>
                <w:sz w:val="20"/>
                <w:szCs w:val="20"/>
              </w:rPr>
              <w:t>P3 (fluxo pleno)</w:t>
            </w:r>
          </w:p>
        </w:tc>
        <w:tc>
          <w:tcPr>
            <w:tcW w:w="2500" w:type="dxa"/>
            <w:tcMar>
              <w:top w:w="70" w:type="dxa"/>
              <w:left w:w="90" w:type="dxa"/>
              <w:bottom w:w="70" w:type="dxa"/>
              <w:right w:w="90" w:type="dxa"/>
            </w:tcMar>
          </w:tcPr>
          <w:p w14:paraId="316743D6" w14:textId="77777777" w:rsidR="006B1E66" w:rsidRDefault="00CC3326">
            <w:r>
              <w:rPr>
                <w:sz w:val="20"/>
                <w:szCs w:val="20"/>
              </w:rPr>
              <w:t>10</w:t>
            </w:r>
          </w:p>
        </w:tc>
        <w:tc>
          <w:tcPr>
            <w:tcW w:w="2400" w:type="dxa"/>
            <w:tcMar>
              <w:top w:w="70" w:type="dxa"/>
              <w:left w:w="90" w:type="dxa"/>
              <w:bottom w:w="70" w:type="dxa"/>
              <w:right w:w="90" w:type="dxa"/>
            </w:tcMar>
          </w:tcPr>
          <w:p w14:paraId="61A23BB0" w14:textId="77777777" w:rsidR="006B1E66" w:rsidRDefault="00CC3326">
            <w:r>
              <w:rPr>
                <w:sz w:val="20"/>
                <w:szCs w:val="20"/>
              </w:rPr>
              <w:t>2,0</w:t>
            </w:r>
          </w:p>
        </w:tc>
        <w:tc>
          <w:tcPr>
            <w:tcW w:w="2471" w:type="dxa"/>
            <w:tcMar>
              <w:top w:w="70" w:type="dxa"/>
              <w:left w:w="90" w:type="dxa"/>
              <w:bottom w:w="70" w:type="dxa"/>
              <w:right w:w="90" w:type="dxa"/>
            </w:tcMar>
          </w:tcPr>
          <w:p w14:paraId="27D8ABB3" w14:textId="77777777" w:rsidR="006B1E66" w:rsidRDefault="00CC3326">
            <w:r>
              <w:rPr>
                <w:sz w:val="20"/>
                <w:szCs w:val="20"/>
              </w:rPr>
              <w:t>3,0</w:t>
            </w:r>
          </w:p>
        </w:tc>
      </w:tr>
      <w:tr w:rsidR="006B1E66" w14:paraId="1CA979C8" w14:textId="77777777">
        <w:tc>
          <w:tcPr>
            <w:tcW w:w="1700" w:type="dxa"/>
            <w:tcMar>
              <w:top w:w="70" w:type="dxa"/>
              <w:left w:w="90" w:type="dxa"/>
              <w:bottom w:w="70" w:type="dxa"/>
              <w:right w:w="90" w:type="dxa"/>
            </w:tcMar>
          </w:tcPr>
          <w:p w14:paraId="2FBF1DDB" w14:textId="77777777" w:rsidR="006B1E66" w:rsidRDefault="00CC3326">
            <w:r>
              <w:rPr>
                <w:sz w:val="20"/>
                <w:szCs w:val="20"/>
              </w:rPr>
              <w:t>P4 (nível intermediário)</w:t>
            </w:r>
          </w:p>
        </w:tc>
        <w:tc>
          <w:tcPr>
            <w:tcW w:w="2500" w:type="dxa"/>
            <w:tcMar>
              <w:top w:w="70" w:type="dxa"/>
              <w:left w:w="90" w:type="dxa"/>
              <w:bottom w:w="70" w:type="dxa"/>
              <w:right w:w="90" w:type="dxa"/>
            </w:tcMar>
          </w:tcPr>
          <w:p w14:paraId="51E93765" w14:textId="77777777" w:rsidR="006B1E66" w:rsidRDefault="00CC3326">
            <w:r>
              <w:rPr>
                <w:sz w:val="20"/>
                <w:szCs w:val="20"/>
              </w:rPr>
              <w:t>7,5</w:t>
            </w:r>
          </w:p>
        </w:tc>
        <w:tc>
          <w:tcPr>
            <w:tcW w:w="2400" w:type="dxa"/>
            <w:tcMar>
              <w:top w:w="70" w:type="dxa"/>
              <w:left w:w="90" w:type="dxa"/>
              <w:bottom w:w="70" w:type="dxa"/>
              <w:right w:w="90" w:type="dxa"/>
            </w:tcMar>
          </w:tcPr>
          <w:p w14:paraId="7AFEF98D" w14:textId="77777777" w:rsidR="006B1E66" w:rsidRDefault="00CC3326">
            <w:r>
              <w:rPr>
                <w:sz w:val="20"/>
                <w:szCs w:val="20"/>
              </w:rPr>
              <w:t>1,5</w:t>
            </w:r>
          </w:p>
        </w:tc>
        <w:tc>
          <w:tcPr>
            <w:tcW w:w="2471" w:type="dxa"/>
            <w:tcMar>
              <w:top w:w="70" w:type="dxa"/>
              <w:left w:w="90" w:type="dxa"/>
              <w:bottom w:w="70" w:type="dxa"/>
              <w:right w:w="90" w:type="dxa"/>
            </w:tcMar>
          </w:tcPr>
          <w:p w14:paraId="22B88A97" w14:textId="77777777" w:rsidR="006B1E66" w:rsidRDefault="00CC3326">
            <w:r>
              <w:rPr>
                <w:sz w:val="20"/>
                <w:szCs w:val="20"/>
              </w:rPr>
              <w:t>2,5</w:t>
            </w:r>
          </w:p>
        </w:tc>
      </w:tr>
      <w:tr w:rsidR="006B1E66" w14:paraId="5E4AF364" w14:textId="77777777">
        <w:tc>
          <w:tcPr>
            <w:tcW w:w="1700" w:type="dxa"/>
            <w:tcMar>
              <w:top w:w="70" w:type="dxa"/>
              <w:left w:w="90" w:type="dxa"/>
              <w:bottom w:w="70" w:type="dxa"/>
              <w:right w:w="90" w:type="dxa"/>
            </w:tcMar>
          </w:tcPr>
          <w:p w14:paraId="2CB1A69A" w14:textId="77777777" w:rsidR="006B1E66" w:rsidRDefault="00CC3326">
            <w:r>
              <w:rPr>
                <w:sz w:val="20"/>
                <w:szCs w:val="20"/>
              </w:rPr>
              <w:t>P5 (piso admissível)</w:t>
            </w:r>
          </w:p>
        </w:tc>
        <w:tc>
          <w:tcPr>
            <w:tcW w:w="2500" w:type="dxa"/>
            <w:tcMar>
              <w:top w:w="70" w:type="dxa"/>
              <w:left w:w="90" w:type="dxa"/>
              <w:bottom w:w="70" w:type="dxa"/>
              <w:right w:w="90" w:type="dxa"/>
            </w:tcMar>
          </w:tcPr>
          <w:p w14:paraId="36513D95" w14:textId="77777777" w:rsidR="006B1E66" w:rsidRDefault="00CC3326">
            <w:r>
              <w:rPr>
                <w:sz w:val="20"/>
                <w:szCs w:val="20"/>
              </w:rPr>
              <w:t>5,0</w:t>
            </w:r>
          </w:p>
        </w:tc>
        <w:tc>
          <w:tcPr>
            <w:tcW w:w="2400" w:type="dxa"/>
            <w:tcMar>
              <w:top w:w="70" w:type="dxa"/>
              <w:left w:w="90" w:type="dxa"/>
              <w:bottom w:w="70" w:type="dxa"/>
              <w:right w:w="90" w:type="dxa"/>
            </w:tcMar>
          </w:tcPr>
          <w:p w14:paraId="65B45C96" w14:textId="77777777" w:rsidR="006B1E66" w:rsidRDefault="00CC3326">
            <w:r>
              <w:rPr>
                <w:sz w:val="20"/>
                <w:szCs w:val="20"/>
              </w:rPr>
              <w:t>1,0</w:t>
            </w:r>
          </w:p>
        </w:tc>
        <w:tc>
          <w:tcPr>
            <w:tcW w:w="2471" w:type="dxa"/>
            <w:tcMar>
              <w:top w:w="70" w:type="dxa"/>
              <w:left w:w="90" w:type="dxa"/>
              <w:bottom w:w="70" w:type="dxa"/>
              <w:right w:w="90" w:type="dxa"/>
            </w:tcMar>
          </w:tcPr>
          <w:p w14:paraId="5350D011" w14:textId="77777777" w:rsidR="006B1E66" w:rsidRDefault="00CC3326">
            <w:r>
              <w:rPr>
                <w:sz w:val="20"/>
                <w:szCs w:val="20"/>
              </w:rPr>
              <w:t>1,5</w:t>
            </w:r>
          </w:p>
        </w:tc>
      </w:tr>
      <w:tr w:rsidR="006B1E66" w14:paraId="66B654C3" w14:textId="77777777">
        <w:tc>
          <w:tcPr>
            <w:tcW w:w="1700" w:type="dxa"/>
            <w:tcMar>
              <w:top w:w="70" w:type="dxa"/>
              <w:left w:w="90" w:type="dxa"/>
              <w:bottom w:w="70" w:type="dxa"/>
              <w:right w:w="90" w:type="dxa"/>
            </w:tcMar>
          </w:tcPr>
          <w:p w14:paraId="7C682DA6" w14:textId="77777777" w:rsidR="006B1E66" w:rsidRDefault="00CC3326">
            <w:r>
              <w:rPr>
                <w:sz w:val="20"/>
                <w:szCs w:val="20"/>
              </w:rPr>
              <w:lastRenderedPageBreak/>
              <w:t>P6 (não dimerizável)</w:t>
            </w:r>
          </w:p>
        </w:tc>
        <w:tc>
          <w:tcPr>
            <w:tcW w:w="2500" w:type="dxa"/>
            <w:tcMar>
              <w:top w:w="70" w:type="dxa"/>
              <w:left w:w="90" w:type="dxa"/>
              <w:bottom w:w="70" w:type="dxa"/>
              <w:right w:w="90" w:type="dxa"/>
            </w:tcMar>
          </w:tcPr>
          <w:p w14:paraId="43AC2FD7" w14:textId="77777777" w:rsidR="006B1E66" w:rsidRDefault="00CC3326">
            <w:r>
              <w:rPr>
                <w:sz w:val="20"/>
                <w:szCs w:val="20"/>
              </w:rPr>
              <w:t>3,0</w:t>
            </w:r>
          </w:p>
        </w:tc>
        <w:tc>
          <w:tcPr>
            <w:tcW w:w="2400" w:type="dxa"/>
            <w:tcMar>
              <w:top w:w="70" w:type="dxa"/>
              <w:left w:w="90" w:type="dxa"/>
              <w:bottom w:w="70" w:type="dxa"/>
              <w:right w:w="90" w:type="dxa"/>
            </w:tcMar>
          </w:tcPr>
          <w:p w14:paraId="3FB432BB" w14:textId="77777777" w:rsidR="006B1E66" w:rsidRDefault="00CC3326">
            <w:r>
              <w:rPr>
                <w:sz w:val="20"/>
                <w:szCs w:val="20"/>
              </w:rPr>
              <w:t>0,6</w:t>
            </w:r>
          </w:p>
        </w:tc>
        <w:tc>
          <w:tcPr>
            <w:tcW w:w="2471" w:type="dxa"/>
            <w:tcMar>
              <w:top w:w="70" w:type="dxa"/>
              <w:left w:w="90" w:type="dxa"/>
              <w:bottom w:w="70" w:type="dxa"/>
              <w:right w:w="90" w:type="dxa"/>
            </w:tcMar>
          </w:tcPr>
          <w:p w14:paraId="7F0B11C9" w14:textId="77777777" w:rsidR="006B1E66" w:rsidRDefault="00CC3326">
            <w:r>
              <w:rPr>
                <w:sz w:val="20"/>
                <w:szCs w:val="20"/>
              </w:rPr>
              <w:t>1,0</w:t>
            </w:r>
          </w:p>
        </w:tc>
      </w:tr>
    </w:tbl>
    <w:p w14:paraId="7BDEA9B5" w14:textId="77777777" w:rsidR="006B1E66" w:rsidRPr="000F5B8B" w:rsidRDefault="00CC3326">
      <w:pPr>
        <w:spacing w:before="130" w:after="260"/>
        <w:rPr>
          <w:lang w:val="pt-BR"/>
        </w:rPr>
      </w:pPr>
      <w:r>
        <w:rPr>
          <w:sz w:val="20"/>
          <w:szCs w:val="20"/>
          <w:lang w:val="pt-BR"/>
        </w:rPr>
        <w:t>Fonte: Adaptado da ABNT NBR 5101 (2024).</w:t>
      </w:r>
    </w:p>
    <w:p w14:paraId="28218209" w14:textId="77777777" w:rsidR="00E01C3A" w:rsidRDefault="00CC3326">
      <w:pPr>
        <w:pStyle w:val="Heading2"/>
        <w:spacing w:before="360" w:after="240" w:line="360" w:lineRule="auto"/>
        <w:rPr>
          <w:lang w:val="pt-BR"/>
        </w:rPr>
      </w:pPr>
      <w:bookmarkStart w:id="40" w:name="_Toc241779691"/>
      <w:r>
        <w:rPr>
          <w:lang w:val="pt-BR"/>
        </w:rPr>
        <w:t>3.9 Procedimentos e avaliação</w:t>
      </w:r>
      <w:bookmarkEnd w:id="40"/>
    </w:p>
    <w:p w14:paraId="288661B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465FB080"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6003047A"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6ECF9E53"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w:t>
      </w:r>
      <w:r>
        <w:rPr>
          <w:lang w:val="pt-BR"/>
        </w:rPr>
        <w:lastRenderedPageBreak/>
        <w:t xml:space="preserve">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DF9C679"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23FCE38"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44D73860"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0F9A8249"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w:t>
      </w:r>
      <w:r>
        <w:rPr>
          <w:lang w:val="pt-BR"/>
        </w:rPr>
        <w:lastRenderedPageBreak/>
        <w:t>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584E1F8"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45DDAA74"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w:t>
      </w:r>
      <w:r>
        <w:rPr>
          <w:lang w:val="pt-BR"/>
        </w:rPr>
        <w:lastRenderedPageBreak/>
        <w:t>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63E1094B"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B2E6454"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4DCBBB70"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BE2981F" w14:textId="77777777" w:rsidR="00E01C3A" w:rsidRDefault="00CC3326">
      <w:pPr>
        <w:pStyle w:val="Heading2"/>
        <w:spacing w:before="360" w:after="240" w:line="360" w:lineRule="auto"/>
        <w:rPr>
          <w:lang w:val="pt-BR"/>
        </w:rPr>
      </w:pPr>
      <w:bookmarkStart w:id="41" w:name="_Toc241779692"/>
      <w:r>
        <w:rPr>
          <w:lang w:val="pt-BR"/>
        </w:rPr>
        <w:t>3.10 Tratamento de dados pessoais</w:t>
      </w:r>
      <w:bookmarkEnd w:id="41"/>
    </w:p>
    <w:p w14:paraId="5EF2AE55"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Três características do arranjo asseguram essa condição.</w:t>
      </w:r>
    </w:p>
    <w:p w14:paraId="1F16E14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BCC1D1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70847762"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4E4D2C1"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7975FC2B"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E57F774"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w:t>
      </w:r>
      <w:r>
        <w:rPr>
          <w:lang w:val="pt-BR"/>
        </w:rPr>
        <w:lastRenderedPageBreak/>
        <w:t>razão pela qual a fronteira entre dado agregado e dado de identificação, neste trabalho, é requisito de interface e não recomendação de uso.</w:t>
      </w:r>
    </w:p>
    <w:p w14:paraId="4FBD0477"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1613594" w14:textId="77777777" w:rsidR="00E01C3A" w:rsidRDefault="00CC3326">
      <w:pPr>
        <w:pStyle w:val="Heading2"/>
        <w:spacing w:before="360" w:after="240" w:line="360" w:lineRule="auto"/>
        <w:rPr>
          <w:lang w:val="pt-BR"/>
        </w:rPr>
      </w:pPr>
      <w:bookmarkStart w:id="42" w:name="_Toc241779693"/>
      <w:r>
        <w:rPr>
          <w:lang w:val="pt-BR"/>
        </w:rPr>
        <w:t>3.11 Estimativa de consumo e linhas de base de comparação</w:t>
      </w:r>
      <w:bookmarkEnd w:id="42"/>
    </w:p>
    <w:p w14:paraId="29513B45"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2C5B8B01"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5.</w:t>
      </w:r>
    </w:p>
    <w:p w14:paraId="4EF05D0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762DFA88"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0E324B3" w14:textId="77777777">
        <w:trPr>
          <w:tblHeader/>
        </w:trPr>
        <w:tc>
          <w:tcPr>
            <w:tcW w:w="2300" w:type="dxa"/>
            <w:shd w:val="clear" w:color="auto" w:fill="EDEDED"/>
            <w:tcMar>
              <w:top w:w="70" w:type="dxa"/>
              <w:left w:w="90" w:type="dxa"/>
              <w:bottom w:w="70" w:type="dxa"/>
              <w:right w:w="90" w:type="dxa"/>
            </w:tcMar>
          </w:tcPr>
          <w:p w14:paraId="5CF1328F"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2C2D7B3B"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67DD53C2" w14:textId="77777777" w:rsidR="00E01C3A" w:rsidRDefault="00CC3326">
            <w:r>
              <w:rPr>
                <w:b/>
                <w:bCs/>
                <w:sz w:val="20"/>
                <w:szCs w:val="20"/>
              </w:rPr>
              <w:t>Origem</w:t>
            </w:r>
          </w:p>
        </w:tc>
      </w:tr>
      <w:tr w:rsidR="00E01C3A" w:rsidRPr="00CE1B46" w14:paraId="12DFD870" w14:textId="77777777">
        <w:tc>
          <w:tcPr>
            <w:tcW w:w="2300" w:type="dxa"/>
            <w:tcMar>
              <w:top w:w="70" w:type="dxa"/>
              <w:left w:w="90" w:type="dxa"/>
              <w:bottom w:w="70" w:type="dxa"/>
              <w:right w:w="90" w:type="dxa"/>
            </w:tcMar>
          </w:tcPr>
          <w:p w14:paraId="1503BE19" w14:textId="77777777" w:rsidR="00E01C3A" w:rsidRDefault="00CC3326">
            <w:r>
              <w:rPr>
                <w:sz w:val="20"/>
                <w:szCs w:val="20"/>
              </w:rPr>
              <w:t>Potência nominal</w:t>
            </w:r>
          </w:p>
        </w:tc>
        <w:tc>
          <w:tcPr>
            <w:tcW w:w="2800" w:type="dxa"/>
            <w:tcMar>
              <w:top w:w="70" w:type="dxa"/>
              <w:left w:w="90" w:type="dxa"/>
              <w:bottom w:w="70" w:type="dxa"/>
              <w:right w:w="90" w:type="dxa"/>
            </w:tcMar>
          </w:tcPr>
          <w:p w14:paraId="4BA07B1B" w14:textId="77777777" w:rsidR="00E01C3A" w:rsidRDefault="00CC3326">
            <w:r>
              <w:rPr>
                <w:sz w:val="20"/>
                <w:szCs w:val="20"/>
              </w:rPr>
              <w:t>40 W</w:t>
            </w:r>
          </w:p>
        </w:tc>
        <w:tc>
          <w:tcPr>
            <w:tcW w:w="3971" w:type="dxa"/>
            <w:tcMar>
              <w:top w:w="70" w:type="dxa"/>
              <w:left w:w="90" w:type="dxa"/>
              <w:bottom w:w="70" w:type="dxa"/>
              <w:right w:w="90" w:type="dxa"/>
            </w:tcMar>
          </w:tcPr>
          <w:p w14:paraId="669F9339" w14:textId="77777777" w:rsidR="00E01C3A" w:rsidRPr="00CE1B46" w:rsidRDefault="00CC3326">
            <w:pPr>
              <w:rPr>
                <w:lang w:val="pt-BR"/>
              </w:rPr>
            </w:pPr>
            <w:r>
              <w:rPr>
                <w:sz w:val="20"/>
                <w:szCs w:val="20"/>
                <w:lang w:val="pt-BR"/>
              </w:rPr>
              <w:t>Limite inferior da faixa contratual de 40 W a 440 W</w:t>
            </w:r>
          </w:p>
        </w:tc>
      </w:tr>
      <w:tr w:rsidR="00E01C3A" w:rsidRPr="00CE1B46" w14:paraId="5F7F8376" w14:textId="77777777">
        <w:tc>
          <w:tcPr>
            <w:tcW w:w="2300" w:type="dxa"/>
            <w:tcMar>
              <w:top w:w="70" w:type="dxa"/>
              <w:left w:w="90" w:type="dxa"/>
              <w:bottom w:w="70" w:type="dxa"/>
              <w:right w:w="90" w:type="dxa"/>
            </w:tcMar>
          </w:tcPr>
          <w:p w14:paraId="307EF54A" w14:textId="77777777" w:rsidR="00E01C3A" w:rsidRDefault="00CC3326">
            <w:r>
              <w:rPr>
                <w:sz w:val="20"/>
                <w:szCs w:val="20"/>
              </w:rPr>
              <w:t>Eficácia luminosa e fluxo</w:t>
            </w:r>
          </w:p>
        </w:tc>
        <w:tc>
          <w:tcPr>
            <w:tcW w:w="2800" w:type="dxa"/>
            <w:tcMar>
              <w:top w:w="70" w:type="dxa"/>
              <w:left w:w="90" w:type="dxa"/>
              <w:bottom w:w="70" w:type="dxa"/>
              <w:right w:w="90" w:type="dxa"/>
            </w:tcMar>
          </w:tcPr>
          <w:p w14:paraId="1194DEFE"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73B7837" w14:textId="77777777" w:rsidR="00E01C3A" w:rsidRPr="00CE1B46" w:rsidRDefault="00CC3326">
            <w:pPr>
              <w:rPr>
                <w:lang w:val="pt-BR"/>
              </w:rPr>
            </w:pPr>
            <w:r>
              <w:rPr>
                <w:sz w:val="20"/>
                <w:szCs w:val="20"/>
                <w:lang w:val="pt-BR"/>
              </w:rPr>
              <w:t>Eficácia mínima exigida de toda luminária do parque</w:t>
            </w:r>
          </w:p>
        </w:tc>
      </w:tr>
      <w:tr w:rsidR="00E01C3A" w:rsidRPr="00CE1B46" w14:paraId="369E4CB3" w14:textId="77777777">
        <w:tc>
          <w:tcPr>
            <w:tcW w:w="2300" w:type="dxa"/>
            <w:tcMar>
              <w:top w:w="70" w:type="dxa"/>
              <w:left w:w="90" w:type="dxa"/>
              <w:bottom w:w="70" w:type="dxa"/>
              <w:right w:w="90" w:type="dxa"/>
            </w:tcMar>
          </w:tcPr>
          <w:p w14:paraId="39E32986" w14:textId="77777777" w:rsidR="00E01C3A" w:rsidRDefault="00CC3326">
            <w:r>
              <w:rPr>
                <w:sz w:val="20"/>
                <w:szCs w:val="20"/>
              </w:rPr>
              <w:t>Interface de dimerização</w:t>
            </w:r>
          </w:p>
        </w:tc>
        <w:tc>
          <w:tcPr>
            <w:tcW w:w="2800" w:type="dxa"/>
            <w:tcMar>
              <w:top w:w="70" w:type="dxa"/>
              <w:left w:w="90" w:type="dxa"/>
              <w:bottom w:w="70" w:type="dxa"/>
              <w:right w:w="90" w:type="dxa"/>
            </w:tcMar>
          </w:tcPr>
          <w:p w14:paraId="5ABCC37C"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6A442AB" w14:textId="77777777" w:rsidR="00E01C3A" w:rsidRPr="00CE1B46" w:rsidRDefault="00CC3326">
            <w:pPr>
              <w:rPr>
                <w:lang w:val="pt-BR"/>
              </w:rPr>
            </w:pPr>
            <w:r>
              <w:rPr>
                <w:sz w:val="20"/>
                <w:szCs w:val="20"/>
                <w:lang w:val="pt-BR"/>
              </w:rPr>
              <w:t>Exigência contratual para o driver</w:t>
            </w:r>
          </w:p>
        </w:tc>
      </w:tr>
      <w:tr w:rsidR="00E01C3A" w14:paraId="70E2FF0C" w14:textId="77777777">
        <w:tc>
          <w:tcPr>
            <w:tcW w:w="2300" w:type="dxa"/>
            <w:tcMar>
              <w:top w:w="70" w:type="dxa"/>
              <w:left w:w="90" w:type="dxa"/>
              <w:bottom w:w="70" w:type="dxa"/>
              <w:right w:w="90" w:type="dxa"/>
            </w:tcMar>
          </w:tcPr>
          <w:p w14:paraId="71F139CE"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E437850" w14:textId="77777777" w:rsidR="00E01C3A" w:rsidRDefault="00CC3326">
            <w:r>
              <w:rPr>
                <w:sz w:val="20"/>
                <w:szCs w:val="20"/>
              </w:rPr>
              <w:t>Proporcional</w:t>
            </w:r>
          </w:p>
        </w:tc>
        <w:tc>
          <w:tcPr>
            <w:tcW w:w="3971" w:type="dxa"/>
            <w:tcMar>
              <w:top w:w="70" w:type="dxa"/>
              <w:left w:w="90" w:type="dxa"/>
              <w:bottom w:w="70" w:type="dxa"/>
              <w:right w:w="90" w:type="dxa"/>
            </w:tcMar>
          </w:tcPr>
          <w:p w14:paraId="0D6B853C" w14:textId="77777777" w:rsidR="00E01C3A" w:rsidRDefault="00CC3326">
            <w:r>
              <w:rPr>
                <w:sz w:val="20"/>
                <w:szCs w:val="20"/>
              </w:rPr>
              <w:t>Hipótese adotada nesta subseção</w:t>
            </w:r>
          </w:p>
        </w:tc>
      </w:tr>
      <w:tr w:rsidR="00E01C3A" w:rsidRPr="00CE1B46" w14:paraId="6C9590DE" w14:textId="77777777">
        <w:tc>
          <w:tcPr>
            <w:tcW w:w="2300" w:type="dxa"/>
            <w:tcMar>
              <w:top w:w="70" w:type="dxa"/>
              <w:left w:w="90" w:type="dxa"/>
              <w:bottom w:w="70" w:type="dxa"/>
              <w:right w:w="90" w:type="dxa"/>
            </w:tcMar>
          </w:tcPr>
          <w:p w14:paraId="4F5F6EA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B253A9D" w14:textId="77777777" w:rsidR="00E01C3A" w:rsidRDefault="00CC3326">
            <w:r>
              <w:rPr>
                <w:sz w:val="20"/>
                <w:szCs w:val="20"/>
              </w:rPr>
              <w:t>Não considerado</w:t>
            </w:r>
          </w:p>
        </w:tc>
        <w:tc>
          <w:tcPr>
            <w:tcW w:w="3971" w:type="dxa"/>
            <w:tcMar>
              <w:top w:w="70" w:type="dxa"/>
              <w:left w:w="90" w:type="dxa"/>
              <w:bottom w:w="70" w:type="dxa"/>
              <w:right w:w="90" w:type="dxa"/>
            </w:tcMar>
          </w:tcPr>
          <w:p w14:paraId="7E465E1E" w14:textId="77777777" w:rsidR="00E01C3A" w:rsidRPr="00CE1B46" w:rsidRDefault="00CC3326">
            <w:pPr>
              <w:rPr>
                <w:lang w:val="pt-BR"/>
              </w:rPr>
            </w:pPr>
            <w:r>
              <w:rPr>
                <w:sz w:val="20"/>
                <w:szCs w:val="20"/>
                <w:lang w:val="pt-BR"/>
              </w:rPr>
              <w:t>Declarado como viés na delimitação ao final desta subseção</w:t>
            </w:r>
          </w:p>
        </w:tc>
      </w:tr>
    </w:tbl>
    <w:p w14:paraId="40E38B1C" w14:textId="77777777" w:rsidR="00E01C3A" w:rsidRDefault="00CC3326">
      <w:pPr>
        <w:spacing w:before="130" w:after="260"/>
        <w:rPr>
          <w:lang w:val="pt-BR"/>
        </w:rPr>
      </w:pPr>
      <w:r>
        <w:rPr>
          <w:sz w:val="20"/>
          <w:szCs w:val="20"/>
          <w:lang w:val="pt-BR"/>
        </w:rPr>
        <w:t>Fonte: Elaborado pelos autores (2026) a partir de São Paulo (2015).</w:t>
      </w:r>
    </w:p>
    <w:p w14:paraId="745C91C0"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w:t>
      </w:r>
      <w:r>
        <w:rPr>
          <w:lang w:val="pt-BR"/>
        </w:rPr>
        <w:lastRenderedPageBreak/>
        <w:t>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E507820"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101D2364"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8E37CE8"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A3BB85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w:t>
      </w:r>
      <w:r>
        <w:rPr>
          <w:lang w:val="pt-BR"/>
        </w:rPr>
        <w:lastRenderedPageBreak/>
        <w:t>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401C605D"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1BA99971" w14:textId="77777777" w:rsidR="00E01C3A" w:rsidRDefault="00CC3326">
      <w:pPr>
        <w:pStyle w:val="Heading1"/>
        <w:pageBreakBefore/>
        <w:spacing w:before="480" w:after="280" w:line="360" w:lineRule="auto"/>
        <w:rPr>
          <w:lang w:val="pt-BR"/>
        </w:rPr>
      </w:pPr>
      <w:bookmarkStart w:id="43" w:name="_Toc241779694"/>
      <w:r>
        <w:rPr>
          <w:lang w:val="pt-BR"/>
        </w:rPr>
        <w:lastRenderedPageBreak/>
        <w:t>4 ENGENHARIA DE SOFTWARE</w:t>
      </w:r>
      <w:bookmarkEnd w:id="43"/>
    </w:p>
    <w:p w14:paraId="54704CB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733C831D" w14:textId="77777777" w:rsidR="00E01C3A" w:rsidRDefault="00CC3326">
      <w:pPr>
        <w:pStyle w:val="Heading2"/>
        <w:spacing w:before="360" w:after="240" w:line="360" w:lineRule="auto"/>
        <w:rPr>
          <w:lang w:val="pt-BR"/>
        </w:rPr>
      </w:pPr>
      <w:bookmarkStart w:id="44" w:name="_Toc241779695"/>
      <w:r>
        <w:rPr>
          <w:lang w:val="pt-BR"/>
        </w:rPr>
        <w:t>4.1 Partes interessadas e elicitação de requisitos</w:t>
      </w:r>
      <w:bookmarkEnd w:id="44"/>
    </w:p>
    <w:p w14:paraId="737EDFE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6561729E" w14:textId="77777777" w:rsidR="00E01C3A" w:rsidRDefault="00CC3326">
      <w:pPr>
        <w:pStyle w:val="Heading2"/>
        <w:spacing w:before="360" w:after="240" w:line="360" w:lineRule="auto"/>
        <w:rPr>
          <w:lang w:val="pt-BR"/>
        </w:rPr>
      </w:pPr>
      <w:bookmarkStart w:id="45" w:name="_Toc241779696"/>
      <w:r>
        <w:rPr>
          <w:lang w:val="pt-BR"/>
        </w:rPr>
        <w:t>4.2 Processo de desenvolvimento e planejamento do projeto</w:t>
      </w:r>
      <w:bookmarkEnd w:id="45"/>
    </w:p>
    <w:p w14:paraId="66770A69"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7FD75760" w14:textId="77777777" w:rsidR="00E01C3A" w:rsidRDefault="00CC3326">
      <w:pPr>
        <w:pStyle w:val="Heading2"/>
        <w:spacing w:before="360" w:after="240" w:line="360" w:lineRule="auto"/>
        <w:rPr>
          <w:lang w:val="pt-BR"/>
        </w:rPr>
      </w:pPr>
      <w:bookmarkStart w:id="46" w:name="_Toc241779697"/>
      <w:r>
        <w:rPr>
          <w:lang w:val="pt-BR"/>
        </w:rPr>
        <w:t>4.3 Requisitos funcionais</w:t>
      </w:r>
      <w:bookmarkEnd w:id="46"/>
    </w:p>
    <w:p w14:paraId="033FFA0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867DDFF"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23489474" w14:textId="77777777">
        <w:trPr>
          <w:tblHeader/>
        </w:trPr>
        <w:tc>
          <w:tcPr>
            <w:tcW w:w="900" w:type="dxa"/>
            <w:shd w:val="clear" w:color="auto" w:fill="EDEDED"/>
            <w:tcMar>
              <w:top w:w="70" w:type="dxa"/>
              <w:left w:w="90" w:type="dxa"/>
              <w:bottom w:w="70" w:type="dxa"/>
              <w:right w:w="90" w:type="dxa"/>
            </w:tcMar>
          </w:tcPr>
          <w:p w14:paraId="53BC585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B9667E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541E2399" w14:textId="77777777" w:rsidR="00E01C3A" w:rsidRDefault="00CC3326">
            <w:r>
              <w:rPr>
                <w:b/>
                <w:bCs/>
                <w:sz w:val="20"/>
                <w:szCs w:val="20"/>
              </w:rPr>
              <w:t>Origem</w:t>
            </w:r>
          </w:p>
        </w:tc>
      </w:tr>
      <w:tr w:rsidR="00E01C3A" w14:paraId="59984F5A" w14:textId="77777777">
        <w:tc>
          <w:tcPr>
            <w:tcW w:w="900" w:type="dxa"/>
            <w:tcMar>
              <w:top w:w="70" w:type="dxa"/>
              <w:left w:w="90" w:type="dxa"/>
              <w:bottom w:w="70" w:type="dxa"/>
              <w:right w:w="90" w:type="dxa"/>
            </w:tcMar>
          </w:tcPr>
          <w:p w14:paraId="3273E0E3" w14:textId="77777777" w:rsidR="00E01C3A" w:rsidRDefault="00CC3326">
            <w:r>
              <w:rPr>
                <w:sz w:val="20"/>
                <w:szCs w:val="20"/>
              </w:rPr>
              <w:t>RF01</w:t>
            </w:r>
          </w:p>
        </w:tc>
        <w:tc>
          <w:tcPr>
            <w:tcW w:w="6171" w:type="dxa"/>
            <w:tcMar>
              <w:top w:w="70" w:type="dxa"/>
              <w:left w:w="90" w:type="dxa"/>
              <w:bottom w:w="70" w:type="dxa"/>
              <w:right w:w="90" w:type="dxa"/>
            </w:tcMar>
          </w:tcPr>
          <w:p w14:paraId="22872787"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6042F53" w14:textId="77777777" w:rsidR="00E01C3A" w:rsidRDefault="00CC3326">
            <w:r>
              <w:rPr>
                <w:sz w:val="20"/>
                <w:szCs w:val="20"/>
              </w:rPr>
              <w:t>3.2 e 3.5</w:t>
            </w:r>
          </w:p>
        </w:tc>
      </w:tr>
      <w:tr w:rsidR="00E01C3A" w14:paraId="4B894EE8" w14:textId="77777777">
        <w:tc>
          <w:tcPr>
            <w:tcW w:w="900" w:type="dxa"/>
            <w:tcMar>
              <w:top w:w="70" w:type="dxa"/>
              <w:left w:w="90" w:type="dxa"/>
              <w:bottom w:w="70" w:type="dxa"/>
              <w:right w:w="90" w:type="dxa"/>
            </w:tcMar>
          </w:tcPr>
          <w:p w14:paraId="4329257C" w14:textId="77777777" w:rsidR="00E01C3A" w:rsidRDefault="00CC3326">
            <w:r>
              <w:rPr>
                <w:sz w:val="20"/>
                <w:szCs w:val="20"/>
              </w:rPr>
              <w:t>RF02</w:t>
            </w:r>
          </w:p>
        </w:tc>
        <w:tc>
          <w:tcPr>
            <w:tcW w:w="6171" w:type="dxa"/>
            <w:tcMar>
              <w:top w:w="70" w:type="dxa"/>
              <w:left w:w="90" w:type="dxa"/>
              <w:bottom w:w="70" w:type="dxa"/>
              <w:right w:w="90" w:type="dxa"/>
            </w:tcMar>
          </w:tcPr>
          <w:p w14:paraId="1C8FCE35"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53E677A8" w14:textId="77777777" w:rsidR="00E01C3A" w:rsidRDefault="00CC3326">
            <w:r>
              <w:rPr>
                <w:sz w:val="20"/>
                <w:szCs w:val="20"/>
              </w:rPr>
              <w:t>3.6</w:t>
            </w:r>
          </w:p>
        </w:tc>
      </w:tr>
      <w:tr w:rsidR="00E01C3A" w14:paraId="199910E9" w14:textId="77777777">
        <w:tc>
          <w:tcPr>
            <w:tcW w:w="900" w:type="dxa"/>
            <w:tcMar>
              <w:top w:w="70" w:type="dxa"/>
              <w:left w:w="90" w:type="dxa"/>
              <w:bottom w:w="70" w:type="dxa"/>
              <w:right w:w="90" w:type="dxa"/>
            </w:tcMar>
          </w:tcPr>
          <w:p w14:paraId="6DA5032E"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6E77E0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7FD4051" w14:textId="77777777" w:rsidR="00E01C3A" w:rsidRDefault="00CC3326">
            <w:r>
              <w:rPr>
                <w:sz w:val="20"/>
                <w:szCs w:val="20"/>
              </w:rPr>
              <w:t>3.7</w:t>
            </w:r>
          </w:p>
        </w:tc>
      </w:tr>
      <w:tr w:rsidR="00E01C3A" w14:paraId="04A3A4C6" w14:textId="77777777">
        <w:tc>
          <w:tcPr>
            <w:tcW w:w="900" w:type="dxa"/>
            <w:tcMar>
              <w:top w:w="70" w:type="dxa"/>
              <w:left w:w="90" w:type="dxa"/>
              <w:bottom w:w="70" w:type="dxa"/>
              <w:right w:w="90" w:type="dxa"/>
            </w:tcMar>
          </w:tcPr>
          <w:p w14:paraId="202A77F0" w14:textId="77777777" w:rsidR="00E01C3A" w:rsidRDefault="00CC3326">
            <w:r>
              <w:rPr>
                <w:sz w:val="20"/>
                <w:szCs w:val="20"/>
              </w:rPr>
              <w:t>RF04</w:t>
            </w:r>
          </w:p>
        </w:tc>
        <w:tc>
          <w:tcPr>
            <w:tcW w:w="6171" w:type="dxa"/>
            <w:tcMar>
              <w:top w:w="70" w:type="dxa"/>
              <w:left w:w="90" w:type="dxa"/>
              <w:bottom w:w="70" w:type="dxa"/>
              <w:right w:w="90" w:type="dxa"/>
            </w:tcMar>
          </w:tcPr>
          <w:p w14:paraId="1847FBFF"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C9B15E5" w14:textId="77777777" w:rsidR="00E01C3A" w:rsidRDefault="00CC3326">
            <w:r>
              <w:rPr>
                <w:sz w:val="20"/>
                <w:szCs w:val="20"/>
              </w:rPr>
              <w:t>2.5, 3.7 e 3.8</w:t>
            </w:r>
          </w:p>
        </w:tc>
      </w:tr>
      <w:tr w:rsidR="00E01C3A" w14:paraId="04EC43E1" w14:textId="77777777">
        <w:tc>
          <w:tcPr>
            <w:tcW w:w="900" w:type="dxa"/>
            <w:tcMar>
              <w:top w:w="70" w:type="dxa"/>
              <w:left w:w="90" w:type="dxa"/>
              <w:bottom w:w="70" w:type="dxa"/>
              <w:right w:w="90" w:type="dxa"/>
            </w:tcMar>
          </w:tcPr>
          <w:p w14:paraId="14F4E459" w14:textId="77777777" w:rsidR="00E01C3A" w:rsidRDefault="00CC3326">
            <w:r>
              <w:rPr>
                <w:sz w:val="20"/>
                <w:szCs w:val="20"/>
              </w:rPr>
              <w:t>RF05</w:t>
            </w:r>
          </w:p>
        </w:tc>
        <w:tc>
          <w:tcPr>
            <w:tcW w:w="6171" w:type="dxa"/>
            <w:tcMar>
              <w:top w:w="70" w:type="dxa"/>
              <w:left w:w="90" w:type="dxa"/>
              <w:bottom w:w="70" w:type="dxa"/>
              <w:right w:w="90" w:type="dxa"/>
            </w:tcMar>
          </w:tcPr>
          <w:p w14:paraId="11E8E873"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F2A4D82" w14:textId="77777777" w:rsidR="00E01C3A" w:rsidRDefault="00CC3326">
            <w:r>
              <w:rPr>
                <w:sz w:val="20"/>
                <w:szCs w:val="20"/>
              </w:rPr>
              <w:t>4.6.1</w:t>
            </w:r>
          </w:p>
        </w:tc>
      </w:tr>
      <w:tr w:rsidR="00E01C3A" w14:paraId="15D95744" w14:textId="77777777">
        <w:tc>
          <w:tcPr>
            <w:tcW w:w="900" w:type="dxa"/>
            <w:tcMar>
              <w:top w:w="70" w:type="dxa"/>
              <w:left w:w="90" w:type="dxa"/>
              <w:bottom w:w="70" w:type="dxa"/>
              <w:right w:w="90" w:type="dxa"/>
            </w:tcMar>
          </w:tcPr>
          <w:p w14:paraId="76F4C56F" w14:textId="77777777" w:rsidR="00E01C3A" w:rsidRDefault="00CC3326">
            <w:r>
              <w:rPr>
                <w:sz w:val="20"/>
                <w:szCs w:val="20"/>
              </w:rPr>
              <w:t>RF06</w:t>
            </w:r>
          </w:p>
        </w:tc>
        <w:tc>
          <w:tcPr>
            <w:tcW w:w="6171" w:type="dxa"/>
            <w:tcMar>
              <w:top w:w="70" w:type="dxa"/>
              <w:left w:w="90" w:type="dxa"/>
              <w:bottom w:w="70" w:type="dxa"/>
              <w:right w:w="90" w:type="dxa"/>
            </w:tcMar>
          </w:tcPr>
          <w:p w14:paraId="27472418"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6F406E6E" w14:textId="77777777" w:rsidR="00E01C3A" w:rsidRDefault="00CC3326">
            <w:r>
              <w:rPr>
                <w:sz w:val="20"/>
                <w:szCs w:val="20"/>
              </w:rPr>
              <w:t>3.4</w:t>
            </w:r>
          </w:p>
        </w:tc>
      </w:tr>
      <w:tr w:rsidR="00E01C3A" w14:paraId="727B6384" w14:textId="77777777">
        <w:tc>
          <w:tcPr>
            <w:tcW w:w="900" w:type="dxa"/>
            <w:tcMar>
              <w:top w:w="70" w:type="dxa"/>
              <w:left w:w="90" w:type="dxa"/>
              <w:bottom w:w="70" w:type="dxa"/>
              <w:right w:w="90" w:type="dxa"/>
            </w:tcMar>
          </w:tcPr>
          <w:p w14:paraId="4DF5955B" w14:textId="77777777" w:rsidR="00E01C3A" w:rsidRDefault="00CC3326">
            <w:r>
              <w:rPr>
                <w:sz w:val="20"/>
                <w:szCs w:val="20"/>
              </w:rPr>
              <w:t>RF07</w:t>
            </w:r>
          </w:p>
        </w:tc>
        <w:tc>
          <w:tcPr>
            <w:tcW w:w="6171" w:type="dxa"/>
            <w:tcMar>
              <w:top w:w="70" w:type="dxa"/>
              <w:left w:w="90" w:type="dxa"/>
              <w:bottom w:w="70" w:type="dxa"/>
              <w:right w:w="90" w:type="dxa"/>
            </w:tcMar>
          </w:tcPr>
          <w:p w14:paraId="616FB31A"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536CDA1" w14:textId="77777777" w:rsidR="00E01C3A" w:rsidRDefault="00CC3326">
            <w:r>
              <w:rPr>
                <w:sz w:val="20"/>
                <w:szCs w:val="20"/>
              </w:rPr>
              <w:t>4.7.1</w:t>
            </w:r>
          </w:p>
        </w:tc>
      </w:tr>
      <w:tr w:rsidR="00E01C3A" w14:paraId="2EB94050" w14:textId="77777777">
        <w:tc>
          <w:tcPr>
            <w:tcW w:w="900" w:type="dxa"/>
            <w:tcMar>
              <w:top w:w="70" w:type="dxa"/>
              <w:left w:w="90" w:type="dxa"/>
              <w:bottom w:w="70" w:type="dxa"/>
              <w:right w:w="90" w:type="dxa"/>
            </w:tcMar>
          </w:tcPr>
          <w:p w14:paraId="02A5AA7B" w14:textId="77777777" w:rsidR="00E01C3A" w:rsidRDefault="00CC3326">
            <w:r>
              <w:rPr>
                <w:sz w:val="20"/>
                <w:szCs w:val="20"/>
              </w:rPr>
              <w:t>RF08</w:t>
            </w:r>
          </w:p>
        </w:tc>
        <w:tc>
          <w:tcPr>
            <w:tcW w:w="6171" w:type="dxa"/>
            <w:tcMar>
              <w:top w:w="70" w:type="dxa"/>
              <w:left w:w="90" w:type="dxa"/>
              <w:bottom w:w="70" w:type="dxa"/>
              <w:right w:w="90" w:type="dxa"/>
            </w:tcMar>
          </w:tcPr>
          <w:p w14:paraId="2889D6F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B08E154" w14:textId="77777777" w:rsidR="00E01C3A" w:rsidRDefault="00CC3326">
            <w:r>
              <w:rPr>
                <w:sz w:val="20"/>
                <w:szCs w:val="20"/>
              </w:rPr>
              <w:t>4.6.1</w:t>
            </w:r>
          </w:p>
        </w:tc>
      </w:tr>
      <w:tr w:rsidR="00E01C3A" w14:paraId="3496CB59" w14:textId="77777777">
        <w:tc>
          <w:tcPr>
            <w:tcW w:w="900" w:type="dxa"/>
            <w:tcMar>
              <w:top w:w="70" w:type="dxa"/>
              <w:left w:w="90" w:type="dxa"/>
              <w:bottom w:w="70" w:type="dxa"/>
              <w:right w:w="90" w:type="dxa"/>
            </w:tcMar>
          </w:tcPr>
          <w:p w14:paraId="13E50D04" w14:textId="77777777" w:rsidR="00E01C3A" w:rsidRDefault="00CC3326">
            <w:r>
              <w:rPr>
                <w:sz w:val="20"/>
                <w:szCs w:val="20"/>
              </w:rPr>
              <w:t>RF09</w:t>
            </w:r>
          </w:p>
        </w:tc>
        <w:tc>
          <w:tcPr>
            <w:tcW w:w="6171" w:type="dxa"/>
            <w:tcMar>
              <w:top w:w="70" w:type="dxa"/>
              <w:left w:w="90" w:type="dxa"/>
              <w:bottom w:w="70" w:type="dxa"/>
              <w:right w:w="90" w:type="dxa"/>
            </w:tcMar>
          </w:tcPr>
          <w:p w14:paraId="5530FEA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A679AD" w14:textId="77777777" w:rsidR="00E01C3A" w:rsidRDefault="00CC3326">
            <w:r>
              <w:rPr>
                <w:sz w:val="20"/>
                <w:szCs w:val="20"/>
              </w:rPr>
              <w:t>4.7.1</w:t>
            </w:r>
          </w:p>
        </w:tc>
      </w:tr>
      <w:tr w:rsidR="00E01C3A" w14:paraId="6C372D81" w14:textId="77777777">
        <w:tc>
          <w:tcPr>
            <w:tcW w:w="900" w:type="dxa"/>
            <w:tcMar>
              <w:top w:w="70" w:type="dxa"/>
              <w:left w:w="90" w:type="dxa"/>
              <w:bottom w:w="70" w:type="dxa"/>
              <w:right w:w="90" w:type="dxa"/>
            </w:tcMar>
          </w:tcPr>
          <w:p w14:paraId="1803E595" w14:textId="77777777" w:rsidR="00E01C3A" w:rsidRDefault="00CC3326">
            <w:r>
              <w:rPr>
                <w:sz w:val="20"/>
                <w:szCs w:val="20"/>
              </w:rPr>
              <w:t>RF10</w:t>
            </w:r>
          </w:p>
        </w:tc>
        <w:tc>
          <w:tcPr>
            <w:tcW w:w="6171" w:type="dxa"/>
            <w:tcMar>
              <w:top w:w="70" w:type="dxa"/>
              <w:left w:w="90" w:type="dxa"/>
              <w:bottom w:w="70" w:type="dxa"/>
              <w:right w:w="90" w:type="dxa"/>
            </w:tcMar>
          </w:tcPr>
          <w:p w14:paraId="688B4D3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431DE06A" w14:textId="77777777" w:rsidR="00E01C3A" w:rsidRDefault="00CC3326">
            <w:r>
              <w:rPr>
                <w:sz w:val="20"/>
                <w:szCs w:val="20"/>
              </w:rPr>
              <w:t>3.5 e 3.9</w:t>
            </w:r>
          </w:p>
        </w:tc>
      </w:tr>
      <w:tr w:rsidR="00E01C3A" w14:paraId="118153C0" w14:textId="77777777">
        <w:tc>
          <w:tcPr>
            <w:tcW w:w="900" w:type="dxa"/>
            <w:tcMar>
              <w:top w:w="70" w:type="dxa"/>
              <w:left w:w="90" w:type="dxa"/>
              <w:bottom w:w="70" w:type="dxa"/>
              <w:right w:w="90" w:type="dxa"/>
            </w:tcMar>
          </w:tcPr>
          <w:p w14:paraId="1BD99664" w14:textId="77777777" w:rsidR="00E01C3A" w:rsidRDefault="00CC3326">
            <w:r>
              <w:rPr>
                <w:sz w:val="20"/>
                <w:szCs w:val="20"/>
              </w:rPr>
              <w:t>RF11</w:t>
            </w:r>
          </w:p>
        </w:tc>
        <w:tc>
          <w:tcPr>
            <w:tcW w:w="6171" w:type="dxa"/>
            <w:tcMar>
              <w:top w:w="70" w:type="dxa"/>
              <w:left w:w="90" w:type="dxa"/>
              <w:bottom w:w="70" w:type="dxa"/>
              <w:right w:w="90" w:type="dxa"/>
            </w:tcMar>
          </w:tcPr>
          <w:p w14:paraId="056B3CC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E07EFA4" w14:textId="77777777" w:rsidR="00E01C3A" w:rsidRDefault="00CC3326">
            <w:r>
              <w:rPr>
                <w:sz w:val="20"/>
                <w:szCs w:val="20"/>
              </w:rPr>
              <w:t>3.4.5</w:t>
            </w:r>
          </w:p>
        </w:tc>
      </w:tr>
      <w:tr w:rsidR="00E01C3A" w14:paraId="680A5074" w14:textId="77777777">
        <w:tc>
          <w:tcPr>
            <w:tcW w:w="900" w:type="dxa"/>
            <w:tcMar>
              <w:top w:w="70" w:type="dxa"/>
              <w:left w:w="90" w:type="dxa"/>
              <w:bottom w:w="70" w:type="dxa"/>
              <w:right w:w="90" w:type="dxa"/>
            </w:tcMar>
          </w:tcPr>
          <w:p w14:paraId="2976B941" w14:textId="77777777" w:rsidR="00E01C3A" w:rsidRDefault="00CC3326">
            <w:r>
              <w:rPr>
                <w:sz w:val="20"/>
                <w:szCs w:val="20"/>
              </w:rPr>
              <w:t>RF12</w:t>
            </w:r>
          </w:p>
        </w:tc>
        <w:tc>
          <w:tcPr>
            <w:tcW w:w="6171" w:type="dxa"/>
            <w:tcMar>
              <w:top w:w="70" w:type="dxa"/>
              <w:left w:w="90" w:type="dxa"/>
              <w:bottom w:w="70" w:type="dxa"/>
              <w:right w:w="90" w:type="dxa"/>
            </w:tcMar>
          </w:tcPr>
          <w:p w14:paraId="4AADB78C"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6753E6" w14:textId="77777777" w:rsidR="00E01C3A" w:rsidRDefault="00CC3326">
            <w:r>
              <w:rPr>
                <w:sz w:val="20"/>
                <w:szCs w:val="20"/>
              </w:rPr>
              <w:t>3.11</w:t>
            </w:r>
          </w:p>
        </w:tc>
      </w:tr>
    </w:tbl>
    <w:p w14:paraId="6EBD714B" w14:textId="77777777" w:rsidR="00E01C3A" w:rsidRDefault="00CC3326">
      <w:pPr>
        <w:spacing w:before="130" w:after="260"/>
        <w:rPr>
          <w:lang w:val="pt-BR"/>
        </w:rPr>
      </w:pPr>
      <w:r>
        <w:rPr>
          <w:sz w:val="20"/>
          <w:szCs w:val="20"/>
          <w:lang w:val="pt-BR"/>
        </w:rPr>
        <w:t>Fonte: Elaborado pelos autores (2026).</w:t>
      </w:r>
    </w:p>
    <w:p w14:paraId="74B02D73" w14:textId="77777777" w:rsidR="00E01C3A" w:rsidRDefault="00CC3326">
      <w:pPr>
        <w:pStyle w:val="Heading2"/>
        <w:spacing w:before="360" w:after="240" w:line="360" w:lineRule="auto"/>
        <w:rPr>
          <w:lang w:val="pt-BR"/>
        </w:rPr>
      </w:pPr>
      <w:bookmarkStart w:id="47" w:name="_Toc241779698"/>
      <w:r>
        <w:rPr>
          <w:lang w:val="pt-BR"/>
        </w:rPr>
        <w:t>4.4 Requisitos não funcionais e critérios de qualidade</w:t>
      </w:r>
      <w:bookmarkEnd w:id="47"/>
    </w:p>
    <w:p w14:paraId="25CC818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190D48E"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7939F81" w14:textId="77777777">
        <w:trPr>
          <w:tblHeader/>
        </w:trPr>
        <w:tc>
          <w:tcPr>
            <w:tcW w:w="850" w:type="dxa"/>
            <w:shd w:val="clear" w:color="auto" w:fill="EDEDED"/>
            <w:tcMar>
              <w:top w:w="70" w:type="dxa"/>
              <w:left w:w="90" w:type="dxa"/>
              <w:bottom w:w="70" w:type="dxa"/>
              <w:right w:w="90" w:type="dxa"/>
            </w:tcMar>
          </w:tcPr>
          <w:p w14:paraId="1C372940"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B3631AD"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91C80E1"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15891913" w14:textId="77777777" w:rsidR="00E01C3A" w:rsidRDefault="00CC3326">
            <w:r>
              <w:rPr>
                <w:b/>
                <w:bCs/>
                <w:sz w:val="20"/>
                <w:szCs w:val="20"/>
              </w:rPr>
              <w:t>Forma de verificação</w:t>
            </w:r>
          </w:p>
        </w:tc>
      </w:tr>
      <w:tr w:rsidR="00E01C3A" w:rsidRPr="00CE1B46" w14:paraId="4A7D0F25" w14:textId="77777777">
        <w:tc>
          <w:tcPr>
            <w:tcW w:w="850" w:type="dxa"/>
            <w:tcMar>
              <w:top w:w="70" w:type="dxa"/>
              <w:left w:w="90" w:type="dxa"/>
              <w:bottom w:w="70" w:type="dxa"/>
              <w:right w:w="90" w:type="dxa"/>
            </w:tcMar>
          </w:tcPr>
          <w:p w14:paraId="055AFB26" w14:textId="77777777" w:rsidR="00E01C3A" w:rsidRDefault="00CC3326">
            <w:r>
              <w:rPr>
                <w:sz w:val="20"/>
                <w:szCs w:val="20"/>
              </w:rPr>
              <w:t>RNF01</w:t>
            </w:r>
          </w:p>
        </w:tc>
        <w:tc>
          <w:tcPr>
            <w:tcW w:w="3500" w:type="dxa"/>
            <w:tcMar>
              <w:top w:w="70" w:type="dxa"/>
              <w:left w:w="90" w:type="dxa"/>
              <w:bottom w:w="70" w:type="dxa"/>
              <w:right w:w="90" w:type="dxa"/>
            </w:tcMar>
          </w:tcPr>
          <w:p w14:paraId="0E6187C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4EA2556D"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44B40DA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EF3DD8B" w14:textId="77777777">
        <w:tc>
          <w:tcPr>
            <w:tcW w:w="850" w:type="dxa"/>
            <w:tcMar>
              <w:top w:w="70" w:type="dxa"/>
              <w:left w:w="90" w:type="dxa"/>
              <w:bottom w:w="70" w:type="dxa"/>
              <w:right w:w="90" w:type="dxa"/>
            </w:tcMar>
          </w:tcPr>
          <w:p w14:paraId="3ABAD6DC"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2CD1764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7AB3A97B"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5979C127"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73F2C5C7" w14:textId="77777777">
        <w:tc>
          <w:tcPr>
            <w:tcW w:w="850" w:type="dxa"/>
            <w:tcMar>
              <w:top w:w="70" w:type="dxa"/>
              <w:left w:w="90" w:type="dxa"/>
              <w:bottom w:w="70" w:type="dxa"/>
              <w:right w:w="90" w:type="dxa"/>
            </w:tcMar>
          </w:tcPr>
          <w:p w14:paraId="5C86F84F" w14:textId="77777777" w:rsidR="00E01C3A" w:rsidRDefault="00CC3326">
            <w:r>
              <w:rPr>
                <w:sz w:val="20"/>
                <w:szCs w:val="20"/>
              </w:rPr>
              <w:t>RNF03</w:t>
            </w:r>
          </w:p>
        </w:tc>
        <w:tc>
          <w:tcPr>
            <w:tcW w:w="3500" w:type="dxa"/>
            <w:tcMar>
              <w:top w:w="70" w:type="dxa"/>
              <w:left w:w="90" w:type="dxa"/>
              <w:bottom w:w="70" w:type="dxa"/>
              <w:right w:w="90" w:type="dxa"/>
            </w:tcMar>
          </w:tcPr>
          <w:p w14:paraId="40F0CE3C"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71249DF9" w14:textId="77777777" w:rsidR="00E01C3A" w:rsidRDefault="00CC3326">
            <w:r>
              <w:rPr>
                <w:sz w:val="20"/>
                <w:szCs w:val="20"/>
              </w:rPr>
              <w:t>Eficiência de desempenho</w:t>
            </w:r>
          </w:p>
        </w:tc>
        <w:tc>
          <w:tcPr>
            <w:tcW w:w="2971" w:type="dxa"/>
            <w:tcMar>
              <w:top w:w="70" w:type="dxa"/>
              <w:left w:w="90" w:type="dxa"/>
              <w:bottom w:w="70" w:type="dxa"/>
              <w:right w:w="90" w:type="dxa"/>
            </w:tcMar>
          </w:tcPr>
          <w:p w14:paraId="24CD52EB"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60A1CEC1" w14:textId="77777777">
        <w:tc>
          <w:tcPr>
            <w:tcW w:w="850" w:type="dxa"/>
            <w:tcMar>
              <w:top w:w="70" w:type="dxa"/>
              <w:left w:w="90" w:type="dxa"/>
              <w:bottom w:w="70" w:type="dxa"/>
              <w:right w:w="90" w:type="dxa"/>
            </w:tcMar>
          </w:tcPr>
          <w:p w14:paraId="439A5D47" w14:textId="77777777" w:rsidR="00E01C3A" w:rsidRDefault="00CC3326">
            <w:r>
              <w:rPr>
                <w:sz w:val="20"/>
                <w:szCs w:val="20"/>
              </w:rPr>
              <w:t>RNF04</w:t>
            </w:r>
          </w:p>
        </w:tc>
        <w:tc>
          <w:tcPr>
            <w:tcW w:w="3500" w:type="dxa"/>
            <w:tcMar>
              <w:top w:w="70" w:type="dxa"/>
              <w:left w:w="90" w:type="dxa"/>
              <w:bottom w:w="70" w:type="dxa"/>
              <w:right w:w="90" w:type="dxa"/>
            </w:tcMar>
          </w:tcPr>
          <w:p w14:paraId="13F93B8C"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B6E19AA" w14:textId="77777777" w:rsidR="00E01C3A" w:rsidRDefault="00CC3326">
            <w:r>
              <w:rPr>
                <w:sz w:val="20"/>
                <w:szCs w:val="20"/>
              </w:rPr>
              <w:t>Manutenibilidade</w:t>
            </w:r>
          </w:p>
        </w:tc>
        <w:tc>
          <w:tcPr>
            <w:tcW w:w="2971" w:type="dxa"/>
            <w:tcMar>
              <w:top w:w="70" w:type="dxa"/>
              <w:left w:w="90" w:type="dxa"/>
              <w:bottom w:w="70" w:type="dxa"/>
              <w:right w:w="90" w:type="dxa"/>
            </w:tcMar>
          </w:tcPr>
          <w:p w14:paraId="29DB6441"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6806063A" w14:textId="77777777">
        <w:tc>
          <w:tcPr>
            <w:tcW w:w="850" w:type="dxa"/>
            <w:tcMar>
              <w:top w:w="70" w:type="dxa"/>
              <w:left w:w="90" w:type="dxa"/>
              <w:bottom w:w="70" w:type="dxa"/>
              <w:right w:w="90" w:type="dxa"/>
            </w:tcMar>
          </w:tcPr>
          <w:p w14:paraId="3A85A458" w14:textId="77777777" w:rsidR="00E01C3A" w:rsidRDefault="00CC3326">
            <w:r>
              <w:rPr>
                <w:sz w:val="20"/>
                <w:szCs w:val="20"/>
              </w:rPr>
              <w:t>RNF05</w:t>
            </w:r>
          </w:p>
        </w:tc>
        <w:tc>
          <w:tcPr>
            <w:tcW w:w="3500" w:type="dxa"/>
            <w:tcMar>
              <w:top w:w="70" w:type="dxa"/>
              <w:left w:w="90" w:type="dxa"/>
              <w:bottom w:w="70" w:type="dxa"/>
              <w:right w:w="90" w:type="dxa"/>
            </w:tcMar>
          </w:tcPr>
          <w:p w14:paraId="33FEA2D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AB97735" w14:textId="77777777" w:rsidR="00E01C3A" w:rsidRDefault="00CC3326">
            <w:r>
              <w:rPr>
                <w:sz w:val="20"/>
                <w:szCs w:val="20"/>
              </w:rPr>
              <w:t>Flexibilidade</w:t>
            </w:r>
          </w:p>
        </w:tc>
        <w:tc>
          <w:tcPr>
            <w:tcW w:w="2971" w:type="dxa"/>
            <w:tcMar>
              <w:top w:w="70" w:type="dxa"/>
              <w:left w:w="90" w:type="dxa"/>
              <w:bottom w:w="70" w:type="dxa"/>
              <w:right w:w="90" w:type="dxa"/>
            </w:tcMar>
          </w:tcPr>
          <w:p w14:paraId="481EFE1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4499D010" w14:textId="77777777">
        <w:tc>
          <w:tcPr>
            <w:tcW w:w="850" w:type="dxa"/>
            <w:tcMar>
              <w:top w:w="70" w:type="dxa"/>
              <w:left w:w="90" w:type="dxa"/>
              <w:bottom w:w="70" w:type="dxa"/>
              <w:right w:w="90" w:type="dxa"/>
            </w:tcMar>
          </w:tcPr>
          <w:p w14:paraId="4A29CB6B" w14:textId="77777777" w:rsidR="00E01C3A" w:rsidRDefault="00CC3326">
            <w:r>
              <w:rPr>
                <w:sz w:val="20"/>
                <w:szCs w:val="20"/>
              </w:rPr>
              <w:t>RNF06</w:t>
            </w:r>
          </w:p>
        </w:tc>
        <w:tc>
          <w:tcPr>
            <w:tcW w:w="3500" w:type="dxa"/>
            <w:tcMar>
              <w:top w:w="70" w:type="dxa"/>
              <w:left w:w="90" w:type="dxa"/>
              <w:bottom w:w="70" w:type="dxa"/>
              <w:right w:w="90" w:type="dxa"/>
            </w:tcMar>
          </w:tcPr>
          <w:p w14:paraId="406D94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6E1EBCF"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420423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451D3FDF" w14:textId="77777777">
        <w:tc>
          <w:tcPr>
            <w:tcW w:w="850" w:type="dxa"/>
            <w:tcMar>
              <w:top w:w="70" w:type="dxa"/>
              <w:left w:w="90" w:type="dxa"/>
              <w:bottom w:w="70" w:type="dxa"/>
              <w:right w:w="90" w:type="dxa"/>
            </w:tcMar>
          </w:tcPr>
          <w:p w14:paraId="5BCFCE9A" w14:textId="77777777" w:rsidR="00E01C3A" w:rsidRDefault="00CC3326">
            <w:r>
              <w:rPr>
                <w:sz w:val="20"/>
                <w:szCs w:val="20"/>
              </w:rPr>
              <w:t>RNF07</w:t>
            </w:r>
          </w:p>
        </w:tc>
        <w:tc>
          <w:tcPr>
            <w:tcW w:w="3500" w:type="dxa"/>
            <w:tcMar>
              <w:top w:w="70" w:type="dxa"/>
              <w:left w:w="90" w:type="dxa"/>
              <w:bottom w:w="70" w:type="dxa"/>
              <w:right w:w="90" w:type="dxa"/>
            </w:tcMar>
          </w:tcPr>
          <w:p w14:paraId="4E35CD26"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10C1788" w14:textId="77777777" w:rsidR="00E01C3A" w:rsidRDefault="00CC3326">
            <w:r>
              <w:rPr>
                <w:sz w:val="20"/>
                <w:szCs w:val="20"/>
              </w:rPr>
              <w:t>Confiabilidade</w:t>
            </w:r>
          </w:p>
        </w:tc>
        <w:tc>
          <w:tcPr>
            <w:tcW w:w="2971" w:type="dxa"/>
            <w:tcMar>
              <w:top w:w="70" w:type="dxa"/>
              <w:left w:w="90" w:type="dxa"/>
              <w:bottom w:w="70" w:type="dxa"/>
              <w:right w:w="90" w:type="dxa"/>
            </w:tcMar>
          </w:tcPr>
          <w:p w14:paraId="47EF5F06"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3E6A6A05" w14:textId="77777777">
        <w:tc>
          <w:tcPr>
            <w:tcW w:w="850" w:type="dxa"/>
            <w:tcMar>
              <w:top w:w="70" w:type="dxa"/>
              <w:left w:w="90" w:type="dxa"/>
              <w:bottom w:w="70" w:type="dxa"/>
              <w:right w:w="90" w:type="dxa"/>
            </w:tcMar>
          </w:tcPr>
          <w:p w14:paraId="0E283963" w14:textId="77777777" w:rsidR="00E01C3A" w:rsidRDefault="00CC3326">
            <w:r>
              <w:rPr>
                <w:sz w:val="20"/>
                <w:szCs w:val="20"/>
              </w:rPr>
              <w:t>RNF08</w:t>
            </w:r>
          </w:p>
        </w:tc>
        <w:tc>
          <w:tcPr>
            <w:tcW w:w="3500" w:type="dxa"/>
            <w:tcMar>
              <w:top w:w="70" w:type="dxa"/>
              <w:left w:w="90" w:type="dxa"/>
              <w:bottom w:w="70" w:type="dxa"/>
              <w:right w:w="90" w:type="dxa"/>
            </w:tcMar>
          </w:tcPr>
          <w:p w14:paraId="382E499B"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2CA937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087A24F"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5A2A215E" w14:textId="77777777">
        <w:tc>
          <w:tcPr>
            <w:tcW w:w="850" w:type="dxa"/>
            <w:tcMar>
              <w:top w:w="70" w:type="dxa"/>
              <w:left w:w="90" w:type="dxa"/>
              <w:bottom w:w="70" w:type="dxa"/>
              <w:right w:w="90" w:type="dxa"/>
            </w:tcMar>
          </w:tcPr>
          <w:p w14:paraId="137219EF" w14:textId="77777777" w:rsidR="00E01C3A" w:rsidRDefault="00CC3326">
            <w:r>
              <w:rPr>
                <w:sz w:val="20"/>
                <w:szCs w:val="20"/>
              </w:rPr>
              <w:t>RNF09</w:t>
            </w:r>
          </w:p>
        </w:tc>
        <w:tc>
          <w:tcPr>
            <w:tcW w:w="3500" w:type="dxa"/>
            <w:tcMar>
              <w:top w:w="70" w:type="dxa"/>
              <w:left w:w="90" w:type="dxa"/>
              <w:bottom w:w="70" w:type="dxa"/>
              <w:right w:w="90" w:type="dxa"/>
            </w:tcMar>
          </w:tcPr>
          <w:p w14:paraId="1B59B0AE"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5ADBC84B" w14:textId="77777777" w:rsidR="00E01C3A" w:rsidRDefault="00CC3326">
            <w:r>
              <w:rPr>
                <w:sz w:val="20"/>
                <w:szCs w:val="20"/>
              </w:rPr>
              <w:t>Flexibilidade</w:t>
            </w:r>
          </w:p>
        </w:tc>
        <w:tc>
          <w:tcPr>
            <w:tcW w:w="2971" w:type="dxa"/>
            <w:tcMar>
              <w:top w:w="70" w:type="dxa"/>
              <w:left w:w="90" w:type="dxa"/>
              <w:bottom w:w="70" w:type="dxa"/>
              <w:right w:w="90" w:type="dxa"/>
            </w:tcMar>
          </w:tcPr>
          <w:p w14:paraId="3C9FD13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1D4EECB1" w14:textId="77777777" w:rsidR="00E01C3A" w:rsidRDefault="00CC3326">
      <w:pPr>
        <w:spacing w:before="130" w:after="260"/>
        <w:rPr>
          <w:lang w:val="pt-BR"/>
        </w:rPr>
      </w:pPr>
      <w:r>
        <w:rPr>
          <w:sz w:val="20"/>
          <w:szCs w:val="20"/>
          <w:lang w:val="pt-BR"/>
        </w:rPr>
        <w:t>Fonte: Elaborado pelos autores (2026).</w:t>
      </w:r>
    </w:p>
    <w:p w14:paraId="77DAF819"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66CC0F5" w14:textId="77777777" w:rsidR="00E01C3A" w:rsidRDefault="00CC3326">
      <w:pPr>
        <w:pStyle w:val="Heading2"/>
        <w:spacing w:before="360" w:after="240" w:line="360" w:lineRule="auto"/>
        <w:rPr>
          <w:lang w:val="pt-BR"/>
        </w:rPr>
      </w:pPr>
      <w:bookmarkStart w:id="48" w:name="_Toc241779699"/>
      <w:r>
        <w:rPr>
          <w:lang w:val="pt-BR"/>
        </w:rPr>
        <w:t>4.5 Diagrama de casos de uso</w:t>
      </w:r>
      <w:bookmarkEnd w:id="48"/>
    </w:p>
    <w:p w14:paraId="353343CE"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ABD16A6" w14:textId="77777777" w:rsidR="00E01C3A" w:rsidRDefault="00CC3326">
      <w:pPr>
        <w:pStyle w:val="Heading2"/>
        <w:spacing w:before="360" w:after="240" w:line="360" w:lineRule="auto"/>
        <w:rPr>
          <w:lang w:val="pt-BR"/>
        </w:rPr>
      </w:pPr>
      <w:bookmarkStart w:id="49" w:name="_Toc241779700"/>
      <w:r>
        <w:rPr>
          <w:lang w:val="pt-BR"/>
        </w:rPr>
        <w:t>4.6 Desenho da arquitetura do sistema</w:t>
      </w:r>
      <w:bookmarkEnd w:id="49"/>
    </w:p>
    <w:p w14:paraId="131A857F"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7B800C8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A6DD4D5" w14:textId="77777777" w:rsidR="00E01C3A" w:rsidRDefault="00CC3326">
      <w:pPr>
        <w:keepNext/>
        <w:spacing w:before="130" w:after="60"/>
        <w:jc w:val="center"/>
        <w:rPr>
          <w:lang w:val="pt-BR"/>
        </w:rPr>
      </w:pPr>
      <w:r>
        <w:rPr>
          <w:sz w:val="20"/>
          <w:szCs w:val="20"/>
          <w:lang w:val="pt-BR"/>
        </w:rPr>
        <w:t>Figura 1 – Arquitetura do sistema</w:t>
      </w:r>
    </w:p>
    <w:p w14:paraId="628AF353" w14:textId="77777777" w:rsidR="00E01C3A" w:rsidRDefault="00CC3326">
      <w:pPr>
        <w:spacing w:after="280"/>
        <w:jc w:val="center"/>
        <w:rPr>
          <w:lang w:val="pt-BR"/>
        </w:rPr>
      </w:pPr>
      <w:r>
        <w:rPr>
          <w:sz w:val="20"/>
          <w:szCs w:val="20"/>
          <w:lang w:val="pt-BR"/>
        </w:rPr>
        <w:t>Fonte: Elaborado pelos autores (2026).</w:t>
      </w:r>
    </w:p>
    <w:p w14:paraId="07A5B26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ABA384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550D658A"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1E3B65F6" w14:textId="77777777">
        <w:trPr>
          <w:tblHeader/>
        </w:trPr>
        <w:tc>
          <w:tcPr>
            <w:tcW w:w="1750" w:type="dxa"/>
            <w:shd w:val="clear" w:color="auto" w:fill="EDEDED"/>
            <w:tcMar>
              <w:top w:w="70" w:type="dxa"/>
              <w:left w:w="90" w:type="dxa"/>
              <w:bottom w:w="70" w:type="dxa"/>
              <w:right w:w="90" w:type="dxa"/>
            </w:tcMar>
          </w:tcPr>
          <w:p w14:paraId="7DFD3B11"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76CFF681"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2330B278" w14:textId="77777777" w:rsidR="00E01C3A" w:rsidRDefault="00CC3326">
            <w:r>
              <w:rPr>
                <w:b/>
                <w:bCs/>
                <w:sz w:val="20"/>
                <w:szCs w:val="20"/>
              </w:rPr>
              <w:t>Justificativa</w:t>
            </w:r>
          </w:p>
        </w:tc>
      </w:tr>
      <w:tr w:rsidR="00E01C3A" w:rsidRPr="00CE1B46" w14:paraId="7EEEF7DB" w14:textId="77777777">
        <w:tc>
          <w:tcPr>
            <w:tcW w:w="1750" w:type="dxa"/>
            <w:tcMar>
              <w:top w:w="70" w:type="dxa"/>
              <w:left w:w="90" w:type="dxa"/>
              <w:bottom w:w="70" w:type="dxa"/>
              <w:right w:w="90" w:type="dxa"/>
            </w:tcMar>
          </w:tcPr>
          <w:p w14:paraId="67C342F7" w14:textId="77777777" w:rsidR="00E01C3A" w:rsidRDefault="00CC3326">
            <w:r>
              <w:rPr>
                <w:sz w:val="20"/>
                <w:szCs w:val="20"/>
              </w:rPr>
              <w:t>Implantação em nuvem</w:t>
            </w:r>
          </w:p>
        </w:tc>
        <w:tc>
          <w:tcPr>
            <w:tcW w:w="3100" w:type="dxa"/>
            <w:tcMar>
              <w:top w:w="70" w:type="dxa"/>
              <w:left w:w="90" w:type="dxa"/>
              <w:bottom w:w="70" w:type="dxa"/>
              <w:right w:w="90" w:type="dxa"/>
            </w:tcMar>
          </w:tcPr>
          <w:p w14:paraId="48ECEB3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4407EBD4"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4BE31C0" w14:textId="77777777">
        <w:tc>
          <w:tcPr>
            <w:tcW w:w="1750" w:type="dxa"/>
            <w:tcMar>
              <w:top w:w="70" w:type="dxa"/>
              <w:left w:w="90" w:type="dxa"/>
              <w:bottom w:w="70" w:type="dxa"/>
              <w:right w:w="90" w:type="dxa"/>
            </w:tcMar>
          </w:tcPr>
          <w:p w14:paraId="30A79694" w14:textId="77777777" w:rsidR="00E01C3A" w:rsidRDefault="00CC3326">
            <w:r>
              <w:rPr>
                <w:sz w:val="20"/>
                <w:szCs w:val="20"/>
              </w:rPr>
              <w:t>Back end</w:t>
            </w:r>
          </w:p>
        </w:tc>
        <w:tc>
          <w:tcPr>
            <w:tcW w:w="3100" w:type="dxa"/>
            <w:tcMar>
              <w:top w:w="70" w:type="dxa"/>
              <w:left w:w="90" w:type="dxa"/>
              <w:bottom w:w="70" w:type="dxa"/>
              <w:right w:w="90" w:type="dxa"/>
            </w:tcMar>
          </w:tcPr>
          <w:p w14:paraId="284875B9"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ED8F865"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0B1A33D8" w14:textId="77777777">
        <w:tc>
          <w:tcPr>
            <w:tcW w:w="1750" w:type="dxa"/>
            <w:tcMar>
              <w:top w:w="70" w:type="dxa"/>
              <w:left w:w="90" w:type="dxa"/>
              <w:bottom w:w="70" w:type="dxa"/>
              <w:right w:w="90" w:type="dxa"/>
            </w:tcMar>
          </w:tcPr>
          <w:p w14:paraId="6F8784B7" w14:textId="77777777" w:rsidR="00E01C3A" w:rsidRDefault="00CC3326">
            <w:r>
              <w:rPr>
                <w:sz w:val="20"/>
                <w:szCs w:val="20"/>
              </w:rPr>
              <w:t>Front end</w:t>
            </w:r>
          </w:p>
        </w:tc>
        <w:tc>
          <w:tcPr>
            <w:tcW w:w="3100" w:type="dxa"/>
            <w:tcMar>
              <w:top w:w="70" w:type="dxa"/>
              <w:left w:w="90" w:type="dxa"/>
              <w:bottom w:w="70" w:type="dxa"/>
              <w:right w:w="90" w:type="dxa"/>
            </w:tcMar>
          </w:tcPr>
          <w:p w14:paraId="3CFB44E3"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0E8E7B3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2EC63008" w14:textId="77777777">
        <w:tc>
          <w:tcPr>
            <w:tcW w:w="1750" w:type="dxa"/>
            <w:tcMar>
              <w:top w:w="70" w:type="dxa"/>
              <w:left w:w="90" w:type="dxa"/>
              <w:bottom w:w="70" w:type="dxa"/>
              <w:right w:w="90" w:type="dxa"/>
            </w:tcMar>
          </w:tcPr>
          <w:p w14:paraId="07439BCC" w14:textId="77777777" w:rsidR="00E01C3A" w:rsidRDefault="00CC3326">
            <w:r>
              <w:rPr>
                <w:sz w:val="20"/>
                <w:szCs w:val="20"/>
              </w:rPr>
              <w:t>Banco de dados</w:t>
            </w:r>
          </w:p>
        </w:tc>
        <w:tc>
          <w:tcPr>
            <w:tcW w:w="3100" w:type="dxa"/>
            <w:tcMar>
              <w:top w:w="70" w:type="dxa"/>
              <w:left w:w="90" w:type="dxa"/>
              <w:bottom w:w="70" w:type="dxa"/>
              <w:right w:w="90" w:type="dxa"/>
            </w:tcMar>
          </w:tcPr>
          <w:p w14:paraId="47BC88AC"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26D404BB"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2E021256" w14:textId="77777777">
        <w:tc>
          <w:tcPr>
            <w:tcW w:w="1750" w:type="dxa"/>
            <w:tcMar>
              <w:top w:w="70" w:type="dxa"/>
              <w:left w:w="90" w:type="dxa"/>
              <w:bottom w:w="70" w:type="dxa"/>
              <w:right w:w="90" w:type="dxa"/>
            </w:tcMar>
          </w:tcPr>
          <w:p w14:paraId="042D824B" w14:textId="77777777" w:rsidR="00E01C3A" w:rsidRDefault="00CC3326">
            <w:r>
              <w:rPr>
                <w:sz w:val="20"/>
                <w:szCs w:val="20"/>
              </w:rPr>
              <w:t>Aplicativo móvel</w:t>
            </w:r>
          </w:p>
        </w:tc>
        <w:tc>
          <w:tcPr>
            <w:tcW w:w="3100" w:type="dxa"/>
            <w:tcMar>
              <w:top w:w="70" w:type="dxa"/>
              <w:left w:w="90" w:type="dxa"/>
              <w:bottom w:w="70" w:type="dxa"/>
              <w:right w:w="90" w:type="dxa"/>
            </w:tcMar>
          </w:tcPr>
          <w:p w14:paraId="60EC337D"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60801DB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64325662" w14:textId="77777777">
        <w:tc>
          <w:tcPr>
            <w:tcW w:w="1750" w:type="dxa"/>
            <w:tcMar>
              <w:top w:w="70" w:type="dxa"/>
              <w:left w:w="90" w:type="dxa"/>
              <w:bottom w:w="70" w:type="dxa"/>
              <w:right w:w="90" w:type="dxa"/>
            </w:tcMar>
          </w:tcPr>
          <w:p w14:paraId="208640F0" w14:textId="77777777" w:rsidR="00E01C3A" w:rsidRDefault="00CC3326">
            <w:r>
              <w:rPr>
                <w:sz w:val="20"/>
                <w:szCs w:val="20"/>
              </w:rPr>
              <w:t>Software embarcado</w:t>
            </w:r>
          </w:p>
        </w:tc>
        <w:tc>
          <w:tcPr>
            <w:tcW w:w="3100" w:type="dxa"/>
            <w:tcMar>
              <w:top w:w="70" w:type="dxa"/>
              <w:left w:w="90" w:type="dxa"/>
              <w:bottom w:w="70" w:type="dxa"/>
              <w:right w:w="90" w:type="dxa"/>
            </w:tcMar>
          </w:tcPr>
          <w:p w14:paraId="59760CE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20D9F254"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15E196F" w14:textId="77777777">
        <w:tc>
          <w:tcPr>
            <w:tcW w:w="1750" w:type="dxa"/>
            <w:tcMar>
              <w:top w:w="70" w:type="dxa"/>
              <w:left w:w="90" w:type="dxa"/>
              <w:bottom w:w="70" w:type="dxa"/>
              <w:right w:w="90" w:type="dxa"/>
            </w:tcMar>
          </w:tcPr>
          <w:p w14:paraId="7A28CD9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A63C11F"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FF47CA2"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22029536" w14:textId="77777777" w:rsidR="00E01C3A" w:rsidRDefault="00CC3326">
      <w:pPr>
        <w:spacing w:before="130" w:after="260"/>
        <w:rPr>
          <w:lang w:val="pt-BR"/>
        </w:rPr>
      </w:pPr>
      <w:r>
        <w:rPr>
          <w:sz w:val="20"/>
          <w:szCs w:val="20"/>
          <w:lang w:val="pt-BR"/>
        </w:rPr>
        <w:t>Fonte: Elaborado pelos autores (2026).</w:t>
      </w:r>
    </w:p>
    <w:p w14:paraId="582302F2"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234DEF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6D37DDAF" w14:textId="77777777">
        <w:trPr>
          <w:tblHeader/>
        </w:trPr>
        <w:tc>
          <w:tcPr>
            <w:tcW w:w="2300" w:type="dxa"/>
            <w:shd w:val="clear" w:color="auto" w:fill="EDEDED"/>
            <w:tcMar>
              <w:top w:w="70" w:type="dxa"/>
              <w:left w:w="90" w:type="dxa"/>
              <w:bottom w:w="70" w:type="dxa"/>
              <w:right w:w="90" w:type="dxa"/>
            </w:tcMar>
          </w:tcPr>
          <w:p w14:paraId="5159CC5E"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D0225E9"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56754DD6" w14:textId="77777777" w:rsidR="00E01C3A" w:rsidRDefault="00CC3326">
            <w:r>
              <w:rPr>
                <w:b/>
                <w:bCs/>
                <w:sz w:val="20"/>
                <w:szCs w:val="20"/>
              </w:rPr>
              <w:t>Responsabilidade</w:t>
            </w:r>
          </w:p>
        </w:tc>
      </w:tr>
      <w:tr w:rsidR="00E01C3A" w:rsidRPr="00CE1B46" w14:paraId="17CD4D2E" w14:textId="77777777">
        <w:tc>
          <w:tcPr>
            <w:tcW w:w="2300" w:type="dxa"/>
            <w:tcMar>
              <w:top w:w="70" w:type="dxa"/>
              <w:left w:w="90" w:type="dxa"/>
              <w:bottom w:w="70" w:type="dxa"/>
              <w:right w:w="90" w:type="dxa"/>
            </w:tcMar>
          </w:tcPr>
          <w:p w14:paraId="134085B4" w14:textId="77777777" w:rsidR="00E01C3A" w:rsidRDefault="00CC3326">
            <w:r>
              <w:rPr>
                <w:sz w:val="20"/>
                <w:szCs w:val="20"/>
              </w:rPr>
              <w:t>Interface de dados urbanos</w:t>
            </w:r>
          </w:p>
        </w:tc>
        <w:tc>
          <w:tcPr>
            <w:tcW w:w="3000" w:type="dxa"/>
            <w:tcMar>
              <w:top w:w="70" w:type="dxa"/>
              <w:left w:w="90" w:type="dxa"/>
              <w:bottom w:w="70" w:type="dxa"/>
              <w:right w:w="90" w:type="dxa"/>
            </w:tcMar>
          </w:tcPr>
          <w:p w14:paraId="2D55F913"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56410799"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7EA32909" w14:textId="77777777">
        <w:tc>
          <w:tcPr>
            <w:tcW w:w="2300" w:type="dxa"/>
            <w:tcMar>
              <w:top w:w="70" w:type="dxa"/>
              <w:left w:w="90" w:type="dxa"/>
              <w:bottom w:w="70" w:type="dxa"/>
              <w:right w:w="90" w:type="dxa"/>
            </w:tcMar>
          </w:tcPr>
          <w:p w14:paraId="3A1693F6"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0F370B54"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DBA4984"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35DBE480" w14:textId="77777777">
        <w:tc>
          <w:tcPr>
            <w:tcW w:w="2300" w:type="dxa"/>
            <w:tcMar>
              <w:top w:w="70" w:type="dxa"/>
              <w:left w:w="90" w:type="dxa"/>
              <w:bottom w:w="70" w:type="dxa"/>
              <w:right w:w="90" w:type="dxa"/>
            </w:tcMar>
          </w:tcPr>
          <w:p w14:paraId="546A478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0C4749FC"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5EDFBA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27D7602E" w14:textId="77777777">
        <w:tc>
          <w:tcPr>
            <w:tcW w:w="2300" w:type="dxa"/>
            <w:tcMar>
              <w:top w:w="70" w:type="dxa"/>
              <w:left w:w="90" w:type="dxa"/>
              <w:bottom w:w="70" w:type="dxa"/>
              <w:right w:w="90" w:type="dxa"/>
            </w:tcMar>
          </w:tcPr>
          <w:p w14:paraId="4FD9CA21"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712C46B3"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AA144C0"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09AEA3F8" w14:textId="77777777">
        <w:tc>
          <w:tcPr>
            <w:tcW w:w="2300" w:type="dxa"/>
            <w:tcMar>
              <w:top w:w="70" w:type="dxa"/>
              <w:left w:w="90" w:type="dxa"/>
              <w:bottom w:w="70" w:type="dxa"/>
              <w:right w:w="90" w:type="dxa"/>
            </w:tcMar>
          </w:tcPr>
          <w:p w14:paraId="0C9183CE"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457A271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A39779C"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03BFDCA2" w14:textId="77777777">
        <w:tc>
          <w:tcPr>
            <w:tcW w:w="2300" w:type="dxa"/>
            <w:tcMar>
              <w:top w:w="70" w:type="dxa"/>
              <w:left w:w="90" w:type="dxa"/>
              <w:bottom w:w="70" w:type="dxa"/>
              <w:right w:w="90" w:type="dxa"/>
            </w:tcMar>
          </w:tcPr>
          <w:p w14:paraId="0BD52428" w14:textId="77777777" w:rsidR="00E01C3A" w:rsidRDefault="00CC3326">
            <w:r>
              <w:rPr>
                <w:sz w:val="20"/>
                <w:szCs w:val="20"/>
              </w:rPr>
              <w:t>Banco de dados</w:t>
            </w:r>
          </w:p>
        </w:tc>
        <w:tc>
          <w:tcPr>
            <w:tcW w:w="3000" w:type="dxa"/>
            <w:tcMar>
              <w:top w:w="70" w:type="dxa"/>
              <w:left w:w="90" w:type="dxa"/>
              <w:bottom w:w="70" w:type="dxa"/>
              <w:right w:w="90" w:type="dxa"/>
            </w:tcMar>
          </w:tcPr>
          <w:p w14:paraId="0AD8DBD1" w14:textId="77777777" w:rsidR="00E01C3A" w:rsidRDefault="00CC3326">
            <w:r>
              <w:rPr>
                <w:sz w:val="20"/>
                <w:szCs w:val="20"/>
              </w:rPr>
              <w:t>PostgreSQL em contêiner</w:t>
            </w:r>
          </w:p>
        </w:tc>
        <w:tc>
          <w:tcPr>
            <w:tcW w:w="3771" w:type="dxa"/>
            <w:tcMar>
              <w:top w:w="70" w:type="dxa"/>
              <w:left w:w="90" w:type="dxa"/>
              <w:bottom w:w="70" w:type="dxa"/>
              <w:right w:w="90" w:type="dxa"/>
            </w:tcMar>
          </w:tcPr>
          <w:p w14:paraId="3C7586C4" w14:textId="77777777" w:rsidR="00E01C3A" w:rsidRPr="00CE1B46" w:rsidRDefault="00CC3326">
            <w:pPr>
              <w:rPr>
                <w:lang w:val="pt-BR"/>
              </w:rPr>
            </w:pPr>
            <w:r>
              <w:rPr>
                <w:sz w:val="20"/>
                <w:szCs w:val="20"/>
                <w:lang w:val="pt-BR"/>
              </w:rPr>
              <w:t>Registrar a cadeia completa de cada ciclo de decisão</w:t>
            </w:r>
          </w:p>
        </w:tc>
      </w:tr>
      <w:tr w:rsidR="00E01C3A" w:rsidRPr="00CE1B46" w14:paraId="3B862B21" w14:textId="77777777">
        <w:tc>
          <w:tcPr>
            <w:tcW w:w="2300" w:type="dxa"/>
            <w:tcMar>
              <w:top w:w="70" w:type="dxa"/>
              <w:left w:w="90" w:type="dxa"/>
              <w:bottom w:w="70" w:type="dxa"/>
              <w:right w:w="90" w:type="dxa"/>
            </w:tcMar>
          </w:tcPr>
          <w:p w14:paraId="727FD4A4" w14:textId="77777777" w:rsidR="00E01C3A" w:rsidRDefault="00CC3326">
            <w:r>
              <w:rPr>
                <w:sz w:val="20"/>
                <w:szCs w:val="20"/>
              </w:rPr>
              <w:t>Painel de acompanhamento</w:t>
            </w:r>
          </w:p>
        </w:tc>
        <w:tc>
          <w:tcPr>
            <w:tcW w:w="3000" w:type="dxa"/>
            <w:tcMar>
              <w:top w:w="70" w:type="dxa"/>
              <w:left w:w="90" w:type="dxa"/>
              <w:bottom w:w="70" w:type="dxa"/>
              <w:right w:w="90" w:type="dxa"/>
            </w:tcMar>
          </w:tcPr>
          <w:p w14:paraId="2D0D94B6"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7D0ECAC7"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3973BABD" w14:textId="77777777">
        <w:tc>
          <w:tcPr>
            <w:tcW w:w="2300" w:type="dxa"/>
            <w:tcMar>
              <w:top w:w="70" w:type="dxa"/>
              <w:left w:w="90" w:type="dxa"/>
              <w:bottom w:w="70" w:type="dxa"/>
              <w:right w:w="90" w:type="dxa"/>
            </w:tcMar>
          </w:tcPr>
          <w:p w14:paraId="25316E20" w14:textId="77777777" w:rsidR="00E01C3A" w:rsidRDefault="00CC3326">
            <w:r>
              <w:rPr>
                <w:sz w:val="20"/>
                <w:szCs w:val="20"/>
              </w:rPr>
              <w:t>Firmware do nó</w:t>
            </w:r>
          </w:p>
        </w:tc>
        <w:tc>
          <w:tcPr>
            <w:tcW w:w="3000" w:type="dxa"/>
            <w:tcMar>
              <w:top w:w="70" w:type="dxa"/>
              <w:left w:w="90" w:type="dxa"/>
              <w:bottom w:w="70" w:type="dxa"/>
              <w:right w:w="90" w:type="dxa"/>
            </w:tcMar>
          </w:tcPr>
          <w:p w14:paraId="745A92FF"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51C62484" w14:textId="77777777" w:rsidR="00E01C3A" w:rsidRPr="00CE1B46" w:rsidRDefault="00CC3326">
            <w:pPr>
              <w:rPr>
                <w:lang w:val="pt-BR"/>
              </w:rPr>
            </w:pPr>
            <w:r>
              <w:rPr>
                <w:sz w:val="20"/>
                <w:szCs w:val="20"/>
                <w:lang w:val="pt-BR"/>
              </w:rPr>
              <w:t>Aplicar o ciclo de trabalho comandado e publicar a iluminância lida</w:t>
            </w:r>
          </w:p>
        </w:tc>
      </w:tr>
    </w:tbl>
    <w:p w14:paraId="27CFB5E2" w14:textId="77777777" w:rsidR="00E01C3A" w:rsidRDefault="00CC3326">
      <w:pPr>
        <w:spacing w:before="130" w:after="260"/>
        <w:rPr>
          <w:lang w:val="pt-BR"/>
        </w:rPr>
      </w:pPr>
      <w:r>
        <w:rPr>
          <w:sz w:val="20"/>
          <w:szCs w:val="20"/>
          <w:lang w:val="pt-BR"/>
        </w:rPr>
        <w:t>Fonte: Elaborado pelos autores (2026).</w:t>
      </w:r>
    </w:p>
    <w:p w14:paraId="6681750B"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740DF3" w14:textId="77777777" w:rsidR="00E01C3A" w:rsidRDefault="00CC3326">
      <w:pPr>
        <w:pStyle w:val="Heading3"/>
        <w:spacing w:before="320" w:after="200" w:line="360" w:lineRule="auto"/>
        <w:rPr>
          <w:lang w:val="pt-BR"/>
        </w:rPr>
      </w:pPr>
      <w:bookmarkStart w:id="50" w:name="_Toc241779701"/>
      <w:r>
        <w:rPr>
          <w:lang w:val="pt-BR"/>
        </w:rPr>
        <w:t>4.6.1 Implantação em nuvem</w:t>
      </w:r>
      <w:bookmarkEnd w:id="50"/>
    </w:p>
    <w:p w14:paraId="7247ECC7"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4C5395C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DA54344"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081250FD"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1B99FC0"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0932582D"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B6D7E80"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29AF1A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6D349483" w14:textId="77777777" w:rsidR="00E01C3A" w:rsidRDefault="00CC3326">
      <w:pPr>
        <w:pStyle w:val="Heading3"/>
        <w:spacing w:before="320" w:after="200" w:line="360" w:lineRule="auto"/>
        <w:rPr>
          <w:lang w:val="pt-BR"/>
        </w:rPr>
      </w:pPr>
      <w:bookmarkStart w:id="51" w:name="_Toc241779702"/>
      <w:r>
        <w:rPr>
          <w:lang w:val="pt-BR"/>
        </w:rPr>
        <w:t>4.6.2 Contratos das interfaces</w:t>
      </w:r>
      <w:bookmarkEnd w:id="51"/>
    </w:p>
    <w:p w14:paraId="15325C6E"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8109EBC"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E12495E" w14:textId="77777777">
        <w:trPr>
          <w:tblHeader/>
        </w:trPr>
        <w:tc>
          <w:tcPr>
            <w:tcW w:w="2600" w:type="dxa"/>
            <w:shd w:val="clear" w:color="auto" w:fill="EDEDED"/>
            <w:tcMar>
              <w:top w:w="70" w:type="dxa"/>
              <w:left w:w="90" w:type="dxa"/>
              <w:bottom w:w="70" w:type="dxa"/>
              <w:right w:w="90" w:type="dxa"/>
            </w:tcMar>
          </w:tcPr>
          <w:p w14:paraId="40A663AB"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A4A7B0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265D8DB6" w14:textId="77777777" w:rsidR="00E01C3A" w:rsidRDefault="00CC3326">
            <w:r>
              <w:rPr>
                <w:b/>
                <w:bCs/>
                <w:sz w:val="20"/>
                <w:szCs w:val="20"/>
              </w:rPr>
              <w:t>Conteúdo</w:t>
            </w:r>
          </w:p>
        </w:tc>
      </w:tr>
      <w:tr w:rsidR="00E01C3A" w:rsidRPr="00CE1B46" w14:paraId="6A1758BF" w14:textId="77777777">
        <w:tc>
          <w:tcPr>
            <w:tcW w:w="2600" w:type="dxa"/>
            <w:tcMar>
              <w:top w:w="70" w:type="dxa"/>
              <w:left w:w="90" w:type="dxa"/>
              <w:bottom w:w="70" w:type="dxa"/>
              <w:right w:w="90" w:type="dxa"/>
            </w:tcMar>
          </w:tcPr>
          <w:p w14:paraId="4E959B93" w14:textId="77777777" w:rsidR="00E01C3A" w:rsidRDefault="00CC3326">
            <w:r>
              <w:rPr>
                <w:sz w:val="20"/>
                <w:szCs w:val="20"/>
              </w:rPr>
              <w:t>REST – POST /eventos</w:t>
            </w:r>
          </w:p>
        </w:tc>
        <w:tc>
          <w:tcPr>
            <w:tcW w:w="2700" w:type="dxa"/>
            <w:tcMar>
              <w:top w:w="70" w:type="dxa"/>
              <w:left w:w="90" w:type="dxa"/>
              <w:bottom w:w="70" w:type="dxa"/>
              <w:right w:w="90" w:type="dxa"/>
            </w:tcMar>
          </w:tcPr>
          <w:p w14:paraId="5C7E3D21"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71FBF5F3"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68CB8911" w14:textId="77777777">
        <w:tc>
          <w:tcPr>
            <w:tcW w:w="2600" w:type="dxa"/>
            <w:tcMar>
              <w:top w:w="70" w:type="dxa"/>
              <w:left w:w="90" w:type="dxa"/>
              <w:bottom w:w="70" w:type="dxa"/>
              <w:right w:w="90" w:type="dxa"/>
            </w:tcMar>
          </w:tcPr>
          <w:p w14:paraId="1CB47FC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39636A7"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4BB8434"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2C8F6840" w14:textId="77777777">
        <w:tc>
          <w:tcPr>
            <w:tcW w:w="2600" w:type="dxa"/>
            <w:tcMar>
              <w:top w:w="70" w:type="dxa"/>
              <w:left w:w="90" w:type="dxa"/>
              <w:bottom w:w="70" w:type="dxa"/>
              <w:right w:w="90" w:type="dxa"/>
            </w:tcMar>
          </w:tcPr>
          <w:p w14:paraId="63564AA2" w14:textId="77777777" w:rsidR="00E01C3A" w:rsidRDefault="00CC3326">
            <w:r>
              <w:rPr>
                <w:sz w:val="20"/>
                <w:szCs w:val="20"/>
              </w:rPr>
              <w:t>REST – GET /decisoes</w:t>
            </w:r>
          </w:p>
        </w:tc>
        <w:tc>
          <w:tcPr>
            <w:tcW w:w="2700" w:type="dxa"/>
            <w:tcMar>
              <w:top w:w="70" w:type="dxa"/>
              <w:left w:w="90" w:type="dxa"/>
              <w:bottom w:w="70" w:type="dxa"/>
              <w:right w:w="90" w:type="dxa"/>
            </w:tcMar>
          </w:tcPr>
          <w:p w14:paraId="007A138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64CD4DF"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71BAED4E" w14:textId="77777777">
        <w:tc>
          <w:tcPr>
            <w:tcW w:w="2600" w:type="dxa"/>
            <w:tcMar>
              <w:top w:w="70" w:type="dxa"/>
              <w:left w:w="90" w:type="dxa"/>
              <w:bottom w:w="70" w:type="dxa"/>
              <w:right w:w="90" w:type="dxa"/>
            </w:tcMar>
          </w:tcPr>
          <w:p w14:paraId="149F1A26" w14:textId="77777777" w:rsidR="00E01C3A" w:rsidRDefault="00CC3326">
            <w:r>
              <w:rPr>
                <w:sz w:val="20"/>
                <w:szCs w:val="20"/>
              </w:rPr>
              <w:t>REST – GET /telemetria</w:t>
            </w:r>
          </w:p>
        </w:tc>
        <w:tc>
          <w:tcPr>
            <w:tcW w:w="2700" w:type="dxa"/>
            <w:tcMar>
              <w:top w:w="70" w:type="dxa"/>
              <w:left w:w="90" w:type="dxa"/>
              <w:bottom w:w="70" w:type="dxa"/>
              <w:right w:w="90" w:type="dxa"/>
            </w:tcMar>
          </w:tcPr>
          <w:p w14:paraId="36BACE7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78E8617"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60CFD5" w14:textId="77777777">
        <w:tc>
          <w:tcPr>
            <w:tcW w:w="2600" w:type="dxa"/>
            <w:tcMar>
              <w:top w:w="70" w:type="dxa"/>
              <w:left w:w="90" w:type="dxa"/>
              <w:bottom w:w="70" w:type="dxa"/>
              <w:right w:w="90" w:type="dxa"/>
            </w:tcMar>
          </w:tcPr>
          <w:p w14:paraId="2B2EB815" w14:textId="77777777" w:rsidR="00E01C3A" w:rsidRDefault="00CC3326">
            <w:r>
              <w:rPr>
                <w:sz w:val="20"/>
                <w:szCs w:val="20"/>
              </w:rPr>
              <w:t>REST – GET /trechos</w:t>
            </w:r>
          </w:p>
        </w:tc>
        <w:tc>
          <w:tcPr>
            <w:tcW w:w="2700" w:type="dxa"/>
            <w:tcMar>
              <w:top w:w="70" w:type="dxa"/>
              <w:left w:w="90" w:type="dxa"/>
              <w:bottom w:w="70" w:type="dxa"/>
              <w:right w:w="90" w:type="dxa"/>
            </w:tcMar>
          </w:tcPr>
          <w:p w14:paraId="3A58C317"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A410B70"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5C29B927" w14:textId="77777777">
        <w:tc>
          <w:tcPr>
            <w:tcW w:w="2600" w:type="dxa"/>
            <w:tcMar>
              <w:top w:w="70" w:type="dxa"/>
              <w:left w:w="90" w:type="dxa"/>
              <w:bottom w:w="70" w:type="dxa"/>
              <w:right w:w="90" w:type="dxa"/>
            </w:tcMar>
          </w:tcPr>
          <w:p w14:paraId="1911F9DE" w14:textId="77777777" w:rsidR="00847C0D" w:rsidRDefault="00CC3326">
            <w:r>
              <w:rPr>
                <w:sz w:val="20"/>
                <w:szCs w:val="20"/>
              </w:rPr>
              <w:t>REST – GET /pontos</w:t>
            </w:r>
          </w:p>
        </w:tc>
        <w:tc>
          <w:tcPr>
            <w:tcW w:w="2700" w:type="dxa"/>
            <w:tcMar>
              <w:top w:w="70" w:type="dxa"/>
              <w:left w:w="90" w:type="dxa"/>
              <w:bottom w:w="70" w:type="dxa"/>
              <w:right w:w="90" w:type="dxa"/>
            </w:tcMar>
          </w:tcPr>
          <w:p w14:paraId="61AB8B2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D06E271"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7B5BAE61" w14:textId="77777777">
        <w:tc>
          <w:tcPr>
            <w:tcW w:w="2600" w:type="dxa"/>
            <w:tcMar>
              <w:top w:w="70" w:type="dxa"/>
              <w:left w:w="90" w:type="dxa"/>
              <w:bottom w:w="70" w:type="dxa"/>
              <w:right w:w="90" w:type="dxa"/>
            </w:tcMar>
          </w:tcPr>
          <w:p w14:paraId="47B0FE89" w14:textId="77777777" w:rsidR="00847C0D" w:rsidRDefault="00CC3326">
            <w:r>
              <w:rPr>
                <w:sz w:val="20"/>
                <w:szCs w:val="20"/>
              </w:rPr>
              <w:t>REST – GET /alertas</w:t>
            </w:r>
          </w:p>
        </w:tc>
        <w:tc>
          <w:tcPr>
            <w:tcW w:w="2700" w:type="dxa"/>
            <w:tcMar>
              <w:top w:w="70" w:type="dxa"/>
              <w:left w:w="90" w:type="dxa"/>
              <w:bottom w:w="70" w:type="dxa"/>
              <w:right w:w="90" w:type="dxa"/>
            </w:tcMar>
          </w:tcPr>
          <w:p w14:paraId="6C21A0CA"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6122491C" w14:textId="77777777" w:rsidR="00847C0D" w:rsidRDefault="00CC3326">
            <w:r>
              <w:rPr>
                <w:sz w:val="20"/>
                <w:szCs w:val="20"/>
                <w:lang w:val="pt-BR"/>
              </w:rPr>
              <w:t>Alertas de diagnóstico abertos (RF11)</w:t>
            </w:r>
          </w:p>
        </w:tc>
      </w:tr>
      <w:tr w:rsidR="00E01C3A" w:rsidRPr="00CE1B46" w14:paraId="1A248394" w14:textId="77777777">
        <w:tc>
          <w:tcPr>
            <w:tcW w:w="2600" w:type="dxa"/>
            <w:tcMar>
              <w:top w:w="70" w:type="dxa"/>
              <w:left w:w="90" w:type="dxa"/>
              <w:bottom w:w="70" w:type="dxa"/>
              <w:right w:w="90" w:type="dxa"/>
            </w:tcMar>
          </w:tcPr>
          <w:p w14:paraId="073DBF12" w14:textId="77777777" w:rsidR="00847C0D" w:rsidRDefault="00CC3326">
            <w:r>
              <w:rPr>
                <w:sz w:val="20"/>
                <w:szCs w:val="20"/>
              </w:rPr>
              <w:t>REST – GET /energia</w:t>
            </w:r>
          </w:p>
        </w:tc>
        <w:tc>
          <w:tcPr>
            <w:tcW w:w="2700" w:type="dxa"/>
            <w:tcMar>
              <w:top w:w="70" w:type="dxa"/>
              <w:left w:w="90" w:type="dxa"/>
              <w:bottom w:w="70" w:type="dxa"/>
              <w:right w:w="90" w:type="dxa"/>
            </w:tcMar>
          </w:tcPr>
          <w:p w14:paraId="66D7C484"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E9AF7E2"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53BC3092" w14:textId="77777777">
        <w:tc>
          <w:tcPr>
            <w:tcW w:w="2600" w:type="dxa"/>
            <w:tcMar>
              <w:top w:w="70" w:type="dxa"/>
              <w:left w:w="90" w:type="dxa"/>
              <w:bottom w:w="70" w:type="dxa"/>
              <w:right w:w="90" w:type="dxa"/>
            </w:tcMar>
          </w:tcPr>
          <w:p w14:paraId="05D87C97"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D306CB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25C6B937"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305A5A08" w14:textId="77777777">
        <w:tc>
          <w:tcPr>
            <w:tcW w:w="2600" w:type="dxa"/>
            <w:tcMar>
              <w:top w:w="70" w:type="dxa"/>
              <w:left w:w="90" w:type="dxa"/>
              <w:bottom w:w="70" w:type="dxa"/>
              <w:right w:w="90" w:type="dxa"/>
            </w:tcMar>
          </w:tcPr>
          <w:p w14:paraId="75A036B7"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1E5FF6FB" w14:textId="77777777" w:rsidR="00E01C3A" w:rsidRDefault="00CC3326">
            <w:r>
              <w:rPr>
                <w:sz w:val="20"/>
                <w:szCs w:val="20"/>
              </w:rPr>
              <w:t>Tópico assinado pelo nó</w:t>
            </w:r>
          </w:p>
        </w:tc>
        <w:tc>
          <w:tcPr>
            <w:tcW w:w="3771" w:type="dxa"/>
            <w:tcMar>
              <w:top w:w="70" w:type="dxa"/>
              <w:left w:w="90" w:type="dxa"/>
              <w:bottom w:w="70" w:type="dxa"/>
              <w:right w:w="90" w:type="dxa"/>
            </w:tcMar>
          </w:tcPr>
          <w:p w14:paraId="6292AF42"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A7BDAB7" w14:textId="77777777">
        <w:tc>
          <w:tcPr>
            <w:tcW w:w="2600" w:type="dxa"/>
            <w:tcMar>
              <w:top w:w="70" w:type="dxa"/>
              <w:left w:w="90" w:type="dxa"/>
              <w:bottom w:w="70" w:type="dxa"/>
              <w:right w:w="90" w:type="dxa"/>
            </w:tcMar>
          </w:tcPr>
          <w:p w14:paraId="153CC3B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72C2E86" w14:textId="77777777" w:rsidR="00E01C3A" w:rsidRDefault="00CC3326">
            <w:r>
              <w:rPr>
                <w:sz w:val="20"/>
                <w:szCs w:val="20"/>
              </w:rPr>
              <w:t>Tópico publicado pelo nó</w:t>
            </w:r>
          </w:p>
        </w:tc>
        <w:tc>
          <w:tcPr>
            <w:tcW w:w="3771" w:type="dxa"/>
            <w:tcMar>
              <w:top w:w="70" w:type="dxa"/>
              <w:left w:w="90" w:type="dxa"/>
              <w:bottom w:w="70" w:type="dxa"/>
              <w:right w:w="90" w:type="dxa"/>
            </w:tcMar>
          </w:tcPr>
          <w:p w14:paraId="5501A09F"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7535913" w14:textId="77777777">
        <w:tc>
          <w:tcPr>
            <w:tcW w:w="2600" w:type="dxa"/>
            <w:tcMar>
              <w:top w:w="70" w:type="dxa"/>
              <w:left w:w="90" w:type="dxa"/>
              <w:bottom w:w="70" w:type="dxa"/>
              <w:right w:w="90" w:type="dxa"/>
            </w:tcMar>
          </w:tcPr>
          <w:p w14:paraId="3C8267FC"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71DC0FA7"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22516318" w14:textId="77777777" w:rsidR="00847C0D" w:rsidRDefault="00CC3326">
            <w:r>
              <w:rPr>
                <w:sz w:val="20"/>
                <w:szCs w:val="20"/>
                <w:lang w:val="pt-BR"/>
              </w:rPr>
              <w:t>Presença do nó, com última vontade que indica a desconexão</w:t>
            </w:r>
          </w:p>
        </w:tc>
      </w:tr>
    </w:tbl>
    <w:p w14:paraId="438D0113" w14:textId="77777777" w:rsidR="00E01C3A" w:rsidRDefault="00CC3326">
      <w:pPr>
        <w:spacing w:before="130" w:after="260"/>
        <w:rPr>
          <w:lang w:val="pt-BR"/>
        </w:rPr>
      </w:pPr>
      <w:r>
        <w:rPr>
          <w:sz w:val="20"/>
          <w:szCs w:val="20"/>
          <w:lang w:val="pt-BR"/>
        </w:rPr>
        <w:t>Fonte: Elaborado pelos autores (2026).</w:t>
      </w:r>
    </w:p>
    <w:p w14:paraId="136F013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48E16C9"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7A0CF043" w14:textId="77777777" w:rsidR="00E01C3A" w:rsidRDefault="00CC3326">
      <w:pPr>
        <w:pStyle w:val="Heading2"/>
        <w:spacing w:before="360" w:after="240" w:line="360" w:lineRule="auto"/>
        <w:rPr>
          <w:lang w:val="pt-BR"/>
        </w:rPr>
      </w:pPr>
      <w:bookmarkStart w:id="52" w:name="_Toc241779703"/>
      <w:r>
        <w:rPr>
          <w:lang w:val="pt-BR"/>
        </w:rPr>
        <w:t>4.7 Banco de dados</w:t>
      </w:r>
      <w:bookmarkEnd w:id="52"/>
    </w:p>
    <w:p w14:paraId="5D6A32F9" w14:textId="77777777" w:rsidR="00E01C3A" w:rsidRDefault="00CC3326">
      <w:pPr>
        <w:pStyle w:val="Heading3"/>
        <w:spacing w:before="320" w:after="200" w:line="360" w:lineRule="auto"/>
        <w:rPr>
          <w:lang w:val="pt-BR"/>
        </w:rPr>
      </w:pPr>
      <w:bookmarkStart w:id="53" w:name="_Toc241779704"/>
      <w:r>
        <w:rPr>
          <w:lang w:val="pt-BR"/>
        </w:rPr>
        <w:t>4.7.1 Modelo conceitual e justificativa da escolha</w:t>
      </w:r>
      <w:bookmarkEnd w:id="53"/>
    </w:p>
    <w:p w14:paraId="4E32656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E681BCB"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AFF279D"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99FAF64"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E1864D2"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701AC68" w14:textId="77777777">
        <w:trPr>
          <w:tblHeader/>
        </w:trPr>
        <w:tc>
          <w:tcPr>
            <w:tcW w:w="2100" w:type="dxa"/>
            <w:shd w:val="clear" w:color="auto" w:fill="EDEDED"/>
            <w:tcMar>
              <w:top w:w="70" w:type="dxa"/>
              <w:left w:w="90" w:type="dxa"/>
              <w:bottom w:w="70" w:type="dxa"/>
              <w:right w:w="90" w:type="dxa"/>
            </w:tcMar>
          </w:tcPr>
          <w:p w14:paraId="38E0AFC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1EC4E0FB"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01F7B5AF" w14:textId="77777777" w:rsidR="006B1E66" w:rsidRDefault="00CC3326">
            <w:r>
              <w:rPr>
                <w:b/>
                <w:bCs/>
                <w:sz w:val="20"/>
                <w:szCs w:val="20"/>
              </w:rPr>
              <w:t>Função no sistema</w:t>
            </w:r>
          </w:p>
        </w:tc>
      </w:tr>
      <w:tr w:rsidR="006B1E66" w:rsidRPr="00CE1B46" w14:paraId="42791CA1" w14:textId="77777777">
        <w:tc>
          <w:tcPr>
            <w:tcW w:w="2100" w:type="dxa"/>
            <w:tcMar>
              <w:top w:w="70" w:type="dxa"/>
              <w:left w:w="90" w:type="dxa"/>
              <w:bottom w:w="70" w:type="dxa"/>
              <w:right w:w="90" w:type="dxa"/>
            </w:tcMar>
          </w:tcPr>
          <w:p w14:paraId="363FBD3E" w14:textId="77777777" w:rsidR="006B1E66" w:rsidRDefault="00CC3326">
            <w:r>
              <w:rPr>
                <w:sz w:val="20"/>
                <w:szCs w:val="20"/>
              </w:rPr>
              <w:t>classe_iluminacao</w:t>
            </w:r>
          </w:p>
        </w:tc>
        <w:tc>
          <w:tcPr>
            <w:tcW w:w="3200" w:type="dxa"/>
            <w:tcMar>
              <w:top w:w="70" w:type="dxa"/>
              <w:left w:w="90" w:type="dxa"/>
              <w:bottom w:w="70" w:type="dxa"/>
              <w:right w:w="90" w:type="dxa"/>
            </w:tcMar>
          </w:tcPr>
          <w:p w14:paraId="464BCB7D"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4CA5DB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685FE28A" w14:textId="77777777">
        <w:tc>
          <w:tcPr>
            <w:tcW w:w="2100" w:type="dxa"/>
            <w:tcMar>
              <w:top w:w="70" w:type="dxa"/>
              <w:left w:w="90" w:type="dxa"/>
              <w:bottom w:w="70" w:type="dxa"/>
              <w:right w:w="90" w:type="dxa"/>
            </w:tcMar>
          </w:tcPr>
          <w:p w14:paraId="3B4C1159" w14:textId="77777777" w:rsidR="006B1E66" w:rsidRDefault="00CC3326">
            <w:r>
              <w:rPr>
                <w:sz w:val="20"/>
                <w:szCs w:val="20"/>
              </w:rPr>
              <w:t>ponto_de_luz</w:t>
            </w:r>
          </w:p>
        </w:tc>
        <w:tc>
          <w:tcPr>
            <w:tcW w:w="3200" w:type="dxa"/>
            <w:tcMar>
              <w:top w:w="70" w:type="dxa"/>
              <w:left w:w="90" w:type="dxa"/>
              <w:bottom w:w="70" w:type="dxa"/>
              <w:right w:w="90" w:type="dxa"/>
            </w:tcMar>
          </w:tcPr>
          <w:p w14:paraId="70425A6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C92D771"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427EF332" w14:textId="77777777">
        <w:tc>
          <w:tcPr>
            <w:tcW w:w="2100" w:type="dxa"/>
            <w:tcMar>
              <w:top w:w="70" w:type="dxa"/>
              <w:left w:w="90" w:type="dxa"/>
              <w:bottom w:w="70" w:type="dxa"/>
              <w:right w:w="90" w:type="dxa"/>
            </w:tcMar>
          </w:tcPr>
          <w:p w14:paraId="4182B5D4" w14:textId="77777777" w:rsidR="006B1E66" w:rsidRDefault="00CC3326">
            <w:r>
              <w:rPr>
                <w:sz w:val="20"/>
                <w:szCs w:val="20"/>
              </w:rPr>
              <w:t>trecho_via</w:t>
            </w:r>
          </w:p>
        </w:tc>
        <w:tc>
          <w:tcPr>
            <w:tcW w:w="3200" w:type="dxa"/>
            <w:tcMar>
              <w:top w:w="70" w:type="dxa"/>
              <w:left w:w="90" w:type="dxa"/>
              <w:bottom w:w="70" w:type="dxa"/>
              <w:right w:w="90" w:type="dxa"/>
            </w:tcMar>
          </w:tcPr>
          <w:p w14:paraId="4E865CDB"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13A52B68"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1A5D4E75" w14:textId="77777777">
        <w:tc>
          <w:tcPr>
            <w:tcW w:w="2100" w:type="dxa"/>
            <w:tcMar>
              <w:top w:w="70" w:type="dxa"/>
              <w:left w:w="90" w:type="dxa"/>
              <w:bottom w:w="70" w:type="dxa"/>
              <w:right w:w="90" w:type="dxa"/>
            </w:tcMar>
          </w:tcPr>
          <w:p w14:paraId="1B44AAC5" w14:textId="77777777" w:rsidR="006B1E66" w:rsidRDefault="00CC3326">
            <w:r>
              <w:rPr>
                <w:sz w:val="20"/>
                <w:szCs w:val="20"/>
              </w:rPr>
              <w:t>trecho_ponto</w:t>
            </w:r>
          </w:p>
        </w:tc>
        <w:tc>
          <w:tcPr>
            <w:tcW w:w="3200" w:type="dxa"/>
            <w:tcMar>
              <w:top w:w="70" w:type="dxa"/>
              <w:left w:w="90" w:type="dxa"/>
              <w:bottom w:w="70" w:type="dxa"/>
              <w:right w:w="90" w:type="dxa"/>
            </w:tcMar>
          </w:tcPr>
          <w:p w14:paraId="345806BB"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3007127F"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75BF946A" w14:textId="77777777">
        <w:tc>
          <w:tcPr>
            <w:tcW w:w="2100" w:type="dxa"/>
            <w:tcMar>
              <w:top w:w="70" w:type="dxa"/>
              <w:left w:w="90" w:type="dxa"/>
              <w:bottom w:w="70" w:type="dxa"/>
              <w:right w:w="90" w:type="dxa"/>
            </w:tcMar>
          </w:tcPr>
          <w:p w14:paraId="08979A73" w14:textId="77777777" w:rsidR="006B1E66" w:rsidRDefault="00CC3326">
            <w:r>
              <w:rPr>
                <w:sz w:val="20"/>
                <w:szCs w:val="20"/>
              </w:rPr>
              <w:t>evento_urbano</w:t>
            </w:r>
          </w:p>
        </w:tc>
        <w:tc>
          <w:tcPr>
            <w:tcW w:w="3200" w:type="dxa"/>
            <w:tcMar>
              <w:top w:w="70" w:type="dxa"/>
              <w:left w:w="90" w:type="dxa"/>
              <w:bottom w:w="70" w:type="dxa"/>
              <w:right w:w="90" w:type="dxa"/>
            </w:tcMar>
          </w:tcPr>
          <w:p w14:paraId="3B0CED3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9F63797"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1869AA67" w14:textId="77777777">
        <w:tc>
          <w:tcPr>
            <w:tcW w:w="2100" w:type="dxa"/>
            <w:tcMar>
              <w:top w:w="70" w:type="dxa"/>
              <w:left w:w="90" w:type="dxa"/>
              <w:bottom w:w="70" w:type="dxa"/>
              <w:right w:w="90" w:type="dxa"/>
            </w:tcMar>
          </w:tcPr>
          <w:p w14:paraId="51AD8A63" w14:textId="77777777" w:rsidR="006B1E66" w:rsidRDefault="00CC3326">
            <w:r>
              <w:rPr>
                <w:sz w:val="20"/>
                <w:szCs w:val="20"/>
              </w:rPr>
              <w:t>versao_base_regras</w:t>
            </w:r>
          </w:p>
        </w:tc>
        <w:tc>
          <w:tcPr>
            <w:tcW w:w="3200" w:type="dxa"/>
            <w:tcMar>
              <w:top w:w="70" w:type="dxa"/>
              <w:left w:w="90" w:type="dxa"/>
              <w:bottom w:w="70" w:type="dxa"/>
              <w:right w:w="90" w:type="dxa"/>
            </w:tcMar>
          </w:tcPr>
          <w:p w14:paraId="09A2D6C1"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71554F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4A906F8E" w14:textId="77777777">
        <w:tc>
          <w:tcPr>
            <w:tcW w:w="2100" w:type="dxa"/>
            <w:tcMar>
              <w:top w:w="70" w:type="dxa"/>
              <w:left w:w="90" w:type="dxa"/>
              <w:bottom w:w="70" w:type="dxa"/>
              <w:right w:w="90" w:type="dxa"/>
            </w:tcMar>
          </w:tcPr>
          <w:p w14:paraId="28BAF202" w14:textId="77777777" w:rsidR="006B1E66" w:rsidRDefault="00CC3326">
            <w:r>
              <w:rPr>
                <w:sz w:val="20"/>
                <w:szCs w:val="20"/>
              </w:rPr>
              <w:t>decisao</w:t>
            </w:r>
          </w:p>
        </w:tc>
        <w:tc>
          <w:tcPr>
            <w:tcW w:w="3200" w:type="dxa"/>
            <w:tcMar>
              <w:top w:w="70" w:type="dxa"/>
              <w:left w:w="90" w:type="dxa"/>
              <w:bottom w:w="70" w:type="dxa"/>
              <w:right w:w="90" w:type="dxa"/>
            </w:tcMar>
          </w:tcPr>
          <w:p w14:paraId="26E3003C"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6D8CB88A"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506B24F0" w14:textId="77777777">
        <w:tc>
          <w:tcPr>
            <w:tcW w:w="2100" w:type="dxa"/>
            <w:tcMar>
              <w:top w:w="70" w:type="dxa"/>
              <w:left w:w="90" w:type="dxa"/>
              <w:bottom w:w="70" w:type="dxa"/>
              <w:right w:w="90" w:type="dxa"/>
            </w:tcMar>
          </w:tcPr>
          <w:p w14:paraId="22148A4E" w14:textId="77777777" w:rsidR="006B1E66" w:rsidRDefault="00CC3326">
            <w:r>
              <w:rPr>
                <w:sz w:val="20"/>
                <w:szCs w:val="20"/>
              </w:rPr>
              <w:t>telemetria</w:t>
            </w:r>
          </w:p>
        </w:tc>
        <w:tc>
          <w:tcPr>
            <w:tcW w:w="3200" w:type="dxa"/>
            <w:tcMar>
              <w:top w:w="70" w:type="dxa"/>
              <w:left w:w="90" w:type="dxa"/>
              <w:bottom w:w="70" w:type="dxa"/>
              <w:right w:w="90" w:type="dxa"/>
            </w:tcMar>
          </w:tcPr>
          <w:p w14:paraId="090AA583"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787C378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3EEC9AE5" w14:textId="77777777">
        <w:tc>
          <w:tcPr>
            <w:tcW w:w="2100" w:type="dxa"/>
            <w:tcMar>
              <w:top w:w="70" w:type="dxa"/>
              <w:left w:w="90" w:type="dxa"/>
              <w:bottom w:w="70" w:type="dxa"/>
              <w:right w:w="90" w:type="dxa"/>
            </w:tcMar>
          </w:tcPr>
          <w:p w14:paraId="3974DE6F" w14:textId="77777777" w:rsidR="00847C0D" w:rsidRDefault="00CC3326">
            <w:r>
              <w:rPr>
                <w:sz w:val="20"/>
                <w:szCs w:val="20"/>
              </w:rPr>
              <w:t>versao_modelo_previsao</w:t>
            </w:r>
          </w:p>
        </w:tc>
        <w:tc>
          <w:tcPr>
            <w:tcW w:w="3200" w:type="dxa"/>
            <w:tcMar>
              <w:top w:w="70" w:type="dxa"/>
              <w:left w:w="90" w:type="dxa"/>
              <w:bottom w:w="70" w:type="dxa"/>
              <w:right w:w="90" w:type="dxa"/>
            </w:tcMar>
          </w:tcPr>
          <w:p w14:paraId="53861A9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5AB723FE"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7850AED2" w14:textId="77777777">
        <w:tc>
          <w:tcPr>
            <w:tcW w:w="2100" w:type="dxa"/>
            <w:tcMar>
              <w:top w:w="70" w:type="dxa"/>
              <w:left w:w="90" w:type="dxa"/>
              <w:bottom w:w="70" w:type="dxa"/>
              <w:right w:w="90" w:type="dxa"/>
            </w:tcMar>
          </w:tcPr>
          <w:p w14:paraId="15FF11F2" w14:textId="77777777" w:rsidR="00847C0D" w:rsidRDefault="00CC3326">
            <w:r>
              <w:rPr>
                <w:sz w:val="20"/>
                <w:szCs w:val="20"/>
              </w:rPr>
              <w:t>execucao_cenario</w:t>
            </w:r>
          </w:p>
        </w:tc>
        <w:tc>
          <w:tcPr>
            <w:tcW w:w="3200" w:type="dxa"/>
            <w:tcMar>
              <w:top w:w="70" w:type="dxa"/>
              <w:left w:w="90" w:type="dxa"/>
              <w:bottom w:w="70" w:type="dxa"/>
              <w:right w:w="90" w:type="dxa"/>
            </w:tcMar>
          </w:tcPr>
          <w:p w14:paraId="756020B7"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03D40857" w14:textId="77777777" w:rsidR="00847C0D" w:rsidRDefault="00CC3326">
            <w:r>
              <w:rPr>
                <w:sz w:val="20"/>
                <w:szCs w:val="20"/>
                <w:lang w:val="pt-BR"/>
              </w:rPr>
              <w:t>Separa as execuções da suíte e os regimes e modos comparados em 3.9 e 3.11</w:t>
            </w:r>
          </w:p>
        </w:tc>
      </w:tr>
      <w:tr w:rsidR="006B1E66" w:rsidRPr="00CE1B46" w14:paraId="4F63E5D0" w14:textId="77777777">
        <w:tc>
          <w:tcPr>
            <w:tcW w:w="2100" w:type="dxa"/>
            <w:tcMar>
              <w:top w:w="70" w:type="dxa"/>
              <w:left w:w="90" w:type="dxa"/>
              <w:bottom w:w="70" w:type="dxa"/>
              <w:right w:w="90" w:type="dxa"/>
            </w:tcMar>
          </w:tcPr>
          <w:p w14:paraId="4A4F977D" w14:textId="77777777" w:rsidR="00847C0D" w:rsidRDefault="00CC3326">
            <w:r>
              <w:rPr>
                <w:sz w:val="20"/>
                <w:szCs w:val="20"/>
              </w:rPr>
              <w:t>sessao_medicao</w:t>
            </w:r>
          </w:p>
        </w:tc>
        <w:tc>
          <w:tcPr>
            <w:tcW w:w="3200" w:type="dxa"/>
            <w:tcMar>
              <w:top w:w="70" w:type="dxa"/>
              <w:left w:w="90" w:type="dxa"/>
              <w:bottom w:w="70" w:type="dxa"/>
              <w:right w:w="90" w:type="dxa"/>
            </w:tcMar>
          </w:tcPr>
          <w:p w14:paraId="6A737125"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8975E" w14:textId="77777777" w:rsidR="00847C0D" w:rsidRDefault="00CC3326">
            <w:r>
              <w:rPr>
                <w:sz w:val="20"/>
                <w:szCs w:val="20"/>
                <w:lang w:val="pt-BR"/>
              </w:rPr>
              <w:t>Registra a residual de cada sessão e a regra de descarte de 3.4.3</w:t>
            </w:r>
          </w:p>
        </w:tc>
      </w:tr>
      <w:tr w:rsidR="006B1E66" w:rsidRPr="00CE1B46" w14:paraId="7286007F" w14:textId="77777777">
        <w:tc>
          <w:tcPr>
            <w:tcW w:w="2100" w:type="dxa"/>
            <w:tcMar>
              <w:top w:w="70" w:type="dxa"/>
              <w:left w:w="90" w:type="dxa"/>
              <w:bottom w:w="70" w:type="dxa"/>
              <w:right w:w="90" w:type="dxa"/>
            </w:tcMar>
          </w:tcPr>
          <w:p w14:paraId="46742F49" w14:textId="77777777" w:rsidR="00847C0D" w:rsidRDefault="00CC3326">
            <w:r>
              <w:rPr>
                <w:sz w:val="20"/>
                <w:szCs w:val="20"/>
              </w:rPr>
              <w:t>calibracao</w:t>
            </w:r>
          </w:p>
        </w:tc>
        <w:tc>
          <w:tcPr>
            <w:tcW w:w="3200" w:type="dxa"/>
            <w:tcMar>
              <w:top w:w="70" w:type="dxa"/>
              <w:left w:w="90" w:type="dxa"/>
              <w:bottom w:w="70" w:type="dxa"/>
              <w:right w:w="90" w:type="dxa"/>
            </w:tcMar>
          </w:tcPr>
          <w:p w14:paraId="7246CB5F"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20F50322" w14:textId="77777777" w:rsidR="00847C0D" w:rsidRDefault="00CC3326">
            <w:r>
              <w:rPr>
                <w:sz w:val="20"/>
                <w:szCs w:val="20"/>
                <w:lang w:val="pt-BR"/>
              </w:rPr>
              <w:t>Guarda a varredura de 3.4.4, origem da tabela do nó e da tolerância do diagnóstico</w:t>
            </w:r>
          </w:p>
        </w:tc>
      </w:tr>
      <w:tr w:rsidR="006B1E66" w:rsidRPr="00CE1B46" w14:paraId="3FBFC3AE" w14:textId="77777777">
        <w:tc>
          <w:tcPr>
            <w:tcW w:w="2100" w:type="dxa"/>
            <w:tcMar>
              <w:top w:w="70" w:type="dxa"/>
              <w:left w:w="90" w:type="dxa"/>
              <w:bottom w:w="70" w:type="dxa"/>
              <w:right w:w="90" w:type="dxa"/>
            </w:tcMar>
          </w:tcPr>
          <w:p w14:paraId="19CDFD7A" w14:textId="77777777" w:rsidR="00847C0D" w:rsidRDefault="00CC3326">
            <w:r>
              <w:rPr>
                <w:sz w:val="20"/>
                <w:szCs w:val="20"/>
              </w:rPr>
              <w:t>alerta_diagnostico</w:t>
            </w:r>
          </w:p>
        </w:tc>
        <w:tc>
          <w:tcPr>
            <w:tcW w:w="3200" w:type="dxa"/>
            <w:tcMar>
              <w:top w:w="70" w:type="dxa"/>
              <w:left w:w="90" w:type="dxa"/>
              <w:bottom w:w="70" w:type="dxa"/>
              <w:right w:w="90" w:type="dxa"/>
            </w:tcMar>
          </w:tcPr>
          <w:p w14:paraId="0E81F62F"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ACE19C7" w14:textId="77777777" w:rsidR="00847C0D" w:rsidRDefault="00CC3326">
            <w:r>
              <w:rPr>
                <w:sz w:val="20"/>
                <w:szCs w:val="20"/>
                <w:lang w:val="pt-BR"/>
              </w:rPr>
              <w:t>Registra os alertas de falha total e de perda de controle (RF11)</w:t>
            </w:r>
          </w:p>
        </w:tc>
      </w:tr>
      <w:tr w:rsidR="006B1E66" w:rsidRPr="00CE1B46" w14:paraId="19324401" w14:textId="77777777">
        <w:tc>
          <w:tcPr>
            <w:tcW w:w="2100" w:type="dxa"/>
            <w:tcMar>
              <w:top w:w="70" w:type="dxa"/>
              <w:left w:w="90" w:type="dxa"/>
              <w:bottom w:w="70" w:type="dxa"/>
              <w:right w:w="90" w:type="dxa"/>
            </w:tcMar>
          </w:tcPr>
          <w:p w14:paraId="3AC2C2A1" w14:textId="77777777" w:rsidR="00847C0D" w:rsidRDefault="00CC3326">
            <w:r>
              <w:rPr>
                <w:sz w:val="20"/>
                <w:szCs w:val="20"/>
              </w:rPr>
              <w:t>luminaria_referencia</w:t>
            </w:r>
          </w:p>
        </w:tc>
        <w:tc>
          <w:tcPr>
            <w:tcW w:w="3200" w:type="dxa"/>
            <w:tcMar>
              <w:top w:w="70" w:type="dxa"/>
              <w:left w:w="90" w:type="dxa"/>
              <w:bottom w:w="70" w:type="dxa"/>
              <w:right w:w="90" w:type="dxa"/>
            </w:tcMar>
          </w:tcPr>
          <w:p w14:paraId="5CB15ADA"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AF73829" w14:textId="77777777" w:rsidR="00847C0D" w:rsidRDefault="00CC3326">
            <w:r>
              <w:rPr>
                <w:sz w:val="20"/>
                <w:szCs w:val="20"/>
                <w:lang w:val="pt-BR"/>
              </w:rPr>
              <w:t>Luminárias do Quadro 9, lidas pela estimativa de energia</w:t>
            </w:r>
          </w:p>
        </w:tc>
      </w:tr>
    </w:tbl>
    <w:p w14:paraId="38679C4D" w14:textId="77777777" w:rsidR="006B1E66" w:rsidRPr="000F5B8B" w:rsidRDefault="00CC3326">
      <w:pPr>
        <w:spacing w:before="130" w:after="260"/>
        <w:rPr>
          <w:lang w:val="pt-BR"/>
        </w:rPr>
      </w:pPr>
      <w:r>
        <w:rPr>
          <w:sz w:val="20"/>
          <w:szCs w:val="20"/>
          <w:lang w:val="pt-BR"/>
        </w:rPr>
        <w:t>Fonte: Elaborado pelos autores (2026).</w:t>
      </w:r>
    </w:p>
    <w:p w14:paraId="79E409D0"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3C597A95"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4FC07015" w14:textId="77777777" w:rsidR="00E01C3A" w:rsidRDefault="00CC3326">
      <w:pPr>
        <w:pStyle w:val="Heading3"/>
        <w:spacing w:before="320" w:after="200" w:line="360" w:lineRule="auto"/>
        <w:rPr>
          <w:lang w:val="pt-BR"/>
        </w:rPr>
      </w:pPr>
      <w:bookmarkStart w:id="54" w:name="_Toc241779705"/>
      <w:r>
        <w:rPr>
          <w:lang w:val="pt-BR"/>
        </w:rPr>
        <w:t>4.7.2 Modelo lógico: diagrama entidade-relacionamento</w:t>
      </w:r>
      <w:bookmarkEnd w:id="54"/>
    </w:p>
    <w:p w14:paraId="2498BA2F"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22B6DC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271F1076" w14:textId="77777777" w:rsidR="00E01C3A" w:rsidRDefault="00CC3326">
      <w:pPr>
        <w:keepNext/>
        <w:spacing w:before="130" w:after="60"/>
        <w:jc w:val="center"/>
        <w:rPr>
          <w:lang w:val="pt-BR"/>
        </w:rPr>
      </w:pPr>
      <w:r>
        <w:rPr>
          <w:sz w:val="20"/>
          <w:szCs w:val="20"/>
          <w:lang w:val="pt-BR"/>
        </w:rPr>
        <w:t>Figura 2 – Diagrama entidade-relacionamento do banco de dados</w:t>
      </w:r>
    </w:p>
    <w:p w14:paraId="6DC735F0" w14:textId="77777777" w:rsidR="00E01C3A" w:rsidRDefault="00CC3326">
      <w:pPr>
        <w:spacing w:after="280"/>
        <w:jc w:val="center"/>
        <w:rPr>
          <w:lang w:val="pt-BR"/>
        </w:rPr>
      </w:pPr>
      <w:r>
        <w:rPr>
          <w:sz w:val="20"/>
          <w:szCs w:val="20"/>
          <w:lang w:val="pt-BR"/>
        </w:rPr>
        <w:t>Fonte: Elaborado pelos autores (2026).</w:t>
      </w:r>
    </w:p>
    <w:p w14:paraId="0E6D2570"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0C41E6DF"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5742C0CB"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36EB0609" w14:textId="77777777" w:rsidR="00E01C3A" w:rsidRDefault="00CC3326">
      <w:pPr>
        <w:pStyle w:val="Heading3"/>
        <w:spacing w:before="320" w:after="200" w:line="360" w:lineRule="auto"/>
        <w:rPr>
          <w:lang w:val="pt-BR"/>
        </w:rPr>
      </w:pPr>
      <w:bookmarkStart w:id="55" w:name="_Toc241779706"/>
      <w:r>
        <w:rPr>
          <w:lang w:val="pt-BR"/>
        </w:rPr>
        <w:t>4.7.3 Modelo físico: tabelas, domínios e restrições</w:t>
      </w:r>
      <w:bookmarkEnd w:id="55"/>
    </w:p>
    <w:p w14:paraId="71535C63"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260C28FE"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52074506" w14:textId="77777777">
        <w:trPr>
          <w:tblHeader/>
        </w:trPr>
        <w:tc>
          <w:tcPr>
            <w:tcW w:w="2100" w:type="dxa"/>
            <w:shd w:val="clear" w:color="auto" w:fill="EDEDED"/>
            <w:tcMar>
              <w:top w:w="70" w:type="dxa"/>
              <w:left w:w="90" w:type="dxa"/>
              <w:bottom w:w="70" w:type="dxa"/>
              <w:right w:w="90" w:type="dxa"/>
            </w:tcMar>
          </w:tcPr>
          <w:p w14:paraId="3B8D68D2"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AFB243E"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4FAA4433" w14:textId="77777777" w:rsidR="00847C0D" w:rsidRDefault="00CC3326">
            <w:r>
              <w:rPr>
                <w:sz w:val="20"/>
                <w:szCs w:val="20"/>
              </w:rPr>
              <w:t>Uso pelo sistema</w:t>
            </w:r>
          </w:p>
        </w:tc>
      </w:tr>
      <w:tr w:rsidR="006B1E66" w:rsidRPr="00CE1B46" w14:paraId="3AAF7A10" w14:textId="77777777">
        <w:tc>
          <w:tcPr>
            <w:tcW w:w="2100" w:type="dxa"/>
            <w:tcMar>
              <w:top w:w="70" w:type="dxa"/>
              <w:left w:w="90" w:type="dxa"/>
              <w:bottom w:w="70" w:type="dxa"/>
              <w:right w:w="90" w:type="dxa"/>
            </w:tcMar>
          </w:tcPr>
          <w:p w14:paraId="7BEFD19D" w14:textId="77777777" w:rsidR="00847C0D" w:rsidRDefault="00CC3326">
            <w:r>
              <w:rPr>
                <w:sz w:val="20"/>
                <w:szCs w:val="20"/>
              </w:rPr>
              <w:t>classe_iluminacao</w:t>
            </w:r>
          </w:p>
        </w:tc>
        <w:tc>
          <w:tcPr>
            <w:tcW w:w="3200" w:type="dxa"/>
            <w:tcMar>
              <w:top w:w="70" w:type="dxa"/>
              <w:left w:w="90" w:type="dxa"/>
              <w:bottom w:w="70" w:type="dxa"/>
              <w:right w:w="90" w:type="dxa"/>
            </w:tcMar>
          </w:tcPr>
          <w:p w14:paraId="3A497D74"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05EAA13"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3EE6CB04" w14:textId="77777777">
        <w:tc>
          <w:tcPr>
            <w:tcW w:w="2100" w:type="dxa"/>
            <w:tcMar>
              <w:top w:w="70" w:type="dxa"/>
              <w:left w:w="90" w:type="dxa"/>
              <w:bottom w:w="70" w:type="dxa"/>
              <w:right w:w="90" w:type="dxa"/>
            </w:tcMar>
          </w:tcPr>
          <w:p w14:paraId="78EA8583"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5810DA4A"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199331B6" w14:textId="77777777" w:rsidR="00847C0D" w:rsidRDefault="00CC3326">
            <w:r>
              <w:rPr>
                <w:sz w:val="20"/>
                <w:szCs w:val="20"/>
                <w:lang w:val="pt-BR"/>
              </w:rPr>
              <w:t>Ponto comandado; o estado é atualizado pela presença do nó e pelo diagnóstico</w:t>
            </w:r>
          </w:p>
        </w:tc>
      </w:tr>
      <w:tr w:rsidR="006B1E66" w:rsidRPr="00CE1B46" w14:paraId="3AB53B90" w14:textId="77777777">
        <w:tc>
          <w:tcPr>
            <w:tcW w:w="2100" w:type="dxa"/>
            <w:tcMar>
              <w:top w:w="70" w:type="dxa"/>
              <w:left w:w="90" w:type="dxa"/>
              <w:bottom w:w="70" w:type="dxa"/>
              <w:right w:w="90" w:type="dxa"/>
            </w:tcMar>
          </w:tcPr>
          <w:p w14:paraId="37071F43" w14:textId="77777777" w:rsidR="00847C0D" w:rsidRDefault="00CC3326">
            <w:r>
              <w:rPr>
                <w:sz w:val="20"/>
                <w:szCs w:val="20"/>
              </w:rPr>
              <w:t>trecho_via</w:t>
            </w:r>
          </w:p>
        </w:tc>
        <w:tc>
          <w:tcPr>
            <w:tcW w:w="3200" w:type="dxa"/>
            <w:tcMar>
              <w:top w:w="70" w:type="dxa"/>
              <w:left w:w="90" w:type="dxa"/>
              <w:bottom w:w="70" w:type="dxa"/>
              <w:right w:w="90" w:type="dxa"/>
            </w:tcMar>
          </w:tcPr>
          <w:p w14:paraId="274719C5"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6DB45888" w14:textId="77777777" w:rsidR="00847C0D" w:rsidRDefault="00CC3326">
            <w:r>
              <w:rPr>
                <w:sz w:val="20"/>
                <w:szCs w:val="20"/>
                <w:lang w:val="pt-BR"/>
              </w:rPr>
              <w:t>Lugar a que cada publicação se refere; carga inicial com o recorte real do cadastro</w:t>
            </w:r>
          </w:p>
        </w:tc>
      </w:tr>
      <w:tr w:rsidR="006B1E66" w:rsidRPr="00CE1B46" w14:paraId="4B978092" w14:textId="77777777">
        <w:tc>
          <w:tcPr>
            <w:tcW w:w="2100" w:type="dxa"/>
            <w:tcMar>
              <w:top w:w="70" w:type="dxa"/>
              <w:left w:w="90" w:type="dxa"/>
              <w:bottom w:w="70" w:type="dxa"/>
              <w:right w:w="90" w:type="dxa"/>
            </w:tcMar>
          </w:tcPr>
          <w:p w14:paraId="55BADB5A" w14:textId="77777777" w:rsidR="00847C0D" w:rsidRDefault="00CC3326">
            <w:r>
              <w:rPr>
                <w:sz w:val="20"/>
                <w:szCs w:val="20"/>
              </w:rPr>
              <w:t>trecho_ponto</w:t>
            </w:r>
          </w:p>
        </w:tc>
        <w:tc>
          <w:tcPr>
            <w:tcW w:w="3200" w:type="dxa"/>
            <w:tcMar>
              <w:top w:w="70" w:type="dxa"/>
              <w:left w:w="90" w:type="dxa"/>
              <w:bottom w:w="70" w:type="dxa"/>
              <w:right w:w="90" w:type="dxa"/>
            </w:tcMar>
          </w:tcPr>
          <w:p w14:paraId="7C7DF5F1"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7510E1F" w14:textId="77777777" w:rsidR="00847C0D" w:rsidRDefault="00CC3326">
            <w:r>
              <w:rPr>
                <w:sz w:val="20"/>
                <w:szCs w:val="20"/>
                <w:lang w:val="pt-BR"/>
              </w:rPr>
              <w:t>Pontos de luz afetados por uma leitura e trechos que cada ponto enxerga</w:t>
            </w:r>
          </w:p>
        </w:tc>
      </w:tr>
      <w:tr w:rsidR="006B1E66" w:rsidRPr="00CE1B46" w14:paraId="5C2BFBD1" w14:textId="77777777">
        <w:tc>
          <w:tcPr>
            <w:tcW w:w="2100" w:type="dxa"/>
            <w:tcMar>
              <w:top w:w="70" w:type="dxa"/>
              <w:left w:w="90" w:type="dxa"/>
              <w:bottom w:w="70" w:type="dxa"/>
              <w:right w:w="90" w:type="dxa"/>
            </w:tcMar>
          </w:tcPr>
          <w:p w14:paraId="0E2C3B8E" w14:textId="77777777" w:rsidR="00847C0D" w:rsidRDefault="00CC3326">
            <w:r>
              <w:rPr>
                <w:sz w:val="20"/>
                <w:szCs w:val="20"/>
              </w:rPr>
              <w:t>luminaria_referencia</w:t>
            </w:r>
          </w:p>
        </w:tc>
        <w:tc>
          <w:tcPr>
            <w:tcW w:w="3200" w:type="dxa"/>
            <w:tcMar>
              <w:top w:w="70" w:type="dxa"/>
              <w:left w:w="90" w:type="dxa"/>
              <w:bottom w:w="70" w:type="dxa"/>
              <w:right w:w="90" w:type="dxa"/>
            </w:tcMar>
          </w:tcPr>
          <w:p w14:paraId="51F57A3F"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5F9D8D" w14:textId="77777777" w:rsidR="00847C0D" w:rsidRDefault="00CC3326">
            <w:r>
              <w:rPr>
                <w:sz w:val="20"/>
                <w:szCs w:val="20"/>
                <w:lang w:val="pt-BR"/>
              </w:rPr>
              <w:t>Luminárias de 40 W e 440 W do Quadro 9, lidas pela estimativa de energia</w:t>
            </w:r>
          </w:p>
        </w:tc>
      </w:tr>
      <w:tr w:rsidR="006B1E66" w:rsidRPr="00CE1B46" w14:paraId="46C9852C" w14:textId="77777777">
        <w:tc>
          <w:tcPr>
            <w:tcW w:w="2100" w:type="dxa"/>
            <w:tcMar>
              <w:top w:w="70" w:type="dxa"/>
              <w:left w:w="90" w:type="dxa"/>
              <w:bottom w:w="70" w:type="dxa"/>
              <w:right w:w="90" w:type="dxa"/>
            </w:tcMar>
          </w:tcPr>
          <w:p w14:paraId="1E6879B6" w14:textId="77777777" w:rsidR="00847C0D" w:rsidRDefault="00CC3326">
            <w:r>
              <w:rPr>
                <w:sz w:val="20"/>
                <w:szCs w:val="20"/>
              </w:rPr>
              <w:t>evento_urbano</w:t>
            </w:r>
          </w:p>
        </w:tc>
        <w:tc>
          <w:tcPr>
            <w:tcW w:w="3200" w:type="dxa"/>
            <w:tcMar>
              <w:top w:w="70" w:type="dxa"/>
              <w:left w:w="90" w:type="dxa"/>
              <w:bottom w:w="70" w:type="dxa"/>
              <w:right w:w="90" w:type="dxa"/>
            </w:tcMar>
          </w:tcPr>
          <w:p w14:paraId="29120D77"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349B599C"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6ACC14B9" w14:textId="77777777">
        <w:tc>
          <w:tcPr>
            <w:tcW w:w="2100" w:type="dxa"/>
            <w:tcMar>
              <w:top w:w="70" w:type="dxa"/>
              <w:left w:w="90" w:type="dxa"/>
              <w:bottom w:w="70" w:type="dxa"/>
              <w:right w:w="90" w:type="dxa"/>
            </w:tcMar>
          </w:tcPr>
          <w:p w14:paraId="3C06B81C" w14:textId="77777777" w:rsidR="00847C0D" w:rsidRDefault="00CC3326">
            <w:r>
              <w:rPr>
                <w:sz w:val="20"/>
                <w:szCs w:val="20"/>
              </w:rPr>
              <w:t>versao_base_regras</w:t>
            </w:r>
          </w:p>
        </w:tc>
        <w:tc>
          <w:tcPr>
            <w:tcW w:w="3200" w:type="dxa"/>
            <w:tcMar>
              <w:top w:w="70" w:type="dxa"/>
              <w:left w:w="90" w:type="dxa"/>
              <w:bottom w:w="70" w:type="dxa"/>
              <w:right w:w="90" w:type="dxa"/>
            </w:tcMar>
          </w:tcPr>
          <w:p w14:paraId="68D1DCD1"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611252D" w14:textId="77777777" w:rsidR="00847C0D" w:rsidRDefault="00CC3326">
            <w:r>
              <w:rPr>
                <w:sz w:val="20"/>
                <w:szCs w:val="20"/>
                <w:lang w:val="pt-BR"/>
              </w:rPr>
              <w:t>O serviço confere o hash ao iniciar e recusa operar com arquivo alterado sem nova versão (RNF04)</w:t>
            </w:r>
          </w:p>
        </w:tc>
      </w:tr>
      <w:tr w:rsidR="006B1E66" w:rsidRPr="00CE1B46" w14:paraId="235BADDD" w14:textId="77777777">
        <w:tc>
          <w:tcPr>
            <w:tcW w:w="2100" w:type="dxa"/>
            <w:tcMar>
              <w:top w:w="70" w:type="dxa"/>
              <w:left w:w="90" w:type="dxa"/>
              <w:bottom w:w="70" w:type="dxa"/>
              <w:right w:w="90" w:type="dxa"/>
            </w:tcMar>
          </w:tcPr>
          <w:p w14:paraId="3243F432" w14:textId="77777777" w:rsidR="00847C0D" w:rsidRDefault="00CC3326">
            <w:r>
              <w:rPr>
                <w:sz w:val="20"/>
                <w:szCs w:val="20"/>
              </w:rPr>
              <w:t>versao_modelo_previsao</w:t>
            </w:r>
          </w:p>
        </w:tc>
        <w:tc>
          <w:tcPr>
            <w:tcW w:w="3200" w:type="dxa"/>
            <w:tcMar>
              <w:top w:w="70" w:type="dxa"/>
              <w:left w:w="90" w:type="dxa"/>
              <w:bottom w:w="70" w:type="dxa"/>
              <w:right w:w="90" w:type="dxa"/>
            </w:tcMar>
          </w:tcPr>
          <w:p w14:paraId="73FBE6B8"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21CF28C4" w14:textId="77777777" w:rsidR="00847C0D" w:rsidRDefault="00CC3326">
            <w:r>
              <w:rPr>
                <w:sz w:val="20"/>
                <w:szCs w:val="20"/>
                <w:lang w:val="pt-BR"/>
              </w:rPr>
              <w:t>Versão da previsão que alimentou cada decisão (RNF04)</w:t>
            </w:r>
          </w:p>
        </w:tc>
      </w:tr>
      <w:tr w:rsidR="006B1E66" w:rsidRPr="00CE1B46" w14:paraId="76F0F736" w14:textId="77777777">
        <w:tc>
          <w:tcPr>
            <w:tcW w:w="2100" w:type="dxa"/>
            <w:tcMar>
              <w:top w:w="70" w:type="dxa"/>
              <w:left w:w="90" w:type="dxa"/>
              <w:bottom w:w="70" w:type="dxa"/>
              <w:right w:w="90" w:type="dxa"/>
            </w:tcMar>
          </w:tcPr>
          <w:p w14:paraId="0F29B5C7" w14:textId="77777777" w:rsidR="00847C0D" w:rsidRDefault="00CC3326">
            <w:r>
              <w:rPr>
                <w:sz w:val="20"/>
                <w:szCs w:val="20"/>
              </w:rPr>
              <w:t>execucao_cenario</w:t>
            </w:r>
          </w:p>
        </w:tc>
        <w:tc>
          <w:tcPr>
            <w:tcW w:w="3200" w:type="dxa"/>
            <w:tcMar>
              <w:top w:w="70" w:type="dxa"/>
              <w:left w:w="90" w:type="dxa"/>
              <w:bottom w:w="70" w:type="dxa"/>
              <w:right w:w="90" w:type="dxa"/>
            </w:tcMar>
          </w:tcPr>
          <w:p w14:paraId="4E2F5980"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098964E9" w14:textId="77777777" w:rsidR="00847C0D" w:rsidRDefault="00CC3326">
            <w:r>
              <w:rPr>
                <w:sz w:val="20"/>
                <w:szCs w:val="20"/>
                <w:lang w:val="pt-BR"/>
              </w:rPr>
              <w:lastRenderedPageBreak/>
              <w:t>Separa as execuções da suíte (RF10) e os modos comparados para H3</w:t>
            </w:r>
          </w:p>
        </w:tc>
      </w:tr>
      <w:tr w:rsidR="006B1E66" w:rsidRPr="00CE1B46" w14:paraId="071A7BE2" w14:textId="77777777">
        <w:tc>
          <w:tcPr>
            <w:tcW w:w="2100" w:type="dxa"/>
            <w:tcMar>
              <w:top w:w="70" w:type="dxa"/>
              <w:left w:w="90" w:type="dxa"/>
              <w:bottom w:w="70" w:type="dxa"/>
              <w:right w:w="90" w:type="dxa"/>
            </w:tcMar>
          </w:tcPr>
          <w:p w14:paraId="1548D824" w14:textId="77777777" w:rsidR="00847C0D" w:rsidRDefault="00CC3326">
            <w:r>
              <w:rPr>
                <w:sz w:val="20"/>
                <w:szCs w:val="20"/>
              </w:rPr>
              <w:t>decisao</w:t>
            </w:r>
          </w:p>
        </w:tc>
        <w:tc>
          <w:tcPr>
            <w:tcW w:w="3200" w:type="dxa"/>
            <w:tcMar>
              <w:top w:w="70" w:type="dxa"/>
              <w:left w:w="90" w:type="dxa"/>
              <w:bottom w:w="70" w:type="dxa"/>
              <w:right w:w="90" w:type="dxa"/>
            </w:tcMar>
          </w:tcPr>
          <w:p w14:paraId="2698AAEE"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49E23BBC" w14:textId="77777777" w:rsidR="00847C0D" w:rsidRDefault="00CC3326">
            <w:r>
              <w:rPr>
                <w:sz w:val="20"/>
                <w:szCs w:val="20"/>
                <w:lang w:val="pt-BR"/>
              </w:rPr>
              <w:t>Núcleo do registro de auditoria</w:t>
            </w:r>
          </w:p>
        </w:tc>
      </w:tr>
      <w:tr w:rsidR="006B1E66" w:rsidRPr="00CE1B46" w14:paraId="647ABC7B" w14:textId="77777777">
        <w:tc>
          <w:tcPr>
            <w:tcW w:w="2100" w:type="dxa"/>
            <w:tcMar>
              <w:top w:w="70" w:type="dxa"/>
              <w:left w:w="90" w:type="dxa"/>
              <w:bottom w:w="70" w:type="dxa"/>
              <w:right w:w="90" w:type="dxa"/>
            </w:tcMar>
          </w:tcPr>
          <w:p w14:paraId="1E0F45C0" w14:textId="77777777" w:rsidR="00847C0D" w:rsidRDefault="00CC3326">
            <w:r>
              <w:rPr>
                <w:sz w:val="20"/>
                <w:szCs w:val="20"/>
              </w:rPr>
              <w:t>decisao_evento</w:t>
            </w:r>
          </w:p>
        </w:tc>
        <w:tc>
          <w:tcPr>
            <w:tcW w:w="3200" w:type="dxa"/>
            <w:tcMar>
              <w:top w:w="70" w:type="dxa"/>
              <w:left w:w="90" w:type="dxa"/>
              <w:bottom w:w="70" w:type="dxa"/>
              <w:right w:w="90" w:type="dxa"/>
            </w:tcMar>
          </w:tcPr>
          <w:p w14:paraId="4AF39683"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7DE20F87" w14:textId="77777777" w:rsidR="00847C0D" w:rsidRDefault="00CC3326">
            <w:r>
              <w:rPr>
                <w:sz w:val="20"/>
                <w:szCs w:val="20"/>
                <w:lang w:val="pt-BR"/>
              </w:rPr>
              <w:t>Eventos em que cada decisão se apoiou, na relação de muitos para muitos</w:t>
            </w:r>
          </w:p>
        </w:tc>
      </w:tr>
      <w:tr w:rsidR="006B1E66" w:rsidRPr="00CE1B46" w14:paraId="42A41172" w14:textId="77777777">
        <w:tc>
          <w:tcPr>
            <w:tcW w:w="2100" w:type="dxa"/>
            <w:tcMar>
              <w:top w:w="70" w:type="dxa"/>
              <w:left w:w="90" w:type="dxa"/>
              <w:bottom w:w="70" w:type="dxa"/>
              <w:right w:w="90" w:type="dxa"/>
            </w:tcMar>
          </w:tcPr>
          <w:p w14:paraId="539DA010" w14:textId="77777777" w:rsidR="00847C0D" w:rsidRDefault="00CC3326">
            <w:r>
              <w:rPr>
                <w:sz w:val="20"/>
                <w:szCs w:val="20"/>
              </w:rPr>
              <w:t>sessao_medicao</w:t>
            </w:r>
          </w:p>
        </w:tc>
        <w:tc>
          <w:tcPr>
            <w:tcW w:w="3200" w:type="dxa"/>
            <w:tcMar>
              <w:top w:w="70" w:type="dxa"/>
              <w:left w:w="90" w:type="dxa"/>
              <w:bottom w:w="70" w:type="dxa"/>
              <w:right w:w="90" w:type="dxa"/>
            </w:tcMar>
          </w:tcPr>
          <w:p w14:paraId="6112566F"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8ACB40" w14:textId="77777777" w:rsidR="00847C0D" w:rsidRDefault="00CC3326">
            <w:r>
              <w:rPr>
                <w:sz w:val="20"/>
                <w:szCs w:val="20"/>
                <w:lang w:val="pt-BR"/>
              </w:rPr>
              <w:t>Residual subtraída das leituras e regra de descarte de 3.4.3</w:t>
            </w:r>
          </w:p>
        </w:tc>
      </w:tr>
      <w:tr w:rsidR="006B1E66" w:rsidRPr="00CE1B46" w14:paraId="3720BC8F" w14:textId="77777777">
        <w:tc>
          <w:tcPr>
            <w:tcW w:w="2100" w:type="dxa"/>
            <w:tcMar>
              <w:top w:w="70" w:type="dxa"/>
              <w:left w:w="90" w:type="dxa"/>
              <w:bottom w:w="70" w:type="dxa"/>
              <w:right w:w="90" w:type="dxa"/>
            </w:tcMar>
          </w:tcPr>
          <w:p w14:paraId="2B3E08EC" w14:textId="77777777" w:rsidR="00847C0D" w:rsidRDefault="00CC3326">
            <w:r>
              <w:rPr>
                <w:sz w:val="20"/>
                <w:szCs w:val="20"/>
              </w:rPr>
              <w:t>telemetria</w:t>
            </w:r>
          </w:p>
        </w:tc>
        <w:tc>
          <w:tcPr>
            <w:tcW w:w="3200" w:type="dxa"/>
            <w:tcMar>
              <w:top w:w="70" w:type="dxa"/>
              <w:left w:w="90" w:type="dxa"/>
              <w:bottom w:w="70" w:type="dxa"/>
              <w:right w:w="90" w:type="dxa"/>
            </w:tcMar>
          </w:tcPr>
          <w:p w14:paraId="05E91CA8"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5AFD011E" w14:textId="77777777" w:rsidR="00847C0D" w:rsidRDefault="00CC3326">
            <w:r>
              <w:rPr>
                <w:sz w:val="20"/>
                <w:szCs w:val="20"/>
                <w:lang w:val="pt-BR"/>
              </w:rPr>
              <w:t>Confirmação de cada decisão, na proporção de uma para uma</w:t>
            </w:r>
          </w:p>
        </w:tc>
      </w:tr>
      <w:tr w:rsidR="006B1E66" w:rsidRPr="00CE1B46" w14:paraId="74744793" w14:textId="77777777">
        <w:tc>
          <w:tcPr>
            <w:tcW w:w="2100" w:type="dxa"/>
            <w:tcMar>
              <w:top w:w="70" w:type="dxa"/>
              <w:left w:w="90" w:type="dxa"/>
              <w:bottom w:w="70" w:type="dxa"/>
              <w:right w:w="90" w:type="dxa"/>
            </w:tcMar>
          </w:tcPr>
          <w:p w14:paraId="7DEE798F" w14:textId="77777777" w:rsidR="00847C0D" w:rsidRDefault="00CC3326">
            <w:r>
              <w:rPr>
                <w:sz w:val="20"/>
                <w:szCs w:val="20"/>
              </w:rPr>
              <w:t>calibracao</w:t>
            </w:r>
          </w:p>
        </w:tc>
        <w:tc>
          <w:tcPr>
            <w:tcW w:w="3200" w:type="dxa"/>
            <w:tcMar>
              <w:top w:w="70" w:type="dxa"/>
              <w:left w:w="90" w:type="dxa"/>
              <w:bottom w:w="70" w:type="dxa"/>
              <w:right w:w="90" w:type="dxa"/>
            </w:tcMar>
          </w:tcPr>
          <w:p w14:paraId="40BA6B5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B3F2BE" w14:textId="77777777" w:rsidR="00847C0D" w:rsidRDefault="00CC3326">
            <w:r>
              <w:rPr>
                <w:sz w:val="20"/>
                <w:szCs w:val="20"/>
                <w:lang w:val="pt-BR"/>
              </w:rPr>
              <w:t>Varredura de 3.4.4; origem da tabela do firmware e da tolerância do diagnóstico</w:t>
            </w:r>
          </w:p>
        </w:tc>
      </w:tr>
      <w:tr w:rsidR="006B1E66" w:rsidRPr="00CE1B46" w14:paraId="5BF5A1C7" w14:textId="77777777">
        <w:tc>
          <w:tcPr>
            <w:tcW w:w="2100" w:type="dxa"/>
            <w:tcMar>
              <w:top w:w="70" w:type="dxa"/>
              <w:left w:w="90" w:type="dxa"/>
              <w:bottom w:w="70" w:type="dxa"/>
              <w:right w:w="90" w:type="dxa"/>
            </w:tcMar>
          </w:tcPr>
          <w:p w14:paraId="2BEAC977" w14:textId="77777777" w:rsidR="00847C0D" w:rsidRDefault="00CC3326">
            <w:r>
              <w:rPr>
                <w:sz w:val="20"/>
                <w:szCs w:val="20"/>
              </w:rPr>
              <w:t>alerta_diagnostico</w:t>
            </w:r>
          </w:p>
        </w:tc>
        <w:tc>
          <w:tcPr>
            <w:tcW w:w="3200" w:type="dxa"/>
            <w:tcMar>
              <w:top w:w="70" w:type="dxa"/>
              <w:left w:w="90" w:type="dxa"/>
              <w:bottom w:w="70" w:type="dxa"/>
              <w:right w:w="90" w:type="dxa"/>
            </w:tcMar>
          </w:tcPr>
          <w:p w14:paraId="693FA5D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9C9C0C8" w14:textId="77777777" w:rsidR="00847C0D" w:rsidRDefault="00CC3326">
            <w:r>
              <w:rPr>
                <w:sz w:val="20"/>
                <w:szCs w:val="20"/>
                <w:lang w:val="pt-BR"/>
              </w:rPr>
              <w:t>Alertas do RF11, abertos e encerrados pelo serviço</w:t>
            </w:r>
          </w:p>
        </w:tc>
      </w:tr>
    </w:tbl>
    <w:p w14:paraId="794C496C" w14:textId="77777777" w:rsidR="00847C0D" w:rsidRDefault="00CC3326">
      <w:pPr>
        <w:spacing w:before="130" w:after="260"/>
      </w:pPr>
      <w:r>
        <w:rPr>
          <w:sz w:val="20"/>
          <w:szCs w:val="20"/>
          <w:lang w:val="pt-BR"/>
        </w:rPr>
        <w:t>Fonte: Elaborado pelos autores (2026).</w:t>
      </w:r>
    </w:p>
    <w:p w14:paraId="7EA9B748"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4FE93985" w14:textId="77777777" w:rsidR="00E01C3A" w:rsidRDefault="00CC3326">
      <w:pPr>
        <w:pStyle w:val="Heading2"/>
        <w:spacing w:before="360" w:after="240" w:line="360" w:lineRule="auto"/>
        <w:rPr>
          <w:lang w:val="pt-BR"/>
        </w:rPr>
      </w:pPr>
      <w:bookmarkStart w:id="56" w:name="_Toc241779707"/>
      <w:r>
        <w:rPr>
          <w:lang w:val="pt-BR"/>
        </w:rPr>
        <w:t>4.8 Especificação dos casos de teste</w:t>
      </w:r>
      <w:bookmarkEnd w:id="56"/>
    </w:p>
    <w:p w14:paraId="4150809A"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48627341"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5E24841" w14:textId="77777777">
        <w:trPr>
          <w:tblHeader/>
        </w:trPr>
        <w:tc>
          <w:tcPr>
            <w:tcW w:w="850" w:type="dxa"/>
            <w:shd w:val="clear" w:color="auto" w:fill="EDEDED"/>
            <w:tcMar>
              <w:top w:w="70" w:type="dxa"/>
              <w:left w:w="90" w:type="dxa"/>
              <w:bottom w:w="70" w:type="dxa"/>
              <w:right w:w="90" w:type="dxa"/>
            </w:tcMar>
          </w:tcPr>
          <w:p w14:paraId="03EC6041"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E3556B6"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F4C4753"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2C5938BC" w14:textId="77777777" w:rsidR="00847C0D" w:rsidRDefault="00CC3326">
            <w:r>
              <w:rPr>
                <w:sz w:val="20"/>
                <w:szCs w:val="20"/>
              </w:rPr>
              <w:t>Resultado esperado</w:t>
            </w:r>
          </w:p>
        </w:tc>
      </w:tr>
      <w:tr w:rsidR="00E01C3A" w:rsidRPr="00CE1B46" w14:paraId="0DCD1F36" w14:textId="77777777">
        <w:tc>
          <w:tcPr>
            <w:tcW w:w="850" w:type="dxa"/>
            <w:tcMar>
              <w:top w:w="70" w:type="dxa"/>
              <w:left w:w="90" w:type="dxa"/>
              <w:bottom w:w="70" w:type="dxa"/>
              <w:right w:w="90" w:type="dxa"/>
            </w:tcMar>
          </w:tcPr>
          <w:p w14:paraId="04FADC27" w14:textId="77777777" w:rsidR="00847C0D" w:rsidRDefault="00CC3326">
            <w:r>
              <w:rPr>
                <w:sz w:val="20"/>
                <w:szCs w:val="20"/>
              </w:rPr>
              <w:t>CT01</w:t>
            </w:r>
          </w:p>
        </w:tc>
        <w:tc>
          <w:tcPr>
            <w:tcW w:w="3500" w:type="dxa"/>
            <w:tcMar>
              <w:top w:w="70" w:type="dxa"/>
              <w:left w:w="90" w:type="dxa"/>
              <w:bottom w:w="70" w:type="dxa"/>
              <w:right w:w="90" w:type="dxa"/>
            </w:tcMar>
          </w:tcPr>
          <w:p w14:paraId="26DC856F" w14:textId="77777777" w:rsidR="00847C0D" w:rsidRDefault="00CC3326">
            <w:r>
              <w:rPr>
                <w:sz w:val="20"/>
                <w:szCs w:val="20"/>
                <w:lang w:val="pt-BR"/>
              </w:rPr>
              <w:t>RF01, RNF08</w:t>
            </w:r>
          </w:p>
        </w:tc>
        <w:tc>
          <w:tcPr>
            <w:tcW w:w="1750" w:type="dxa"/>
            <w:tcMar>
              <w:top w:w="70" w:type="dxa"/>
              <w:left w:w="90" w:type="dxa"/>
              <w:bottom w:w="70" w:type="dxa"/>
              <w:right w:w="90" w:type="dxa"/>
            </w:tcMar>
          </w:tcPr>
          <w:p w14:paraId="74F7AED0"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FA6A4E"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423368A4" w14:textId="77777777">
        <w:tc>
          <w:tcPr>
            <w:tcW w:w="850" w:type="dxa"/>
            <w:tcMar>
              <w:top w:w="70" w:type="dxa"/>
              <w:left w:w="90" w:type="dxa"/>
              <w:bottom w:w="70" w:type="dxa"/>
              <w:right w:w="90" w:type="dxa"/>
            </w:tcMar>
          </w:tcPr>
          <w:p w14:paraId="11330B2D" w14:textId="77777777" w:rsidR="00847C0D" w:rsidRDefault="00CC3326">
            <w:r>
              <w:rPr>
                <w:sz w:val="20"/>
                <w:szCs w:val="20"/>
              </w:rPr>
              <w:t>CT02</w:t>
            </w:r>
          </w:p>
        </w:tc>
        <w:tc>
          <w:tcPr>
            <w:tcW w:w="3500" w:type="dxa"/>
            <w:tcMar>
              <w:top w:w="70" w:type="dxa"/>
              <w:left w:w="90" w:type="dxa"/>
              <w:bottom w:w="70" w:type="dxa"/>
              <w:right w:w="90" w:type="dxa"/>
            </w:tcMar>
          </w:tcPr>
          <w:p w14:paraId="6E40656F" w14:textId="77777777" w:rsidR="00847C0D" w:rsidRDefault="00CC3326">
            <w:r>
              <w:rPr>
                <w:sz w:val="20"/>
                <w:szCs w:val="20"/>
                <w:lang w:val="pt-BR"/>
              </w:rPr>
              <w:t>RF02</w:t>
            </w:r>
          </w:p>
        </w:tc>
        <w:tc>
          <w:tcPr>
            <w:tcW w:w="1750" w:type="dxa"/>
            <w:tcMar>
              <w:top w:w="70" w:type="dxa"/>
              <w:left w:w="90" w:type="dxa"/>
              <w:bottom w:w="70" w:type="dxa"/>
              <w:right w:w="90" w:type="dxa"/>
            </w:tcMar>
          </w:tcPr>
          <w:p w14:paraId="378033FC"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4C570A4F" w14:textId="77777777" w:rsidR="00847C0D" w:rsidRDefault="00CC3326">
            <w:r>
              <w:rPr>
                <w:sz w:val="20"/>
                <w:szCs w:val="20"/>
                <w:lang w:val="pt-BR"/>
              </w:rPr>
              <w:t>Previsão entre 0 e 1 que acompanha o patamar do histórico; sem histórico, persistência</w:t>
            </w:r>
          </w:p>
        </w:tc>
      </w:tr>
      <w:tr w:rsidR="00E01C3A" w:rsidRPr="00CE1B46" w14:paraId="691FD029" w14:textId="77777777">
        <w:tc>
          <w:tcPr>
            <w:tcW w:w="850" w:type="dxa"/>
            <w:tcMar>
              <w:top w:w="70" w:type="dxa"/>
              <w:left w:w="90" w:type="dxa"/>
              <w:bottom w:w="70" w:type="dxa"/>
              <w:right w:w="90" w:type="dxa"/>
            </w:tcMar>
          </w:tcPr>
          <w:p w14:paraId="494243A7" w14:textId="77777777" w:rsidR="00847C0D" w:rsidRDefault="00CC3326">
            <w:r>
              <w:rPr>
                <w:sz w:val="20"/>
                <w:szCs w:val="20"/>
              </w:rPr>
              <w:t>CT03</w:t>
            </w:r>
          </w:p>
        </w:tc>
        <w:tc>
          <w:tcPr>
            <w:tcW w:w="3500" w:type="dxa"/>
            <w:tcMar>
              <w:top w:w="70" w:type="dxa"/>
              <w:left w:w="90" w:type="dxa"/>
              <w:bottom w:w="70" w:type="dxa"/>
              <w:right w:w="90" w:type="dxa"/>
            </w:tcMar>
          </w:tcPr>
          <w:p w14:paraId="0E2A42F9" w14:textId="77777777" w:rsidR="00847C0D" w:rsidRDefault="00CC3326">
            <w:r>
              <w:rPr>
                <w:sz w:val="20"/>
                <w:szCs w:val="20"/>
                <w:lang w:val="pt-BR"/>
              </w:rPr>
              <w:t>RF03, RNF05</w:t>
            </w:r>
          </w:p>
        </w:tc>
        <w:tc>
          <w:tcPr>
            <w:tcW w:w="1750" w:type="dxa"/>
            <w:tcMar>
              <w:top w:w="70" w:type="dxa"/>
              <w:left w:w="90" w:type="dxa"/>
              <w:bottom w:w="70" w:type="dxa"/>
              <w:right w:w="90" w:type="dxa"/>
            </w:tcMar>
          </w:tcPr>
          <w:p w14:paraId="0658141E"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C086536"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5C86B7E" w14:textId="77777777">
        <w:tc>
          <w:tcPr>
            <w:tcW w:w="850" w:type="dxa"/>
            <w:tcMar>
              <w:top w:w="70" w:type="dxa"/>
              <w:left w:w="90" w:type="dxa"/>
              <w:bottom w:w="70" w:type="dxa"/>
              <w:right w:w="90" w:type="dxa"/>
            </w:tcMar>
          </w:tcPr>
          <w:p w14:paraId="0481A55E" w14:textId="77777777" w:rsidR="00847C0D" w:rsidRDefault="00CC3326">
            <w:r>
              <w:rPr>
                <w:sz w:val="20"/>
                <w:szCs w:val="20"/>
              </w:rPr>
              <w:t>CT04</w:t>
            </w:r>
          </w:p>
        </w:tc>
        <w:tc>
          <w:tcPr>
            <w:tcW w:w="3500" w:type="dxa"/>
            <w:tcMar>
              <w:top w:w="70" w:type="dxa"/>
              <w:left w:w="90" w:type="dxa"/>
              <w:bottom w:w="70" w:type="dxa"/>
              <w:right w:w="90" w:type="dxa"/>
            </w:tcMar>
          </w:tcPr>
          <w:p w14:paraId="7CB1ACE9" w14:textId="77777777" w:rsidR="00847C0D" w:rsidRDefault="00CC3326">
            <w:r>
              <w:rPr>
                <w:sz w:val="20"/>
                <w:szCs w:val="20"/>
                <w:lang w:val="pt-BR"/>
              </w:rPr>
              <w:t>RF03</w:t>
            </w:r>
          </w:p>
        </w:tc>
        <w:tc>
          <w:tcPr>
            <w:tcW w:w="1750" w:type="dxa"/>
            <w:tcMar>
              <w:top w:w="70" w:type="dxa"/>
              <w:left w:w="90" w:type="dxa"/>
              <w:bottom w:w="70" w:type="dxa"/>
              <w:right w:w="90" w:type="dxa"/>
            </w:tcMar>
          </w:tcPr>
          <w:p w14:paraId="47435577"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7D328294" w14:textId="77777777" w:rsidR="00847C0D" w:rsidRDefault="00CC3326">
            <w:r>
              <w:rPr>
                <w:sz w:val="20"/>
                <w:szCs w:val="20"/>
                <w:lang w:val="pt-BR"/>
              </w:rPr>
              <w:t>Nível pretendido igual ao da classe da via: a evidência de risco não é diluída</w:t>
            </w:r>
          </w:p>
        </w:tc>
      </w:tr>
      <w:tr w:rsidR="00E01C3A" w:rsidRPr="00CE1B46" w14:paraId="2ED64CF1" w14:textId="77777777">
        <w:tc>
          <w:tcPr>
            <w:tcW w:w="850" w:type="dxa"/>
            <w:tcMar>
              <w:top w:w="70" w:type="dxa"/>
              <w:left w:w="90" w:type="dxa"/>
              <w:bottom w:w="70" w:type="dxa"/>
              <w:right w:w="90" w:type="dxa"/>
            </w:tcMar>
          </w:tcPr>
          <w:p w14:paraId="44D080D6" w14:textId="77777777" w:rsidR="00847C0D" w:rsidRDefault="00CC3326">
            <w:r>
              <w:rPr>
                <w:sz w:val="20"/>
                <w:szCs w:val="20"/>
              </w:rPr>
              <w:t>CT05</w:t>
            </w:r>
          </w:p>
        </w:tc>
        <w:tc>
          <w:tcPr>
            <w:tcW w:w="3500" w:type="dxa"/>
            <w:tcMar>
              <w:top w:w="70" w:type="dxa"/>
              <w:left w:w="90" w:type="dxa"/>
              <w:bottom w:w="70" w:type="dxa"/>
              <w:right w:w="90" w:type="dxa"/>
            </w:tcMar>
          </w:tcPr>
          <w:p w14:paraId="0DEB7733"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D4890C2"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03E622EB" w14:textId="77777777" w:rsidR="00847C0D" w:rsidRDefault="00CC3326">
            <w:r>
              <w:rPr>
                <w:sz w:val="20"/>
                <w:szCs w:val="20"/>
                <w:lang w:val="pt-BR"/>
              </w:rPr>
              <w:t>Zero violações de piso e de taxa; nível emitido nunca inferior ao pretendido</w:t>
            </w:r>
          </w:p>
        </w:tc>
      </w:tr>
      <w:tr w:rsidR="00E01C3A" w:rsidRPr="00CE1B46" w14:paraId="723491A1" w14:textId="77777777">
        <w:tc>
          <w:tcPr>
            <w:tcW w:w="850" w:type="dxa"/>
            <w:tcMar>
              <w:top w:w="70" w:type="dxa"/>
              <w:left w:w="90" w:type="dxa"/>
              <w:bottom w:w="70" w:type="dxa"/>
              <w:right w:w="90" w:type="dxa"/>
            </w:tcMar>
          </w:tcPr>
          <w:p w14:paraId="6E527C89" w14:textId="77777777" w:rsidR="00847C0D" w:rsidRDefault="00CC3326">
            <w:r>
              <w:rPr>
                <w:sz w:val="20"/>
                <w:szCs w:val="20"/>
              </w:rPr>
              <w:t>CT06</w:t>
            </w:r>
          </w:p>
        </w:tc>
        <w:tc>
          <w:tcPr>
            <w:tcW w:w="3500" w:type="dxa"/>
            <w:tcMar>
              <w:top w:w="70" w:type="dxa"/>
              <w:left w:w="90" w:type="dxa"/>
              <w:bottom w:w="70" w:type="dxa"/>
              <w:right w:w="90" w:type="dxa"/>
            </w:tcMar>
          </w:tcPr>
          <w:p w14:paraId="6D807C71" w14:textId="77777777" w:rsidR="00847C0D" w:rsidRDefault="00CC3326">
            <w:r>
              <w:rPr>
                <w:sz w:val="20"/>
                <w:szCs w:val="20"/>
                <w:lang w:val="pt-BR"/>
              </w:rPr>
              <w:t>RNF02</w:t>
            </w:r>
          </w:p>
        </w:tc>
        <w:tc>
          <w:tcPr>
            <w:tcW w:w="1750" w:type="dxa"/>
            <w:tcMar>
              <w:top w:w="70" w:type="dxa"/>
              <w:left w:w="90" w:type="dxa"/>
              <w:bottom w:w="70" w:type="dxa"/>
              <w:right w:w="90" w:type="dxa"/>
            </w:tcMar>
          </w:tcPr>
          <w:p w14:paraId="7532F1CF"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3E738EA8" w14:textId="77777777" w:rsidR="00847C0D" w:rsidRDefault="00CC3326">
            <w:r>
              <w:rPr>
                <w:sz w:val="20"/>
                <w:szCs w:val="20"/>
                <w:lang w:val="pt-BR"/>
              </w:rPr>
              <w:t>Descida até o piso em no mínimo cinco minutos</w:t>
            </w:r>
          </w:p>
        </w:tc>
      </w:tr>
      <w:tr w:rsidR="00E01C3A" w:rsidRPr="00CE1B46" w14:paraId="0DEBBF91" w14:textId="77777777">
        <w:tc>
          <w:tcPr>
            <w:tcW w:w="850" w:type="dxa"/>
            <w:tcMar>
              <w:top w:w="70" w:type="dxa"/>
              <w:left w:w="90" w:type="dxa"/>
              <w:bottom w:w="70" w:type="dxa"/>
              <w:right w:w="90" w:type="dxa"/>
            </w:tcMar>
          </w:tcPr>
          <w:p w14:paraId="65C3BC15" w14:textId="77777777" w:rsidR="00847C0D" w:rsidRDefault="00CC3326">
            <w:r>
              <w:rPr>
                <w:sz w:val="20"/>
                <w:szCs w:val="20"/>
              </w:rPr>
              <w:t>CT07</w:t>
            </w:r>
          </w:p>
        </w:tc>
        <w:tc>
          <w:tcPr>
            <w:tcW w:w="3500" w:type="dxa"/>
            <w:tcMar>
              <w:top w:w="70" w:type="dxa"/>
              <w:left w:w="90" w:type="dxa"/>
              <w:bottom w:w="70" w:type="dxa"/>
              <w:right w:w="90" w:type="dxa"/>
            </w:tcMar>
          </w:tcPr>
          <w:p w14:paraId="21134F5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7CD8858A"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1987E869" w14:textId="77777777" w:rsidR="00847C0D" w:rsidRDefault="00CC3326">
            <w:r>
              <w:rPr>
                <w:sz w:val="20"/>
                <w:szCs w:val="20"/>
                <w:lang w:val="pt-BR"/>
              </w:rPr>
              <w:t>Rampa recomeça do pleno, e não do último nível gravado</w:t>
            </w:r>
          </w:p>
        </w:tc>
      </w:tr>
      <w:tr w:rsidR="00E01C3A" w:rsidRPr="00CE1B46" w14:paraId="02D76B5E" w14:textId="77777777">
        <w:tc>
          <w:tcPr>
            <w:tcW w:w="850" w:type="dxa"/>
            <w:tcMar>
              <w:top w:w="70" w:type="dxa"/>
              <w:left w:w="90" w:type="dxa"/>
              <w:bottom w:w="70" w:type="dxa"/>
              <w:right w:w="90" w:type="dxa"/>
            </w:tcMar>
          </w:tcPr>
          <w:p w14:paraId="2820D2BA" w14:textId="77777777" w:rsidR="00847C0D" w:rsidRDefault="00CC3326">
            <w:r>
              <w:rPr>
                <w:sz w:val="20"/>
                <w:szCs w:val="20"/>
              </w:rPr>
              <w:t>CT08</w:t>
            </w:r>
          </w:p>
        </w:tc>
        <w:tc>
          <w:tcPr>
            <w:tcW w:w="3500" w:type="dxa"/>
            <w:tcMar>
              <w:top w:w="70" w:type="dxa"/>
              <w:left w:w="90" w:type="dxa"/>
              <w:bottom w:w="70" w:type="dxa"/>
              <w:right w:w="90" w:type="dxa"/>
            </w:tcMar>
          </w:tcPr>
          <w:p w14:paraId="0E40F421" w14:textId="77777777" w:rsidR="00847C0D" w:rsidRDefault="00CC3326">
            <w:r>
              <w:rPr>
                <w:sz w:val="20"/>
                <w:szCs w:val="20"/>
                <w:lang w:val="pt-BR"/>
              </w:rPr>
              <w:t>RF07, RNF04</w:t>
            </w:r>
          </w:p>
        </w:tc>
        <w:tc>
          <w:tcPr>
            <w:tcW w:w="1750" w:type="dxa"/>
            <w:tcMar>
              <w:top w:w="70" w:type="dxa"/>
              <w:left w:w="90" w:type="dxa"/>
              <w:bottom w:w="70" w:type="dxa"/>
              <w:right w:w="90" w:type="dxa"/>
            </w:tcMar>
          </w:tcPr>
          <w:p w14:paraId="6CE23F32"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3E9F5D9F"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431FA20B" w14:textId="77777777">
        <w:tc>
          <w:tcPr>
            <w:tcW w:w="850" w:type="dxa"/>
            <w:tcMar>
              <w:top w:w="70" w:type="dxa"/>
              <w:left w:w="90" w:type="dxa"/>
              <w:bottom w:w="70" w:type="dxa"/>
              <w:right w:w="90" w:type="dxa"/>
            </w:tcMar>
          </w:tcPr>
          <w:p w14:paraId="1D3E9705" w14:textId="77777777" w:rsidR="00847C0D" w:rsidRDefault="00CC3326">
            <w:r>
              <w:rPr>
                <w:sz w:val="20"/>
                <w:szCs w:val="20"/>
              </w:rPr>
              <w:t>CT09</w:t>
            </w:r>
          </w:p>
        </w:tc>
        <w:tc>
          <w:tcPr>
            <w:tcW w:w="3500" w:type="dxa"/>
            <w:tcMar>
              <w:top w:w="70" w:type="dxa"/>
              <w:left w:w="90" w:type="dxa"/>
              <w:bottom w:w="70" w:type="dxa"/>
              <w:right w:w="90" w:type="dxa"/>
            </w:tcMar>
          </w:tcPr>
          <w:p w14:paraId="05345232" w14:textId="77777777" w:rsidR="00847C0D" w:rsidRDefault="00CC3326">
            <w:r>
              <w:rPr>
                <w:sz w:val="20"/>
                <w:szCs w:val="20"/>
                <w:lang w:val="pt-BR"/>
              </w:rPr>
              <w:t>RF07</w:t>
            </w:r>
          </w:p>
        </w:tc>
        <w:tc>
          <w:tcPr>
            <w:tcW w:w="1750" w:type="dxa"/>
            <w:tcMar>
              <w:top w:w="70" w:type="dxa"/>
              <w:left w:w="90" w:type="dxa"/>
              <w:bottom w:w="70" w:type="dxa"/>
              <w:right w:w="90" w:type="dxa"/>
            </w:tcMar>
          </w:tcPr>
          <w:p w14:paraId="4341F532"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54685F5F" w14:textId="77777777" w:rsidR="00847C0D" w:rsidRDefault="00CC3326">
            <w:r>
              <w:rPr>
                <w:sz w:val="20"/>
                <w:szCs w:val="20"/>
                <w:lang w:val="pt-BR"/>
              </w:rPr>
              <w:t>Uma única telemetria por decisão; mensagem malformada descartada</w:t>
            </w:r>
          </w:p>
        </w:tc>
      </w:tr>
      <w:tr w:rsidR="00E01C3A" w:rsidRPr="00CE1B46" w14:paraId="19BD6D7A" w14:textId="77777777">
        <w:tc>
          <w:tcPr>
            <w:tcW w:w="850" w:type="dxa"/>
            <w:tcMar>
              <w:top w:w="70" w:type="dxa"/>
              <w:left w:w="90" w:type="dxa"/>
              <w:bottom w:w="70" w:type="dxa"/>
              <w:right w:w="90" w:type="dxa"/>
            </w:tcMar>
          </w:tcPr>
          <w:p w14:paraId="2F98545E" w14:textId="77777777" w:rsidR="00847C0D" w:rsidRDefault="00CC3326">
            <w:r>
              <w:rPr>
                <w:sz w:val="20"/>
                <w:szCs w:val="20"/>
              </w:rPr>
              <w:t>CT10</w:t>
            </w:r>
          </w:p>
        </w:tc>
        <w:tc>
          <w:tcPr>
            <w:tcW w:w="3500" w:type="dxa"/>
            <w:tcMar>
              <w:top w:w="70" w:type="dxa"/>
              <w:left w:w="90" w:type="dxa"/>
              <w:bottom w:w="70" w:type="dxa"/>
              <w:right w:w="90" w:type="dxa"/>
            </w:tcMar>
          </w:tcPr>
          <w:p w14:paraId="01E961DC" w14:textId="77777777" w:rsidR="00847C0D" w:rsidRDefault="00CC3326">
            <w:r>
              <w:rPr>
                <w:sz w:val="20"/>
                <w:szCs w:val="20"/>
                <w:lang w:val="pt-BR"/>
              </w:rPr>
              <w:t>RF09</w:t>
            </w:r>
          </w:p>
        </w:tc>
        <w:tc>
          <w:tcPr>
            <w:tcW w:w="1750" w:type="dxa"/>
            <w:tcMar>
              <w:top w:w="70" w:type="dxa"/>
              <w:left w:w="90" w:type="dxa"/>
              <w:bottom w:w="70" w:type="dxa"/>
              <w:right w:w="90" w:type="dxa"/>
            </w:tcMar>
          </w:tcPr>
          <w:p w14:paraId="715BE1E0"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CF54DFA"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6323E70E" w14:textId="77777777">
        <w:tc>
          <w:tcPr>
            <w:tcW w:w="850" w:type="dxa"/>
            <w:tcMar>
              <w:top w:w="70" w:type="dxa"/>
              <w:left w:w="90" w:type="dxa"/>
              <w:bottom w:w="70" w:type="dxa"/>
              <w:right w:w="90" w:type="dxa"/>
            </w:tcMar>
          </w:tcPr>
          <w:p w14:paraId="131DAC54" w14:textId="77777777" w:rsidR="00847C0D" w:rsidRDefault="00CC3326">
            <w:r>
              <w:rPr>
                <w:sz w:val="20"/>
                <w:szCs w:val="20"/>
              </w:rPr>
              <w:t>CT11</w:t>
            </w:r>
          </w:p>
        </w:tc>
        <w:tc>
          <w:tcPr>
            <w:tcW w:w="3500" w:type="dxa"/>
            <w:tcMar>
              <w:top w:w="70" w:type="dxa"/>
              <w:left w:w="90" w:type="dxa"/>
              <w:bottom w:w="70" w:type="dxa"/>
              <w:right w:w="90" w:type="dxa"/>
            </w:tcMar>
          </w:tcPr>
          <w:p w14:paraId="7468BF2C" w14:textId="77777777" w:rsidR="00847C0D" w:rsidRDefault="00CC3326">
            <w:r>
              <w:rPr>
                <w:sz w:val="20"/>
                <w:szCs w:val="20"/>
                <w:lang w:val="pt-BR"/>
              </w:rPr>
              <w:t>RF10</w:t>
            </w:r>
          </w:p>
        </w:tc>
        <w:tc>
          <w:tcPr>
            <w:tcW w:w="1750" w:type="dxa"/>
            <w:tcMar>
              <w:top w:w="70" w:type="dxa"/>
              <w:left w:w="90" w:type="dxa"/>
              <w:bottom w:w="70" w:type="dxa"/>
              <w:right w:w="90" w:type="dxa"/>
            </w:tcMar>
          </w:tcPr>
          <w:p w14:paraId="717ADEB6"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11BEE355" w14:textId="77777777" w:rsidR="00847C0D" w:rsidRDefault="00CC3326">
            <w:r>
              <w:rPr>
                <w:sz w:val="20"/>
                <w:szCs w:val="20"/>
                <w:lang w:val="pt-BR"/>
              </w:rPr>
              <w:t>Cada execução enxerga só os próprios eventos; resultados idênticos</w:t>
            </w:r>
          </w:p>
        </w:tc>
      </w:tr>
      <w:tr w:rsidR="00E01C3A" w:rsidRPr="00CE1B46" w14:paraId="2B075684" w14:textId="77777777">
        <w:tc>
          <w:tcPr>
            <w:tcW w:w="850" w:type="dxa"/>
            <w:tcMar>
              <w:top w:w="70" w:type="dxa"/>
              <w:left w:w="90" w:type="dxa"/>
              <w:bottom w:w="70" w:type="dxa"/>
              <w:right w:w="90" w:type="dxa"/>
            </w:tcMar>
          </w:tcPr>
          <w:p w14:paraId="7363E03F" w14:textId="77777777" w:rsidR="00847C0D" w:rsidRDefault="00CC3326">
            <w:r>
              <w:rPr>
                <w:sz w:val="20"/>
                <w:szCs w:val="20"/>
              </w:rPr>
              <w:t>CT12</w:t>
            </w:r>
          </w:p>
        </w:tc>
        <w:tc>
          <w:tcPr>
            <w:tcW w:w="3500" w:type="dxa"/>
            <w:tcMar>
              <w:top w:w="70" w:type="dxa"/>
              <w:left w:w="90" w:type="dxa"/>
              <w:bottom w:w="70" w:type="dxa"/>
              <w:right w:w="90" w:type="dxa"/>
            </w:tcMar>
          </w:tcPr>
          <w:p w14:paraId="599EBAC2" w14:textId="77777777" w:rsidR="00847C0D" w:rsidRDefault="00CC3326">
            <w:r>
              <w:rPr>
                <w:sz w:val="20"/>
                <w:szCs w:val="20"/>
                <w:lang w:val="pt-BR"/>
              </w:rPr>
              <w:t>RF11</w:t>
            </w:r>
          </w:p>
        </w:tc>
        <w:tc>
          <w:tcPr>
            <w:tcW w:w="1750" w:type="dxa"/>
            <w:tcMar>
              <w:top w:w="70" w:type="dxa"/>
              <w:left w:w="90" w:type="dxa"/>
              <w:bottom w:w="70" w:type="dxa"/>
              <w:right w:w="90" w:type="dxa"/>
            </w:tcMar>
          </w:tcPr>
          <w:p w14:paraId="396F97A4"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09194F64"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3442D923" w14:textId="77777777">
        <w:tc>
          <w:tcPr>
            <w:tcW w:w="850" w:type="dxa"/>
            <w:tcMar>
              <w:top w:w="70" w:type="dxa"/>
              <w:left w:w="90" w:type="dxa"/>
              <w:bottom w:w="70" w:type="dxa"/>
              <w:right w:w="90" w:type="dxa"/>
            </w:tcMar>
          </w:tcPr>
          <w:p w14:paraId="538EDFB7" w14:textId="77777777" w:rsidR="00847C0D" w:rsidRDefault="00CC3326">
            <w:r>
              <w:rPr>
                <w:sz w:val="20"/>
                <w:szCs w:val="20"/>
              </w:rPr>
              <w:t>CT13</w:t>
            </w:r>
          </w:p>
        </w:tc>
        <w:tc>
          <w:tcPr>
            <w:tcW w:w="3500" w:type="dxa"/>
            <w:tcMar>
              <w:top w:w="70" w:type="dxa"/>
              <w:left w:w="90" w:type="dxa"/>
              <w:bottom w:w="70" w:type="dxa"/>
              <w:right w:w="90" w:type="dxa"/>
            </w:tcMar>
          </w:tcPr>
          <w:p w14:paraId="2B29608D" w14:textId="77777777" w:rsidR="00847C0D" w:rsidRDefault="00CC3326">
            <w:r>
              <w:rPr>
                <w:sz w:val="20"/>
                <w:szCs w:val="20"/>
                <w:lang w:val="pt-BR"/>
              </w:rPr>
              <w:t>RF12</w:t>
            </w:r>
          </w:p>
        </w:tc>
        <w:tc>
          <w:tcPr>
            <w:tcW w:w="1750" w:type="dxa"/>
            <w:tcMar>
              <w:top w:w="70" w:type="dxa"/>
              <w:left w:w="90" w:type="dxa"/>
              <w:bottom w:w="70" w:type="dxa"/>
              <w:right w:w="90" w:type="dxa"/>
            </w:tcMar>
          </w:tcPr>
          <w:p w14:paraId="6D69B85E"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0BD2E25E" w14:textId="77777777" w:rsidR="00847C0D" w:rsidRDefault="00CC3326">
            <w:r>
              <w:rPr>
                <w:sz w:val="20"/>
                <w:szCs w:val="20"/>
                <w:lang w:val="pt-BR"/>
              </w:rPr>
              <w:t>2,50 Wh a 40 W; razão entre regimes independente da potência</w:t>
            </w:r>
          </w:p>
        </w:tc>
      </w:tr>
      <w:tr w:rsidR="00E01C3A" w:rsidRPr="00CE1B46" w14:paraId="1D45994E" w14:textId="77777777">
        <w:tc>
          <w:tcPr>
            <w:tcW w:w="850" w:type="dxa"/>
            <w:tcMar>
              <w:top w:w="70" w:type="dxa"/>
              <w:left w:w="90" w:type="dxa"/>
              <w:bottom w:w="70" w:type="dxa"/>
              <w:right w:w="90" w:type="dxa"/>
            </w:tcMar>
          </w:tcPr>
          <w:p w14:paraId="0390D4E8" w14:textId="77777777" w:rsidR="00847C0D" w:rsidRDefault="00CC3326">
            <w:r>
              <w:rPr>
                <w:sz w:val="20"/>
                <w:szCs w:val="20"/>
              </w:rPr>
              <w:t>CT14</w:t>
            </w:r>
          </w:p>
        </w:tc>
        <w:tc>
          <w:tcPr>
            <w:tcW w:w="3500" w:type="dxa"/>
            <w:tcMar>
              <w:top w:w="70" w:type="dxa"/>
              <w:left w:w="90" w:type="dxa"/>
              <w:bottom w:w="70" w:type="dxa"/>
              <w:right w:w="90" w:type="dxa"/>
            </w:tcMar>
          </w:tcPr>
          <w:p w14:paraId="66447CCE" w14:textId="77777777" w:rsidR="00847C0D" w:rsidRDefault="00CC3326">
            <w:r>
              <w:rPr>
                <w:sz w:val="20"/>
                <w:szCs w:val="20"/>
                <w:lang w:val="pt-BR"/>
              </w:rPr>
              <w:t>RF08</w:t>
            </w:r>
          </w:p>
        </w:tc>
        <w:tc>
          <w:tcPr>
            <w:tcW w:w="1750" w:type="dxa"/>
            <w:tcMar>
              <w:top w:w="70" w:type="dxa"/>
              <w:left w:w="90" w:type="dxa"/>
              <w:bottom w:w="70" w:type="dxa"/>
              <w:right w:w="90" w:type="dxa"/>
            </w:tcMar>
          </w:tcPr>
          <w:p w14:paraId="6C74D156"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588FBCA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29751D96" w14:textId="77777777">
        <w:tc>
          <w:tcPr>
            <w:tcW w:w="850" w:type="dxa"/>
            <w:tcMar>
              <w:top w:w="70" w:type="dxa"/>
              <w:left w:w="90" w:type="dxa"/>
              <w:bottom w:w="70" w:type="dxa"/>
              <w:right w:w="90" w:type="dxa"/>
            </w:tcMar>
          </w:tcPr>
          <w:p w14:paraId="12170D1F" w14:textId="77777777" w:rsidR="00847C0D" w:rsidRDefault="00CC3326">
            <w:r>
              <w:rPr>
                <w:sz w:val="20"/>
                <w:szCs w:val="20"/>
              </w:rPr>
              <w:t>CT15</w:t>
            </w:r>
          </w:p>
        </w:tc>
        <w:tc>
          <w:tcPr>
            <w:tcW w:w="3500" w:type="dxa"/>
            <w:tcMar>
              <w:top w:w="70" w:type="dxa"/>
              <w:left w:w="90" w:type="dxa"/>
              <w:bottom w:w="70" w:type="dxa"/>
              <w:right w:w="90" w:type="dxa"/>
            </w:tcMar>
          </w:tcPr>
          <w:p w14:paraId="195F1231" w14:textId="77777777" w:rsidR="00847C0D" w:rsidRDefault="00CC3326">
            <w:r>
              <w:rPr>
                <w:sz w:val="20"/>
                <w:szCs w:val="20"/>
                <w:lang w:val="pt-BR"/>
              </w:rPr>
              <w:t>RF05, RF06</w:t>
            </w:r>
          </w:p>
        </w:tc>
        <w:tc>
          <w:tcPr>
            <w:tcW w:w="1750" w:type="dxa"/>
            <w:tcMar>
              <w:top w:w="70" w:type="dxa"/>
              <w:left w:w="90" w:type="dxa"/>
              <w:bottom w:w="70" w:type="dxa"/>
              <w:right w:w="90" w:type="dxa"/>
            </w:tcMar>
          </w:tcPr>
          <w:p w14:paraId="6F49908E"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43B7E9C" w14:textId="77777777" w:rsidR="00847C0D" w:rsidRDefault="00CC3326">
            <w:r>
              <w:rPr>
                <w:sz w:val="20"/>
                <w:szCs w:val="20"/>
                <w:lang w:val="pt-BR"/>
              </w:rPr>
              <w:t>Ciclo de trabalho aplicado e iluminância medida correspondentes ao nível emitido</w:t>
            </w:r>
          </w:p>
        </w:tc>
      </w:tr>
      <w:tr w:rsidR="00E01C3A" w:rsidRPr="00CE1B46" w14:paraId="08B5E15B" w14:textId="77777777">
        <w:tc>
          <w:tcPr>
            <w:tcW w:w="850" w:type="dxa"/>
            <w:tcMar>
              <w:top w:w="70" w:type="dxa"/>
              <w:left w:w="90" w:type="dxa"/>
              <w:bottom w:w="70" w:type="dxa"/>
              <w:right w:w="90" w:type="dxa"/>
            </w:tcMar>
          </w:tcPr>
          <w:p w14:paraId="0CFCC129" w14:textId="77777777" w:rsidR="00847C0D" w:rsidRDefault="00CC3326">
            <w:r>
              <w:rPr>
                <w:sz w:val="20"/>
                <w:szCs w:val="20"/>
              </w:rPr>
              <w:t>CT16</w:t>
            </w:r>
          </w:p>
        </w:tc>
        <w:tc>
          <w:tcPr>
            <w:tcW w:w="3500" w:type="dxa"/>
            <w:tcMar>
              <w:top w:w="70" w:type="dxa"/>
              <w:left w:w="90" w:type="dxa"/>
              <w:bottom w:w="70" w:type="dxa"/>
              <w:right w:w="90" w:type="dxa"/>
            </w:tcMar>
          </w:tcPr>
          <w:p w14:paraId="578B082D" w14:textId="77777777" w:rsidR="00847C0D" w:rsidRDefault="00CC3326">
            <w:r>
              <w:rPr>
                <w:sz w:val="20"/>
                <w:szCs w:val="20"/>
                <w:lang w:val="pt-BR"/>
              </w:rPr>
              <w:t>RF11</w:t>
            </w:r>
          </w:p>
        </w:tc>
        <w:tc>
          <w:tcPr>
            <w:tcW w:w="1750" w:type="dxa"/>
            <w:tcMar>
              <w:top w:w="70" w:type="dxa"/>
              <w:left w:w="90" w:type="dxa"/>
              <w:bottom w:w="70" w:type="dxa"/>
              <w:right w:w="90" w:type="dxa"/>
            </w:tcMar>
          </w:tcPr>
          <w:p w14:paraId="0BC58EBA"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35012A05" w14:textId="77777777" w:rsidR="00847C0D" w:rsidRDefault="00CC3326">
            <w:r>
              <w:rPr>
                <w:sz w:val="20"/>
                <w:szCs w:val="20"/>
                <w:lang w:val="pt-BR"/>
              </w:rPr>
              <w:t>Alerta de falha total aberto e encerrado ao religar</w:t>
            </w:r>
          </w:p>
        </w:tc>
      </w:tr>
      <w:tr w:rsidR="00E01C3A" w:rsidRPr="00CE1B46" w14:paraId="6D938C7F" w14:textId="77777777">
        <w:tc>
          <w:tcPr>
            <w:tcW w:w="850" w:type="dxa"/>
            <w:tcMar>
              <w:top w:w="70" w:type="dxa"/>
              <w:left w:w="90" w:type="dxa"/>
              <w:bottom w:w="70" w:type="dxa"/>
              <w:right w:w="90" w:type="dxa"/>
            </w:tcMar>
          </w:tcPr>
          <w:p w14:paraId="449303E0" w14:textId="77777777" w:rsidR="00847C0D" w:rsidRDefault="00CC3326">
            <w:r>
              <w:rPr>
                <w:sz w:val="20"/>
                <w:szCs w:val="20"/>
              </w:rPr>
              <w:t>CT17</w:t>
            </w:r>
          </w:p>
        </w:tc>
        <w:tc>
          <w:tcPr>
            <w:tcW w:w="3500" w:type="dxa"/>
            <w:tcMar>
              <w:top w:w="70" w:type="dxa"/>
              <w:left w:w="90" w:type="dxa"/>
              <w:bottom w:w="70" w:type="dxa"/>
              <w:right w:w="90" w:type="dxa"/>
            </w:tcMar>
          </w:tcPr>
          <w:p w14:paraId="57087B78" w14:textId="77777777" w:rsidR="00847C0D" w:rsidRDefault="00CC3326">
            <w:r>
              <w:rPr>
                <w:sz w:val="20"/>
                <w:szCs w:val="20"/>
                <w:lang w:val="pt-BR"/>
              </w:rPr>
              <w:t>RNF03</w:t>
            </w:r>
          </w:p>
        </w:tc>
        <w:tc>
          <w:tcPr>
            <w:tcW w:w="1750" w:type="dxa"/>
            <w:tcMar>
              <w:top w:w="70" w:type="dxa"/>
              <w:left w:w="90" w:type="dxa"/>
              <w:bottom w:w="70" w:type="dxa"/>
              <w:right w:w="90" w:type="dxa"/>
            </w:tcMar>
          </w:tcPr>
          <w:p w14:paraId="7B75954A"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8ED2AE5" w14:textId="77777777" w:rsidR="00847C0D" w:rsidRDefault="00CC3326">
            <w:r>
              <w:rPr>
                <w:sz w:val="20"/>
                <w:szCs w:val="20"/>
                <w:lang w:val="pt-BR"/>
              </w:rPr>
              <w:t>Latência inferior a 2 s em todas as repetições</w:t>
            </w:r>
          </w:p>
        </w:tc>
      </w:tr>
      <w:tr w:rsidR="00E01C3A" w:rsidRPr="00CE1B46" w14:paraId="04B82A87" w14:textId="77777777">
        <w:tc>
          <w:tcPr>
            <w:tcW w:w="850" w:type="dxa"/>
            <w:tcMar>
              <w:top w:w="70" w:type="dxa"/>
              <w:left w:w="90" w:type="dxa"/>
              <w:bottom w:w="70" w:type="dxa"/>
              <w:right w:w="90" w:type="dxa"/>
            </w:tcMar>
          </w:tcPr>
          <w:p w14:paraId="5081E743" w14:textId="77777777" w:rsidR="00847C0D" w:rsidRDefault="00CC3326">
            <w:r>
              <w:rPr>
                <w:sz w:val="20"/>
                <w:szCs w:val="20"/>
              </w:rPr>
              <w:t>CT18</w:t>
            </w:r>
          </w:p>
        </w:tc>
        <w:tc>
          <w:tcPr>
            <w:tcW w:w="3500" w:type="dxa"/>
            <w:tcMar>
              <w:top w:w="70" w:type="dxa"/>
              <w:left w:w="90" w:type="dxa"/>
              <w:bottom w:w="70" w:type="dxa"/>
              <w:right w:w="90" w:type="dxa"/>
            </w:tcMar>
          </w:tcPr>
          <w:p w14:paraId="2291CA63" w14:textId="77777777" w:rsidR="00847C0D" w:rsidRDefault="00CC3326">
            <w:r>
              <w:rPr>
                <w:sz w:val="20"/>
                <w:szCs w:val="20"/>
                <w:lang w:val="pt-BR"/>
              </w:rPr>
              <w:t>RNF07</w:t>
            </w:r>
          </w:p>
        </w:tc>
        <w:tc>
          <w:tcPr>
            <w:tcW w:w="1750" w:type="dxa"/>
            <w:tcMar>
              <w:top w:w="70" w:type="dxa"/>
              <w:left w:w="90" w:type="dxa"/>
              <w:bottom w:w="70" w:type="dxa"/>
              <w:right w:w="90" w:type="dxa"/>
            </w:tcMar>
          </w:tcPr>
          <w:p w14:paraId="4E0DF1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7FCB4FE" w14:textId="77777777" w:rsidR="00847C0D" w:rsidRDefault="00CC3326">
            <w:r>
              <w:rPr>
                <w:sz w:val="20"/>
                <w:szCs w:val="20"/>
                <w:lang w:val="pt-BR"/>
              </w:rPr>
              <w:t>Nó no pleno em até 15 s, medido pelo sensor</w:t>
            </w:r>
          </w:p>
        </w:tc>
      </w:tr>
      <w:tr w:rsidR="00E01C3A" w:rsidRPr="00CE1B46" w14:paraId="34516D4B" w14:textId="77777777">
        <w:tc>
          <w:tcPr>
            <w:tcW w:w="850" w:type="dxa"/>
            <w:tcMar>
              <w:top w:w="70" w:type="dxa"/>
              <w:left w:w="90" w:type="dxa"/>
              <w:bottom w:w="70" w:type="dxa"/>
              <w:right w:w="90" w:type="dxa"/>
            </w:tcMar>
          </w:tcPr>
          <w:p w14:paraId="28441DA3" w14:textId="77777777" w:rsidR="00847C0D" w:rsidRDefault="00CC3326">
            <w:r>
              <w:rPr>
                <w:sz w:val="20"/>
                <w:szCs w:val="20"/>
              </w:rPr>
              <w:t>CT19</w:t>
            </w:r>
          </w:p>
        </w:tc>
        <w:tc>
          <w:tcPr>
            <w:tcW w:w="3500" w:type="dxa"/>
            <w:tcMar>
              <w:top w:w="70" w:type="dxa"/>
              <w:left w:w="90" w:type="dxa"/>
              <w:bottom w:w="70" w:type="dxa"/>
              <w:right w:w="90" w:type="dxa"/>
            </w:tcMar>
          </w:tcPr>
          <w:p w14:paraId="5831D094" w14:textId="77777777" w:rsidR="00847C0D" w:rsidRDefault="00CC3326">
            <w:r>
              <w:rPr>
                <w:sz w:val="20"/>
                <w:szCs w:val="20"/>
                <w:lang w:val="pt-BR"/>
              </w:rPr>
              <w:t>RNF06</w:t>
            </w:r>
          </w:p>
        </w:tc>
        <w:tc>
          <w:tcPr>
            <w:tcW w:w="1750" w:type="dxa"/>
            <w:tcMar>
              <w:top w:w="70" w:type="dxa"/>
              <w:left w:w="90" w:type="dxa"/>
              <w:bottom w:w="70" w:type="dxa"/>
              <w:right w:w="90" w:type="dxa"/>
            </w:tcMar>
          </w:tcPr>
          <w:p w14:paraId="0A1B99DB"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5FEA2319" w14:textId="77777777" w:rsidR="00847C0D" w:rsidRDefault="00CC3326">
            <w:r>
              <w:rPr>
                <w:sz w:val="20"/>
                <w:szCs w:val="20"/>
                <w:lang w:val="pt-BR"/>
              </w:rPr>
              <w:lastRenderedPageBreak/>
              <w:t>Recusa sem credencial; canal cifrado negociado com credencial</w:t>
            </w:r>
          </w:p>
        </w:tc>
      </w:tr>
      <w:tr w:rsidR="00E01C3A" w:rsidRPr="00CE1B46" w14:paraId="1E52B5D1" w14:textId="77777777">
        <w:tc>
          <w:tcPr>
            <w:tcW w:w="850" w:type="dxa"/>
            <w:tcMar>
              <w:top w:w="70" w:type="dxa"/>
              <w:left w:w="90" w:type="dxa"/>
              <w:bottom w:w="70" w:type="dxa"/>
              <w:right w:w="90" w:type="dxa"/>
            </w:tcMar>
          </w:tcPr>
          <w:p w14:paraId="32DAAFB6" w14:textId="77777777" w:rsidR="00847C0D" w:rsidRDefault="00CC3326">
            <w:r>
              <w:rPr>
                <w:sz w:val="20"/>
                <w:szCs w:val="20"/>
              </w:rPr>
              <w:t>CT20</w:t>
            </w:r>
          </w:p>
        </w:tc>
        <w:tc>
          <w:tcPr>
            <w:tcW w:w="3500" w:type="dxa"/>
            <w:tcMar>
              <w:top w:w="70" w:type="dxa"/>
              <w:left w:w="90" w:type="dxa"/>
              <w:bottom w:w="70" w:type="dxa"/>
              <w:right w:w="90" w:type="dxa"/>
            </w:tcMar>
          </w:tcPr>
          <w:p w14:paraId="0A93AE50" w14:textId="77777777" w:rsidR="00847C0D" w:rsidRDefault="00CC3326">
            <w:r>
              <w:rPr>
                <w:sz w:val="20"/>
                <w:szCs w:val="20"/>
                <w:lang w:val="pt-BR"/>
              </w:rPr>
              <w:t>RNF09</w:t>
            </w:r>
          </w:p>
        </w:tc>
        <w:tc>
          <w:tcPr>
            <w:tcW w:w="1750" w:type="dxa"/>
            <w:tcMar>
              <w:top w:w="70" w:type="dxa"/>
              <w:left w:w="90" w:type="dxa"/>
              <w:bottom w:w="70" w:type="dxa"/>
              <w:right w:w="90" w:type="dxa"/>
            </w:tcMar>
          </w:tcPr>
          <w:p w14:paraId="5E92FAB1"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47A84B04" w14:textId="77777777" w:rsidR="00847C0D" w:rsidRDefault="00CC3326">
            <w:r>
              <w:rPr>
                <w:sz w:val="20"/>
                <w:szCs w:val="20"/>
                <w:lang w:val="pt-BR"/>
              </w:rPr>
              <w:t>Comandado sem alteração do código do serviço</w:t>
            </w:r>
          </w:p>
        </w:tc>
      </w:tr>
    </w:tbl>
    <w:p w14:paraId="6615D2D6" w14:textId="77777777" w:rsidR="00847C0D" w:rsidRDefault="00CC3326">
      <w:pPr>
        <w:spacing w:before="130" w:after="260"/>
      </w:pPr>
      <w:r>
        <w:rPr>
          <w:sz w:val="20"/>
          <w:szCs w:val="20"/>
          <w:lang w:val="pt-BR"/>
        </w:rPr>
        <w:t>Fonte: Elaborado pelos autores (2026).</w:t>
      </w:r>
    </w:p>
    <w:p w14:paraId="6E46599F" w14:textId="77777777" w:rsidR="00E01C3A" w:rsidRDefault="00CC3326">
      <w:pPr>
        <w:pStyle w:val="Heading2"/>
        <w:spacing w:before="360" w:after="240" w:line="360" w:lineRule="auto"/>
        <w:rPr>
          <w:lang w:val="pt-BR"/>
        </w:rPr>
      </w:pPr>
      <w:bookmarkStart w:id="57" w:name="_Toc241779708"/>
      <w:r>
        <w:rPr>
          <w:lang w:val="pt-BR"/>
        </w:rPr>
        <w:t>4.9 Cronograma de atividades</w:t>
      </w:r>
      <w:bookmarkEnd w:id="57"/>
    </w:p>
    <w:p w14:paraId="1BE90899"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55FB9558" w14:textId="77777777" w:rsidR="00E01C3A" w:rsidRDefault="00CC3326">
      <w:pPr>
        <w:pStyle w:val="Heading2"/>
        <w:spacing w:before="360" w:after="240" w:line="360" w:lineRule="auto"/>
        <w:rPr>
          <w:lang w:val="pt-BR"/>
        </w:rPr>
      </w:pPr>
      <w:bookmarkStart w:id="58" w:name="_Toc241779709"/>
      <w:r>
        <w:rPr>
          <w:lang w:val="pt-BR"/>
        </w:rPr>
        <w:t>4.10 Resultado da execução dos casos de teste</w:t>
      </w:r>
      <w:bookmarkEnd w:id="58"/>
    </w:p>
    <w:p w14:paraId="2F9D40EA"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3ED012B8" w14:textId="77777777" w:rsidR="00E01C3A" w:rsidRDefault="00CC3326">
      <w:pPr>
        <w:pStyle w:val="Heading1"/>
        <w:pageBreakBefore/>
        <w:spacing w:before="480" w:after="280" w:line="360" w:lineRule="auto"/>
        <w:rPr>
          <w:lang w:val="pt-BR"/>
        </w:rPr>
      </w:pPr>
      <w:bookmarkStart w:id="59" w:name="_Toc241779710"/>
      <w:r>
        <w:rPr>
          <w:lang w:val="pt-BR"/>
        </w:rPr>
        <w:lastRenderedPageBreak/>
        <w:t>5 RESULTADOS</w:t>
      </w:r>
      <w:bookmarkEnd w:id="59"/>
    </w:p>
    <w:p w14:paraId="4F6B0225"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573E3575" w14:textId="77777777" w:rsidR="00E01C3A" w:rsidRDefault="00CC3326">
      <w:pPr>
        <w:pStyle w:val="Heading2"/>
        <w:spacing w:before="360" w:after="240" w:line="360" w:lineRule="auto"/>
        <w:rPr>
          <w:lang w:val="pt-BR"/>
        </w:rPr>
      </w:pPr>
      <w:bookmarkStart w:id="60" w:name="_Toc241779711"/>
      <w:r>
        <w:rPr>
          <w:lang w:val="pt-BR"/>
        </w:rPr>
        <w:t>5.1 Camada de previsão</w:t>
      </w:r>
      <w:bookmarkEnd w:id="60"/>
    </w:p>
    <w:p w14:paraId="0895B88D"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2D5B40A"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0B68D407" w14:textId="77777777" w:rsidR="00E01C3A" w:rsidRDefault="00CC3326">
      <w:pPr>
        <w:pStyle w:val="Heading2"/>
        <w:spacing w:before="360" w:after="240" w:line="360" w:lineRule="auto"/>
        <w:rPr>
          <w:lang w:val="pt-BR"/>
        </w:rPr>
      </w:pPr>
      <w:bookmarkStart w:id="61" w:name="_Toc241779712"/>
      <w:r>
        <w:rPr>
          <w:lang w:val="pt-BR"/>
        </w:rPr>
        <w:t>5.2 Invariante de segurança</w:t>
      </w:r>
      <w:bookmarkEnd w:id="61"/>
    </w:p>
    <w:p w14:paraId="4F9AD5B3"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020526F9" w14:textId="77777777" w:rsidR="00E01C3A" w:rsidRDefault="00CC3326">
      <w:pPr>
        <w:pStyle w:val="Heading2"/>
        <w:spacing w:before="360" w:after="240" w:line="360" w:lineRule="auto"/>
        <w:rPr>
          <w:lang w:val="pt-BR"/>
        </w:rPr>
      </w:pPr>
      <w:bookmarkStart w:id="62" w:name="_Toc241779713"/>
      <w:r>
        <w:rPr>
          <w:lang w:val="pt-BR"/>
        </w:rPr>
        <w:t>5.3 Latência do percurso e funções de diagnóstico</w:t>
      </w:r>
      <w:bookmarkEnd w:id="62"/>
    </w:p>
    <w:p w14:paraId="1AB4C400"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23CFE78E" w14:textId="77777777" w:rsidR="00E01C3A" w:rsidRDefault="00CC3326">
      <w:pPr>
        <w:pStyle w:val="Heading2"/>
        <w:spacing w:before="360" w:after="240" w:line="360" w:lineRule="auto"/>
        <w:rPr>
          <w:lang w:val="pt-BR"/>
        </w:rPr>
      </w:pPr>
      <w:bookmarkStart w:id="63" w:name="_Toc241779714"/>
      <w:r>
        <w:rPr>
          <w:lang w:val="pt-BR"/>
        </w:rPr>
        <w:t>5.4 Concordância com o envelope esperado e especificação da interface</w:t>
      </w:r>
      <w:bookmarkEnd w:id="63"/>
    </w:p>
    <w:p w14:paraId="79F2FBD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79B53FD9"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0DF79AF" w14:textId="77777777">
        <w:trPr>
          <w:tblHeader/>
        </w:trPr>
        <w:tc>
          <w:tcPr>
            <w:tcW w:w="2600" w:type="dxa"/>
            <w:shd w:val="clear" w:color="auto" w:fill="EDEDED"/>
            <w:tcMar>
              <w:top w:w="70" w:type="dxa"/>
              <w:left w:w="90" w:type="dxa"/>
              <w:bottom w:w="70" w:type="dxa"/>
              <w:right w:w="90" w:type="dxa"/>
            </w:tcMar>
          </w:tcPr>
          <w:p w14:paraId="395F5DB2"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9A44DE"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2B50ABE7" w14:textId="77777777" w:rsidR="00E01C3A" w:rsidRDefault="00CC3326">
            <w:r>
              <w:rPr>
                <w:b/>
                <w:bCs/>
                <w:sz w:val="20"/>
                <w:szCs w:val="20"/>
              </w:rPr>
              <w:t>Justificativa</w:t>
            </w:r>
          </w:p>
        </w:tc>
      </w:tr>
      <w:tr w:rsidR="00E01C3A" w:rsidRPr="00CE1B46" w14:paraId="7A0005E8" w14:textId="77777777">
        <w:tc>
          <w:tcPr>
            <w:tcW w:w="2600" w:type="dxa"/>
            <w:tcMar>
              <w:top w:w="70" w:type="dxa"/>
              <w:left w:w="90" w:type="dxa"/>
              <w:bottom w:w="70" w:type="dxa"/>
              <w:right w:w="90" w:type="dxa"/>
            </w:tcMar>
          </w:tcPr>
          <w:p w14:paraId="284C1454" w14:textId="77777777" w:rsidR="00E01C3A" w:rsidRDefault="00CC3326">
            <w:r>
              <w:rPr>
                <w:sz w:val="20"/>
                <w:szCs w:val="20"/>
              </w:rPr>
              <w:t>O que publicar: volume</w:t>
            </w:r>
          </w:p>
        </w:tc>
        <w:tc>
          <w:tcPr>
            <w:tcW w:w="2700" w:type="dxa"/>
            <w:tcMar>
              <w:top w:w="70" w:type="dxa"/>
              <w:left w:w="90" w:type="dxa"/>
              <w:bottom w:w="70" w:type="dxa"/>
              <w:right w:w="90" w:type="dxa"/>
            </w:tcMar>
          </w:tcPr>
          <w:p w14:paraId="09B4A79F"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728F2EB7"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5E1794D6" w14:textId="77777777">
        <w:tc>
          <w:tcPr>
            <w:tcW w:w="2600" w:type="dxa"/>
            <w:tcMar>
              <w:top w:w="70" w:type="dxa"/>
              <w:left w:w="90" w:type="dxa"/>
              <w:bottom w:w="70" w:type="dxa"/>
              <w:right w:w="90" w:type="dxa"/>
            </w:tcMar>
          </w:tcPr>
          <w:p w14:paraId="6DEF96F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1B800536"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19549CFF"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86D3A1B" w14:textId="77777777">
        <w:tc>
          <w:tcPr>
            <w:tcW w:w="2600" w:type="dxa"/>
            <w:tcMar>
              <w:top w:w="70" w:type="dxa"/>
              <w:left w:w="90" w:type="dxa"/>
              <w:bottom w:w="70" w:type="dxa"/>
              <w:right w:w="90" w:type="dxa"/>
            </w:tcMar>
          </w:tcPr>
          <w:p w14:paraId="49B5CA68" w14:textId="77777777" w:rsidR="00E01C3A" w:rsidRDefault="00CC3326">
            <w:r>
              <w:rPr>
                <w:sz w:val="20"/>
                <w:szCs w:val="20"/>
              </w:rPr>
              <w:t>Onde</w:t>
            </w:r>
          </w:p>
        </w:tc>
        <w:tc>
          <w:tcPr>
            <w:tcW w:w="2700" w:type="dxa"/>
            <w:tcMar>
              <w:top w:w="70" w:type="dxa"/>
              <w:left w:w="90" w:type="dxa"/>
              <w:bottom w:w="70" w:type="dxa"/>
              <w:right w:w="90" w:type="dxa"/>
            </w:tcMar>
          </w:tcPr>
          <w:p w14:paraId="5E22CA8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77BF7EB7" w14:textId="77777777" w:rsidR="00E01C3A" w:rsidRPr="00CE1B46" w:rsidRDefault="00CC3326">
            <w:r>
              <w:rPr>
                <w:sz w:val="20"/>
                <w:szCs w:val="20"/>
                <w:lang w:val="pt-BR"/>
              </w:rPr>
              <w:t>Base cartográfica oficial, já exigida da plataforma; liga a câmera ao ponto de luz (3.5.2)</w:t>
            </w:r>
          </w:p>
        </w:tc>
      </w:tr>
      <w:tr w:rsidR="00E01C3A" w:rsidRPr="00CE1B46" w14:paraId="1D0B0295" w14:textId="77777777">
        <w:tc>
          <w:tcPr>
            <w:tcW w:w="2600" w:type="dxa"/>
            <w:tcMar>
              <w:top w:w="70" w:type="dxa"/>
              <w:left w:w="90" w:type="dxa"/>
              <w:bottom w:w="70" w:type="dxa"/>
              <w:right w:w="90" w:type="dxa"/>
            </w:tcMar>
          </w:tcPr>
          <w:p w14:paraId="615AC897" w14:textId="77777777" w:rsidR="00E01C3A" w:rsidRDefault="00CC3326">
            <w:r>
              <w:rPr>
                <w:sz w:val="20"/>
                <w:szCs w:val="20"/>
              </w:rPr>
              <w:t>Quando</w:t>
            </w:r>
          </w:p>
        </w:tc>
        <w:tc>
          <w:tcPr>
            <w:tcW w:w="2700" w:type="dxa"/>
            <w:tcMar>
              <w:top w:w="70" w:type="dxa"/>
              <w:left w:w="90" w:type="dxa"/>
              <w:bottom w:w="70" w:type="dxa"/>
              <w:right w:w="90" w:type="dxa"/>
            </w:tcMar>
          </w:tcPr>
          <w:p w14:paraId="72CE3E31"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6D34C8DF"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394BABE3" w14:textId="77777777">
        <w:tc>
          <w:tcPr>
            <w:tcW w:w="2600" w:type="dxa"/>
            <w:tcMar>
              <w:top w:w="70" w:type="dxa"/>
              <w:left w:w="90" w:type="dxa"/>
              <w:bottom w:w="70" w:type="dxa"/>
              <w:right w:w="90" w:type="dxa"/>
            </w:tcMar>
          </w:tcPr>
          <w:p w14:paraId="4A6ED370" w14:textId="77777777" w:rsidR="00E01C3A" w:rsidRDefault="00CC3326">
            <w:r>
              <w:rPr>
                <w:sz w:val="20"/>
                <w:szCs w:val="20"/>
              </w:rPr>
              <w:t>Como</w:t>
            </w:r>
          </w:p>
        </w:tc>
        <w:tc>
          <w:tcPr>
            <w:tcW w:w="2700" w:type="dxa"/>
            <w:tcMar>
              <w:top w:w="70" w:type="dxa"/>
              <w:left w:w="90" w:type="dxa"/>
              <w:bottom w:w="70" w:type="dxa"/>
              <w:right w:w="90" w:type="dxa"/>
            </w:tcMar>
          </w:tcPr>
          <w:p w14:paraId="18B24A34"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0AD5708E"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0BD7A7D3" w14:textId="77777777">
        <w:tc>
          <w:tcPr>
            <w:tcW w:w="2600" w:type="dxa"/>
            <w:tcMar>
              <w:top w:w="70" w:type="dxa"/>
              <w:left w:w="90" w:type="dxa"/>
              <w:bottom w:w="70" w:type="dxa"/>
              <w:right w:w="90" w:type="dxa"/>
            </w:tcMar>
          </w:tcPr>
          <w:p w14:paraId="270DF510" w14:textId="77777777" w:rsidR="00E01C3A" w:rsidRDefault="00CC3326">
            <w:r>
              <w:rPr>
                <w:sz w:val="20"/>
                <w:szCs w:val="20"/>
              </w:rPr>
              <w:t>Falha</w:t>
            </w:r>
          </w:p>
        </w:tc>
        <w:tc>
          <w:tcPr>
            <w:tcW w:w="2700" w:type="dxa"/>
            <w:tcMar>
              <w:top w:w="70" w:type="dxa"/>
              <w:left w:w="90" w:type="dxa"/>
              <w:bottom w:w="70" w:type="dxa"/>
              <w:right w:w="90" w:type="dxa"/>
            </w:tcMar>
          </w:tcPr>
          <w:p w14:paraId="5D7F393B"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74C38524" w14:textId="77777777" w:rsidR="00E01C3A" w:rsidRPr="00CE1B46" w:rsidRDefault="00CC3326">
            <w:r>
              <w:rPr>
                <w:sz w:val="20"/>
                <w:szCs w:val="20"/>
                <w:lang w:val="pt-BR"/>
              </w:rPr>
              <w:t>Um erro não derruba a publicação de uma região; falta de dado nunca produz atenuação (3.7)</w:t>
            </w:r>
          </w:p>
        </w:tc>
      </w:tr>
    </w:tbl>
    <w:p w14:paraId="6B4DF2EF" w14:textId="77777777" w:rsidR="002C2A03" w:rsidRDefault="008C03E9">
      <w:pPr>
        <w:spacing w:before="130" w:after="260"/>
      </w:pPr>
      <w:r>
        <w:rPr>
          <w:sz w:val="20"/>
          <w:szCs w:val="20"/>
          <w:lang w:val="pt-BR"/>
        </w:rPr>
        <w:t>Fonte: Elaborado pelos autores (2026).</w:t>
      </w:r>
    </w:p>
    <w:p w14:paraId="286DBE40"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152867CE" w14:textId="77777777" w:rsidR="00E01C3A" w:rsidRDefault="00CC3326">
      <w:pPr>
        <w:pStyle w:val="Heading2"/>
        <w:spacing w:before="360" w:after="240" w:line="360" w:lineRule="auto"/>
        <w:rPr>
          <w:lang w:val="pt-BR"/>
        </w:rPr>
      </w:pPr>
      <w:bookmarkStart w:id="64" w:name="_Toc241779715"/>
      <w:r>
        <w:rPr>
          <w:lang w:val="pt-BR"/>
        </w:rPr>
        <w:t>5.5 Estimativa de consumo de energia</w:t>
      </w:r>
      <w:bookmarkEnd w:id="64"/>
    </w:p>
    <w:p w14:paraId="4A231969"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3F92A73D" w14:textId="77777777" w:rsidR="001A5FD5" w:rsidRDefault="002D2B91">
      <w:pPr>
        <w:pStyle w:val="Heading2"/>
        <w:spacing w:before="360" w:after="240" w:line="360" w:lineRule="auto"/>
      </w:pPr>
      <w:bookmarkStart w:id="65" w:name="_Toc241779716"/>
      <w:r>
        <w:rPr>
          <w:lang w:val="pt-BR"/>
        </w:rPr>
        <w:t>5.6 Avaliação dos componentes de inteligência artificial</w:t>
      </w:r>
      <w:bookmarkEnd w:id="65"/>
    </w:p>
    <w:p w14:paraId="78269DAF"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C7C2A32"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883AD3A" w14:textId="77777777">
        <w:trPr>
          <w:tblHeader/>
        </w:trPr>
        <w:tc>
          <w:tcPr>
            <w:tcW w:w="2600" w:type="dxa"/>
            <w:shd w:val="clear" w:color="auto" w:fill="EDEDED"/>
            <w:tcMar>
              <w:top w:w="70" w:type="dxa"/>
              <w:left w:w="90" w:type="dxa"/>
              <w:bottom w:w="70" w:type="dxa"/>
              <w:right w:w="90" w:type="dxa"/>
            </w:tcMar>
          </w:tcPr>
          <w:p w14:paraId="426BC875"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3BF619EE"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6B4D88BD" w14:textId="77777777" w:rsidR="00E01C3A" w:rsidRDefault="00CC3326">
            <w:r>
              <w:rPr>
                <w:b/>
                <w:bCs/>
                <w:sz w:val="20"/>
                <w:szCs w:val="20"/>
              </w:rPr>
              <w:t>Resultado</w:t>
            </w:r>
          </w:p>
        </w:tc>
      </w:tr>
      <w:tr w:rsidR="00E01C3A" w:rsidRPr="00CE1B46" w14:paraId="7321FB2B" w14:textId="77777777">
        <w:tc>
          <w:tcPr>
            <w:tcW w:w="2600" w:type="dxa"/>
            <w:tcMar>
              <w:top w:w="70" w:type="dxa"/>
              <w:left w:w="90" w:type="dxa"/>
              <w:bottom w:w="70" w:type="dxa"/>
              <w:right w:w="90" w:type="dxa"/>
            </w:tcMar>
          </w:tcPr>
          <w:p w14:paraId="0E995993"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C0E052A"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30E8EEE8"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1FB058E5" w14:textId="77777777">
        <w:tc>
          <w:tcPr>
            <w:tcW w:w="2600" w:type="dxa"/>
            <w:tcMar>
              <w:top w:w="70" w:type="dxa"/>
              <w:left w:w="90" w:type="dxa"/>
              <w:bottom w:w="70" w:type="dxa"/>
              <w:right w:w="90" w:type="dxa"/>
            </w:tcMar>
          </w:tcPr>
          <w:p w14:paraId="79AD85FF" w14:textId="77777777" w:rsidR="00E01C3A" w:rsidRDefault="00CC3326">
            <w:r>
              <w:rPr>
                <w:sz w:val="20"/>
                <w:szCs w:val="20"/>
              </w:rPr>
              <w:t>Previsão × modo reativo</w:t>
            </w:r>
          </w:p>
        </w:tc>
        <w:tc>
          <w:tcPr>
            <w:tcW w:w="2700" w:type="dxa"/>
            <w:tcMar>
              <w:top w:w="70" w:type="dxa"/>
              <w:left w:w="90" w:type="dxa"/>
              <w:bottom w:w="70" w:type="dxa"/>
              <w:right w:w="90" w:type="dxa"/>
            </w:tcMar>
          </w:tcPr>
          <w:p w14:paraId="10FA7EB3" w14:textId="77777777" w:rsidR="00E01C3A" w:rsidRDefault="00CC3326">
            <w:r>
              <w:rPr>
                <w:sz w:val="20"/>
                <w:szCs w:val="20"/>
              </w:rPr>
              <w:t>Oito noites reais</w:t>
            </w:r>
          </w:p>
        </w:tc>
        <w:tc>
          <w:tcPr>
            <w:tcW w:w="3771" w:type="dxa"/>
            <w:tcMar>
              <w:top w:w="70" w:type="dxa"/>
              <w:left w:w="90" w:type="dxa"/>
              <w:bottom w:w="70" w:type="dxa"/>
              <w:right w:w="90" w:type="dxa"/>
            </w:tcMar>
          </w:tcPr>
          <w:p w14:paraId="74DB64A1"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69DEAC4D" w14:textId="77777777">
        <w:tc>
          <w:tcPr>
            <w:tcW w:w="2600" w:type="dxa"/>
            <w:tcMar>
              <w:top w:w="70" w:type="dxa"/>
              <w:left w:w="90" w:type="dxa"/>
              <w:bottom w:w="70" w:type="dxa"/>
              <w:right w:w="90" w:type="dxa"/>
            </w:tcMar>
          </w:tcPr>
          <w:p w14:paraId="4B4F0BF4"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328A6369"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02148FD6"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2ED2752E" w14:textId="77777777">
        <w:tc>
          <w:tcPr>
            <w:tcW w:w="2600" w:type="dxa"/>
            <w:tcMar>
              <w:top w:w="70" w:type="dxa"/>
              <w:left w:w="90" w:type="dxa"/>
              <w:bottom w:w="70" w:type="dxa"/>
              <w:right w:w="90" w:type="dxa"/>
            </w:tcMar>
          </w:tcPr>
          <w:p w14:paraId="1E850295"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6FC0DB3A"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54A73CC0"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3A339535" w14:textId="77777777">
        <w:tc>
          <w:tcPr>
            <w:tcW w:w="2600" w:type="dxa"/>
            <w:tcMar>
              <w:top w:w="70" w:type="dxa"/>
              <w:left w:w="90" w:type="dxa"/>
              <w:bottom w:w="70" w:type="dxa"/>
              <w:right w:w="90" w:type="dxa"/>
            </w:tcMar>
          </w:tcPr>
          <w:p w14:paraId="5AE640F9"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4E577370" w14:textId="77777777" w:rsidR="00E01C3A" w:rsidRDefault="00CC3326">
            <w:r>
              <w:rPr>
                <w:sz w:val="20"/>
                <w:szCs w:val="20"/>
              </w:rPr>
              <w:t>Oito noites reais</w:t>
            </w:r>
          </w:p>
        </w:tc>
        <w:tc>
          <w:tcPr>
            <w:tcW w:w="3771" w:type="dxa"/>
            <w:tcMar>
              <w:top w:w="70" w:type="dxa"/>
              <w:left w:w="90" w:type="dxa"/>
              <w:bottom w:w="70" w:type="dxa"/>
              <w:right w:w="90" w:type="dxa"/>
            </w:tcMar>
          </w:tcPr>
          <w:p w14:paraId="0BF46782"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4A19BC83" w14:textId="77777777">
        <w:tc>
          <w:tcPr>
            <w:tcW w:w="2600" w:type="dxa"/>
            <w:tcMar>
              <w:top w:w="70" w:type="dxa"/>
              <w:left w:w="90" w:type="dxa"/>
              <w:bottom w:w="70" w:type="dxa"/>
              <w:right w:w="90" w:type="dxa"/>
            </w:tcMar>
          </w:tcPr>
          <w:p w14:paraId="67EFE7D2"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799D4DC2"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22BD0FF4"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7FC72C3" w14:textId="77777777">
        <w:tc>
          <w:tcPr>
            <w:tcW w:w="2600" w:type="dxa"/>
            <w:tcMar>
              <w:top w:w="70" w:type="dxa"/>
              <w:left w:w="90" w:type="dxa"/>
              <w:bottom w:w="70" w:type="dxa"/>
              <w:right w:w="90" w:type="dxa"/>
            </w:tcMar>
          </w:tcPr>
          <w:p w14:paraId="5861C242"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3966418F"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22EDCDCA"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4ACB550B" w14:textId="77777777" w:rsidR="001A5FD5" w:rsidRDefault="002D2B91">
      <w:pPr>
        <w:spacing w:before="130" w:after="260"/>
      </w:pPr>
      <w:r>
        <w:rPr>
          <w:sz w:val="20"/>
          <w:szCs w:val="20"/>
          <w:lang w:val="pt-BR"/>
        </w:rPr>
        <w:t>Fonte: Elaborado pelos autores (2026).</w:t>
      </w:r>
    </w:p>
    <w:p w14:paraId="758A554B"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w:t>
      </w:r>
      <w:r>
        <w:rPr>
          <w:lang w:val="pt-BR"/>
        </w:rPr>
        <w:lastRenderedPageBreak/>
        <w:t>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56F7175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6046DFBC"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B6C55B" w14:textId="77777777">
        <w:trPr>
          <w:tblHeader/>
        </w:trPr>
        <w:tc>
          <w:tcPr>
            <w:tcW w:w="2600" w:type="dxa"/>
            <w:shd w:val="clear" w:color="auto" w:fill="EDEDED"/>
            <w:tcMar>
              <w:top w:w="70" w:type="dxa"/>
              <w:left w:w="90" w:type="dxa"/>
              <w:bottom w:w="70" w:type="dxa"/>
              <w:right w:w="90" w:type="dxa"/>
            </w:tcMar>
          </w:tcPr>
          <w:p w14:paraId="1A02108E"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C41E895"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67848387" w14:textId="77777777" w:rsidR="00E01C3A" w:rsidRDefault="00CC3326">
            <w:r>
              <w:rPr>
                <w:b/>
                <w:bCs/>
                <w:sz w:val="20"/>
                <w:szCs w:val="20"/>
              </w:rPr>
              <w:t>1 hora: modelo × melhor referência simples</w:t>
            </w:r>
          </w:p>
        </w:tc>
      </w:tr>
      <w:tr w:rsidR="00E01C3A" w:rsidRPr="00CE1B46" w14:paraId="507C99AA" w14:textId="77777777">
        <w:tc>
          <w:tcPr>
            <w:tcW w:w="2600" w:type="dxa"/>
            <w:tcMar>
              <w:top w:w="70" w:type="dxa"/>
              <w:left w:w="90" w:type="dxa"/>
              <w:bottom w:w="70" w:type="dxa"/>
              <w:right w:w="90" w:type="dxa"/>
            </w:tcMar>
          </w:tcPr>
          <w:p w14:paraId="3BBE22CE" w14:textId="77777777" w:rsidR="00E01C3A" w:rsidRDefault="00CC3326">
            <w:r>
              <w:rPr>
                <w:sz w:val="20"/>
                <w:szCs w:val="20"/>
              </w:rPr>
              <w:t>Erro absoluto médio</w:t>
            </w:r>
          </w:p>
        </w:tc>
        <w:tc>
          <w:tcPr>
            <w:tcW w:w="2700" w:type="dxa"/>
            <w:tcMar>
              <w:top w:w="70" w:type="dxa"/>
              <w:left w:w="90" w:type="dxa"/>
              <w:bottom w:w="70" w:type="dxa"/>
              <w:right w:w="90" w:type="dxa"/>
            </w:tcMar>
          </w:tcPr>
          <w:p w14:paraId="0849FE26" w14:textId="77777777" w:rsidR="00E01C3A" w:rsidRDefault="00CC3326">
            <w:r>
              <w:rPr>
                <w:sz w:val="20"/>
                <w:szCs w:val="20"/>
              </w:rPr>
              <w:t>0,023 × 0,035</w:t>
            </w:r>
          </w:p>
        </w:tc>
        <w:tc>
          <w:tcPr>
            <w:tcW w:w="3771" w:type="dxa"/>
            <w:tcMar>
              <w:top w:w="70" w:type="dxa"/>
              <w:left w:w="90" w:type="dxa"/>
              <w:bottom w:w="70" w:type="dxa"/>
              <w:right w:w="90" w:type="dxa"/>
            </w:tcMar>
          </w:tcPr>
          <w:p w14:paraId="19A7ABF5" w14:textId="77777777" w:rsidR="00E01C3A" w:rsidRPr="00CE1B46" w:rsidRDefault="00CC3326">
            <w:r>
              <w:rPr>
                <w:sz w:val="20"/>
                <w:szCs w:val="20"/>
                <w:lang w:val="pt-BR"/>
              </w:rPr>
              <w:t>0,028 × 0,035</w:t>
            </w:r>
          </w:p>
        </w:tc>
      </w:tr>
      <w:tr w:rsidR="00E01C3A" w:rsidRPr="00CE1B46" w14:paraId="7DE6C0D1" w14:textId="77777777">
        <w:tc>
          <w:tcPr>
            <w:tcW w:w="2600" w:type="dxa"/>
            <w:tcMar>
              <w:top w:w="70" w:type="dxa"/>
              <w:left w:w="90" w:type="dxa"/>
              <w:bottom w:w="70" w:type="dxa"/>
              <w:right w:w="90" w:type="dxa"/>
            </w:tcMar>
          </w:tcPr>
          <w:p w14:paraId="571FE96C" w14:textId="77777777" w:rsidR="00E01C3A" w:rsidRDefault="00CC3326">
            <w:r>
              <w:rPr>
                <w:sz w:val="20"/>
                <w:szCs w:val="20"/>
              </w:rPr>
              <w:t>Acerto da faixa</w:t>
            </w:r>
          </w:p>
        </w:tc>
        <w:tc>
          <w:tcPr>
            <w:tcW w:w="2700" w:type="dxa"/>
            <w:tcMar>
              <w:top w:w="70" w:type="dxa"/>
              <w:left w:w="90" w:type="dxa"/>
              <w:bottom w:w="70" w:type="dxa"/>
              <w:right w:w="90" w:type="dxa"/>
            </w:tcMar>
          </w:tcPr>
          <w:p w14:paraId="7E4AA5D4"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0C8AECE" w14:textId="77777777" w:rsidR="00E01C3A" w:rsidRPr="00CE1B46" w:rsidRDefault="00CC3326">
            <w:r>
              <w:rPr>
                <w:sz w:val="20"/>
                <w:szCs w:val="20"/>
                <w:lang w:val="pt-BR"/>
              </w:rPr>
              <w:t>89,6 % × 87,8 % (1,8 ponto percentual a mais)</w:t>
            </w:r>
          </w:p>
        </w:tc>
      </w:tr>
      <w:tr w:rsidR="00E01C3A" w:rsidRPr="00CE1B46" w14:paraId="3C0EBAE5" w14:textId="77777777">
        <w:tc>
          <w:tcPr>
            <w:tcW w:w="2600" w:type="dxa"/>
            <w:tcMar>
              <w:top w:w="70" w:type="dxa"/>
              <w:left w:w="90" w:type="dxa"/>
              <w:bottom w:w="70" w:type="dxa"/>
              <w:right w:w="90" w:type="dxa"/>
            </w:tcMar>
          </w:tcPr>
          <w:p w14:paraId="188003AB"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021986C6" w14:textId="77777777" w:rsidR="00E01C3A" w:rsidRDefault="00CC3326">
            <w:r>
              <w:rPr>
                <w:sz w:val="20"/>
                <w:szCs w:val="20"/>
              </w:rPr>
              <w:t>0,625 × 0,581 (0,044 a mais)</w:t>
            </w:r>
          </w:p>
        </w:tc>
        <w:tc>
          <w:tcPr>
            <w:tcW w:w="3771" w:type="dxa"/>
            <w:tcMar>
              <w:top w:w="70" w:type="dxa"/>
              <w:left w:w="90" w:type="dxa"/>
              <w:bottom w:w="70" w:type="dxa"/>
              <w:right w:w="90" w:type="dxa"/>
            </w:tcMar>
          </w:tcPr>
          <w:p w14:paraId="285410A1" w14:textId="77777777" w:rsidR="00E01C3A" w:rsidRPr="00CE1B46" w:rsidRDefault="00CC3326">
            <w:r>
              <w:rPr>
                <w:sz w:val="20"/>
                <w:szCs w:val="20"/>
                <w:lang w:val="pt-BR"/>
              </w:rPr>
              <w:t>0,728 × 0,721 (0,007 a mais)</w:t>
            </w:r>
          </w:p>
        </w:tc>
      </w:tr>
      <w:tr w:rsidR="00E01C3A" w:rsidRPr="00CE1B46" w14:paraId="0F662984" w14:textId="77777777">
        <w:tc>
          <w:tcPr>
            <w:tcW w:w="2600" w:type="dxa"/>
            <w:tcMar>
              <w:top w:w="70" w:type="dxa"/>
              <w:left w:w="90" w:type="dxa"/>
              <w:bottom w:w="70" w:type="dxa"/>
              <w:right w:w="90" w:type="dxa"/>
            </w:tcMar>
          </w:tcPr>
          <w:p w14:paraId="1C24BBD6"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4846AFA6" w14:textId="77777777" w:rsidR="00E01C3A" w:rsidRDefault="00CC3326">
            <w:r>
              <w:rPr>
                <w:sz w:val="20"/>
                <w:szCs w:val="20"/>
              </w:rPr>
              <w:t>Não substituível</w:t>
            </w:r>
          </w:p>
        </w:tc>
        <w:tc>
          <w:tcPr>
            <w:tcW w:w="3771" w:type="dxa"/>
            <w:tcMar>
              <w:top w:w="70" w:type="dxa"/>
              <w:left w:w="90" w:type="dxa"/>
              <w:bottom w:w="70" w:type="dxa"/>
              <w:right w:w="90" w:type="dxa"/>
            </w:tcMar>
          </w:tcPr>
          <w:p w14:paraId="5ACD41E7" w14:textId="77777777" w:rsidR="00E01C3A" w:rsidRPr="00CE1B46" w:rsidRDefault="00CC3326">
            <w:r>
              <w:rPr>
                <w:sz w:val="20"/>
                <w:szCs w:val="20"/>
                <w:lang w:val="pt-BR"/>
              </w:rPr>
              <w:t>Substituível</w:t>
            </w:r>
          </w:p>
        </w:tc>
      </w:tr>
    </w:tbl>
    <w:p w14:paraId="5D536453" w14:textId="77777777" w:rsidR="001A5FD5" w:rsidRDefault="002D2B91">
      <w:pPr>
        <w:spacing w:before="130" w:after="260"/>
      </w:pPr>
      <w:r>
        <w:rPr>
          <w:sz w:val="20"/>
          <w:szCs w:val="20"/>
          <w:lang w:val="pt-BR"/>
        </w:rPr>
        <w:t>Fonte: Elaborado pelos autores (2026).</w:t>
      </w:r>
    </w:p>
    <w:p w14:paraId="633CA6E8"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28DBFB8F" w14:textId="77777777" w:rsidR="00E01C3A" w:rsidRDefault="00CC3326">
      <w:pPr>
        <w:pStyle w:val="Heading1"/>
        <w:pageBreakBefore/>
        <w:spacing w:before="480" w:after="280" w:line="360" w:lineRule="auto"/>
        <w:rPr>
          <w:lang w:val="pt-BR"/>
        </w:rPr>
      </w:pPr>
      <w:bookmarkStart w:id="66" w:name="_Toc241779717"/>
      <w:r>
        <w:rPr>
          <w:lang w:val="pt-BR"/>
        </w:rPr>
        <w:lastRenderedPageBreak/>
        <w:t>6 ANÁLISE DOS RESULTADOS</w:t>
      </w:r>
      <w:bookmarkEnd w:id="66"/>
    </w:p>
    <w:p w14:paraId="1A4E584C" w14:textId="77777777" w:rsidR="00E01C3A" w:rsidRDefault="00CC3326">
      <w:pPr>
        <w:pStyle w:val="Heading2"/>
        <w:spacing w:before="360" w:after="240" w:line="360" w:lineRule="auto"/>
        <w:rPr>
          <w:lang w:val="pt-BR"/>
        </w:rPr>
      </w:pPr>
      <w:bookmarkStart w:id="67" w:name="_Toc241779718"/>
      <w:r>
        <w:rPr>
          <w:lang w:val="pt-BR"/>
        </w:rPr>
        <w:t>6.1 Avaliação das hipóteses</w:t>
      </w:r>
      <w:bookmarkEnd w:id="67"/>
    </w:p>
    <w:p w14:paraId="4A9E09B1"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2BE699FA" w14:textId="77777777" w:rsidR="00E01C3A" w:rsidRDefault="00CC3326">
      <w:pPr>
        <w:pStyle w:val="Heading2"/>
        <w:spacing w:before="360" w:after="240" w:line="360" w:lineRule="auto"/>
        <w:rPr>
          <w:lang w:val="pt-BR"/>
        </w:rPr>
      </w:pPr>
      <w:bookmarkStart w:id="68" w:name="_Toc241779719"/>
      <w:r>
        <w:rPr>
          <w:lang w:val="pt-BR"/>
        </w:rPr>
        <w:t>6.2 Discussão dos resultados e comparação com a literatura</w:t>
      </w:r>
      <w:bookmarkEnd w:id="68"/>
    </w:p>
    <w:p w14:paraId="48ADDB05"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0B8286E" w14:textId="77777777" w:rsidR="00E01C3A" w:rsidRDefault="00CC3326">
      <w:pPr>
        <w:pStyle w:val="Heading2"/>
        <w:spacing w:before="360" w:after="240" w:line="360" w:lineRule="auto"/>
        <w:rPr>
          <w:lang w:val="pt-BR"/>
        </w:rPr>
      </w:pPr>
      <w:bookmarkStart w:id="69" w:name="_Toc241779720"/>
      <w:r>
        <w:rPr>
          <w:lang w:val="pt-BR"/>
        </w:rPr>
        <w:t>6.3 Exatidão, confiabilidade e limitações</w:t>
      </w:r>
      <w:bookmarkEnd w:id="69"/>
    </w:p>
    <w:p w14:paraId="43F3E717"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7EF5431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221C5646"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42691D3"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46B50FB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2B27AA15"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BB4A49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C1C3C0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7238CC2F"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7FE24E2"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BD9A4AE"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278F71FE"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4514DB64"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4C31550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B98F01A"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553FCC2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B8771D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66275378"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BA00EF"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pPr>
        <w:pStyle w:val="ListParagraph"/>
        <w:numPr>
          <w:ilvl w:val="0"/>
          <w:numId w:val="2"/>
        </w:numPr>
        <w:spacing w:after="120" w:line="360" w:lineRule="auto"/>
        <w:jc w:val="both"/>
        <w:rPr>
          <w:ins w:id="30001" w:author="Vitor Oliveira" w:date="2026-10-01T23:00:00Z"/>
        </w:rPr>
      </w:pPr>
      <w:ins w:id="30002" w:author="Vitor Oliveira" w:date="2026-10-01T23:00:00Z">
        <w:r>
          <w:rPr>
            <w:lang w:val="pt-BR"/>
          </w:rPr>
          <w:t xml:space="preserve">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ins>
    </w:p>
    <w:p w14:paraId="33C2783D"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468B8477"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165ADEE"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4CE8875"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6255DA3A"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12A1C83A"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638B14C9"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69A95A4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20FA42C5"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BE050A4"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27826B96"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horária, em que o volume de 5 min repete o valor da hora, e em pares sintéticos de falha de contagem. O déficit em relação ao nível pedido adota </w:t>
      </w:r>
      <w:r>
        <w:rPr>
          <w:lang w:val="pt-BR"/>
        </w:rPr>
        <w:lastRenderedPageBreak/>
        <w:t>o critério dos tercis, que é dos autores. A série de contagem por minuto de Melbourne só é publicada para as últimas 24 horas, e reunir histórico suficiente excedia o prazo de execução.</w:t>
      </w:r>
    </w:p>
    <w:p w14:paraId="51662252"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563F92E8" w14:textId="77777777" w:rsidR="00E01C3A" w:rsidRDefault="00CC3326">
      <w:pPr>
        <w:pStyle w:val="Heading2"/>
        <w:spacing w:before="360" w:after="240" w:line="360" w:lineRule="auto"/>
        <w:rPr>
          <w:lang w:val="pt-BR"/>
        </w:rPr>
      </w:pPr>
      <w:bookmarkStart w:id="70" w:name="_Toc241779721"/>
      <w:r>
        <w:rPr>
          <w:lang w:val="pt-BR"/>
        </w:rPr>
        <w:t>6.4 Implicações dos resultados</w:t>
      </w:r>
      <w:bookmarkEnd w:id="70"/>
    </w:p>
    <w:p w14:paraId="5FF3B66E"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23AA863C" w14:textId="77777777" w:rsidR="00E01C3A" w:rsidRDefault="00CC3326">
      <w:pPr>
        <w:pStyle w:val="Heading1"/>
        <w:pageBreakBefore/>
        <w:spacing w:before="480" w:after="280" w:line="360" w:lineRule="auto"/>
        <w:rPr>
          <w:lang w:val="pt-BR"/>
        </w:rPr>
      </w:pPr>
      <w:bookmarkStart w:id="71" w:name="_Toc241779722"/>
      <w:r>
        <w:rPr>
          <w:lang w:val="pt-BR"/>
        </w:rPr>
        <w:lastRenderedPageBreak/>
        <w:t>7 CONCLUSÕES</w:t>
      </w:r>
      <w:bookmarkEnd w:id="71"/>
    </w:p>
    <w:p w14:paraId="5FEC7154"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C492F0" w14:textId="77777777" w:rsidR="00E01C3A" w:rsidRDefault="00CC3326">
      <w:pPr>
        <w:pStyle w:val="Heading2"/>
        <w:spacing w:before="360" w:after="240" w:line="360" w:lineRule="auto"/>
        <w:rPr>
          <w:lang w:val="pt-BR"/>
        </w:rPr>
      </w:pPr>
      <w:bookmarkStart w:id="72" w:name="_Toc241779723"/>
      <w:r>
        <w:rPr>
          <w:lang w:val="pt-BR"/>
        </w:rPr>
        <w:t>7.1 Recomendações</w:t>
      </w:r>
      <w:bookmarkEnd w:id="72"/>
    </w:p>
    <w:p w14:paraId="6C45B87B"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49C348D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63CE00D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71036D21"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2B7E8533"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2FC8B2E5"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4183CBF7"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78349539"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144DAB63"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02B4BC3A"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6AA5A694"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6FF46DBB"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0F229A58" w14:textId="77777777" w:rsidR="00E01C3A" w:rsidRDefault="00CC3326">
      <w:pPr>
        <w:pStyle w:val="Heading1"/>
        <w:pageBreakBefore/>
        <w:spacing w:before="480" w:after="280" w:line="360" w:lineRule="auto"/>
        <w:jc w:val="center"/>
        <w:rPr>
          <w:lang w:val="pt-BR"/>
        </w:rPr>
      </w:pPr>
      <w:bookmarkStart w:id="73" w:name="_Toc241779724"/>
      <w:r>
        <w:rPr>
          <w:lang w:val="pt-BR"/>
        </w:rPr>
        <w:lastRenderedPageBreak/>
        <w:t>REFERÊNCIAS</w:t>
      </w:r>
      <w:bookmarkEnd w:id="73"/>
    </w:p>
    <w:p w14:paraId="3D87DBBD"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7390C33"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295C7D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472119C3"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BE63BB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2A8CA45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08A1398"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C1E949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C3683AD"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12664736"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78C6A167"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772AF4DC"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4600934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1F1F18A2"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700D2C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45A2BA30"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ECDAF7D"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3D1FF0B"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A31F80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A05E74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F85B554"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378A3600"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4C4679B6"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46B8218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0EBB6F4"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0DD65FDF"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428AE72"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7B953B5"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7BCD302D"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09BE1DFF"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D9165A0"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DF4887D"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1924E35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3731BEA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0A6C85F5"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005BC7B2"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5C08BA46"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5DEFBA0"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66681C70"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4317E36F"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067CDEA3"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7F75C75D"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46E24CF"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7086F3EF"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44916C2"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2FAB891"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67874CF8"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4CA0AC13"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4AF6278C"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60580D1C"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2CFBD08D"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537C81D8"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6A8E2664"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A63ABE2" w14:textId="77777777" w:rsidR="006B1E66" w:rsidRDefault="00CC3326">
      <w:pPr>
        <w:spacing w:after="240"/>
      </w:pPr>
      <w:r>
        <w:t xml:space="preserve">ZADEH, Lotfi A. Fuzzy sets. </w:t>
      </w:r>
      <w:r>
        <w:rPr>
          <w:b/>
          <w:bCs/>
        </w:rPr>
        <w:t>Information and Control</w:t>
      </w:r>
      <w:r>
        <w:t>, v. 8, n. 3, p. 338-353, 1965.</w:t>
      </w:r>
    </w:p>
    <w:p w14:paraId="0CC5E9FA" w14:textId="77777777" w:rsidR="00E01C3A" w:rsidRDefault="00CC3326">
      <w:pPr>
        <w:pStyle w:val="Heading1"/>
        <w:pageBreakBefore/>
        <w:spacing w:before="480" w:after="280" w:line="360" w:lineRule="auto"/>
        <w:jc w:val="center"/>
        <w:rPr>
          <w:lang w:val="pt-BR"/>
        </w:rPr>
      </w:pPr>
      <w:bookmarkStart w:id="74" w:name="_Toc241779725"/>
      <w:r>
        <w:rPr>
          <w:lang w:val="pt-BR"/>
        </w:rPr>
        <w:lastRenderedPageBreak/>
        <w:t>APÊNDICE A — DECLARAÇÃO DE USO DE FERRAMENTAS DE INTELIGÊNCIA ARTIFICIAL GENERATIVA</w:t>
      </w:r>
      <w:bookmarkEnd w:id="74"/>
    </w:p>
    <w:p w14:paraId="1FADCC60" w14:textId="77777777" w:rsidR="00E01C3A" w:rsidRDefault="00CC3326">
      <w:pPr>
        <w:spacing w:before="280" w:after="140" w:line="360" w:lineRule="auto"/>
        <w:jc w:val="both"/>
        <w:rPr>
          <w:b/>
          <w:bCs/>
          <w:lang w:val="pt-BR"/>
        </w:rPr>
      </w:pPr>
      <w:r>
        <w:rPr>
          <w:b/>
          <w:bCs/>
          <w:lang w:val="pt-BR"/>
        </w:rPr>
        <w:t>1 Identificação</w:t>
      </w:r>
    </w:p>
    <w:p w14:paraId="69864D53"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05149CF" w14:textId="77777777" w:rsidR="00101C02" w:rsidRDefault="00CC3326">
      <w:pPr>
        <w:spacing w:after="120" w:line="360" w:lineRule="auto"/>
        <w:jc w:val="both"/>
        <w:rPr>
          <w:lang w:val="pt-BR"/>
        </w:rPr>
      </w:pPr>
      <w:r>
        <w:rPr>
          <w:lang w:val="pt-BR"/>
        </w:rPr>
        <w:t xml:space="preserve">Autores: </w:t>
      </w:r>
    </w:p>
    <w:p w14:paraId="2989702E" w14:textId="77777777" w:rsidR="00101C02" w:rsidRDefault="00CC3326">
      <w:pPr>
        <w:spacing w:after="120" w:line="360" w:lineRule="auto"/>
        <w:jc w:val="both"/>
        <w:rPr>
          <w:lang w:val="pt-BR"/>
        </w:rPr>
      </w:pPr>
      <w:r>
        <w:rPr>
          <w:lang w:val="pt-BR"/>
        </w:rPr>
        <w:t xml:space="preserve">Bruno Bonavigo Dacal, RA N309EC4, CPF _____._____._____-___; </w:t>
      </w:r>
    </w:p>
    <w:p w14:paraId="18A1505B" w14:textId="77777777" w:rsidR="00101C02" w:rsidRDefault="00CC3326">
      <w:pPr>
        <w:spacing w:after="120" w:line="360" w:lineRule="auto"/>
        <w:jc w:val="both"/>
        <w:rPr>
          <w:lang w:val="pt-BR"/>
        </w:rPr>
      </w:pPr>
      <w:r>
        <w:rPr>
          <w:lang w:val="pt-BR"/>
        </w:rPr>
        <w:t xml:space="preserve">Lucas de Araujo Vergara, RA N090758, CPF _____._____._____-___; </w:t>
      </w:r>
    </w:p>
    <w:p w14:paraId="7F947D02" w14:textId="77777777" w:rsidR="00E01C3A" w:rsidRDefault="00CC3326">
      <w:pPr>
        <w:spacing w:after="120" w:line="360" w:lineRule="auto"/>
        <w:jc w:val="both"/>
        <w:rPr>
          <w:lang w:val="pt-BR"/>
        </w:rPr>
      </w:pPr>
      <w:r>
        <w:rPr>
          <w:lang w:val="pt-BR"/>
        </w:rPr>
        <w:t>Vitor Oliveira dos Santos, RA N083DG1, CPF _____._____._____-___.</w:t>
      </w:r>
    </w:p>
    <w:p w14:paraId="7E8CC0A4" w14:textId="77777777" w:rsidR="00E01C3A" w:rsidRDefault="00CC3326">
      <w:pPr>
        <w:spacing w:after="120" w:line="360" w:lineRule="auto"/>
        <w:jc w:val="both"/>
        <w:rPr>
          <w:lang w:val="pt-BR"/>
        </w:rPr>
      </w:pPr>
      <w:r>
        <w:rPr>
          <w:lang w:val="pt-BR"/>
        </w:rPr>
        <w:t>Curso: Bacharelado em Ciência da Computação — Universidade Paulista (UNIP).</w:t>
      </w:r>
    </w:p>
    <w:p w14:paraId="78C74AC9" w14:textId="77777777" w:rsidR="00E01C3A" w:rsidRDefault="00CC3326">
      <w:pPr>
        <w:spacing w:after="120" w:line="360" w:lineRule="auto"/>
        <w:jc w:val="both"/>
        <w:rPr>
          <w:lang w:val="pt-BR"/>
        </w:rPr>
      </w:pPr>
      <w:r>
        <w:rPr>
          <w:lang w:val="pt-BR"/>
        </w:rPr>
        <w:t>Orientador: Prof. Marco Gomes.</w:t>
      </w:r>
    </w:p>
    <w:p w14:paraId="108D00ED" w14:textId="77777777" w:rsidR="00E01C3A" w:rsidRDefault="00CC3326">
      <w:pPr>
        <w:spacing w:before="280" w:after="140" w:line="360" w:lineRule="auto"/>
        <w:jc w:val="both"/>
        <w:rPr>
          <w:b/>
          <w:bCs/>
          <w:lang w:val="pt-BR"/>
        </w:rPr>
      </w:pPr>
      <w:r>
        <w:rPr>
          <w:b/>
          <w:bCs/>
          <w:lang w:val="pt-BR"/>
        </w:rPr>
        <w:t>2 Natureza do uso</w:t>
      </w:r>
    </w:p>
    <w:p w14:paraId="0C6939F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BE1CFF0"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60F2F2CB"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A5F4D30" w14:textId="77777777" w:rsidTr="00101C02">
        <w:trPr>
          <w:tblHeader/>
        </w:trPr>
        <w:tc>
          <w:tcPr>
            <w:tcW w:w="1693" w:type="dxa"/>
            <w:shd w:val="clear" w:color="auto" w:fill="EDEDED"/>
            <w:tcMar>
              <w:top w:w="70" w:type="dxa"/>
              <w:left w:w="90" w:type="dxa"/>
              <w:bottom w:w="70" w:type="dxa"/>
              <w:right w:w="90" w:type="dxa"/>
            </w:tcMar>
          </w:tcPr>
          <w:p w14:paraId="63592FF5"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F91BE84"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4546B91A"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4537EAB2"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D3376C0" w14:textId="77777777" w:rsidR="00E01C3A" w:rsidRPr="00CE1B46" w:rsidRDefault="00CC3326">
            <w:pPr>
              <w:rPr>
                <w:lang w:val="pt-BR"/>
              </w:rPr>
            </w:pPr>
            <w:r>
              <w:rPr>
                <w:b/>
                <w:bCs/>
                <w:sz w:val="20"/>
                <w:szCs w:val="20"/>
                <w:lang w:val="pt-BR"/>
              </w:rPr>
              <w:t>Nível de intervenção humana pós-geração (%)</w:t>
            </w:r>
          </w:p>
        </w:tc>
      </w:tr>
      <w:tr w:rsidR="00E01C3A" w14:paraId="42471836" w14:textId="77777777" w:rsidTr="00101C02">
        <w:tc>
          <w:tcPr>
            <w:tcW w:w="1693" w:type="dxa"/>
            <w:tcMar>
              <w:top w:w="70" w:type="dxa"/>
              <w:left w:w="90" w:type="dxa"/>
              <w:bottom w:w="70" w:type="dxa"/>
              <w:right w:w="90" w:type="dxa"/>
            </w:tcMar>
          </w:tcPr>
          <w:p w14:paraId="0520EF1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806E1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90B448F" w14:textId="77777777" w:rsidR="00E01C3A" w:rsidRDefault="00CC3326">
            <w:r>
              <w:rPr>
                <w:sz w:val="20"/>
                <w:szCs w:val="20"/>
              </w:rPr>
              <w:t>Todo o documento</w:t>
            </w:r>
          </w:p>
        </w:tc>
        <w:tc>
          <w:tcPr>
            <w:tcW w:w="2672" w:type="dxa"/>
            <w:tcMar>
              <w:top w:w="70" w:type="dxa"/>
              <w:left w:w="90" w:type="dxa"/>
              <w:bottom w:w="70" w:type="dxa"/>
              <w:right w:w="90" w:type="dxa"/>
            </w:tcMar>
          </w:tcPr>
          <w:p w14:paraId="70521F9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993483D" w14:textId="77777777" w:rsidR="00E01C3A" w:rsidRDefault="00CC3326">
            <w:r>
              <w:rPr>
                <w:sz w:val="20"/>
                <w:szCs w:val="20"/>
              </w:rPr>
              <w:t>_____</w:t>
            </w:r>
          </w:p>
        </w:tc>
      </w:tr>
      <w:tr w:rsidR="00E01C3A" w14:paraId="3ABBA1D3" w14:textId="77777777" w:rsidTr="00101C02">
        <w:tc>
          <w:tcPr>
            <w:tcW w:w="1693" w:type="dxa"/>
            <w:tcMar>
              <w:top w:w="70" w:type="dxa"/>
              <w:left w:w="90" w:type="dxa"/>
              <w:bottom w:w="70" w:type="dxa"/>
              <w:right w:w="90" w:type="dxa"/>
            </w:tcMar>
          </w:tcPr>
          <w:p w14:paraId="3C78B77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2346FD"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2A67544B"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591988CD"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43A20C38" w14:textId="77777777" w:rsidR="00E01C3A" w:rsidRDefault="00CC3326">
            <w:r>
              <w:rPr>
                <w:sz w:val="20"/>
                <w:szCs w:val="20"/>
              </w:rPr>
              <w:lastRenderedPageBreak/>
              <w:t>_____</w:t>
            </w:r>
          </w:p>
        </w:tc>
      </w:tr>
      <w:tr w:rsidR="00E01C3A" w14:paraId="6E1AD696" w14:textId="77777777" w:rsidTr="00101C02">
        <w:tc>
          <w:tcPr>
            <w:tcW w:w="1693" w:type="dxa"/>
            <w:tcMar>
              <w:top w:w="70" w:type="dxa"/>
              <w:left w:w="90" w:type="dxa"/>
              <w:bottom w:w="70" w:type="dxa"/>
              <w:right w:w="90" w:type="dxa"/>
            </w:tcMar>
          </w:tcPr>
          <w:p w14:paraId="4B3C018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8147F9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570EB34" w14:textId="77777777" w:rsidR="00E01C3A" w:rsidRDefault="00CC3326">
            <w:r>
              <w:rPr>
                <w:sz w:val="20"/>
                <w:szCs w:val="20"/>
              </w:rPr>
              <w:t>Capítulo 2</w:t>
            </w:r>
          </w:p>
        </w:tc>
        <w:tc>
          <w:tcPr>
            <w:tcW w:w="2672" w:type="dxa"/>
            <w:tcMar>
              <w:top w:w="70" w:type="dxa"/>
              <w:left w:w="90" w:type="dxa"/>
              <w:bottom w:w="70" w:type="dxa"/>
              <w:right w:w="90" w:type="dxa"/>
            </w:tcMar>
          </w:tcPr>
          <w:p w14:paraId="77FBE7B4"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15F4DEFA" w14:textId="77777777" w:rsidR="00E01C3A" w:rsidRDefault="00CC3326">
            <w:r>
              <w:rPr>
                <w:sz w:val="20"/>
                <w:szCs w:val="20"/>
              </w:rPr>
              <w:t>_____</w:t>
            </w:r>
          </w:p>
        </w:tc>
      </w:tr>
      <w:tr w:rsidR="00E01C3A" w14:paraId="6D3BDB61" w14:textId="77777777" w:rsidTr="00101C02">
        <w:tc>
          <w:tcPr>
            <w:tcW w:w="1693" w:type="dxa"/>
            <w:tcMar>
              <w:top w:w="70" w:type="dxa"/>
              <w:left w:w="90" w:type="dxa"/>
              <w:bottom w:w="70" w:type="dxa"/>
              <w:right w:w="90" w:type="dxa"/>
            </w:tcMar>
          </w:tcPr>
          <w:p w14:paraId="16A73A6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878F38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322BDDC" w14:textId="77777777" w:rsidR="00E01C3A" w:rsidRDefault="00CC3326">
            <w:r>
              <w:rPr>
                <w:sz w:val="20"/>
                <w:szCs w:val="20"/>
              </w:rPr>
              <w:t>2.2, 2.3 e 3.6</w:t>
            </w:r>
          </w:p>
        </w:tc>
        <w:tc>
          <w:tcPr>
            <w:tcW w:w="2672" w:type="dxa"/>
            <w:tcMar>
              <w:top w:w="70" w:type="dxa"/>
              <w:left w:w="90" w:type="dxa"/>
              <w:bottom w:w="70" w:type="dxa"/>
              <w:right w:w="90" w:type="dxa"/>
            </w:tcMar>
          </w:tcPr>
          <w:p w14:paraId="26DA6F86"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4F52FEA" w14:textId="77777777" w:rsidR="00E01C3A" w:rsidRDefault="00CC3326">
            <w:r>
              <w:rPr>
                <w:sz w:val="20"/>
                <w:szCs w:val="20"/>
              </w:rPr>
              <w:t>_____</w:t>
            </w:r>
          </w:p>
        </w:tc>
      </w:tr>
      <w:tr w:rsidR="00E01C3A" w14:paraId="46A48A20" w14:textId="77777777" w:rsidTr="00101C02">
        <w:tc>
          <w:tcPr>
            <w:tcW w:w="1693" w:type="dxa"/>
            <w:tcMar>
              <w:top w:w="70" w:type="dxa"/>
              <w:left w:w="90" w:type="dxa"/>
              <w:bottom w:w="70" w:type="dxa"/>
              <w:right w:w="90" w:type="dxa"/>
            </w:tcMar>
          </w:tcPr>
          <w:p w14:paraId="2C5BFAFF"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FB8CBB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F6B5B4E" w14:textId="77777777" w:rsidR="00E01C3A" w:rsidRDefault="00CC3326">
            <w:r>
              <w:rPr>
                <w:sz w:val="20"/>
                <w:szCs w:val="20"/>
              </w:rPr>
              <w:t>Todo o documento</w:t>
            </w:r>
          </w:p>
        </w:tc>
        <w:tc>
          <w:tcPr>
            <w:tcW w:w="2672" w:type="dxa"/>
            <w:tcMar>
              <w:top w:w="70" w:type="dxa"/>
              <w:left w:w="90" w:type="dxa"/>
              <w:bottom w:w="70" w:type="dxa"/>
              <w:right w:w="90" w:type="dxa"/>
            </w:tcMar>
          </w:tcPr>
          <w:p w14:paraId="649AB1E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1DA7BA58" w14:textId="77777777" w:rsidR="00E01C3A" w:rsidRDefault="00CC3326">
            <w:r>
              <w:rPr>
                <w:sz w:val="20"/>
                <w:szCs w:val="20"/>
              </w:rPr>
              <w:t>_____</w:t>
            </w:r>
          </w:p>
        </w:tc>
      </w:tr>
      <w:tr w:rsidR="00E01C3A" w14:paraId="3FE84B02" w14:textId="77777777" w:rsidTr="00101C02">
        <w:tc>
          <w:tcPr>
            <w:tcW w:w="1693" w:type="dxa"/>
            <w:tcMar>
              <w:top w:w="70" w:type="dxa"/>
              <w:left w:w="90" w:type="dxa"/>
              <w:bottom w:w="70" w:type="dxa"/>
              <w:right w:w="90" w:type="dxa"/>
            </w:tcMar>
          </w:tcPr>
          <w:p w14:paraId="3153C46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A21734"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66610ECA"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3481409D"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D9889B8" w14:textId="77777777" w:rsidR="00E01C3A" w:rsidRDefault="00CC3326">
            <w:r>
              <w:rPr>
                <w:sz w:val="20"/>
                <w:szCs w:val="20"/>
              </w:rPr>
              <w:t>_____</w:t>
            </w:r>
          </w:p>
        </w:tc>
      </w:tr>
      <w:tr w:rsidR="00E01C3A" w14:paraId="5731A67D" w14:textId="77777777" w:rsidTr="00101C02">
        <w:tc>
          <w:tcPr>
            <w:tcW w:w="1693" w:type="dxa"/>
            <w:tcMar>
              <w:top w:w="70" w:type="dxa"/>
              <w:left w:w="90" w:type="dxa"/>
              <w:bottom w:w="70" w:type="dxa"/>
              <w:right w:w="90" w:type="dxa"/>
            </w:tcMar>
          </w:tcPr>
          <w:p w14:paraId="4D926C8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55A9153"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E85D08D" w14:textId="77777777" w:rsidR="00E01C3A" w:rsidRDefault="00CC3326">
            <w:r>
              <w:rPr>
                <w:sz w:val="20"/>
                <w:szCs w:val="20"/>
              </w:rPr>
              <w:t>3.6, 3.9, 5.1, 5.6 e Apêndice B</w:t>
            </w:r>
          </w:p>
        </w:tc>
        <w:tc>
          <w:tcPr>
            <w:tcW w:w="2672" w:type="dxa"/>
            <w:tcMar>
              <w:top w:w="70" w:type="dxa"/>
              <w:left w:w="90" w:type="dxa"/>
              <w:bottom w:w="70" w:type="dxa"/>
              <w:right w:w="90" w:type="dxa"/>
            </w:tcMar>
          </w:tcPr>
          <w:p w14:paraId="6E9EA249"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56C4CE78" w14:textId="77777777" w:rsidR="00E01C3A" w:rsidRDefault="00CC3326">
            <w:r>
              <w:rPr>
                <w:sz w:val="20"/>
                <w:szCs w:val="20"/>
              </w:rPr>
              <w:t>_____</w:t>
            </w:r>
          </w:p>
        </w:tc>
      </w:tr>
    </w:tbl>
    <w:p w14:paraId="26CCDB89" w14:textId="77777777" w:rsidR="00E01C3A" w:rsidRDefault="00CC3326">
      <w:pPr>
        <w:spacing w:before="130" w:after="260"/>
        <w:rPr>
          <w:lang w:val="pt-BR"/>
        </w:rPr>
      </w:pPr>
      <w:r>
        <w:rPr>
          <w:sz w:val="20"/>
          <w:szCs w:val="20"/>
          <w:lang w:val="pt-BR"/>
        </w:rPr>
        <w:t>Fonte: Elaborado pelos autores (2026).</w:t>
      </w:r>
    </w:p>
    <w:p w14:paraId="1C0ECD3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EE49F62" w14:textId="77777777" w:rsidR="00E01C3A" w:rsidRDefault="00CC3326">
      <w:pPr>
        <w:spacing w:before="280" w:after="140" w:line="360" w:lineRule="auto"/>
        <w:jc w:val="both"/>
        <w:rPr>
          <w:b/>
          <w:bCs/>
          <w:lang w:val="pt-BR"/>
        </w:rPr>
      </w:pPr>
      <w:r>
        <w:rPr>
          <w:b/>
          <w:bCs/>
          <w:lang w:val="pt-BR"/>
        </w:rPr>
        <w:t>3 Protocolo de auditoria e prompts</w:t>
      </w:r>
    </w:p>
    <w:p w14:paraId="23C366F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1A51EF05"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4B4BC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7A6537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72DD4EC7"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F2411DE"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5CE48F1"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5D1107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60720ABC"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1212B627"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72E2A033" w14:textId="77777777" w:rsidR="00E01C3A" w:rsidRDefault="00CC3326">
      <w:pPr>
        <w:spacing w:before="520" w:after="60"/>
        <w:jc w:val="center"/>
        <w:rPr>
          <w:lang w:val="pt-BR"/>
        </w:rPr>
      </w:pPr>
      <w:r>
        <w:rPr>
          <w:lang w:val="pt-BR"/>
        </w:rPr>
        <w:t>_______________________________________</w:t>
      </w:r>
    </w:p>
    <w:p w14:paraId="7B28C0E8" w14:textId="77777777" w:rsidR="00E01C3A" w:rsidRDefault="00CC3326">
      <w:pPr>
        <w:spacing w:before="520" w:after="60"/>
        <w:jc w:val="center"/>
        <w:rPr>
          <w:lang w:val="pt-BR"/>
        </w:rPr>
      </w:pPr>
      <w:r>
        <w:rPr>
          <w:lang w:val="pt-BR"/>
        </w:rPr>
        <w:t>Bruno Bonavigo Dacal — RA N309EC4</w:t>
      </w:r>
    </w:p>
    <w:p w14:paraId="657D7233" w14:textId="77777777" w:rsidR="00E01C3A" w:rsidRDefault="00CC3326">
      <w:pPr>
        <w:spacing w:before="520" w:after="60"/>
        <w:jc w:val="center"/>
        <w:rPr>
          <w:lang w:val="pt-BR"/>
        </w:rPr>
      </w:pPr>
      <w:r>
        <w:rPr>
          <w:lang w:val="pt-BR"/>
        </w:rPr>
        <w:t>_______________________________________</w:t>
      </w:r>
    </w:p>
    <w:p w14:paraId="1892FA5A" w14:textId="77777777" w:rsidR="00E01C3A" w:rsidRDefault="00CC3326">
      <w:pPr>
        <w:spacing w:before="520" w:after="60"/>
        <w:jc w:val="center"/>
        <w:rPr>
          <w:lang w:val="pt-BR"/>
        </w:rPr>
      </w:pPr>
      <w:r>
        <w:rPr>
          <w:lang w:val="pt-BR"/>
        </w:rPr>
        <w:t>Lucas de Araujo Vergara — RA N090758</w:t>
      </w:r>
    </w:p>
    <w:p w14:paraId="599B10C8" w14:textId="77777777" w:rsidR="00E01C3A" w:rsidRDefault="00CC3326">
      <w:pPr>
        <w:spacing w:before="520" w:after="60"/>
        <w:jc w:val="center"/>
        <w:rPr>
          <w:lang w:val="pt-BR"/>
        </w:rPr>
      </w:pPr>
      <w:r>
        <w:rPr>
          <w:lang w:val="pt-BR"/>
        </w:rPr>
        <w:t>_______________________________________</w:t>
      </w:r>
    </w:p>
    <w:p w14:paraId="2CDFAA70" w14:textId="77777777" w:rsidR="00E01C3A" w:rsidRDefault="00CC3326">
      <w:pPr>
        <w:spacing w:before="520" w:after="60"/>
        <w:jc w:val="center"/>
        <w:rPr>
          <w:lang w:val="pt-BR"/>
        </w:rPr>
      </w:pPr>
      <w:r>
        <w:rPr>
          <w:lang w:val="pt-BR"/>
        </w:rPr>
        <w:t>Vitor Oliveira dos Santos — RA N083DG1</w:t>
      </w:r>
    </w:p>
    <w:p w14:paraId="1B9A661A" w14:textId="77777777" w:rsidR="00E01C3A" w:rsidRDefault="00CC3326">
      <w:pPr>
        <w:spacing w:before="520" w:after="60"/>
        <w:jc w:val="center"/>
        <w:rPr>
          <w:lang w:val="pt-BR"/>
        </w:rPr>
      </w:pPr>
      <w:r>
        <w:rPr>
          <w:lang w:val="pt-BR"/>
        </w:rPr>
        <w:t>Ciente e de acordo:</w:t>
      </w:r>
    </w:p>
    <w:p w14:paraId="0D4BBE01" w14:textId="77777777" w:rsidR="00E01C3A" w:rsidRDefault="00CC3326">
      <w:pPr>
        <w:spacing w:before="520" w:after="60"/>
        <w:jc w:val="center"/>
        <w:rPr>
          <w:lang w:val="pt-BR"/>
        </w:rPr>
      </w:pPr>
      <w:r>
        <w:rPr>
          <w:lang w:val="pt-BR"/>
        </w:rPr>
        <w:t>_______________________________________</w:t>
      </w:r>
    </w:p>
    <w:p w14:paraId="2DC4D593" w14:textId="77777777" w:rsidR="00E01C3A" w:rsidRDefault="00CC3326">
      <w:pPr>
        <w:spacing w:before="520" w:after="60"/>
        <w:jc w:val="center"/>
        <w:rPr>
          <w:lang w:val="pt-BR"/>
        </w:rPr>
      </w:pPr>
      <w:r>
        <w:rPr>
          <w:lang w:val="pt-BR"/>
        </w:rPr>
        <w:t>Prof. Marco Gomes — Orientador</w:t>
      </w:r>
    </w:p>
    <w:p w14:paraId="73423E7E" w14:textId="77777777" w:rsidR="00724418" w:rsidRDefault="002679C7">
      <w:pPr>
        <w:pStyle w:val="Heading1"/>
        <w:pageBreakBefore/>
        <w:spacing w:before="480" w:after="280" w:line="360" w:lineRule="auto"/>
        <w:jc w:val="center"/>
      </w:pPr>
      <w:bookmarkStart w:id="75" w:name="_Toc241779726"/>
      <w:r>
        <w:rPr>
          <w:lang w:val="pt-BR"/>
        </w:rPr>
        <w:lastRenderedPageBreak/>
        <w:t>APÊNDICE B — REPRODUTIBILIDADE DOS RESULTADOS</w:t>
      </w:r>
      <w:bookmarkEnd w:id="75"/>
    </w:p>
    <w:p w14:paraId="4F645CA9"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5843A705"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66B4CAC"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4D6944DD"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1A03DB87" w14:textId="77777777">
        <w:trPr>
          <w:tblHeader/>
        </w:trPr>
        <w:tc>
          <w:tcPr>
            <w:tcW w:w="2600" w:type="dxa"/>
            <w:shd w:val="clear" w:color="auto" w:fill="EDEDED"/>
            <w:tcMar>
              <w:top w:w="70" w:type="dxa"/>
              <w:left w:w="90" w:type="dxa"/>
              <w:bottom w:w="70" w:type="dxa"/>
              <w:right w:w="90" w:type="dxa"/>
            </w:tcMar>
          </w:tcPr>
          <w:p w14:paraId="5A83BF14"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0B465895"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24C0F857" w14:textId="77777777" w:rsidR="00E01C3A" w:rsidRDefault="00CC3326">
            <w:r>
              <w:rPr>
                <w:b/>
                <w:bCs/>
                <w:sz w:val="20"/>
                <w:szCs w:val="20"/>
              </w:rPr>
              <w:t>Comando e versão no repositório</w:t>
            </w:r>
          </w:p>
        </w:tc>
      </w:tr>
      <w:tr w:rsidR="00E01C3A" w:rsidRPr="00CE1B46" w14:paraId="47591193" w14:textId="77777777">
        <w:tc>
          <w:tcPr>
            <w:tcW w:w="2600" w:type="dxa"/>
            <w:tcMar>
              <w:top w:w="70" w:type="dxa"/>
              <w:left w:w="90" w:type="dxa"/>
              <w:bottom w:w="70" w:type="dxa"/>
              <w:right w:w="90" w:type="dxa"/>
            </w:tcMar>
          </w:tcPr>
          <w:p w14:paraId="21098D2E"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0679EDF7"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0EAABE74"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54BFB13E" w14:textId="77777777">
        <w:tc>
          <w:tcPr>
            <w:tcW w:w="2600" w:type="dxa"/>
            <w:tcMar>
              <w:top w:w="70" w:type="dxa"/>
              <w:left w:w="90" w:type="dxa"/>
              <w:bottom w:w="70" w:type="dxa"/>
              <w:right w:w="90" w:type="dxa"/>
            </w:tcMar>
          </w:tcPr>
          <w:p w14:paraId="3F041F66"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1C357495"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49C63A84" w14:textId="77777777" w:rsidR="00E01C3A" w:rsidRPr="00CE1B46" w:rsidRDefault="00CC3326">
            <w:r>
              <w:rPr>
                <w:sz w:val="20"/>
                <w:szCs w:val="20"/>
                <w:lang w:val="pt-BR"/>
              </w:rPr>
              <w:t>python -m cenarios.executar --serie, repetido com --reativo e com --degraus. Versões 9725f2a e 222760b</w:t>
            </w:r>
          </w:p>
        </w:tc>
      </w:tr>
      <w:tr w:rsidR="00E01C3A" w:rsidRPr="00CE1B46" w14:paraId="77B029E1" w14:textId="77777777">
        <w:tc>
          <w:tcPr>
            <w:tcW w:w="2600" w:type="dxa"/>
            <w:tcMar>
              <w:top w:w="70" w:type="dxa"/>
              <w:left w:w="90" w:type="dxa"/>
              <w:bottom w:w="70" w:type="dxa"/>
              <w:right w:w="90" w:type="dxa"/>
            </w:tcMar>
          </w:tcPr>
          <w:p w14:paraId="58FF88D0"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5E3085FA"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0690AFAD"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548A99F7" w14:textId="77777777">
        <w:tc>
          <w:tcPr>
            <w:tcW w:w="2600" w:type="dxa"/>
            <w:tcMar>
              <w:top w:w="70" w:type="dxa"/>
              <w:left w:w="90" w:type="dxa"/>
              <w:bottom w:w="70" w:type="dxa"/>
              <w:right w:w="90" w:type="dxa"/>
            </w:tcMar>
          </w:tcPr>
          <w:p w14:paraId="3C43991F"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085601D2"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66909AAC" w14:textId="77777777" w:rsidR="00E01C3A" w:rsidRPr="00CE1B46" w:rsidRDefault="00CC3326">
            <w:r>
              <w:rPr>
                <w:sz w:val="20"/>
                <w:szCs w:val="20"/>
                <w:lang w:val="pt-BR"/>
              </w:rPr>
              <w:t>python -m cenarios.avaliacao_ia.deficit. Versão 222760b</w:t>
            </w:r>
          </w:p>
        </w:tc>
      </w:tr>
      <w:tr w:rsidR="00E01C3A" w:rsidRPr="00CE1B46" w14:paraId="464AF919" w14:textId="77777777">
        <w:tc>
          <w:tcPr>
            <w:tcW w:w="2600" w:type="dxa"/>
            <w:tcMar>
              <w:top w:w="70" w:type="dxa"/>
              <w:left w:w="90" w:type="dxa"/>
              <w:bottom w:w="70" w:type="dxa"/>
              <w:right w:w="90" w:type="dxa"/>
            </w:tcMar>
          </w:tcPr>
          <w:p w14:paraId="64417EA2"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FA3E7E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0E03E3E8"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25856201" w14:textId="77777777">
        <w:tc>
          <w:tcPr>
            <w:tcW w:w="2600" w:type="dxa"/>
            <w:tcMar>
              <w:top w:w="70" w:type="dxa"/>
              <w:left w:w="90" w:type="dxa"/>
              <w:bottom w:w="70" w:type="dxa"/>
              <w:right w:w="90" w:type="dxa"/>
            </w:tcMar>
          </w:tcPr>
          <w:p w14:paraId="4543084D"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37A2521B"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934B15E"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E247C87" w14:textId="77777777">
        <w:tc>
          <w:tcPr>
            <w:tcW w:w="2600" w:type="dxa"/>
            <w:tcMar>
              <w:top w:w="70" w:type="dxa"/>
              <w:left w:w="90" w:type="dxa"/>
              <w:bottom w:w="70" w:type="dxa"/>
              <w:right w:w="90" w:type="dxa"/>
            </w:tcMar>
          </w:tcPr>
          <w:p w14:paraId="090D87B3"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671B8E81"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2736D8B6"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58CA5302" w14:textId="77777777" w:rsidR="00724418" w:rsidRDefault="002679C7">
      <w:pPr>
        <w:spacing w:before="130" w:after="260"/>
      </w:pPr>
      <w:r>
        <w:rPr>
          <w:sz w:val="20"/>
          <w:szCs w:val="20"/>
          <w:lang w:val="pt-BR"/>
        </w:rPr>
        <w:t>Fonte: Elaborado pelos autores (2026).</w:t>
      </w:r>
    </w:p>
    <w:p w14:paraId="64DF5941"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E710" w14:textId="77777777" w:rsidR="008E0E0F" w:rsidRDefault="008E0E0F">
      <w:r>
        <w:separator/>
      </w:r>
    </w:p>
  </w:endnote>
  <w:endnote w:type="continuationSeparator" w:id="0">
    <w:p w14:paraId="51B0DF71" w14:textId="77777777" w:rsidR="008E0E0F" w:rsidRDefault="008E0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23DF4" w14:textId="77777777" w:rsidR="008E0E0F" w:rsidRDefault="008E0E0F">
      <w:r>
        <w:separator/>
      </w:r>
    </w:p>
  </w:footnote>
  <w:footnote w:type="continuationSeparator" w:id="0">
    <w:p w14:paraId="5B5D81E2" w14:textId="77777777" w:rsidR="008E0E0F" w:rsidRDefault="008E0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821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461CFB"/>
    <w:rsid w:val="00540256"/>
    <w:rsid w:val="00604A51"/>
    <w:rsid w:val="00682DD6"/>
    <w:rsid w:val="006B1E66"/>
    <w:rsid w:val="006C013E"/>
    <w:rsid w:val="006C4C38"/>
    <w:rsid w:val="006F13C7"/>
    <w:rsid w:val="00707226"/>
    <w:rsid w:val="00724418"/>
    <w:rsid w:val="007A101D"/>
    <w:rsid w:val="007A4BCB"/>
    <w:rsid w:val="007B78AE"/>
    <w:rsid w:val="007C7B8A"/>
    <w:rsid w:val="008342F1"/>
    <w:rsid w:val="00847C0D"/>
    <w:rsid w:val="008678AE"/>
    <w:rsid w:val="008C03E9"/>
    <w:rsid w:val="008C6BD8"/>
    <w:rsid w:val="008E0E0F"/>
    <w:rsid w:val="009459F7"/>
    <w:rsid w:val="009E28C2"/>
    <w:rsid w:val="00A161AA"/>
    <w:rsid w:val="00AA6728"/>
    <w:rsid w:val="00BE3F90"/>
    <w:rsid w:val="00C03C10"/>
    <w:rsid w:val="00C50638"/>
    <w:rsid w:val="00C6425E"/>
    <w:rsid w:val="00CC3326"/>
    <w:rsid w:val="00CD1EA0"/>
    <w:rsid w:val="00CE1B46"/>
    <w:rsid w:val="00D34293"/>
    <w:rsid w:val="00D81D16"/>
    <w:rsid w:val="00E01C3A"/>
    <w:rsid w:val="00E153FB"/>
    <w:rsid w:val="00E50EF6"/>
    <w:rsid w:val="00E51DAD"/>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1A682"/>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36130</Words>
  <Characters>192588</Characters>
  <Application>Microsoft Office Word</Application>
  <DocSecurity>0</DocSecurity>
  <Lines>4668</Lines>
  <Paragraphs>1345</Paragraphs>
  <ScaleCrop>false</ScaleCrop>
  <Company/>
  <LinksUpToDate>false</LinksUpToDate>
  <CharactersWithSpaces>227679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8</cp:revision>
  <dcterms:created xsi:type="dcterms:W3CDTF">2026-09-26T22:07:00Z</dcterms:created>
  <dcterms:modified xsi:type="dcterms:W3CDTF">2026-10-01T23:40:00Z</dcterms:modified>
</cp:coreProperties>
</file>