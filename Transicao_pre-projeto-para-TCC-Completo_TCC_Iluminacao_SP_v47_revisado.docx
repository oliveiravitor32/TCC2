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pPr>
        <w:tabs>
          <w:tab w:val="right" w:leader="dot" w:pos="9071"/>
        </w:tabs>
        <w:spacing w:after="100"/>
      </w:pPr>
      <w:r>
        <w:rPr>
          <w:lang w:val="pt-BR"/>
        </w:rPr>
        <w:t xml:space="preserve">Figura 3 – Diagrama de casos de uso</w:t>
      </w:r>
    </w:p>
    <w:p w14:paraId="72A5B148" w14:textId="77777777" w:rsidR="00E01C3A" w:rsidRDefault="00CC3326">
      <w:pPr>
        <w:tabs>
          <w:tab w:val="right" w:leader="dot" w:pos="9071"/>
        </w:tabs>
        <w:spacing w:after="100"/>
        <w:rPr>
          <w:lang w:val="pt-BR"/>
        </w:rPr>
      </w:pPr>
      <w:r>
        <w:rPr>
          <w:lang w:val="pt-BR"/>
        </w:rPr>
        <w:t xml:space="preserve">Figura 4</w:t>
      </w:r>
      <w:r>
        <w:rPr>
          <w:lang w:val="pt-BR"/>
        </w:rPr>
        <w:t xml:space="preserve">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 xml:space="preserve">Figura 5</w:t>
      </w:r>
      <w:r>
        <w:rPr>
          <w:lang w:val="pt-BR"/>
        </w:rPr>
        <w:t xml:space="preserve"> – Sequência de mensagens de uma decisão</w:t>
      </w:r>
    </w:p>
    <w:p w14:paraId="60C7FE72" w14:textId="77777777" w:rsidR="00044D5A" w:rsidRPr="008C0B6A" w:rsidRDefault="00000000">
      <w:pPr>
        <w:tabs>
          <w:tab w:val="right" w:leader="dot" w:pos="9071"/>
        </w:tabs>
        <w:spacing w:after="100"/>
        <w:rPr>
          <w:lang w:val="pt-BR"/>
        </w:rPr>
      </w:pPr>
      <w:r>
        <w:rPr>
          <w:lang w:val="pt-BR"/>
        </w:rPr>
        <w:t xml:space="preserve">Figura 6</w:t>
      </w:r>
      <w:r>
        <w:rPr>
          <w:lang w:val="pt-BR"/>
        </w:rPr>
        <w:t xml:space="preserve">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 xml:space="preserve">Figura 7</w:t>
      </w:r>
      <w:r>
        <w:rPr>
          <w:lang w:val="pt-BR"/>
        </w:rPr>
        <w:t xml:space="preserve"> – Painel de acompanhamento: decisão explicada regra a regra</w:t>
      </w:r>
    </w:p>
    <w:p>
      <w:pPr>
        <w:tabs>
          <w:tab w:val="right" w:leader="dot" w:pos="9071"/>
        </w:tabs>
        <w:spacing w:after="100"/>
      </w:pPr>
      <w:r>
        <w:rPr>
          <w:lang w:val="pt-BR"/>
        </w:rPr>
        <w:t xml:space="preserve">Figura 8</w:t>
      </w:r>
      <w:r>
        <w:rPr>
          <w:lang w:val="pt-BR"/>
        </w:rPr>
        <w:t xml:space="preserve"> – Painel de acompanhamento: consumo estimado</w:t>
      </w:r>
    </w:p>
    <w:p>
      <w:pPr>
        <w:tabs>
          <w:tab w:val="right" w:leader="dot" w:pos="9071"/>
        </w:tabs>
        <w:spacing w:after="100"/>
      </w:pPr>
      <w:r>
        <w:rPr>
          <w:lang w:val="pt-BR"/>
        </w:rPr>
        <w:t xml:space="preserve">Figura 9</w:t>
      </w:r>
      <w:r>
        <w:rPr>
          <w:lang w:val="pt-BR"/>
        </w:rPr>
        <w:t xml:space="preserve"> – Painel de acompanhamento: registro de decisões, diagnóstico e publicações</w:t>
      </w:r>
    </w:p>
    <w:p w14:paraId="0C3EED50" w14:textId="77777777" w:rsidR="00E01C3A" w:rsidRDefault="00CC3326">
      <w:pPr>
        <w:tabs>
          <w:tab w:val="right" w:leader="dot" w:pos="9071"/>
        </w:tabs>
        <w:spacing w:after="100"/>
        <w:rPr>
          <w:lang w:val="pt-BR"/>
        </w:rPr>
      </w:pPr>
      <w:r>
        <w:rPr>
          <w:lang w:val="pt-BR"/>
        </w:rPr>
        <w:t xml:space="preserve">Figura 10</w:t>
      </w:r>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r>
        <w:rPr>
          <w:lang w:val="pt-BR"/>
        </w:rPr>
        <w:t xml:space="preserve">Figura 11</w:t>
      </w:r>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4</w:t>
      </w:r>
      <w:r>
        <w:rPr>
          <w:lang w:val="pt-BR"/>
        </w:rPr>
        <w:t xml:space="preserve">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lang w:val="pt-BR"/>
        </w:rPr>
        <w:t xml:space="preserve">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pPr>
        <w:spacing w:after="120" w:line="360" w:lineRule="auto"/>
        <w:ind w:firstLine="709"/>
        <w:jc w:val="both"/>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partes interessadas é uma limitação do trabalho: os requisitos expressam o que os documentos oficiais exigem, e não o que os operadores do serviço confirmariam.</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pPr>
        <w:spacing w:after="120" w:line="360" w:lineRule="auto"/>
        <w:ind w:firstLine="709"/>
        <w:jc w:val="both"/>
      </w:pPr>
      <w:r>
        <w:rPr>
          <w:lang w:val="pt-BR"/>
        </w:rPr>
        <w:t xml:space="preserve">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lang w:val="pt-BR"/>
        </w:rPr>
        <w:t xml:space="preserve">A Figura 3 apresenta o diagrama de casos de uso, derivado dos requisitos funcionais do Quadro 10. Quatro atores interagem com o sistema: a plataforma de monitoramento, que publica o volume ou a ocorrência de um trecho; o operador municipal, que acompanha as decisões no painel, </w:t>
      </w:r>
      <w:r>
        <w:rPr>
          <w:lang w:val="pt-BR"/>
        </w:rPr>
        <w:t xml:space="preserve">consulta a estimativa de consumo, recebe os alertas do diagnóstico e altera, por operação sobre dado, a classe e os parâmetros normativos;</w:t>
      </w:r>
      <w:r>
        <w:rPr>
          <w:lang w:val="pt-BR"/>
        </w:rPr>
        <w:t xml:space="preserve">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pPr>
        <w:keepNext/>
        <w:spacing w:before="130" w:after="60"/>
        <w:jc w:val="center"/>
      </w:pPr>
      <w:r>
        <w:rPr>
          <w:sz w:val="20"/>
          <w:szCs w:val="20"/>
          <w:lang w:val="pt-BR"/>
        </w:rPr>
        <w:t xml:space="preserve">Figura 3 – Diagrama de casos de uso</w:t>
      </w:r>
    </w:p>
    <w:p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CasosUso"/>
                    <a:stretch>
                      <a:fillRect/>
                    </a:stretch>
                  </pic:blipFill>
                  <pic:spPr>
                    <a:xfrm>
                      <a:off x="0" y="0"/>
                      <a:ext cx="5400000" cy="4314315"/>
                    </a:xfrm>
                    <a:prstGeom prst="rect">
                      <a:avLst/>
                    </a:prstGeom>
                  </pic:spPr>
                </pic:pic>
              </a:graphicData>
            </a:graphic>
          </wp:inline>
        </w:drawing>
      </w:r>
    </w:p>
    <w:p>
      <w:pPr>
        <w:spacing w:after="280"/>
        <w:jc w:val="center"/>
      </w:pPr>
      <w:r>
        <w:rPr>
          <w:sz w:val="20"/>
          <w:szCs w:val="20"/>
          <w:lang w:val="pt-BR"/>
        </w:rPr>
        <w:t xml:space="preserve">Fonte: Elaborado pelos autores (2026).</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t xml:space="preserve">Figura 4</w:t>
      </w:r>
      <w:r>
        <w:rPr>
          <w:sz w:val="20"/>
          <w:szCs w:val="20"/>
          <w:lang w:val="pt-BR"/>
        </w:rPr>
        <w:t xml:space="preserve">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10</w:t>
            </w:r>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t xml:space="preserve">Figura 5</w:t>
      </w:r>
      <w:r>
        <w:rPr>
          <w:sz w:val="20"/>
          <w:szCs w:val="20"/>
          <w:lang w:val="pt-BR"/>
        </w:rPr>
        <w:t xml:space="preserve">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w:t>
      </w:r>
      <w:r>
        <w:rPr>
          <w:lang w:val="pt-BR"/>
        </w:rPr>
        <w:t xml:space="preserve">Figuras 6 e 7</w:t>
      </w:r>
      <w:r>
        <w:rPr>
          <w:lang w:val="pt-BR"/>
        </w:rPr>
        <w:t xml:space="preserve"> mostram o passo (10) no painel de acompanhamento, com dados do ambiente implantado em 10 de outubro de 2026. Na visão de monitoramento (</w:t>
      </w:r>
      <w:r>
        <w:rPr>
          <w:lang w:val="pt-BR"/>
        </w:rPr>
        <w:t xml:space="preserve">Figura 6</w:t>
      </w:r>
      <w:r>
        <w:rPr>
          <w:lang w:val="pt-BR"/>
        </w:rPr>
        <w:t xml:space="preserve">),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w:t>
      </w:r>
      <w:r>
        <w:rPr>
          <w:lang w:val="pt-BR"/>
        </w:rPr>
        <w:t xml:space="preserve">Figura 7</w:t>
      </w:r>
      <w:r>
        <w:rPr>
          <w:lang w:val="pt-BR"/>
        </w:rPr>
        <w:t xml:space="preserve">),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 xml:space="preserve">Figura 6</w:t>
      </w:r>
      <w:r>
        <w:rPr>
          <w:sz w:val="20"/>
          <w:szCs w:val="20"/>
          <w:lang w:val="pt-BR"/>
        </w:rPr>
        <w:t xml:space="preserve">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 xml:space="preserve">Figura 7</w:t>
      </w:r>
      <w:r>
        <w:rPr>
          <w:sz w:val="20"/>
          <w:szCs w:val="20"/>
          <w:lang w:val="pt-BR"/>
        </w:rPr>
        <w:t xml:space="preserve">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pPr>
      <w:r>
        <w:rPr>
          <w:lang w:val="pt-BR"/>
        </w:rPr>
        <w:t xml:space="preserve">As </w:t>
      </w:r>
      <w:r>
        <w:rPr>
          <w:lang w:val="pt-BR"/>
        </w:rPr>
        <w:t xml:space="preserve">Figuras 8 e 9</w:t>
      </w:r>
      <w:r>
        <w:rPr>
          <w:lang w:val="pt-BR"/>
        </w:rPr>
        <w:t xml:space="preserve"> completam a visão de monitoramento. O cartão de consumo (</w:t>
      </w:r>
      <w:r>
        <w:rPr>
          <w:lang w:val="pt-BR"/>
        </w:rPr>
        <w:t xml:space="preserve">Figura 8</w:t>
      </w:r>
      <w:r>
        <w:rPr>
          <w:lang w:val="pt-BR"/>
        </w:rPr>
        <w:t xml:space="preserve">)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w:t>
      </w:r>
      <w:r>
        <w:rPr>
          <w:lang w:val="pt-BR"/>
        </w:rPr>
        <w:t xml:space="preserve">Figura 9</w:t>
      </w:r>
      <w:r>
        <w:rPr>
          <w:lang w:val="pt-BR"/>
        </w:rPr>
        <w:t xml:space="preserve">)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p>
    <w:p>
      <w:pPr>
        <w:keepNext/>
        <w:spacing w:before="130" w:after="60"/>
        <w:jc w:val="center"/>
      </w:pPr>
      <w:r>
        <w:rPr>
          <w:sz w:val="20"/>
          <w:szCs w:val="20"/>
          <w:lang w:val="pt-BR"/>
        </w:rPr>
        <w:t xml:space="preserve">Figura 8</w:t>
      </w:r>
      <w:r>
        <w:rPr>
          <w:sz w:val="20"/>
          <w:szCs w:val="20"/>
          <w:lang w:val="pt-BR"/>
        </w:rPr>
        <w:t xml:space="preserve"> – Painel de acompanhamento: consumo estimado</w:t>
      </w:r>
    </w:p>
    <w:p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p>
    <w:p>
      <w:pPr>
        <w:spacing w:after="280"/>
        <w:jc w:val="center"/>
      </w:pPr>
      <w:r>
        <w:rPr>
          <w:sz w:val="20"/>
          <w:szCs w:val="20"/>
          <w:lang w:val="pt-BR"/>
        </w:rPr>
        <w:t xml:space="preserve">Fonte: Elaborado pelos autores (2026).</w:t>
      </w:r>
    </w:p>
    <w:p>
      <w:pPr>
        <w:keepNext/>
        <w:spacing w:before="130" w:after="60"/>
        <w:jc w:val="center"/>
      </w:pPr>
      <w:r>
        <w:rPr>
          <w:sz w:val="20"/>
          <w:szCs w:val="20"/>
          <w:lang w:val="pt-BR"/>
        </w:rPr>
        <w:t xml:space="preserve">Figura 9</w:t>
      </w:r>
      <w:r>
        <w:rPr>
          <w:sz w:val="20"/>
          <w:szCs w:val="20"/>
          <w:lang w:val="pt-BR"/>
        </w:rPr>
        <w:t xml:space="preserve"> – Painel de acompanhamento: registro de decisões, diagnóstico e publicações</w:t>
      </w:r>
    </w:p>
    <w:p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p>
    <w:p>
      <w:pPr>
        <w:spacing w:after="280"/>
        <w:jc w:val="center"/>
      </w:pPr>
      <w:r>
        <w:rPr>
          <w:sz w:val="20"/>
          <w:szCs w:val="20"/>
          <w:lang w:val="pt-BR"/>
        </w:rPr>
        <w:t xml:space="preserve">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r>
        <w:rPr>
          <w:lang w:val="pt-BR"/>
        </w:rPr>
        <w:t xml:space="preserve">O cronograma efetivamente seguido é o registrado no histórico de versões do repositório (Apêndice B), iniciado com o trabalho, que resultou da transição de um tema anterior. As atividades distribuíram-se nas seguintes fases, em 2026:</w:t>
      </w:r>
    </w:p>
    <w:p>
      <w:pPr>
        <w:pStyle w:val="ListParagraph"/>
        <w:numPr>
          <w:ilvl w:val="0"/>
          <w:numId w:val="2"/>
        </w:numPr>
        <w:spacing w:after="120" w:line="360" w:lineRule="auto"/>
        <w:jc w:val="both"/>
      </w:pPr>
      <w:r>
        <w:rPr>
          <w:lang w:val="pt-BR"/>
        </w:rPr>
        <w:t xml:space="preserve">16 de agosto a 13 de setembro: transição de tema e pesquisa documental, encerrada com o pré-projeto do tema atual.</w:t>
      </w:r>
    </w:p>
    <w:p>
      <w:pPr>
        <w:pStyle w:val="ListParagraph"/>
        <w:numPr>
          <w:ilvl w:val="0"/>
          <w:numId w:val="2"/>
        </w:numPr>
        <w:spacing w:after="120" w:line="360" w:lineRule="auto"/>
        <w:jc w:val="both"/>
      </w:pPr>
      <w:r>
        <w:rPr>
          <w:lang w:val="pt-BR"/>
        </w:rPr>
        <w:t xml:space="preserve">15 a 21 de setembro: especificação no texto do trabalho e primeiros incrementos — banco de dados, camada de verificação normativa com a suíte do invariante de segurança, inferência nebulosa, interface de dados urbanos e ciclo de decisão.</w:t>
      </w:r>
    </w:p>
    <w:p>
      <w:pPr>
        <w:pStyle w:val="ListParagraph"/>
        <w:numPr>
          <w:ilvl w:val="0"/>
          <w:numId w:val="2"/>
        </w:numPr>
        <w:spacing w:after="120" w:line="360" w:lineRule="auto"/>
        <w:jc w:val="both"/>
      </w:pPr>
      <w:r>
        <w:rPr>
          <w:lang w:val="pt-BR"/>
        </w:rPr>
        <w:t xml:space="preserve">22 a 27 de setembro: modelo de previsão, suíte de cenários, diagnóstico, estimativa de energia, painel, firmware do nó, implantação em máquina virtual e identificação espacial.</w:t>
      </w:r>
    </w:p>
    <w:p>
      <w:pPr>
        <w:pStyle w:val="ListParagraph"/>
        <w:numPr>
          <w:ilvl w:val="0"/>
          <w:numId w:val="2"/>
        </w:numPr>
        <w:spacing w:after="120" w:line="360" w:lineRule="auto"/>
        <w:jc w:val="both"/>
      </w:pPr>
      <w:r>
        <w:rPr>
          <w:lang w:val="pt-BR"/>
        </w:rPr>
        <w:t xml:space="preserve">29 de setembro a 1º de outubro: decisão por volume de 5 min com saída em degraus de classe e avaliação dos componentes de inteligência artificial, com protocolos fixados antes de cada execução.</w:t>
      </w:r>
    </w:p>
    <w:p>
      <w:pPr>
        <w:pStyle w:val="ListParagraph"/>
        <w:numPr>
          <w:ilvl w:val="0"/>
          <w:numId w:val="2"/>
        </w:numPr>
        <w:spacing w:after="120" w:line="360" w:lineRule="auto"/>
        <w:jc w:val="both"/>
      </w:pPr>
      <w:r>
        <w:rPr>
          <w:lang w:val="pt-BR"/>
        </w:rPr>
        <w:t xml:space="preserve">3 a 5 de outubro: conferência da calibração e primeira sessão de bancada dos casos CT15 a CT20.</w:t>
      </w:r>
    </w:p>
    <w:p>
      <w:pPr>
        <w:pStyle w:val="ListParagraph"/>
        <w:numPr>
          <w:ilvl w:val="0"/>
          <w:numId w:val="2"/>
        </w:numPr>
        <w:spacing w:after="120" w:line="360" w:lineRule="auto"/>
        <w:jc w:val="both"/>
      </w:pPr>
      <w:r>
        <w:rPr>
          <w:lang w:val="pt-BR"/>
        </w:rPr>
        <w:t xml:space="preserve">6 a 9 de outubro: comparação de modelos, troca da série de treino para Zurique, base de regras vigente, arquitetura de implantação e teste de sensibilidade da régua.</w:t>
      </w:r>
    </w:p>
    <w:p>
      <w:pPr>
        <w:pStyle w:val="ListParagraph"/>
        <w:numPr>
          <w:ilvl w:val="0"/>
          <w:numId w:val="2"/>
        </w:numPr>
        <w:spacing w:after="120" w:line="360" w:lineRule="auto"/>
        <w:jc w:val="both"/>
      </w:pPr>
      <w:r>
        <w:rPr>
          <w:lang w:val="pt-BR"/>
        </w:rPr>
        <w:t xml:space="preserve">10 de outubro: caixa nova da bancada, sessão final dos casos CT15 a CT20, estado do nó antes do comando na telemetria e consolidação dos resultados no texto.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r>
        <w:rPr>
          <w:lang w:val="pt-BR"/>
        </w:rPr>
        <w:t xml:space="preserve">Figura 10</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r>
        <w:rPr>
          <w:sz w:val="20"/>
          <w:szCs w:val="20"/>
          <w:lang w:val="pt-BR"/>
        </w:rPr>
        <w:t xml:space="preserve">Figura 10</w:t>
      </w:r>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lang w:val="pt-BR"/>
        </w:rPr>
        <w:t xml:space="preserve">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pPr>
        <w:spacing w:after="120" w:line="360" w:lineRule="auto"/>
        <w:ind w:firstLine="709"/>
        <w:jc w:val="both"/>
      </w:pPr>
      <w:r>
        <w:rPr>
          <w:lang w:val="pt-BR"/>
        </w:rPr>
        <w:t xml:space="preserve">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pPr>
        <w:spacing w:after="120" w:line="360" w:lineRule="auto"/>
        <w:ind w:firstLine="709"/>
        <w:jc w:val="both"/>
      </w:pPr>
      <w:r>
        <w:rPr>
          <w:lang w:val="pt-BR"/>
        </w:rPr>
        <w:t xml:space="preserve">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com a natureza da garantia, que não depende da qualidade da inferência nem da previsão.</w:t>
      </w:r>
    </w:p>
    <w:p>
      <w:pPr>
        <w:spacing w:after="120" w:line="360" w:lineRule="auto"/>
        <w:ind w:firstLine="709"/>
        <w:jc w:val="both"/>
      </w:pPr>
      <w:r>
        <w:rPr>
          <w:lang w:val="pt-BR"/>
        </w:rPr>
        <w:t xml:space="preserve">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pPr>
        <w:spacing w:after="120" w:line="360" w:lineRule="auto"/>
        <w:ind w:firstLine="709"/>
        <w:jc w:val="both"/>
      </w:pPr>
      <w:r>
        <w:rPr>
          <w:lang w:val="pt-BR"/>
        </w:rPr>
        <w:t xml:space="preserve">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pPr>
        <w:spacing w:after="120" w:line="360" w:lineRule="auto"/>
        <w:ind w:firstLine="709"/>
        <w:jc w:val="both"/>
      </w:pPr>
      <w:r>
        <w:rPr>
          <w:lang w:val="pt-BR"/>
        </w:rPr>
        <w:t xml:space="preserve">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pPr>
        <w:spacing w:after="120" w:line="360" w:lineRule="auto"/>
        <w:ind w:firstLine="709"/>
        <w:jc w:val="both"/>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pPr>
        <w:pStyle w:val="ListParagraph"/>
        <w:numPr>
          <w:ilvl w:val="0"/>
          <w:numId w:val="2"/>
        </w:numPr>
        <w:spacing w:after="120" w:line="360" w:lineRule="auto"/>
        <w:jc w:val="both"/>
      </w:pPr>
      <w:r>
        <w:rPr>
          <w:lang w:val="pt-BR"/>
        </w:rPr>
        <w:t xml:space="preserve">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lang w:val="pt-BR"/>
        </w:rPr>
        <w:t xml:space="preserve">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pPr>
        <w:spacing w:after="120" w:line="360" w:lineRule="auto"/>
        <w:ind w:firstLine="709"/>
        <w:jc w:val="both"/>
      </w:pPr>
      <w:r>
        <w:rPr>
          <w:lang w:val="pt-BR"/>
        </w:rPr>
        <w:t xml:space="preserve">Os resultados também delimitam o que a proposta pode prometer. </w:t>
      </w:r>
      <w:del w:id="30000" w:author="Vitor Oliveira" w:date="2026-10-11T20:00:00Z">
        <w:r>
          <w:rPr>
            <w:lang w:val="pt-BR"/>
          </w:rPr>
          <w:delText xml:space="preserve">A economia de energia sobre a programação horária não é garantida e depende do padrão de uso da via; o ganho consistente é a luz adequada à situação, sem violação da norma.</w:delText>
        </w:r>
      </w:del>
      <w:ins w:id="30001" w:author="Vitor Oliveira" w:date="2026-10-11T20:00:00Z">
        <w:r>
          <w:rPr>
            <w:lang w:val="pt-BR"/>
          </w:rPr>
          <w:t xml:space="preserve">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w:t>
        </w:r>
      </w:ins>
      <w:r>
        <w:rPr>
          <w:lang w:val="pt-BR"/>
        </w:rPr>
        <w:t xml:space="preserve">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pPr>
        <w:spacing w:after="120" w:line="360" w:lineRule="auto"/>
        <w:ind w:firstLine="709"/>
        <w:jc w:val="both"/>
      </w:pPr>
      <w:r>
        <w:rPr>
          <w:lang w:val="pt-BR"/>
        </w:rPr>
        <w:t xml:space="preserve">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r>
        <w:rPr>
          <w:lang w:val="pt-BR"/>
        </w:rPr>
        <w:t xml:space="preserve">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w:t>
      </w:r>
      <w:del w:id="30002" w:author="Vitor Oliveira" w:date="2026-10-11T20:00:00Z">
        <w:r>
          <w:rPr>
            <w:lang w:val="pt-BR"/>
          </w:rPr>
          <w:delText xml:space="preserve">Os resultados indicam que o ganho da proposta está na luz adequada à situação, com garantia normativa por construção, mais do que na economia de energia, e que,</w:delText>
        </w:r>
      </w:del>
      <w:ins w:id="30003" w:author="Vitor Oliveira" w:date="2026-10-11T20:00:00Z">
        <w:r>
          <w:rPr>
            <w:lang w:val="pt-BR"/>
          </w:rPr>
          <w:t xml:space="preserve">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w:t>
        </w:r>
      </w:ins>
      <w:r>
        <w:rPr>
          <w:lang w:val="pt-BR"/>
        </w:rPr>
        <w:t xml:space="preserve"> entre os componentes de inteligência artificial, a previsão se distingue das alternativas simples apenas com dado de resolução fina, enquanto a pertinência parcial é substituível por tabela.</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r>
              <w:rPr>
                <w:sz w:val="20"/>
                <w:szCs w:val="20"/>
              </w:rPr>
              <w:t xml:space="preserve">Figuras 3, 4, 5 e 10</w:t>
            </w:r>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r>
        <w:rPr>
          <w:lang w:val="pt-BR"/>
        </w:rPr>
        <w:t xml:space="preserve">Figura 11</w:t>
      </w:r>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r>
        <w:rPr>
          <w:sz w:val="20"/>
          <w:szCs w:val="20"/>
          <w:lang w:val="pt-BR"/>
        </w:rPr>
        <w:t xml:space="preserve">Figura 11</w:t>
      </w:r>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 Id="rIdCasosUso" Type="http://schemas.openxmlformats.org/officeDocument/2006/relationships/image" Target="media/casos_de_us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