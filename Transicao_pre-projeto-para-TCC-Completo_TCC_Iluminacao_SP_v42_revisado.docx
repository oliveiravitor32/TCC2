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14:paraId="72A5B148" w14:textId="77777777" w:rsidR="00E01C3A" w:rsidRDefault="00CC3326">
      <w:pPr>
        <w:tabs>
          <w:tab w:val="right" w:leader="dot" w:pos="9071"/>
        </w:tabs>
        <w:spacing w:after="100"/>
        <w:rPr>
          <w:lang w:val="pt-BR"/>
        </w:rPr>
      </w:pPr>
      <w:r>
        <w:rPr>
          <w:lang w:val="pt-BR"/>
        </w:rPr>
        <w:t>Figura 3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Figura 4 – Sequência de mensagens de uma decisão</w:t>
      </w:r>
    </w:p>
    <w:p w14:paraId="60C7FE72" w14:textId="77777777" w:rsidR="00044D5A" w:rsidRPr="008C0B6A" w:rsidRDefault="00000000">
      <w:pPr>
        <w:tabs>
          <w:tab w:val="right" w:leader="dot" w:pos="9071"/>
        </w:tabs>
        <w:spacing w:after="100"/>
        <w:rPr>
          <w:lang w:val="pt-BR"/>
        </w:rPr>
      </w:pPr>
      <w:r>
        <w:rPr>
          <w:lang w:val="pt-BR"/>
        </w:rPr>
        <w:t>Figura 5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Figura 6 – Painel de acompanhamento: decisão explicada regra a regra</w:t>
      </w:r>
    </w:p>
    <w:p>
      <w:pPr>
        <w:tabs>
          <w:tab w:val="right" w:leader="dot" w:pos="9071"/>
        </w:tabs>
        <w:spacing w:after="100"/>
        <w:rPr>
          <w:ins w:id="30030" w:author="Vitor Oliveira" w:date="2026-10-11T15:00:00Z"/>
        </w:rPr>
      </w:pPr>
      <w:ins w:id="30031" w:author="Vitor Oliveira" w:date="2026-10-11T15:00:00Z">
        <w:r>
          <w:rPr>
            <w:lang w:val="pt-BR"/>
          </w:rPr>
          <w:t xml:space="preserve">Figura 7 – Painel de acompanhamento: consumo estimado</w:t>
        </w:r>
      </w:ins>
    </w:p>
    <w:p>
      <w:pPr>
        <w:tabs>
          <w:tab w:val="right" w:leader="dot" w:pos="9071"/>
        </w:tabs>
        <w:spacing w:after="100"/>
        <w:rPr>
          <w:ins w:id="30032" w:author="Vitor Oliveira" w:date="2026-10-11T15:00:00Z"/>
        </w:rPr>
      </w:pPr>
      <w:ins w:id="30033" w:author="Vitor Oliveira" w:date="2026-10-11T15:00:00Z">
        <w:r>
          <w:rPr>
            <w:lang w:val="pt-BR"/>
          </w:rPr>
          <w:t xml:space="preserve">Figura 8 – Painel de acompanhamento: registro de decisões, diagnóstico e publicações</w:t>
        </w:r>
      </w:ins>
    </w:p>
    <w:p w14:paraId="0C3EED50" w14:textId="77777777" w:rsidR="00E01C3A" w:rsidRDefault="00CC3326">
      <w:pPr>
        <w:tabs>
          <w:tab w:val="right" w:leader="dot" w:pos="9071"/>
        </w:tabs>
        <w:spacing w:after="100"/>
        <w:rPr>
          <w:lang w:val="pt-BR"/>
        </w:rPr>
      </w:pPr>
      <w:del w:id="30002" w:author="Vitor Oliveira" w:date="2026-10-11T15:00:00Z">
        <w:r>
          <w:rPr>
            <w:lang w:val="pt-BR"/>
          </w:rPr>
          <w:delText xml:space="preserve">Figura 7</w:delText>
        </w:r>
      </w:del>
      <w:ins w:id="30003" w:author="Vitor Oliveira" w:date="2026-10-11T15:00:00Z">
        <w:r>
          <w:rPr>
            <w:lang w:val="pt-BR"/>
          </w:rPr>
          <w:t xml:space="preserve">Figura 9</w:t>
        </w:r>
      </w:ins>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del w:id="30004" w:author="Vitor Oliveira" w:date="2026-10-11T15:00:00Z">
        <w:r>
          <w:rPr>
            <w:lang w:val="pt-BR"/>
          </w:rPr>
          <w:delText xml:space="preserve">Figura 8</w:delText>
        </w:r>
      </w:del>
      <w:ins w:id="30005" w:author="Vitor Oliveira" w:date="2026-10-11T15:00:00Z">
        <w:r>
          <w:rPr>
            <w:lang w:val="pt-BR"/>
          </w:rPr>
          <w:t xml:space="preserve">Figura 10</w:t>
        </w:r>
      </w:ins>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3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A Figura 3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Figura 3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del w:id="30006" w:author="Vitor Oliveira" w:date="2026-10-11T15:00:00Z">
              <w:r>
                <w:rPr>
                  <w:sz w:val="20"/>
                  <w:szCs w:val="20"/>
                  <w:lang w:val="pt-BR"/>
                </w:rPr>
                <w:delText xml:space="preserve">Figura 7</w:delText>
              </w:r>
            </w:del>
            <w:ins w:id="30007" w:author="Vitor Oliveira" w:date="2026-10-11T15:00:00Z">
              <w:r>
                <w:rPr>
                  <w:sz w:val="20"/>
                  <w:szCs w:val="20"/>
                  <w:lang w:val="pt-BR"/>
                </w:rPr>
                <w:t xml:space="preserve">Figura 9</w:t>
              </w:r>
            </w:ins>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A Figura 4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Figura 4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Figuras 5 e 6 mostram o passo (10) no painel de acompanhamento, com dados do ambiente implantado em 10 de outubro de 2026. Na visão de monitoramento (Figura 5),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6),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Figura 5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Figura 6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rPr>
          <w:ins w:id="30016" w:author="Vitor Oliveira" w:date="2026-10-11T15:00:00Z"/>
        </w:rPr>
      </w:pPr>
      <w:ins w:id="30017" w:author="Vitor Oliveira" w:date="2026-10-11T15:00:00Z">
        <w:r>
          <w:rPr>
            <w:lang w:val="pt-BR"/>
          </w:rPr>
          <w:t xml:space="preserve">As Figuras 7 e 8 completam a visão de monitoramento. O cartão de consumo (Figura 7)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8)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ins>
    </w:p>
    <w:p>
      <w:pPr>
        <w:keepNext/>
        <w:spacing w:before="130" w:after="60"/>
        <w:jc w:val="center"/>
        <w:rPr>
          <w:ins w:id="30018" w:author="Vitor Oliveira" w:date="2026-10-11T15:00:00Z"/>
        </w:rPr>
      </w:pPr>
      <w:ins w:id="30019" w:author="Vitor Oliveira" w:date="2026-10-11T15:00:00Z">
        <w:r>
          <w:rPr>
            <w:sz w:val="20"/>
            <w:szCs w:val="20"/>
            <w:lang w:val="pt-BR"/>
          </w:rPr>
          <w:t xml:space="preserve">Figura 7 – Painel de acompanhamento: consumo estimado</w:t>
        </w:r>
      </w:ins>
    </w:p>
    <w:p w:rsidR="00E01C3A" w:rsidRDefault="00CC3326">
      <w:pPr>
        <w:spacing w:before="240"/>
        <w:jc w:val="center"/>
        <w:rPr>
          <w:ins w:id="30021" w:author="Vitor Oliveira" w:date="2026-10-11T15:00:00Z"/>
          <w:lang w:val="pt-BR"/>
        </w:rPr>
      </w:pPr>
      <w:ins w:id="30020" w:author="Vitor Oliveira" w:date="2026-10-11T15:00:00Z">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ins>
    </w:p>
    <w:p>
      <w:pPr>
        <w:spacing w:after="280"/>
        <w:jc w:val="center"/>
        <w:rPr>
          <w:ins w:id="30022" w:author="Vitor Oliveira" w:date="2026-10-11T15:00:00Z"/>
        </w:rPr>
      </w:pPr>
      <w:ins w:id="30023" w:author="Vitor Oliveira" w:date="2026-10-11T15:00:00Z">
        <w:r>
          <w:rPr>
            <w:sz w:val="20"/>
            <w:szCs w:val="20"/>
            <w:lang w:val="pt-BR"/>
          </w:rPr>
          <w:t xml:space="preserve">Fonte: Elaborado pelos autores (2026).</w:t>
        </w:r>
      </w:ins>
    </w:p>
    <w:p>
      <w:pPr>
        <w:keepNext/>
        <w:spacing w:before="130" w:after="60"/>
        <w:jc w:val="center"/>
        <w:rPr>
          <w:ins w:id="30024" w:author="Vitor Oliveira" w:date="2026-10-11T15:00:00Z"/>
        </w:rPr>
      </w:pPr>
      <w:ins w:id="30025" w:author="Vitor Oliveira" w:date="2026-10-11T15:00:00Z">
        <w:r>
          <w:rPr>
            <w:sz w:val="20"/>
            <w:szCs w:val="20"/>
            <w:lang w:val="pt-BR"/>
          </w:rPr>
          <w:t xml:space="preserve">Figura 8 – Painel de acompanhamento: registro de decisões, diagnóstico e publicações</w:t>
        </w:r>
      </w:ins>
    </w:p>
    <w:p w:rsidR="00E01C3A" w:rsidRDefault="00CC3326">
      <w:pPr>
        <w:spacing w:before="240"/>
        <w:jc w:val="center"/>
        <w:rPr>
          <w:ins w:id="30027" w:author="Vitor Oliveira" w:date="2026-10-11T15:00:00Z"/>
          <w:lang w:val="pt-BR"/>
        </w:rPr>
      </w:pPr>
      <w:ins w:id="30026" w:author="Vitor Oliveira" w:date="2026-10-11T15:00:00Z">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ins>
    </w:p>
    <w:p>
      <w:pPr>
        <w:spacing w:after="280"/>
        <w:jc w:val="center"/>
        <w:rPr>
          <w:ins w:id="30028" w:author="Vitor Oliveira" w:date="2026-10-11T15:00:00Z"/>
        </w:rPr>
      </w:pPr>
      <w:ins w:id="30029" w:author="Vitor Oliveira" w:date="2026-10-11T15:00:00Z">
        <w:r>
          <w:rPr>
            <w:sz w:val="20"/>
            <w:szCs w:val="20"/>
            <w:lang w:val="pt-BR"/>
          </w:rPr>
          <w:t xml:space="preserve">Fonte: Elaborado pelos autores (2026).</w:t>
        </w:r>
      </w:ins>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del w:id="30008" w:author="Vitor Oliveira" w:date="2026-10-11T15:00:00Z">
        <w:r>
          <w:rPr>
            <w:lang w:val="pt-BR"/>
          </w:rPr>
          <w:delText xml:space="preserve">Figura 7</w:delText>
        </w:r>
      </w:del>
      <w:ins w:id="30009" w:author="Vitor Oliveira" w:date="2026-10-11T15:00:00Z">
        <w:r>
          <w:rPr>
            <w:lang w:val="pt-BR"/>
          </w:rPr>
          <w:t xml:space="preserve">Figura 9</w:t>
        </w:r>
      </w:ins>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del w:id="30010" w:author="Vitor Oliveira" w:date="2026-10-11T15:00:00Z">
        <w:r>
          <w:rPr>
            <w:sz w:val="20"/>
            <w:szCs w:val="20"/>
            <w:lang w:val="pt-BR"/>
          </w:rPr>
          <w:delText xml:space="preserve">Figura 7</w:delText>
        </w:r>
      </w:del>
      <w:ins w:id="30011" w:author="Vitor Oliveira" w:date="2026-10-11T15:00:00Z">
        <w:r>
          <w:rPr>
            <w:sz w:val="20"/>
            <w:szCs w:val="20"/>
            <w:lang w:val="pt-BR"/>
          </w:rPr>
          <w:t xml:space="preserve">Figura 9</w:t>
        </w:r>
      </w:ins>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del w:id="30000" w:author="Vitor Oliveira" w:date="2026-10-11T15:00:00Z">
              <w:r>
                <w:rPr>
                  <w:sz w:val="20"/>
                  <w:szCs w:val="20"/>
                </w:rPr>
                <w:delText>Figuras 3, 4 e 7</w:delText>
              </w:r>
            </w:del>
            <w:ins w:id="30001" w:author="Vitor Oliveira" w:date="2026-10-11T15:00:00Z">
              <w:r>
                <w:rPr>
                  <w:sz w:val="20"/>
                  <w:szCs w:val="20"/>
                </w:rPr>
                <w:t xml:space="preserve">Figuras 3, 4 e 9</w:t>
              </w:r>
            </w:ins>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del w:id="30012" w:author="Vitor Oliveira" w:date="2026-10-11T15:00:00Z">
        <w:r>
          <w:rPr>
            <w:lang w:val="pt-BR"/>
          </w:rPr>
          <w:delText xml:space="preserve">Figura 8</w:delText>
        </w:r>
      </w:del>
      <w:ins w:id="30013" w:author="Vitor Oliveira" w:date="2026-10-11T15:00:00Z">
        <w:r>
          <w:rPr>
            <w:lang w:val="pt-BR"/>
          </w:rPr>
          <w:t xml:space="preserve">Figura 10</w:t>
        </w:r>
      </w:ins>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del w:id="30014" w:author="Vitor Oliveira" w:date="2026-10-11T15:00:00Z">
        <w:r>
          <w:rPr>
            <w:sz w:val="20"/>
            <w:szCs w:val="20"/>
            <w:lang w:val="pt-BR"/>
          </w:rPr>
          <w:delText xml:space="preserve">Figura 8</w:delText>
        </w:r>
      </w:del>
      <w:ins w:id="30015" w:author="Vitor Oliveira" w:date="2026-10-11T15:00:00Z">
        <w:r>
          <w:rPr>
            <w:sz w:val="20"/>
            <w:szCs w:val="20"/>
            <w:lang w:val="pt-BR"/>
          </w:rPr>
          <w:t xml:space="preserve">Figura 10</w:t>
        </w:r>
      </w:ins>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