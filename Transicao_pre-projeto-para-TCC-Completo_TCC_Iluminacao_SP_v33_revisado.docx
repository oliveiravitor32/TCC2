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190EA652" w14:textId="77777777" w:rsidR="00E01C3A" w:rsidRDefault="00CC3326">
      <w:pPr>
        <w:tabs>
          <w:tab w:val="right" w:leader="dot" w:pos="9071"/>
        </w:tabs>
        <w:spacing w:after="100"/>
        <w:rPr>
          <w:lang w:val="pt-BR"/>
        </w:rPr>
      </w:pPr>
      <w:r>
        <w:rPr>
          <w:lang w:val="pt-BR"/>
        </w:rPr>
        <w:t xml:space="preserve">Quadro 19</w:t>
      </w:r>
      <w:r>
        <w:rPr>
          <w:lang w:val="pt-BR"/>
        </w:rPr>
        <w:t xml:space="preserve">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 xml:space="preserve">Quadro 20</w:t>
      </w:r>
      <w:r>
        <w:rPr>
          <w:lang w:val="pt-BR"/>
        </w:rPr>
        <w:t xml:space="preserve">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pPr>
        <w:spacing w:after="480"/>
        <w:jc w:val="center"/>
      </w:pPr>
      <w:r>
        <w:rPr>
          <w:b/>
          <w:bCs/>
          <w:lang w:val="pt-BR"/>
        </w:rPr>
        <w:t xml:space="preserve">LISTA DE TABELAS</w:t>
      </w:r>
    </w:p>
    <w:p>
      <w:pPr>
        <w:tabs>
          <w:tab w:val="right" w:leader="dot" w:pos="9071"/>
        </w:tabs>
        <w:spacing w:after="100"/>
      </w:pPr>
      <w:r>
        <w:rPr>
          <w:lang w:val="pt-BR"/>
        </w:rPr>
        <w:t xml:space="preserve">Tabela 1 – Envelope esperado e aderência por cenário</w:t>
      </w:r>
    </w:p>
    <w:p>
      <w:pPr>
        <w:tabs>
          <w:tab w:val="right" w:leader="dot" w:pos="9071"/>
        </w:tabs>
        <w:spacing w:after="100"/>
      </w:pPr>
      <w:r>
        <w:rPr>
          <w:lang w:val="pt-BR"/>
        </w:rPr>
        <w:t xml:space="preserve">Tabela 2 – Energia estimada na luminária de referência e aderência ao envelope, por regime</w:t>
      </w:r>
    </w:p>
    <w:p>
      <w:pPr>
        <w:tabs>
          <w:tab w:val="right" w:leader="dot" w:pos="9071"/>
        </w:tabs>
        <w:spacing w:after="100"/>
      </w:pPr>
      <w:r>
        <w:rPr>
          <w:lang w:val="pt-BR"/>
        </w:rPr>
        <w:t xml:space="preserve">Tabela 3 – Retirada e substituição dos componentes de inteligência artificial no sistema</w:t>
      </w:r>
    </w:p>
    <w:p>
      <w:pPr>
        <w:tabs>
          <w:tab w:val="right" w:leader="dot" w:pos="9071"/>
        </w:tabs>
        <w:spacing w:after="100"/>
      </w:pPr>
      <w:r>
        <w:rPr>
          <w:lang w:val="pt-BR"/>
        </w:rPr>
        <w:t xml:space="preserve">Tabela 4 – Previsão com série de 15 min e com a mesma série somada por hora (Zurique, período noturno)</w:t>
      </w:r>
    </w:p>
    <w:p>
      <w:pPr/>
      <w:r>
        <w:rPr>
          <w:lang w:val="pt-BR"/>
        </w:rPr>
        <w:t xml:space="preserve"/>
      </w:r>
    </w:p>
    <w:p w14:paraId="59BFB1AF" w14:textId="77777777" w:rsidR="000F5B8B" w:rsidRPr="000F5B8B" w:rsidRDefault="000F5B8B" w:rsidP="000F5B8B">
      <w:pPr>
        <w:jc w:val="center"/>
        <w:rPr>
          <w:b/>
          <w:bCs/>
          <w:lang w:val="pt-BR"/>
        </w:rPr>
      </w:pPr>
      <w:r>
        <w:rPr>
          <w:b/>
          <w:bCs/>
          <w:lang w:val="pt-BR"/>
        </w:rPr>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 xml:space="preserve">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w:t>
      </w:r>
      <w:r>
        <w:rPr>
          <w:lang w:val="pt-BR"/>
        </w:rPr>
        <w:t xml:space="preserve">(UNIVERSIDADE ESTADUAL DE CAMPINAS, 2026)</w:t>
      </w:r>
      <w:r>
        <w:rPr>
          <w:lang w:val="pt-BR"/>
        </w:rPr>
        <w:t xml:space="preserve">.</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w:t>
            </w:r>
            <w:r>
              <w:rPr>
                <w:sz w:val="20"/>
                <w:szCs w:val="20"/>
                <w:lang w:val="pt-BR"/>
              </w:rPr>
              <w:t xml:space="preserve">mas não há registro público de que ela opere, e o termo trata o acesso por interface de programação caso a caso</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w:t>
      </w:r>
      <w:r>
        <w:rPr>
          <w:lang w:val="pt-BR"/>
        </w:rPr>
        <w:t xml:space="preserve">em avaliação sistemática sobre 45 conjuntos, que modelos baseados em árvores de decisão — como o reforço de gradiente e as florestas aleatórias — continuam superando arquiteturas de aprendizado profundo em dados de porte médio,</w:t>
      </w:r>
      <w:r>
        <w:rPr>
          <w:lang w:val="pt-BR"/>
        </w:rPr>
        <w:t xml:space="preserve">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pPr>
        <w:spacing w:after="120" w:line="360" w:lineRule="auto"/>
        <w:ind w:firstLine="709"/>
        <w:jc w:val="both"/>
      </w:pPr>
      <w:r>
        <w:rPr>
          <w:lang w:val="pt-BR"/>
        </w:rPr>
        <w:t xml:space="preserve">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t xml:space="preserve">Módulo baseado no IRF520; transistor discreto montado com resistores de porta; regulador de corrente constante; </w:t>
            </w:r>
            <w:r>
              <w:rPr>
                <w:sz w:val="20"/>
                <w:szCs w:val="20"/>
                <w:lang w:val="pt-BR"/>
              </w:rPr>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 A dimerização em </w:t>
            </w:r>
            <w:r>
              <w:rPr>
                <w:sz w:val="20"/>
                <w:szCs w:val="20"/>
                <w:lang w:val="pt-BR"/>
              </w:rPr>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w:t>
      </w:r>
      <w:r>
        <w:rPr>
          <w:lang w:val="pt-BR"/>
        </w:rPr>
        <w:t xml:space="preserve">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t xml:space="preserve">divergência entre o nível emitido e o nível entregue, </w:t>
      </w:r>
      <w:r>
        <w:rPr>
          <w:lang w:val="pt-BR"/>
        </w:rPr>
        <w:t xml:space="preserve">apurada a cada leitura recebida sobre</w:t>
      </w:r>
      <w:r>
        <w:rPr>
          <w:lang w:val="pt-BR"/>
        </w:rPr>
        <w:t xml:space="preserve"> a razão entre a iluminância medida e a correspondente ao comando. O terceiro é o alerta de perda de controle, emitido quando a divergência persiste acima de tolerância declarada </w:t>
      </w:r>
      <w:r>
        <w:rPr>
          <w:lang w:val="pt-BR"/>
        </w:rPr>
        <w:t xml:space="preserve">por número de leituras consecutivas</w:t>
      </w:r>
      <w:r>
        <w:rPr>
          <w:lang w:val="pt-BR"/>
        </w:rPr>
        <w:t xml:space="preserve">.</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w:t>
      </w:r>
      <w:r>
        <w:rPr>
          <w:lang w:val="pt-BR"/>
        </w:rPr>
        <w:t xml:space="preserve">portal cartográfico municipal, publicava, em consulta de 27 de setembro de 2026, 662.945</w:t>
      </w:r>
      <w:r>
        <w:rPr>
          <w:lang w:val="pt-BR"/>
        </w:rPr>
        <w:t xml:space="preserve">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w:t>
      </w:r>
      <w:r>
        <w:rPr>
          <w:lang w:val="pt-BR"/>
        </w:rPr>
        <w:t xml:space="preserve">Tabela 4</w:t>
      </w:r>
      <w:r>
        <w:rPr>
          <w:lang w:val="pt-BR"/>
        </w:rPr>
        <w:t xml:space="preserve">).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pPr>
        <w:spacing w:after="120" w:line="360" w:lineRule="auto"/>
        <w:ind w:firstLine="709"/>
        <w:jc w:val="both"/>
      </w:pPr>
      <w:r>
        <w:rPr>
          <w:lang w:val="pt-BR"/>
        </w:rPr>
        <w:t xml:space="preserve">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w:t>
      </w:r>
      <w:r>
        <w:rPr>
          <w:lang w:val="pt-BR"/>
        </w:rPr>
        <w:t xml:space="preserve">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w:t>
      </w:r>
      <w:r>
        <w:rPr>
          <w:lang w:val="pt-BR"/>
        </w:rPr>
        <w:t xml:space="preserve">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t xml:space="preserve">de modo que a potência a ciclo de trabalho pleno é conhecida. </w:t>
      </w:r>
      <w:r>
        <w:rPr>
          <w:lang w:val="pt-BR"/>
        </w:rPr>
        <w:t xml:space="preserve">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w:t>
      </w:r>
      <w:r>
        <w:rPr>
          <w:lang w:val="pt-BR"/>
        </w:rPr>
        <w:t xml:space="preserve">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 xml:space="preserve">Registrar a cadeia completa de </w:t>
            </w:r>
            <w:r>
              <w:rPr>
                <w:sz w:val="20"/>
                <w:szCs w:val="20"/>
                <w:lang w:val="pt-BR"/>
              </w:rPr>
              <w:t xml:space="preserve">cada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 xml:space="preserve">Banco de dados em contêiner. Registra a cadeia completa de </w:t>
      </w:r>
      <w:r>
        <w:rPr>
          <w:lang w:val="pt-BR"/>
        </w:rPr>
        <w:t xml:space="preserve">cada decisão</w:t>
      </w:r>
      <w:r>
        <w:rPr>
          <w:lang w:val="pt-BR"/>
        </w:rPr>
        <w:t xml:space="preserve">,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 xml:space="preserve">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83F192E" w14:textId="77777777" w:rsidR="002A414D" w:rsidRPr="00430DB3" w:rsidRDefault="009172FF">
      <w:pPr>
        <w:spacing w:after="120" w:line="360" w:lineRule="auto"/>
        <w:ind w:firstLine="709"/>
        <w:jc w:val="both"/>
        <w:rPr>
          <w:lang w:val="pt-BR"/>
        </w:rPr>
      </w:pPr>
      <w:r>
        <w:rPr>
          <w:lang w:val="pt-BR"/>
        </w:rPr>
        <w:t xml:space="preserve">{"tipo": "volume", "ocorrido_em": "2026-10-10T00:27:31-03:00", "pessoas_media": 0, "periodo_s": 300, "trecho": 20159, "origem": "bancada-ct18"}</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63C717D" w14:textId="77777777" w:rsidR="002A414D" w:rsidRPr="00430DB3" w:rsidRDefault="009172FF">
      <w:pPr>
        <w:spacing w:after="120" w:line="360" w:lineRule="auto"/>
        <w:ind w:firstLine="709"/>
        <w:jc w:val="both"/>
        <w:rPr>
          <w:lang w:val="pt-BR"/>
        </w:rPr>
      </w:pPr>
      <w:r>
        <w:rPr>
          <w:lang w:val="pt-BR"/>
        </w:rPr>
        <w:t xml:space="preserve">{"decisao_id": "92b2a978-202b-42c9-94e8-0959453e2352", "nivel": 0.5, "validade_s": 887, "piso": 0.5, "taxa_min": 0.1}</w:t>
      </w:r>
    </w:p>
    <w:p w14:paraId="17DAA27A" w14:textId="77777777" w:rsidR="00372878" w:rsidRPr="00430DB3" w:rsidRDefault="00000000">
      <w:pPr>
        <w:spacing w:after="120" w:line="360" w:lineRule="auto"/>
        <w:ind w:firstLine="709"/>
        <w:jc w:val="both"/>
        <w:rPr>
          <w:lang w:val="pt-BR"/>
        </w:rPr>
      </w:pPr>
      <w:r>
        <w:rPr>
          <w:lang w:val="pt-BR"/>
        </w:rPr>
        <w:t xml:space="preserve">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12DA6ECD" w14:textId="77777777" w:rsidR="002A414D" w:rsidRPr="00430DB3" w:rsidRDefault="009172FF">
      <w:pPr>
        <w:spacing w:after="120" w:line="360" w:lineRule="auto"/>
        <w:ind w:firstLine="709"/>
        <w:jc w:val="both"/>
        <w:rPr>
          <w:lang w:val="pt-BR"/>
        </w:rPr>
      </w:pPr>
      <w:r>
        <w:rPr>
          <w:lang w:val="pt-BR"/>
        </w:rPr>
        <w:t xml:space="preserve">{"decisao_id": "92b2a978-202b-42c9-94e8-0959453e2352", "duty": 0.6562, "lux": 10.07, "nivel": 1.0}</w:t>
      </w:r>
    </w:p>
    <w:p w14:paraId="60D95775"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w:t>
      </w:r>
      <w:r>
        <w:rPr>
          <w:highlight w:val="yellow"/>
          <w:lang w:val="pt-BR"/>
        </w:rPr>
        <w:t xml:space="preserve">Tabela 4</w:t>
      </w:r>
      <w:r>
        <w:rPr>
          <w:highlight w:val="yellow"/>
          <w:lang w:val="pt-BR"/>
        </w:rPr>
        <w:t xml:space="preserve">,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 xml:space="preserve">taxa foi zero. O </w:t>
      </w:r>
      <w:r>
        <w:rPr>
          <w:lang w:val="pt-BR"/>
        </w:rPr>
        <w:t xml:space="preserve">Tabela 3</w:t>
      </w:r>
      <w:r>
        <w:rPr>
          <w:lang w:val="pt-BR"/>
        </w:rPr>
        <w:t xml:space="preserve">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 xml:space="preserve">Tabela 3</w:t>
      </w:r>
      <w:r>
        <w:rPr>
          <w:sz w:val="20"/>
          <w:szCs w:val="20"/>
          <w:lang w:val="pt-BR"/>
        </w:rPr>
        <w:t xml:space="preserve">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 xml:space="preserve">Pelas regras de leitura fixadas antes das execuções, três constatações decorrem do </w:t>
      </w:r>
      <w:r>
        <w:rPr>
          <w:lang w:val="pt-BR"/>
        </w:rPr>
        <w:t xml:space="preserve">Tabela 3</w:t>
      </w:r>
      <w:r>
        <w:rPr>
          <w:lang w:val="pt-BR"/>
        </w:rPr>
        <w:t xml:space="preserve">.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 xml:space="preserve">O </w:t>
      </w:r>
      <w:r>
        <w:rPr>
          <w:lang w:val="pt-BR"/>
        </w:rPr>
        <w:t xml:space="preserve">Tabela 4</w:t>
      </w:r>
      <w:r>
        <w:rPr>
          <w:lang w:val="pt-BR"/>
        </w:rPr>
        <w:t xml:space="preserve">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 xml:space="preserve">Tabela 4</w:t>
      </w:r>
      <w:r>
        <w:rPr>
          <w:sz w:val="20"/>
          <w:szCs w:val="20"/>
          <w:lang w:val="pt-BR"/>
        </w:rPr>
        <w:t xml:space="preserve">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xml:space="preserve">: relé fotocontrolador intercambiável e tomada para iluminação – especificação e ensaios. </w:t>
      </w:r>
      <w:r>
        <w:rPr>
          <w:lang w:val="pt-BR"/>
        </w:rPr>
        <w:t xml:space="preserve">Rio de Janeiro: ABNT, 2016. Versão corrigida.</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pPr>
        <w:spacing w:after="240"/>
      </w:pPr>
      <w:r>
        <w:t xml:space="preserve">PASOLINI, Gianni et al. Comprehensive assessment of context-adaptive street lighting: technical aspects, economic insights, and measurements from large-scale, long-term implementations. Sensors, v. 24, n. 18, art. 5942, 2024. DOI: 10.3390/s24185942.</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pPr>
        <w:spacing w:after="240"/>
      </w:pPr>
      <w: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Acesso em: 12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ml:space="preserve">(  X  ) Houve utilização de ferramentas de Inteligência Artificial Generativa, detalhada no </w:t>
      </w:r>
      <w:r>
        <w:rPr>
          <w:lang w:val="pt-BR"/>
        </w:rPr>
        <w:t xml:space="preserve">Quadro 19</w:t>
      </w:r>
      <w:r>
        <w:rPr>
          <w:lang w:val="pt-BR"/>
        </w:rPr>
        <w:t xml:space="preserve">.</w:t>
      </w:r>
    </w:p>
    <w:p w14:paraId="75FBC46A" w14:textId="77777777" w:rsidR="00E01C3A" w:rsidRDefault="00CC3326">
      <w:pPr>
        <w:keepNext/>
        <w:spacing w:before="260" w:after="130"/>
        <w:rPr>
          <w:lang w:val="pt-BR"/>
        </w:rPr>
      </w:pPr>
      <w:r>
        <w:rPr>
          <w:sz w:val="20"/>
          <w:szCs w:val="20"/>
          <w:lang w:val="pt-BR"/>
        </w:rPr>
        <w:t xml:space="preserve">Quadro 19</w:t>
      </w:r>
      <w:r>
        <w:rPr>
          <w:sz w:val="20"/>
          <w:szCs w:val="20"/>
          <w:lang w:val="pt-BR"/>
        </w:rPr>
        <w:t xml:space="preserve">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_____</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t>_____</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_____</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_____</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_____</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_____</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_____</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t xml:space="preserve">ferramenta, e pela ferramenta Claude Code, com execução de código no computador dos autores, no período de ___/___/2026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 xml:space="preserve">Três cuidados sustentam a verificação por terceiros. Cada protocolo de avaliação foi registrado no repositório antes da execução correspondente, e o histórico de versões atesta essa ordem pelos identificadores do </w:t>
      </w:r>
      <w:r>
        <w:rPr>
          <w:lang w:val="pt-BR"/>
        </w:rPr>
        <w:t xml:space="preserve">Quadro 20</w:t>
      </w:r>
      <w:r>
        <w:rPr>
          <w:lang w:val="pt-BR"/>
        </w:rPr>
        <w:t xml:space="preserve">.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 xml:space="preserve">Os comandos do </w:t>
      </w:r>
      <w:r>
        <w:rPr>
          <w:lang w:val="pt-BR"/>
        </w:rPr>
        <w:t xml:space="preserve">Quadro 20</w:t>
      </w:r>
      <w:r>
        <w:rPr>
          <w:lang w:val="pt-BR"/>
        </w:rPr>
        <w:t xml:space="preserve">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 xml:space="preserve">Quadro 20</w:t>
      </w:r>
      <w:r>
        <w:rPr>
          <w:sz w:val="20"/>
          <w:szCs w:val="20"/>
          <w:lang w:val="pt-BR"/>
        </w:rPr>
        <w:t xml:space="preserve">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w:t>
            </w:r>
            <w:del w:id="30000" w:author="Vitor Oliveira" w:date="2026-10-11T07:00:00Z">
              <w:r>
                <w:rPr>
                  <w:sz w:val="20"/>
                  <w:szCs w:val="20"/>
                  <w:lang w:val="pt-BR"/>
                </w:rPr>
                <w:delText xml:space="preserve">74af352</w:delText>
              </w:r>
            </w:del>
            <w:ins w:id="30001" w:author="Vitor Oliveira" w:date="2026-10-11T07:00:00Z">
              <w:r>
                <w:rPr>
                  <w:sz w:val="20"/>
                  <w:szCs w:val="20"/>
                  <w:lang w:val="pt-BR"/>
                </w:rPr>
                <w:t xml:space="preserve">840800d</w:t>
              </w:r>
            </w:ins>
            <w:r>
              <w:rPr>
                <w:sz w:val="20"/>
                <w:szCs w:val="20"/>
                <w:lang w:val="pt-BR"/>
              </w:rPr>
              <w:t xml:space="preserve">; resultado </w:t>
            </w:r>
            <w:del w:id="30002" w:author="Vitor Oliveira" w:date="2026-10-11T07:00:00Z">
              <w:r>
                <w:rPr>
                  <w:sz w:val="20"/>
                  <w:szCs w:val="20"/>
                  <w:lang w:val="pt-BR"/>
                </w:rPr>
                <w:delText xml:space="preserve">0a0164b</w:delText>
              </w:r>
            </w:del>
            <w:ins w:id="30003" w:author="Vitor Oliveira" w:date="2026-10-11T07:00:00Z">
              <w:r>
                <w:rPr>
                  <w:sz w:val="20"/>
                  <w:szCs w:val="20"/>
                  <w:lang w:val="pt-BR"/>
                </w:rPr>
                <w:t xml:space="preserve">45d1e3c</w:t>
              </w:r>
            </w:ins>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 xml:space="preserve">python -m modelo.comparar_modelos. Resultado em modelo/resultados/comparacao_modelos.json. Protocolo </w:t>
            </w:r>
            <w:del w:id="30004" w:author="Vitor Oliveira" w:date="2026-10-11T07:00:00Z">
              <w:r>
                <w:rPr>
                  <w:sz w:val="20"/>
                  <w:szCs w:val="20"/>
                  <w:lang w:val="pt-BR"/>
                </w:rPr>
                <w:delText xml:space="preserve">b8c0d91</w:delText>
              </w:r>
            </w:del>
            <w:ins w:id="30005" w:author="Vitor Oliveira" w:date="2026-10-11T07:00:00Z">
              <w:r>
                <w:rPr>
                  <w:sz w:val="20"/>
                  <w:szCs w:val="20"/>
                  <w:lang w:val="pt-BR"/>
                </w:rPr>
                <w:t xml:space="preserve">f6d306c</w:t>
              </w:r>
            </w:ins>
            <w:r>
              <w:rPr>
                <w:sz w:val="20"/>
                <w:szCs w:val="20"/>
                <w:lang w:val="pt-BR"/>
              </w:rPr>
              <w:t xml:space="preserve">; resultado </w:t>
            </w:r>
            <w:del w:id="30006" w:author="Vitor Oliveira" w:date="2026-10-11T07:00:00Z">
              <w:r>
                <w:rPr>
                  <w:sz w:val="20"/>
                  <w:szCs w:val="20"/>
                  <w:lang w:val="pt-BR"/>
                </w:rPr>
                <w:delText xml:space="preserve">14f64ed</w:delText>
              </w:r>
            </w:del>
            <w:ins w:id="30007" w:author="Vitor Oliveira" w:date="2026-10-11T07:00:00Z">
              <w:r>
                <w:rPr>
                  <w:sz w:val="20"/>
                  <w:szCs w:val="20"/>
                  <w:lang w:val="pt-BR"/>
                </w:rPr>
                <w:t xml:space="preserve">7ad1b3c</w:t>
              </w:r>
            </w:ins>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 xml:space="preserve">python -m modelo.sensibilidade_percentil. Resultado em modelo/resultados/sensibilidade_percentil.json. Protocolo </w:t>
            </w:r>
            <w:del w:id="30008" w:author="Vitor Oliveira" w:date="2026-10-11T07:00:00Z">
              <w:r>
                <w:rPr>
                  <w:sz w:val="20"/>
                  <w:szCs w:val="20"/>
                  <w:lang w:val="pt-BR"/>
                </w:rPr>
                <w:delText xml:space="preserve">a2055e4</w:delText>
              </w:r>
            </w:del>
            <w:ins w:id="30009" w:author="Vitor Oliveira" w:date="2026-10-11T07:00:00Z">
              <w:r>
                <w:rPr>
                  <w:sz w:val="20"/>
                  <w:szCs w:val="20"/>
                  <w:lang w:val="pt-BR"/>
                </w:rPr>
                <w:t xml:space="preserve">785b245</w:t>
              </w:r>
            </w:ins>
            <w:r>
              <w:rPr>
                <w:sz w:val="20"/>
                <w:szCs w:val="20"/>
                <w:lang w:val="pt-BR"/>
              </w:rPr>
              <w:t xml:space="preserve">; resultado </w:t>
            </w:r>
            <w:del w:id="30010" w:author="Vitor Oliveira" w:date="2026-10-11T07:00:00Z">
              <w:r>
                <w:rPr>
                  <w:sz w:val="20"/>
                  <w:szCs w:val="20"/>
                  <w:lang w:val="pt-BR"/>
                </w:rPr>
                <w:delText xml:space="preserve">3e50c48</w:delText>
              </w:r>
            </w:del>
            <w:ins w:id="30011" w:author="Vitor Oliveira" w:date="2026-10-11T07:00:00Z">
              <w:r>
                <w:rPr>
                  <w:sz w:val="20"/>
                  <w:szCs w:val="20"/>
                  <w:lang w:val="pt-BR"/>
                </w:rPr>
                <w:t xml:space="preserve">0d3928e</w:t>
              </w:r>
            </w:ins>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 xml:space="preserve">python -m cenarios.executar --serie, repetido com --reativo e com --degraus; python -m cenarios.aderencia_regimes. Protocolo da arquitetura </w:t>
            </w:r>
            <w:del w:id="30012" w:author="Vitor Oliveira" w:date="2026-10-11T07:00:00Z">
              <w:r>
                <w:rPr>
                  <w:sz w:val="20"/>
                  <w:szCs w:val="20"/>
                  <w:lang w:val="pt-BR"/>
                </w:rPr>
                <w:delText xml:space="preserve">9f195d6</w:delText>
              </w:r>
            </w:del>
            <w:ins w:id="30013" w:author="Vitor Oliveira" w:date="2026-10-11T07:00:00Z">
              <w:r>
                <w:rPr>
                  <w:sz w:val="20"/>
                  <w:szCs w:val="20"/>
                  <w:lang w:val="pt-BR"/>
                </w:rPr>
                <w:t xml:space="preserve">a96f3a8</w:t>
              </w:r>
            </w:ins>
            <w:r>
              <w:rPr>
                <w:sz w:val="20"/>
                <w:szCs w:val="20"/>
                <w:lang w:val="pt-BR"/>
              </w:rPr>
              <w:t xml:space="preserve">; resultado </w:t>
            </w:r>
            <w:del w:id="30014" w:author="Vitor Oliveira" w:date="2026-10-11T07:00:00Z">
              <w:r>
                <w:rPr>
                  <w:sz w:val="20"/>
                  <w:szCs w:val="20"/>
                  <w:lang w:val="pt-BR"/>
                </w:rPr>
                <w:delText xml:space="preserve">bf77548</w:delText>
              </w:r>
            </w:del>
            <w:ins w:id="30015" w:author="Vitor Oliveira" w:date="2026-10-11T07:00:00Z">
              <w:r>
                <w:rPr>
                  <w:sz w:val="20"/>
                  <w:szCs w:val="20"/>
                  <w:lang w:val="pt-BR"/>
                </w:rPr>
                <w:t xml:space="preserve">afb87b3</w:t>
              </w:r>
            </w:ins>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 xml:space="preserve">python -m cenarios.executar --pasta avaliacao_ia/zurique --serie (e avaliacao_ia/camera), nos modos do protocolo; python -m cenarios.avaliacao_ia.analisar. Protocolo </w:t>
            </w:r>
            <w:del w:id="30016" w:author="Vitor Oliveira" w:date="2026-10-11T07:00:00Z">
              <w:r>
                <w:rPr>
                  <w:sz w:val="20"/>
                  <w:szCs w:val="20"/>
                  <w:lang w:val="pt-BR"/>
                </w:rPr>
                <w:delText xml:space="preserve">d6e31d0</w:delText>
              </w:r>
            </w:del>
            <w:ins w:id="30017" w:author="Vitor Oliveira" w:date="2026-10-11T07:00:00Z">
              <w:r>
                <w:rPr>
                  <w:sz w:val="20"/>
                  <w:szCs w:val="20"/>
                  <w:lang w:val="pt-BR"/>
                </w:rPr>
                <w:t xml:space="preserve">f9f3573</w:t>
              </w:r>
            </w:ins>
            <w:r>
              <w:rPr>
                <w:sz w:val="20"/>
                <w:szCs w:val="20"/>
                <w:lang w:val="pt-BR"/>
              </w:rPr>
              <w:t xml:space="preserve">; resultados </w:t>
            </w:r>
            <w:del w:id="30018" w:author="Vitor Oliveira" w:date="2026-10-11T07:00:00Z">
              <w:r>
                <w:rPr>
                  <w:sz w:val="20"/>
                  <w:szCs w:val="20"/>
                  <w:lang w:val="pt-BR"/>
                </w:rPr>
                <w:delText xml:space="preserve">9646d4d</w:delText>
              </w:r>
            </w:del>
            <w:ins w:id="30019" w:author="Vitor Oliveira" w:date="2026-10-11T07:00:00Z">
              <w:r>
                <w:rPr>
                  <w:sz w:val="20"/>
                  <w:szCs w:val="20"/>
                  <w:lang w:val="pt-BR"/>
                </w:rPr>
                <w:t xml:space="preserve">0dcdf09</w:t>
              </w:r>
            </w:ins>
            <w:r>
              <w:rPr>
                <w:sz w:val="20"/>
                <w:szCs w:val="20"/>
                <w:lang w:val="pt-BR"/>
              </w:rPr>
              <w:t xml:space="preserve"> e </w:t>
            </w:r>
            <w:del w:id="30020" w:author="Vitor Oliveira" w:date="2026-10-11T07:00:00Z">
              <w:r>
                <w:rPr>
                  <w:sz w:val="20"/>
                  <w:szCs w:val="20"/>
                  <w:lang w:val="pt-BR"/>
                </w:rPr>
                <w:delText xml:space="preserve">222760b</w:delText>
              </w:r>
            </w:del>
            <w:ins w:id="30021" w:author="Vitor Oliveira" w:date="2026-10-11T07:00:00Z">
              <w:r>
                <w:rPr>
                  <w:sz w:val="20"/>
                  <w:szCs w:val="20"/>
                  <w:lang w:val="pt-BR"/>
                </w:rPr>
                <w:t xml:space="preserve">1793bc7</w:t>
              </w:r>
            </w:ins>
            <w:r>
              <w:rPr>
                <w:sz w:val="20"/>
                <w:szCs w:val="20"/>
                <w:lang w:val="pt-BR"/>
              </w:rPr>
              <w:t xml:space="preserve">; resultados vigentes em </w:t>
            </w:r>
            <w:del w:id="30022" w:author="Vitor Oliveira" w:date="2026-10-11T07:00:00Z">
              <w:r>
                <w:rPr>
                  <w:sz w:val="20"/>
                  <w:szCs w:val="20"/>
                  <w:lang w:val="pt-BR"/>
                </w:rPr>
                <w:delText xml:space="preserve">bf77548</w:delText>
              </w:r>
            </w:del>
            <w:ins w:id="30023" w:author="Vitor Oliveira" w:date="2026-10-11T07:00:00Z">
              <w:r>
                <w:rPr>
                  <w:sz w:val="20"/>
                  <w:szCs w:val="20"/>
                  <w:lang w:val="pt-BR"/>
                </w:rPr>
                <w:t xml:space="preserve">afb87b3</w:t>
              </w:r>
            </w:ins>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 xml:space="preserve">python -m cenarios.avaliacao_ia.deficit. Versão </w:t>
            </w:r>
            <w:del w:id="30024" w:author="Vitor Oliveira" w:date="2026-10-11T07:00:00Z">
              <w:r>
                <w:rPr>
                  <w:sz w:val="20"/>
                  <w:szCs w:val="20"/>
                  <w:lang w:val="pt-BR"/>
                </w:rPr>
                <w:delText xml:space="preserve">222760b</w:delText>
              </w:r>
            </w:del>
            <w:ins w:id="30025" w:author="Vitor Oliveira" w:date="2026-10-11T07:00:00Z">
              <w:r>
                <w:rPr>
                  <w:sz w:val="20"/>
                  <w:szCs w:val="20"/>
                  <w:lang w:val="pt-BR"/>
                </w:rPr>
                <w:t xml:space="preserve">1793bc7</w:t>
              </w:r>
            </w:ins>
            <w:r>
              <w:rPr>
                <w:sz w:val="20"/>
                <w:szCs w:val="20"/>
                <w:lang w:val="pt-BR"/>
              </w:rPr>
              <w:t xml:space="preserve">; resultados vigentes em </w:t>
            </w:r>
            <w:del w:id="30026" w:author="Vitor Oliveira" w:date="2026-10-11T07:00:00Z">
              <w:r>
                <w:rPr>
                  <w:sz w:val="20"/>
                  <w:szCs w:val="20"/>
                  <w:lang w:val="pt-BR"/>
                </w:rPr>
                <w:delText xml:space="preserve">bf77548</w:delText>
              </w:r>
            </w:del>
            <w:ins w:id="30027" w:author="Vitor Oliveira" w:date="2026-10-11T07:00:00Z">
              <w:r>
                <w:rPr>
                  <w:sz w:val="20"/>
                  <w:szCs w:val="20"/>
                  <w:lang w:val="pt-BR"/>
                </w:rPr>
                <w:t xml:space="preserve">afb87b3</w:t>
              </w:r>
            </w:ins>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 xml:space="preserve">python -m cenarios.executar --pasta avaliacao_ia/zurique --serie --previsao media-sazonal (e avaliacao_ia/camera); --pasta avaliacao_ia/ruido --serie, com e sem --degraus; python -m cenarios.avaliacao_ia.analisar_substitutos. Protocolo </w:t>
            </w:r>
            <w:del w:id="30028" w:author="Vitor Oliveira" w:date="2026-10-11T07:00:00Z">
              <w:r>
                <w:rPr>
                  <w:sz w:val="20"/>
                  <w:szCs w:val="20"/>
                  <w:lang w:val="pt-BR"/>
                </w:rPr>
                <w:delText xml:space="preserve">6bef5a1</w:delText>
              </w:r>
            </w:del>
            <w:ins w:id="30029" w:author="Vitor Oliveira" w:date="2026-10-11T07:00:00Z">
              <w:r>
                <w:rPr>
                  <w:sz w:val="20"/>
                  <w:szCs w:val="20"/>
                  <w:lang w:val="pt-BR"/>
                </w:rPr>
                <w:t xml:space="preserve">b69d78e</w:t>
              </w:r>
            </w:ins>
            <w:r>
              <w:rPr>
                <w:sz w:val="20"/>
                <w:szCs w:val="20"/>
                <w:lang w:val="pt-BR"/>
              </w:rPr>
              <w:t xml:space="preserve">; resultado </w:t>
            </w:r>
            <w:del w:id="30030" w:author="Vitor Oliveira" w:date="2026-10-11T07:00:00Z">
              <w:r>
                <w:rPr>
                  <w:sz w:val="20"/>
                  <w:szCs w:val="20"/>
                  <w:lang w:val="pt-BR"/>
                </w:rPr>
                <w:delText xml:space="preserve">b9157c0</w:delText>
              </w:r>
            </w:del>
            <w:ins w:id="30031" w:author="Vitor Oliveira" w:date="2026-10-11T07:00:00Z">
              <w:r>
                <w:rPr>
                  <w:sz w:val="20"/>
                  <w:szCs w:val="20"/>
                  <w:lang w:val="pt-BR"/>
                </w:rPr>
                <w:t xml:space="preserve">2360a2e</w:t>
              </w:r>
            </w:ins>
            <w:r>
              <w:rPr>
                <w:sz w:val="20"/>
                <w:szCs w:val="20"/>
                <w:lang w:val="pt-BR"/>
              </w:rPr>
              <w:t xml:space="preserve">; resultados vigentes em </w:t>
            </w:r>
            <w:del w:id="30032" w:author="Vitor Oliveira" w:date="2026-10-11T07:00:00Z">
              <w:r>
                <w:rPr>
                  <w:sz w:val="20"/>
                  <w:szCs w:val="20"/>
                  <w:lang w:val="pt-BR"/>
                </w:rPr>
                <w:delText xml:space="preserve">bf77548</w:delText>
              </w:r>
            </w:del>
            <w:ins w:id="30033" w:author="Vitor Oliveira" w:date="2026-10-11T07:00:00Z">
              <w:r>
                <w:rPr>
                  <w:sz w:val="20"/>
                  <w:szCs w:val="20"/>
                  <w:lang w:val="pt-BR"/>
                </w:rPr>
                <w:t xml:space="preserve">afb87b3</w:t>
              </w:r>
            </w:ins>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Tabela 4</w:t>
            </w:r>
            <w:r>
              <w:rPr>
                <w:sz w:val="20"/>
                <w:szCs w:val="20"/>
              </w:rPr>
              <w:t xml:space="preserve">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 xml:space="preserve">python -m modelo.experimento_zurique; python -m modelo.conferencia_zurique. Protocolo </w:t>
            </w:r>
            <w:del w:id="30034" w:author="Vitor Oliveira" w:date="2026-10-11T07:00:00Z">
              <w:r>
                <w:rPr>
                  <w:sz w:val="20"/>
                  <w:szCs w:val="20"/>
                  <w:lang w:val="pt-BR"/>
                </w:rPr>
                <w:delText xml:space="preserve">3704564</w:delText>
              </w:r>
            </w:del>
            <w:ins w:id="30035" w:author="Vitor Oliveira" w:date="2026-10-11T07:00:00Z">
              <w:r>
                <w:rPr>
                  <w:sz w:val="20"/>
                  <w:szCs w:val="20"/>
                  <w:lang w:val="pt-BR"/>
                </w:rPr>
                <w:t xml:space="preserve">25a1ef5</w:t>
              </w:r>
            </w:ins>
            <w:r>
              <w:rPr>
                <w:sz w:val="20"/>
                <w:szCs w:val="20"/>
                <w:lang w:val="pt-BR"/>
              </w:rPr>
              <w:t xml:space="preserve">; resultados </w:t>
            </w:r>
            <w:del w:id="30036" w:author="Vitor Oliveira" w:date="2026-10-11T07:00:00Z">
              <w:r>
                <w:rPr>
                  <w:sz w:val="20"/>
                  <w:szCs w:val="20"/>
                  <w:lang w:val="pt-BR"/>
                </w:rPr>
                <w:delText xml:space="preserve">057728a</w:delText>
              </w:r>
            </w:del>
            <w:ins w:id="30037" w:author="Vitor Oliveira" w:date="2026-10-11T07:00:00Z">
              <w:r>
                <w:rPr>
                  <w:sz w:val="20"/>
                  <w:szCs w:val="20"/>
                  <w:lang w:val="pt-BR"/>
                </w:rPr>
                <w:t xml:space="preserve">c2a31de</w:t>
              </w:r>
            </w:ins>
            <w:r>
              <w:rPr>
                <w:sz w:val="20"/>
                <w:szCs w:val="20"/>
                <w:lang w:val="pt-BR"/>
              </w:rPr>
              <w:t xml:space="preserve"> e </w:t>
            </w:r>
            <w:del w:id="30038" w:author="Vitor Oliveira" w:date="2026-10-11T07:00:00Z">
              <w:r>
                <w:rPr>
                  <w:sz w:val="20"/>
                  <w:szCs w:val="20"/>
                  <w:lang w:val="pt-BR"/>
                </w:rPr>
                <w:delText xml:space="preserve">5e79af1</w:delText>
              </w:r>
            </w:del>
            <w:ins w:id="30039" w:author="Vitor Oliveira" w:date="2026-10-11T07:00:00Z">
              <w:r>
                <w:rPr>
                  <w:sz w:val="20"/>
                  <w:szCs w:val="20"/>
                  <w:lang w:val="pt-BR"/>
                </w:rPr>
                <w:t xml:space="preserve">e84046f</w:t>
              </w:r>
            </w:ins>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 xml:space="preserve">python -m cenarios.executar --pasta avaliacao_ia/suavidade --serie, repetido com --degraus e com --degraus --histerese 0.05; python -m cenarios.avaliacao_ia.analisar_suavidade. Protocolo </w:t>
            </w:r>
            <w:del w:id="30040" w:author="Vitor Oliveira" w:date="2026-10-11T07:00:00Z">
              <w:r>
                <w:rPr>
                  <w:sz w:val="20"/>
                  <w:szCs w:val="20"/>
                  <w:lang w:val="pt-BR"/>
                </w:rPr>
                <w:delText xml:space="preserve">1f376d9</w:delText>
              </w:r>
            </w:del>
            <w:ins w:id="30041" w:author="Vitor Oliveira" w:date="2026-10-11T07:00:00Z">
              <w:r>
                <w:rPr>
                  <w:sz w:val="20"/>
                  <w:szCs w:val="20"/>
                  <w:lang w:val="pt-BR"/>
                </w:rPr>
                <w:t xml:space="preserve">32debde</w:t>
              </w:r>
            </w:ins>
            <w:r>
              <w:rPr>
                <w:sz w:val="20"/>
                <w:szCs w:val="20"/>
                <w:lang w:val="pt-BR"/>
              </w:rPr>
              <w:t xml:space="preserve">; resultado </w:t>
            </w:r>
            <w:del w:id="30042" w:author="Vitor Oliveira" w:date="2026-10-11T07:00:00Z">
              <w:r>
                <w:rPr>
                  <w:sz w:val="20"/>
                  <w:szCs w:val="20"/>
                  <w:lang w:val="pt-BR"/>
                </w:rPr>
                <w:delText xml:space="preserve">b0f1586</w:delText>
              </w:r>
            </w:del>
            <w:ins w:id="30043" w:author="Vitor Oliveira" w:date="2026-10-11T07:00:00Z">
              <w:r>
                <w:rPr>
                  <w:sz w:val="20"/>
                  <w:szCs w:val="20"/>
                  <w:lang w:val="pt-BR"/>
                </w:rPr>
                <w:t xml:space="preserve">e61c315</w:t>
              </w:r>
            </w:ins>
            <w:r>
              <w:rPr>
                <w:sz w:val="20"/>
                <w:szCs w:val="20"/>
                <w:lang w:val="pt-BR"/>
              </w:rPr>
              <w:t xml:space="preserve">; resultados vigentes em </w:t>
            </w:r>
            <w:del w:id="30044" w:author="Vitor Oliveira" w:date="2026-10-11T07:00:00Z">
              <w:r>
                <w:rPr>
                  <w:sz w:val="20"/>
                  <w:szCs w:val="20"/>
                  <w:lang w:val="pt-BR"/>
                </w:rPr>
                <w:delText xml:space="preserve">bf77548</w:delText>
              </w:r>
            </w:del>
            <w:ins w:id="30045" w:author="Vitor Oliveira" w:date="2026-10-11T07:00:00Z">
              <w:r>
                <w:rPr>
                  <w:sz w:val="20"/>
                  <w:szCs w:val="20"/>
                  <w:lang w:val="pt-BR"/>
                </w:rPr>
                <w:t xml:space="preserve">afb87b3</w:t>
              </w:r>
            </w:ins>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 xml:space="preserve">python -m bancada.calibrar teto; python -m bancada.calibrar completa --vm --comprimento-cm 6. Registro em bancada/resultados/sessao_113.json. Versão </w:t>
            </w:r>
            <w:del w:id="30046" w:author="Vitor Oliveira" w:date="2026-10-11T07:00:00Z">
              <w:r>
                <w:rPr>
                  <w:sz w:val="20"/>
                  <w:szCs w:val="20"/>
                  <w:lang w:val="pt-BR"/>
                </w:rPr>
                <w:delText xml:space="preserve">d6243c7</w:delText>
              </w:r>
            </w:del>
            <w:ins w:id="30047" w:author="Vitor Oliveira" w:date="2026-10-11T07:00:00Z">
              <w:r>
                <w:rPr>
                  <w:sz w:val="20"/>
                  <w:szCs w:val="20"/>
                  <w:lang w:val="pt-BR"/>
                </w:rPr>
                <w:t xml:space="preserve">a63a7ce</w:t>
              </w:r>
            </w:ins>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 xml:space="preserve">python -m bancada.sessao_ct latencia, piso e credencial; CT16 com comandos provocados e python -m bancada.sessao_ct alertas; CT18 com o registro da porta serial. Registros em bancada/resultados/ct*_20261010*. Versões </w:t>
            </w:r>
            <w:del w:id="30048" w:author="Vitor Oliveira" w:date="2026-10-11T07:00:00Z">
              <w:r>
                <w:rPr>
                  <w:sz w:val="20"/>
                  <w:szCs w:val="20"/>
                  <w:lang w:val="pt-BR"/>
                </w:rPr>
                <w:delText xml:space="preserve">cae9a11</w:delText>
              </w:r>
            </w:del>
            <w:ins w:id="30049" w:author="Vitor Oliveira" w:date="2026-10-11T07:00:00Z">
              <w:r>
                <w:rPr>
                  <w:sz w:val="20"/>
                  <w:szCs w:val="20"/>
                  <w:lang w:val="pt-BR"/>
                </w:rPr>
                <w:t xml:space="preserve">1d7b3f7</w:t>
              </w:r>
            </w:ins>
            <w:r>
              <w:rPr>
                <w:sz w:val="20"/>
                <w:szCs w:val="20"/>
                <w:lang w:val="pt-BR"/>
              </w:rPr>
              <w:t xml:space="preserve"> e </w:t>
            </w:r>
            <w:del w:id="30050" w:author="Vitor Oliveira" w:date="2026-10-11T07:00:00Z">
              <w:r>
                <w:rPr>
                  <w:sz w:val="20"/>
                  <w:szCs w:val="20"/>
                  <w:lang w:val="pt-BR"/>
                </w:rPr>
                <w:delText xml:space="preserve">0ec9d77</w:delText>
              </w:r>
            </w:del>
            <w:ins w:id="30051" w:author="Vitor Oliveira" w:date="2026-10-11T07:00:00Z">
              <w:r>
                <w:rPr>
                  <w:sz w:val="20"/>
                  <w:szCs w:val="20"/>
                  <w:lang w:val="pt-BR"/>
                </w:rPr>
                <w:t xml:space="preserve">396076b</w:t>
              </w:r>
            </w:ins>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 xml:space="preserve">Resultado em bancada/resultados/energia_bancada_rampa_20261010.json. Versão </w:t>
            </w:r>
            <w:del w:id="30052" w:author="Vitor Oliveira" w:date="2026-10-11T07:00:00Z">
              <w:r>
                <w:rPr>
                  <w:sz w:val="20"/>
                  <w:szCs w:val="20"/>
                  <w:lang w:val="pt-BR"/>
                </w:rPr>
                <w:delText xml:space="preserve">cae9a11</w:delText>
              </w:r>
            </w:del>
            <w:ins w:id="30053" w:author="Vitor Oliveira" w:date="2026-10-11T07:00:00Z">
              <w:r>
                <w:rPr>
                  <w:sz w:val="20"/>
                  <w:szCs w:val="20"/>
                  <w:lang w:val="pt-BR"/>
                </w:rPr>
                <w:t xml:space="preserve">1d7b3f7</w:t>
              </w:r>
            </w:ins>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