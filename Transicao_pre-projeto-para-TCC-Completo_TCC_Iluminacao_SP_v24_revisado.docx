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del w:id="30000" w:author="Vitor Oliveira" w:date="2026-10-10T23:00:00Z">
        <w:r>
          <w:rPr>
            <w:lang w:val="pt-BR"/>
          </w:rPr>
          <w:delText xml:space="preserve">alcança duas fontes nominalmente identificadas. A primeira é a publicação normativa</w:delText>
        </w:r>
      </w:del>
      <w:ins w:id="30001" w:author="Vitor Oliveira" w:date="2026-10-10T23:00:00Z">
        <w:r>
          <w:rPr>
            <w:lang w:val="pt-BR"/>
          </w:rPr>
          <w:t xml:space="preserve">alcança uma fonte nominalmente identificada: a publicação normativa</w:t>
        </w:r>
      </w:ins>
      <w:r>
        <w:rPr>
          <w:lang w:val="pt-BR"/>
        </w:rPr>
        <w:t xml:space="preserve"> da Commission Internationale de l'Éclairage sobre iluminação viária, de 2010: documento técnico normativo não se avalia pela data de publicação, e sim pela vigência, e a edição citada é a que permanece em vigor.</w:t>
      </w:r>
      <w:del w:id="30002" w:author="Vitor Oliveira" w:date="2026-10-10T23:00:00Z">
        <w:r>
          <w:rPr>
            <w:lang w:val="pt-BR"/>
          </w:rPr>
          <w:delText xml:space="preserve"> A segunda é o relato da plataforma SmartSantander, de 2014, que comparece exclusivamente como precedente histórico de infraestrutura urbana de sensoriamento efetivamente implantada — uso em que a anterioridade é a própria qualidade pertinente. De nenhuma das duas se extrai</w:delText>
        </w:r>
      </w:del>
      <w:ins w:id="30003" w:author="Vitor Oliveira" w:date="2026-10-10T23:00:00Z">
        <w:r>
          <w:rPr>
            <w:lang w:val="pt-BR"/>
          </w:rPr>
          <w:t xml:space="preserve"> Dela não se extrai</w:t>
        </w:r>
      </w:ins>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del w:id="30005" w:author="Vitor Oliveira" w:date="2026-10-10T23:00:00Z"/>
          <w:lang w:val="pt-BR"/>
        </w:rPr>
      </w:pPr>
      <w:del w:id="30004" w:author="Vitor Oliveira" w:date="2026-10-10T23:00:00Z">
        <w:r>
          <w:rPr>
            <w:lang w:val="pt-BR"/>
          </w:rPr>
          <w:delTex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delText>
        </w:r>
      </w:del>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como obstáculo à integração,</w:t>
      </w:r>
      <w:r>
        <w:rPr>
          <w:lang w:val="pt-BR"/>
        </w:rPr>
        <w:t xml:space="preserve"> e que a especificação da interface é o instrumento pelo qual essa fragmentação se resolve. </w:t>
      </w:r>
      <w:r>
        <w:rPr>
          <w:lang w:val="pt-BR"/>
        </w:rPr>
        <w:t xml:space="preserve">Reia e Cruz (2023), examinando a agenda brasileira de cidades inteligentes, registram o peso de atores corporativos em sua condução, inclusive de consultorias privadas na elaboração de planos municipais.</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del w:id="30006" w:author="Vitor Oliveira" w:date="2026-10-10T23:00:00Z">
        <w:r>
          <w:rPr>
            <w:lang w:val="pt-BR"/>
          </w:rPr>
          <w:delText xml:space="preserve">dados de câmeras, sensores acústicos e meteorologia alimentam perfis que acionam cenários dinâmicos de iluminação há mais de uma década</w:delText>
        </w:r>
      </w:del>
      <w:ins w:id="30007" w:author="Vitor Oliveira" w:date="2026-10-10T23:00:00Z">
        <w:r>
          <w:rPr>
            <w:lang w:val="pt-BR"/>
          </w:rPr>
          <w:t xml:space="preserve">dados de câmeras e de sensores acústicos alimentam perfis que acionam cenários dinâmicos de iluminação</w:t>
        </w:r>
      </w:ins>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sete já existem: </w:t>
      </w:r>
      <w:r>
        <w:rPr>
          <w:lang w:val="pt-BR"/>
        </w:rPr>
        <w:t xml:space="preserve">estão contratados ou normalizados,</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não iluminância;</w:t>
            </w:r>
            <w:r>
              <w:rPr>
                <w:sz w:val="20"/>
                <w:szCs w:val="20"/>
                <w:lang w:val="pt-BR"/>
              </w:rPr>
              <w:t xml:space="preserve">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com queda máxima</w:t>
            </w:r>
            <w:r>
              <w:rPr>
                <w:sz w:val="20"/>
                <w:szCs w:val="20"/>
              </w:rPr>
              <w:t xml:space="preserve">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del w:id="30009" w:author="Vitor Oliveira" w:date="2026-10-10T23:00:00Z">
        <w:r>
          <w:rPr>
            <w:lang w:val="pt-BR"/>
          </w:rPr>
          <w:delText xml:space="preserve">é o arranjo do Array of Things, em Chicago (CATLETT et al., 2017), e reforça</w:delText>
        </w:r>
      </w:del>
      <w:ins w:id="30010" w:author="Vitor Oliveira" w:date="2026-10-10T23:00:00Z">
        <w:r>
          <w:rPr>
            <w:lang w:val="pt-BR"/>
          </w:rPr>
          <w:t xml:space="preserve">reforça</w:t>
        </w:r>
      </w:ins>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cerca de 1 %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Mais recentemente, a troca da série de treino (3.6) mudou os tercis e a largura das rampas, sem mudar as sete regras.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máxima de 0,0083 do fluxo pleno por passo,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del w:id="30008" w:author="Vitor Oliveira" w:date="2026-10-10T23:00:00Z">
              <w:r>
                <w:rPr>
                  <w:sz w:val="20"/>
                  <w:szCs w:val="20"/>
                  <w:lang w:val="pt-BR"/>
                </w:rPr>
                <w:delText xml:space="preserve">; resumo na origem, como no Array of Things (2.2)</w:delText>
              </w:r>
            </w:del>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por 10 min em cada um,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rPr>
          <w:del w:id="30014" w:author="Vitor Oliveira" w:date="2026-10-10T23:00:00Z"/>
        </w:rPr>
      </w:pPr>
      <w:del w:id="30011" w:author="Vitor Oliveira" w:date="2026-10-10T23:00:00Z">
        <w:r>
          <w:delTex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delText>
        </w:r>
      </w:del>
      <w:del w:id="30012" w:author="Vitor Oliveira" w:date="2026-10-10T23:00:00Z">
        <w:r>
          <w:rPr>
            <w:b/>
            <w:bCs/>
          </w:rPr>
          <w:delText>Proceedings [...]</w:delText>
        </w:r>
      </w:del>
      <w:del w:id="30013" w:author="Vitor Oliveira" w:date="2026-10-10T23:00:00Z">
        <w:r>
          <w:delText>. New York: ACM, 2017. p. 26-33. DOI: 10.1145/3063386.3063771.</w:delText>
        </w:r>
      </w:del>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del w:id="30019" w:author="Vitor Oliveira" w:date="2026-10-10T23:00:00Z"/>
          <w:lang w:val="pt-BR"/>
        </w:rPr>
      </w:pPr>
      <w:del w:id="30015" w:author="Vitor Oliveira" w:date="2026-10-10T23:00:00Z">
        <w:r>
          <w:delText xml:space="preserve">SANCHEZ, Luis; MUÑOZ, Luis; GALACHE, José Antonio; SOTRES, Pablo; SANTANA, Juan R.; GUTIERREZ, Veronica; RAMDHANY, Rasheed; GLUHAK, Alex; KRCO, Srdjan; THEODORIDIS, Evangelos; PFISTERER, Dennis. SmartSantander: IoT experimentation over a smart city testbed. </w:delText>
        </w:r>
      </w:del>
      <w:del w:id="30016" w:author="Vitor Oliveira" w:date="2026-10-10T23:00:00Z">
        <w:r>
          <w:rPr>
            <w:b/>
            <w:bCs/>
          </w:rPr>
          <w:delText>Computer Networks</w:delText>
        </w:r>
      </w:del>
      <w:del w:id="30017" w:author="Vitor Oliveira" w:date="2026-10-10T23:00:00Z">
        <w:r>
          <w:delText xml:space="preserve">, v. 61, p. 217-238, 2014. </w:delText>
        </w:r>
      </w:del>
      <w:del w:id="30018" w:author="Vitor Oliveira" w:date="2026-10-10T23:00:00Z">
        <w:r>
          <w:rPr>
            <w:lang w:val="pt-BR"/>
          </w:rPr>
          <w:delText>DOI: 10.1016/j.bjp.2013.12.020.</w:delText>
        </w:r>
      </w:del>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item 71 para a arquitetura de implantação e </w:t>
      </w:r>
      <w:r>
        <w:rPr>
          <w:lang w:val="pt-BR"/>
        </w:rPr>
        <w:t xml:space="preserve">item 72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