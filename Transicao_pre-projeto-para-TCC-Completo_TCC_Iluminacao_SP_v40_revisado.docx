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pPr>
      <w:r>
        <w:rPr>
          <w:lang w:val="pt-BR"/>
        </w:rPr>
        <w:t xml:space="preserve">Figura 1 – Nó de demonstração montado</w:t>
      </w:r>
    </w:p>
    <w:p>
      <w:pPr>
        <w:tabs>
          <w:tab w:val="right" w:leader="dot" w:pos="9071"/>
        </w:tabs>
        <w:spacing w:after="100"/>
      </w:pPr>
      <w:r>
        <w:rPr>
          <w:lang w:val="pt-BR"/>
        </w:rPr>
        <w:t xml:space="preserve">Figura 2 – Interior do anteparo: luminária em uma extremidade e sensor na outra</w:t>
      </w:r>
    </w:p>
    <w:p w14:paraId="11D49E92" w14:textId="77777777" w:rsidR="00E01C3A" w:rsidRDefault="00CC3326">
      <w:pPr>
        <w:tabs>
          <w:tab w:val="right" w:leader="dot" w:pos="9071"/>
        </w:tabs>
        <w:spacing w:after="100"/>
        <w:rPr>
          <w:lang w:val="pt-BR"/>
        </w:rPr>
      </w:pPr>
      <w:r>
        <w:rPr>
          <w:lang w:val="pt-BR"/>
        </w:rPr>
        <w:t xml:space="preserve">Figura 3</w:t>
      </w:r>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 xml:space="preserve">Figura 4</w:t>
      </w:r>
      <w:r>
        <w:rPr>
          <w:lang w:val="pt-BR"/>
        </w:rPr>
        <w:t xml:space="preserve"> – Sequência de mensagens de uma decisão</w:t>
      </w:r>
    </w:p>
    <w:p w14:paraId="71A63DFD" w14:textId="77777777" w:rsidR="00E01C3A" w:rsidRDefault="00CC3326">
      <w:pPr>
        <w:tabs>
          <w:tab w:val="right" w:leader="dot" w:pos="9071"/>
        </w:tabs>
        <w:spacing w:after="100"/>
        <w:rPr>
          <w:lang w:val="pt-BR"/>
        </w:rPr>
      </w:pPr>
      <w:r>
        <w:rPr>
          <w:lang w:val="pt-BR"/>
        </w:rPr>
        <w:t xml:space="preserve">Figura 5</w:t>
      </w:r>
      <w:r>
        <w:rPr>
          <w:lang w:val="pt-BR"/>
        </w:rPr>
        <w:t xml:space="preserve"> – Diagrama entidade-relacionamento do banco de dados</w:t>
      </w:r>
      <w:r>
        <w:rPr>
          <w:lang w:val="pt-BR"/>
        </w:rPr>
        <w:tab/>
        <w:t>70</w:t>
      </w:r>
    </w:p>
    <w:p>
      <w:pPr>
        <w:tabs>
          <w:tab w:val="right" w:leader="dot" w:pos="9071"/>
        </w:tabs>
        <w:spacing w:after="100"/>
      </w:pPr>
      <w:r>
        <w:rPr>
          <w:lang w:val="pt-BR"/>
        </w:rPr>
        <w:t xml:space="preserve">Figura 6 – Vista posterior do nó de demonstração</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3</w:t>
      </w:r>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r>
        <w:rPr>
          <w:lang w:val="pt-BR"/>
        </w:rPr>
        <w:t xml:space="preserve">O Quadro 4 lista seus elementos, e a Figura 1 mostra o nó montado.</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pPr>
      <w:r>
        <w:rPr>
          <w:sz w:val="20"/>
          <w:szCs w:val="20"/>
          <w:lang w:val="pt-BR"/>
        </w:rPr>
        <w:t xml:space="preserve">Figura 1 – Nó de demonstração montado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r>
        <w:rPr>
          <w:lang w:val="pt-BR"/>
        </w:rPr>
        <w:t xml:space="preserve">com a luminária em uma extremidade e o sensor na outra (Figura 2).</w:t>
      </w:r>
      <w:r>
        <w:rPr>
          <w:lang w:val="pt-BR"/>
        </w:rPr>
        <w:t xml:space="preserve"> A providência não é expediente de conveniência: é condição para que a grandeza medida seja a iluminância produzida pelo nó.</w:t>
      </w:r>
    </w:p>
    <w:p>
      <w:pPr>
        <w:keepNext/>
        <w:spacing w:before="130" w:after="60"/>
        <w:jc w:val="center"/>
      </w:pPr>
      <w:r>
        <w:rPr>
          <w:sz w:val="20"/>
          <w:szCs w:val="20"/>
          <w:lang w:val="pt-BR"/>
        </w:rPr>
        <w:t xml:space="preserve">Figura 2 – Interior do anteparo: luminária em uma extremidade e sensor na outra</w:t>
      </w:r>
    </w:p>
    <w:p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433385"/>
                    </a:xfrm>
                    <a:prstGeom prst="rect">
                      <a:avLst/>
                    </a:prstGeom>
                  </pic:spPr>
                </pic:pic>
              </a:graphicData>
            </a:graphic>
          </wp:inline>
        </w:drawing>
      </w:r>
    </w:p>
    <w:p>
      <w:pPr>
        <w:spacing w:after="280"/>
        <w:jc w:val="center"/>
      </w:pPr>
      <w:r>
        <w:rPr>
          <w:sz w:val="20"/>
          <w:szCs w:val="20"/>
          <w:lang w:val="pt-BR"/>
        </w:rPr>
        <w:t xml:space="preserve">Fonte: Acervo dos autores (2026).</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r>
        <w:rPr>
          <w:lang w:val="pt-BR"/>
        </w:rPr>
        <w:t xml:space="preserve">Figura 3</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r>
        <w:rPr>
          <w:sz w:val="20"/>
          <w:szCs w:val="20"/>
          <w:lang w:val="pt-BR"/>
        </w:rPr>
        <w:t xml:space="preserve">Figura 3</w:t>
      </w:r>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5</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 xml:space="preserve">Ciclo de trabalho aplicado, iluminância medida e estado do nó antes do comando,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 xml:space="preserve">Ciclo de trabalho efetivamente aplicado, nível que o nó aplicava ao responder, </w:t>
            </w:r>
            <w:r>
              <w:rPr>
                <w:sz w:val="20"/>
                <w:szCs w:val="20"/>
                <w:lang w:val="pt-BR"/>
              </w:rPr>
              <w:t xml:space="preserve">iluminância medida, nível e última iluminância lida no instante em que o comando chegou, antes de aplicá-lo,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r>
        <w:rPr>
          <w:sz w:val="20"/>
          <w:szCs w:val="20"/>
          <w:lang w:val="pt-BR"/>
        </w:rPr>
        <w:t xml:space="preserve">Figura 4</w:t>
      </w:r>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 xml:space="preserve">(8) Telemetria. O nó publica o ciclo de trabalho aplicado, </w:t>
      </w:r>
      <w:r>
        <w:rPr>
          <w:lang w:val="pt-BR"/>
        </w:rPr>
        <w:t xml:space="preserve">a iluminância medida, o estado em que estava quando o comando chegou — nível e última iluminância lida —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w:t>
      </w:r>
      <w:r>
        <w:rPr>
          <w:lang w:val="pt-BR"/>
        </w:rPr>
        <w:t xml:space="preserve">como exige o caso de teste CT18 (3.12.9). O exemplo é anterior à inclusão, na telemetria, do estado do nó antes do comando (3.13.2), e por isso a carga acima não o traz.</w:t>
      </w:r>
      <w:r>
        <w:rPr>
          <w:lang w:val="pt-BR"/>
        </w:rPr>
        <w:t xml:space="preserve">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pPr>
        <w:spacing w:after="120" w:line="360" w:lineRule="auto"/>
        <w:ind w:firstLine="709"/>
        <w:jc w:val="both"/>
      </w:pPr>
      <w:del w:id="30000" w:author="Vitor Oliveira" w:date="2026-10-11T13:00:00Z">
        <w:r>
          <w:rPr>
            <w:highlight w:val="yellow"/>
            <w:lang w:val="pt-BR"/>
          </w:rPr>
          <w:delText xml:space="preserve">Depois da sessão, a telemetria passou a levar também o estado do nó no instante em que o comando chega, antes de aplicá-lo (3.13.2), e a mudança foi verificada no mesmo dia, com o mesmo nó.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O nó desceu em rampa e, 5 min 40 s depois, uma ocorrência de segurança levou o nível ao pleno. A telemetria dessa decisão registrou o nível 1,000 e 10,98 lux, junto do estado anterior, de 0,625 e 6,79 lux: o ponto em que a rampa terminou, que antes só ficava na saída serial do nó, ficou registrado no banco. A iluminância anterior ficou 8,6 % acima da esperada para 0,625, o que se atribui à luz do dia no recinto; o ensaio não se destinava a aferir a luz, e sim o registro do estado.</w:delText>
        </w:r>
      </w:del>
      <w:ins w:id="30001" w:author="Vitor Oliveira" w:date="2026-10-11T13:00:00Z">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ins>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 xml:space="preserve">Carimbo de tempo; ponto de luz; decisão correspondente; ciclo de trabalho aplicado; iluminância medida; </w:t>
            </w:r>
            <w:r>
              <w:rPr>
                <w:sz w:val="20"/>
                <w:szCs w:val="20"/>
                <w:lang w:val="pt-BR"/>
              </w:rPr>
              <w:t xml:space="preserve">nível que o nó aplicava ao responder; nível e iluminância antes do comando;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r>
        <w:rPr>
          <w:sz w:val="20"/>
          <w:szCs w:val="20"/>
          <w:lang w:val="pt-BR"/>
        </w:rPr>
        <w:t xml:space="preserve">Figura 5</w:t>
      </w:r>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5035955"/>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w:t>
      </w:r>
      <w:r>
        <w:rPr>
          <w:lang w:val="pt-BR"/>
        </w:rPr>
        <w:t xml:space="preserve">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w:t>
      </w:r>
      <w:r>
        <w:rPr>
          <w:lang w:val="pt-BR"/>
        </w:rPr>
        <w:t xml:space="preserv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 xml:space="preserve">Identificador; decisão, única; ponto; sessão; instantes de medição e de recebimento; ciclo de trabalho entre 0 e 1; iluminância não negativa; </w:t>
            </w:r>
            <w:r>
              <w:rPr>
                <w:sz w:val="20"/>
                <w:szCs w:val="20"/>
                <w:lang w:val="pt-BR"/>
              </w:rPr>
              <w:t xml:space="preserve">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proofErr w:type="spellEnd"/>
            <w:r>
              <w:rPr>
                <w:sz w:val="20"/>
                <w:szCs w:val="20"/>
              </w:rPr>
              <w:t xml:space="preserve">Figuras 3, 4 e 5</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C708F0" w14:paraId="106204D9" w14:textId="77777777">
        <w:trPr/>
        <w:tc>
          <w:tcPr>
            <w:tcW w:w="1900" w:type="dxa"/>
            <w:tcMar>
              <w:top w:w="70" w:type="dxa"/>
              <w:left w:w="90" w:type="dxa"/>
              <w:bottom w:w="70" w:type="dxa"/>
              <w:right w:w="90" w:type="dxa"/>
            </w:tcMar>
          </w:tcPr>
          <w:p w14:paraId="3515AAB4" w14:textId="77777777" w:rsidR="00E01C3A" w:rsidRPr="00430DB3" w:rsidRDefault="00CC3326">
            <w:pPr/>
            <w:r>
              <w:rPr>
                <w:sz w:val="20"/>
                <w:szCs w:val="20"/>
                <w:lang w:val="pt-BR"/>
              </w:rPr>
              <w:t xml:space="preserve">3.12.9 — estado do nó antes do comando</w:t>
            </w:r>
          </w:p>
        </w:tc>
        <w:tc>
          <w:tcPr>
            <w:tcW w:w="3000" w:type="dxa"/>
            <w:tcMar>
              <w:top w:w="70" w:type="dxa"/>
              <w:left w:w="90" w:type="dxa"/>
              <w:bottom w:w="70" w:type="dxa"/>
              <w:right w:w="90" w:type="dxa"/>
            </w:tcMar>
          </w:tcPr>
          <w:p w14:paraId="1B429DB3" w14:textId="77777777" w:rsidR="00E01C3A" w:rsidRPr="00430DB3" w:rsidRDefault="00CC3326">
            <w:pPr/>
            <w:r>
              <w:rPr>
                <w:sz w:val="20"/>
                <w:szCs w:val="20"/>
                <w:lang w:val="pt-BR"/>
              </w:rPr>
              <w:t xml:space="preserve">bancada/teste_estado_antes.py; nó de bancada ligado ao ambiente implantado</w:t>
            </w:r>
          </w:p>
        </w:tc>
        <w:tc>
          <w:tcPr>
            <w:tcW w:w="4171" w:type="dxa"/>
            <w:tcMar>
              <w:top w:w="70" w:type="dxa"/>
              <w:left w:w="90" w:type="dxa"/>
              <w:bottom w:w="70" w:type="dxa"/>
              <w:right w:w="90" w:type="dxa"/>
            </w:tcMar>
          </w:tcPr>
          <w:p w14:paraId="65A89B7D" w14:textId="77777777" w:rsidR="00E01C3A" w:rsidRPr="00430DB3" w:rsidRDefault="00CC3326">
            <w:pPr/>
            <w:r>
              <w:rPr>
                <w:sz w:val="20"/>
                <w:szCs w:val="20"/>
                <w:lang w:val="pt-BR"/>
              </w:rPr>
              <w:t xml:space="preserve">python -m bancada.teste_estado_antes. Registro em bancada/resultados/estado_antes_20261010.json. </w:t>
            </w:r>
            <w:del w:id="30002" w:author="Vitor Oliveira" w:date="2026-10-11T13:00:00Z">
              <w:r>
                <w:rPr>
                  <w:sz w:val="20"/>
                  <w:szCs w:val="20"/>
                  <w:lang w:val="pt-BR"/>
                </w:rPr>
                <w:delText xml:space="preserve">Versão 3f94fe4</w:delText>
              </w:r>
            </w:del>
            <w:ins w:id="30003" w:author="Vitor Oliveira" w:date="2026-10-11T13:00:00Z">
              <w:r>
                <w:rPr>
                  <w:sz w:val="20"/>
                  <w:szCs w:val="20"/>
                  <w:lang w:val="pt-BR"/>
                </w:rPr>
                <w:t xml:space="preserve">Versão a03a21f</w:t>
              </w:r>
            </w:ins>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pPr>
      <w:r>
        <w:rPr>
          <w:lang w:val="pt-BR"/>
        </w:rPr>
        <w:t xml:space="preserve">APÊNDICE C — REGISTRO FOTOGRÁFICO DO NÓ DE BANCADA</w:t>
      </w:r>
    </w:p>
    <w:p>
      <w:pPr>
        <w:spacing w:after="120" w:line="360" w:lineRule="auto"/>
        <w:ind w:firstLine="709"/>
        <w:jc w:val="both"/>
      </w:pPr>
      <w:r>
        <w:rPr>
          <w:lang w:val="pt-BR"/>
        </w:rPr>
        <w:t xml:space="preserve">A Figura 6 complementa as Figuras 1 e 2 com a vista posterior do nó de demonstração, em que aparecem a passagem do cabo de alimentação da fita pela parede do anteparo e a posição do sensor na face oposta.</w:t>
      </w:r>
    </w:p>
    <w:p>
      <w:pPr>
        <w:keepNext/>
        <w:spacing w:before="130" w:after="60"/>
        <w:jc w:val="center"/>
      </w:pPr>
      <w:r>
        <w:rPr>
          <w:sz w:val="20"/>
          <w:szCs w:val="20"/>
          <w:lang w:val="pt-BR"/>
        </w:rPr>
        <w:t xml:space="preserve">Figura 6 – Vista posterior do nó de demonstração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