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D1B9" w14:textId="77777777" w:rsidR="006B1E66" w:rsidRPr="000F5B8B" w:rsidRDefault="00CC3326">
      <w:pPr>
        <w:spacing w:line="360" w:lineRule="auto"/>
        <w:jc w:val="center"/>
        <w:rPr>
          <w:lang w:val="pt-BR"/>
        </w:rPr>
      </w:pPr>
      <w:r>
        <w:rPr>
          <w:b/>
          <w:bCs/>
          <w:lang w:val="pt-BR"/>
        </w:rPr>
        <w:t>UNIVERSIDADE PAULISTA – UNIP</w:t>
      </w:r>
    </w:p>
    <w:p w14:paraId="54A16D17" w14:textId="77777777" w:rsidR="006B1E66" w:rsidRPr="000F5B8B" w:rsidRDefault="00CC3326">
      <w:pPr>
        <w:spacing w:line="360" w:lineRule="auto"/>
        <w:jc w:val="center"/>
        <w:rPr>
          <w:lang w:val="pt-BR"/>
        </w:rPr>
      </w:pPr>
      <w:r>
        <w:rPr>
          <w:b/>
          <w:bCs/>
          <w:lang w:val="pt-BR"/>
        </w:rPr>
        <w:t>CIÊNCIA DA COMPUTAÇÃO – 8º SEMESTRE</w:t>
      </w:r>
    </w:p>
    <w:p w14:paraId="4FE2DEC0" w14:textId="77777777" w:rsidR="006B1E66" w:rsidRPr="000F5B8B" w:rsidRDefault="006B1E66">
      <w:pPr>
        <w:spacing w:line="360" w:lineRule="auto"/>
        <w:rPr>
          <w:lang w:val="pt-BR"/>
        </w:rPr>
      </w:pPr>
    </w:p>
    <w:p w14:paraId="4D884BF5" w14:textId="77777777" w:rsidR="006B1E66" w:rsidRPr="000F5B8B" w:rsidRDefault="006B1E66">
      <w:pPr>
        <w:spacing w:line="360" w:lineRule="auto"/>
        <w:rPr>
          <w:lang w:val="pt-BR"/>
        </w:rPr>
      </w:pPr>
    </w:p>
    <w:p w14:paraId="00D6D88A" w14:textId="77777777" w:rsidR="006B1E66" w:rsidRPr="000F5B8B" w:rsidRDefault="006B1E66">
      <w:pPr>
        <w:spacing w:line="360" w:lineRule="auto"/>
        <w:rPr>
          <w:lang w:val="pt-BR"/>
        </w:rPr>
      </w:pPr>
    </w:p>
    <w:p w14:paraId="4D3DD423" w14:textId="77777777" w:rsidR="006B1E66" w:rsidRPr="000F5B8B" w:rsidRDefault="006B1E66">
      <w:pPr>
        <w:spacing w:line="360" w:lineRule="auto"/>
        <w:rPr>
          <w:lang w:val="pt-BR"/>
        </w:rPr>
      </w:pPr>
    </w:p>
    <w:p w14:paraId="580030C9" w14:textId="77777777" w:rsidR="006B1E66" w:rsidRPr="000F5B8B" w:rsidRDefault="00CC3326">
      <w:pPr>
        <w:spacing w:line="360" w:lineRule="auto"/>
        <w:jc w:val="center"/>
        <w:rPr>
          <w:lang w:val="pt-BR"/>
        </w:rPr>
      </w:pPr>
      <w:r>
        <w:rPr>
          <w:lang w:val="pt-BR"/>
        </w:rPr>
        <w:t>BRUNO BONAVIGO DACAL – N309EC4</w:t>
      </w:r>
    </w:p>
    <w:p w14:paraId="1A5C6DCE" w14:textId="77777777" w:rsidR="006B1E66" w:rsidRPr="000F5B8B" w:rsidRDefault="00CC3326">
      <w:pPr>
        <w:spacing w:line="360" w:lineRule="auto"/>
        <w:jc w:val="center"/>
        <w:rPr>
          <w:lang w:val="pt-BR"/>
        </w:rPr>
      </w:pPr>
      <w:r>
        <w:rPr>
          <w:lang w:val="pt-BR"/>
        </w:rPr>
        <w:t>LUCAS DE ARAUJO VERGARA – N090758</w:t>
      </w:r>
    </w:p>
    <w:p w14:paraId="66ED490E" w14:textId="77777777" w:rsidR="006B1E66" w:rsidRPr="000F5B8B" w:rsidRDefault="00CC3326">
      <w:pPr>
        <w:spacing w:line="360" w:lineRule="auto"/>
        <w:jc w:val="center"/>
        <w:rPr>
          <w:lang w:val="pt-BR"/>
        </w:rPr>
      </w:pPr>
      <w:r>
        <w:rPr>
          <w:lang w:val="pt-BR"/>
        </w:rPr>
        <w:t>VITOR OLIVEIRA DOS SANTOS – N083DG1</w:t>
      </w:r>
    </w:p>
    <w:p w14:paraId="38189A65" w14:textId="77777777" w:rsidR="006B1E66" w:rsidRPr="000F5B8B" w:rsidRDefault="006B1E66">
      <w:pPr>
        <w:spacing w:line="360" w:lineRule="auto"/>
        <w:rPr>
          <w:lang w:val="pt-BR"/>
        </w:rPr>
      </w:pPr>
    </w:p>
    <w:p w14:paraId="22E7D548" w14:textId="77777777" w:rsidR="006B1E66" w:rsidRPr="000F5B8B" w:rsidRDefault="006B1E66">
      <w:pPr>
        <w:spacing w:line="360" w:lineRule="auto"/>
        <w:rPr>
          <w:lang w:val="pt-BR"/>
        </w:rPr>
      </w:pPr>
    </w:p>
    <w:p w14:paraId="32EDF4A9" w14:textId="77777777" w:rsidR="006B1E66" w:rsidRPr="000F5B8B" w:rsidRDefault="006B1E66">
      <w:pPr>
        <w:spacing w:line="360" w:lineRule="auto"/>
        <w:rPr>
          <w:lang w:val="pt-BR"/>
        </w:rPr>
      </w:pPr>
    </w:p>
    <w:p w14:paraId="6DCFD880" w14:textId="77777777" w:rsidR="006B1E66" w:rsidRPr="000F5B8B" w:rsidRDefault="006B1E66">
      <w:pPr>
        <w:spacing w:line="360" w:lineRule="auto"/>
        <w:rPr>
          <w:lang w:val="pt-BR"/>
        </w:rPr>
      </w:pPr>
    </w:p>
    <w:p w14:paraId="59B18FEC" w14:textId="77777777" w:rsidR="006B1E66" w:rsidRPr="000F5B8B" w:rsidRDefault="006B1E66">
      <w:pPr>
        <w:spacing w:line="360" w:lineRule="auto"/>
        <w:rPr>
          <w:lang w:val="pt-BR"/>
        </w:rPr>
      </w:pPr>
    </w:p>
    <w:p w14:paraId="0BEB407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B14754F" w14:textId="77777777" w:rsidR="006B1E66" w:rsidRPr="000F5B8B" w:rsidRDefault="006B1E66">
      <w:pPr>
        <w:spacing w:line="360" w:lineRule="auto"/>
        <w:rPr>
          <w:lang w:val="pt-BR"/>
        </w:rPr>
      </w:pPr>
    </w:p>
    <w:p w14:paraId="3AE5495E" w14:textId="77777777" w:rsidR="006B1E66" w:rsidRPr="000F5B8B" w:rsidRDefault="006B1E66">
      <w:pPr>
        <w:spacing w:line="360" w:lineRule="auto"/>
        <w:rPr>
          <w:lang w:val="pt-BR"/>
        </w:rPr>
      </w:pPr>
    </w:p>
    <w:p w14:paraId="093C63AF" w14:textId="77777777" w:rsidR="006B1E66" w:rsidRPr="000F5B8B" w:rsidRDefault="00CC3326">
      <w:pPr>
        <w:spacing w:line="360" w:lineRule="auto"/>
        <w:jc w:val="center"/>
        <w:rPr>
          <w:lang w:val="pt-BR"/>
        </w:rPr>
      </w:pPr>
      <w:r>
        <w:rPr>
          <w:lang w:val="pt-BR"/>
        </w:rPr>
        <w:t>TRABALHO DE CONCLUSÃO DE CURSO</w:t>
      </w:r>
    </w:p>
    <w:p w14:paraId="6CC8DD74" w14:textId="77777777" w:rsidR="006B1E66" w:rsidRPr="000F5B8B" w:rsidRDefault="006B1E66">
      <w:pPr>
        <w:spacing w:line="360" w:lineRule="auto"/>
        <w:rPr>
          <w:lang w:val="pt-BR"/>
        </w:rPr>
      </w:pPr>
    </w:p>
    <w:p w14:paraId="70E4A3C6" w14:textId="77777777" w:rsidR="006B1E66" w:rsidRPr="000F5B8B" w:rsidRDefault="006B1E66">
      <w:pPr>
        <w:spacing w:line="360" w:lineRule="auto"/>
        <w:rPr>
          <w:lang w:val="pt-BR"/>
        </w:rPr>
      </w:pPr>
    </w:p>
    <w:p w14:paraId="0E6BCDDB" w14:textId="77777777" w:rsidR="006B1E66" w:rsidRPr="000F5B8B" w:rsidRDefault="006B1E66">
      <w:pPr>
        <w:spacing w:line="360" w:lineRule="auto"/>
        <w:rPr>
          <w:lang w:val="pt-BR"/>
        </w:rPr>
      </w:pPr>
    </w:p>
    <w:p w14:paraId="58C505D3" w14:textId="77777777" w:rsidR="006B1E66" w:rsidRPr="000F5B8B" w:rsidRDefault="006B1E66">
      <w:pPr>
        <w:spacing w:line="360" w:lineRule="auto"/>
        <w:rPr>
          <w:lang w:val="pt-BR"/>
        </w:rPr>
      </w:pPr>
    </w:p>
    <w:p w14:paraId="197D637F" w14:textId="77777777" w:rsidR="006B1E66" w:rsidRPr="000F5B8B" w:rsidRDefault="006B1E66">
      <w:pPr>
        <w:spacing w:line="360" w:lineRule="auto"/>
        <w:rPr>
          <w:lang w:val="pt-BR"/>
        </w:rPr>
      </w:pPr>
    </w:p>
    <w:p w14:paraId="7A5EAB91" w14:textId="77777777" w:rsidR="006B1E66" w:rsidRPr="000F5B8B" w:rsidRDefault="006B1E66">
      <w:pPr>
        <w:spacing w:line="360" w:lineRule="auto"/>
        <w:rPr>
          <w:lang w:val="pt-BR"/>
        </w:rPr>
      </w:pPr>
    </w:p>
    <w:p w14:paraId="1CE8CEDE" w14:textId="77777777" w:rsidR="006B1E66" w:rsidRPr="000F5B8B" w:rsidRDefault="006B1E66">
      <w:pPr>
        <w:spacing w:line="360" w:lineRule="auto"/>
        <w:rPr>
          <w:lang w:val="pt-BR"/>
        </w:rPr>
      </w:pPr>
    </w:p>
    <w:p w14:paraId="2A54D16C" w14:textId="77777777" w:rsidR="006B1E66" w:rsidRPr="000F5B8B" w:rsidRDefault="006B1E66">
      <w:pPr>
        <w:spacing w:line="360" w:lineRule="auto"/>
        <w:rPr>
          <w:lang w:val="pt-BR"/>
        </w:rPr>
      </w:pPr>
    </w:p>
    <w:p w14:paraId="12F2ED9C" w14:textId="77777777" w:rsidR="006B1E66" w:rsidRPr="000F5B8B" w:rsidRDefault="00CC3326">
      <w:pPr>
        <w:spacing w:line="360" w:lineRule="auto"/>
        <w:jc w:val="center"/>
        <w:rPr>
          <w:lang w:val="pt-BR"/>
        </w:rPr>
      </w:pPr>
      <w:r>
        <w:rPr>
          <w:lang w:val="pt-BR"/>
        </w:rPr>
        <w:t>SÃO PAULO</w:t>
      </w:r>
    </w:p>
    <w:p w14:paraId="0C923731" w14:textId="77777777" w:rsidR="006B1E66" w:rsidRPr="000F5B8B" w:rsidRDefault="00CC3326">
      <w:pPr>
        <w:spacing w:line="360" w:lineRule="auto"/>
        <w:jc w:val="center"/>
        <w:rPr>
          <w:lang w:val="pt-BR"/>
        </w:rPr>
      </w:pPr>
      <w:r>
        <w:rPr>
          <w:lang w:val="pt-BR"/>
        </w:rPr>
        <w:t>2026</w:t>
      </w:r>
    </w:p>
    <w:p w14:paraId="605C0B25" w14:textId="77777777" w:rsidR="006B1E66" w:rsidRPr="000F5B8B" w:rsidRDefault="00CC3326">
      <w:pPr>
        <w:rPr>
          <w:lang w:val="pt-BR"/>
        </w:rPr>
      </w:pPr>
      <w:r>
        <w:rPr>
          <w:lang w:val="pt-BR"/>
        </w:rPr>
        <w:br w:type="page"/>
      </w:r>
    </w:p>
    <w:p w14:paraId="46247B0F" w14:textId="77777777" w:rsidR="006B1E66" w:rsidRPr="000F5B8B" w:rsidRDefault="00CC3326">
      <w:pPr>
        <w:spacing w:line="360" w:lineRule="auto"/>
        <w:jc w:val="center"/>
        <w:rPr>
          <w:lang w:val="pt-BR"/>
        </w:rPr>
      </w:pPr>
      <w:r>
        <w:rPr>
          <w:lang w:val="pt-BR"/>
        </w:rPr>
        <w:t>BRUNO BONAVIGO DACAL – N309EC4</w:t>
      </w:r>
    </w:p>
    <w:p w14:paraId="0091C884" w14:textId="77777777" w:rsidR="006B1E66" w:rsidRPr="000F5B8B" w:rsidRDefault="00CC3326">
      <w:pPr>
        <w:spacing w:line="360" w:lineRule="auto"/>
        <w:jc w:val="center"/>
        <w:rPr>
          <w:lang w:val="pt-BR"/>
        </w:rPr>
      </w:pPr>
      <w:r>
        <w:rPr>
          <w:lang w:val="pt-BR"/>
        </w:rPr>
        <w:t>LUCAS DE ARAUJO VERGARA – N090758</w:t>
      </w:r>
    </w:p>
    <w:p w14:paraId="73C6302A" w14:textId="77777777" w:rsidR="006B1E66" w:rsidRPr="000F5B8B" w:rsidRDefault="00CC3326">
      <w:pPr>
        <w:spacing w:line="360" w:lineRule="auto"/>
        <w:jc w:val="center"/>
        <w:rPr>
          <w:lang w:val="pt-BR"/>
        </w:rPr>
      </w:pPr>
      <w:r>
        <w:rPr>
          <w:lang w:val="pt-BR"/>
        </w:rPr>
        <w:t>VITOR OLIVEIRA DOS SANTOS – N083DG1</w:t>
      </w:r>
    </w:p>
    <w:p w14:paraId="1532AEA7" w14:textId="77777777" w:rsidR="006B1E66" w:rsidRPr="000F5B8B" w:rsidRDefault="006B1E66">
      <w:pPr>
        <w:spacing w:line="360" w:lineRule="auto"/>
        <w:rPr>
          <w:lang w:val="pt-BR"/>
        </w:rPr>
      </w:pPr>
    </w:p>
    <w:p w14:paraId="5462F131" w14:textId="77777777" w:rsidR="006B1E66" w:rsidRPr="000F5B8B" w:rsidRDefault="006B1E66">
      <w:pPr>
        <w:spacing w:line="360" w:lineRule="auto"/>
        <w:rPr>
          <w:lang w:val="pt-BR"/>
        </w:rPr>
      </w:pPr>
    </w:p>
    <w:p w14:paraId="72CBCB4D" w14:textId="77777777" w:rsidR="006B1E66" w:rsidRPr="000F5B8B" w:rsidRDefault="006B1E66">
      <w:pPr>
        <w:spacing w:line="360" w:lineRule="auto"/>
        <w:rPr>
          <w:lang w:val="pt-BR"/>
        </w:rPr>
      </w:pPr>
    </w:p>
    <w:p w14:paraId="0F433566" w14:textId="77777777" w:rsidR="006B1E66" w:rsidRPr="000F5B8B" w:rsidRDefault="006B1E66">
      <w:pPr>
        <w:spacing w:line="360" w:lineRule="auto"/>
        <w:rPr>
          <w:lang w:val="pt-BR"/>
        </w:rPr>
      </w:pPr>
    </w:p>
    <w:p w14:paraId="2064373D" w14:textId="77777777" w:rsidR="006B1E66" w:rsidRPr="000F5B8B" w:rsidRDefault="006B1E66">
      <w:pPr>
        <w:spacing w:line="360" w:lineRule="auto"/>
        <w:rPr>
          <w:lang w:val="pt-BR"/>
        </w:rPr>
      </w:pPr>
    </w:p>
    <w:p w14:paraId="3FA7E6F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75385D7" w14:textId="77777777" w:rsidR="006B1E66" w:rsidRPr="000F5B8B" w:rsidRDefault="006B1E66">
      <w:pPr>
        <w:spacing w:line="360" w:lineRule="auto"/>
        <w:rPr>
          <w:lang w:val="pt-BR"/>
        </w:rPr>
      </w:pPr>
    </w:p>
    <w:p w14:paraId="4A425E39" w14:textId="77777777" w:rsidR="006B1E66" w:rsidRPr="000F5B8B" w:rsidRDefault="006B1E66">
      <w:pPr>
        <w:spacing w:line="360" w:lineRule="auto"/>
        <w:rPr>
          <w:lang w:val="pt-BR"/>
        </w:rPr>
      </w:pPr>
    </w:p>
    <w:p w14:paraId="6F2597BB" w14:textId="77777777" w:rsidR="006B1E66" w:rsidRPr="000F5B8B" w:rsidRDefault="006B1E66">
      <w:pPr>
        <w:spacing w:line="360" w:lineRule="auto"/>
        <w:rPr>
          <w:lang w:val="pt-BR"/>
        </w:rPr>
      </w:pPr>
    </w:p>
    <w:p w14:paraId="103AD7C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3C747DB4" w14:textId="77777777" w:rsidR="006B1E66" w:rsidRPr="000F5B8B" w:rsidRDefault="006B1E66">
      <w:pPr>
        <w:spacing w:line="360" w:lineRule="auto"/>
        <w:rPr>
          <w:lang w:val="pt-BR"/>
        </w:rPr>
      </w:pPr>
    </w:p>
    <w:p w14:paraId="5C0733C3" w14:textId="77777777" w:rsidR="006B1E66" w:rsidRPr="000F5B8B" w:rsidRDefault="00CC3326">
      <w:pPr>
        <w:ind w:left="4536"/>
        <w:rPr>
          <w:lang w:val="pt-BR"/>
        </w:rPr>
      </w:pPr>
      <w:r>
        <w:rPr>
          <w:lang w:val="pt-BR"/>
        </w:rPr>
        <w:t>Orientador: Prof. Marco Gomes</w:t>
      </w:r>
    </w:p>
    <w:p w14:paraId="1B59A3B9" w14:textId="77777777" w:rsidR="006B1E66" w:rsidRPr="000F5B8B" w:rsidRDefault="006B1E66">
      <w:pPr>
        <w:spacing w:line="360" w:lineRule="auto"/>
        <w:rPr>
          <w:lang w:val="pt-BR"/>
        </w:rPr>
      </w:pPr>
    </w:p>
    <w:p w14:paraId="58EAA88D" w14:textId="77777777" w:rsidR="006B1E66" w:rsidRPr="000F5B8B" w:rsidRDefault="006B1E66">
      <w:pPr>
        <w:spacing w:line="360" w:lineRule="auto"/>
        <w:rPr>
          <w:lang w:val="pt-BR"/>
        </w:rPr>
      </w:pPr>
    </w:p>
    <w:p w14:paraId="3D5119D7" w14:textId="77777777" w:rsidR="006B1E66" w:rsidRPr="000F5B8B" w:rsidRDefault="006B1E66">
      <w:pPr>
        <w:spacing w:line="360" w:lineRule="auto"/>
        <w:rPr>
          <w:lang w:val="pt-BR"/>
        </w:rPr>
      </w:pPr>
    </w:p>
    <w:p w14:paraId="6B59272B" w14:textId="77777777" w:rsidR="006B1E66" w:rsidRPr="000F5B8B" w:rsidRDefault="006B1E66">
      <w:pPr>
        <w:spacing w:line="360" w:lineRule="auto"/>
        <w:rPr>
          <w:lang w:val="pt-BR"/>
        </w:rPr>
      </w:pPr>
    </w:p>
    <w:p w14:paraId="56408332" w14:textId="77777777" w:rsidR="006B1E66" w:rsidRPr="000F5B8B" w:rsidRDefault="006B1E66">
      <w:pPr>
        <w:spacing w:line="360" w:lineRule="auto"/>
        <w:rPr>
          <w:lang w:val="pt-BR"/>
        </w:rPr>
      </w:pPr>
    </w:p>
    <w:p w14:paraId="03F608A2" w14:textId="77777777" w:rsidR="006B1E66" w:rsidRPr="000F5B8B" w:rsidRDefault="006B1E66">
      <w:pPr>
        <w:spacing w:line="360" w:lineRule="auto"/>
        <w:rPr>
          <w:lang w:val="pt-BR"/>
        </w:rPr>
      </w:pPr>
    </w:p>
    <w:p w14:paraId="10B5DECF" w14:textId="77777777" w:rsidR="006B1E66" w:rsidRPr="000F5B8B" w:rsidRDefault="006B1E66">
      <w:pPr>
        <w:spacing w:line="360" w:lineRule="auto"/>
        <w:rPr>
          <w:lang w:val="pt-BR"/>
        </w:rPr>
      </w:pPr>
    </w:p>
    <w:p w14:paraId="2C316844" w14:textId="77777777" w:rsidR="006B1E66" w:rsidRPr="000F5B8B" w:rsidRDefault="006B1E66">
      <w:pPr>
        <w:spacing w:line="360" w:lineRule="auto"/>
        <w:rPr>
          <w:lang w:val="pt-BR"/>
        </w:rPr>
      </w:pPr>
    </w:p>
    <w:p w14:paraId="7E79D3F6" w14:textId="77777777" w:rsidR="006B1E66" w:rsidRPr="000F5B8B" w:rsidRDefault="00CC3326">
      <w:pPr>
        <w:spacing w:line="360" w:lineRule="auto"/>
        <w:jc w:val="center"/>
        <w:rPr>
          <w:lang w:val="pt-BR"/>
        </w:rPr>
      </w:pPr>
      <w:r>
        <w:rPr>
          <w:lang w:val="pt-BR"/>
        </w:rPr>
        <w:t>SÃO PAULO</w:t>
      </w:r>
    </w:p>
    <w:p w14:paraId="22C58DB6" w14:textId="77777777" w:rsidR="006B1E66" w:rsidRPr="000F5B8B" w:rsidRDefault="00CC3326">
      <w:pPr>
        <w:spacing w:line="360" w:lineRule="auto"/>
        <w:jc w:val="center"/>
        <w:rPr>
          <w:lang w:val="pt-BR"/>
        </w:rPr>
      </w:pPr>
      <w:r>
        <w:rPr>
          <w:lang w:val="pt-BR"/>
        </w:rPr>
        <w:t>2026</w:t>
      </w:r>
    </w:p>
    <w:p w14:paraId="0FDA5703" w14:textId="77777777" w:rsidR="006B1E66" w:rsidRDefault="00CC3326">
      <w:pPr>
        <w:rPr>
          <w:lang w:val="pt-BR"/>
        </w:rPr>
      </w:pPr>
      <w:r>
        <w:rPr>
          <w:lang w:val="pt-BR"/>
        </w:rPr>
        <w:br w:type="page"/>
      </w:r>
    </w:p>
    <w:p w14:paraId="4648C40A" w14:textId="77777777" w:rsidR="00E01C3A" w:rsidRDefault="00CC3326">
      <w:pPr>
        <w:spacing w:after="480"/>
        <w:jc w:val="center"/>
        <w:rPr>
          <w:b/>
          <w:bCs/>
          <w:lang w:val="pt-BR"/>
        </w:rPr>
      </w:pPr>
      <w:r>
        <w:rPr>
          <w:b/>
          <w:bCs/>
          <w:lang w:val="pt-BR"/>
        </w:rPr>
        <w:t>RESUMO</w:t>
      </w:r>
    </w:p>
    <w:p w14:paraId="70958514"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31F3B1D"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02BA246" w14:textId="77777777" w:rsidR="00E01C3A" w:rsidRDefault="00CC3326">
      <w:pPr>
        <w:rPr>
          <w:lang w:val="pt-BR"/>
        </w:rPr>
      </w:pPr>
      <w:r>
        <w:rPr>
          <w:lang w:val="pt-BR"/>
        </w:rPr>
        <w:br w:type="page"/>
      </w:r>
    </w:p>
    <w:p w14:paraId="34FD2FFF" w14:textId="77777777" w:rsidR="00E01C3A" w:rsidRDefault="00CC3326">
      <w:pPr>
        <w:spacing w:after="480"/>
        <w:jc w:val="center"/>
        <w:rPr>
          <w:b/>
          <w:bCs/>
          <w:lang w:val="pt-BR"/>
        </w:rPr>
      </w:pPr>
      <w:r>
        <w:rPr>
          <w:b/>
          <w:bCs/>
          <w:lang w:val="pt-BR"/>
        </w:rPr>
        <w:t>ABSTRACT</w:t>
      </w:r>
    </w:p>
    <w:p w14:paraId="702717EF"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6CE24E9" w14:textId="77777777" w:rsidR="00E01C3A" w:rsidRPr="00CE1B46" w:rsidRDefault="00CC3326">
      <w:pPr>
        <w:spacing w:after="240"/>
        <w:jc w:val="both"/>
      </w:pPr>
      <w:r>
        <w:rPr>
          <w:b/>
          <w:bCs/>
        </w:rPr>
        <w:t xml:space="preserve">Keywords: </w:t>
      </w:r>
      <w:r>
        <w:t>street lighting; remote management; Internet of Things; fuzzy logic; smart cities.</w:t>
      </w:r>
    </w:p>
    <w:p w14:paraId="4D6AC680" w14:textId="77777777" w:rsidR="00E01C3A" w:rsidRPr="00CE1B46" w:rsidRDefault="00CC3326">
      <w:r>
        <w:br w:type="page"/>
      </w:r>
    </w:p>
    <w:p w14:paraId="144DFDC3" w14:textId="77777777" w:rsidR="00E01C3A" w:rsidRDefault="00CC3326">
      <w:pPr>
        <w:spacing w:after="480"/>
        <w:jc w:val="center"/>
        <w:rPr>
          <w:b/>
          <w:bCs/>
          <w:lang w:val="pt-BR"/>
        </w:rPr>
      </w:pPr>
      <w:r>
        <w:rPr>
          <w:b/>
          <w:bCs/>
          <w:lang w:val="pt-BR"/>
        </w:rPr>
        <w:t>LISTA DE QUADROS</w:t>
      </w:r>
    </w:p>
    <w:p w14:paraId="0F0CCC7A"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790D255B"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085F0761"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0AAB655"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7021A727"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6167FE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8366B3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ABBAE5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2D1D0505"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4D56657C"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068029A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DC9C852"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4116F2E4"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2870ED78"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F52E9DE" w14:textId="77777777" w:rsidR="00847C0D" w:rsidRPr="00430DB3" w:rsidRDefault="00CC3326">
      <w:pPr>
        <w:tabs>
          <w:tab w:val="right" w:leader="dot" w:pos="9071"/>
        </w:tabs>
        <w:spacing w:after="100"/>
        <w:rPr>
          <w:lang w:val="pt-BR"/>
        </w:rPr>
      </w:pPr>
      <w:r w:rsidRPr="00430DB3">
        <w:rPr>
          <w:lang w:val="pt-BR"/>
        </w:rPr>
        <w:t>Quadro 15 – Casos de teste</w:t>
      </w:r>
    </w:p>
    <w:p w14:paraId="7AE291E2"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610379B2"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5D607F66"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A044ECF"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72504479"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C5FB7AB" w14:textId="77777777" w:rsidR="00E01C3A" w:rsidRDefault="00CC3326">
      <w:pPr>
        <w:rPr>
          <w:lang w:val="pt-BR"/>
        </w:rPr>
      </w:pPr>
      <w:r>
        <w:rPr>
          <w:lang w:val="pt-BR"/>
        </w:rPr>
        <w:br w:type="page"/>
      </w:r>
    </w:p>
    <w:p w14:paraId="4F15C934" w14:textId="77777777" w:rsidR="00E01C3A" w:rsidRDefault="00CC3326">
      <w:pPr>
        <w:spacing w:after="480"/>
        <w:jc w:val="center"/>
        <w:rPr>
          <w:b/>
          <w:bCs/>
          <w:lang w:val="pt-BR"/>
        </w:rPr>
      </w:pPr>
      <w:r>
        <w:rPr>
          <w:b/>
          <w:bCs/>
          <w:lang w:val="pt-BR"/>
        </w:rPr>
        <w:t>LISTA DE FIGURAS</w:t>
      </w:r>
    </w:p>
    <w:p>
      <w:pPr>
        <w:tabs>
          <w:tab w:val="right" w:leader="dot" w:pos="9071"/>
        </w:tabs>
        <w:spacing w:after="100"/>
      </w:pPr>
      <w:r>
        <w:rPr>
          <w:lang w:val="pt-BR"/>
        </w:rPr>
        <w:t xml:space="preserve">Figura 1 – Nó de demonstração montado</w:t>
      </w:r>
    </w:p>
    <w:p>
      <w:pPr>
        <w:tabs>
          <w:tab w:val="right" w:leader="dot" w:pos="9071"/>
        </w:tabs>
        <w:spacing w:after="100"/>
      </w:pPr>
      <w:r>
        <w:rPr>
          <w:lang w:val="pt-BR"/>
        </w:rPr>
        <w:t xml:space="preserve">Figura 2 – Interior do anteparo: luminária em uma extremidade e sensor na outra</w:t>
      </w:r>
    </w:p>
    <w:p w14:paraId="11D49E92" w14:textId="77777777" w:rsidR="00E01C3A" w:rsidRDefault="00CC3326">
      <w:pPr>
        <w:tabs>
          <w:tab w:val="right" w:leader="dot" w:pos="9071"/>
        </w:tabs>
        <w:spacing w:after="100"/>
        <w:rPr>
          <w:lang w:val="pt-BR"/>
        </w:rPr>
      </w:pPr>
      <w:r>
        <w:rPr>
          <w:lang w:val="pt-BR"/>
        </w:rPr>
        <w:t xml:space="preserve">Figura 3</w:t>
      </w:r>
      <w:r>
        <w:rPr>
          <w:lang w:val="pt-BR"/>
        </w:rPr>
        <w:t xml:space="preserve"> – Arquitetura do sistema</w:t>
      </w:r>
      <w:r>
        <w:rPr>
          <w:lang w:val="pt-BR"/>
        </w:rPr>
        <w:tab/>
        <w:t>63</w:t>
      </w:r>
    </w:p>
    <w:p w14:paraId="24D3EFE1" w14:textId="77777777" w:rsidR="002A414D" w:rsidRPr="00430DB3" w:rsidRDefault="009172FF">
      <w:pPr>
        <w:tabs>
          <w:tab w:val="right" w:leader="dot" w:pos="9071"/>
        </w:tabs>
        <w:spacing w:after="100"/>
        <w:rPr>
          <w:lang w:val="pt-BR"/>
        </w:rPr>
      </w:pPr>
      <w:r>
        <w:rPr>
          <w:lang w:val="pt-BR"/>
        </w:rPr>
        <w:t xml:space="preserve">Figura 4</w:t>
      </w:r>
      <w:r>
        <w:rPr>
          <w:lang w:val="pt-BR"/>
        </w:rPr>
        <w:t xml:space="preserve"> – Sequência de mensagens de uma decisão</w:t>
      </w:r>
    </w:p>
    <w:p>
      <w:pPr>
        <w:tabs>
          <w:tab w:val="right" w:leader="dot" w:pos="9071"/>
        </w:tabs>
        <w:spacing w:after="100"/>
        <w:rPr>
          <w:ins w:id="30030" w:author="Vitor Oliveira" w:date="2026-10-11T14:00:00Z"/>
        </w:rPr>
      </w:pPr>
      <w:ins w:id="30031" w:author="Vitor Oliveira" w:date="2026-10-11T14:00:00Z">
        <w:r>
          <w:rPr>
            <w:lang w:val="pt-BR"/>
          </w:rPr>
          <w:t xml:space="preserve">Figura 5 – Painel de acompanhamento: visão de monitoramento</w:t>
        </w:r>
      </w:ins>
    </w:p>
    <w:p>
      <w:pPr>
        <w:tabs>
          <w:tab w:val="right" w:leader="dot" w:pos="9071"/>
        </w:tabs>
        <w:spacing w:after="100"/>
        <w:rPr>
          <w:ins w:id="30032" w:author="Vitor Oliveira" w:date="2026-10-11T14:00:00Z"/>
        </w:rPr>
      </w:pPr>
      <w:ins w:id="30033" w:author="Vitor Oliveira" w:date="2026-10-11T14:00:00Z">
        <w:r>
          <w:rPr>
            <w:lang w:val="pt-BR"/>
          </w:rPr>
          <w:t xml:space="preserve">Figura 6 – Painel de acompanhamento: decisão explicada regra a regra</w:t>
        </w:r>
      </w:ins>
    </w:p>
    <w:p w14:paraId="71A63DFD" w14:textId="77777777" w:rsidR="00E01C3A" w:rsidRDefault="00CC3326">
      <w:pPr>
        <w:tabs>
          <w:tab w:val="right" w:leader="dot" w:pos="9071"/>
        </w:tabs>
        <w:spacing w:after="100"/>
        <w:rPr>
          <w:lang w:val="pt-BR"/>
        </w:rPr>
      </w:pPr>
      <w:del w:id="30002" w:author="Vitor Oliveira" w:date="2026-10-11T14:00:00Z">
        <w:r>
          <w:rPr>
            <w:lang w:val="pt-BR"/>
          </w:rPr>
          <w:delText xml:space="preserve">Figura 5</w:delText>
        </w:r>
      </w:del>
      <w:ins w:id="30003" w:author="Vitor Oliveira" w:date="2026-10-11T14:00:00Z">
        <w:r>
          <w:rPr>
            <w:lang w:val="pt-BR"/>
          </w:rPr>
          <w:t xml:space="preserve">Figura 7</w:t>
        </w:r>
      </w:ins>
      <w:r>
        <w:rPr>
          <w:lang w:val="pt-BR"/>
        </w:rPr>
        <w:t xml:space="preserve"> – Diagrama entidade-relacionamento do banco de dados</w:t>
      </w:r>
      <w:r>
        <w:rPr>
          <w:lang w:val="pt-BR"/>
        </w:rPr>
        <w:tab/>
        <w:t>70</w:t>
      </w:r>
    </w:p>
    <w:p>
      <w:pPr>
        <w:tabs>
          <w:tab w:val="right" w:leader="dot" w:pos="9071"/>
        </w:tabs>
        <w:spacing w:after="100"/>
      </w:pPr>
      <w:del w:id="30004" w:author="Vitor Oliveira" w:date="2026-10-11T14:00:00Z">
        <w:r>
          <w:rPr>
            <w:lang w:val="pt-BR"/>
          </w:rPr>
          <w:delText xml:space="preserve">Figura 6</w:delText>
        </w:r>
      </w:del>
      <w:ins w:id="30005" w:author="Vitor Oliveira" w:date="2026-10-11T14:00:00Z">
        <w:r>
          <w:rPr>
            <w:lang w:val="pt-BR"/>
          </w:rPr>
          <w:t xml:space="preserve">Figura 8</w:t>
        </w:r>
      </w:ins>
      <w:r>
        <w:rPr>
          <w:lang w:val="pt-BR"/>
        </w:rPr>
        <w:t xml:space="preserve"> – Vista posterior do nó de demonstração</w:t>
      </w:r>
    </w:p>
    <w:p w14:paraId="11A4F60B" w14:textId="77777777" w:rsidR="00E01C3A" w:rsidRDefault="00CC3326">
      <w:pPr>
        <w:rPr>
          <w:lang w:val="pt-BR"/>
        </w:rPr>
      </w:pPr>
      <w:r>
        <w:rPr>
          <w:lang w:val="pt-BR"/>
        </w:rPr>
        <w:br w:type="page"/>
      </w:r>
    </w:p>
    <w:p w14:paraId="007FC377" w14:textId="77777777" w:rsidR="00D97550" w:rsidRPr="00C708F0" w:rsidRDefault="00000000">
      <w:pPr>
        <w:spacing w:after="480"/>
        <w:jc w:val="center"/>
        <w:rPr>
          <w:lang w:val="pt-BR"/>
        </w:rPr>
      </w:pPr>
      <w:r>
        <w:rPr>
          <w:b/>
          <w:bCs/>
          <w:lang w:val="pt-BR"/>
        </w:rPr>
        <w:t>LISTA DE TABELAS</w:t>
      </w:r>
    </w:p>
    <w:p w14:paraId="407A59F0" w14:textId="77777777" w:rsidR="00D97550" w:rsidRPr="00C708F0" w:rsidRDefault="00000000">
      <w:pPr>
        <w:tabs>
          <w:tab w:val="right" w:leader="dot" w:pos="9071"/>
        </w:tabs>
        <w:spacing w:after="100"/>
        <w:rPr>
          <w:lang w:val="pt-BR"/>
        </w:rPr>
      </w:pPr>
      <w:r>
        <w:rPr>
          <w:lang w:val="pt-BR"/>
        </w:rPr>
        <w:t>Tabela 1 – Envelope esperado e aderência por cenário</w:t>
      </w:r>
    </w:p>
    <w:p w14:paraId="30D91E6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146F84E0"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15492EBD"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3392C654" w14:textId="77777777" w:rsidR="00D97550" w:rsidRPr="00C708F0" w:rsidRDefault="00D97550">
      <w:pPr>
        <w:rPr>
          <w:lang w:val="pt-BR"/>
        </w:rPr>
      </w:pPr>
    </w:p>
    <w:p w14:paraId="20CF4ACD" w14:textId="77777777" w:rsidR="000F5B8B" w:rsidRPr="000F5B8B" w:rsidRDefault="000F5B8B" w:rsidP="000F5B8B">
      <w:pPr>
        <w:jc w:val="center"/>
        <w:rPr>
          <w:b/>
          <w:bCs/>
          <w:lang w:val="pt-BR"/>
        </w:rPr>
      </w:pPr>
      <w:r>
        <w:rPr>
          <w:b/>
          <w:bCs/>
          <w:lang w:val="pt-BR"/>
        </w:rPr>
        <w:t>SUMÁRIO</w:t>
      </w:r>
    </w:p>
    <w:p w14:paraId="4B755C7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7069DBDB" w14:textId="77777777" w:rsidR="00E01C3A" w:rsidRDefault="00E01C3A">
          <w:pPr>
            <w:pStyle w:val="TOCHeading"/>
          </w:pPr>
        </w:p>
        <w:p w14:paraId="28246675"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177B60C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733BCC8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5822B0B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45E2033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AA251A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1023A3D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250B0E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C9FE3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0CFA38B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765F0CE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377F429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829EC0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B508E3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C6D1E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5127214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653590D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53026A5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1EB6441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515F71A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5974C0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284CDC9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27B79F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A714A2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77378BA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28F516F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5D7F4D2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77BFFDA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B72CEC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1E7288E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2AFB922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023133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2CA553D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5D8F1D2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565F23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1AE7DBD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4BE9B1F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5F5CB83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03147A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439B8E5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41B10B0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400117C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04FB3B3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1C613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1CCB1E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3770310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66162CC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7BC036C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1801D5B2"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96FD51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724DF159"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3330CD0F"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377750"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54E9211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0EA8227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633FDDC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242C7A0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5953459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6AA1E89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60655CF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2BAC8E0E"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15D2818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47BF2A9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0BD114C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170C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623A29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C5CE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42BDA81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00E6AC9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2C78BB3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EB3A91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3D6BAB5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6991D1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1AFD83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0A9D1E7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48A5ECD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207C678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5F9D4577" w14:textId="77777777" w:rsidR="00E01C3A" w:rsidRDefault="00CC3326">
          <w:r>
            <w:fldChar w:fldCharType="end"/>
          </w:r>
        </w:p>
      </w:sdtContent>
    </w:sdt>
    <w:p w14:paraId="2F7EDDB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310D9100"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708071B5"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0A971C40"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62238183"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72C7C9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50B5A72B"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63DAFA6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62C637A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95319BA"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40ED6A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84D9597"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1370A24B"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630EC1F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48339C03"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7EF4E7E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1472117E"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715D0A2"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1AF1CA1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48E2BC48"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3D5DED8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76DFF93"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1F298B3"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2D8CCE4"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123913B5"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2B5C82B"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2CCE30E"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092F43DD"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54B3C77"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625BA77E"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1356AA8"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29499FBA"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08815D3E"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65E2CF9D"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4943ADC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46F5D4D"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7F5B25E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6CA8521"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2623E6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0E0088C1"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458B0259"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00E5DD96"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0D728163"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CDA67C9"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61CC97E5"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0EC16D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C34159B"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52DD8A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DDD2C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2AEC71E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4BDAF274"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9941AD1"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31D5932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697A0C3D"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A34634B"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16D1F3A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0F7C81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679D6BE"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B301A7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F73AF66"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141CE58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339F11B0"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8766101"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0745BEC"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AF7509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DC75D2"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70A0CA82"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6385D988"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0F71D6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4330FBCC"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49389E18"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1C15E885"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708F0" w14:paraId="1D7ED60B" w14:textId="77777777">
        <w:trPr>
          <w:tblHeader/>
        </w:trPr>
        <w:tc>
          <w:tcPr>
            <w:tcW w:w="2100" w:type="dxa"/>
            <w:shd w:val="clear" w:color="auto" w:fill="EDEDED"/>
            <w:tcMar>
              <w:top w:w="70" w:type="dxa"/>
              <w:left w:w="90" w:type="dxa"/>
              <w:bottom w:w="70" w:type="dxa"/>
              <w:right w:w="90" w:type="dxa"/>
            </w:tcMar>
          </w:tcPr>
          <w:p w14:paraId="0F85FC14"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222442D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6425E995" w14:textId="77777777" w:rsidR="006B1E66" w:rsidRPr="000F5B8B" w:rsidRDefault="00CC3326">
            <w:pPr>
              <w:rPr>
                <w:lang w:val="pt-BR"/>
              </w:rPr>
            </w:pPr>
            <w:r>
              <w:rPr>
                <w:b/>
                <w:bCs/>
                <w:sz w:val="20"/>
                <w:szCs w:val="20"/>
                <w:lang w:val="pt-BR"/>
              </w:rPr>
              <w:t>O que ainda não faz</w:t>
            </w:r>
          </w:p>
        </w:tc>
      </w:tr>
      <w:tr w:rsidR="006B1E66" w:rsidRPr="00C708F0" w14:paraId="6682D14B" w14:textId="77777777">
        <w:tc>
          <w:tcPr>
            <w:tcW w:w="2100" w:type="dxa"/>
            <w:tcMar>
              <w:top w:w="70" w:type="dxa"/>
              <w:left w:w="90" w:type="dxa"/>
              <w:bottom w:w="70" w:type="dxa"/>
              <w:right w:w="90" w:type="dxa"/>
            </w:tcMar>
          </w:tcPr>
          <w:p w14:paraId="25E62077"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8783F1D"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0819F2C3" w14:textId="77777777" w:rsidR="006B1E66" w:rsidRPr="000F5B8B" w:rsidRDefault="00CC3326">
            <w:pPr>
              <w:rPr>
                <w:lang w:val="pt-BR"/>
              </w:rPr>
            </w:pPr>
            <w:r>
              <w:rPr>
                <w:sz w:val="20"/>
                <w:szCs w:val="20"/>
                <w:lang w:val="pt-BR"/>
              </w:rPr>
              <w:t>Não se localizou registro público de controle conforme o uso da via</w:t>
            </w:r>
          </w:p>
        </w:tc>
      </w:tr>
      <w:tr w:rsidR="006B1E66" w:rsidRPr="00C708F0" w14:paraId="43E7801B" w14:textId="77777777">
        <w:tc>
          <w:tcPr>
            <w:tcW w:w="2100" w:type="dxa"/>
            <w:tcMar>
              <w:top w:w="70" w:type="dxa"/>
              <w:left w:w="90" w:type="dxa"/>
              <w:bottom w:w="70" w:type="dxa"/>
              <w:right w:w="90" w:type="dxa"/>
            </w:tcMar>
          </w:tcPr>
          <w:p w14:paraId="43A41BC3"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09C9E8CD"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1F4B599"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C708F0" w14:paraId="3C00C0E9" w14:textId="77777777">
        <w:tc>
          <w:tcPr>
            <w:tcW w:w="2100" w:type="dxa"/>
            <w:tcMar>
              <w:top w:w="70" w:type="dxa"/>
              <w:left w:w="90" w:type="dxa"/>
              <w:bottom w:w="70" w:type="dxa"/>
              <w:right w:w="90" w:type="dxa"/>
            </w:tcMar>
          </w:tcPr>
          <w:p w14:paraId="232A5743" w14:textId="77777777" w:rsidR="006B1E66" w:rsidRDefault="00CC3326">
            <w:r>
              <w:rPr>
                <w:sz w:val="20"/>
                <w:szCs w:val="20"/>
              </w:rPr>
              <w:t>Plataforma Smart Sampa</w:t>
            </w:r>
          </w:p>
        </w:tc>
        <w:tc>
          <w:tcPr>
            <w:tcW w:w="3200" w:type="dxa"/>
            <w:tcMar>
              <w:top w:w="70" w:type="dxa"/>
              <w:left w:w="90" w:type="dxa"/>
              <w:bottom w:w="70" w:type="dxa"/>
              <w:right w:w="90" w:type="dxa"/>
            </w:tcMar>
          </w:tcPr>
          <w:p w14:paraId="2A627BC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347F34"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C708F0" w14:paraId="6F070CDC" w14:textId="77777777">
        <w:tc>
          <w:tcPr>
            <w:tcW w:w="2100" w:type="dxa"/>
            <w:tcMar>
              <w:top w:w="70" w:type="dxa"/>
              <w:left w:w="90" w:type="dxa"/>
              <w:bottom w:w="70" w:type="dxa"/>
              <w:right w:w="90" w:type="dxa"/>
            </w:tcMar>
          </w:tcPr>
          <w:p w14:paraId="03F58E61"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7E63C9A5"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553BB7CD"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708F0" w14:paraId="45AF30AB" w14:textId="77777777">
        <w:tc>
          <w:tcPr>
            <w:tcW w:w="2100" w:type="dxa"/>
            <w:tcMar>
              <w:top w:w="70" w:type="dxa"/>
              <w:left w:w="90" w:type="dxa"/>
              <w:bottom w:w="70" w:type="dxa"/>
              <w:right w:w="90" w:type="dxa"/>
            </w:tcMar>
          </w:tcPr>
          <w:p w14:paraId="7C854882"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03B955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28DD1D06" w14:textId="77777777" w:rsidR="006B1E66" w:rsidRPr="000F5B8B" w:rsidRDefault="00CC3326">
            <w:pPr>
              <w:rPr>
                <w:lang w:val="pt-BR"/>
              </w:rPr>
            </w:pPr>
            <w:r>
              <w:rPr>
                <w:sz w:val="20"/>
                <w:szCs w:val="20"/>
                <w:lang w:val="pt-BR"/>
              </w:rPr>
              <w:t>Não publicam contagem de pedestres por via (3.6)</w:t>
            </w:r>
          </w:p>
        </w:tc>
      </w:tr>
    </w:tbl>
    <w:p w14:paraId="6CEAE084"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9B4245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EE2BECC"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3BBE83DB"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16D54A0B"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F86478A"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2D732DCF"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36B12C47"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5FC5D9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7D9FFDE3"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7DDBF3F5"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7A2B0000"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EAC05E5"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086B12D0"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0EBD6944"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37C15EB"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61A566"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F13096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85C9BF9"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3D853FB"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7D1AAAAF"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12E800"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075AF530"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77CD3DC"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1AD869D8"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7B61403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CEA238C"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D62A57A"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6C72F735"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82ADCF"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5D5293EC"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401A7A4"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0E890F6E"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3B21A210"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14531502"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5259B55B"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68F56C6"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400C74A"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CEA482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2DF246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584AFFA"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E5FEFE1"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11823DF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4C90F60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703BC362" w14:textId="77777777" w:rsidR="006B1E66" w:rsidRPr="000F5B8B" w:rsidRDefault="00CC3326">
      <w:pPr>
        <w:spacing w:after="120" w:line="360" w:lineRule="auto"/>
        <w:ind w:firstLine="709"/>
        <w:jc w:val="both"/>
        <w:rPr>
          <w:lang w:val="pt-BR"/>
        </w:rPr>
      </w:pPr>
      <w:r>
        <w:rPr>
          <w:lang w:val="pt-BR"/>
        </w:rPr>
        <w:t>A revisão permite quatro conclusões.</w:t>
      </w:r>
    </w:p>
    <w:p w14:paraId="3FC37A11"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492EB491"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1FD20914"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57B2F50B"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76F8A5B"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D1B72FD"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1173B04"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33FB98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EBD6F45"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74629FC7"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06987CEC"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22FD254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648CE452"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0C200678"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A4D38E"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554BDA3"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FBE1E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015D333"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054308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8D6A58C"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D99EB63"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74E814C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0672BC2A"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AA95A04"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DEF4596"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3</w:t>
      </w:r>
      <w:r>
        <w:rPr>
          <w:lang w:val="pt-BR"/>
        </w:rPr>
        <w:t xml:space="preserve"> representa e que a documentação de 3.12 detalha.</w:t>
      </w:r>
    </w:p>
    <w:p w14:paraId="6F4D6853"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07A83A6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BD46963"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16629256" w14:textId="77777777">
        <w:trPr>
          <w:tblHeader/>
        </w:trPr>
        <w:tc>
          <w:tcPr>
            <w:tcW w:w="2650" w:type="dxa"/>
            <w:shd w:val="clear" w:color="auto" w:fill="EDEDED"/>
            <w:tcMar>
              <w:top w:w="70" w:type="dxa"/>
              <w:left w:w="90" w:type="dxa"/>
              <w:bottom w:w="70" w:type="dxa"/>
              <w:right w:w="90" w:type="dxa"/>
            </w:tcMar>
          </w:tcPr>
          <w:p w14:paraId="7EDBE61C"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517B6A2"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9C64570"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C708F0" w14:paraId="012F8074" w14:textId="77777777">
        <w:tc>
          <w:tcPr>
            <w:tcW w:w="2650" w:type="dxa"/>
            <w:tcMar>
              <w:top w:w="70" w:type="dxa"/>
              <w:left w:w="90" w:type="dxa"/>
              <w:bottom w:w="70" w:type="dxa"/>
              <w:right w:w="90" w:type="dxa"/>
            </w:tcMar>
          </w:tcPr>
          <w:p w14:paraId="5E94AD01"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08BDEF4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9926B6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708F0" w14:paraId="657E2813" w14:textId="77777777">
        <w:tc>
          <w:tcPr>
            <w:tcW w:w="2650" w:type="dxa"/>
            <w:tcMar>
              <w:top w:w="70" w:type="dxa"/>
              <w:left w:w="90" w:type="dxa"/>
              <w:bottom w:w="70" w:type="dxa"/>
              <w:right w:w="90" w:type="dxa"/>
            </w:tcMar>
          </w:tcPr>
          <w:p w14:paraId="165F856F"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698EBC01"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3CF5F0C" w14:textId="77777777" w:rsidR="00E01C3A" w:rsidRPr="00CE1B46" w:rsidRDefault="00CC3326">
            <w:pPr>
              <w:rPr>
                <w:lang w:val="pt-BR"/>
              </w:rPr>
            </w:pPr>
            <w:r>
              <w:rPr>
                <w:sz w:val="20"/>
                <w:szCs w:val="20"/>
                <w:lang w:val="pt-BR"/>
              </w:rPr>
              <w:t>Implantado como serviço municipal em nuvem, nos termos de 3.2</w:t>
            </w:r>
          </w:p>
        </w:tc>
      </w:tr>
      <w:tr w:rsidR="00E01C3A" w:rsidRPr="00C708F0" w14:paraId="635AD7DF" w14:textId="77777777">
        <w:tc>
          <w:tcPr>
            <w:tcW w:w="2650" w:type="dxa"/>
            <w:tcMar>
              <w:top w:w="70" w:type="dxa"/>
              <w:left w:w="90" w:type="dxa"/>
              <w:bottom w:w="70" w:type="dxa"/>
              <w:right w:w="90" w:type="dxa"/>
            </w:tcMar>
          </w:tcPr>
          <w:p w14:paraId="33D43D2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703A588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9642E8F"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708F0" w14:paraId="4E1015E6" w14:textId="77777777">
        <w:tc>
          <w:tcPr>
            <w:tcW w:w="2650" w:type="dxa"/>
            <w:tcMar>
              <w:top w:w="70" w:type="dxa"/>
              <w:left w:w="90" w:type="dxa"/>
              <w:bottom w:w="70" w:type="dxa"/>
              <w:right w:w="90" w:type="dxa"/>
            </w:tcMar>
          </w:tcPr>
          <w:p w14:paraId="2F18817F"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A2CA5CC"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DE179F1" w14:textId="77777777" w:rsidR="00E01C3A" w:rsidRPr="00CE1B46" w:rsidRDefault="00CC3326">
            <w:pPr>
              <w:rPr>
                <w:lang w:val="pt-BR"/>
              </w:rPr>
            </w:pPr>
            <w:r>
              <w:rPr>
                <w:sz w:val="20"/>
                <w:szCs w:val="20"/>
                <w:lang w:val="pt-BR"/>
              </w:rPr>
              <w:t>Implantado no mesmo serviço, conforme 3.13.1</w:t>
            </w:r>
          </w:p>
        </w:tc>
      </w:tr>
      <w:tr w:rsidR="00E01C3A" w:rsidRPr="00C708F0" w14:paraId="3D4EEAF7" w14:textId="77777777">
        <w:tc>
          <w:tcPr>
            <w:tcW w:w="2650" w:type="dxa"/>
            <w:tcMar>
              <w:top w:w="70" w:type="dxa"/>
              <w:left w:w="90" w:type="dxa"/>
              <w:bottom w:w="70" w:type="dxa"/>
              <w:right w:w="90" w:type="dxa"/>
            </w:tcMar>
          </w:tcPr>
          <w:p w14:paraId="5A25026D"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8DB02B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502F3C6" w14:textId="77777777" w:rsidR="00E01C3A" w:rsidRPr="00CE1B46" w:rsidRDefault="00CC3326">
            <w:pPr>
              <w:rPr>
                <w:lang w:val="pt-BR"/>
              </w:rPr>
            </w:pPr>
            <w:r>
              <w:rPr>
                <w:sz w:val="20"/>
                <w:szCs w:val="20"/>
                <w:lang w:val="pt-BR"/>
              </w:rPr>
              <w:t>Mapeada sobre o protocolo do sistema de telegestão contratado</w:t>
            </w:r>
          </w:p>
        </w:tc>
      </w:tr>
      <w:tr w:rsidR="00E01C3A" w:rsidRPr="00C708F0" w14:paraId="445FC83C" w14:textId="77777777">
        <w:tc>
          <w:tcPr>
            <w:tcW w:w="2650" w:type="dxa"/>
            <w:tcMar>
              <w:top w:w="70" w:type="dxa"/>
              <w:left w:w="90" w:type="dxa"/>
              <w:bottom w:w="70" w:type="dxa"/>
              <w:right w:w="90" w:type="dxa"/>
            </w:tcMar>
          </w:tcPr>
          <w:p w14:paraId="1798DF1F"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EB4767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C32652A"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708F0" w14:paraId="5F1A84D8" w14:textId="77777777">
        <w:tc>
          <w:tcPr>
            <w:tcW w:w="2650" w:type="dxa"/>
            <w:tcMar>
              <w:top w:w="70" w:type="dxa"/>
              <w:left w:w="90" w:type="dxa"/>
              <w:bottom w:w="70" w:type="dxa"/>
              <w:right w:w="90" w:type="dxa"/>
            </w:tcMar>
          </w:tcPr>
          <w:p w14:paraId="299186AE"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4EE895B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BC4FC9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708F0" w14:paraId="258471A0" w14:textId="77777777">
        <w:tc>
          <w:tcPr>
            <w:tcW w:w="2650" w:type="dxa"/>
            <w:tcMar>
              <w:top w:w="70" w:type="dxa"/>
              <w:left w:w="90" w:type="dxa"/>
              <w:bottom w:w="70" w:type="dxa"/>
              <w:right w:w="90" w:type="dxa"/>
            </w:tcMar>
          </w:tcPr>
          <w:p w14:paraId="17672C76"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6C21641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0A7DAE"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708F0" w14:paraId="0753621B" w14:textId="77777777">
        <w:tc>
          <w:tcPr>
            <w:tcW w:w="2650" w:type="dxa"/>
            <w:tcMar>
              <w:top w:w="70" w:type="dxa"/>
              <w:left w:w="90" w:type="dxa"/>
              <w:bottom w:w="70" w:type="dxa"/>
              <w:right w:w="90" w:type="dxa"/>
            </w:tcMar>
          </w:tcPr>
          <w:p w14:paraId="6507D2CD" w14:textId="77777777" w:rsidR="00E01C3A" w:rsidRDefault="00CC3326">
            <w:r>
              <w:rPr>
                <w:sz w:val="20"/>
                <w:szCs w:val="20"/>
              </w:rPr>
              <w:t>Enlace Wi-Fi</w:t>
            </w:r>
          </w:p>
        </w:tc>
        <w:tc>
          <w:tcPr>
            <w:tcW w:w="2200" w:type="dxa"/>
            <w:tcMar>
              <w:top w:w="70" w:type="dxa"/>
              <w:left w:w="90" w:type="dxa"/>
              <w:bottom w:w="70" w:type="dxa"/>
              <w:right w:w="90" w:type="dxa"/>
            </w:tcMar>
          </w:tcPr>
          <w:p w14:paraId="782EEDD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B675C7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31EF3034" w14:textId="77777777">
        <w:tc>
          <w:tcPr>
            <w:tcW w:w="2650" w:type="dxa"/>
            <w:tcMar>
              <w:top w:w="70" w:type="dxa"/>
              <w:left w:w="90" w:type="dxa"/>
              <w:bottom w:w="70" w:type="dxa"/>
              <w:right w:w="90" w:type="dxa"/>
            </w:tcMar>
          </w:tcPr>
          <w:p w14:paraId="24E7589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3F385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661D32D"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4018FFFA" w14:textId="77777777" w:rsidR="00E01C3A" w:rsidRDefault="00CC3326">
      <w:pPr>
        <w:spacing w:before="130" w:after="260"/>
        <w:rPr>
          <w:lang w:val="pt-BR"/>
        </w:rPr>
      </w:pPr>
      <w:r>
        <w:rPr>
          <w:sz w:val="20"/>
          <w:szCs w:val="20"/>
          <w:lang w:val="pt-BR"/>
        </w:rPr>
        <w:t>Fonte: Elaborado pelos autores (2026).</w:t>
      </w:r>
    </w:p>
    <w:p w14:paraId="1A20DF6E"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A284EF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776AF315"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5CFC6F3A"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B43F4FC"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708F0" w14:paraId="4A8E00F8" w14:textId="77777777">
        <w:trPr>
          <w:tblHeader/>
        </w:trPr>
        <w:tc>
          <w:tcPr>
            <w:tcW w:w="2150" w:type="dxa"/>
            <w:shd w:val="clear" w:color="auto" w:fill="EDEDED"/>
            <w:tcMar>
              <w:top w:w="70" w:type="dxa"/>
              <w:left w:w="90" w:type="dxa"/>
              <w:bottom w:w="70" w:type="dxa"/>
              <w:right w:w="90" w:type="dxa"/>
            </w:tcMar>
          </w:tcPr>
          <w:p w14:paraId="591A5D7C"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63813423"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6EBA17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4285691" w14:textId="77777777" w:rsidR="00E01C3A" w:rsidRPr="00CE1B46" w:rsidRDefault="00CC3326">
            <w:pPr>
              <w:rPr>
                <w:lang w:val="pt-BR"/>
              </w:rPr>
            </w:pPr>
            <w:r>
              <w:rPr>
                <w:b/>
                <w:bCs/>
                <w:sz w:val="20"/>
                <w:szCs w:val="20"/>
                <w:lang w:val="pt-BR"/>
              </w:rPr>
              <w:t>Situação hoje em São Paulo</w:t>
            </w:r>
          </w:p>
        </w:tc>
      </w:tr>
      <w:tr w:rsidR="00E01C3A" w:rsidRPr="00C708F0" w14:paraId="0143AA93" w14:textId="77777777">
        <w:tc>
          <w:tcPr>
            <w:tcW w:w="2150" w:type="dxa"/>
            <w:tcMar>
              <w:top w:w="70" w:type="dxa"/>
              <w:left w:w="90" w:type="dxa"/>
              <w:bottom w:w="70" w:type="dxa"/>
              <w:right w:w="90" w:type="dxa"/>
            </w:tcMar>
          </w:tcPr>
          <w:p w14:paraId="44C8138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AA19E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354E1FC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1263172"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708F0" w14:paraId="1D7059B2" w14:textId="77777777">
        <w:tc>
          <w:tcPr>
            <w:tcW w:w="2150" w:type="dxa"/>
            <w:tcMar>
              <w:top w:w="70" w:type="dxa"/>
              <w:left w:w="90" w:type="dxa"/>
              <w:bottom w:w="70" w:type="dxa"/>
              <w:right w:w="90" w:type="dxa"/>
            </w:tcMar>
          </w:tcPr>
          <w:p w14:paraId="1BF379C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694BAB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72CBCC84"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F71D7CC" w14:textId="77777777" w:rsidR="00E01C3A" w:rsidRPr="00CE1B46" w:rsidRDefault="00CC3326">
            <w:pPr>
              <w:rPr>
                <w:lang w:val="pt-BR"/>
              </w:rPr>
            </w:pPr>
            <w:r>
              <w:rPr>
                <w:sz w:val="20"/>
                <w:szCs w:val="20"/>
                <w:lang w:val="pt-BR"/>
              </w:rPr>
              <w:t>Inexistente. É objeto deste trabalho</w:t>
            </w:r>
          </w:p>
        </w:tc>
      </w:tr>
      <w:tr w:rsidR="00E01C3A" w:rsidRPr="00C708F0" w14:paraId="4ACDE65F" w14:textId="77777777">
        <w:tc>
          <w:tcPr>
            <w:tcW w:w="2150" w:type="dxa"/>
            <w:tcMar>
              <w:top w:w="70" w:type="dxa"/>
              <w:left w:w="90" w:type="dxa"/>
              <w:bottom w:w="70" w:type="dxa"/>
              <w:right w:w="90" w:type="dxa"/>
            </w:tcMar>
          </w:tcPr>
          <w:p w14:paraId="7A2DB80F"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6FB12B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9097BF4"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6BE4FD14" w14:textId="77777777" w:rsidR="00E01C3A" w:rsidRPr="00CE1B46" w:rsidRDefault="00CC3326">
            <w:pPr>
              <w:rPr>
                <w:lang w:val="pt-BR"/>
              </w:rPr>
            </w:pPr>
            <w:r>
              <w:rPr>
                <w:sz w:val="20"/>
                <w:szCs w:val="20"/>
                <w:lang w:val="pt-BR"/>
              </w:rPr>
              <w:t>Inexistente. É objeto deste trabalho</w:t>
            </w:r>
          </w:p>
        </w:tc>
      </w:tr>
      <w:tr w:rsidR="00E01C3A" w:rsidRPr="00C708F0" w14:paraId="69B5D216" w14:textId="77777777">
        <w:tc>
          <w:tcPr>
            <w:tcW w:w="2150" w:type="dxa"/>
            <w:tcMar>
              <w:top w:w="70" w:type="dxa"/>
              <w:left w:w="90" w:type="dxa"/>
              <w:bottom w:w="70" w:type="dxa"/>
              <w:right w:w="90" w:type="dxa"/>
            </w:tcMar>
          </w:tcPr>
          <w:p w14:paraId="580B98F6"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FF7F606"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6A62A2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5FAC2289" w14:textId="77777777" w:rsidR="00E01C3A" w:rsidRPr="00CE1B46" w:rsidRDefault="00CC3326">
            <w:pPr>
              <w:rPr>
                <w:lang w:val="pt-BR"/>
              </w:rPr>
            </w:pPr>
            <w:r>
              <w:rPr>
                <w:sz w:val="20"/>
                <w:szCs w:val="20"/>
                <w:lang w:val="pt-BR"/>
              </w:rPr>
              <w:t>Inexistente. É objeto deste trabalho</w:t>
            </w:r>
          </w:p>
        </w:tc>
      </w:tr>
      <w:tr w:rsidR="00E01C3A" w:rsidRPr="00C708F0" w14:paraId="16860641" w14:textId="77777777">
        <w:tc>
          <w:tcPr>
            <w:tcW w:w="2150" w:type="dxa"/>
            <w:tcMar>
              <w:top w:w="70" w:type="dxa"/>
              <w:left w:w="90" w:type="dxa"/>
              <w:bottom w:w="70" w:type="dxa"/>
              <w:right w:w="90" w:type="dxa"/>
            </w:tcMar>
          </w:tcPr>
          <w:p w14:paraId="7F497A8B"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0EF1D8F"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04DC28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22D7FA1" w14:textId="77777777" w:rsidR="00E01C3A" w:rsidRPr="00CE1B46" w:rsidRDefault="00CC3326">
            <w:pPr>
              <w:rPr>
                <w:lang w:val="pt-BR"/>
              </w:rPr>
            </w:pPr>
            <w:r>
              <w:rPr>
                <w:sz w:val="20"/>
                <w:szCs w:val="20"/>
                <w:lang w:val="pt-BR"/>
              </w:rPr>
              <w:t>Contratado. Caderno de Encargos, cláusulas 7.1 e 17</w:t>
            </w:r>
          </w:p>
        </w:tc>
      </w:tr>
      <w:tr w:rsidR="00E01C3A" w14:paraId="5D1E4C96" w14:textId="77777777">
        <w:tc>
          <w:tcPr>
            <w:tcW w:w="2150" w:type="dxa"/>
            <w:tcMar>
              <w:top w:w="70" w:type="dxa"/>
              <w:left w:w="90" w:type="dxa"/>
              <w:bottom w:w="70" w:type="dxa"/>
              <w:right w:w="90" w:type="dxa"/>
            </w:tcMar>
          </w:tcPr>
          <w:p w14:paraId="2EAA9905"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61BD318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3220EFCA"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349BEEA0"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C708F0" w14:paraId="3394F866" w14:textId="77777777">
        <w:tc>
          <w:tcPr>
            <w:tcW w:w="2150" w:type="dxa"/>
            <w:tcMar>
              <w:top w:w="70" w:type="dxa"/>
              <w:left w:w="90" w:type="dxa"/>
              <w:bottom w:w="70" w:type="dxa"/>
              <w:right w:w="90" w:type="dxa"/>
            </w:tcMar>
          </w:tcPr>
          <w:p w14:paraId="6E6CF5E0"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652174FB"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4F919C85"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02E8444"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C708F0" w14:paraId="1438AB41" w14:textId="77777777">
        <w:tc>
          <w:tcPr>
            <w:tcW w:w="2150" w:type="dxa"/>
            <w:tcMar>
              <w:top w:w="70" w:type="dxa"/>
              <w:left w:w="90" w:type="dxa"/>
              <w:bottom w:w="70" w:type="dxa"/>
              <w:right w:w="90" w:type="dxa"/>
            </w:tcMar>
          </w:tcPr>
          <w:p w14:paraId="750A36C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23E41BFA"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01121BC4"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EBFEECB"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C708F0" w14:paraId="5F17255B" w14:textId="77777777">
        <w:tc>
          <w:tcPr>
            <w:tcW w:w="2150" w:type="dxa"/>
            <w:tcMar>
              <w:top w:w="70" w:type="dxa"/>
              <w:left w:w="90" w:type="dxa"/>
              <w:bottom w:w="70" w:type="dxa"/>
              <w:right w:w="90" w:type="dxa"/>
            </w:tcMar>
          </w:tcPr>
          <w:p w14:paraId="5D0EA2DB"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158AA3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2B44796"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92AEEC7"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C708F0" w14:paraId="540309BD" w14:textId="77777777">
        <w:tc>
          <w:tcPr>
            <w:tcW w:w="2150" w:type="dxa"/>
            <w:tcMar>
              <w:top w:w="70" w:type="dxa"/>
              <w:left w:w="90" w:type="dxa"/>
              <w:bottom w:w="70" w:type="dxa"/>
              <w:right w:w="90" w:type="dxa"/>
            </w:tcMar>
          </w:tcPr>
          <w:p w14:paraId="1600F578"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3DD5B52A"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4A93EB6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7BB3593" w14:textId="77777777" w:rsidR="00E01C3A" w:rsidRPr="00CE1B46" w:rsidRDefault="00CC3326">
            <w:pPr>
              <w:rPr>
                <w:lang w:val="pt-BR"/>
              </w:rPr>
            </w:pPr>
            <w:r>
              <w:rPr>
                <w:sz w:val="20"/>
                <w:szCs w:val="20"/>
                <w:lang w:val="pt-BR"/>
              </w:rPr>
              <w:t>Contratada; a medição é regulada metrologicamente</w:t>
            </w:r>
          </w:p>
        </w:tc>
      </w:tr>
    </w:tbl>
    <w:p w14:paraId="1399807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2E2F350"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579CE481"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38F71BA8"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7AECD0FF" w14:textId="77777777" w:rsidR="006B1E66" w:rsidRPr="000F5B8B" w:rsidRDefault="00CC3326">
      <w:pPr>
        <w:spacing w:after="240" w:line="360" w:lineRule="auto"/>
        <w:ind w:firstLine="709"/>
        <w:jc w:val="both"/>
        <w:rPr>
          <w:lang w:val="pt-BR"/>
        </w:rPr>
      </w:pPr>
      <w:r>
        <w:rPr>
          <w:lang w:val="pt-BR"/>
        </w:rPr>
        <w:t xml:space="preserve">O protótipo físico é um nó único, deliberadamente mínimo. Sua função no trabalho é tornar visível e mensurável o resultado da decisão, e não caracterizar o comportamento de componentes. </w:t>
      </w:r>
      <w:r>
        <w:rPr>
          <w:lang w:val="pt-BR"/>
        </w:rPr>
        <w:t xml:space="preserve">O Quadro 4 lista seus elementos, e a Figura 1 mostra o nó montado.</w:t>
      </w:r>
    </w:p>
    <w:p w14:paraId="6A1AC61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5950BBD" w14:textId="77777777">
        <w:trPr>
          <w:tblHeader/>
        </w:trPr>
        <w:tc>
          <w:tcPr>
            <w:tcW w:w="2100" w:type="dxa"/>
            <w:shd w:val="clear" w:color="auto" w:fill="EDEDED"/>
            <w:tcMar>
              <w:top w:w="70" w:type="dxa"/>
              <w:left w:w="90" w:type="dxa"/>
              <w:bottom w:w="70" w:type="dxa"/>
              <w:right w:w="90" w:type="dxa"/>
            </w:tcMar>
          </w:tcPr>
          <w:p w14:paraId="202E3926"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85323A6"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188B5DA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C708F0" w14:paraId="41D4EC96" w14:textId="77777777">
        <w:tc>
          <w:tcPr>
            <w:tcW w:w="2100" w:type="dxa"/>
            <w:tcMar>
              <w:top w:w="70" w:type="dxa"/>
              <w:left w:w="90" w:type="dxa"/>
              <w:bottom w:w="70" w:type="dxa"/>
              <w:right w:w="90" w:type="dxa"/>
            </w:tcMar>
          </w:tcPr>
          <w:p w14:paraId="31F0285A"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548E49A"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876D4F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C708F0" w14:paraId="7F7DE022" w14:textId="77777777">
        <w:tc>
          <w:tcPr>
            <w:tcW w:w="2100" w:type="dxa"/>
            <w:tcMar>
              <w:top w:w="70" w:type="dxa"/>
              <w:left w:w="90" w:type="dxa"/>
              <w:bottom w:w="70" w:type="dxa"/>
              <w:right w:w="90" w:type="dxa"/>
            </w:tcMar>
          </w:tcPr>
          <w:p w14:paraId="2084FCB4"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28DF4070"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7B7C143"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C708F0" w14:paraId="78A02F6A" w14:textId="77777777">
        <w:tc>
          <w:tcPr>
            <w:tcW w:w="2100" w:type="dxa"/>
            <w:tcMar>
              <w:top w:w="70" w:type="dxa"/>
              <w:left w:w="90" w:type="dxa"/>
              <w:bottom w:w="70" w:type="dxa"/>
              <w:right w:w="90" w:type="dxa"/>
            </w:tcMar>
          </w:tcPr>
          <w:p w14:paraId="1B0C6C6B"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6A80649"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3705E7F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708F0" w14:paraId="47E00972" w14:textId="77777777">
        <w:tc>
          <w:tcPr>
            <w:tcW w:w="2100" w:type="dxa"/>
            <w:tcMar>
              <w:top w:w="70" w:type="dxa"/>
              <w:left w:w="90" w:type="dxa"/>
              <w:bottom w:w="70" w:type="dxa"/>
              <w:right w:w="90" w:type="dxa"/>
            </w:tcMar>
          </w:tcPr>
          <w:p w14:paraId="3447E30E"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44DE5924"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10E97B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708F0" w14:paraId="4D97ADBD" w14:textId="77777777">
        <w:tc>
          <w:tcPr>
            <w:tcW w:w="2100" w:type="dxa"/>
            <w:tcMar>
              <w:top w:w="70" w:type="dxa"/>
              <w:left w:w="90" w:type="dxa"/>
              <w:bottom w:w="70" w:type="dxa"/>
              <w:right w:w="90" w:type="dxa"/>
            </w:tcMar>
          </w:tcPr>
          <w:p w14:paraId="78D747CE" w14:textId="77777777" w:rsidR="006B1E66" w:rsidRDefault="00CC3326">
            <w:r>
              <w:rPr>
                <w:sz w:val="20"/>
                <w:szCs w:val="20"/>
              </w:rPr>
              <w:t>Fonte de 12 V</w:t>
            </w:r>
          </w:p>
        </w:tc>
        <w:tc>
          <w:tcPr>
            <w:tcW w:w="3200" w:type="dxa"/>
            <w:tcMar>
              <w:top w:w="70" w:type="dxa"/>
              <w:left w:w="90" w:type="dxa"/>
              <w:bottom w:w="70" w:type="dxa"/>
              <w:right w:w="90" w:type="dxa"/>
            </w:tcMar>
          </w:tcPr>
          <w:p w14:paraId="75EAB18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7A9867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708F0" w14:paraId="0C39ECF2" w14:textId="77777777">
        <w:tc>
          <w:tcPr>
            <w:tcW w:w="2100" w:type="dxa"/>
            <w:tcMar>
              <w:top w:w="70" w:type="dxa"/>
              <w:left w:w="90" w:type="dxa"/>
              <w:bottom w:w="70" w:type="dxa"/>
              <w:right w:w="90" w:type="dxa"/>
            </w:tcMar>
          </w:tcPr>
          <w:p w14:paraId="4EF0FBD5"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0DFA01DC"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B26027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543C599" w14:textId="77777777" w:rsidR="006B1E66" w:rsidRPr="000F5B8B" w:rsidRDefault="00CC3326">
      <w:pPr>
        <w:spacing w:before="130" w:after="260"/>
        <w:rPr>
          <w:lang w:val="pt-BR"/>
        </w:rPr>
      </w:pPr>
      <w:r>
        <w:rPr>
          <w:sz w:val="20"/>
          <w:szCs w:val="20"/>
          <w:lang w:val="pt-BR"/>
        </w:rPr>
        <w:t>Fonte: Elaborado pelos autores (2026).</w:t>
      </w:r>
    </w:p>
    <w:p>
      <w:pPr>
        <w:keepNext/>
        <w:spacing w:before="130" w:after="60"/>
        <w:jc w:val="center"/>
      </w:pPr>
      <w:r>
        <w:rPr>
          <w:sz w:val="20"/>
          <w:szCs w:val="20"/>
          <w:lang w:val="pt-BR"/>
        </w:rPr>
        <w:t xml:space="preserve">Figura 1 – Nó de demonstração montado</w:t>
      </w:r>
    </w:p>
    <w:p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Foto104"/>
                    <a:stretch>
                      <a:fillRect/>
                    </a:stretch>
                  </pic:blipFill>
                  <pic:spPr>
                    <a:xfrm>
                      <a:off x="0" y="0"/>
                      <a:ext cx="4320000" cy="4921875"/>
                    </a:xfrm>
                    <a:prstGeom prst="rect">
                      <a:avLst/>
                    </a:prstGeom>
                  </pic:spPr>
                </pic:pic>
              </a:graphicData>
            </a:graphic>
          </wp:inline>
        </w:drawing>
      </w:r>
    </w:p>
    <w:p>
      <w:pPr>
        <w:spacing w:after="280"/>
        <w:jc w:val="center"/>
      </w:pPr>
      <w:r>
        <w:rPr>
          <w:sz w:val="20"/>
          <w:szCs w:val="20"/>
          <w:lang w:val="pt-BR"/>
        </w:rPr>
        <w:t xml:space="preserve">Fonte: Acervo dos autores (2026).</w:t>
      </w:r>
    </w:p>
    <w:p w14:paraId="34005593"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t>entre observação urbana e atuação luminosa não requer investimento significativo, o que é coerente com a tese de que o que falta ao município não é equipamento.</w:t>
      </w:r>
    </w:p>
    <w:p w14:paraId="0BDFBDD3"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181FDD4"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12F36E0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FCFFADA"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1DCD4759" w14:textId="77777777">
        <w:trPr>
          <w:tblHeader/>
        </w:trPr>
        <w:tc>
          <w:tcPr>
            <w:tcW w:w="1450" w:type="dxa"/>
            <w:shd w:val="clear" w:color="auto" w:fill="EDEDED"/>
            <w:tcMar>
              <w:top w:w="60" w:type="dxa"/>
              <w:left w:w="80" w:type="dxa"/>
              <w:bottom w:w="60" w:type="dxa"/>
              <w:right w:w="80" w:type="dxa"/>
            </w:tcMar>
          </w:tcPr>
          <w:p w14:paraId="08D7328C"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2BAE4E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6ED173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09F6408"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C708F0" w14:paraId="28F2308C" w14:textId="77777777">
        <w:tc>
          <w:tcPr>
            <w:tcW w:w="1450" w:type="dxa"/>
            <w:tcMar>
              <w:top w:w="60" w:type="dxa"/>
              <w:left w:w="80" w:type="dxa"/>
              <w:bottom w:w="60" w:type="dxa"/>
              <w:right w:w="80" w:type="dxa"/>
            </w:tcMar>
          </w:tcPr>
          <w:p w14:paraId="6736DCE6"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3EC54CE7" w14:textId="77777777" w:rsidR="006B1E66" w:rsidRDefault="00CC3326">
            <w:r>
              <w:rPr>
                <w:sz w:val="20"/>
                <w:szCs w:val="20"/>
              </w:rPr>
              <w:t>ESP32</w:t>
            </w:r>
          </w:p>
        </w:tc>
        <w:tc>
          <w:tcPr>
            <w:tcW w:w="1950" w:type="dxa"/>
            <w:tcMar>
              <w:top w:w="60" w:type="dxa"/>
              <w:left w:w="80" w:type="dxa"/>
              <w:bottom w:w="60" w:type="dxa"/>
              <w:right w:w="80" w:type="dxa"/>
            </w:tcMar>
          </w:tcPr>
          <w:p w14:paraId="32242298"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2F4FF18B"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C708F0" w14:paraId="0864D2FD" w14:textId="77777777">
        <w:tc>
          <w:tcPr>
            <w:tcW w:w="1450" w:type="dxa"/>
            <w:tcMar>
              <w:top w:w="60" w:type="dxa"/>
              <w:left w:w="80" w:type="dxa"/>
              <w:bottom w:w="60" w:type="dxa"/>
              <w:right w:w="80" w:type="dxa"/>
            </w:tcMar>
          </w:tcPr>
          <w:p w14:paraId="6E3D3689"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3D621124"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76387727"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6F4014A4"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C708F0" w14:paraId="102EB685" w14:textId="77777777">
        <w:tc>
          <w:tcPr>
            <w:tcW w:w="1450" w:type="dxa"/>
            <w:tcMar>
              <w:top w:w="60" w:type="dxa"/>
              <w:left w:w="80" w:type="dxa"/>
              <w:bottom w:w="60" w:type="dxa"/>
              <w:right w:w="80" w:type="dxa"/>
            </w:tcMar>
          </w:tcPr>
          <w:p w14:paraId="1EFEEDAF" w14:textId="77777777" w:rsidR="006B1E66" w:rsidRDefault="00CC3326">
            <w:r>
              <w:rPr>
                <w:sz w:val="20"/>
                <w:szCs w:val="20"/>
              </w:rPr>
              <w:t>Fonte de luz</w:t>
            </w:r>
          </w:p>
        </w:tc>
        <w:tc>
          <w:tcPr>
            <w:tcW w:w="1750" w:type="dxa"/>
            <w:tcMar>
              <w:top w:w="60" w:type="dxa"/>
              <w:left w:w="80" w:type="dxa"/>
              <w:bottom w:w="60" w:type="dxa"/>
              <w:right w:w="80" w:type="dxa"/>
            </w:tcMar>
          </w:tcPr>
          <w:p w14:paraId="34F107C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DC40F6C"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05906992"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C708F0" w14:paraId="62DE99D7" w14:textId="77777777">
        <w:tc>
          <w:tcPr>
            <w:tcW w:w="1450" w:type="dxa"/>
            <w:tcMar>
              <w:top w:w="60" w:type="dxa"/>
              <w:left w:w="80" w:type="dxa"/>
              <w:bottom w:w="60" w:type="dxa"/>
              <w:right w:w="80" w:type="dxa"/>
            </w:tcMar>
          </w:tcPr>
          <w:p w14:paraId="6B1CD3CC"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4BF61DE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BE5732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6C7F189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708F0" w14:paraId="0DF04A07" w14:textId="77777777">
        <w:tc>
          <w:tcPr>
            <w:tcW w:w="1450" w:type="dxa"/>
            <w:tcMar>
              <w:top w:w="60" w:type="dxa"/>
              <w:left w:w="80" w:type="dxa"/>
              <w:bottom w:w="60" w:type="dxa"/>
              <w:right w:w="80" w:type="dxa"/>
            </w:tcMar>
          </w:tcPr>
          <w:p w14:paraId="10C0B03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4B35D38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6B019552"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6CA677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54A371" w14:textId="77777777" w:rsidR="006B1E66" w:rsidRPr="000F5B8B" w:rsidRDefault="00CC3326">
      <w:pPr>
        <w:spacing w:before="130" w:after="260"/>
        <w:rPr>
          <w:lang w:val="pt-BR"/>
        </w:rPr>
      </w:pPr>
      <w:r>
        <w:rPr>
          <w:sz w:val="20"/>
          <w:szCs w:val="20"/>
          <w:lang w:val="pt-BR"/>
        </w:rPr>
        <w:t>Fonte: Elaborado pelos autores (2026).</w:t>
      </w:r>
    </w:p>
    <w:p w14:paraId="080F0909"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w:t>
      </w:r>
      <w:r>
        <w:rPr>
          <w:lang w:val="pt-BR"/>
        </w:rPr>
        <w:t>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3DA4FB9"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931418D"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61AC93CA"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34AE96DB"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w:t>
      </w:r>
      <w:r>
        <w:rPr>
          <w:lang w:val="pt-BR"/>
        </w:rPr>
        <w:t>pelo fabricante e h a distância ao plano de medição. Fixada a distância, o comprimento do segmento é a variável de projeto.</w:t>
      </w:r>
    </w:p>
    <w:p w14:paraId="28DE2DAC"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E8AD85A"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5F9AEFBA"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5EB964D"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F1D8BF"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072922E4" w14:textId="77777777">
        <w:trPr>
          <w:tblHeader/>
        </w:trPr>
        <w:tc>
          <w:tcPr>
            <w:tcW w:w="1700" w:type="dxa"/>
            <w:shd w:val="clear" w:color="auto" w:fill="EDEDED"/>
            <w:tcMar>
              <w:top w:w="70" w:type="dxa"/>
              <w:left w:w="90" w:type="dxa"/>
              <w:bottom w:w="70" w:type="dxa"/>
              <w:right w:w="90" w:type="dxa"/>
            </w:tcMar>
          </w:tcPr>
          <w:p w14:paraId="5E14E9E2"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5D5C6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FAF3C22"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0A28DDC" w14:textId="77777777" w:rsidR="006B1E66" w:rsidRDefault="00CC3326">
            <w:proofErr w:type="spellStart"/>
            <w:r>
              <w:rPr>
                <w:b/>
                <w:bCs/>
                <w:sz w:val="20"/>
                <w:szCs w:val="20"/>
              </w:rPr>
              <w:t>Observação</w:t>
            </w:r>
            <w:proofErr w:type="spellEnd"/>
          </w:p>
        </w:tc>
      </w:tr>
      <w:tr w:rsidR="006B1E66" w:rsidRPr="00C708F0" w14:paraId="066C4769" w14:textId="77777777">
        <w:tc>
          <w:tcPr>
            <w:tcW w:w="1700" w:type="dxa"/>
            <w:tcMar>
              <w:top w:w="70" w:type="dxa"/>
              <w:left w:w="90" w:type="dxa"/>
              <w:bottom w:w="70" w:type="dxa"/>
              <w:right w:w="90" w:type="dxa"/>
            </w:tcMar>
          </w:tcPr>
          <w:p w14:paraId="502C42DE"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4D0E27C6"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3318AAB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45971B6"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708F0" w14:paraId="5C803A17" w14:textId="77777777">
        <w:tc>
          <w:tcPr>
            <w:tcW w:w="1700" w:type="dxa"/>
            <w:tcMar>
              <w:top w:w="70" w:type="dxa"/>
              <w:left w:w="90" w:type="dxa"/>
              <w:bottom w:w="70" w:type="dxa"/>
              <w:right w:w="90" w:type="dxa"/>
            </w:tcMar>
          </w:tcPr>
          <w:p w14:paraId="02FC3707"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0D7BDA5"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0F931BF8"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19A4A5FA" w14:textId="77777777" w:rsidR="006B1E66" w:rsidRPr="000F5B8B" w:rsidRDefault="00CC3326">
            <w:pPr>
              <w:rPr>
                <w:lang w:val="pt-BR"/>
              </w:rPr>
            </w:pPr>
            <w:r>
              <w:rPr>
                <w:sz w:val="20"/>
                <w:szCs w:val="20"/>
                <w:lang w:val="pt-BR"/>
              </w:rPr>
              <w:t>Referência para o cálculo da taxa de variação</w:t>
            </w:r>
          </w:p>
        </w:tc>
      </w:tr>
      <w:tr w:rsidR="006B1E66" w:rsidRPr="00C708F0" w14:paraId="29D954C9" w14:textId="77777777">
        <w:tc>
          <w:tcPr>
            <w:tcW w:w="1700" w:type="dxa"/>
            <w:tcMar>
              <w:top w:w="70" w:type="dxa"/>
              <w:left w:w="90" w:type="dxa"/>
              <w:bottom w:w="70" w:type="dxa"/>
              <w:right w:w="90" w:type="dxa"/>
            </w:tcMar>
          </w:tcPr>
          <w:p w14:paraId="3E416F21"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F51189B"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529E76D"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39FF07B" w14:textId="77777777" w:rsidR="006B1E66" w:rsidRPr="000F5B8B" w:rsidRDefault="00CC3326">
            <w:pPr>
              <w:rPr>
                <w:lang w:val="pt-BR"/>
              </w:rPr>
            </w:pPr>
            <w:r>
              <w:rPr>
                <w:sz w:val="20"/>
                <w:szCs w:val="20"/>
                <w:lang w:val="pt-BR"/>
              </w:rPr>
              <w:t>Limite inferior verificado antes de cada atuação</w:t>
            </w:r>
          </w:p>
        </w:tc>
      </w:tr>
      <w:tr w:rsidR="006B1E66" w:rsidRPr="00C708F0" w14:paraId="5ABC46B0" w14:textId="77777777">
        <w:tc>
          <w:tcPr>
            <w:tcW w:w="1700" w:type="dxa"/>
            <w:tcMar>
              <w:top w:w="70" w:type="dxa"/>
              <w:left w:w="90" w:type="dxa"/>
              <w:bottom w:w="70" w:type="dxa"/>
              <w:right w:w="90" w:type="dxa"/>
            </w:tcMar>
          </w:tcPr>
          <w:p w14:paraId="11965C0B"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055CE3D"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06D5D58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546C5316"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708F0" w14:paraId="432013F1" w14:textId="77777777">
        <w:tc>
          <w:tcPr>
            <w:tcW w:w="1700" w:type="dxa"/>
            <w:tcMar>
              <w:top w:w="70" w:type="dxa"/>
              <w:left w:w="90" w:type="dxa"/>
              <w:bottom w:w="70" w:type="dxa"/>
              <w:right w:w="90" w:type="dxa"/>
            </w:tcMar>
          </w:tcPr>
          <w:p w14:paraId="03F0A3A9"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1C33614"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8FE7321"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493BF5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0A9EC40" w14:textId="77777777" w:rsidR="006B1E66" w:rsidRPr="000F5B8B" w:rsidRDefault="00CC3326">
      <w:pPr>
        <w:spacing w:before="130" w:after="260"/>
        <w:rPr>
          <w:lang w:val="pt-BR"/>
        </w:rPr>
      </w:pPr>
      <w:r>
        <w:rPr>
          <w:sz w:val="20"/>
          <w:szCs w:val="20"/>
          <w:lang w:val="pt-BR"/>
        </w:rPr>
        <w:t>Fonte: Elaborado pelos autores (2026).</w:t>
      </w:r>
    </w:p>
    <w:p w14:paraId="51D93C13"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15E2832A"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2DCEA911"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w:t>
      </w:r>
      <w:r>
        <w:rPr>
          <w:lang w:val="pt-BR"/>
        </w:rPr>
        <w:t xml:space="preserve">com a luminária em uma extremidade e o sensor na outra (Figura 2).</w:t>
      </w:r>
      <w:r>
        <w:rPr>
          <w:lang w:val="pt-BR"/>
        </w:rPr>
        <w:t xml:space="preserve"> A providência não é expediente de conveniência: é condição para que a grandeza medida seja a iluminância produzida pelo nó.</w:t>
      </w:r>
    </w:p>
    <w:p>
      <w:pPr>
        <w:keepNext/>
        <w:spacing w:before="130" w:after="60"/>
        <w:jc w:val="center"/>
      </w:pPr>
      <w:r>
        <w:rPr>
          <w:sz w:val="20"/>
          <w:szCs w:val="20"/>
          <w:lang w:val="pt-BR"/>
        </w:rPr>
        <w:t xml:space="preserve">Figura 2 – Interior do anteparo: luminária em uma extremidade e sensor na outra</w:t>
      </w:r>
    </w:p>
    <w:p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Foto105"/>
                    <a:stretch>
                      <a:fillRect/>
                    </a:stretch>
                  </pic:blipFill>
                  <pic:spPr>
                    <a:xfrm>
                      <a:off x="0" y="0"/>
                      <a:ext cx="4320000" cy="4433385"/>
                    </a:xfrm>
                    <a:prstGeom prst="rect">
                      <a:avLst/>
                    </a:prstGeom>
                  </pic:spPr>
                </pic:pic>
              </a:graphicData>
            </a:graphic>
          </wp:inline>
        </w:drawing>
      </w:r>
    </w:p>
    <w:p>
      <w:pPr>
        <w:spacing w:after="280"/>
        <w:jc w:val="center"/>
      </w:pPr>
      <w:r>
        <w:rPr>
          <w:sz w:val="20"/>
          <w:szCs w:val="20"/>
          <w:lang w:val="pt-BR"/>
        </w:rPr>
        <w:t xml:space="preserve">Fonte: Acervo dos autores (2026).</w:t>
      </w:r>
    </w:p>
    <w:p w14:paraId="6C38BD9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57CEA146"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2D0DDCAA"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7D71E42"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2B07BCD"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78A5FA9" w14:textId="77777777" w:rsidR="006B1E66" w:rsidRPr="000F5B8B" w:rsidRDefault="00CC3326">
      <w:pPr>
        <w:spacing w:after="120" w:line="360" w:lineRule="auto"/>
        <w:ind w:firstLine="709"/>
        <w:jc w:val="both"/>
        <w:rPr>
          <w:lang w:val="pt-BR"/>
        </w:rPr>
      </w:pPr>
      <w:r>
        <w:rPr>
          <w:lang w:val="pt-BR"/>
        </w:rPr>
        <w:t xml:space="preserve">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w:t>
      </w:r>
      <w:r>
        <w:rPr>
          <w:lang w:val="pt-BR"/>
        </w:rPr>
        <w:t>— e é precisamente nessa forma relativa que a norma expressa a restrição de taxa. Um erro sistemático de escala cancela-se na razão.</w:t>
      </w:r>
    </w:p>
    <w:p w14:paraId="0284975D"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3AF6A68"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6B91E448" w14:textId="77777777" w:rsidR="00847C0D" w:rsidRPr="00430DB3" w:rsidRDefault="00CC3326">
      <w:pPr>
        <w:spacing w:after="120" w:line="360" w:lineRule="auto"/>
        <w:ind w:firstLine="709"/>
        <w:jc w:val="both"/>
        <w:rPr>
          <w:lang w:val="pt-BR"/>
        </w:rPr>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w:t>
      </w:r>
      <w:r>
        <w:rPr>
          <w:lang w:val="pt-BR"/>
        </w:rPr>
        <w:t>ensaio de estabilidade de dez minutos a ciclo pleno, feito na primeira caixa, o desvio-padrão das leituras foi de 0,2 %, no limite da resolução do sensor.</w:t>
      </w:r>
    </w:p>
    <w:p w14:paraId="56EFA075"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41EB7D8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023C43E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5D0662F7"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590F7A58"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41D55FE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w:t>
      </w:r>
      <w:r>
        <w:rPr>
          <w:lang w:val="pt-BR"/>
        </w:rPr>
        <w:t>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1CDFEC2"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6B33563"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6413F9CB"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w:t>
      </w:r>
      <w:r>
        <w:rPr>
          <w:lang w:val="pt-BR"/>
        </w:rPr>
        <w:t>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6D62D0F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F85780"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0C417809"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6A69D08"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00E30960"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0EB6B6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28381B2"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0A1348A5"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20D69BE7"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427B75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62B1C0C0"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583C6369" w14:textId="77777777" w:rsidR="002C2A03" w:rsidRPr="00430DB3" w:rsidRDefault="008C03E9">
      <w:pPr>
        <w:spacing w:after="120" w:line="360" w:lineRule="auto"/>
        <w:ind w:firstLine="709"/>
        <w:jc w:val="both"/>
        <w:rPr>
          <w:lang w:val="pt-BR"/>
        </w:rPr>
      </w:pPr>
      <w:r>
        <w:rPr>
          <w:lang w:val="pt-BR"/>
        </w:rPr>
        <w:t xml:space="preserve">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w:t>
      </w:r>
      <w:r>
        <w:rPr>
          <w:lang w:val="pt-BR"/>
        </w:rPr>
        <w:t>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BE8EE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C7E2DDB"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FB20BE4"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w:t>
      </w:r>
      <w:r>
        <w:rPr>
          <w:lang w:val="pt-BR"/>
        </w:rPr>
        <w:t>sua geometria (SÃO PAULO, 2026c). O que falta é a regra que liga um lugar observado a um ponto de luz.</w:t>
      </w:r>
    </w:p>
    <w:p w14:paraId="2C7F01DF"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1F778BE6"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83EBFC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2A4F6113"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24BE973"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7547A88E"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91A503D"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w:t>
      </w:r>
      <w:r>
        <w:rPr>
          <w:lang w:val="pt-BR"/>
        </w:rPr>
        <w:t>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185095A"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7C4AFB1"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5F94E5A7"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w:t>
      </w:r>
      <w:r>
        <w:rPr>
          <w:lang w:val="pt-BR"/>
        </w:rPr>
        <w:t>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6E3B1507"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BA293D1" w14:textId="77777777" w:rsidR="00372878" w:rsidRPr="00430DB3" w:rsidRDefault="00000000">
      <w:pPr>
        <w:spacing w:after="120" w:line="360" w:lineRule="auto"/>
        <w:ind w:firstLine="709"/>
        <w:jc w:val="both"/>
        <w:rPr>
          <w:lang w:val="pt-BR"/>
        </w:rPr>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w:t>
      </w:r>
      <w:r>
        <w:rPr>
          <w:lang w:val="pt-BR"/>
        </w:rPr>
        <w:t>5,5 % dos blocos no limite de 1, e a variação diária da régua ficou abaixo de 5 % em 95 % dos dias, nos quatro percentis.</w:t>
      </w:r>
    </w:p>
    <w:p w14:paraId="570DB6E1"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42DBC9D" w14:textId="77777777" w:rsidR="001A5FD5" w:rsidRPr="00430DB3" w:rsidRDefault="002D2B91">
      <w:pPr>
        <w:spacing w:after="120" w:line="360" w:lineRule="auto"/>
        <w:ind w:firstLine="709"/>
        <w:jc w:val="both"/>
        <w:rPr>
          <w:lang w:val="pt-BR"/>
        </w:rPr>
      </w:pPr>
      <w:r>
        <w:rPr>
          <w:lang w:val="pt-BR"/>
        </w:rPr>
        <w:t>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A9BBF0"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6F9BA50D" w14:textId="77777777" w:rsidR="006B1E66" w:rsidRPr="000F5B8B" w:rsidRDefault="00CC3326">
      <w:pPr>
        <w:spacing w:after="240" w:line="360" w:lineRule="auto"/>
        <w:ind w:firstLine="709"/>
        <w:jc w:val="both"/>
        <w:rPr>
          <w:lang w:val="pt-BR"/>
        </w:rPr>
      </w:pPr>
      <w:r>
        <w:rPr>
          <w:lang w:val="pt-BR"/>
        </w:rPr>
        <w:t xml:space="preserve">A decisão é produzida por sistema de inferência nebulosa do tipo Mamdani, cuja construção compreende a definição das variáveis de entrada e de seus conjuntos linguísticos, a formulação da base de regras e o método de agregação e de </w:t>
      </w:r>
      <w:r>
        <w:rPr>
          <w:lang w:val="pt-BR"/>
        </w:rPr>
        <w:t>defuzificação. O Quadro 7 discrimina as variáveis de entrada, entre as quais figura a estimativa produzida pela camada de previsão descrita em 3.6.</w:t>
      </w:r>
    </w:p>
    <w:p w14:paraId="4117CCC6"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41E6993" w14:textId="77777777">
        <w:trPr>
          <w:tblHeader/>
        </w:trPr>
        <w:tc>
          <w:tcPr>
            <w:tcW w:w="2100" w:type="dxa"/>
            <w:shd w:val="clear" w:color="auto" w:fill="EDEDED"/>
            <w:tcMar>
              <w:top w:w="70" w:type="dxa"/>
              <w:left w:w="90" w:type="dxa"/>
              <w:bottom w:w="70" w:type="dxa"/>
              <w:right w:w="90" w:type="dxa"/>
            </w:tcMar>
          </w:tcPr>
          <w:p w14:paraId="491794E1"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28B76A7C"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1F7CDC5C"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C708F0" w14:paraId="24C9CE89" w14:textId="77777777">
        <w:tc>
          <w:tcPr>
            <w:tcW w:w="2100" w:type="dxa"/>
            <w:tcMar>
              <w:top w:w="70" w:type="dxa"/>
              <w:left w:w="90" w:type="dxa"/>
              <w:bottom w:w="70" w:type="dxa"/>
              <w:right w:w="90" w:type="dxa"/>
            </w:tcMar>
          </w:tcPr>
          <w:p w14:paraId="6DC4F00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373A707A"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7F9CA11"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C708F0" w14:paraId="7BB36723" w14:textId="77777777">
        <w:tc>
          <w:tcPr>
            <w:tcW w:w="2100" w:type="dxa"/>
            <w:tcMar>
              <w:top w:w="70" w:type="dxa"/>
              <w:left w:w="90" w:type="dxa"/>
              <w:bottom w:w="70" w:type="dxa"/>
              <w:right w:w="90" w:type="dxa"/>
            </w:tcMar>
          </w:tcPr>
          <w:p w14:paraId="6D0527D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9D78880"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5C9C8551"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708F0" w14:paraId="01D8B281" w14:textId="77777777">
        <w:tc>
          <w:tcPr>
            <w:tcW w:w="2100" w:type="dxa"/>
            <w:tcMar>
              <w:top w:w="70" w:type="dxa"/>
              <w:left w:w="90" w:type="dxa"/>
              <w:bottom w:w="70" w:type="dxa"/>
              <w:right w:w="90" w:type="dxa"/>
            </w:tcMar>
          </w:tcPr>
          <w:p w14:paraId="2C88AD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1272881E"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EDCA5F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708F0" w14:paraId="07925AC1" w14:textId="77777777">
        <w:tc>
          <w:tcPr>
            <w:tcW w:w="2100" w:type="dxa"/>
            <w:tcMar>
              <w:top w:w="70" w:type="dxa"/>
              <w:left w:w="90" w:type="dxa"/>
              <w:bottom w:w="70" w:type="dxa"/>
              <w:right w:w="90" w:type="dxa"/>
            </w:tcMar>
          </w:tcPr>
          <w:p w14:paraId="7144BF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56BCEE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43ED744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708F0" w14:paraId="04F696E4" w14:textId="77777777">
        <w:tc>
          <w:tcPr>
            <w:tcW w:w="2100" w:type="dxa"/>
            <w:tcMar>
              <w:top w:w="70" w:type="dxa"/>
              <w:left w:w="90" w:type="dxa"/>
              <w:bottom w:w="70" w:type="dxa"/>
              <w:right w:w="90" w:type="dxa"/>
            </w:tcMar>
          </w:tcPr>
          <w:p w14:paraId="14B04FDE"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4AF4C280"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AD693F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307527E" w14:textId="77777777" w:rsidR="006B1E66" w:rsidRPr="000F5B8B" w:rsidRDefault="00CC3326">
      <w:pPr>
        <w:spacing w:before="130" w:after="260"/>
        <w:rPr>
          <w:lang w:val="pt-BR"/>
        </w:rPr>
      </w:pPr>
      <w:r>
        <w:rPr>
          <w:sz w:val="20"/>
          <w:szCs w:val="20"/>
          <w:lang w:val="pt-BR"/>
        </w:rPr>
        <w:t>Fonte: Elaborado pelos autores (2026).</w:t>
      </w:r>
    </w:p>
    <w:p w14:paraId="4AF45EF3"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w:t>
      </w:r>
      <w:r>
        <w:rPr>
          <w:lang w:val="pt-BR"/>
        </w:rPr>
        <w:t>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1BEB6C7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1AC0591"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F5E4F56"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501670E8"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7F645E2"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w:t>
      </w:r>
      <w:r>
        <w:rPr>
          <w:lang w:val="pt-BR"/>
        </w:rPr>
        <w:t>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0DE39B2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FC4463D" w14:textId="77777777" w:rsidR="002C2A03" w:rsidRPr="00430DB3" w:rsidRDefault="008C03E9">
      <w:pPr>
        <w:spacing w:after="120" w:line="360" w:lineRule="auto"/>
        <w:ind w:firstLine="709"/>
        <w:jc w:val="both"/>
        <w:rPr>
          <w:lang w:val="pt-BR"/>
        </w:rPr>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w:t>
      </w:r>
      <w:r>
        <w:rPr>
          <w:lang w:val="pt-BR"/>
        </w:rPr>
        <w:t>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7C783E6" w14:textId="77777777" w:rsidR="00847C0D" w:rsidRPr="00430DB3" w:rsidRDefault="00CC3326">
      <w:pPr>
        <w:spacing w:after="120" w:line="360" w:lineRule="auto"/>
        <w:ind w:firstLine="709"/>
        <w:jc w:val="both"/>
        <w:rPr>
          <w:lang w:val="pt-BR"/>
        </w:rPr>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C1C0492"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79E80BB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56171C10"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w:t>
      </w:r>
      <w:r>
        <w:rPr>
          <w:lang w:val="pt-BR"/>
        </w:rPr>
        <w:t>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4F9C79E3" w14:textId="77777777" w:rsidR="00847C0D" w:rsidRPr="00430DB3" w:rsidRDefault="00CC3326">
      <w:pPr>
        <w:spacing w:after="240" w:line="360" w:lineRule="auto"/>
        <w:ind w:firstLine="709"/>
        <w:jc w:val="both"/>
        <w:rPr>
          <w:lang w:val="pt-BR"/>
        </w:rPr>
      </w:pPr>
      <w:r>
        <w:rPr>
          <w:lang w:val="pt-BR"/>
        </w:rPr>
        <w:t>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40FCDEC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FFAF539" w14:textId="77777777" w:rsidR="00847C0D" w:rsidRPr="00430DB3" w:rsidRDefault="00CC3326">
      <w:pPr>
        <w:spacing w:after="120" w:line="360" w:lineRule="auto"/>
        <w:ind w:firstLine="709"/>
        <w:jc w:val="both"/>
        <w:rPr>
          <w:lang w:val="pt-BR"/>
        </w:rPr>
      </w:pPr>
      <w:r>
        <w:rPr>
          <w:lang w:val="pt-BR"/>
        </w:rPr>
        <w:t xml:space="preserve">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w:t>
      </w:r>
      <w:r>
        <w:rPr>
          <w:lang w:val="pt-BR"/>
        </w:rPr>
        <w:t>vier primeiro; em cada trecho, prevalece a publicação mais recente de cada tipo. Falta de informação nunca produz atenuação.</w:t>
      </w:r>
    </w:p>
    <w:p w14:paraId="199E5464"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A183B25"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3EA1EAD6"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64BAD8E6"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F1FE27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708F0" w14:paraId="5E73715E" w14:textId="77777777">
        <w:trPr>
          <w:tblHeader/>
        </w:trPr>
        <w:tc>
          <w:tcPr>
            <w:tcW w:w="1700" w:type="dxa"/>
            <w:shd w:val="clear" w:color="auto" w:fill="EDEDED"/>
            <w:tcMar>
              <w:top w:w="70" w:type="dxa"/>
              <w:left w:w="90" w:type="dxa"/>
              <w:bottom w:w="70" w:type="dxa"/>
              <w:right w:w="90" w:type="dxa"/>
            </w:tcMar>
          </w:tcPr>
          <w:p w14:paraId="3540EE0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6F8C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6241E65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52F9BA9" w14:textId="77777777" w:rsidR="006B1E66" w:rsidRPr="000F5B8B" w:rsidRDefault="00CC3326">
            <w:pPr>
              <w:rPr>
                <w:lang w:val="pt-BR"/>
              </w:rPr>
            </w:pPr>
            <w:r>
              <w:rPr>
                <w:b/>
                <w:bCs/>
                <w:sz w:val="20"/>
                <w:szCs w:val="20"/>
                <w:lang w:val="pt-BR"/>
              </w:rPr>
              <w:t>Iluminância vertical mínima mantida (lux)</w:t>
            </w:r>
          </w:p>
        </w:tc>
      </w:tr>
      <w:tr w:rsidR="006B1E66" w14:paraId="485E231E" w14:textId="77777777">
        <w:tc>
          <w:tcPr>
            <w:tcW w:w="1700" w:type="dxa"/>
            <w:tcMar>
              <w:top w:w="70" w:type="dxa"/>
              <w:left w:w="90" w:type="dxa"/>
              <w:bottom w:w="70" w:type="dxa"/>
              <w:right w:w="90" w:type="dxa"/>
            </w:tcMar>
          </w:tcPr>
          <w:p w14:paraId="0DD10E39"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81B69D7" w14:textId="77777777" w:rsidR="006B1E66" w:rsidRDefault="00CC3326">
            <w:r>
              <w:rPr>
                <w:sz w:val="20"/>
                <w:szCs w:val="20"/>
              </w:rPr>
              <w:t>10</w:t>
            </w:r>
          </w:p>
        </w:tc>
        <w:tc>
          <w:tcPr>
            <w:tcW w:w="2400" w:type="dxa"/>
            <w:tcMar>
              <w:top w:w="70" w:type="dxa"/>
              <w:left w:w="90" w:type="dxa"/>
              <w:bottom w:w="70" w:type="dxa"/>
              <w:right w:w="90" w:type="dxa"/>
            </w:tcMar>
          </w:tcPr>
          <w:p w14:paraId="3EB81B5F" w14:textId="77777777" w:rsidR="006B1E66" w:rsidRDefault="00CC3326">
            <w:r>
              <w:rPr>
                <w:sz w:val="20"/>
                <w:szCs w:val="20"/>
              </w:rPr>
              <w:t>2,0</w:t>
            </w:r>
          </w:p>
        </w:tc>
        <w:tc>
          <w:tcPr>
            <w:tcW w:w="2471" w:type="dxa"/>
            <w:tcMar>
              <w:top w:w="70" w:type="dxa"/>
              <w:left w:w="90" w:type="dxa"/>
              <w:bottom w:w="70" w:type="dxa"/>
              <w:right w:w="90" w:type="dxa"/>
            </w:tcMar>
          </w:tcPr>
          <w:p w14:paraId="37FEE32E" w14:textId="77777777" w:rsidR="006B1E66" w:rsidRDefault="00CC3326">
            <w:r>
              <w:rPr>
                <w:sz w:val="20"/>
                <w:szCs w:val="20"/>
              </w:rPr>
              <w:t>3,0</w:t>
            </w:r>
          </w:p>
        </w:tc>
      </w:tr>
      <w:tr w:rsidR="006B1E66" w14:paraId="2C7E8960" w14:textId="77777777">
        <w:tc>
          <w:tcPr>
            <w:tcW w:w="1700" w:type="dxa"/>
            <w:tcMar>
              <w:top w:w="70" w:type="dxa"/>
              <w:left w:w="90" w:type="dxa"/>
              <w:bottom w:w="70" w:type="dxa"/>
              <w:right w:w="90" w:type="dxa"/>
            </w:tcMar>
          </w:tcPr>
          <w:p w14:paraId="5E7613B5"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2DEF07A" w14:textId="77777777" w:rsidR="006B1E66" w:rsidRDefault="00CC3326">
            <w:r>
              <w:rPr>
                <w:sz w:val="20"/>
                <w:szCs w:val="20"/>
              </w:rPr>
              <w:t>7,5</w:t>
            </w:r>
          </w:p>
        </w:tc>
        <w:tc>
          <w:tcPr>
            <w:tcW w:w="2400" w:type="dxa"/>
            <w:tcMar>
              <w:top w:w="70" w:type="dxa"/>
              <w:left w:w="90" w:type="dxa"/>
              <w:bottom w:w="70" w:type="dxa"/>
              <w:right w:w="90" w:type="dxa"/>
            </w:tcMar>
          </w:tcPr>
          <w:p w14:paraId="6DBC5D79" w14:textId="77777777" w:rsidR="006B1E66" w:rsidRDefault="00CC3326">
            <w:r>
              <w:rPr>
                <w:sz w:val="20"/>
                <w:szCs w:val="20"/>
              </w:rPr>
              <w:t>1,5</w:t>
            </w:r>
          </w:p>
        </w:tc>
        <w:tc>
          <w:tcPr>
            <w:tcW w:w="2471" w:type="dxa"/>
            <w:tcMar>
              <w:top w:w="70" w:type="dxa"/>
              <w:left w:w="90" w:type="dxa"/>
              <w:bottom w:w="70" w:type="dxa"/>
              <w:right w:w="90" w:type="dxa"/>
            </w:tcMar>
          </w:tcPr>
          <w:p w14:paraId="6E5ACD2F" w14:textId="77777777" w:rsidR="006B1E66" w:rsidRDefault="00CC3326">
            <w:r>
              <w:rPr>
                <w:sz w:val="20"/>
                <w:szCs w:val="20"/>
              </w:rPr>
              <w:t>2,5</w:t>
            </w:r>
          </w:p>
        </w:tc>
      </w:tr>
      <w:tr w:rsidR="006B1E66" w14:paraId="28AD2BBE" w14:textId="77777777">
        <w:tc>
          <w:tcPr>
            <w:tcW w:w="1700" w:type="dxa"/>
            <w:tcMar>
              <w:top w:w="70" w:type="dxa"/>
              <w:left w:w="90" w:type="dxa"/>
              <w:bottom w:w="70" w:type="dxa"/>
              <w:right w:w="90" w:type="dxa"/>
            </w:tcMar>
          </w:tcPr>
          <w:p w14:paraId="0D68E0C0"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0B82D40F" w14:textId="77777777" w:rsidR="006B1E66" w:rsidRDefault="00CC3326">
            <w:r>
              <w:rPr>
                <w:sz w:val="20"/>
                <w:szCs w:val="20"/>
              </w:rPr>
              <w:t>5,0</w:t>
            </w:r>
          </w:p>
        </w:tc>
        <w:tc>
          <w:tcPr>
            <w:tcW w:w="2400" w:type="dxa"/>
            <w:tcMar>
              <w:top w:w="70" w:type="dxa"/>
              <w:left w:w="90" w:type="dxa"/>
              <w:bottom w:w="70" w:type="dxa"/>
              <w:right w:w="90" w:type="dxa"/>
            </w:tcMar>
          </w:tcPr>
          <w:p w14:paraId="350E00AB" w14:textId="77777777" w:rsidR="006B1E66" w:rsidRDefault="00CC3326">
            <w:r>
              <w:rPr>
                <w:sz w:val="20"/>
                <w:szCs w:val="20"/>
              </w:rPr>
              <w:t>1,0</w:t>
            </w:r>
          </w:p>
        </w:tc>
        <w:tc>
          <w:tcPr>
            <w:tcW w:w="2471" w:type="dxa"/>
            <w:tcMar>
              <w:top w:w="70" w:type="dxa"/>
              <w:left w:w="90" w:type="dxa"/>
              <w:bottom w:w="70" w:type="dxa"/>
              <w:right w:w="90" w:type="dxa"/>
            </w:tcMar>
          </w:tcPr>
          <w:p w14:paraId="753C62F4" w14:textId="77777777" w:rsidR="006B1E66" w:rsidRDefault="00CC3326">
            <w:r>
              <w:rPr>
                <w:sz w:val="20"/>
                <w:szCs w:val="20"/>
              </w:rPr>
              <w:t>1,5</w:t>
            </w:r>
          </w:p>
        </w:tc>
      </w:tr>
      <w:tr w:rsidR="006B1E66" w14:paraId="1362192B" w14:textId="77777777">
        <w:tc>
          <w:tcPr>
            <w:tcW w:w="1700" w:type="dxa"/>
            <w:tcMar>
              <w:top w:w="70" w:type="dxa"/>
              <w:left w:w="90" w:type="dxa"/>
              <w:bottom w:w="70" w:type="dxa"/>
              <w:right w:w="90" w:type="dxa"/>
            </w:tcMar>
          </w:tcPr>
          <w:p w14:paraId="1673F0AB"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78E47F06" w14:textId="77777777" w:rsidR="006B1E66" w:rsidRDefault="00CC3326">
            <w:r>
              <w:rPr>
                <w:sz w:val="20"/>
                <w:szCs w:val="20"/>
              </w:rPr>
              <w:t>3,0</w:t>
            </w:r>
          </w:p>
        </w:tc>
        <w:tc>
          <w:tcPr>
            <w:tcW w:w="2400" w:type="dxa"/>
            <w:tcMar>
              <w:top w:w="70" w:type="dxa"/>
              <w:left w:w="90" w:type="dxa"/>
              <w:bottom w:w="70" w:type="dxa"/>
              <w:right w:w="90" w:type="dxa"/>
            </w:tcMar>
          </w:tcPr>
          <w:p w14:paraId="70E9FE24" w14:textId="77777777" w:rsidR="006B1E66" w:rsidRDefault="00CC3326">
            <w:r>
              <w:rPr>
                <w:sz w:val="20"/>
                <w:szCs w:val="20"/>
              </w:rPr>
              <w:t>0,6</w:t>
            </w:r>
          </w:p>
        </w:tc>
        <w:tc>
          <w:tcPr>
            <w:tcW w:w="2471" w:type="dxa"/>
            <w:tcMar>
              <w:top w:w="70" w:type="dxa"/>
              <w:left w:w="90" w:type="dxa"/>
              <w:bottom w:w="70" w:type="dxa"/>
              <w:right w:w="90" w:type="dxa"/>
            </w:tcMar>
          </w:tcPr>
          <w:p w14:paraId="5BC799BF" w14:textId="77777777" w:rsidR="006B1E66" w:rsidRDefault="00CC3326">
            <w:r>
              <w:rPr>
                <w:sz w:val="20"/>
                <w:szCs w:val="20"/>
              </w:rPr>
              <w:t>1,0</w:t>
            </w:r>
          </w:p>
        </w:tc>
      </w:tr>
    </w:tbl>
    <w:p w14:paraId="356C45DD" w14:textId="77777777" w:rsidR="006B1E66" w:rsidRPr="000F5B8B" w:rsidRDefault="00CC3326">
      <w:pPr>
        <w:spacing w:before="130" w:after="260"/>
        <w:rPr>
          <w:lang w:val="pt-BR"/>
        </w:rPr>
      </w:pPr>
      <w:r>
        <w:rPr>
          <w:sz w:val="20"/>
          <w:szCs w:val="20"/>
          <w:lang w:val="pt-BR"/>
        </w:rPr>
        <w:t>Fonte: Adaptado da ABNT NBR 5101 (2024).</w:t>
      </w:r>
    </w:p>
    <w:p w14:paraId="15C0EE74"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2588905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031615E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153E10B"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9ED2277"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w:t>
      </w:r>
      <w:r>
        <w:rPr>
          <w:lang w:val="pt-BR"/>
        </w:rPr>
        <w:t xml:space="preserve">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694FF3EF"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B4DF431" w14:textId="77777777" w:rsidR="00E01C3A" w:rsidRDefault="00CC3326">
      <w:pPr>
        <w:pStyle w:val="ListParagraph"/>
        <w:numPr>
          <w:ilvl w:val="0"/>
          <w:numId w:val="2"/>
        </w:numPr>
        <w:spacing w:after="120" w:line="360" w:lineRule="auto"/>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389DDC16"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B10FB21"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757EF13C" w14:textId="77777777" w:rsidR="001A5FD5" w:rsidRPr="00430DB3" w:rsidRDefault="002D2B91">
      <w:pPr>
        <w:spacing w:after="120" w:line="360" w:lineRule="auto"/>
        <w:ind w:firstLine="709"/>
        <w:jc w:val="both"/>
        <w:rPr>
          <w:lang w:val="pt-BR"/>
        </w:rPr>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21F9793E" w14:textId="77777777" w:rsidR="00461CFB" w:rsidRPr="00430DB3" w:rsidRDefault="006F13C7">
      <w:pPr>
        <w:spacing w:after="120" w:line="360" w:lineRule="auto"/>
        <w:ind w:firstLine="709"/>
        <w:jc w:val="both"/>
        <w:rPr>
          <w:lang w:val="pt-BR"/>
        </w:rPr>
      </w:pPr>
      <w:r>
        <w:rPr>
          <w:lang w:val="pt-BR"/>
        </w:rPr>
        <w:t xml:space="preserve">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w:t>
      </w:r>
      <w:r>
        <w:rPr>
          <w:lang w:val="pt-BR"/>
        </w:rPr>
        <w:t>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7AAD0F78"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5C376787"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548B867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07B2C766"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09835B2"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A50DCDC"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2B35ACA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452E50FF"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632E9"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463BDA2E"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012DDFC5"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w:t>
      </w:r>
      <w:r>
        <w:rPr>
          <w:lang w:val="pt-BR"/>
        </w:rPr>
        <w:t>dado agregado e dado de identificação, neste trabalho, é requisito de interface e não recomendação de uso.</w:t>
      </w:r>
    </w:p>
    <w:p w14:paraId="57EE3FDD"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A14DD12"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D71F466"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B9C65E"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t>estimativas é também exibida em tempo real no painel, calculada pelo mesmo módulo que produz os resultados do Capítulo 4.</w:t>
      </w:r>
    </w:p>
    <w:p w14:paraId="0CFBF1C6"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876E271"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1F94388" w14:textId="77777777">
        <w:trPr>
          <w:tblHeader/>
        </w:trPr>
        <w:tc>
          <w:tcPr>
            <w:tcW w:w="2300" w:type="dxa"/>
            <w:shd w:val="clear" w:color="auto" w:fill="EDEDED"/>
            <w:tcMar>
              <w:top w:w="70" w:type="dxa"/>
              <w:left w:w="90" w:type="dxa"/>
              <w:bottom w:w="70" w:type="dxa"/>
              <w:right w:w="90" w:type="dxa"/>
            </w:tcMar>
          </w:tcPr>
          <w:p w14:paraId="43D9D4A7"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16BFEF13"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5C436EA9" w14:textId="77777777" w:rsidR="00E01C3A" w:rsidRDefault="00CC3326">
            <w:proofErr w:type="spellStart"/>
            <w:r>
              <w:rPr>
                <w:b/>
                <w:bCs/>
                <w:sz w:val="20"/>
                <w:szCs w:val="20"/>
              </w:rPr>
              <w:t>Origem</w:t>
            </w:r>
            <w:proofErr w:type="spellEnd"/>
          </w:p>
        </w:tc>
      </w:tr>
      <w:tr w:rsidR="00E01C3A" w:rsidRPr="00C708F0" w14:paraId="6831CEB8" w14:textId="77777777">
        <w:tc>
          <w:tcPr>
            <w:tcW w:w="2300" w:type="dxa"/>
            <w:tcMar>
              <w:top w:w="70" w:type="dxa"/>
              <w:left w:w="90" w:type="dxa"/>
              <w:bottom w:w="70" w:type="dxa"/>
              <w:right w:w="90" w:type="dxa"/>
            </w:tcMar>
          </w:tcPr>
          <w:p w14:paraId="72A06EBA"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FC4C9DD" w14:textId="77777777" w:rsidR="00E01C3A" w:rsidRDefault="00CC3326">
            <w:r>
              <w:rPr>
                <w:sz w:val="20"/>
                <w:szCs w:val="20"/>
              </w:rPr>
              <w:t>40 W</w:t>
            </w:r>
          </w:p>
        </w:tc>
        <w:tc>
          <w:tcPr>
            <w:tcW w:w="3971" w:type="dxa"/>
            <w:tcMar>
              <w:top w:w="70" w:type="dxa"/>
              <w:left w:w="90" w:type="dxa"/>
              <w:bottom w:w="70" w:type="dxa"/>
              <w:right w:w="90" w:type="dxa"/>
            </w:tcMar>
          </w:tcPr>
          <w:p w14:paraId="0B80D32B"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C708F0" w14:paraId="09B77007" w14:textId="77777777">
        <w:tc>
          <w:tcPr>
            <w:tcW w:w="2300" w:type="dxa"/>
            <w:tcMar>
              <w:top w:w="70" w:type="dxa"/>
              <w:left w:w="90" w:type="dxa"/>
              <w:bottom w:w="70" w:type="dxa"/>
              <w:right w:w="90" w:type="dxa"/>
            </w:tcMar>
          </w:tcPr>
          <w:p w14:paraId="59D4483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FE3BBAD"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EA3B730" w14:textId="77777777" w:rsidR="00E01C3A" w:rsidRPr="00CE1B46" w:rsidRDefault="00CC3326">
            <w:pPr>
              <w:rPr>
                <w:lang w:val="pt-BR"/>
              </w:rPr>
            </w:pPr>
            <w:r>
              <w:rPr>
                <w:sz w:val="20"/>
                <w:szCs w:val="20"/>
                <w:lang w:val="pt-BR"/>
              </w:rPr>
              <w:t>Eficácia mínima exigida de toda luminária do parque</w:t>
            </w:r>
          </w:p>
        </w:tc>
      </w:tr>
      <w:tr w:rsidR="00E01C3A" w:rsidRPr="00C708F0" w14:paraId="49F5A312" w14:textId="77777777">
        <w:tc>
          <w:tcPr>
            <w:tcW w:w="2300" w:type="dxa"/>
            <w:tcMar>
              <w:top w:w="70" w:type="dxa"/>
              <w:left w:w="90" w:type="dxa"/>
              <w:bottom w:w="70" w:type="dxa"/>
              <w:right w:w="90" w:type="dxa"/>
            </w:tcMar>
          </w:tcPr>
          <w:p w14:paraId="5D5169E0"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17578C19"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4A646C5" w14:textId="77777777" w:rsidR="00E01C3A" w:rsidRPr="00CE1B46" w:rsidRDefault="00CC3326">
            <w:pPr>
              <w:rPr>
                <w:lang w:val="pt-BR"/>
              </w:rPr>
            </w:pPr>
            <w:r>
              <w:rPr>
                <w:sz w:val="20"/>
                <w:szCs w:val="20"/>
                <w:lang w:val="pt-BR"/>
              </w:rPr>
              <w:t>Exigência contratual para o driver</w:t>
            </w:r>
          </w:p>
        </w:tc>
      </w:tr>
      <w:tr w:rsidR="00E01C3A" w14:paraId="67AA851F" w14:textId="77777777">
        <w:tc>
          <w:tcPr>
            <w:tcW w:w="2300" w:type="dxa"/>
            <w:tcMar>
              <w:top w:w="70" w:type="dxa"/>
              <w:left w:w="90" w:type="dxa"/>
              <w:bottom w:w="70" w:type="dxa"/>
              <w:right w:w="90" w:type="dxa"/>
            </w:tcMar>
          </w:tcPr>
          <w:p w14:paraId="6F7DC985"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7A8E74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35BE7C1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C708F0" w14:paraId="1311870F" w14:textId="77777777">
        <w:tc>
          <w:tcPr>
            <w:tcW w:w="2300" w:type="dxa"/>
            <w:tcMar>
              <w:top w:w="70" w:type="dxa"/>
              <w:left w:w="90" w:type="dxa"/>
              <w:bottom w:w="70" w:type="dxa"/>
              <w:right w:w="90" w:type="dxa"/>
            </w:tcMar>
          </w:tcPr>
          <w:p w14:paraId="13C1D426"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0DF48023"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7E47961" w14:textId="77777777" w:rsidR="00E01C3A" w:rsidRPr="00CE1B46" w:rsidRDefault="00CC3326">
            <w:pPr>
              <w:rPr>
                <w:lang w:val="pt-BR"/>
              </w:rPr>
            </w:pPr>
            <w:r>
              <w:rPr>
                <w:sz w:val="20"/>
                <w:szCs w:val="20"/>
                <w:lang w:val="pt-BR"/>
              </w:rPr>
              <w:t>Declarado como viés na delimitação ao final desta subseção</w:t>
            </w:r>
          </w:p>
        </w:tc>
      </w:tr>
    </w:tbl>
    <w:p w14:paraId="22771801" w14:textId="77777777" w:rsidR="00E01C3A" w:rsidRDefault="00CC3326">
      <w:pPr>
        <w:spacing w:before="130" w:after="260"/>
        <w:rPr>
          <w:lang w:val="pt-BR"/>
        </w:rPr>
      </w:pPr>
      <w:r>
        <w:rPr>
          <w:sz w:val="20"/>
          <w:szCs w:val="20"/>
          <w:lang w:val="pt-BR"/>
        </w:rPr>
        <w:t>Fonte: Elaborado pelos autores (2026) a partir de São Paulo (2015).</w:t>
      </w:r>
    </w:p>
    <w:p w14:paraId="4DE091C3"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w:t>
      </w:r>
      <w:r>
        <w:rPr>
          <w:lang w:val="pt-BR"/>
        </w:rPr>
        <w:t>[(a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B44D6E8"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5AF55FCA"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268BC9A"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571808DB"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w:t>
      </w:r>
      <w:r>
        <w:rPr>
          <w:lang w:val="pt-BR"/>
        </w:rPr>
        <w:t>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50189A24"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5ADE3616"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19CDD01F"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7B5FED8"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6BFE662E"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9A2D804"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1745DB1C"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6DF389DA"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32FC5161"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4CAC058"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02F8F8A" w14:textId="77777777">
        <w:trPr>
          <w:tblHeader/>
        </w:trPr>
        <w:tc>
          <w:tcPr>
            <w:tcW w:w="900" w:type="dxa"/>
            <w:shd w:val="clear" w:color="auto" w:fill="EDEDED"/>
            <w:tcMar>
              <w:top w:w="70" w:type="dxa"/>
              <w:left w:w="90" w:type="dxa"/>
              <w:bottom w:w="70" w:type="dxa"/>
              <w:right w:w="90" w:type="dxa"/>
            </w:tcMar>
          </w:tcPr>
          <w:p w14:paraId="4141BC19"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1D9D38A"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6C952168" w14:textId="77777777" w:rsidR="00E01C3A" w:rsidRDefault="00CC3326">
            <w:proofErr w:type="spellStart"/>
            <w:r>
              <w:rPr>
                <w:b/>
                <w:bCs/>
                <w:sz w:val="20"/>
                <w:szCs w:val="20"/>
              </w:rPr>
              <w:t>Origem</w:t>
            </w:r>
            <w:proofErr w:type="spellEnd"/>
          </w:p>
        </w:tc>
      </w:tr>
      <w:tr w:rsidR="00E01C3A" w14:paraId="6B344FA9" w14:textId="77777777">
        <w:tc>
          <w:tcPr>
            <w:tcW w:w="900" w:type="dxa"/>
            <w:tcMar>
              <w:top w:w="70" w:type="dxa"/>
              <w:left w:w="90" w:type="dxa"/>
              <w:bottom w:w="70" w:type="dxa"/>
              <w:right w:w="90" w:type="dxa"/>
            </w:tcMar>
          </w:tcPr>
          <w:p w14:paraId="2BA2653F" w14:textId="77777777" w:rsidR="00E01C3A" w:rsidRDefault="00CC3326">
            <w:r>
              <w:rPr>
                <w:sz w:val="20"/>
                <w:szCs w:val="20"/>
              </w:rPr>
              <w:t>RF01</w:t>
            </w:r>
          </w:p>
        </w:tc>
        <w:tc>
          <w:tcPr>
            <w:tcW w:w="6171" w:type="dxa"/>
            <w:tcMar>
              <w:top w:w="70" w:type="dxa"/>
              <w:left w:w="90" w:type="dxa"/>
              <w:bottom w:w="70" w:type="dxa"/>
              <w:right w:w="90" w:type="dxa"/>
            </w:tcMar>
          </w:tcPr>
          <w:p w14:paraId="1012D9A3"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E33FB16" w14:textId="77777777" w:rsidR="00E01C3A" w:rsidRDefault="00CC3326">
            <w:r>
              <w:rPr>
                <w:sz w:val="20"/>
                <w:szCs w:val="20"/>
              </w:rPr>
              <w:t>3.2 e 3.5</w:t>
            </w:r>
          </w:p>
        </w:tc>
      </w:tr>
      <w:tr w:rsidR="00E01C3A" w14:paraId="563BA105" w14:textId="77777777">
        <w:tc>
          <w:tcPr>
            <w:tcW w:w="900" w:type="dxa"/>
            <w:tcMar>
              <w:top w:w="70" w:type="dxa"/>
              <w:left w:w="90" w:type="dxa"/>
              <w:bottom w:w="70" w:type="dxa"/>
              <w:right w:w="90" w:type="dxa"/>
            </w:tcMar>
          </w:tcPr>
          <w:p w14:paraId="50E0E9F9" w14:textId="77777777" w:rsidR="00E01C3A" w:rsidRDefault="00CC3326">
            <w:r>
              <w:rPr>
                <w:sz w:val="20"/>
                <w:szCs w:val="20"/>
              </w:rPr>
              <w:t>RF02</w:t>
            </w:r>
          </w:p>
        </w:tc>
        <w:tc>
          <w:tcPr>
            <w:tcW w:w="6171" w:type="dxa"/>
            <w:tcMar>
              <w:top w:w="70" w:type="dxa"/>
              <w:left w:w="90" w:type="dxa"/>
              <w:bottom w:w="70" w:type="dxa"/>
              <w:right w:w="90" w:type="dxa"/>
            </w:tcMar>
          </w:tcPr>
          <w:p w14:paraId="5F7CDEBB"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4798DA4" w14:textId="77777777" w:rsidR="00E01C3A" w:rsidRDefault="00CC3326">
            <w:r>
              <w:rPr>
                <w:sz w:val="20"/>
                <w:szCs w:val="20"/>
              </w:rPr>
              <w:t>3.6</w:t>
            </w:r>
          </w:p>
        </w:tc>
      </w:tr>
      <w:tr w:rsidR="00E01C3A" w14:paraId="349FA67D" w14:textId="77777777">
        <w:tc>
          <w:tcPr>
            <w:tcW w:w="900" w:type="dxa"/>
            <w:tcMar>
              <w:top w:w="70" w:type="dxa"/>
              <w:left w:w="90" w:type="dxa"/>
              <w:bottom w:w="70" w:type="dxa"/>
              <w:right w:w="90" w:type="dxa"/>
            </w:tcMar>
          </w:tcPr>
          <w:p w14:paraId="489D31DB" w14:textId="77777777" w:rsidR="00E01C3A" w:rsidRDefault="00CC3326">
            <w:r>
              <w:rPr>
                <w:sz w:val="20"/>
                <w:szCs w:val="20"/>
              </w:rPr>
              <w:t>RF03</w:t>
            </w:r>
          </w:p>
        </w:tc>
        <w:tc>
          <w:tcPr>
            <w:tcW w:w="6171" w:type="dxa"/>
            <w:tcMar>
              <w:top w:w="70" w:type="dxa"/>
              <w:left w:w="90" w:type="dxa"/>
              <w:bottom w:w="70" w:type="dxa"/>
              <w:right w:w="90" w:type="dxa"/>
            </w:tcMar>
          </w:tcPr>
          <w:p w14:paraId="518E6DC2"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60158517" w14:textId="77777777" w:rsidR="00E01C3A" w:rsidRDefault="00CC3326">
            <w:r>
              <w:rPr>
                <w:sz w:val="20"/>
                <w:szCs w:val="20"/>
              </w:rPr>
              <w:t>3.7</w:t>
            </w:r>
          </w:p>
        </w:tc>
      </w:tr>
      <w:tr w:rsidR="00E01C3A" w14:paraId="740DF424" w14:textId="77777777">
        <w:tc>
          <w:tcPr>
            <w:tcW w:w="900" w:type="dxa"/>
            <w:tcMar>
              <w:top w:w="70" w:type="dxa"/>
              <w:left w:w="90" w:type="dxa"/>
              <w:bottom w:w="70" w:type="dxa"/>
              <w:right w:w="90" w:type="dxa"/>
            </w:tcMar>
          </w:tcPr>
          <w:p w14:paraId="6BC2C8CC" w14:textId="77777777" w:rsidR="00E01C3A" w:rsidRDefault="00CC3326">
            <w:r>
              <w:rPr>
                <w:sz w:val="20"/>
                <w:szCs w:val="20"/>
              </w:rPr>
              <w:t>RF04</w:t>
            </w:r>
          </w:p>
        </w:tc>
        <w:tc>
          <w:tcPr>
            <w:tcW w:w="6171" w:type="dxa"/>
            <w:tcMar>
              <w:top w:w="70" w:type="dxa"/>
              <w:left w:w="90" w:type="dxa"/>
              <w:bottom w:w="70" w:type="dxa"/>
              <w:right w:w="90" w:type="dxa"/>
            </w:tcMar>
          </w:tcPr>
          <w:p w14:paraId="2A9E2D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14736CC" w14:textId="77777777" w:rsidR="00E01C3A" w:rsidRDefault="00CC3326">
            <w:r>
              <w:rPr>
                <w:sz w:val="20"/>
                <w:szCs w:val="20"/>
              </w:rPr>
              <w:t>2.5, 3.7 e 3.8</w:t>
            </w:r>
          </w:p>
        </w:tc>
      </w:tr>
      <w:tr w:rsidR="00E01C3A" w14:paraId="6B1CCC98" w14:textId="77777777">
        <w:tc>
          <w:tcPr>
            <w:tcW w:w="900" w:type="dxa"/>
            <w:tcMar>
              <w:top w:w="70" w:type="dxa"/>
              <w:left w:w="90" w:type="dxa"/>
              <w:bottom w:w="70" w:type="dxa"/>
              <w:right w:w="90" w:type="dxa"/>
            </w:tcMar>
          </w:tcPr>
          <w:p w14:paraId="565C0695" w14:textId="77777777" w:rsidR="00E01C3A" w:rsidRDefault="00CC3326">
            <w:r>
              <w:rPr>
                <w:sz w:val="20"/>
                <w:szCs w:val="20"/>
              </w:rPr>
              <w:t>RF05</w:t>
            </w:r>
          </w:p>
        </w:tc>
        <w:tc>
          <w:tcPr>
            <w:tcW w:w="6171" w:type="dxa"/>
            <w:tcMar>
              <w:top w:w="70" w:type="dxa"/>
              <w:left w:w="90" w:type="dxa"/>
              <w:bottom w:w="70" w:type="dxa"/>
              <w:right w:w="90" w:type="dxa"/>
            </w:tcMar>
          </w:tcPr>
          <w:p w14:paraId="2375659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9C5FA36" w14:textId="77777777" w:rsidR="00E01C3A" w:rsidRDefault="00CC3326">
            <w:r>
              <w:rPr>
                <w:sz w:val="20"/>
                <w:szCs w:val="20"/>
              </w:rPr>
              <w:t>3.12.6.1</w:t>
            </w:r>
          </w:p>
        </w:tc>
      </w:tr>
      <w:tr w:rsidR="00E01C3A" w14:paraId="6F3A973B" w14:textId="77777777">
        <w:tc>
          <w:tcPr>
            <w:tcW w:w="900" w:type="dxa"/>
            <w:tcMar>
              <w:top w:w="70" w:type="dxa"/>
              <w:left w:w="90" w:type="dxa"/>
              <w:bottom w:w="70" w:type="dxa"/>
              <w:right w:w="90" w:type="dxa"/>
            </w:tcMar>
          </w:tcPr>
          <w:p w14:paraId="4AE1E166" w14:textId="77777777" w:rsidR="00E01C3A" w:rsidRDefault="00CC3326">
            <w:r>
              <w:rPr>
                <w:sz w:val="20"/>
                <w:szCs w:val="20"/>
              </w:rPr>
              <w:t>RF06</w:t>
            </w:r>
          </w:p>
        </w:tc>
        <w:tc>
          <w:tcPr>
            <w:tcW w:w="6171" w:type="dxa"/>
            <w:tcMar>
              <w:top w:w="70" w:type="dxa"/>
              <w:left w:w="90" w:type="dxa"/>
              <w:bottom w:w="70" w:type="dxa"/>
              <w:right w:w="90" w:type="dxa"/>
            </w:tcMar>
          </w:tcPr>
          <w:p w14:paraId="5690DB66"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0E3DADA0" w14:textId="77777777" w:rsidR="00E01C3A" w:rsidRDefault="00CC3326">
            <w:r>
              <w:rPr>
                <w:sz w:val="20"/>
                <w:szCs w:val="20"/>
              </w:rPr>
              <w:t>3.4</w:t>
            </w:r>
          </w:p>
        </w:tc>
      </w:tr>
      <w:tr w:rsidR="00E01C3A" w14:paraId="4AFEEC7E" w14:textId="77777777">
        <w:tc>
          <w:tcPr>
            <w:tcW w:w="900" w:type="dxa"/>
            <w:tcMar>
              <w:top w:w="70" w:type="dxa"/>
              <w:left w:w="90" w:type="dxa"/>
              <w:bottom w:w="70" w:type="dxa"/>
              <w:right w:w="90" w:type="dxa"/>
            </w:tcMar>
          </w:tcPr>
          <w:p w14:paraId="35C8B6E8" w14:textId="77777777" w:rsidR="00E01C3A" w:rsidRDefault="00CC3326">
            <w:r>
              <w:rPr>
                <w:sz w:val="20"/>
                <w:szCs w:val="20"/>
              </w:rPr>
              <w:t>RF07</w:t>
            </w:r>
          </w:p>
        </w:tc>
        <w:tc>
          <w:tcPr>
            <w:tcW w:w="6171" w:type="dxa"/>
            <w:tcMar>
              <w:top w:w="70" w:type="dxa"/>
              <w:left w:w="90" w:type="dxa"/>
              <w:bottom w:w="70" w:type="dxa"/>
              <w:right w:w="90" w:type="dxa"/>
            </w:tcMar>
          </w:tcPr>
          <w:p w14:paraId="701DC183"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4095B99F" w14:textId="77777777" w:rsidR="00E01C3A" w:rsidRDefault="00CC3326">
            <w:r>
              <w:rPr>
                <w:sz w:val="20"/>
                <w:szCs w:val="20"/>
              </w:rPr>
              <w:t>3.13.1</w:t>
            </w:r>
          </w:p>
        </w:tc>
      </w:tr>
      <w:tr w:rsidR="00E01C3A" w14:paraId="62C65121" w14:textId="77777777">
        <w:tc>
          <w:tcPr>
            <w:tcW w:w="900" w:type="dxa"/>
            <w:tcMar>
              <w:top w:w="70" w:type="dxa"/>
              <w:left w:w="90" w:type="dxa"/>
              <w:bottom w:w="70" w:type="dxa"/>
              <w:right w:w="90" w:type="dxa"/>
            </w:tcMar>
          </w:tcPr>
          <w:p w14:paraId="30C36E8C" w14:textId="77777777" w:rsidR="00E01C3A" w:rsidRDefault="00CC3326">
            <w:r>
              <w:rPr>
                <w:sz w:val="20"/>
                <w:szCs w:val="20"/>
              </w:rPr>
              <w:t>RF08</w:t>
            </w:r>
          </w:p>
        </w:tc>
        <w:tc>
          <w:tcPr>
            <w:tcW w:w="6171" w:type="dxa"/>
            <w:tcMar>
              <w:top w:w="70" w:type="dxa"/>
              <w:left w:w="90" w:type="dxa"/>
              <w:bottom w:w="70" w:type="dxa"/>
              <w:right w:w="90" w:type="dxa"/>
            </w:tcMar>
          </w:tcPr>
          <w:p w14:paraId="5474C35B"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E775360" w14:textId="77777777" w:rsidR="00E01C3A" w:rsidRDefault="00CC3326">
            <w:r>
              <w:rPr>
                <w:sz w:val="20"/>
                <w:szCs w:val="20"/>
              </w:rPr>
              <w:t>3.12.6.1</w:t>
            </w:r>
          </w:p>
        </w:tc>
      </w:tr>
      <w:tr w:rsidR="00E01C3A" w14:paraId="24FC9489" w14:textId="77777777">
        <w:tc>
          <w:tcPr>
            <w:tcW w:w="900" w:type="dxa"/>
            <w:tcMar>
              <w:top w:w="70" w:type="dxa"/>
              <w:left w:w="90" w:type="dxa"/>
              <w:bottom w:w="70" w:type="dxa"/>
              <w:right w:w="90" w:type="dxa"/>
            </w:tcMar>
          </w:tcPr>
          <w:p w14:paraId="6D235539" w14:textId="77777777" w:rsidR="00E01C3A" w:rsidRDefault="00CC3326">
            <w:r>
              <w:rPr>
                <w:sz w:val="20"/>
                <w:szCs w:val="20"/>
              </w:rPr>
              <w:t>RF09</w:t>
            </w:r>
          </w:p>
        </w:tc>
        <w:tc>
          <w:tcPr>
            <w:tcW w:w="6171" w:type="dxa"/>
            <w:tcMar>
              <w:top w:w="70" w:type="dxa"/>
              <w:left w:w="90" w:type="dxa"/>
              <w:bottom w:w="70" w:type="dxa"/>
              <w:right w:w="90" w:type="dxa"/>
            </w:tcMar>
          </w:tcPr>
          <w:p w14:paraId="7F895DA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DB73F6" w14:textId="77777777" w:rsidR="00E01C3A" w:rsidRDefault="00CC3326">
            <w:r>
              <w:rPr>
                <w:sz w:val="20"/>
                <w:szCs w:val="20"/>
              </w:rPr>
              <w:t>3.13.1</w:t>
            </w:r>
          </w:p>
        </w:tc>
      </w:tr>
      <w:tr w:rsidR="00E01C3A" w14:paraId="79995EED" w14:textId="77777777">
        <w:tc>
          <w:tcPr>
            <w:tcW w:w="900" w:type="dxa"/>
            <w:tcMar>
              <w:top w:w="70" w:type="dxa"/>
              <w:left w:w="90" w:type="dxa"/>
              <w:bottom w:w="70" w:type="dxa"/>
              <w:right w:w="90" w:type="dxa"/>
            </w:tcMar>
          </w:tcPr>
          <w:p w14:paraId="08DB2264" w14:textId="77777777" w:rsidR="00E01C3A" w:rsidRDefault="00CC3326">
            <w:r>
              <w:rPr>
                <w:sz w:val="20"/>
                <w:szCs w:val="20"/>
              </w:rPr>
              <w:t>RF10</w:t>
            </w:r>
          </w:p>
        </w:tc>
        <w:tc>
          <w:tcPr>
            <w:tcW w:w="6171" w:type="dxa"/>
            <w:tcMar>
              <w:top w:w="70" w:type="dxa"/>
              <w:left w:w="90" w:type="dxa"/>
              <w:bottom w:w="70" w:type="dxa"/>
              <w:right w:w="90" w:type="dxa"/>
            </w:tcMar>
          </w:tcPr>
          <w:p w14:paraId="59C308E7"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A397710" w14:textId="77777777" w:rsidR="00E01C3A" w:rsidRDefault="00CC3326">
            <w:r>
              <w:rPr>
                <w:sz w:val="20"/>
                <w:szCs w:val="20"/>
              </w:rPr>
              <w:t>3.5 e 3.9</w:t>
            </w:r>
          </w:p>
        </w:tc>
      </w:tr>
      <w:tr w:rsidR="00E01C3A" w14:paraId="62E35B83" w14:textId="77777777">
        <w:tc>
          <w:tcPr>
            <w:tcW w:w="900" w:type="dxa"/>
            <w:tcMar>
              <w:top w:w="70" w:type="dxa"/>
              <w:left w:w="90" w:type="dxa"/>
              <w:bottom w:w="70" w:type="dxa"/>
              <w:right w:w="90" w:type="dxa"/>
            </w:tcMar>
          </w:tcPr>
          <w:p w14:paraId="0BDB9A32" w14:textId="77777777" w:rsidR="00E01C3A" w:rsidRDefault="00CC3326">
            <w:r>
              <w:rPr>
                <w:sz w:val="20"/>
                <w:szCs w:val="20"/>
              </w:rPr>
              <w:t>RF11</w:t>
            </w:r>
          </w:p>
        </w:tc>
        <w:tc>
          <w:tcPr>
            <w:tcW w:w="6171" w:type="dxa"/>
            <w:tcMar>
              <w:top w:w="70" w:type="dxa"/>
              <w:left w:w="90" w:type="dxa"/>
              <w:bottom w:w="70" w:type="dxa"/>
              <w:right w:w="90" w:type="dxa"/>
            </w:tcMar>
          </w:tcPr>
          <w:p w14:paraId="02B71974"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45582DD7" w14:textId="77777777" w:rsidR="00E01C3A" w:rsidRDefault="00CC3326">
            <w:r>
              <w:rPr>
                <w:sz w:val="20"/>
                <w:szCs w:val="20"/>
              </w:rPr>
              <w:t>3.4.5</w:t>
            </w:r>
          </w:p>
        </w:tc>
      </w:tr>
      <w:tr w:rsidR="00E01C3A" w14:paraId="025CDC82" w14:textId="77777777">
        <w:tc>
          <w:tcPr>
            <w:tcW w:w="900" w:type="dxa"/>
            <w:tcMar>
              <w:top w:w="70" w:type="dxa"/>
              <w:left w:w="90" w:type="dxa"/>
              <w:bottom w:w="70" w:type="dxa"/>
              <w:right w:w="90" w:type="dxa"/>
            </w:tcMar>
          </w:tcPr>
          <w:p w14:paraId="473A893B" w14:textId="77777777" w:rsidR="00E01C3A" w:rsidRDefault="00CC3326">
            <w:r>
              <w:rPr>
                <w:sz w:val="20"/>
                <w:szCs w:val="20"/>
              </w:rPr>
              <w:t>RF12</w:t>
            </w:r>
          </w:p>
        </w:tc>
        <w:tc>
          <w:tcPr>
            <w:tcW w:w="6171" w:type="dxa"/>
            <w:tcMar>
              <w:top w:w="70" w:type="dxa"/>
              <w:left w:w="90" w:type="dxa"/>
              <w:bottom w:w="70" w:type="dxa"/>
              <w:right w:w="90" w:type="dxa"/>
            </w:tcMar>
          </w:tcPr>
          <w:p w14:paraId="2BAF71B4"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4A9D4FF" w14:textId="77777777" w:rsidR="00E01C3A" w:rsidRDefault="00CC3326">
            <w:r>
              <w:rPr>
                <w:sz w:val="20"/>
                <w:szCs w:val="20"/>
              </w:rPr>
              <w:t>3.11</w:t>
            </w:r>
          </w:p>
        </w:tc>
      </w:tr>
    </w:tbl>
    <w:p w14:paraId="3F841E99" w14:textId="77777777" w:rsidR="00E01C3A" w:rsidRDefault="00CC3326">
      <w:pPr>
        <w:spacing w:before="130" w:after="260"/>
        <w:rPr>
          <w:lang w:val="pt-BR"/>
        </w:rPr>
      </w:pPr>
      <w:r>
        <w:rPr>
          <w:sz w:val="20"/>
          <w:szCs w:val="20"/>
          <w:lang w:val="pt-BR"/>
        </w:rPr>
        <w:t>Fonte: Elaborado pelos autores (2026).</w:t>
      </w:r>
    </w:p>
    <w:p w14:paraId="4A96B657"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2DE0186"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69ED23F4"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7FC8C9B" w14:textId="77777777">
        <w:trPr>
          <w:tblHeader/>
        </w:trPr>
        <w:tc>
          <w:tcPr>
            <w:tcW w:w="850" w:type="dxa"/>
            <w:shd w:val="clear" w:color="auto" w:fill="EDEDED"/>
            <w:tcMar>
              <w:top w:w="70" w:type="dxa"/>
              <w:left w:w="90" w:type="dxa"/>
              <w:bottom w:w="70" w:type="dxa"/>
              <w:right w:w="90" w:type="dxa"/>
            </w:tcMar>
          </w:tcPr>
          <w:p w14:paraId="49894346"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31E6A308"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78093222"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3D5467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C708F0" w14:paraId="6CBB9332" w14:textId="77777777">
        <w:tc>
          <w:tcPr>
            <w:tcW w:w="850" w:type="dxa"/>
            <w:tcMar>
              <w:top w:w="70" w:type="dxa"/>
              <w:left w:w="90" w:type="dxa"/>
              <w:bottom w:w="70" w:type="dxa"/>
              <w:right w:w="90" w:type="dxa"/>
            </w:tcMar>
          </w:tcPr>
          <w:p w14:paraId="2EAB068D" w14:textId="77777777" w:rsidR="00E01C3A" w:rsidRDefault="00CC3326">
            <w:r>
              <w:rPr>
                <w:sz w:val="20"/>
                <w:szCs w:val="20"/>
              </w:rPr>
              <w:t>RNF01</w:t>
            </w:r>
          </w:p>
        </w:tc>
        <w:tc>
          <w:tcPr>
            <w:tcW w:w="3500" w:type="dxa"/>
            <w:tcMar>
              <w:top w:w="70" w:type="dxa"/>
              <w:left w:w="90" w:type="dxa"/>
              <w:bottom w:w="70" w:type="dxa"/>
              <w:right w:w="90" w:type="dxa"/>
            </w:tcMar>
          </w:tcPr>
          <w:p w14:paraId="72272CF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3F495C2"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221CE7"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708F0" w14:paraId="547C1661" w14:textId="77777777">
        <w:tc>
          <w:tcPr>
            <w:tcW w:w="850" w:type="dxa"/>
            <w:tcMar>
              <w:top w:w="70" w:type="dxa"/>
              <w:left w:w="90" w:type="dxa"/>
              <w:bottom w:w="70" w:type="dxa"/>
              <w:right w:w="90" w:type="dxa"/>
            </w:tcMar>
          </w:tcPr>
          <w:p w14:paraId="730AD7BA" w14:textId="77777777" w:rsidR="00E01C3A" w:rsidRDefault="00CC3326">
            <w:r>
              <w:rPr>
                <w:sz w:val="20"/>
                <w:szCs w:val="20"/>
              </w:rPr>
              <w:t>RNF02</w:t>
            </w:r>
          </w:p>
        </w:tc>
        <w:tc>
          <w:tcPr>
            <w:tcW w:w="3500" w:type="dxa"/>
            <w:tcMar>
              <w:top w:w="70" w:type="dxa"/>
              <w:left w:w="90" w:type="dxa"/>
              <w:bottom w:w="70" w:type="dxa"/>
              <w:right w:w="90" w:type="dxa"/>
            </w:tcMar>
          </w:tcPr>
          <w:p w14:paraId="0202F07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5CEA18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3176B4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C708F0" w14:paraId="59F5940C" w14:textId="77777777">
        <w:tc>
          <w:tcPr>
            <w:tcW w:w="850" w:type="dxa"/>
            <w:tcMar>
              <w:top w:w="70" w:type="dxa"/>
              <w:left w:w="90" w:type="dxa"/>
              <w:bottom w:w="70" w:type="dxa"/>
              <w:right w:w="90" w:type="dxa"/>
            </w:tcMar>
          </w:tcPr>
          <w:p w14:paraId="377363ED" w14:textId="77777777" w:rsidR="00E01C3A" w:rsidRDefault="00CC3326">
            <w:r>
              <w:rPr>
                <w:sz w:val="20"/>
                <w:szCs w:val="20"/>
              </w:rPr>
              <w:t>RNF03</w:t>
            </w:r>
          </w:p>
        </w:tc>
        <w:tc>
          <w:tcPr>
            <w:tcW w:w="3500" w:type="dxa"/>
            <w:tcMar>
              <w:top w:w="70" w:type="dxa"/>
              <w:left w:w="90" w:type="dxa"/>
              <w:bottom w:w="70" w:type="dxa"/>
              <w:right w:w="90" w:type="dxa"/>
            </w:tcMar>
          </w:tcPr>
          <w:p w14:paraId="60CD490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E77416C"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0015A8B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708F0" w14:paraId="5CD5FA69" w14:textId="77777777">
        <w:tc>
          <w:tcPr>
            <w:tcW w:w="850" w:type="dxa"/>
            <w:tcMar>
              <w:top w:w="70" w:type="dxa"/>
              <w:left w:w="90" w:type="dxa"/>
              <w:bottom w:w="70" w:type="dxa"/>
              <w:right w:w="90" w:type="dxa"/>
            </w:tcMar>
          </w:tcPr>
          <w:p w14:paraId="3D3D72F8" w14:textId="77777777" w:rsidR="00E01C3A" w:rsidRDefault="00CC3326">
            <w:r>
              <w:rPr>
                <w:sz w:val="20"/>
                <w:szCs w:val="20"/>
              </w:rPr>
              <w:t>RNF04</w:t>
            </w:r>
          </w:p>
        </w:tc>
        <w:tc>
          <w:tcPr>
            <w:tcW w:w="3500" w:type="dxa"/>
            <w:tcMar>
              <w:top w:w="70" w:type="dxa"/>
              <w:left w:w="90" w:type="dxa"/>
              <w:bottom w:w="70" w:type="dxa"/>
              <w:right w:w="90" w:type="dxa"/>
            </w:tcMar>
          </w:tcPr>
          <w:p w14:paraId="797056B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5BB2396"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51166B" w14:textId="77777777" w:rsidR="00E01C3A" w:rsidRPr="00CE1B46" w:rsidRDefault="00CC3326">
            <w:pPr>
              <w:rPr>
                <w:lang w:val="pt-BR"/>
              </w:rPr>
            </w:pPr>
            <w:r>
              <w:rPr>
                <w:sz w:val="20"/>
                <w:szCs w:val="20"/>
                <w:lang w:val="pt-BR"/>
              </w:rPr>
              <w:t>Reexecução de decisão registrada e comparação com o valor gravado</w:t>
            </w:r>
          </w:p>
        </w:tc>
      </w:tr>
      <w:tr w:rsidR="00E01C3A" w:rsidRPr="00C708F0" w14:paraId="531A4A68" w14:textId="77777777">
        <w:tc>
          <w:tcPr>
            <w:tcW w:w="850" w:type="dxa"/>
            <w:tcMar>
              <w:top w:w="70" w:type="dxa"/>
              <w:left w:w="90" w:type="dxa"/>
              <w:bottom w:w="70" w:type="dxa"/>
              <w:right w:w="90" w:type="dxa"/>
            </w:tcMar>
          </w:tcPr>
          <w:p w14:paraId="17F46B6F" w14:textId="77777777" w:rsidR="00E01C3A" w:rsidRDefault="00CC3326">
            <w:r>
              <w:rPr>
                <w:sz w:val="20"/>
                <w:szCs w:val="20"/>
              </w:rPr>
              <w:t>RNF05</w:t>
            </w:r>
          </w:p>
        </w:tc>
        <w:tc>
          <w:tcPr>
            <w:tcW w:w="3500" w:type="dxa"/>
            <w:tcMar>
              <w:top w:w="70" w:type="dxa"/>
              <w:left w:w="90" w:type="dxa"/>
              <w:bottom w:w="70" w:type="dxa"/>
              <w:right w:w="90" w:type="dxa"/>
            </w:tcMar>
          </w:tcPr>
          <w:p w14:paraId="16CA3A46"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72A44B4"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5B9A8CD9"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708F0" w14:paraId="00857899" w14:textId="77777777">
        <w:tc>
          <w:tcPr>
            <w:tcW w:w="850" w:type="dxa"/>
            <w:tcMar>
              <w:top w:w="70" w:type="dxa"/>
              <w:left w:w="90" w:type="dxa"/>
              <w:bottom w:w="70" w:type="dxa"/>
              <w:right w:w="90" w:type="dxa"/>
            </w:tcMar>
          </w:tcPr>
          <w:p w14:paraId="32A54F00" w14:textId="77777777" w:rsidR="00E01C3A" w:rsidRDefault="00CC3326">
            <w:r>
              <w:rPr>
                <w:sz w:val="20"/>
                <w:szCs w:val="20"/>
              </w:rPr>
              <w:t>RNF06</w:t>
            </w:r>
          </w:p>
        </w:tc>
        <w:tc>
          <w:tcPr>
            <w:tcW w:w="3500" w:type="dxa"/>
            <w:tcMar>
              <w:top w:w="70" w:type="dxa"/>
              <w:left w:w="90" w:type="dxa"/>
              <w:bottom w:w="70" w:type="dxa"/>
              <w:right w:w="90" w:type="dxa"/>
            </w:tcMar>
          </w:tcPr>
          <w:p w14:paraId="0AD476F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3E48B8B"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1CA149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708F0" w14:paraId="698F90D3" w14:textId="77777777">
        <w:tc>
          <w:tcPr>
            <w:tcW w:w="850" w:type="dxa"/>
            <w:tcMar>
              <w:top w:w="70" w:type="dxa"/>
              <w:left w:w="90" w:type="dxa"/>
              <w:bottom w:w="70" w:type="dxa"/>
              <w:right w:w="90" w:type="dxa"/>
            </w:tcMar>
          </w:tcPr>
          <w:p w14:paraId="1B70237B" w14:textId="77777777" w:rsidR="00E01C3A" w:rsidRDefault="00CC3326">
            <w:r>
              <w:rPr>
                <w:sz w:val="20"/>
                <w:szCs w:val="20"/>
              </w:rPr>
              <w:t>RNF07</w:t>
            </w:r>
          </w:p>
        </w:tc>
        <w:tc>
          <w:tcPr>
            <w:tcW w:w="3500" w:type="dxa"/>
            <w:tcMar>
              <w:top w:w="70" w:type="dxa"/>
              <w:left w:w="90" w:type="dxa"/>
              <w:bottom w:w="70" w:type="dxa"/>
              <w:right w:w="90" w:type="dxa"/>
            </w:tcMar>
          </w:tcPr>
          <w:p w14:paraId="380DEB5E"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090B57A5"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132E12A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708F0" w14:paraId="73DA9FDA" w14:textId="77777777">
        <w:tc>
          <w:tcPr>
            <w:tcW w:w="850" w:type="dxa"/>
            <w:tcMar>
              <w:top w:w="70" w:type="dxa"/>
              <w:left w:w="90" w:type="dxa"/>
              <w:bottom w:w="70" w:type="dxa"/>
              <w:right w:w="90" w:type="dxa"/>
            </w:tcMar>
          </w:tcPr>
          <w:p w14:paraId="43B3D2E8" w14:textId="77777777" w:rsidR="00E01C3A" w:rsidRDefault="00CC3326">
            <w:r>
              <w:rPr>
                <w:sz w:val="20"/>
                <w:szCs w:val="20"/>
              </w:rPr>
              <w:t>RNF08</w:t>
            </w:r>
          </w:p>
        </w:tc>
        <w:tc>
          <w:tcPr>
            <w:tcW w:w="3500" w:type="dxa"/>
            <w:tcMar>
              <w:top w:w="70" w:type="dxa"/>
              <w:left w:w="90" w:type="dxa"/>
              <w:bottom w:w="70" w:type="dxa"/>
              <w:right w:w="90" w:type="dxa"/>
            </w:tcMar>
          </w:tcPr>
          <w:p w14:paraId="64AEE97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53F7C9C"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F9C2240"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C708F0" w14:paraId="0180607D" w14:textId="77777777">
        <w:tc>
          <w:tcPr>
            <w:tcW w:w="850" w:type="dxa"/>
            <w:tcMar>
              <w:top w:w="70" w:type="dxa"/>
              <w:left w:w="90" w:type="dxa"/>
              <w:bottom w:w="70" w:type="dxa"/>
              <w:right w:w="90" w:type="dxa"/>
            </w:tcMar>
          </w:tcPr>
          <w:p w14:paraId="25336DA6" w14:textId="77777777" w:rsidR="00E01C3A" w:rsidRDefault="00CC3326">
            <w:r>
              <w:rPr>
                <w:sz w:val="20"/>
                <w:szCs w:val="20"/>
              </w:rPr>
              <w:t>RNF09</w:t>
            </w:r>
          </w:p>
        </w:tc>
        <w:tc>
          <w:tcPr>
            <w:tcW w:w="3500" w:type="dxa"/>
            <w:tcMar>
              <w:top w:w="70" w:type="dxa"/>
              <w:left w:w="90" w:type="dxa"/>
              <w:bottom w:w="70" w:type="dxa"/>
              <w:right w:w="90" w:type="dxa"/>
            </w:tcMar>
          </w:tcPr>
          <w:p w14:paraId="4102521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11445ED"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1CB5B74"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35024BBD" w14:textId="77777777" w:rsidR="00E01C3A" w:rsidRDefault="00CC3326">
      <w:pPr>
        <w:spacing w:before="130" w:after="260"/>
        <w:rPr>
          <w:lang w:val="pt-BR"/>
        </w:rPr>
      </w:pPr>
      <w:r>
        <w:rPr>
          <w:sz w:val="20"/>
          <w:szCs w:val="20"/>
          <w:lang w:val="pt-BR"/>
        </w:rPr>
        <w:t>Fonte: Elaborado pelos autores (2026).</w:t>
      </w:r>
    </w:p>
    <w:p w14:paraId="34207192"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5BB1C032"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4D2731A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73A933B3"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D315E47" w14:textId="77777777" w:rsidR="00E01C3A" w:rsidRDefault="00CC3326">
      <w:pPr>
        <w:spacing w:after="120" w:line="360" w:lineRule="auto"/>
        <w:ind w:firstLine="709"/>
        <w:jc w:val="both"/>
        <w:rPr>
          <w:lang w:val="pt-BR"/>
        </w:rPr>
      </w:pPr>
      <w:r>
        <w:rPr>
          <w:lang w:val="pt-BR"/>
        </w:rPr>
        <w:t xml:space="preserve">A </w:t>
      </w:r>
      <w:r>
        <w:rPr>
          <w:lang w:val="pt-BR"/>
        </w:rPr>
        <w:t xml:space="preserve">Figura 3</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0D142A2B" w14:textId="77777777" w:rsidR="00E01C3A" w:rsidRDefault="00CC3326">
      <w:pPr>
        <w:keepNext/>
        <w:spacing w:before="130" w:after="60"/>
        <w:jc w:val="center"/>
        <w:rPr>
          <w:lang w:val="pt-BR"/>
        </w:rPr>
      </w:pPr>
      <w:r>
        <w:rPr>
          <w:sz w:val="20"/>
          <w:szCs w:val="20"/>
          <w:lang w:val="pt-BR"/>
        </w:rPr>
        <w:t xml:space="preserve">Figura 3</w:t>
      </w:r>
      <w:r>
        <w:rPr>
          <w:sz w:val="20"/>
          <w:szCs w:val="20"/>
          <w:lang w:val="pt-BR"/>
        </w:rPr>
        <w:t xml:space="preserve"> – Arquitetura do sistema</w:t>
      </w:r>
    </w:p>
    <w:p w14:paraId="29FA9433"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59A26B97" w14:textId="77777777" w:rsidR="00E01C3A" w:rsidRDefault="00CC3326">
      <w:pPr>
        <w:spacing w:after="280"/>
        <w:jc w:val="center"/>
        <w:rPr>
          <w:lang w:val="pt-BR"/>
        </w:rPr>
      </w:pPr>
      <w:r>
        <w:rPr>
          <w:sz w:val="20"/>
          <w:szCs w:val="20"/>
          <w:lang w:val="pt-BR"/>
        </w:rPr>
        <w:t>Fonte: Elaborado pelos autores (2026).</w:t>
      </w:r>
    </w:p>
    <w:p w14:paraId="470673FF"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D9CC5F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2629341"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7745A095" w14:textId="77777777">
        <w:trPr>
          <w:tblHeader/>
        </w:trPr>
        <w:tc>
          <w:tcPr>
            <w:tcW w:w="1750" w:type="dxa"/>
            <w:shd w:val="clear" w:color="auto" w:fill="EDEDED"/>
            <w:tcMar>
              <w:top w:w="70" w:type="dxa"/>
              <w:left w:w="90" w:type="dxa"/>
              <w:bottom w:w="70" w:type="dxa"/>
              <w:right w:w="90" w:type="dxa"/>
            </w:tcMar>
          </w:tcPr>
          <w:p w14:paraId="7AB8033F"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061718A"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354D731B" w14:textId="77777777" w:rsidR="00E01C3A" w:rsidRDefault="00CC3326">
            <w:proofErr w:type="spellStart"/>
            <w:r>
              <w:rPr>
                <w:b/>
                <w:bCs/>
                <w:sz w:val="20"/>
                <w:szCs w:val="20"/>
              </w:rPr>
              <w:t>Justificativa</w:t>
            </w:r>
            <w:proofErr w:type="spellEnd"/>
          </w:p>
        </w:tc>
      </w:tr>
      <w:tr w:rsidR="00E01C3A" w:rsidRPr="00C708F0" w14:paraId="3CC82AA3" w14:textId="77777777">
        <w:tc>
          <w:tcPr>
            <w:tcW w:w="1750" w:type="dxa"/>
            <w:tcMar>
              <w:top w:w="70" w:type="dxa"/>
              <w:left w:w="90" w:type="dxa"/>
              <w:bottom w:w="70" w:type="dxa"/>
              <w:right w:w="90" w:type="dxa"/>
            </w:tcMar>
          </w:tcPr>
          <w:p w14:paraId="452E712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1B8F80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0112513"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C708F0" w14:paraId="4EA854C3" w14:textId="77777777">
        <w:tc>
          <w:tcPr>
            <w:tcW w:w="1750" w:type="dxa"/>
            <w:tcMar>
              <w:top w:w="70" w:type="dxa"/>
              <w:left w:w="90" w:type="dxa"/>
              <w:bottom w:w="70" w:type="dxa"/>
              <w:right w:w="90" w:type="dxa"/>
            </w:tcMar>
          </w:tcPr>
          <w:p w14:paraId="661875CC" w14:textId="77777777" w:rsidR="00E01C3A" w:rsidRDefault="00CC3326">
            <w:r>
              <w:rPr>
                <w:sz w:val="20"/>
                <w:szCs w:val="20"/>
              </w:rPr>
              <w:t>Back end</w:t>
            </w:r>
          </w:p>
        </w:tc>
        <w:tc>
          <w:tcPr>
            <w:tcW w:w="3100" w:type="dxa"/>
            <w:tcMar>
              <w:top w:w="70" w:type="dxa"/>
              <w:left w:w="90" w:type="dxa"/>
              <w:bottom w:w="70" w:type="dxa"/>
              <w:right w:w="90" w:type="dxa"/>
            </w:tcMar>
          </w:tcPr>
          <w:p w14:paraId="536BF0F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6F0930F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708F0" w14:paraId="39CE7498" w14:textId="77777777">
        <w:tc>
          <w:tcPr>
            <w:tcW w:w="1750" w:type="dxa"/>
            <w:tcMar>
              <w:top w:w="70" w:type="dxa"/>
              <w:left w:w="90" w:type="dxa"/>
              <w:bottom w:w="70" w:type="dxa"/>
              <w:right w:w="90" w:type="dxa"/>
            </w:tcMar>
          </w:tcPr>
          <w:p w14:paraId="2AC89F5F" w14:textId="77777777" w:rsidR="00E01C3A" w:rsidRDefault="00CC3326">
            <w:r>
              <w:rPr>
                <w:sz w:val="20"/>
                <w:szCs w:val="20"/>
              </w:rPr>
              <w:t>Front end</w:t>
            </w:r>
          </w:p>
        </w:tc>
        <w:tc>
          <w:tcPr>
            <w:tcW w:w="3100" w:type="dxa"/>
            <w:tcMar>
              <w:top w:w="70" w:type="dxa"/>
              <w:left w:w="90" w:type="dxa"/>
              <w:bottom w:w="70" w:type="dxa"/>
              <w:right w:w="90" w:type="dxa"/>
            </w:tcMar>
          </w:tcPr>
          <w:p w14:paraId="6D96D3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E4B4CC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708F0" w14:paraId="019F6E22" w14:textId="77777777">
        <w:tc>
          <w:tcPr>
            <w:tcW w:w="1750" w:type="dxa"/>
            <w:tcMar>
              <w:top w:w="70" w:type="dxa"/>
              <w:left w:w="90" w:type="dxa"/>
              <w:bottom w:w="70" w:type="dxa"/>
              <w:right w:w="90" w:type="dxa"/>
            </w:tcMar>
          </w:tcPr>
          <w:p w14:paraId="405BCB6D" w14:textId="77777777" w:rsidR="00E01C3A" w:rsidRDefault="00CC3326">
            <w:r>
              <w:rPr>
                <w:sz w:val="20"/>
                <w:szCs w:val="20"/>
              </w:rPr>
              <w:t>Banco de dados</w:t>
            </w:r>
          </w:p>
        </w:tc>
        <w:tc>
          <w:tcPr>
            <w:tcW w:w="3100" w:type="dxa"/>
            <w:tcMar>
              <w:top w:w="70" w:type="dxa"/>
              <w:left w:w="90" w:type="dxa"/>
              <w:bottom w:w="70" w:type="dxa"/>
              <w:right w:w="90" w:type="dxa"/>
            </w:tcMar>
          </w:tcPr>
          <w:p w14:paraId="1C97F721" w14:textId="77777777" w:rsidR="00E01C3A" w:rsidRPr="00CE1B46" w:rsidRDefault="00CC3326">
            <w:pPr>
              <w:rPr>
                <w:lang w:val="pt-BR"/>
              </w:rPr>
            </w:pPr>
            <w:r>
              <w:rPr>
                <w:sz w:val="20"/>
                <w:szCs w:val="20"/>
                <w:lang w:val="pt-BR"/>
              </w:rPr>
              <w:t xml:space="preserve">Sim. Banco relacional em contêiner, com as entidades do Quadro 16 e o modelo da </w:t>
            </w:r>
            <w:del w:id="30006" w:author="Vitor Oliveira" w:date="2026-10-11T14:00:00Z">
              <w:r>
                <w:rPr>
                  <w:sz w:val="20"/>
                  <w:szCs w:val="20"/>
                  <w:lang w:val="pt-BR"/>
                </w:rPr>
                <w:delText xml:space="preserve">Figura 5</w:delText>
              </w:r>
            </w:del>
            <w:ins w:id="30007" w:author="Vitor Oliveira" w:date="2026-10-11T14:00:00Z">
              <w:r>
                <w:rPr>
                  <w:sz w:val="20"/>
                  <w:szCs w:val="20"/>
                  <w:lang w:val="pt-BR"/>
                </w:rPr>
                <w:t xml:space="preserve">Figura 7</w:t>
              </w:r>
            </w:ins>
          </w:p>
        </w:tc>
        <w:tc>
          <w:tcPr>
            <w:tcW w:w="4221" w:type="dxa"/>
            <w:tcMar>
              <w:top w:w="70" w:type="dxa"/>
              <w:left w:w="90" w:type="dxa"/>
              <w:bottom w:w="70" w:type="dxa"/>
              <w:right w:w="90" w:type="dxa"/>
            </w:tcMar>
          </w:tcPr>
          <w:p w14:paraId="0CF0815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FB32F50" w14:textId="77777777">
        <w:tc>
          <w:tcPr>
            <w:tcW w:w="1750" w:type="dxa"/>
            <w:tcMar>
              <w:top w:w="70" w:type="dxa"/>
              <w:left w:w="90" w:type="dxa"/>
              <w:bottom w:w="70" w:type="dxa"/>
              <w:right w:w="90" w:type="dxa"/>
            </w:tcMar>
          </w:tcPr>
          <w:p w14:paraId="5C50BB4F"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202E9E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7944F4E"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C708F0" w14:paraId="792AB82B" w14:textId="77777777">
        <w:tc>
          <w:tcPr>
            <w:tcW w:w="1750" w:type="dxa"/>
            <w:tcMar>
              <w:top w:w="70" w:type="dxa"/>
              <w:left w:w="90" w:type="dxa"/>
              <w:bottom w:w="70" w:type="dxa"/>
              <w:right w:w="90" w:type="dxa"/>
            </w:tcMar>
          </w:tcPr>
          <w:p w14:paraId="282AF0F2"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26A4870"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2699FF8"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42E6EE3" w14:textId="77777777">
        <w:tc>
          <w:tcPr>
            <w:tcW w:w="1750" w:type="dxa"/>
            <w:tcMar>
              <w:top w:w="70" w:type="dxa"/>
              <w:left w:w="90" w:type="dxa"/>
              <w:bottom w:w="70" w:type="dxa"/>
              <w:right w:w="90" w:type="dxa"/>
            </w:tcMar>
          </w:tcPr>
          <w:p w14:paraId="76E849F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86AB524"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0B3FE45"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1460E1CB" w14:textId="77777777" w:rsidR="00E01C3A" w:rsidRDefault="00CC3326">
      <w:pPr>
        <w:spacing w:before="130" w:after="260"/>
        <w:rPr>
          <w:lang w:val="pt-BR"/>
        </w:rPr>
      </w:pPr>
      <w:r>
        <w:rPr>
          <w:sz w:val="20"/>
          <w:szCs w:val="20"/>
          <w:lang w:val="pt-BR"/>
        </w:rPr>
        <w:t>Fonte: Elaborado pelos autores (2026).</w:t>
      </w:r>
    </w:p>
    <w:p w14:paraId="63C2EEB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484D486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54E43FAA" w14:textId="77777777">
        <w:trPr>
          <w:tblHeader/>
        </w:trPr>
        <w:tc>
          <w:tcPr>
            <w:tcW w:w="2300" w:type="dxa"/>
            <w:shd w:val="clear" w:color="auto" w:fill="EDEDED"/>
            <w:tcMar>
              <w:top w:w="70" w:type="dxa"/>
              <w:left w:w="90" w:type="dxa"/>
              <w:bottom w:w="70" w:type="dxa"/>
              <w:right w:w="90" w:type="dxa"/>
            </w:tcMar>
          </w:tcPr>
          <w:p w14:paraId="57E0B59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2A472CC"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9D4D460" w14:textId="77777777" w:rsidR="00E01C3A" w:rsidRDefault="00CC3326">
            <w:proofErr w:type="spellStart"/>
            <w:r>
              <w:rPr>
                <w:b/>
                <w:bCs/>
                <w:sz w:val="20"/>
                <w:szCs w:val="20"/>
              </w:rPr>
              <w:t>Responsabilidade</w:t>
            </w:r>
            <w:proofErr w:type="spellEnd"/>
          </w:p>
        </w:tc>
      </w:tr>
      <w:tr w:rsidR="00E01C3A" w:rsidRPr="00C708F0" w14:paraId="024AFDF0" w14:textId="77777777">
        <w:tc>
          <w:tcPr>
            <w:tcW w:w="2300" w:type="dxa"/>
            <w:tcMar>
              <w:top w:w="70" w:type="dxa"/>
              <w:left w:w="90" w:type="dxa"/>
              <w:bottom w:w="70" w:type="dxa"/>
              <w:right w:w="90" w:type="dxa"/>
            </w:tcMar>
          </w:tcPr>
          <w:p w14:paraId="536B3FF6"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5481AD16"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DDA1457"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708F0" w14:paraId="3F2EC6A4" w14:textId="77777777">
        <w:tc>
          <w:tcPr>
            <w:tcW w:w="2300" w:type="dxa"/>
            <w:tcMar>
              <w:top w:w="70" w:type="dxa"/>
              <w:left w:w="90" w:type="dxa"/>
              <w:bottom w:w="70" w:type="dxa"/>
              <w:right w:w="90" w:type="dxa"/>
            </w:tcMar>
          </w:tcPr>
          <w:p w14:paraId="11FC99B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2A287F5"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046977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708F0" w14:paraId="66D1BEDD" w14:textId="77777777">
        <w:tc>
          <w:tcPr>
            <w:tcW w:w="2300" w:type="dxa"/>
            <w:tcMar>
              <w:top w:w="70" w:type="dxa"/>
              <w:left w:w="90" w:type="dxa"/>
              <w:bottom w:w="70" w:type="dxa"/>
              <w:right w:w="90" w:type="dxa"/>
            </w:tcMar>
          </w:tcPr>
          <w:p w14:paraId="008763D0"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650CDB0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93CA6A4"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708F0" w14:paraId="4FBD1107" w14:textId="77777777">
        <w:tc>
          <w:tcPr>
            <w:tcW w:w="2300" w:type="dxa"/>
            <w:tcMar>
              <w:top w:w="70" w:type="dxa"/>
              <w:left w:w="90" w:type="dxa"/>
              <w:bottom w:w="70" w:type="dxa"/>
              <w:right w:w="90" w:type="dxa"/>
            </w:tcMar>
          </w:tcPr>
          <w:p w14:paraId="1794039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45AB9DC"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798E60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C708F0" w14:paraId="0BF8356C" w14:textId="77777777">
        <w:tc>
          <w:tcPr>
            <w:tcW w:w="2300" w:type="dxa"/>
            <w:tcMar>
              <w:top w:w="70" w:type="dxa"/>
              <w:left w:w="90" w:type="dxa"/>
              <w:bottom w:w="70" w:type="dxa"/>
              <w:right w:w="90" w:type="dxa"/>
            </w:tcMar>
          </w:tcPr>
          <w:p w14:paraId="234310C3"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5EE6CCCC"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74BA4A5"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708F0" w14:paraId="11475E4A" w14:textId="77777777">
        <w:tc>
          <w:tcPr>
            <w:tcW w:w="2300" w:type="dxa"/>
            <w:tcMar>
              <w:top w:w="70" w:type="dxa"/>
              <w:left w:w="90" w:type="dxa"/>
              <w:bottom w:w="70" w:type="dxa"/>
              <w:right w:w="90" w:type="dxa"/>
            </w:tcMar>
          </w:tcPr>
          <w:p w14:paraId="4C261DCA" w14:textId="77777777" w:rsidR="00E01C3A" w:rsidRDefault="00CC3326">
            <w:r>
              <w:rPr>
                <w:sz w:val="20"/>
                <w:szCs w:val="20"/>
              </w:rPr>
              <w:t>Banco de dados</w:t>
            </w:r>
          </w:p>
        </w:tc>
        <w:tc>
          <w:tcPr>
            <w:tcW w:w="3000" w:type="dxa"/>
            <w:tcMar>
              <w:top w:w="70" w:type="dxa"/>
              <w:left w:w="90" w:type="dxa"/>
              <w:bottom w:w="70" w:type="dxa"/>
              <w:right w:w="90" w:type="dxa"/>
            </w:tcMar>
          </w:tcPr>
          <w:p w14:paraId="6D51B901"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73334768" w14:textId="77777777" w:rsidR="00E01C3A" w:rsidRPr="00CE1B46" w:rsidRDefault="00CC3326">
            <w:pPr>
              <w:rPr>
                <w:lang w:val="pt-BR"/>
              </w:rPr>
            </w:pPr>
            <w:r>
              <w:rPr>
                <w:sz w:val="20"/>
                <w:szCs w:val="20"/>
                <w:lang w:val="pt-BR"/>
              </w:rPr>
              <w:t>Registrar a cadeia completa de cada decisão</w:t>
            </w:r>
          </w:p>
        </w:tc>
      </w:tr>
      <w:tr w:rsidR="00E01C3A" w:rsidRPr="00C708F0" w14:paraId="45D3A718" w14:textId="77777777">
        <w:tc>
          <w:tcPr>
            <w:tcW w:w="2300" w:type="dxa"/>
            <w:tcMar>
              <w:top w:w="70" w:type="dxa"/>
              <w:left w:w="90" w:type="dxa"/>
              <w:bottom w:w="70" w:type="dxa"/>
              <w:right w:w="90" w:type="dxa"/>
            </w:tcMar>
          </w:tcPr>
          <w:p w14:paraId="79F8F9F2"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5F99BA8A"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2796234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708F0" w14:paraId="302B44ED" w14:textId="77777777">
        <w:tc>
          <w:tcPr>
            <w:tcW w:w="2300" w:type="dxa"/>
            <w:tcMar>
              <w:top w:w="70" w:type="dxa"/>
              <w:left w:w="90" w:type="dxa"/>
              <w:bottom w:w="70" w:type="dxa"/>
              <w:right w:w="90" w:type="dxa"/>
            </w:tcMar>
          </w:tcPr>
          <w:p w14:paraId="63BE10D1"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D981E9C"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FDB03BE" w14:textId="77777777" w:rsidR="00E01C3A" w:rsidRPr="00CE1B46" w:rsidRDefault="00CC3326">
            <w:pPr>
              <w:rPr>
                <w:lang w:val="pt-BR"/>
              </w:rPr>
            </w:pPr>
            <w:r>
              <w:rPr>
                <w:sz w:val="20"/>
                <w:szCs w:val="20"/>
                <w:lang w:val="pt-BR"/>
              </w:rPr>
              <w:t>Aplicar o ciclo de trabalho comandado e publicar a iluminância lida</w:t>
            </w:r>
          </w:p>
        </w:tc>
      </w:tr>
    </w:tbl>
    <w:p w14:paraId="06FFF4B8" w14:textId="77777777" w:rsidR="00E01C3A" w:rsidRDefault="00CC3326">
      <w:pPr>
        <w:spacing w:before="130" w:after="260"/>
        <w:rPr>
          <w:lang w:val="pt-BR"/>
        </w:rPr>
      </w:pPr>
      <w:r>
        <w:rPr>
          <w:sz w:val="20"/>
          <w:szCs w:val="20"/>
          <w:lang w:val="pt-BR"/>
        </w:rPr>
        <w:t>Fonte: Elaborado pelos autores (2026).</w:t>
      </w:r>
    </w:p>
    <w:p w14:paraId="245BE84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4EB80F3"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9BEE636"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B9269E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AF4A26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607E060"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0737A63C"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7CF0F9B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3A93BAC"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4E630CED"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8F3B8F6"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490B9F8A"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DF459BB"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6C5585AD" w14:textId="77777777">
        <w:trPr>
          <w:tblHeader/>
        </w:trPr>
        <w:tc>
          <w:tcPr>
            <w:tcW w:w="2600" w:type="dxa"/>
            <w:shd w:val="clear" w:color="auto" w:fill="EDEDED"/>
            <w:tcMar>
              <w:top w:w="70" w:type="dxa"/>
              <w:left w:w="90" w:type="dxa"/>
              <w:bottom w:w="70" w:type="dxa"/>
              <w:right w:w="90" w:type="dxa"/>
            </w:tcMar>
          </w:tcPr>
          <w:p w14:paraId="02234AA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EF3BBD7"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0779F26A" w14:textId="77777777" w:rsidR="00E01C3A" w:rsidRDefault="00CC3326">
            <w:proofErr w:type="spellStart"/>
            <w:r>
              <w:rPr>
                <w:b/>
                <w:bCs/>
                <w:sz w:val="20"/>
                <w:szCs w:val="20"/>
              </w:rPr>
              <w:t>Conteúdo</w:t>
            </w:r>
            <w:proofErr w:type="spellEnd"/>
          </w:p>
        </w:tc>
      </w:tr>
      <w:tr w:rsidR="00E01C3A" w:rsidRPr="00C708F0" w14:paraId="6A6CF341" w14:textId="77777777">
        <w:tc>
          <w:tcPr>
            <w:tcW w:w="2600" w:type="dxa"/>
            <w:tcMar>
              <w:top w:w="70" w:type="dxa"/>
              <w:left w:w="90" w:type="dxa"/>
              <w:bottom w:w="70" w:type="dxa"/>
              <w:right w:w="90" w:type="dxa"/>
            </w:tcMar>
          </w:tcPr>
          <w:p w14:paraId="27F62E64"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2A5E8593"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7372AAD"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C708F0" w14:paraId="68297AB9" w14:textId="77777777">
        <w:tc>
          <w:tcPr>
            <w:tcW w:w="2600" w:type="dxa"/>
            <w:tcMar>
              <w:top w:w="70" w:type="dxa"/>
              <w:left w:w="90" w:type="dxa"/>
              <w:bottom w:w="70" w:type="dxa"/>
              <w:right w:w="90" w:type="dxa"/>
            </w:tcMar>
          </w:tcPr>
          <w:p w14:paraId="70BCFE98"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1D800256"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52E64D1F" w14:textId="77777777" w:rsidR="00E01C3A" w:rsidRPr="00CE1B46" w:rsidRDefault="00CC3326">
            <w:pPr>
              <w:rPr>
                <w:lang w:val="pt-BR"/>
              </w:rPr>
            </w:pPr>
            <w:r>
              <w:rPr>
                <w:sz w:val="20"/>
                <w:szCs w:val="20"/>
                <w:lang w:val="pt-BR"/>
              </w:rPr>
              <w:t>Coleção de publicações, filtrada por carimbo de tempo e por trecho</w:t>
            </w:r>
          </w:p>
        </w:tc>
      </w:tr>
      <w:tr w:rsidR="00E01C3A" w:rsidRPr="00C708F0" w14:paraId="41BF43EA" w14:textId="77777777">
        <w:tc>
          <w:tcPr>
            <w:tcW w:w="2600" w:type="dxa"/>
            <w:tcMar>
              <w:top w:w="70" w:type="dxa"/>
              <w:left w:w="90" w:type="dxa"/>
              <w:bottom w:w="70" w:type="dxa"/>
              <w:right w:w="90" w:type="dxa"/>
            </w:tcMar>
          </w:tcPr>
          <w:p w14:paraId="1A55EA98"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D158575"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DADDB34"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708F0" w14:paraId="331FCF46" w14:textId="77777777">
        <w:tc>
          <w:tcPr>
            <w:tcW w:w="2600" w:type="dxa"/>
            <w:tcMar>
              <w:top w:w="70" w:type="dxa"/>
              <w:left w:w="90" w:type="dxa"/>
              <w:bottom w:w="70" w:type="dxa"/>
              <w:right w:w="90" w:type="dxa"/>
            </w:tcMar>
          </w:tcPr>
          <w:p w14:paraId="619D42BF"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91671F3"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D1E6BF1" w14:textId="77777777" w:rsidR="00E01C3A" w:rsidRPr="00CE1B46" w:rsidRDefault="00CC3326">
            <w:pPr>
              <w:rPr>
                <w:lang w:val="pt-BR"/>
              </w:rPr>
            </w:pPr>
            <w:r>
              <w:rPr>
                <w:sz w:val="20"/>
                <w:szCs w:val="20"/>
                <w:lang w:val="pt-BR"/>
              </w:rPr>
              <w:t xml:space="preserve">Ciclo de trabalho aplicado, iluminância medida e estado do nó antes do comando, por ponto de luz</w:t>
            </w:r>
          </w:p>
        </w:tc>
      </w:tr>
      <w:tr w:rsidR="00E01C3A" w:rsidRPr="00C708F0" w14:paraId="1564A65D" w14:textId="77777777">
        <w:tc>
          <w:tcPr>
            <w:tcW w:w="2600" w:type="dxa"/>
            <w:tcMar>
              <w:top w:w="70" w:type="dxa"/>
              <w:left w:w="90" w:type="dxa"/>
              <w:bottom w:w="70" w:type="dxa"/>
              <w:right w:w="90" w:type="dxa"/>
            </w:tcMar>
          </w:tcPr>
          <w:p w14:paraId="665F7849"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779669C6"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6064C84A"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C708F0" w14:paraId="12E089E5" w14:textId="77777777">
        <w:tc>
          <w:tcPr>
            <w:tcW w:w="2600" w:type="dxa"/>
            <w:tcMar>
              <w:top w:w="70" w:type="dxa"/>
              <w:left w:w="90" w:type="dxa"/>
              <w:bottom w:w="70" w:type="dxa"/>
              <w:right w:w="90" w:type="dxa"/>
            </w:tcMar>
          </w:tcPr>
          <w:p w14:paraId="514EEB5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5BA7533A"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D30C41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C708F0" w14:paraId="148747FB" w14:textId="77777777">
        <w:tc>
          <w:tcPr>
            <w:tcW w:w="2600" w:type="dxa"/>
            <w:tcMar>
              <w:top w:w="70" w:type="dxa"/>
              <w:left w:w="90" w:type="dxa"/>
              <w:bottom w:w="70" w:type="dxa"/>
              <w:right w:w="90" w:type="dxa"/>
            </w:tcMar>
          </w:tcPr>
          <w:p w14:paraId="4B16C53F"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4399DE6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00F6BB97" w14:textId="77777777" w:rsidR="00847C0D" w:rsidRPr="00430DB3" w:rsidRDefault="00CC3326">
            <w:pPr>
              <w:rPr>
                <w:lang w:val="pt-BR"/>
              </w:rPr>
            </w:pPr>
            <w:r>
              <w:rPr>
                <w:sz w:val="20"/>
                <w:szCs w:val="20"/>
                <w:lang w:val="pt-BR"/>
              </w:rPr>
              <w:t>Alertas de diagnóstico abertos (RF11)</w:t>
            </w:r>
          </w:p>
        </w:tc>
      </w:tr>
      <w:tr w:rsidR="00E01C3A" w:rsidRPr="00C708F0" w14:paraId="1626213A" w14:textId="77777777">
        <w:tc>
          <w:tcPr>
            <w:tcW w:w="2600" w:type="dxa"/>
            <w:tcMar>
              <w:top w:w="70" w:type="dxa"/>
              <w:left w:w="90" w:type="dxa"/>
              <w:bottom w:w="70" w:type="dxa"/>
              <w:right w:w="90" w:type="dxa"/>
            </w:tcMar>
          </w:tcPr>
          <w:p w14:paraId="24E11D89"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6B36DC5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2AF9CFB"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C708F0" w14:paraId="623A1FBD" w14:textId="77777777">
        <w:tc>
          <w:tcPr>
            <w:tcW w:w="2600" w:type="dxa"/>
            <w:tcMar>
              <w:top w:w="70" w:type="dxa"/>
              <w:left w:w="90" w:type="dxa"/>
              <w:bottom w:w="70" w:type="dxa"/>
              <w:right w:w="90" w:type="dxa"/>
            </w:tcMar>
          </w:tcPr>
          <w:p w14:paraId="4FD571F4"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A818D35"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671315D9"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C708F0" w14:paraId="27F72FEC" w14:textId="77777777">
        <w:tc>
          <w:tcPr>
            <w:tcW w:w="2600" w:type="dxa"/>
            <w:tcMar>
              <w:top w:w="70" w:type="dxa"/>
              <w:left w:w="90" w:type="dxa"/>
              <w:bottom w:w="70" w:type="dxa"/>
              <w:right w:w="90" w:type="dxa"/>
            </w:tcMar>
          </w:tcPr>
          <w:p w14:paraId="6AE083CD"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22D5020"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F67B0D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708F0" w14:paraId="5EC023F9" w14:textId="77777777">
        <w:tc>
          <w:tcPr>
            <w:tcW w:w="2600" w:type="dxa"/>
            <w:tcMar>
              <w:top w:w="70" w:type="dxa"/>
              <w:left w:w="90" w:type="dxa"/>
              <w:bottom w:w="70" w:type="dxa"/>
              <w:right w:w="90" w:type="dxa"/>
            </w:tcMar>
          </w:tcPr>
          <w:p w14:paraId="50F63D16"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192525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56E2CF9"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C708F0" w14:paraId="0CA2124F" w14:textId="77777777">
        <w:tc>
          <w:tcPr>
            <w:tcW w:w="2600" w:type="dxa"/>
            <w:tcMar>
              <w:top w:w="70" w:type="dxa"/>
              <w:left w:w="90" w:type="dxa"/>
              <w:bottom w:w="70" w:type="dxa"/>
              <w:right w:w="90" w:type="dxa"/>
            </w:tcMar>
          </w:tcPr>
          <w:p w14:paraId="0C30E74B"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B25E7EF"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83FA4CD" w14:textId="77777777" w:rsidR="00E01C3A" w:rsidRPr="00CE1B46" w:rsidRDefault="00CC3326">
            <w:pPr>
              <w:rPr>
                <w:lang w:val="pt-BR"/>
              </w:rPr>
            </w:pPr>
            <w:r>
              <w:rPr>
                <w:sz w:val="20"/>
                <w:szCs w:val="20"/>
                <w:lang w:val="pt-BR"/>
              </w:rPr>
              <w:t xml:space="preserve">Ciclo de trabalho efetivamente aplicado, nível que o nó aplicava ao responder, </w:t>
            </w:r>
            <w:r>
              <w:rPr>
                <w:sz w:val="20"/>
                <w:szCs w:val="20"/>
                <w:lang w:val="pt-BR"/>
              </w:rPr>
              <w:t xml:space="preserve">iluminância medida, nível e última iluminância lida no instante em que o comando chegou, antes de aplicá-lo, e identificador da decisão correspondente</w:t>
            </w:r>
          </w:p>
        </w:tc>
      </w:tr>
      <w:tr w:rsidR="00E01C3A" w:rsidRPr="00C708F0" w14:paraId="365F267D" w14:textId="77777777">
        <w:tc>
          <w:tcPr>
            <w:tcW w:w="2600" w:type="dxa"/>
            <w:tcMar>
              <w:top w:w="70" w:type="dxa"/>
              <w:left w:w="90" w:type="dxa"/>
              <w:bottom w:w="70" w:type="dxa"/>
              <w:right w:w="90" w:type="dxa"/>
            </w:tcMar>
          </w:tcPr>
          <w:p w14:paraId="40A51F44"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19AD40E2"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69ED507" w14:textId="77777777" w:rsidR="00847C0D" w:rsidRPr="00430DB3" w:rsidRDefault="00CC3326">
            <w:pPr>
              <w:rPr>
                <w:lang w:val="pt-BR"/>
              </w:rPr>
            </w:pPr>
            <w:r>
              <w:rPr>
                <w:sz w:val="20"/>
                <w:szCs w:val="20"/>
                <w:lang w:val="pt-BR"/>
              </w:rPr>
              <w:t>Presença do nó, com última vontade que indica a desconexão</w:t>
            </w:r>
          </w:p>
        </w:tc>
      </w:tr>
    </w:tbl>
    <w:p w14:paraId="7B54650B" w14:textId="77777777" w:rsidR="00E01C3A" w:rsidRDefault="00CC3326">
      <w:pPr>
        <w:spacing w:before="130" w:after="260"/>
        <w:rPr>
          <w:lang w:val="pt-BR"/>
        </w:rPr>
      </w:pPr>
      <w:r>
        <w:rPr>
          <w:sz w:val="20"/>
          <w:szCs w:val="20"/>
          <w:lang w:val="pt-BR"/>
        </w:rPr>
        <w:t>Fonte: Elaborado pelos autores (2026).</w:t>
      </w:r>
    </w:p>
    <w:p w14:paraId="6FB55CD1"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BB6A7A7"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94A7088"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7CBFA75"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a sequência de mensagens de uma decisão, do recebimento do dado à exibição no painel. Os números da figura correspondem aos passos descritos em seguida.</w:t>
      </w:r>
    </w:p>
    <w:p w14:paraId="7274BC24" w14:textId="77777777" w:rsidR="002A414D" w:rsidRPr="00430DB3" w:rsidRDefault="009172FF">
      <w:pPr>
        <w:keepNext/>
        <w:spacing w:before="130" w:after="60"/>
        <w:jc w:val="center"/>
        <w:rPr>
          <w:lang w:val="pt-BR"/>
        </w:rPr>
      </w:pPr>
      <w:r>
        <w:rPr>
          <w:sz w:val="20"/>
          <w:szCs w:val="20"/>
          <w:lang w:val="pt-BR"/>
        </w:rPr>
        <w:t xml:space="preserve">Figura 4</w:t>
      </w:r>
      <w:r>
        <w:rPr>
          <w:sz w:val="20"/>
          <w:szCs w:val="20"/>
          <w:lang w:val="pt-BR"/>
        </w:rPr>
        <w:t xml:space="preserve"> – Sequência de mensagens de uma decisão</w:t>
      </w:r>
    </w:p>
    <w:p w14:paraId="7754274D"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0362A4FF" w14:textId="77777777" w:rsidR="002A414D" w:rsidRPr="00430DB3" w:rsidRDefault="009172FF">
      <w:pPr>
        <w:spacing w:after="280"/>
        <w:jc w:val="center"/>
        <w:rPr>
          <w:lang w:val="pt-BR"/>
        </w:rPr>
      </w:pPr>
      <w:r>
        <w:rPr>
          <w:sz w:val="20"/>
          <w:szCs w:val="20"/>
          <w:lang w:val="pt-BR"/>
        </w:rPr>
        <w:t>Fonte: Elaborado pelos autores (2026).</w:t>
      </w:r>
    </w:p>
    <w:p w14:paraId="7A607E1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62D2F035"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155FAC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A8319E8"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4285C328"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209CA243"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40997D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6F11FE98" w14:textId="77777777" w:rsidR="002A414D" w:rsidRPr="00430DB3" w:rsidRDefault="009172FF">
      <w:pPr>
        <w:spacing w:after="120" w:line="360" w:lineRule="auto"/>
        <w:ind w:firstLine="709"/>
        <w:jc w:val="both"/>
        <w:rPr>
          <w:lang w:val="pt-BR"/>
        </w:rPr>
      </w:pPr>
      <w:r>
        <w:rPr>
          <w:lang w:val="pt-BR"/>
        </w:rPr>
        <w:t xml:space="preserve">(8) Telemetria. O nó publica o ciclo de trabalho aplicado, </w:t>
      </w:r>
      <w:r>
        <w:rPr>
          <w:lang w:val="pt-BR"/>
        </w:rPr>
        <w:t xml:space="preserve">a iluminância medida, o estado em que estava quando o comando chegou — nível e última iluminância lida — e o identificador da decisão.</w:t>
      </w:r>
    </w:p>
    <w:p w14:paraId="20610CF9"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463B7AC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E1373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450F6762"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AFDFBEE"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7CB6D7C9" w14:textId="77777777" w:rsidR="002A414D" w:rsidRPr="00430DB3" w:rsidRDefault="009172FF">
      <w:pPr>
        <w:spacing w:after="120" w:line="360" w:lineRule="auto"/>
        <w:ind w:firstLine="709"/>
        <w:jc w:val="both"/>
        <w:rPr>
          <w:lang w:val="pt-BR"/>
        </w:rPr>
      </w:pPr>
      <w:r>
        <w:rPr>
          <w:lang w:val="pt-BR"/>
        </w:rPr>
        <w:t xml:space="preserve">O ponto de luz da bancada corresponde ao poste de placa IP0412418, de classe P3, ligado aos trechos 20159, 21198 e 22661. Com volume nulo nos três, o </w:t>
      </w:r>
      <w:r>
        <w:rPr>
          <w:lang w:val="pt-BR"/>
        </w:rPr>
        <w:t>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0D8143D1"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3135DE7"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9062A82"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4C996A8F" w14:textId="77777777" w:rsidR="002A414D" w:rsidRPr="00430DB3" w:rsidRDefault="009172FF">
      <w:pPr>
        <w:spacing w:after="120" w:line="360" w:lineRule="auto"/>
        <w:ind w:firstLine="709"/>
        <w:jc w:val="both"/>
        <w:rPr>
          <w:lang w:val="pt-BR"/>
        </w:rPr>
      </w:pPr>
      <w:r>
        <w:rPr>
          <w:lang w:val="pt-BR"/>
        </w:rPr>
        <w:t xml:space="preserve">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w:t>
      </w:r>
      <w:r>
        <w:rPr>
          <w:lang w:val="pt-BR"/>
        </w:rPr>
        <w:t xml:space="preserve">como exige o caso de teste CT18 (3.12.9). O exemplo é anterior à inclusão, na telemetria, do estado do nó antes do comando (3.13.2), e por isso a carga acima não o traz.</w:t>
      </w:r>
      <w:r>
        <w:rPr>
          <w:lang w:val="pt-BR"/>
        </w:rPr>
        <w:t xml:space="preserve"> A latência medida no nó de bancada é apresentada em 4.3.</w:t>
      </w:r>
    </w:p>
    <w:p>
      <w:pPr>
        <w:spacing w:after="120" w:line="360" w:lineRule="auto"/>
        <w:ind w:firstLine="709"/>
        <w:jc w:val="both"/>
        <w:rPr>
          <w:ins w:id="30016" w:author="Vitor Oliveira" w:date="2026-10-11T14:00:00Z"/>
        </w:rPr>
      </w:pPr>
      <w:ins w:id="30017" w:author="Vitor Oliveira" w:date="2026-10-11T14:00:00Z">
        <w:r>
          <w:rPr>
            <w:lang w:val="pt-BR"/>
          </w:rPr>
          <w:t xml:space="preserve">As Figuras 5 e 6 mostram o passo (10) no painel de acompanhamento, com dados do ambiente implantado em 10 de outubro de 2026. Na visão de monitoramento (Figura 5),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6), cada publicação recebida abre a explicação regra a regra: no exemplo, o volume nulo nos três trechos ativou as regras R5 e R7, e o nível pretendido de 0,625 foi emitido sem correção; como o alvo não mudou em relação à decisão anterior, não houve comando, e por isso a luz entregue aparece sem medição.</w:t>
        </w:r>
      </w:ins>
    </w:p>
    <w:p>
      <w:pPr>
        <w:keepNext/>
        <w:spacing w:before="130" w:after="60"/>
        <w:jc w:val="center"/>
        <w:rPr>
          <w:ins w:id="30018" w:author="Vitor Oliveira" w:date="2026-10-11T14:00:00Z"/>
        </w:rPr>
      </w:pPr>
      <w:ins w:id="30019" w:author="Vitor Oliveira" w:date="2026-10-11T14:00:00Z">
        <w:r>
          <w:rPr>
            <w:sz w:val="20"/>
            <w:szCs w:val="20"/>
            <w:lang w:val="pt-BR"/>
          </w:rPr>
          <w:t xml:space="preserve">Figura 5 – Painel de acompanhamento: visão de monitoramento</w:t>
        </w:r>
      </w:ins>
    </w:p>
    <w:p w:rsidR="00E01C3A" w:rsidRDefault="00CC3326">
      <w:pPr>
        <w:spacing w:before="240"/>
        <w:jc w:val="center"/>
        <w:rPr>
          <w:ins w:id="30021" w:author="Vitor Oliveira" w:date="2026-10-11T14:00:00Z"/>
          <w:lang w:val="pt-BR"/>
        </w:rPr>
      </w:pPr>
      <w:ins w:id="30020" w:author="Vitor Oliveira" w:date="2026-10-11T14:00:00Z">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Captura107"/>
                      <a:stretch>
                        <a:fillRect/>
                      </a:stretch>
                    </pic:blipFill>
                    <pic:spPr>
                      <a:xfrm>
                        <a:off x="0" y="0"/>
                        <a:ext cx="5760000" cy="2536688"/>
                      </a:xfrm>
                      <a:prstGeom prst="rect">
                        <a:avLst/>
                      </a:prstGeom>
                    </pic:spPr>
                  </pic:pic>
                </a:graphicData>
              </a:graphic>
            </wp:inline>
          </w:drawing>
        </w:r>
      </w:ins>
    </w:p>
    <w:p>
      <w:pPr>
        <w:spacing w:after="280"/>
        <w:jc w:val="center"/>
        <w:rPr>
          <w:ins w:id="30022" w:author="Vitor Oliveira" w:date="2026-10-11T14:00:00Z"/>
        </w:rPr>
      </w:pPr>
      <w:ins w:id="30023" w:author="Vitor Oliveira" w:date="2026-10-11T14:00:00Z">
        <w:r>
          <w:rPr>
            <w:sz w:val="20"/>
            <w:szCs w:val="20"/>
            <w:lang w:val="pt-BR"/>
          </w:rPr>
          <w:t xml:space="preserve">Fonte: Elaborado pelos autores (2026).</w:t>
        </w:r>
      </w:ins>
    </w:p>
    <w:p>
      <w:pPr>
        <w:keepNext/>
        <w:spacing w:before="130" w:after="60"/>
        <w:jc w:val="center"/>
        <w:rPr>
          <w:ins w:id="30024" w:author="Vitor Oliveira" w:date="2026-10-11T14:00:00Z"/>
        </w:rPr>
      </w:pPr>
      <w:ins w:id="30025" w:author="Vitor Oliveira" w:date="2026-10-11T14:00:00Z">
        <w:r>
          <w:rPr>
            <w:sz w:val="20"/>
            <w:szCs w:val="20"/>
            <w:lang w:val="pt-BR"/>
          </w:rPr>
          <w:t xml:space="preserve">Figura 6 – Painel de acompanhamento: decisão explicada regra a regra</w:t>
        </w:r>
      </w:ins>
    </w:p>
    <w:p w:rsidR="00E01C3A" w:rsidRDefault="00CC3326">
      <w:pPr>
        <w:spacing w:before="240"/>
        <w:jc w:val="center"/>
        <w:rPr>
          <w:ins w:id="30027" w:author="Vitor Oliveira" w:date="2026-10-11T14:00:00Z"/>
          <w:lang w:val="pt-BR"/>
        </w:rPr>
      </w:pPr>
      <w:ins w:id="30026" w:author="Vitor Oliveira" w:date="2026-10-11T14:00:00Z">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Captura108"/>
                      <a:stretch>
                        <a:fillRect/>
                      </a:stretch>
                    </pic:blipFill>
                    <pic:spPr>
                      <a:xfrm>
                        <a:off x="0" y="0"/>
                        <a:ext cx="5760000" cy="2288741"/>
                      </a:xfrm>
                      <a:prstGeom prst="rect">
                        <a:avLst/>
                      </a:prstGeom>
                    </pic:spPr>
                  </pic:pic>
                </a:graphicData>
              </a:graphic>
            </wp:inline>
          </w:drawing>
        </w:r>
      </w:ins>
    </w:p>
    <w:p>
      <w:pPr>
        <w:spacing w:after="280"/>
        <w:jc w:val="center"/>
        <w:rPr>
          <w:ins w:id="30028" w:author="Vitor Oliveira" w:date="2026-10-11T14:00:00Z"/>
        </w:rPr>
      </w:pPr>
      <w:ins w:id="30029" w:author="Vitor Oliveira" w:date="2026-10-11T14:00:00Z">
        <w:r>
          <w:rPr>
            <w:sz w:val="20"/>
            <w:szCs w:val="20"/>
            <w:lang w:val="pt-BR"/>
          </w:rPr>
          <w:t xml:space="preserve">Fonte: Elaborado pelos autores (2026).</w:t>
        </w:r>
      </w:ins>
    </w:p>
    <w:p w14:paraId="3499C5AB"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0A41032C"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7B235E7C"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1C13A69" w14:textId="77777777">
        <w:trPr>
          <w:tblHeader/>
        </w:trPr>
        <w:tc>
          <w:tcPr>
            <w:tcW w:w="850" w:type="dxa"/>
            <w:shd w:val="clear" w:color="auto" w:fill="EDEDED"/>
            <w:tcMar>
              <w:top w:w="70" w:type="dxa"/>
              <w:left w:w="90" w:type="dxa"/>
              <w:bottom w:w="70" w:type="dxa"/>
              <w:right w:w="90" w:type="dxa"/>
            </w:tcMar>
          </w:tcPr>
          <w:p w14:paraId="16ECC165"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13C40D65"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63429D07"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0D8EFE5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C708F0" w14:paraId="3F6827B5" w14:textId="77777777">
        <w:tc>
          <w:tcPr>
            <w:tcW w:w="850" w:type="dxa"/>
            <w:tcMar>
              <w:top w:w="70" w:type="dxa"/>
              <w:left w:w="90" w:type="dxa"/>
              <w:bottom w:w="70" w:type="dxa"/>
              <w:right w:w="90" w:type="dxa"/>
            </w:tcMar>
          </w:tcPr>
          <w:p w14:paraId="2CEA94F4" w14:textId="77777777" w:rsidR="00847C0D" w:rsidRDefault="00CC3326">
            <w:r>
              <w:rPr>
                <w:sz w:val="20"/>
                <w:szCs w:val="20"/>
              </w:rPr>
              <w:t>CT01</w:t>
            </w:r>
          </w:p>
        </w:tc>
        <w:tc>
          <w:tcPr>
            <w:tcW w:w="3500" w:type="dxa"/>
            <w:tcMar>
              <w:top w:w="70" w:type="dxa"/>
              <w:left w:w="90" w:type="dxa"/>
              <w:bottom w:w="70" w:type="dxa"/>
              <w:right w:w="90" w:type="dxa"/>
            </w:tcMar>
          </w:tcPr>
          <w:p w14:paraId="3E612111" w14:textId="77777777" w:rsidR="00847C0D" w:rsidRDefault="00CC3326">
            <w:r>
              <w:rPr>
                <w:sz w:val="20"/>
                <w:szCs w:val="20"/>
                <w:lang w:val="pt-BR"/>
              </w:rPr>
              <w:t>RF01, RNF08</w:t>
            </w:r>
          </w:p>
        </w:tc>
        <w:tc>
          <w:tcPr>
            <w:tcW w:w="1750" w:type="dxa"/>
            <w:tcMar>
              <w:top w:w="70" w:type="dxa"/>
              <w:left w:w="90" w:type="dxa"/>
              <w:bottom w:w="70" w:type="dxa"/>
              <w:right w:w="90" w:type="dxa"/>
            </w:tcMar>
          </w:tcPr>
          <w:p w14:paraId="2F3E6D82"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t>ou sem chave de acesso</w:t>
            </w:r>
          </w:p>
        </w:tc>
        <w:tc>
          <w:tcPr>
            <w:tcW w:w="2971" w:type="dxa"/>
            <w:tcMar>
              <w:top w:w="70" w:type="dxa"/>
              <w:left w:w="90" w:type="dxa"/>
              <w:bottom w:w="70" w:type="dxa"/>
              <w:right w:w="90" w:type="dxa"/>
            </w:tcMar>
          </w:tcPr>
          <w:p w14:paraId="08FBD006"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C708F0" w14:paraId="2D2F19F8" w14:textId="77777777">
        <w:tc>
          <w:tcPr>
            <w:tcW w:w="850" w:type="dxa"/>
            <w:tcMar>
              <w:top w:w="70" w:type="dxa"/>
              <w:left w:w="90" w:type="dxa"/>
              <w:bottom w:w="70" w:type="dxa"/>
              <w:right w:w="90" w:type="dxa"/>
            </w:tcMar>
          </w:tcPr>
          <w:p w14:paraId="19C82711" w14:textId="77777777" w:rsidR="00847C0D" w:rsidRDefault="00CC3326">
            <w:r>
              <w:rPr>
                <w:sz w:val="20"/>
                <w:szCs w:val="20"/>
              </w:rPr>
              <w:t>CT02</w:t>
            </w:r>
          </w:p>
        </w:tc>
        <w:tc>
          <w:tcPr>
            <w:tcW w:w="3500" w:type="dxa"/>
            <w:tcMar>
              <w:top w:w="70" w:type="dxa"/>
              <w:left w:w="90" w:type="dxa"/>
              <w:bottom w:w="70" w:type="dxa"/>
              <w:right w:w="90" w:type="dxa"/>
            </w:tcMar>
          </w:tcPr>
          <w:p w14:paraId="2E8F88A0" w14:textId="77777777" w:rsidR="00847C0D" w:rsidRDefault="00CC3326">
            <w:r>
              <w:rPr>
                <w:sz w:val="20"/>
                <w:szCs w:val="20"/>
                <w:lang w:val="pt-BR"/>
              </w:rPr>
              <w:t>RF02</w:t>
            </w:r>
          </w:p>
        </w:tc>
        <w:tc>
          <w:tcPr>
            <w:tcW w:w="1750" w:type="dxa"/>
            <w:tcMar>
              <w:top w:w="70" w:type="dxa"/>
              <w:left w:w="90" w:type="dxa"/>
              <w:bottom w:w="70" w:type="dxa"/>
              <w:right w:w="90" w:type="dxa"/>
            </w:tcMar>
          </w:tcPr>
          <w:p w14:paraId="5379269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9CB0942"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C708F0" w14:paraId="19E246E2" w14:textId="77777777">
        <w:tc>
          <w:tcPr>
            <w:tcW w:w="850" w:type="dxa"/>
            <w:tcMar>
              <w:top w:w="70" w:type="dxa"/>
              <w:left w:w="90" w:type="dxa"/>
              <w:bottom w:w="70" w:type="dxa"/>
              <w:right w:w="90" w:type="dxa"/>
            </w:tcMar>
          </w:tcPr>
          <w:p w14:paraId="030415A4" w14:textId="77777777" w:rsidR="00847C0D" w:rsidRDefault="00CC3326">
            <w:r>
              <w:rPr>
                <w:sz w:val="20"/>
                <w:szCs w:val="20"/>
              </w:rPr>
              <w:t>CT03</w:t>
            </w:r>
          </w:p>
        </w:tc>
        <w:tc>
          <w:tcPr>
            <w:tcW w:w="3500" w:type="dxa"/>
            <w:tcMar>
              <w:top w:w="70" w:type="dxa"/>
              <w:left w:w="90" w:type="dxa"/>
              <w:bottom w:w="70" w:type="dxa"/>
              <w:right w:w="90" w:type="dxa"/>
            </w:tcMar>
          </w:tcPr>
          <w:p w14:paraId="4EBEE030" w14:textId="77777777" w:rsidR="00847C0D" w:rsidRDefault="00CC3326">
            <w:r>
              <w:rPr>
                <w:sz w:val="20"/>
                <w:szCs w:val="20"/>
                <w:lang w:val="pt-BR"/>
              </w:rPr>
              <w:t>RF03, RNF05</w:t>
            </w:r>
          </w:p>
        </w:tc>
        <w:tc>
          <w:tcPr>
            <w:tcW w:w="1750" w:type="dxa"/>
            <w:tcMar>
              <w:top w:w="70" w:type="dxa"/>
              <w:left w:w="90" w:type="dxa"/>
              <w:bottom w:w="70" w:type="dxa"/>
              <w:right w:w="90" w:type="dxa"/>
            </w:tcMar>
          </w:tcPr>
          <w:p w14:paraId="0BAB605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89BBE5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C708F0" w14:paraId="028CBF62" w14:textId="77777777">
        <w:tc>
          <w:tcPr>
            <w:tcW w:w="850" w:type="dxa"/>
            <w:tcMar>
              <w:top w:w="70" w:type="dxa"/>
              <w:left w:w="90" w:type="dxa"/>
              <w:bottom w:w="70" w:type="dxa"/>
              <w:right w:w="90" w:type="dxa"/>
            </w:tcMar>
          </w:tcPr>
          <w:p w14:paraId="18C60AD2" w14:textId="77777777" w:rsidR="00847C0D" w:rsidRDefault="00CC3326">
            <w:r>
              <w:rPr>
                <w:sz w:val="20"/>
                <w:szCs w:val="20"/>
              </w:rPr>
              <w:t>CT04</w:t>
            </w:r>
          </w:p>
        </w:tc>
        <w:tc>
          <w:tcPr>
            <w:tcW w:w="3500" w:type="dxa"/>
            <w:tcMar>
              <w:top w:w="70" w:type="dxa"/>
              <w:left w:w="90" w:type="dxa"/>
              <w:bottom w:w="70" w:type="dxa"/>
              <w:right w:w="90" w:type="dxa"/>
            </w:tcMar>
          </w:tcPr>
          <w:p w14:paraId="0099CF0B" w14:textId="77777777" w:rsidR="00847C0D" w:rsidRDefault="00CC3326">
            <w:r>
              <w:rPr>
                <w:sz w:val="20"/>
                <w:szCs w:val="20"/>
                <w:lang w:val="pt-BR"/>
              </w:rPr>
              <w:t>RF03</w:t>
            </w:r>
          </w:p>
        </w:tc>
        <w:tc>
          <w:tcPr>
            <w:tcW w:w="1750" w:type="dxa"/>
            <w:tcMar>
              <w:top w:w="70" w:type="dxa"/>
              <w:left w:w="90" w:type="dxa"/>
              <w:bottom w:w="70" w:type="dxa"/>
              <w:right w:w="90" w:type="dxa"/>
            </w:tcMar>
          </w:tcPr>
          <w:p w14:paraId="27A887A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0769D7E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C708F0" w14:paraId="5699FEA4" w14:textId="77777777">
        <w:tc>
          <w:tcPr>
            <w:tcW w:w="850" w:type="dxa"/>
            <w:tcMar>
              <w:top w:w="70" w:type="dxa"/>
              <w:left w:w="90" w:type="dxa"/>
              <w:bottom w:w="70" w:type="dxa"/>
              <w:right w:w="90" w:type="dxa"/>
            </w:tcMar>
          </w:tcPr>
          <w:p w14:paraId="6C96B122" w14:textId="77777777" w:rsidR="00847C0D" w:rsidRDefault="00CC3326">
            <w:r>
              <w:rPr>
                <w:sz w:val="20"/>
                <w:szCs w:val="20"/>
              </w:rPr>
              <w:t>CT05</w:t>
            </w:r>
          </w:p>
        </w:tc>
        <w:tc>
          <w:tcPr>
            <w:tcW w:w="3500" w:type="dxa"/>
            <w:tcMar>
              <w:top w:w="70" w:type="dxa"/>
              <w:left w:w="90" w:type="dxa"/>
              <w:bottom w:w="70" w:type="dxa"/>
              <w:right w:w="90" w:type="dxa"/>
            </w:tcMar>
          </w:tcPr>
          <w:p w14:paraId="6C165316"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2F7E512E"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1BFD11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C708F0" w14:paraId="19B0F75B" w14:textId="77777777">
        <w:tc>
          <w:tcPr>
            <w:tcW w:w="850" w:type="dxa"/>
            <w:tcMar>
              <w:top w:w="70" w:type="dxa"/>
              <w:left w:w="90" w:type="dxa"/>
              <w:bottom w:w="70" w:type="dxa"/>
              <w:right w:w="90" w:type="dxa"/>
            </w:tcMar>
          </w:tcPr>
          <w:p w14:paraId="6CCAB969" w14:textId="77777777" w:rsidR="00847C0D" w:rsidRDefault="00CC3326">
            <w:r>
              <w:rPr>
                <w:sz w:val="20"/>
                <w:szCs w:val="20"/>
              </w:rPr>
              <w:t>CT06</w:t>
            </w:r>
          </w:p>
        </w:tc>
        <w:tc>
          <w:tcPr>
            <w:tcW w:w="3500" w:type="dxa"/>
            <w:tcMar>
              <w:top w:w="70" w:type="dxa"/>
              <w:left w:w="90" w:type="dxa"/>
              <w:bottom w:w="70" w:type="dxa"/>
              <w:right w:w="90" w:type="dxa"/>
            </w:tcMar>
          </w:tcPr>
          <w:p w14:paraId="3837D733" w14:textId="77777777" w:rsidR="00847C0D" w:rsidRDefault="00CC3326">
            <w:r>
              <w:rPr>
                <w:sz w:val="20"/>
                <w:szCs w:val="20"/>
                <w:lang w:val="pt-BR"/>
              </w:rPr>
              <w:t>RNF02</w:t>
            </w:r>
          </w:p>
        </w:tc>
        <w:tc>
          <w:tcPr>
            <w:tcW w:w="1750" w:type="dxa"/>
            <w:tcMar>
              <w:top w:w="70" w:type="dxa"/>
              <w:left w:w="90" w:type="dxa"/>
              <w:bottom w:w="70" w:type="dxa"/>
              <w:right w:w="90" w:type="dxa"/>
            </w:tcMar>
          </w:tcPr>
          <w:p w14:paraId="5147824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3F5E24A7" w14:textId="77777777" w:rsidR="00847C0D" w:rsidRPr="00430DB3" w:rsidRDefault="00CC3326">
            <w:pPr>
              <w:rPr>
                <w:lang w:val="pt-BR"/>
              </w:rPr>
            </w:pPr>
            <w:r>
              <w:rPr>
                <w:sz w:val="20"/>
                <w:szCs w:val="20"/>
                <w:lang w:val="pt-BR"/>
              </w:rPr>
              <w:t>Descida até o piso em no mínimo cinco minutos</w:t>
            </w:r>
          </w:p>
        </w:tc>
      </w:tr>
      <w:tr w:rsidR="00E01C3A" w:rsidRPr="00C708F0" w14:paraId="0B4D778C" w14:textId="77777777">
        <w:tc>
          <w:tcPr>
            <w:tcW w:w="850" w:type="dxa"/>
            <w:tcMar>
              <w:top w:w="70" w:type="dxa"/>
              <w:left w:w="90" w:type="dxa"/>
              <w:bottom w:w="70" w:type="dxa"/>
              <w:right w:w="90" w:type="dxa"/>
            </w:tcMar>
          </w:tcPr>
          <w:p w14:paraId="350E2BFC" w14:textId="77777777" w:rsidR="00847C0D" w:rsidRDefault="00CC3326">
            <w:r>
              <w:rPr>
                <w:sz w:val="20"/>
                <w:szCs w:val="20"/>
              </w:rPr>
              <w:t>CT07</w:t>
            </w:r>
          </w:p>
        </w:tc>
        <w:tc>
          <w:tcPr>
            <w:tcW w:w="3500" w:type="dxa"/>
            <w:tcMar>
              <w:top w:w="70" w:type="dxa"/>
              <w:left w:w="90" w:type="dxa"/>
              <w:bottom w:w="70" w:type="dxa"/>
              <w:right w:w="90" w:type="dxa"/>
            </w:tcMar>
          </w:tcPr>
          <w:p w14:paraId="7BBA38C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322179D8"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94C330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C708F0" w14:paraId="4147B0B3" w14:textId="77777777">
        <w:tc>
          <w:tcPr>
            <w:tcW w:w="850" w:type="dxa"/>
            <w:tcMar>
              <w:top w:w="70" w:type="dxa"/>
              <w:left w:w="90" w:type="dxa"/>
              <w:bottom w:w="70" w:type="dxa"/>
              <w:right w:w="90" w:type="dxa"/>
            </w:tcMar>
          </w:tcPr>
          <w:p w14:paraId="35EFE298" w14:textId="77777777" w:rsidR="00847C0D" w:rsidRDefault="00CC3326">
            <w:r>
              <w:rPr>
                <w:sz w:val="20"/>
                <w:szCs w:val="20"/>
              </w:rPr>
              <w:t>CT08</w:t>
            </w:r>
          </w:p>
        </w:tc>
        <w:tc>
          <w:tcPr>
            <w:tcW w:w="3500" w:type="dxa"/>
            <w:tcMar>
              <w:top w:w="70" w:type="dxa"/>
              <w:left w:w="90" w:type="dxa"/>
              <w:bottom w:w="70" w:type="dxa"/>
              <w:right w:w="90" w:type="dxa"/>
            </w:tcMar>
          </w:tcPr>
          <w:p w14:paraId="4ED4A58E" w14:textId="77777777" w:rsidR="00847C0D" w:rsidRDefault="00CC3326">
            <w:r>
              <w:rPr>
                <w:sz w:val="20"/>
                <w:szCs w:val="20"/>
                <w:lang w:val="pt-BR"/>
              </w:rPr>
              <w:t>RF07, RNF04</w:t>
            </w:r>
          </w:p>
        </w:tc>
        <w:tc>
          <w:tcPr>
            <w:tcW w:w="1750" w:type="dxa"/>
            <w:tcMar>
              <w:top w:w="70" w:type="dxa"/>
              <w:left w:w="90" w:type="dxa"/>
              <w:bottom w:w="70" w:type="dxa"/>
              <w:right w:w="90" w:type="dxa"/>
            </w:tcMar>
          </w:tcPr>
          <w:p w14:paraId="4EE0053D"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0335C80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C708F0" w14:paraId="59CB72E9" w14:textId="77777777">
        <w:tc>
          <w:tcPr>
            <w:tcW w:w="850" w:type="dxa"/>
            <w:tcMar>
              <w:top w:w="70" w:type="dxa"/>
              <w:left w:w="90" w:type="dxa"/>
              <w:bottom w:w="70" w:type="dxa"/>
              <w:right w:w="90" w:type="dxa"/>
            </w:tcMar>
          </w:tcPr>
          <w:p w14:paraId="76529C0B" w14:textId="77777777" w:rsidR="00847C0D" w:rsidRDefault="00CC3326">
            <w:r>
              <w:rPr>
                <w:sz w:val="20"/>
                <w:szCs w:val="20"/>
              </w:rPr>
              <w:t>CT09</w:t>
            </w:r>
          </w:p>
        </w:tc>
        <w:tc>
          <w:tcPr>
            <w:tcW w:w="3500" w:type="dxa"/>
            <w:tcMar>
              <w:top w:w="70" w:type="dxa"/>
              <w:left w:w="90" w:type="dxa"/>
              <w:bottom w:w="70" w:type="dxa"/>
              <w:right w:w="90" w:type="dxa"/>
            </w:tcMar>
          </w:tcPr>
          <w:p w14:paraId="5A393ABF" w14:textId="77777777" w:rsidR="00847C0D" w:rsidRDefault="00CC3326">
            <w:r>
              <w:rPr>
                <w:sz w:val="20"/>
                <w:szCs w:val="20"/>
                <w:lang w:val="pt-BR"/>
              </w:rPr>
              <w:t>RF07</w:t>
            </w:r>
          </w:p>
        </w:tc>
        <w:tc>
          <w:tcPr>
            <w:tcW w:w="1750" w:type="dxa"/>
            <w:tcMar>
              <w:top w:w="70" w:type="dxa"/>
              <w:left w:w="90" w:type="dxa"/>
              <w:bottom w:w="70" w:type="dxa"/>
              <w:right w:w="90" w:type="dxa"/>
            </w:tcMar>
          </w:tcPr>
          <w:p w14:paraId="608F88D4"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D8105E1" w14:textId="77777777" w:rsidR="00847C0D" w:rsidRPr="00430DB3" w:rsidRDefault="00CC3326">
            <w:pPr>
              <w:rPr>
                <w:lang w:val="pt-BR"/>
              </w:rPr>
            </w:pPr>
            <w:r>
              <w:rPr>
                <w:sz w:val="20"/>
                <w:szCs w:val="20"/>
                <w:lang w:val="pt-BR"/>
              </w:rPr>
              <w:t>Uma única telemetria por decisão; mensagem malformada descartada</w:t>
            </w:r>
          </w:p>
        </w:tc>
      </w:tr>
      <w:tr w:rsidR="00E01C3A" w:rsidRPr="00C708F0" w14:paraId="1D58B8FF" w14:textId="77777777">
        <w:tc>
          <w:tcPr>
            <w:tcW w:w="850" w:type="dxa"/>
            <w:tcMar>
              <w:top w:w="70" w:type="dxa"/>
              <w:left w:w="90" w:type="dxa"/>
              <w:bottom w:w="70" w:type="dxa"/>
              <w:right w:w="90" w:type="dxa"/>
            </w:tcMar>
          </w:tcPr>
          <w:p w14:paraId="6D043D51" w14:textId="77777777" w:rsidR="00847C0D" w:rsidRDefault="00CC3326">
            <w:r>
              <w:rPr>
                <w:sz w:val="20"/>
                <w:szCs w:val="20"/>
              </w:rPr>
              <w:t>CT10</w:t>
            </w:r>
          </w:p>
        </w:tc>
        <w:tc>
          <w:tcPr>
            <w:tcW w:w="3500" w:type="dxa"/>
            <w:tcMar>
              <w:top w:w="70" w:type="dxa"/>
              <w:left w:w="90" w:type="dxa"/>
              <w:bottom w:w="70" w:type="dxa"/>
              <w:right w:w="90" w:type="dxa"/>
            </w:tcMar>
          </w:tcPr>
          <w:p w14:paraId="56B1431C" w14:textId="77777777" w:rsidR="00847C0D" w:rsidRDefault="00CC3326">
            <w:r>
              <w:rPr>
                <w:sz w:val="20"/>
                <w:szCs w:val="20"/>
                <w:lang w:val="pt-BR"/>
              </w:rPr>
              <w:t>RF09</w:t>
            </w:r>
          </w:p>
        </w:tc>
        <w:tc>
          <w:tcPr>
            <w:tcW w:w="1750" w:type="dxa"/>
            <w:tcMar>
              <w:top w:w="70" w:type="dxa"/>
              <w:left w:w="90" w:type="dxa"/>
              <w:bottom w:w="70" w:type="dxa"/>
              <w:right w:w="90" w:type="dxa"/>
            </w:tcMar>
          </w:tcPr>
          <w:p w14:paraId="69687E95"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8CD0C2B"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C708F0" w14:paraId="075D3740" w14:textId="77777777">
        <w:tc>
          <w:tcPr>
            <w:tcW w:w="850" w:type="dxa"/>
            <w:tcMar>
              <w:top w:w="70" w:type="dxa"/>
              <w:left w:w="90" w:type="dxa"/>
              <w:bottom w:w="70" w:type="dxa"/>
              <w:right w:w="90" w:type="dxa"/>
            </w:tcMar>
          </w:tcPr>
          <w:p w14:paraId="6FBDCD46" w14:textId="77777777" w:rsidR="00847C0D" w:rsidRDefault="00CC3326">
            <w:r>
              <w:rPr>
                <w:sz w:val="20"/>
                <w:szCs w:val="20"/>
              </w:rPr>
              <w:t>CT11</w:t>
            </w:r>
          </w:p>
        </w:tc>
        <w:tc>
          <w:tcPr>
            <w:tcW w:w="3500" w:type="dxa"/>
            <w:tcMar>
              <w:top w:w="70" w:type="dxa"/>
              <w:left w:w="90" w:type="dxa"/>
              <w:bottom w:w="70" w:type="dxa"/>
              <w:right w:w="90" w:type="dxa"/>
            </w:tcMar>
          </w:tcPr>
          <w:p w14:paraId="5F78F0F0" w14:textId="77777777" w:rsidR="00847C0D" w:rsidRDefault="00CC3326">
            <w:r>
              <w:rPr>
                <w:sz w:val="20"/>
                <w:szCs w:val="20"/>
                <w:lang w:val="pt-BR"/>
              </w:rPr>
              <w:t>RF10</w:t>
            </w:r>
          </w:p>
        </w:tc>
        <w:tc>
          <w:tcPr>
            <w:tcW w:w="1750" w:type="dxa"/>
            <w:tcMar>
              <w:top w:w="70" w:type="dxa"/>
              <w:left w:w="90" w:type="dxa"/>
              <w:bottom w:w="70" w:type="dxa"/>
              <w:right w:w="90" w:type="dxa"/>
            </w:tcMar>
          </w:tcPr>
          <w:p w14:paraId="3DC0006D"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9DD3C41" w14:textId="77777777" w:rsidR="00847C0D" w:rsidRPr="00430DB3" w:rsidRDefault="00CC3326">
            <w:pPr>
              <w:rPr>
                <w:lang w:val="pt-BR"/>
              </w:rPr>
            </w:pPr>
            <w:r>
              <w:rPr>
                <w:sz w:val="20"/>
                <w:szCs w:val="20"/>
                <w:lang w:val="pt-BR"/>
              </w:rPr>
              <w:t>Cada execução enxerga só os próprios eventos; resultados idênticos</w:t>
            </w:r>
          </w:p>
        </w:tc>
      </w:tr>
      <w:tr w:rsidR="00E01C3A" w:rsidRPr="00C708F0" w14:paraId="75040498" w14:textId="77777777">
        <w:tc>
          <w:tcPr>
            <w:tcW w:w="850" w:type="dxa"/>
            <w:tcMar>
              <w:top w:w="70" w:type="dxa"/>
              <w:left w:w="90" w:type="dxa"/>
              <w:bottom w:w="70" w:type="dxa"/>
              <w:right w:w="90" w:type="dxa"/>
            </w:tcMar>
          </w:tcPr>
          <w:p w14:paraId="1E1D371E" w14:textId="77777777" w:rsidR="00847C0D" w:rsidRDefault="00CC3326">
            <w:r>
              <w:rPr>
                <w:sz w:val="20"/>
                <w:szCs w:val="20"/>
              </w:rPr>
              <w:t>CT12</w:t>
            </w:r>
          </w:p>
        </w:tc>
        <w:tc>
          <w:tcPr>
            <w:tcW w:w="3500" w:type="dxa"/>
            <w:tcMar>
              <w:top w:w="70" w:type="dxa"/>
              <w:left w:w="90" w:type="dxa"/>
              <w:bottom w:w="70" w:type="dxa"/>
              <w:right w:w="90" w:type="dxa"/>
            </w:tcMar>
          </w:tcPr>
          <w:p w14:paraId="61D83B75" w14:textId="77777777" w:rsidR="00847C0D" w:rsidRDefault="00CC3326">
            <w:r>
              <w:rPr>
                <w:sz w:val="20"/>
                <w:szCs w:val="20"/>
                <w:lang w:val="pt-BR"/>
              </w:rPr>
              <w:t>RF11</w:t>
            </w:r>
          </w:p>
        </w:tc>
        <w:tc>
          <w:tcPr>
            <w:tcW w:w="1750" w:type="dxa"/>
            <w:tcMar>
              <w:top w:w="70" w:type="dxa"/>
              <w:left w:w="90" w:type="dxa"/>
              <w:bottom w:w="70" w:type="dxa"/>
              <w:right w:w="90" w:type="dxa"/>
            </w:tcMar>
          </w:tcPr>
          <w:p w14:paraId="3F6DF53C"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7865D0B1"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C708F0" w14:paraId="2B2D5FFF" w14:textId="77777777">
        <w:tc>
          <w:tcPr>
            <w:tcW w:w="850" w:type="dxa"/>
            <w:tcMar>
              <w:top w:w="70" w:type="dxa"/>
              <w:left w:w="90" w:type="dxa"/>
              <w:bottom w:w="70" w:type="dxa"/>
              <w:right w:w="90" w:type="dxa"/>
            </w:tcMar>
          </w:tcPr>
          <w:p w14:paraId="36312372" w14:textId="77777777" w:rsidR="00847C0D" w:rsidRDefault="00CC3326">
            <w:r>
              <w:rPr>
                <w:sz w:val="20"/>
                <w:szCs w:val="20"/>
              </w:rPr>
              <w:t>CT13</w:t>
            </w:r>
          </w:p>
        </w:tc>
        <w:tc>
          <w:tcPr>
            <w:tcW w:w="3500" w:type="dxa"/>
            <w:tcMar>
              <w:top w:w="70" w:type="dxa"/>
              <w:left w:w="90" w:type="dxa"/>
              <w:bottom w:w="70" w:type="dxa"/>
              <w:right w:w="90" w:type="dxa"/>
            </w:tcMar>
          </w:tcPr>
          <w:p w14:paraId="1629995E" w14:textId="77777777" w:rsidR="00847C0D" w:rsidRDefault="00CC3326">
            <w:r>
              <w:rPr>
                <w:sz w:val="20"/>
                <w:szCs w:val="20"/>
                <w:lang w:val="pt-BR"/>
              </w:rPr>
              <w:t>RF12</w:t>
            </w:r>
          </w:p>
        </w:tc>
        <w:tc>
          <w:tcPr>
            <w:tcW w:w="1750" w:type="dxa"/>
            <w:tcMar>
              <w:top w:w="70" w:type="dxa"/>
              <w:left w:w="90" w:type="dxa"/>
              <w:bottom w:w="70" w:type="dxa"/>
              <w:right w:w="90" w:type="dxa"/>
            </w:tcMar>
          </w:tcPr>
          <w:p w14:paraId="54ED7387"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475EDB7" w14:textId="77777777" w:rsidR="00847C0D" w:rsidRPr="00430DB3" w:rsidRDefault="00CC3326">
            <w:pPr>
              <w:rPr>
                <w:lang w:val="pt-BR"/>
              </w:rPr>
            </w:pPr>
            <w:r>
              <w:rPr>
                <w:sz w:val="20"/>
                <w:szCs w:val="20"/>
                <w:lang w:val="pt-BR"/>
              </w:rPr>
              <w:t>2,50 Wh a 40 W; razão entre regimes independente da potência</w:t>
            </w:r>
          </w:p>
        </w:tc>
      </w:tr>
      <w:tr w:rsidR="00E01C3A" w:rsidRPr="00C708F0" w14:paraId="4FB1C613" w14:textId="77777777">
        <w:tc>
          <w:tcPr>
            <w:tcW w:w="850" w:type="dxa"/>
            <w:tcMar>
              <w:top w:w="70" w:type="dxa"/>
              <w:left w:w="90" w:type="dxa"/>
              <w:bottom w:w="70" w:type="dxa"/>
              <w:right w:w="90" w:type="dxa"/>
            </w:tcMar>
          </w:tcPr>
          <w:p w14:paraId="06C87D4D" w14:textId="77777777" w:rsidR="00847C0D" w:rsidRDefault="00CC3326">
            <w:r>
              <w:rPr>
                <w:sz w:val="20"/>
                <w:szCs w:val="20"/>
              </w:rPr>
              <w:t>CT14</w:t>
            </w:r>
          </w:p>
        </w:tc>
        <w:tc>
          <w:tcPr>
            <w:tcW w:w="3500" w:type="dxa"/>
            <w:tcMar>
              <w:top w:w="70" w:type="dxa"/>
              <w:left w:w="90" w:type="dxa"/>
              <w:bottom w:w="70" w:type="dxa"/>
              <w:right w:w="90" w:type="dxa"/>
            </w:tcMar>
          </w:tcPr>
          <w:p w14:paraId="547BA746" w14:textId="77777777" w:rsidR="00847C0D" w:rsidRDefault="00CC3326">
            <w:r>
              <w:rPr>
                <w:sz w:val="20"/>
                <w:szCs w:val="20"/>
                <w:lang w:val="pt-BR"/>
              </w:rPr>
              <w:t>RF08</w:t>
            </w:r>
          </w:p>
        </w:tc>
        <w:tc>
          <w:tcPr>
            <w:tcW w:w="1750" w:type="dxa"/>
            <w:tcMar>
              <w:top w:w="70" w:type="dxa"/>
              <w:left w:w="90" w:type="dxa"/>
              <w:bottom w:w="70" w:type="dxa"/>
              <w:right w:w="90" w:type="dxa"/>
            </w:tcMar>
          </w:tcPr>
          <w:p w14:paraId="26CCFA07"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0A0B0F7"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C708F0" w14:paraId="297EC46B" w14:textId="77777777">
        <w:tc>
          <w:tcPr>
            <w:tcW w:w="850" w:type="dxa"/>
            <w:tcMar>
              <w:top w:w="70" w:type="dxa"/>
              <w:left w:w="90" w:type="dxa"/>
              <w:bottom w:w="70" w:type="dxa"/>
              <w:right w:w="90" w:type="dxa"/>
            </w:tcMar>
          </w:tcPr>
          <w:p w14:paraId="7208B8A4" w14:textId="77777777" w:rsidR="00847C0D" w:rsidRDefault="00CC3326">
            <w:r>
              <w:rPr>
                <w:sz w:val="20"/>
                <w:szCs w:val="20"/>
              </w:rPr>
              <w:t>CT15</w:t>
            </w:r>
          </w:p>
        </w:tc>
        <w:tc>
          <w:tcPr>
            <w:tcW w:w="3500" w:type="dxa"/>
            <w:tcMar>
              <w:top w:w="70" w:type="dxa"/>
              <w:left w:w="90" w:type="dxa"/>
              <w:bottom w:w="70" w:type="dxa"/>
              <w:right w:w="90" w:type="dxa"/>
            </w:tcMar>
          </w:tcPr>
          <w:p w14:paraId="53A06171" w14:textId="77777777" w:rsidR="00847C0D" w:rsidRDefault="00CC3326">
            <w:r>
              <w:rPr>
                <w:sz w:val="20"/>
                <w:szCs w:val="20"/>
                <w:lang w:val="pt-BR"/>
              </w:rPr>
              <w:t>RF05, RF06</w:t>
            </w:r>
          </w:p>
        </w:tc>
        <w:tc>
          <w:tcPr>
            <w:tcW w:w="1750" w:type="dxa"/>
            <w:tcMar>
              <w:top w:w="70" w:type="dxa"/>
              <w:left w:w="90" w:type="dxa"/>
              <w:bottom w:w="70" w:type="dxa"/>
              <w:right w:w="90" w:type="dxa"/>
            </w:tcMar>
          </w:tcPr>
          <w:p w14:paraId="4AC6FB40"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4EA19FDD"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C708F0" w14:paraId="28A983EC" w14:textId="77777777">
        <w:tc>
          <w:tcPr>
            <w:tcW w:w="850" w:type="dxa"/>
            <w:tcMar>
              <w:top w:w="70" w:type="dxa"/>
              <w:left w:w="90" w:type="dxa"/>
              <w:bottom w:w="70" w:type="dxa"/>
              <w:right w:w="90" w:type="dxa"/>
            </w:tcMar>
          </w:tcPr>
          <w:p w14:paraId="7F41FC42" w14:textId="77777777" w:rsidR="00847C0D" w:rsidRDefault="00CC3326">
            <w:r>
              <w:rPr>
                <w:sz w:val="20"/>
                <w:szCs w:val="20"/>
              </w:rPr>
              <w:t>CT16</w:t>
            </w:r>
          </w:p>
        </w:tc>
        <w:tc>
          <w:tcPr>
            <w:tcW w:w="3500" w:type="dxa"/>
            <w:tcMar>
              <w:top w:w="70" w:type="dxa"/>
              <w:left w:w="90" w:type="dxa"/>
              <w:bottom w:w="70" w:type="dxa"/>
              <w:right w:w="90" w:type="dxa"/>
            </w:tcMar>
          </w:tcPr>
          <w:p w14:paraId="21776371" w14:textId="77777777" w:rsidR="00847C0D" w:rsidRDefault="00CC3326">
            <w:r>
              <w:rPr>
                <w:sz w:val="20"/>
                <w:szCs w:val="20"/>
                <w:lang w:val="pt-BR"/>
              </w:rPr>
              <w:t>RF11</w:t>
            </w:r>
          </w:p>
        </w:tc>
        <w:tc>
          <w:tcPr>
            <w:tcW w:w="1750" w:type="dxa"/>
            <w:tcMar>
              <w:top w:w="70" w:type="dxa"/>
              <w:left w:w="90" w:type="dxa"/>
              <w:bottom w:w="70" w:type="dxa"/>
              <w:right w:w="90" w:type="dxa"/>
            </w:tcMar>
          </w:tcPr>
          <w:p w14:paraId="7C2EBC71"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28002573" w14:textId="77777777" w:rsidR="00847C0D" w:rsidRPr="00430DB3" w:rsidRDefault="00CC3326">
            <w:pPr>
              <w:rPr>
                <w:lang w:val="pt-BR"/>
              </w:rPr>
            </w:pPr>
            <w:r>
              <w:rPr>
                <w:sz w:val="20"/>
                <w:szCs w:val="20"/>
                <w:lang w:val="pt-BR"/>
              </w:rPr>
              <w:t>Alerta de falha total aberto e encerrado ao religar</w:t>
            </w:r>
          </w:p>
        </w:tc>
      </w:tr>
      <w:tr w:rsidR="00E01C3A" w:rsidRPr="00C708F0" w14:paraId="702C34B8" w14:textId="77777777">
        <w:tc>
          <w:tcPr>
            <w:tcW w:w="850" w:type="dxa"/>
            <w:tcMar>
              <w:top w:w="70" w:type="dxa"/>
              <w:left w:w="90" w:type="dxa"/>
              <w:bottom w:w="70" w:type="dxa"/>
              <w:right w:w="90" w:type="dxa"/>
            </w:tcMar>
          </w:tcPr>
          <w:p w14:paraId="0A36B1BB" w14:textId="77777777" w:rsidR="00847C0D" w:rsidRDefault="00CC3326">
            <w:r>
              <w:rPr>
                <w:sz w:val="20"/>
                <w:szCs w:val="20"/>
              </w:rPr>
              <w:t>CT17</w:t>
            </w:r>
          </w:p>
        </w:tc>
        <w:tc>
          <w:tcPr>
            <w:tcW w:w="3500" w:type="dxa"/>
            <w:tcMar>
              <w:top w:w="70" w:type="dxa"/>
              <w:left w:w="90" w:type="dxa"/>
              <w:bottom w:w="70" w:type="dxa"/>
              <w:right w:w="90" w:type="dxa"/>
            </w:tcMar>
          </w:tcPr>
          <w:p w14:paraId="6F4D00DD" w14:textId="77777777" w:rsidR="00847C0D" w:rsidRDefault="00CC3326">
            <w:r>
              <w:rPr>
                <w:sz w:val="20"/>
                <w:szCs w:val="20"/>
                <w:lang w:val="pt-BR"/>
              </w:rPr>
              <w:t>RNF03</w:t>
            </w:r>
          </w:p>
        </w:tc>
        <w:tc>
          <w:tcPr>
            <w:tcW w:w="1750" w:type="dxa"/>
            <w:tcMar>
              <w:top w:w="70" w:type="dxa"/>
              <w:left w:w="90" w:type="dxa"/>
              <w:bottom w:w="70" w:type="dxa"/>
              <w:right w:w="90" w:type="dxa"/>
            </w:tcMar>
          </w:tcPr>
          <w:p w14:paraId="78270562"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0C067E69" w14:textId="77777777" w:rsidR="00847C0D" w:rsidRPr="00430DB3" w:rsidRDefault="00CC3326">
            <w:pPr>
              <w:rPr>
                <w:lang w:val="pt-BR"/>
              </w:rPr>
            </w:pPr>
            <w:r>
              <w:rPr>
                <w:sz w:val="20"/>
                <w:szCs w:val="20"/>
                <w:lang w:val="pt-BR"/>
              </w:rPr>
              <w:t>Latência inferior a 180 s em todas as repetições</w:t>
            </w:r>
          </w:p>
        </w:tc>
      </w:tr>
      <w:tr w:rsidR="00E01C3A" w:rsidRPr="00C708F0" w14:paraId="0ED3247F" w14:textId="77777777">
        <w:tc>
          <w:tcPr>
            <w:tcW w:w="850" w:type="dxa"/>
            <w:tcMar>
              <w:top w:w="70" w:type="dxa"/>
              <w:left w:w="90" w:type="dxa"/>
              <w:bottom w:w="70" w:type="dxa"/>
              <w:right w:w="90" w:type="dxa"/>
            </w:tcMar>
          </w:tcPr>
          <w:p w14:paraId="6AEF67FC" w14:textId="77777777" w:rsidR="00847C0D" w:rsidRDefault="00CC3326">
            <w:r>
              <w:rPr>
                <w:sz w:val="20"/>
                <w:szCs w:val="20"/>
              </w:rPr>
              <w:t>CT18</w:t>
            </w:r>
          </w:p>
        </w:tc>
        <w:tc>
          <w:tcPr>
            <w:tcW w:w="3500" w:type="dxa"/>
            <w:tcMar>
              <w:top w:w="70" w:type="dxa"/>
              <w:left w:w="90" w:type="dxa"/>
              <w:bottom w:w="70" w:type="dxa"/>
              <w:right w:w="90" w:type="dxa"/>
            </w:tcMar>
          </w:tcPr>
          <w:p w14:paraId="7D75132C" w14:textId="77777777" w:rsidR="00847C0D" w:rsidRDefault="00CC3326">
            <w:r>
              <w:rPr>
                <w:sz w:val="20"/>
                <w:szCs w:val="20"/>
                <w:lang w:val="pt-BR"/>
              </w:rPr>
              <w:t>RNF07</w:t>
            </w:r>
          </w:p>
        </w:tc>
        <w:tc>
          <w:tcPr>
            <w:tcW w:w="1750" w:type="dxa"/>
            <w:tcMar>
              <w:top w:w="70" w:type="dxa"/>
              <w:left w:w="90" w:type="dxa"/>
              <w:bottom w:w="70" w:type="dxa"/>
              <w:right w:w="90" w:type="dxa"/>
            </w:tcMar>
          </w:tcPr>
          <w:p w14:paraId="0F6D7D18"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664A9CD" w14:textId="77777777" w:rsidR="00847C0D" w:rsidRPr="00430DB3" w:rsidRDefault="00CC3326">
            <w:pPr>
              <w:rPr>
                <w:lang w:val="pt-BR"/>
              </w:rPr>
            </w:pPr>
            <w:r>
              <w:rPr>
                <w:sz w:val="20"/>
                <w:szCs w:val="20"/>
                <w:lang w:val="pt-BR"/>
              </w:rPr>
              <w:t>Nó no pleno ao vencer a validade do último comando, medido pelo sensor</w:t>
            </w:r>
          </w:p>
        </w:tc>
      </w:tr>
      <w:tr w:rsidR="00E01C3A" w:rsidRPr="00C708F0" w14:paraId="02CAF165" w14:textId="77777777">
        <w:tc>
          <w:tcPr>
            <w:tcW w:w="850" w:type="dxa"/>
            <w:tcMar>
              <w:top w:w="70" w:type="dxa"/>
              <w:left w:w="90" w:type="dxa"/>
              <w:bottom w:w="70" w:type="dxa"/>
              <w:right w:w="90" w:type="dxa"/>
            </w:tcMar>
          </w:tcPr>
          <w:p w14:paraId="552BDBE6" w14:textId="77777777" w:rsidR="00847C0D" w:rsidRDefault="00CC3326">
            <w:r>
              <w:rPr>
                <w:sz w:val="20"/>
                <w:szCs w:val="20"/>
              </w:rPr>
              <w:t>CT19</w:t>
            </w:r>
          </w:p>
        </w:tc>
        <w:tc>
          <w:tcPr>
            <w:tcW w:w="3500" w:type="dxa"/>
            <w:tcMar>
              <w:top w:w="70" w:type="dxa"/>
              <w:left w:w="90" w:type="dxa"/>
              <w:bottom w:w="70" w:type="dxa"/>
              <w:right w:w="90" w:type="dxa"/>
            </w:tcMar>
          </w:tcPr>
          <w:p w14:paraId="0E9FF680" w14:textId="77777777" w:rsidR="00847C0D" w:rsidRDefault="00CC3326">
            <w:r>
              <w:rPr>
                <w:sz w:val="20"/>
                <w:szCs w:val="20"/>
                <w:lang w:val="pt-BR"/>
              </w:rPr>
              <w:t>RNF06</w:t>
            </w:r>
          </w:p>
        </w:tc>
        <w:tc>
          <w:tcPr>
            <w:tcW w:w="1750" w:type="dxa"/>
            <w:tcMar>
              <w:top w:w="70" w:type="dxa"/>
              <w:left w:w="90" w:type="dxa"/>
              <w:bottom w:w="70" w:type="dxa"/>
              <w:right w:w="90" w:type="dxa"/>
            </w:tcMar>
          </w:tcPr>
          <w:p w14:paraId="29C04E37"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518552EB" w14:textId="77777777" w:rsidR="00847C0D" w:rsidRPr="00430DB3" w:rsidRDefault="00CC3326">
            <w:pPr>
              <w:rPr>
                <w:lang w:val="pt-BR"/>
              </w:rPr>
            </w:pPr>
            <w:r>
              <w:rPr>
                <w:sz w:val="20"/>
                <w:szCs w:val="20"/>
                <w:lang w:val="pt-BR"/>
              </w:rPr>
              <w:t>Recusa sem credencial; canal cifrado negociado com credencial</w:t>
            </w:r>
          </w:p>
        </w:tc>
      </w:tr>
      <w:tr w:rsidR="00E01C3A" w:rsidRPr="00C708F0" w14:paraId="1586E6BD" w14:textId="77777777">
        <w:tc>
          <w:tcPr>
            <w:tcW w:w="850" w:type="dxa"/>
            <w:tcMar>
              <w:top w:w="70" w:type="dxa"/>
              <w:left w:w="90" w:type="dxa"/>
              <w:bottom w:w="70" w:type="dxa"/>
              <w:right w:w="90" w:type="dxa"/>
            </w:tcMar>
          </w:tcPr>
          <w:p w14:paraId="3E9B5202" w14:textId="77777777" w:rsidR="00847C0D" w:rsidRDefault="00CC3326">
            <w:r>
              <w:rPr>
                <w:sz w:val="20"/>
                <w:szCs w:val="20"/>
              </w:rPr>
              <w:t>CT20</w:t>
            </w:r>
          </w:p>
        </w:tc>
        <w:tc>
          <w:tcPr>
            <w:tcW w:w="3500" w:type="dxa"/>
            <w:tcMar>
              <w:top w:w="70" w:type="dxa"/>
              <w:left w:w="90" w:type="dxa"/>
              <w:bottom w:w="70" w:type="dxa"/>
              <w:right w:w="90" w:type="dxa"/>
            </w:tcMar>
          </w:tcPr>
          <w:p w14:paraId="67A5F7E9" w14:textId="77777777" w:rsidR="00847C0D" w:rsidRDefault="00CC3326">
            <w:r>
              <w:rPr>
                <w:sz w:val="20"/>
                <w:szCs w:val="20"/>
                <w:lang w:val="pt-BR"/>
              </w:rPr>
              <w:t>RNF09</w:t>
            </w:r>
          </w:p>
        </w:tc>
        <w:tc>
          <w:tcPr>
            <w:tcW w:w="1750" w:type="dxa"/>
            <w:tcMar>
              <w:top w:w="70" w:type="dxa"/>
              <w:left w:w="90" w:type="dxa"/>
              <w:bottom w:w="70" w:type="dxa"/>
              <w:right w:w="90" w:type="dxa"/>
            </w:tcMar>
          </w:tcPr>
          <w:p w14:paraId="652486AD"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454F7D4E" w14:textId="77777777" w:rsidR="00847C0D" w:rsidRPr="00430DB3" w:rsidRDefault="00CC3326">
            <w:pPr>
              <w:rPr>
                <w:lang w:val="pt-BR"/>
              </w:rPr>
            </w:pPr>
            <w:r>
              <w:rPr>
                <w:sz w:val="20"/>
                <w:szCs w:val="20"/>
                <w:lang w:val="pt-BR"/>
              </w:rPr>
              <w:t>Comandado sem alteração do código do serviço</w:t>
            </w:r>
          </w:p>
        </w:tc>
      </w:tr>
    </w:tbl>
    <w:p w14:paraId="734EAC7C" w14:textId="77777777" w:rsidR="00847C0D" w:rsidRPr="00430DB3" w:rsidRDefault="00CC3326">
      <w:pPr>
        <w:spacing w:before="130" w:after="260"/>
        <w:rPr>
          <w:lang w:val="pt-BR"/>
        </w:rPr>
      </w:pPr>
      <w:r>
        <w:rPr>
          <w:sz w:val="20"/>
          <w:szCs w:val="20"/>
          <w:lang w:val="pt-BR"/>
        </w:rPr>
        <w:t>Fonte: Elaborado pelos autores (2026).</w:t>
      </w:r>
    </w:p>
    <w:p w14:paraId="2C3C0A5B"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166621E6"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672F2A0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176D2917"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pPr>
        <w:spacing w:after="120" w:line="360" w:lineRule="auto"/>
        <w:ind w:firstLine="709"/>
        <w:jc w:val="both"/>
      </w:pPr>
      <w:r>
        <w:rPr>
          <w:highlight w:val="yellow"/>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51CE0E3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903B93B"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4EE5EC31"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65A2F2E2"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74CB533"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4D02AFD"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110DEE00"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13EC907B" w14:textId="77777777">
        <w:trPr>
          <w:tblHeader/>
        </w:trPr>
        <w:tc>
          <w:tcPr>
            <w:tcW w:w="2100" w:type="dxa"/>
            <w:shd w:val="clear" w:color="auto" w:fill="EDEDED"/>
            <w:tcMar>
              <w:top w:w="70" w:type="dxa"/>
              <w:left w:w="90" w:type="dxa"/>
              <w:bottom w:w="70" w:type="dxa"/>
              <w:right w:w="90" w:type="dxa"/>
            </w:tcMar>
          </w:tcPr>
          <w:p w14:paraId="5E70316B"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124B14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47B20813"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C708F0" w14:paraId="116DD444" w14:textId="77777777">
        <w:tc>
          <w:tcPr>
            <w:tcW w:w="2100" w:type="dxa"/>
            <w:tcMar>
              <w:top w:w="70" w:type="dxa"/>
              <w:left w:w="90" w:type="dxa"/>
              <w:bottom w:w="70" w:type="dxa"/>
              <w:right w:w="90" w:type="dxa"/>
            </w:tcMar>
          </w:tcPr>
          <w:p w14:paraId="756F6E69"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EEBA708"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4173C588"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708F0" w14:paraId="5CBF6B9D" w14:textId="77777777">
        <w:tc>
          <w:tcPr>
            <w:tcW w:w="2100" w:type="dxa"/>
            <w:tcMar>
              <w:top w:w="70" w:type="dxa"/>
              <w:left w:w="90" w:type="dxa"/>
              <w:bottom w:w="70" w:type="dxa"/>
              <w:right w:w="90" w:type="dxa"/>
            </w:tcMar>
          </w:tcPr>
          <w:p w14:paraId="3D74F0B9"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A43AFA4"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B5F687"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708F0" w14:paraId="5A286C69" w14:textId="77777777">
        <w:tc>
          <w:tcPr>
            <w:tcW w:w="2100" w:type="dxa"/>
            <w:tcMar>
              <w:top w:w="70" w:type="dxa"/>
              <w:left w:w="90" w:type="dxa"/>
              <w:bottom w:w="70" w:type="dxa"/>
              <w:right w:w="90" w:type="dxa"/>
            </w:tcMar>
          </w:tcPr>
          <w:p w14:paraId="36904652"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7E67AEC"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4006A659"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C708F0" w14:paraId="5EBFA23E" w14:textId="77777777">
        <w:tc>
          <w:tcPr>
            <w:tcW w:w="2100" w:type="dxa"/>
            <w:tcMar>
              <w:top w:w="70" w:type="dxa"/>
              <w:left w:w="90" w:type="dxa"/>
              <w:bottom w:w="70" w:type="dxa"/>
              <w:right w:w="90" w:type="dxa"/>
            </w:tcMar>
          </w:tcPr>
          <w:p w14:paraId="5BD3EE4E"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6C6A1155"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3C27D26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C708F0" w14:paraId="75E63753" w14:textId="77777777">
        <w:tc>
          <w:tcPr>
            <w:tcW w:w="2100" w:type="dxa"/>
            <w:tcMar>
              <w:top w:w="70" w:type="dxa"/>
              <w:left w:w="90" w:type="dxa"/>
              <w:bottom w:w="70" w:type="dxa"/>
              <w:right w:w="90" w:type="dxa"/>
            </w:tcMar>
          </w:tcPr>
          <w:p w14:paraId="78C002C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9379FD3"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5FB5484"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708F0" w14:paraId="3052B2C6" w14:textId="77777777">
        <w:tc>
          <w:tcPr>
            <w:tcW w:w="2100" w:type="dxa"/>
            <w:tcMar>
              <w:top w:w="70" w:type="dxa"/>
              <w:left w:w="90" w:type="dxa"/>
              <w:bottom w:w="70" w:type="dxa"/>
              <w:right w:w="90" w:type="dxa"/>
            </w:tcMar>
          </w:tcPr>
          <w:p w14:paraId="1BE55029"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4740E2AD"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F44E00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708F0" w14:paraId="412BBDA8" w14:textId="77777777">
        <w:tc>
          <w:tcPr>
            <w:tcW w:w="2100" w:type="dxa"/>
            <w:tcMar>
              <w:top w:w="70" w:type="dxa"/>
              <w:left w:w="90" w:type="dxa"/>
              <w:bottom w:w="70" w:type="dxa"/>
              <w:right w:w="90" w:type="dxa"/>
            </w:tcMar>
          </w:tcPr>
          <w:p w14:paraId="6FA12E0B"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15704D37"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04EFC24"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708F0" w14:paraId="39649D3E" w14:textId="77777777">
        <w:tc>
          <w:tcPr>
            <w:tcW w:w="2100" w:type="dxa"/>
            <w:tcMar>
              <w:top w:w="70" w:type="dxa"/>
              <w:left w:w="90" w:type="dxa"/>
              <w:bottom w:w="70" w:type="dxa"/>
              <w:right w:w="90" w:type="dxa"/>
            </w:tcMar>
          </w:tcPr>
          <w:p w14:paraId="4617A1E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3AC27BE" w14:textId="77777777" w:rsidR="006B1E66" w:rsidRPr="000F5B8B" w:rsidRDefault="00CC3326">
            <w:pPr>
              <w:rPr>
                <w:lang w:val="pt-BR"/>
              </w:rPr>
            </w:pPr>
            <w:r>
              <w:rPr>
                <w:sz w:val="20"/>
                <w:szCs w:val="20"/>
                <w:lang w:val="pt-BR"/>
              </w:rPr>
              <w:t xml:space="preserve">Carimbo de tempo; ponto de luz; decisão correspondente; ciclo de trabalho aplicado; iluminância medida; </w:t>
            </w:r>
            <w:r>
              <w:rPr>
                <w:sz w:val="20"/>
                <w:szCs w:val="20"/>
                <w:lang w:val="pt-BR"/>
              </w:rPr>
              <w:t xml:space="preserve">nível que o nó aplicava ao responder; nível e iluminância antes do comando; sessão de medição</w:t>
            </w:r>
          </w:p>
        </w:tc>
        <w:tc>
          <w:tcPr>
            <w:tcW w:w="3771" w:type="dxa"/>
            <w:tcMar>
              <w:top w:w="70" w:type="dxa"/>
              <w:left w:w="90" w:type="dxa"/>
              <w:bottom w:w="70" w:type="dxa"/>
              <w:right w:w="90" w:type="dxa"/>
            </w:tcMar>
          </w:tcPr>
          <w:p w14:paraId="4E7D564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708F0" w14:paraId="0643C801" w14:textId="77777777">
        <w:tc>
          <w:tcPr>
            <w:tcW w:w="2100" w:type="dxa"/>
            <w:tcMar>
              <w:top w:w="70" w:type="dxa"/>
              <w:left w:w="90" w:type="dxa"/>
              <w:bottom w:w="70" w:type="dxa"/>
              <w:right w:w="90" w:type="dxa"/>
            </w:tcMar>
          </w:tcPr>
          <w:p w14:paraId="63F1221F"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4B6EDDB"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8CFC84B"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C708F0" w14:paraId="12094693" w14:textId="77777777">
        <w:tc>
          <w:tcPr>
            <w:tcW w:w="2100" w:type="dxa"/>
            <w:tcMar>
              <w:top w:w="70" w:type="dxa"/>
              <w:left w:w="90" w:type="dxa"/>
              <w:bottom w:w="70" w:type="dxa"/>
              <w:right w:w="90" w:type="dxa"/>
            </w:tcMar>
          </w:tcPr>
          <w:p w14:paraId="715C9146"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073E0C24"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72646F2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C708F0" w14:paraId="7A4DF39B" w14:textId="77777777">
        <w:tc>
          <w:tcPr>
            <w:tcW w:w="2100" w:type="dxa"/>
            <w:tcMar>
              <w:top w:w="70" w:type="dxa"/>
              <w:left w:w="90" w:type="dxa"/>
              <w:bottom w:w="70" w:type="dxa"/>
              <w:right w:w="90" w:type="dxa"/>
            </w:tcMar>
          </w:tcPr>
          <w:p w14:paraId="08E51E6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58CBA384"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174CD9D8" w14:textId="77777777" w:rsidR="00847C0D" w:rsidRPr="00430DB3" w:rsidRDefault="00CC3326">
            <w:pPr>
              <w:rPr>
                <w:lang w:val="pt-BR"/>
              </w:rPr>
            </w:pPr>
            <w:r>
              <w:rPr>
                <w:sz w:val="20"/>
                <w:szCs w:val="20"/>
                <w:lang w:val="pt-BR"/>
              </w:rPr>
              <w:t>Registra a residual de cada sessão e a regra de descarte de 3.4.3</w:t>
            </w:r>
          </w:p>
        </w:tc>
      </w:tr>
      <w:tr w:rsidR="006B1E66" w:rsidRPr="00C708F0" w14:paraId="278DCF85" w14:textId="77777777">
        <w:tc>
          <w:tcPr>
            <w:tcW w:w="2100" w:type="dxa"/>
            <w:tcMar>
              <w:top w:w="70" w:type="dxa"/>
              <w:left w:w="90" w:type="dxa"/>
              <w:bottom w:w="70" w:type="dxa"/>
              <w:right w:w="90" w:type="dxa"/>
            </w:tcMar>
          </w:tcPr>
          <w:p w14:paraId="1B876DBB"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3589727B"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74F9A07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C708F0" w14:paraId="3FBBF6CF" w14:textId="77777777">
        <w:tc>
          <w:tcPr>
            <w:tcW w:w="2100" w:type="dxa"/>
            <w:tcMar>
              <w:top w:w="70" w:type="dxa"/>
              <w:left w:w="90" w:type="dxa"/>
              <w:bottom w:w="70" w:type="dxa"/>
              <w:right w:w="90" w:type="dxa"/>
            </w:tcMar>
          </w:tcPr>
          <w:p w14:paraId="065EF684"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423C73A"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B9EA20E" w14:textId="77777777" w:rsidR="00847C0D" w:rsidRPr="00430DB3" w:rsidRDefault="00CC3326">
            <w:pPr>
              <w:rPr>
                <w:lang w:val="pt-BR"/>
              </w:rPr>
            </w:pPr>
            <w:r>
              <w:rPr>
                <w:sz w:val="20"/>
                <w:szCs w:val="20"/>
                <w:lang w:val="pt-BR"/>
              </w:rPr>
              <w:t>Registra os alertas de falha total e de perda de controle (RF11)</w:t>
            </w:r>
          </w:p>
        </w:tc>
      </w:tr>
      <w:tr w:rsidR="006B1E66" w:rsidRPr="00C708F0" w14:paraId="0408DEDD" w14:textId="77777777">
        <w:tc>
          <w:tcPr>
            <w:tcW w:w="2100" w:type="dxa"/>
            <w:tcMar>
              <w:top w:w="70" w:type="dxa"/>
              <w:left w:w="90" w:type="dxa"/>
              <w:bottom w:w="70" w:type="dxa"/>
              <w:right w:w="90" w:type="dxa"/>
            </w:tcMar>
          </w:tcPr>
          <w:p w14:paraId="28F849A1"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582D6494"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078595B" w14:textId="77777777" w:rsidR="00847C0D" w:rsidRPr="00430DB3" w:rsidRDefault="00CC3326">
            <w:pPr>
              <w:rPr>
                <w:lang w:val="pt-BR"/>
              </w:rPr>
            </w:pPr>
            <w:r>
              <w:rPr>
                <w:sz w:val="20"/>
                <w:szCs w:val="20"/>
                <w:lang w:val="pt-BR"/>
              </w:rPr>
              <w:t>Luminárias do Quadro 9, lidas pela estimativa de energia</w:t>
            </w:r>
          </w:p>
        </w:tc>
      </w:tr>
    </w:tbl>
    <w:p w14:paraId="635A7FDA" w14:textId="77777777" w:rsidR="006B1E66" w:rsidRPr="000F5B8B" w:rsidRDefault="00CC3326">
      <w:pPr>
        <w:spacing w:before="130" w:after="260"/>
        <w:rPr>
          <w:lang w:val="pt-BR"/>
        </w:rPr>
      </w:pPr>
      <w:r>
        <w:rPr>
          <w:sz w:val="20"/>
          <w:szCs w:val="20"/>
          <w:lang w:val="pt-BR"/>
        </w:rPr>
        <w:t>Fonte: Elaborado pelos autores (2026).</w:t>
      </w:r>
    </w:p>
    <w:p w14:paraId="21E7B78C"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5179382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326CC04F"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111A65C0" w14:textId="77777777" w:rsidR="00E01C3A" w:rsidRDefault="00CC3326">
      <w:pPr>
        <w:spacing w:after="120" w:line="360" w:lineRule="auto"/>
        <w:ind w:firstLine="709"/>
        <w:jc w:val="both"/>
        <w:rPr>
          <w:lang w:val="pt-BR"/>
        </w:rPr>
      </w:pPr>
      <w:r>
        <w:rPr>
          <w:lang w:val="pt-BR"/>
        </w:rPr>
        <w:t xml:space="preserve">A </w:t>
      </w:r>
      <w:del w:id="30008" w:author="Vitor Oliveira" w:date="2026-10-11T14:00:00Z">
        <w:r>
          <w:rPr>
            <w:lang w:val="pt-BR"/>
          </w:rPr>
          <w:delText xml:space="preserve">Figura 5</w:delText>
        </w:r>
      </w:del>
      <w:ins w:id="30009" w:author="Vitor Oliveira" w:date="2026-10-11T14:00:00Z">
        <w:r>
          <w:rPr>
            <w:lang w:val="pt-BR"/>
          </w:rPr>
          <w:t xml:space="preserve">Figura 7</w:t>
        </w:r>
      </w:ins>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6A073AF8" w14:textId="77777777" w:rsidR="00E01C3A" w:rsidRDefault="00CC3326">
      <w:pPr>
        <w:keepNext/>
        <w:spacing w:before="130" w:after="60"/>
        <w:jc w:val="center"/>
        <w:rPr>
          <w:lang w:val="pt-BR"/>
        </w:rPr>
      </w:pPr>
      <w:del w:id="30010" w:author="Vitor Oliveira" w:date="2026-10-11T14:00:00Z">
        <w:r>
          <w:rPr>
            <w:sz w:val="20"/>
            <w:szCs w:val="20"/>
            <w:lang w:val="pt-BR"/>
          </w:rPr>
          <w:delText xml:space="preserve">Figura 5</w:delText>
        </w:r>
      </w:del>
      <w:ins w:id="30011" w:author="Vitor Oliveira" w:date="2026-10-11T14:00:00Z">
        <w:r>
          <w:rPr>
            <w:sz w:val="20"/>
            <w:szCs w:val="20"/>
            <w:lang w:val="pt-BR"/>
          </w:rPr>
          <w:t xml:space="preserve">Figura 7</w:t>
        </w:r>
      </w:ins>
      <w:r>
        <w:rPr>
          <w:sz w:val="20"/>
          <w:szCs w:val="20"/>
          <w:lang w:val="pt-BR"/>
        </w:rPr>
        <w:t xml:space="preserve"> – Diagrama entidade-relacionamento do banco de dados</w:t>
      </w:r>
    </w:p>
    <w:p w14:paraId="3CBE426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5035955"/>
                    </a:xfrm>
                    <a:prstGeom prst="rect">
                      <a:avLst/>
                    </a:prstGeom>
                  </pic:spPr>
                </pic:pic>
              </a:graphicData>
            </a:graphic>
          </wp:inline>
        </w:drawing>
      </w:r>
    </w:p>
    <w:p w14:paraId="326E2119" w14:textId="77777777" w:rsidR="00E01C3A" w:rsidRDefault="00CC3326">
      <w:pPr>
        <w:spacing w:after="280"/>
        <w:jc w:val="center"/>
        <w:rPr>
          <w:lang w:val="pt-BR"/>
        </w:rPr>
      </w:pPr>
      <w:r>
        <w:rPr>
          <w:sz w:val="20"/>
          <w:szCs w:val="20"/>
          <w:lang w:val="pt-BR"/>
        </w:rPr>
        <w:t>Fonte: Elaborado pelos autores (2026).</w:t>
      </w:r>
    </w:p>
    <w:p w14:paraId="45F8903A"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6BC1DA3C"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w:t>
      </w:r>
      <w:r>
        <w:rPr>
          <w:lang w:val="pt-BR"/>
        </w:rPr>
        <w:t xml:space="preserve">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w:t>
      </w:r>
      <w:r>
        <w:rPr>
          <w:lang w:val="pt-BR"/>
        </w:rPr>
        <w:t xml:space="preserv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6DE0F7C"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004B9E1"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205B9833"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4EA9D7D"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20888B8" w14:textId="77777777">
        <w:trPr>
          <w:tblHeader/>
        </w:trPr>
        <w:tc>
          <w:tcPr>
            <w:tcW w:w="2100" w:type="dxa"/>
            <w:shd w:val="clear" w:color="auto" w:fill="EDEDED"/>
            <w:tcMar>
              <w:top w:w="70" w:type="dxa"/>
              <w:left w:w="90" w:type="dxa"/>
              <w:bottom w:w="70" w:type="dxa"/>
              <w:right w:w="90" w:type="dxa"/>
            </w:tcMar>
          </w:tcPr>
          <w:p w14:paraId="67A8B0C1"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D91CF2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6DC3F7DB"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C708F0" w14:paraId="2930912D" w14:textId="77777777">
        <w:tc>
          <w:tcPr>
            <w:tcW w:w="2100" w:type="dxa"/>
            <w:tcMar>
              <w:top w:w="70" w:type="dxa"/>
              <w:left w:w="90" w:type="dxa"/>
              <w:bottom w:w="70" w:type="dxa"/>
              <w:right w:w="90" w:type="dxa"/>
            </w:tcMar>
          </w:tcPr>
          <w:p w14:paraId="6C71AD9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601C92C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336D25A"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C708F0" w14:paraId="307206E7" w14:textId="77777777">
        <w:tc>
          <w:tcPr>
            <w:tcW w:w="2100" w:type="dxa"/>
            <w:tcMar>
              <w:top w:w="70" w:type="dxa"/>
              <w:left w:w="90" w:type="dxa"/>
              <w:bottom w:w="70" w:type="dxa"/>
              <w:right w:w="90" w:type="dxa"/>
            </w:tcMar>
          </w:tcPr>
          <w:p w14:paraId="473E33F4"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85BF1DB"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A5A2CB6"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C708F0" w14:paraId="41504E08" w14:textId="77777777">
        <w:tc>
          <w:tcPr>
            <w:tcW w:w="2100" w:type="dxa"/>
            <w:tcMar>
              <w:top w:w="70" w:type="dxa"/>
              <w:left w:w="90" w:type="dxa"/>
              <w:bottom w:w="70" w:type="dxa"/>
              <w:right w:w="90" w:type="dxa"/>
            </w:tcMar>
          </w:tcPr>
          <w:p w14:paraId="217F9C05"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9125F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66A2668"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C708F0" w14:paraId="5299D451" w14:textId="77777777">
        <w:tc>
          <w:tcPr>
            <w:tcW w:w="2100" w:type="dxa"/>
            <w:tcMar>
              <w:top w:w="70" w:type="dxa"/>
              <w:left w:w="90" w:type="dxa"/>
              <w:bottom w:w="70" w:type="dxa"/>
              <w:right w:w="90" w:type="dxa"/>
            </w:tcMar>
          </w:tcPr>
          <w:p w14:paraId="40CE521D"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630E7C5"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5D38441C" w14:textId="77777777" w:rsidR="00847C0D" w:rsidRPr="00430DB3" w:rsidRDefault="00CC3326">
            <w:pPr>
              <w:rPr>
                <w:lang w:val="pt-BR"/>
              </w:rPr>
            </w:pPr>
            <w:r>
              <w:rPr>
                <w:sz w:val="20"/>
                <w:szCs w:val="20"/>
                <w:lang w:val="pt-BR"/>
              </w:rPr>
              <w:t>Pontos de luz afetados por uma leitura e trechos que cada ponto enxerga</w:t>
            </w:r>
          </w:p>
        </w:tc>
      </w:tr>
      <w:tr w:rsidR="006B1E66" w:rsidRPr="00C708F0" w14:paraId="3A3F4325" w14:textId="77777777">
        <w:tc>
          <w:tcPr>
            <w:tcW w:w="2100" w:type="dxa"/>
            <w:tcMar>
              <w:top w:w="70" w:type="dxa"/>
              <w:left w:w="90" w:type="dxa"/>
              <w:bottom w:w="70" w:type="dxa"/>
              <w:right w:w="90" w:type="dxa"/>
            </w:tcMar>
          </w:tcPr>
          <w:p w14:paraId="727301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1159E99"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75723A9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C708F0" w14:paraId="09B9F1EF" w14:textId="77777777">
        <w:tc>
          <w:tcPr>
            <w:tcW w:w="2100" w:type="dxa"/>
            <w:tcMar>
              <w:top w:w="70" w:type="dxa"/>
              <w:left w:w="90" w:type="dxa"/>
              <w:bottom w:w="70" w:type="dxa"/>
              <w:right w:w="90" w:type="dxa"/>
            </w:tcMar>
          </w:tcPr>
          <w:p w14:paraId="27FFBF94"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9656224"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6172BC98"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C708F0" w14:paraId="1FB68FEE" w14:textId="77777777">
        <w:tc>
          <w:tcPr>
            <w:tcW w:w="2100" w:type="dxa"/>
            <w:tcMar>
              <w:top w:w="70" w:type="dxa"/>
              <w:left w:w="90" w:type="dxa"/>
              <w:bottom w:w="70" w:type="dxa"/>
              <w:right w:w="90" w:type="dxa"/>
            </w:tcMar>
          </w:tcPr>
          <w:p w14:paraId="3D8301B7"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65E5A38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35BFF2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C708F0" w14:paraId="56CADBB7" w14:textId="77777777">
        <w:tc>
          <w:tcPr>
            <w:tcW w:w="2100" w:type="dxa"/>
            <w:tcMar>
              <w:top w:w="70" w:type="dxa"/>
              <w:left w:w="90" w:type="dxa"/>
              <w:bottom w:w="70" w:type="dxa"/>
              <w:right w:w="90" w:type="dxa"/>
            </w:tcMar>
          </w:tcPr>
          <w:p w14:paraId="39BC6C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CA728C1"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3D328A4" w14:textId="77777777" w:rsidR="00847C0D" w:rsidRPr="00430DB3" w:rsidRDefault="00CC3326">
            <w:pPr>
              <w:rPr>
                <w:lang w:val="pt-BR"/>
              </w:rPr>
            </w:pPr>
            <w:r>
              <w:rPr>
                <w:sz w:val="20"/>
                <w:szCs w:val="20"/>
                <w:lang w:val="pt-BR"/>
              </w:rPr>
              <w:t>Versão da previsão que alimentou cada decisão (RNF04)</w:t>
            </w:r>
          </w:p>
        </w:tc>
      </w:tr>
      <w:tr w:rsidR="006B1E66" w:rsidRPr="00C708F0" w14:paraId="2E24287D" w14:textId="77777777">
        <w:tc>
          <w:tcPr>
            <w:tcW w:w="2100" w:type="dxa"/>
            <w:tcMar>
              <w:top w:w="70" w:type="dxa"/>
              <w:left w:w="90" w:type="dxa"/>
              <w:bottom w:w="70" w:type="dxa"/>
              <w:right w:w="90" w:type="dxa"/>
            </w:tcMar>
          </w:tcPr>
          <w:p w14:paraId="3F5BE7E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43DC5C63"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77D12923" w14:textId="77777777" w:rsidR="00847C0D" w:rsidRPr="00430DB3" w:rsidRDefault="00CC3326">
            <w:pPr>
              <w:rPr>
                <w:lang w:val="pt-BR"/>
              </w:rPr>
            </w:pPr>
            <w:r>
              <w:rPr>
                <w:sz w:val="20"/>
                <w:szCs w:val="20"/>
                <w:lang w:val="pt-BR"/>
              </w:rPr>
              <w:t>Separa as execuções da suíte (RF10) e os modos comparados para H3</w:t>
            </w:r>
          </w:p>
        </w:tc>
      </w:tr>
      <w:tr w:rsidR="006B1E66" w:rsidRPr="00C708F0" w14:paraId="657C800F" w14:textId="77777777">
        <w:tc>
          <w:tcPr>
            <w:tcW w:w="2100" w:type="dxa"/>
            <w:tcMar>
              <w:top w:w="70" w:type="dxa"/>
              <w:left w:w="90" w:type="dxa"/>
              <w:bottom w:w="70" w:type="dxa"/>
              <w:right w:w="90" w:type="dxa"/>
            </w:tcMar>
          </w:tcPr>
          <w:p w14:paraId="3C321828"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8D57AB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60D1A38F" w14:textId="77777777" w:rsidR="00847C0D" w:rsidRPr="00430DB3" w:rsidRDefault="00CC3326">
            <w:pPr>
              <w:rPr>
                <w:lang w:val="pt-BR"/>
              </w:rPr>
            </w:pPr>
            <w:r>
              <w:rPr>
                <w:sz w:val="20"/>
                <w:szCs w:val="20"/>
                <w:lang w:val="pt-BR"/>
              </w:rPr>
              <w:t>Núcleo do registro de auditoria</w:t>
            </w:r>
          </w:p>
        </w:tc>
      </w:tr>
      <w:tr w:rsidR="006B1E66" w:rsidRPr="00C708F0" w14:paraId="30EF24A1" w14:textId="77777777">
        <w:tc>
          <w:tcPr>
            <w:tcW w:w="2100" w:type="dxa"/>
            <w:tcMar>
              <w:top w:w="70" w:type="dxa"/>
              <w:left w:w="90" w:type="dxa"/>
              <w:bottom w:w="70" w:type="dxa"/>
              <w:right w:w="90" w:type="dxa"/>
            </w:tcMar>
          </w:tcPr>
          <w:p w14:paraId="7449BADA"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4B92439E"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4538D92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C708F0" w14:paraId="0582B9D8" w14:textId="77777777">
        <w:tc>
          <w:tcPr>
            <w:tcW w:w="2100" w:type="dxa"/>
            <w:tcMar>
              <w:top w:w="70" w:type="dxa"/>
              <w:left w:w="90" w:type="dxa"/>
              <w:bottom w:w="70" w:type="dxa"/>
              <w:right w:w="90" w:type="dxa"/>
            </w:tcMar>
          </w:tcPr>
          <w:p w14:paraId="615CF33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5EAED01"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60931468" w14:textId="77777777" w:rsidR="00847C0D" w:rsidRPr="00430DB3" w:rsidRDefault="00CC3326">
            <w:pPr>
              <w:rPr>
                <w:lang w:val="pt-BR"/>
              </w:rPr>
            </w:pPr>
            <w:r>
              <w:rPr>
                <w:sz w:val="20"/>
                <w:szCs w:val="20"/>
                <w:lang w:val="pt-BR"/>
              </w:rPr>
              <w:t>Residual subtraída das leituras e regra de descarte de 3.4.3</w:t>
            </w:r>
          </w:p>
        </w:tc>
      </w:tr>
      <w:tr w:rsidR="006B1E66" w:rsidRPr="00C708F0" w14:paraId="07D3D721" w14:textId="77777777">
        <w:tc>
          <w:tcPr>
            <w:tcW w:w="2100" w:type="dxa"/>
            <w:tcMar>
              <w:top w:w="70" w:type="dxa"/>
              <w:left w:w="90" w:type="dxa"/>
              <w:bottom w:w="70" w:type="dxa"/>
              <w:right w:w="90" w:type="dxa"/>
            </w:tcMar>
          </w:tcPr>
          <w:p w14:paraId="032041B4"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7854CA4" w14:textId="77777777" w:rsidR="00847C0D" w:rsidRPr="00430DB3" w:rsidRDefault="00CC3326">
            <w:pPr>
              <w:rPr>
                <w:lang w:val="pt-BR"/>
              </w:rPr>
            </w:pPr>
            <w:r>
              <w:rPr>
                <w:sz w:val="20"/>
                <w:szCs w:val="20"/>
                <w:lang w:val="pt-BR"/>
              </w:rPr>
              <w:t xml:space="preserve">Identificador; decisão, única; ponto; sessão; instantes de medição e de recebimento; ciclo de trabalho entre 0 e 1; iluminância não negativa; </w:t>
            </w:r>
            <w:r>
              <w:rPr>
                <w:sz w:val="20"/>
                <w:szCs w:val="20"/>
                <w:lang w:val="pt-BR"/>
              </w:rPr>
              <w:t xml:space="preserve">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1FD9F68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C708F0" w14:paraId="28A7AA18" w14:textId="77777777">
        <w:tc>
          <w:tcPr>
            <w:tcW w:w="2100" w:type="dxa"/>
            <w:tcMar>
              <w:top w:w="70" w:type="dxa"/>
              <w:left w:w="90" w:type="dxa"/>
              <w:bottom w:w="70" w:type="dxa"/>
              <w:right w:w="90" w:type="dxa"/>
            </w:tcMar>
          </w:tcPr>
          <w:p w14:paraId="64F0D0C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5859A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718F7C7D"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C708F0" w14:paraId="1C7F49B2" w14:textId="77777777">
        <w:tc>
          <w:tcPr>
            <w:tcW w:w="2100" w:type="dxa"/>
            <w:tcMar>
              <w:top w:w="70" w:type="dxa"/>
              <w:left w:w="90" w:type="dxa"/>
              <w:bottom w:w="70" w:type="dxa"/>
              <w:right w:w="90" w:type="dxa"/>
            </w:tcMar>
          </w:tcPr>
          <w:p w14:paraId="433516BD"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66B61717"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2A0C3AA" w14:textId="77777777" w:rsidR="00847C0D" w:rsidRPr="00430DB3" w:rsidRDefault="00CC3326">
            <w:pPr>
              <w:rPr>
                <w:lang w:val="pt-BR"/>
              </w:rPr>
            </w:pPr>
            <w:r>
              <w:rPr>
                <w:sz w:val="20"/>
                <w:szCs w:val="20"/>
                <w:lang w:val="pt-BR"/>
              </w:rPr>
              <w:t>Alertas do RF11, abertos e encerrados pelo serviço</w:t>
            </w:r>
          </w:p>
        </w:tc>
      </w:tr>
    </w:tbl>
    <w:p w14:paraId="5A3AEBBB" w14:textId="77777777" w:rsidR="00847C0D" w:rsidRPr="00430DB3" w:rsidRDefault="00CC3326">
      <w:pPr>
        <w:spacing w:before="130" w:after="260"/>
        <w:rPr>
          <w:lang w:val="pt-BR"/>
        </w:rPr>
      </w:pPr>
      <w:r>
        <w:rPr>
          <w:sz w:val="20"/>
          <w:szCs w:val="20"/>
          <w:lang w:val="pt-BR"/>
        </w:rPr>
        <w:t>Fonte: Elaborado pelos autores (2026).</w:t>
      </w:r>
    </w:p>
    <w:p w14:paraId="21725C5F"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3B4E7085" w14:textId="77777777" w:rsidR="00847C0D" w:rsidRPr="00430DB3" w:rsidRDefault="00847C0D">
      <w:pPr>
        <w:keepNext/>
        <w:spacing w:before="260" w:after="130"/>
        <w:rPr>
          <w:lang w:val="pt-BR"/>
        </w:rPr>
      </w:pPr>
    </w:p>
    <w:p w14:paraId="4B3F6725"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5A64E58F"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BC7871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6096B65A"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0DE86AC"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43E11E25"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2E4E4AFB"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C9F5B59"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88028D7"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47ABB332"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1065F01"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0C777B0A"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EB7E1A8"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F58DE9E"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1F614584"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71B4A4ED"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3B4BA0F" w14:textId="77777777">
        <w:trPr>
          <w:tblHeader/>
        </w:trPr>
        <w:tc>
          <w:tcPr>
            <w:tcW w:w="2600" w:type="dxa"/>
            <w:shd w:val="clear" w:color="auto" w:fill="EDEDED"/>
            <w:tcMar>
              <w:top w:w="70" w:type="dxa"/>
              <w:left w:w="90" w:type="dxa"/>
              <w:bottom w:w="70" w:type="dxa"/>
              <w:right w:w="90" w:type="dxa"/>
            </w:tcMar>
          </w:tcPr>
          <w:p w14:paraId="3A281F58"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0474790"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39913BED" w14:textId="77777777" w:rsidR="00E01C3A" w:rsidRDefault="00CC3326">
            <w:proofErr w:type="spellStart"/>
            <w:r>
              <w:rPr>
                <w:b/>
                <w:bCs/>
                <w:sz w:val="20"/>
                <w:szCs w:val="20"/>
              </w:rPr>
              <w:t>Justificativa</w:t>
            </w:r>
            <w:proofErr w:type="spellEnd"/>
          </w:p>
        </w:tc>
      </w:tr>
      <w:tr w:rsidR="00E01C3A" w:rsidRPr="00C708F0" w14:paraId="05102DA7" w14:textId="77777777">
        <w:tc>
          <w:tcPr>
            <w:tcW w:w="2600" w:type="dxa"/>
            <w:tcMar>
              <w:top w:w="70" w:type="dxa"/>
              <w:left w:w="90" w:type="dxa"/>
              <w:bottom w:w="70" w:type="dxa"/>
              <w:right w:w="90" w:type="dxa"/>
            </w:tcMar>
          </w:tcPr>
          <w:p w14:paraId="1752857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3D668DD"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381C9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C708F0" w14:paraId="33A7F24F" w14:textId="77777777">
        <w:tc>
          <w:tcPr>
            <w:tcW w:w="2600" w:type="dxa"/>
            <w:tcMar>
              <w:top w:w="70" w:type="dxa"/>
              <w:left w:w="90" w:type="dxa"/>
              <w:bottom w:w="70" w:type="dxa"/>
              <w:right w:w="90" w:type="dxa"/>
            </w:tcMar>
          </w:tcPr>
          <w:p w14:paraId="58B412C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F40E4C3"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94D47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C708F0" w14:paraId="3ACFC9D3" w14:textId="77777777">
        <w:tc>
          <w:tcPr>
            <w:tcW w:w="2600" w:type="dxa"/>
            <w:tcMar>
              <w:top w:w="70" w:type="dxa"/>
              <w:left w:w="90" w:type="dxa"/>
              <w:bottom w:w="70" w:type="dxa"/>
              <w:right w:w="90" w:type="dxa"/>
            </w:tcMar>
          </w:tcPr>
          <w:p w14:paraId="4D079E0F" w14:textId="77777777" w:rsidR="00E01C3A" w:rsidRDefault="00CC3326">
            <w:r>
              <w:rPr>
                <w:sz w:val="20"/>
                <w:szCs w:val="20"/>
              </w:rPr>
              <w:t>Onde</w:t>
            </w:r>
          </w:p>
        </w:tc>
        <w:tc>
          <w:tcPr>
            <w:tcW w:w="2700" w:type="dxa"/>
            <w:tcMar>
              <w:top w:w="70" w:type="dxa"/>
              <w:left w:w="90" w:type="dxa"/>
              <w:bottom w:w="70" w:type="dxa"/>
              <w:right w:w="90" w:type="dxa"/>
            </w:tcMar>
          </w:tcPr>
          <w:p w14:paraId="38478BBA"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BC83617"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C708F0" w14:paraId="2B21301D" w14:textId="77777777">
        <w:tc>
          <w:tcPr>
            <w:tcW w:w="2600" w:type="dxa"/>
            <w:tcMar>
              <w:top w:w="70" w:type="dxa"/>
              <w:left w:w="90" w:type="dxa"/>
              <w:bottom w:w="70" w:type="dxa"/>
              <w:right w:w="90" w:type="dxa"/>
            </w:tcMar>
          </w:tcPr>
          <w:p w14:paraId="507E89B4" w14:textId="77777777" w:rsidR="00E01C3A" w:rsidRDefault="00CC3326">
            <w:r>
              <w:rPr>
                <w:sz w:val="20"/>
                <w:szCs w:val="20"/>
              </w:rPr>
              <w:t>Quando</w:t>
            </w:r>
          </w:p>
        </w:tc>
        <w:tc>
          <w:tcPr>
            <w:tcW w:w="2700" w:type="dxa"/>
            <w:tcMar>
              <w:top w:w="70" w:type="dxa"/>
              <w:left w:w="90" w:type="dxa"/>
              <w:bottom w:w="70" w:type="dxa"/>
              <w:right w:w="90" w:type="dxa"/>
            </w:tcMar>
          </w:tcPr>
          <w:p w14:paraId="2175A75E"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9A286FB"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C708F0" w14:paraId="35057535" w14:textId="77777777">
        <w:tc>
          <w:tcPr>
            <w:tcW w:w="2600" w:type="dxa"/>
            <w:tcMar>
              <w:top w:w="70" w:type="dxa"/>
              <w:left w:w="90" w:type="dxa"/>
              <w:bottom w:w="70" w:type="dxa"/>
              <w:right w:w="90" w:type="dxa"/>
            </w:tcMar>
          </w:tcPr>
          <w:p w14:paraId="333F95B6" w14:textId="77777777" w:rsidR="00E01C3A" w:rsidRDefault="00CC3326">
            <w:r>
              <w:rPr>
                <w:sz w:val="20"/>
                <w:szCs w:val="20"/>
              </w:rPr>
              <w:t>Como</w:t>
            </w:r>
          </w:p>
        </w:tc>
        <w:tc>
          <w:tcPr>
            <w:tcW w:w="2700" w:type="dxa"/>
            <w:tcMar>
              <w:top w:w="70" w:type="dxa"/>
              <w:left w:w="90" w:type="dxa"/>
              <w:bottom w:w="70" w:type="dxa"/>
              <w:right w:w="90" w:type="dxa"/>
            </w:tcMar>
          </w:tcPr>
          <w:p w14:paraId="295F446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6D002BA" w14:textId="77777777" w:rsidR="00E01C3A" w:rsidRPr="00430DB3" w:rsidRDefault="00CC3326">
            <w:pPr>
              <w:rPr>
                <w:lang w:val="pt-BR"/>
              </w:rPr>
            </w:pPr>
            <w:r>
              <w:rPr>
                <w:sz w:val="20"/>
                <w:szCs w:val="20"/>
                <w:lang w:val="pt-BR"/>
              </w:rPr>
              <w:t>Cerca de 170 mensagens por segundo para 50 mil câmeras, sem picos</w:t>
            </w:r>
          </w:p>
        </w:tc>
      </w:tr>
      <w:tr w:rsidR="00E01C3A" w:rsidRPr="00C708F0" w14:paraId="33EAF747" w14:textId="77777777">
        <w:tc>
          <w:tcPr>
            <w:tcW w:w="2600" w:type="dxa"/>
            <w:tcMar>
              <w:top w:w="70" w:type="dxa"/>
              <w:left w:w="90" w:type="dxa"/>
              <w:bottom w:w="70" w:type="dxa"/>
              <w:right w:w="90" w:type="dxa"/>
            </w:tcMar>
          </w:tcPr>
          <w:p w14:paraId="2D6E51B7" w14:textId="77777777" w:rsidR="00E01C3A" w:rsidRDefault="00CC3326">
            <w:r>
              <w:rPr>
                <w:sz w:val="20"/>
                <w:szCs w:val="20"/>
              </w:rPr>
              <w:t>Falha</w:t>
            </w:r>
          </w:p>
        </w:tc>
        <w:tc>
          <w:tcPr>
            <w:tcW w:w="2700" w:type="dxa"/>
            <w:tcMar>
              <w:top w:w="70" w:type="dxa"/>
              <w:left w:w="90" w:type="dxa"/>
              <w:bottom w:w="70" w:type="dxa"/>
              <w:right w:w="90" w:type="dxa"/>
            </w:tcMar>
          </w:tcPr>
          <w:p w14:paraId="7C419CB0"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C250984"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81D2F0A" w14:textId="77777777" w:rsidR="002C2A03" w:rsidRPr="00430DB3" w:rsidRDefault="008C03E9">
      <w:pPr>
        <w:spacing w:before="130" w:after="260"/>
        <w:rPr>
          <w:lang w:val="pt-BR"/>
        </w:rPr>
      </w:pPr>
      <w:r>
        <w:rPr>
          <w:sz w:val="20"/>
          <w:szCs w:val="20"/>
          <w:lang w:val="pt-BR"/>
        </w:rPr>
        <w:t>Fonte: Elaborado pelos autores (2026).</w:t>
      </w:r>
    </w:p>
    <w:p w14:paraId="72A28113"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5F3EAC1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01C78381" w14:textId="77777777">
        <w:trPr>
          <w:tblHeader/>
        </w:trPr>
        <w:tc>
          <w:tcPr>
            <w:tcW w:w="2600" w:type="dxa"/>
            <w:shd w:val="clear" w:color="auto" w:fill="EDEDED"/>
            <w:tcMar>
              <w:top w:w="70" w:type="dxa"/>
              <w:left w:w="90" w:type="dxa"/>
              <w:bottom w:w="70" w:type="dxa"/>
              <w:right w:w="90" w:type="dxa"/>
            </w:tcMar>
          </w:tcPr>
          <w:p w14:paraId="025BCCE4"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6CFE999"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414150DA"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534935FF" w14:textId="77777777">
        <w:tc>
          <w:tcPr>
            <w:tcW w:w="2600" w:type="dxa"/>
            <w:tcMar>
              <w:top w:w="70" w:type="dxa"/>
              <w:left w:w="90" w:type="dxa"/>
              <w:bottom w:w="70" w:type="dxa"/>
              <w:right w:w="90" w:type="dxa"/>
            </w:tcMar>
          </w:tcPr>
          <w:p w14:paraId="5E0CAA3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26EA6B87"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A2BF456" w14:textId="77777777" w:rsidR="00E01C3A" w:rsidRPr="00CE1B46" w:rsidRDefault="00CC3326">
            <w:r>
              <w:rPr>
                <w:sz w:val="20"/>
                <w:szCs w:val="20"/>
                <w:lang w:val="pt-BR"/>
              </w:rPr>
              <w:t>5.760; 100 %; 68,8 %; 68,8 %</w:t>
            </w:r>
          </w:p>
        </w:tc>
      </w:tr>
      <w:tr w:rsidR="00E01C3A" w:rsidRPr="00CE1B46" w14:paraId="672846AB" w14:textId="77777777">
        <w:tc>
          <w:tcPr>
            <w:tcW w:w="2600" w:type="dxa"/>
            <w:tcMar>
              <w:top w:w="70" w:type="dxa"/>
              <w:left w:w="90" w:type="dxa"/>
              <w:bottom w:w="70" w:type="dxa"/>
              <w:right w:w="90" w:type="dxa"/>
            </w:tcMar>
          </w:tcPr>
          <w:p w14:paraId="3AA95EAA"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0EA1703C"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25B646B" w14:textId="77777777" w:rsidR="00E01C3A" w:rsidRPr="00CE1B46" w:rsidRDefault="00CC3326">
            <w:r>
              <w:rPr>
                <w:sz w:val="20"/>
                <w:szCs w:val="20"/>
                <w:lang w:val="pt-BR"/>
              </w:rPr>
              <w:t>1.440; 95,8 %; 8,3 %; 100 %</w:t>
            </w:r>
          </w:p>
        </w:tc>
      </w:tr>
      <w:tr w:rsidR="00E01C3A" w:rsidRPr="00CE1B46" w14:paraId="4BBF64E1" w14:textId="77777777">
        <w:tc>
          <w:tcPr>
            <w:tcW w:w="2600" w:type="dxa"/>
            <w:tcMar>
              <w:top w:w="70" w:type="dxa"/>
              <w:left w:w="90" w:type="dxa"/>
              <w:bottom w:w="70" w:type="dxa"/>
              <w:right w:w="90" w:type="dxa"/>
            </w:tcMar>
          </w:tcPr>
          <w:p w14:paraId="0F2BFA3F"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252BFA7C" w14:textId="77777777" w:rsidR="00E01C3A" w:rsidRDefault="00CC3326">
            <w:r>
              <w:rPr>
                <w:sz w:val="20"/>
                <w:szCs w:val="20"/>
              </w:rPr>
              <w:t>Classe da via</w:t>
            </w:r>
          </w:p>
        </w:tc>
        <w:tc>
          <w:tcPr>
            <w:tcW w:w="3771" w:type="dxa"/>
            <w:tcMar>
              <w:top w:w="70" w:type="dxa"/>
              <w:left w:w="90" w:type="dxa"/>
              <w:bottom w:w="70" w:type="dxa"/>
              <w:right w:w="90" w:type="dxa"/>
            </w:tcMar>
          </w:tcPr>
          <w:p w14:paraId="23353859" w14:textId="77777777" w:rsidR="00E01C3A" w:rsidRPr="00CE1B46" w:rsidRDefault="00CC3326">
            <w:r>
              <w:rPr>
                <w:sz w:val="20"/>
                <w:szCs w:val="20"/>
                <w:lang w:val="pt-BR"/>
              </w:rPr>
              <w:t>720; 100 %; 100 %; 8,3 %</w:t>
            </w:r>
          </w:p>
        </w:tc>
      </w:tr>
      <w:tr w:rsidR="00E01C3A" w:rsidRPr="00CE1B46" w14:paraId="110FEFD3" w14:textId="77777777">
        <w:tc>
          <w:tcPr>
            <w:tcW w:w="2600" w:type="dxa"/>
            <w:tcMar>
              <w:top w:w="70" w:type="dxa"/>
              <w:left w:w="90" w:type="dxa"/>
              <w:bottom w:w="70" w:type="dxa"/>
              <w:right w:w="90" w:type="dxa"/>
            </w:tcMar>
          </w:tcPr>
          <w:p w14:paraId="088DEE93"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480620EB"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E29B4F5" w14:textId="77777777" w:rsidR="00E01C3A" w:rsidRPr="00CE1B46" w:rsidRDefault="00CC3326">
            <w:r>
              <w:rPr>
                <w:sz w:val="20"/>
                <w:szCs w:val="20"/>
                <w:lang w:val="pt-BR"/>
              </w:rPr>
              <w:t>1.080; 83,3 %; 66,7 %; 61,8 %</w:t>
            </w:r>
          </w:p>
        </w:tc>
      </w:tr>
      <w:tr w:rsidR="00E01C3A" w:rsidRPr="00CE1B46" w14:paraId="04C5BD53" w14:textId="77777777">
        <w:tc>
          <w:tcPr>
            <w:tcW w:w="2600" w:type="dxa"/>
            <w:tcMar>
              <w:top w:w="70" w:type="dxa"/>
              <w:left w:w="90" w:type="dxa"/>
              <w:bottom w:w="70" w:type="dxa"/>
              <w:right w:w="90" w:type="dxa"/>
            </w:tcMar>
          </w:tcPr>
          <w:p w14:paraId="2B703CCF"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0BD98BCC"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3D4C63C" w14:textId="77777777" w:rsidR="00E01C3A" w:rsidRPr="00CE1B46" w:rsidRDefault="00CC3326">
            <w:r>
              <w:rPr>
                <w:sz w:val="20"/>
                <w:szCs w:val="20"/>
                <w:lang w:val="pt-BR"/>
              </w:rPr>
              <w:t>1.080; 100 %; 66,7 %; 66,7 %</w:t>
            </w:r>
          </w:p>
        </w:tc>
      </w:tr>
      <w:tr w:rsidR="00E01C3A" w:rsidRPr="00CE1B46" w14:paraId="0671DBE4" w14:textId="77777777">
        <w:tc>
          <w:tcPr>
            <w:tcW w:w="2600" w:type="dxa"/>
            <w:tcMar>
              <w:top w:w="70" w:type="dxa"/>
              <w:left w:w="90" w:type="dxa"/>
              <w:bottom w:w="70" w:type="dxa"/>
              <w:right w:w="90" w:type="dxa"/>
            </w:tcMar>
          </w:tcPr>
          <w:p w14:paraId="30FCBE3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6B1B26FD"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B3A948" w14:textId="77777777" w:rsidR="00E01C3A" w:rsidRPr="00CE1B46" w:rsidRDefault="00CC3326">
            <w:r>
              <w:rPr>
                <w:sz w:val="20"/>
                <w:szCs w:val="20"/>
                <w:lang w:val="pt-BR"/>
              </w:rPr>
              <w:t>1.440; 100 %; 0 %; 98,0 %</w:t>
            </w:r>
          </w:p>
        </w:tc>
      </w:tr>
      <w:tr w:rsidR="00E01C3A" w:rsidRPr="00CE1B46" w14:paraId="3631CBE6" w14:textId="77777777">
        <w:tc>
          <w:tcPr>
            <w:tcW w:w="2600" w:type="dxa"/>
            <w:tcMar>
              <w:top w:w="70" w:type="dxa"/>
              <w:left w:w="90" w:type="dxa"/>
              <w:bottom w:w="70" w:type="dxa"/>
              <w:right w:w="90" w:type="dxa"/>
            </w:tcMar>
          </w:tcPr>
          <w:p w14:paraId="590D7E29"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5ADDDE8"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A270684" w14:textId="77777777" w:rsidR="00E01C3A" w:rsidRPr="00CE1B46" w:rsidRDefault="00CC3326">
            <w:r>
              <w:rPr>
                <w:sz w:val="20"/>
                <w:szCs w:val="20"/>
                <w:lang w:val="pt-BR"/>
              </w:rPr>
              <w:t>720; 100 %; 100 %; 100 %</w:t>
            </w:r>
          </w:p>
        </w:tc>
      </w:tr>
      <w:tr w:rsidR="00E01C3A" w:rsidRPr="00CE1B46" w14:paraId="77CDE13D" w14:textId="77777777">
        <w:tc>
          <w:tcPr>
            <w:tcW w:w="2600" w:type="dxa"/>
            <w:tcMar>
              <w:top w:w="70" w:type="dxa"/>
              <w:left w:w="90" w:type="dxa"/>
              <w:bottom w:w="70" w:type="dxa"/>
              <w:right w:w="90" w:type="dxa"/>
            </w:tcMar>
          </w:tcPr>
          <w:p w14:paraId="2F67F72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2810FF2"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6C4D9805" w14:textId="77777777" w:rsidR="00E01C3A" w:rsidRPr="00CE1B46" w:rsidRDefault="00CC3326">
            <w:r>
              <w:rPr>
                <w:sz w:val="20"/>
                <w:szCs w:val="20"/>
                <w:lang w:val="pt-BR"/>
              </w:rPr>
              <w:t>480; 100 %; 25,0 %; 100 %</w:t>
            </w:r>
          </w:p>
        </w:tc>
      </w:tr>
      <w:tr w:rsidR="00E01C3A" w:rsidRPr="00CE1B46" w14:paraId="5BF8C7B2" w14:textId="77777777">
        <w:tc>
          <w:tcPr>
            <w:tcW w:w="2600" w:type="dxa"/>
            <w:tcMar>
              <w:top w:w="70" w:type="dxa"/>
              <w:left w:w="90" w:type="dxa"/>
              <w:bottom w:w="70" w:type="dxa"/>
              <w:right w:w="90" w:type="dxa"/>
            </w:tcMar>
          </w:tcPr>
          <w:p w14:paraId="3046D0E1"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C81AF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2C007D1" w14:textId="77777777" w:rsidR="00E01C3A" w:rsidRPr="00CE1B46" w:rsidRDefault="00CC3326">
            <w:r>
              <w:rPr>
                <w:sz w:val="20"/>
                <w:szCs w:val="20"/>
                <w:lang w:val="pt-BR"/>
              </w:rPr>
              <w:t>720; 100 %; 100 %; 33,3 %</w:t>
            </w:r>
          </w:p>
        </w:tc>
      </w:tr>
      <w:tr w:rsidR="00E01C3A" w:rsidRPr="00CE1B46" w14:paraId="3C6B61FA" w14:textId="77777777">
        <w:tc>
          <w:tcPr>
            <w:tcW w:w="2600" w:type="dxa"/>
            <w:tcMar>
              <w:top w:w="70" w:type="dxa"/>
              <w:left w:w="90" w:type="dxa"/>
              <w:bottom w:w="70" w:type="dxa"/>
              <w:right w:w="90" w:type="dxa"/>
            </w:tcMar>
          </w:tcPr>
          <w:p w14:paraId="7211F1A5"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35703C0E" w14:textId="77777777" w:rsidR="00E01C3A" w:rsidRDefault="00CC3326">
            <w:r>
              <w:rPr>
                <w:sz w:val="20"/>
                <w:szCs w:val="20"/>
              </w:rPr>
              <w:t>—</w:t>
            </w:r>
          </w:p>
        </w:tc>
        <w:tc>
          <w:tcPr>
            <w:tcW w:w="3771" w:type="dxa"/>
            <w:tcMar>
              <w:top w:w="70" w:type="dxa"/>
              <w:left w:w="90" w:type="dxa"/>
              <w:bottom w:w="70" w:type="dxa"/>
              <w:right w:w="90" w:type="dxa"/>
            </w:tcMar>
          </w:tcPr>
          <w:p w14:paraId="2DBCBB54" w14:textId="77777777" w:rsidR="00E01C3A" w:rsidRPr="00CE1B46" w:rsidRDefault="00CC3326">
            <w:r>
              <w:rPr>
                <w:sz w:val="20"/>
                <w:szCs w:val="20"/>
                <w:lang w:val="pt-BR"/>
              </w:rPr>
              <w:t>13.440; 98,2 %; 58,0 %; 72,2 %</w:t>
            </w:r>
          </w:p>
        </w:tc>
      </w:tr>
    </w:tbl>
    <w:p w14:paraId="7E9A9333" w14:textId="77777777" w:rsidR="004A7735" w:rsidRDefault="007F0308">
      <w:pPr>
        <w:spacing w:before="130" w:after="260"/>
      </w:pPr>
      <w:r>
        <w:rPr>
          <w:sz w:val="20"/>
          <w:szCs w:val="20"/>
          <w:lang w:val="pt-BR"/>
        </w:rPr>
        <w:t>Fonte: Elaborado pelos autores (2026).</w:t>
      </w:r>
    </w:p>
    <w:p w14:paraId="0B0E1480"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635277A"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303836E8"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779F35F9"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65FE0E6" w14:textId="77777777">
        <w:trPr>
          <w:tblHeader/>
        </w:trPr>
        <w:tc>
          <w:tcPr>
            <w:tcW w:w="2600" w:type="dxa"/>
            <w:shd w:val="clear" w:color="auto" w:fill="EDEDED"/>
            <w:tcMar>
              <w:top w:w="70" w:type="dxa"/>
              <w:left w:w="90" w:type="dxa"/>
              <w:bottom w:w="70" w:type="dxa"/>
              <w:right w:w="90" w:type="dxa"/>
            </w:tcMar>
          </w:tcPr>
          <w:p w14:paraId="31E68D8A"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74D0B92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65CEF95"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C708F0" w14:paraId="6B30CF3C" w14:textId="77777777">
        <w:tc>
          <w:tcPr>
            <w:tcW w:w="2600" w:type="dxa"/>
            <w:tcMar>
              <w:top w:w="70" w:type="dxa"/>
              <w:left w:w="90" w:type="dxa"/>
              <w:bottom w:w="70" w:type="dxa"/>
              <w:right w:w="90" w:type="dxa"/>
            </w:tcMar>
          </w:tcPr>
          <w:p w14:paraId="1743B31F"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1B3B5E6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4FA0E9A9" w14:textId="77777777" w:rsidR="00E01C3A" w:rsidRPr="00430DB3" w:rsidRDefault="00CC3326">
            <w:pPr>
              <w:rPr>
                <w:lang w:val="pt-BR"/>
              </w:rPr>
            </w:pPr>
            <w:r>
              <w:rPr>
                <w:sz w:val="20"/>
                <w:szCs w:val="20"/>
                <w:lang w:val="pt-BR"/>
              </w:rPr>
              <w:t>Linha de base; aderência de 58,0 %</w:t>
            </w:r>
          </w:p>
        </w:tc>
      </w:tr>
      <w:tr w:rsidR="00E01C3A" w:rsidRPr="00CE1B46" w14:paraId="20B142B5" w14:textId="77777777">
        <w:tc>
          <w:tcPr>
            <w:tcW w:w="2600" w:type="dxa"/>
            <w:tcMar>
              <w:top w:w="70" w:type="dxa"/>
              <w:left w:w="90" w:type="dxa"/>
              <w:bottom w:w="70" w:type="dxa"/>
              <w:right w:w="90" w:type="dxa"/>
            </w:tcMar>
          </w:tcPr>
          <w:p w14:paraId="4A8B1EA4"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235E81"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25ED6E68" w14:textId="77777777" w:rsidR="00E01C3A" w:rsidRPr="00CE1B46" w:rsidRDefault="00CC3326">
            <w:r>
              <w:rPr>
                <w:sz w:val="20"/>
                <w:szCs w:val="20"/>
                <w:lang w:val="pt-BR"/>
              </w:rPr>
              <w:t>71,0 % do pleno; aderência de 72,2 %</w:t>
            </w:r>
          </w:p>
        </w:tc>
      </w:tr>
      <w:tr w:rsidR="00E01C3A" w:rsidRPr="00C708F0" w14:paraId="0BA3348F" w14:textId="77777777">
        <w:tc>
          <w:tcPr>
            <w:tcW w:w="2600" w:type="dxa"/>
            <w:tcMar>
              <w:top w:w="70" w:type="dxa"/>
              <w:left w:w="90" w:type="dxa"/>
              <w:bottom w:w="70" w:type="dxa"/>
              <w:right w:w="90" w:type="dxa"/>
            </w:tcMar>
          </w:tcPr>
          <w:p w14:paraId="4B58D2B3"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997F8A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62B7137" w14:textId="77777777" w:rsidR="00E01C3A" w:rsidRPr="00430DB3" w:rsidRDefault="00CC3326">
            <w:pPr>
              <w:rPr>
                <w:lang w:val="pt-BR"/>
              </w:rPr>
            </w:pPr>
            <w:r>
              <w:rPr>
                <w:sz w:val="20"/>
                <w:szCs w:val="20"/>
                <w:lang w:val="pt-BR"/>
              </w:rPr>
              <w:t>75,7 % do pleno e 106,7 % do horário fixo; aderência de 98,2 %</w:t>
            </w:r>
          </w:p>
        </w:tc>
      </w:tr>
      <w:tr w:rsidR="00E01C3A" w:rsidRPr="00C708F0" w14:paraId="678687C8" w14:textId="77777777">
        <w:tc>
          <w:tcPr>
            <w:tcW w:w="2600" w:type="dxa"/>
            <w:tcMar>
              <w:top w:w="70" w:type="dxa"/>
              <w:left w:w="90" w:type="dxa"/>
              <w:bottom w:w="70" w:type="dxa"/>
              <w:right w:w="90" w:type="dxa"/>
            </w:tcMar>
          </w:tcPr>
          <w:p w14:paraId="0F2402CE"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38C5CCB"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6AD0CE48" w14:textId="77777777" w:rsidR="00E01C3A" w:rsidRPr="00430DB3" w:rsidRDefault="00CC3326">
            <w:pPr>
              <w:rPr>
                <w:lang w:val="pt-BR"/>
              </w:rPr>
            </w:pPr>
            <w:r>
              <w:rPr>
                <w:sz w:val="20"/>
                <w:szCs w:val="20"/>
                <w:lang w:val="pt-BR"/>
              </w:rPr>
              <w:t>74,6 % do pleno e 105,0 % do horário fixo; aderência de 100 %</w:t>
            </w:r>
          </w:p>
        </w:tc>
      </w:tr>
      <w:tr w:rsidR="00E01C3A" w:rsidRPr="00C708F0" w14:paraId="2E7A9CFB" w14:textId="77777777">
        <w:tc>
          <w:tcPr>
            <w:tcW w:w="2600" w:type="dxa"/>
            <w:tcMar>
              <w:top w:w="70" w:type="dxa"/>
              <w:left w:w="90" w:type="dxa"/>
              <w:bottom w:w="70" w:type="dxa"/>
              <w:right w:w="90" w:type="dxa"/>
            </w:tcMar>
          </w:tcPr>
          <w:p w14:paraId="2F13E597"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95B94D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3969E4C8" w14:textId="77777777" w:rsidR="00E01C3A" w:rsidRPr="00430DB3" w:rsidRDefault="00CC3326">
            <w:pPr>
              <w:rPr>
                <w:lang w:val="pt-BR"/>
              </w:rPr>
            </w:pPr>
            <w:r>
              <w:rPr>
                <w:sz w:val="20"/>
                <w:szCs w:val="20"/>
                <w:lang w:val="pt-BR"/>
              </w:rPr>
              <w:t>76,1 % do pleno e 107,3 % do horário fixo; aderência de 100 %</w:t>
            </w:r>
          </w:p>
        </w:tc>
      </w:tr>
    </w:tbl>
    <w:p w14:paraId="30E5183C" w14:textId="77777777" w:rsidR="004A7735" w:rsidRPr="00430DB3" w:rsidRDefault="007F0308">
      <w:pPr>
        <w:spacing w:before="130" w:after="260"/>
        <w:rPr>
          <w:lang w:val="pt-BR"/>
        </w:rPr>
      </w:pPr>
      <w:r>
        <w:rPr>
          <w:sz w:val="20"/>
          <w:szCs w:val="20"/>
          <w:lang w:val="pt-BR"/>
        </w:rPr>
        <w:t>Fonte: Elaborado pelos autores (2026).</w:t>
      </w:r>
    </w:p>
    <w:p w14:paraId="5FDF8179"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C76EA5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087D86"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75C42B75"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01C42709"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4F612DA" w14:textId="77777777">
        <w:trPr>
          <w:tblHeader/>
        </w:trPr>
        <w:tc>
          <w:tcPr>
            <w:tcW w:w="2600" w:type="dxa"/>
            <w:shd w:val="clear" w:color="auto" w:fill="EDEDED"/>
            <w:tcMar>
              <w:top w:w="70" w:type="dxa"/>
              <w:left w:w="90" w:type="dxa"/>
              <w:bottom w:w="70" w:type="dxa"/>
              <w:right w:w="90" w:type="dxa"/>
            </w:tcMar>
          </w:tcPr>
          <w:p w14:paraId="5D1A3DBD"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52BF61B7"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13148319" w14:textId="77777777" w:rsidR="00E01C3A" w:rsidRDefault="00CC3326">
            <w:proofErr w:type="spellStart"/>
            <w:r>
              <w:rPr>
                <w:b/>
                <w:bCs/>
                <w:sz w:val="20"/>
                <w:szCs w:val="20"/>
              </w:rPr>
              <w:t>Resultado</w:t>
            </w:r>
            <w:proofErr w:type="spellEnd"/>
          </w:p>
        </w:tc>
      </w:tr>
      <w:tr w:rsidR="00E01C3A" w:rsidRPr="00C708F0" w14:paraId="5252F733" w14:textId="77777777">
        <w:tc>
          <w:tcPr>
            <w:tcW w:w="2600" w:type="dxa"/>
            <w:tcMar>
              <w:top w:w="70" w:type="dxa"/>
              <w:left w:w="90" w:type="dxa"/>
              <w:bottom w:w="70" w:type="dxa"/>
              <w:right w:w="90" w:type="dxa"/>
            </w:tcMar>
          </w:tcPr>
          <w:p w14:paraId="3F3DF496"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6DCEB98"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446FC8A"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58DBE4A" w14:textId="77777777">
        <w:tc>
          <w:tcPr>
            <w:tcW w:w="2600" w:type="dxa"/>
            <w:tcMar>
              <w:top w:w="70" w:type="dxa"/>
              <w:left w:w="90" w:type="dxa"/>
              <w:bottom w:w="70" w:type="dxa"/>
              <w:right w:w="90" w:type="dxa"/>
            </w:tcMar>
          </w:tcPr>
          <w:p w14:paraId="53E23ACA"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8F63A5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29D99B"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C708F0" w14:paraId="5A5CB9A8" w14:textId="77777777">
        <w:tc>
          <w:tcPr>
            <w:tcW w:w="2600" w:type="dxa"/>
            <w:tcMar>
              <w:top w:w="70" w:type="dxa"/>
              <w:left w:w="90" w:type="dxa"/>
              <w:bottom w:w="70" w:type="dxa"/>
              <w:right w:w="90" w:type="dxa"/>
            </w:tcMar>
          </w:tcPr>
          <w:p w14:paraId="49C9F273"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63671040"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3E7455D"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C708F0" w14:paraId="01A700F8" w14:textId="77777777">
        <w:tc>
          <w:tcPr>
            <w:tcW w:w="2600" w:type="dxa"/>
            <w:tcMar>
              <w:top w:w="70" w:type="dxa"/>
              <w:left w:w="90" w:type="dxa"/>
              <w:bottom w:w="70" w:type="dxa"/>
              <w:right w:w="90" w:type="dxa"/>
            </w:tcMar>
          </w:tcPr>
          <w:p w14:paraId="324B36B4"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A7E549C"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B80A782"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708F0" w14:paraId="1E99D809" w14:textId="77777777">
        <w:tc>
          <w:tcPr>
            <w:tcW w:w="2600" w:type="dxa"/>
            <w:tcMar>
              <w:top w:w="70" w:type="dxa"/>
              <w:left w:w="90" w:type="dxa"/>
              <w:bottom w:w="70" w:type="dxa"/>
              <w:right w:w="90" w:type="dxa"/>
            </w:tcMar>
          </w:tcPr>
          <w:p w14:paraId="7EDCDC4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9FC1DE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581451FA"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C708F0" w14:paraId="75EF468E" w14:textId="77777777">
        <w:tc>
          <w:tcPr>
            <w:tcW w:w="2600" w:type="dxa"/>
            <w:tcMar>
              <w:top w:w="70" w:type="dxa"/>
              <w:left w:w="90" w:type="dxa"/>
              <w:bottom w:w="70" w:type="dxa"/>
              <w:right w:w="90" w:type="dxa"/>
            </w:tcMar>
          </w:tcPr>
          <w:p w14:paraId="0F01A08C"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C78D514"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52933F46"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C708F0" w14:paraId="27CE5033" w14:textId="77777777">
        <w:tc>
          <w:tcPr>
            <w:tcW w:w="2600" w:type="dxa"/>
            <w:tcMar>
              <w:top w:w="70" w:type="dxa"/>
              <w:left w:w="90" w:type="dxa"/>
              <w:bottom w:w="70" w:type="dxa"/>
              <w:right w:w="90" w:type="dxa"/>
            </w:tcMar>
          </w:tcPr>
          <w:p w14:paraId="7772A587"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4451446"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9276804"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0E779D6" w14:textId="77777777" w:rsidR="001A5FD5" w:rsidRPr="00430DB3" w:rsidRDefault="002D2B91">
      <w:pPr>
        <w:spacing w:before="130" w:after="260"/>
        <w:rPr>
          <w:lang w:val="pt-BR"/>
        </w:rPr>
      </w:pPr>
      <w:r>
        <w:rPr>
          <w:sz w:val="20"/>
          <w:szCs w:val="20"/>
          <w:lang w:val="pt-BR"/>
        </w:rPr>
        <w:t>Fonte: Elaborado pelos autores (2026).</w:t>
      </w:r>
    </w:p>
    <w:p w14:paraId="3B39E14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368364A3"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9B89BE0"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816C830" w14:textId="77777777">
        <w:trPr>
          <w:tblHeader/>
        </w:trPr>
        <w:tc>
          <w:tcPr>
            <w:tcW w:w="2600" w:type="dxa"/>
            <w:shd w:val="clear" w:color="auto" w:fill="EDEDED"/>
            <w:tcMar>
              <w:top w:w="70" w:type="dxa"/>
              <w:left w:w="90" w:type="dxa"/>
              <w:bottom w:w="70" w:type="dxa"/>
              <w:right w:w="90" w:type="dxa"/>
            </w:tcMar>
          </w:tcPr>
          <w:p w14:paraId="6A40D855"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4B82DAA"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8BCA51B"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53D3F814" w14:textId="77777777">
        <w:tc>
          <w:tcPr>
            <w:tcW w:w="2600" w:type="dxa"/>
            <w:tcMar>
              <w:top w:w="70" w:type="dxa"/>
              <w:left w:w="90" w:type="dxa"/>
              <w:bottom w:w="70" w:type="dxa"/>
              <w:right w:w="90" w:type="dxa"/>
            </w:tcMar>
          </w:tcPr>
          <w:p w14:paraId="5D0AA8EF"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7CFFCE4F" w14:textId="77777777" w:rsidR="00E01C3A" w:rsidRDefault="00CC3326">
            <w:r>
              <w:rPr>
                <w:sz w:val="20"/>
                <w:szCs w:val="20"/>
              </w:rPr>
              <w:t>0,023 × 0,035</w:t>
            </w:r>
          </w:p>
        </w:tc>
        <w:tc>
          <w:tcPr>
            <w:tcW w:w="3771" w:type="dxa"/>
            <w:tcMar>
              <w:top w:w="70" w:type="dxa"/>
              <w:left w:w="90" w:type="dxa"/>
              <w:bottom w:w="70" w:type="dxa"/>
              <w:right w:w="90" w:type="dxa"/>
            </w:tcMar>
          </w:tcPr>
          <w:p w14:paraId="7C9AA5B4" w14:textId="77777777" w:rsidR="00E01C3A" w:rsidRPr="00CE1B46" w:rsidRDefault="00CC3326">
            <w:r>
              <w:rPr>
                <w:sz w:val="20"/>
                <w:szCs w:val="20"/>
                <w:lang w:val="pt-BR"/>
              </w:rPr>
              <w:t>0,028 × 0,035</w:t>
            </w:r>
          </w:p>
        </w:tc>
      </w:tr>
      <w:tr w:rsidR="00E01C3A" w:rsidRPr="00CE1B46" w14:paraId="5F1DBB69" w14:textId="77777777">
        <w:tc>
          <w:tcPr>
            <w:tcW w:w="2600" w:type="dxa"/>
            <w:tcMar>
              <w:top w:w="70" w:type="dxa"/>
              <w:left w:w="90" w:type="dxa"/>
              <w:bottom w:w="70" w:type="dxa"/>
              <w:right w:w="90" w:type="dxa"/>
            </w:tcMar>
          </w:tcPr>
          <w:p w14:paraId="05E103B1"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24574A69"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3CE5EF5" w14:textId="77777777" w:rsidR="00E01C3A" w:rsidRPr="00CE1B46" w:rsidRDefault="00CC3326">
            <w:r>
              <w:rPr>
                <w:sz w:val="20"/>
                <w:szCs w:val="20"/>
                <w:lang w:val="pt-BR"/>
              </w:rPr>
              <w:t>89,6 % × 87,8 % (1,8 ponto percentual a mais)</w:t>
            </w:r>
          </w:p>
        </w:tc>
      </w:tr>
      <w:tr w:rsidR="00E01C3A" w:rsidRPr="00CE1B46" w14:paraId="577ACE8D" w14:textId="77777777">
        <w:tc>
          <w:tcPr>
            <w:tcW w:w="2600" w:type="dxa"/>
            <w:tcMar>
              <w:top w:w="70" w:type="dxa"/>
              <w:left w:w="90" w:type="dxa"/>
              <w:bottom w:w="70" w:type="dxa"/>
              <w:right w:w="90" w:type="dxa"/>
            </w:tcMar>
          </w:tcPr>
          <w:p w14:paraId="12ABA641"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E15CFCC"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05D1AA31" w14:textId="77777777" w:rsidR="00E01C3A" w:rsidRPr="00CE1B46" w:rsidRDefault="00CC3326">
            <w:r>
              <w:rPr>
                <w:sz w:val="20"/>
                <w:szCs w:val="20"/>
                <w:lang w:val="pt-BR"/>
              </w:rPr>
              <w:t>0,728 × 0,721 (0,007 a mais)</w:t>
            </w:r>
          </w:p>
        </w:tc>
      </w:tr>
      <w:tr w:rsidR="00E01C3A" w:rsidRPr="00CE1B46" w14:paraId="593BC3EF" w14:textId="77777777">
        <w:tc>
          <w:tcPr>
            <w:tcW w:w="2600" w:type="dxa"/>
            <w:tcMar>
              <w:top w:w="70" w:type="dxa"/>
              <w:left w:w="90" w:type="dxa"/>
              <w:bottom w:w="70" w:type="dxa"/>
              <w:right w:w="90" w:type="dxa"/>
            </w:tcMar>
          </w:tcPr>
          <w:p w14:paraId="1D52CC4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732CC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989096F" w14:textId="77777777" w:rsidR="00E01C3A" w:rsidRPr="00CE1B46" w:rsidRDefault="00CC3326">
            <w:r>
              <w:rPr>
                <w:sz w:val="20"/>
                <w:szCs w:val="20"/>
                <w:lang w:val="pt-BR"/>
              </w:rPr>
              <w:t>Substituível</w:t>
            </w:r>
          </w:p>
        </w:tc>
      </w:tr>
    </w:tbl>
    <w:p w14:paraId="64D89525" w14:textId="77777777" w:rsidR="001A5FD5" w:rsidRDefault="002D2B91">
      <w:pPr>
        <w:spacing w:before="130" w:after="260"/>
      </w:pPr>
      <w:r>
        <w:rPr>
          <w:sz w:val="20"/>
          <w:szCs w:val="20"/>
          <w:lang w:val="pt-BR"/>
        </w:rPr>
        <w:t>Fonte: Elaborado pelos autores (2026).</w:t>
      </w:r>
    </w:p>
    <w:p w14:paraId="63DE86CE"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AE668EC"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245408A4"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46DC4C6D"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0C6CCB11"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44B6FA02"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A1E6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00F23C5"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FDC404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F9B3D5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18BE527"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7EE2E0C1"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60D55947"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3CEDAB9"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61A9D48E"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4B4C3469"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5837E68"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0952296"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45CC748"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0655F97D"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B50EC3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A825EC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567AFAF8"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46FACD8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EAC11F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A3AA4C6"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46D00A8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631E67E"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336441BF"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83B0B4A"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C2CD39F"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EBF6E60"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0FA3D34"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4B0AD60C"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79C26266"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145CD4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5DE1F2B0"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40284379"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63B14442"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229486D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706EC42"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FA2724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605C5A9"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67CB804"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49AC4034"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027E10E"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44F1D1F1"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C0FEE22"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A2F5130"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44A792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8178BEA"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A5F5E4E"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17B1CF6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1B6F2A18"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12AE959E"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4EAE7908"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16660F4F"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46616A6"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3B7FCD0D"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30EA310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2367DA6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324E5"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5F1B3FDA"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36D862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0BC07EF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2D328F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29D83D4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67B40F8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01C4B179"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1D912FF"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2FBAA8A4"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6E46AA1"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23DB6E2B"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341E2CA2"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4A3017F"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C7D12EA"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654B9A89"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74599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2A9E4F00"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649759D"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1B31CDDF"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60B3A293"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6670D4F1"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1A5FED7"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282E370E"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1002C95D"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55F3ADE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00627A5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CFB2647"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29F85C1F"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37F2C975"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827702E"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1C079D6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6B2D7810"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4A63F83F"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78375B3B"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EB3D82C"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547905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41E7E4C6"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40514C"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67BDADA"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887BBFA"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A435D6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456334B9"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9EA8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04DCE26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8E64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24D1C252"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188D1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2EE8B7BE"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30DDC373"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469FDAEF"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7D9ED996"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20E5CBB"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C085AE9" w14:textId="77777777" w:rsidR="006B1E66" w:rsidRDefault="00CC3326">
      <w:pPr>
        <w:spacing w:after="240"/>
      </w:pPr>
      <w:r>
        <w:t xml:space="preserve">ZADEH, Lotfi A. Fuzzy sets. </w:t>
      </w:r>
      <w:r>
        <w:rPr>
          <w:b/>
          <w:bCs/>
        </w:rPr>
        <w:t>Information and Control</w:t>
      </w:r>
      <w:r>
        <w:t>, v. 8, n. 3, p. 338-353, 1965.</w:t>
      </w:r>
    </w:p>
    <w:p w14:paraId="3794627B"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292C73F" w14:textId="77777777" w:rsidR="00E01C3A" w:rsidRDefault="00CC3326">
      <w:pPr>
        <w:spacing w:before="280" w:after="140" w:line="360" w:lineRule="auto"/>
        <w:jc w:val="both"/>
        <w:rPr>
          <w:b/>
          <w:bCs/>
          <w:lang w:val="pt-BR"/>
        </w:rPr>
      </w:pPr>
      <w:r>
        <w:rPr>
          <w:b/>
          <w:bCs/>
          <w:lang w:val="pt-BR"/>
        </w:rPr>
        <w:t>1 Identificação</w:t>
      </w:r>
    </w:p>
    <w:p w14:paraId="63F2AF6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040C5E1" w14:textId="77777777" w:rsidR="00101C02" w:rsidRDefault="00CC3326">
      <w:pPr>
        <w:spacing w:after="120" w:line="360" w:lineRule="auto"/>
        <w:jc w:val="both"/>
        <w:rPr>
          <w:lang w:val="pt-BR"/>
        </w:rPr>
      </w:pPr>
      <w:r>
        <w:rPr>
          <w:lang w:val="pt-BR"/>
        </w:rPr>
        <w:t xml:space="preserve">Autores: </w:t>
      </w:r>
    </w:p>
    <w:p w14:paraId="7FF44E68" w14:textId="77777777" w:rsidR="00101C02" w:rsidRDefault="00CC3326">
      <w:pPr>
        <w:spacing w:after="120" w:line="360" w:lineRule="auto"/>
        <w:jc w:val="both"/>
        <w:rPr>
          <w:lang w:val="pt-BR"/>
        </w:rPr>
      </w:pPr>
      <w:r>
        <w:rPr>
          <w:lang w:val="pt-BR"/>
        </w:rPr>
        <w:t xml:space="preserve">Bruno Bonavigo Dacal, RA N309EC4, CPF _____._____._____-___; </w:t>
      </w:r>
    </w:p>
    <w:p w14:paraId="5A70EDC8" w14:textId="77777777" w:rsidR="00101C02" w:rsidRDefault="00CC3326">
      <w:pPr>
        <w:spacing w:after="120" w:line="360" w:lineRule="auto"/>
        <w:jc w:val="both"/>
        <w:rPr>
          <w:lang w:val="pt-BR"/>
        </w:rPr>
      </w:pPr>
      <w:r>
        <w:rPr>
          <w:lang w:val="pt-BR"/>
        </w:rPr>
        <w:t xml:space="preserve">Lucas de Araujo Vergara, RA N090758, CPF _____._____._____-___; </w:t>
      </w:r>
    </w:p>
    <w:p w14:paraId="395EF131" w14:textId="77777777" w:rsidR="00E01C3A" w:rsidRDefault="00CC3326">
      <w:pPr>
        <w:spacing w:after="120" w:line="360" w:lineRule="auto"/>
        <w:jc w:val="both"/>
        <w:rPr>
          <w:lang w:val="pt-BR"/>
        </w:rPr>
      </w:pPr>
      <w:r>
        <w:rPr>
          <w:lang w:val="pt-BR"/>
        </w:rPr>
        <w:t>Vitor Oliveira dos Santos, RA N083DG1, CPF _____._____._____-___.</w:t>
      </w:r>
    </w:p>
    <w:p w14:paraId="0A57AEFC" w14:textId="77777777" w:rsidR="00E01C3A" w:rsidRDefault="00CC3326">
      <w:pPr>
        <w:spacing w:after="120" w:line="360" w:lineRule="auto"/>
        <w:jc w:val="both"/>
        <w:rPr>
          <w:lang w:val="pt-BR"/>
        </w:rPr>
      </w:pPr>
      <w:r>
        <w:rPr>
          <w:lang w:val="pt-BR"/>
        </w:rPr>
        <w:t>Curso: Bacharelado em Ciência da Computação — Universidade Paulista (UNIP).</w:t>
      </w:r>
    </w:p>
    <w:p w14:paraId="60E0A647" w14:textId="77777777" w:rsidR="00E01C3A" w:rsidRDefault="00CC3326">
      <w:pPr>
        <w:spacing w:after="120" w:line="360" w:lineRule="auto"/>
        <w:jc w:val="both"/>
        <w:rPr>
          <w:lang w:val="pt-BR"/>
        </w:rPr>
      </w:pPr>
      <w:r>
        <w:rPr>
          <w:lang w:val="pt-BR"/>
        </w:rPr>
        <w:t>Orientador: Prof. Marco Gomes.</w:t>
      </w:r>
    </w:p>
    <w:p w14:paraId="2557DC7E" w14:textId="77777777" w:rsidR="00E01C3A" w:rsidRDefault="00CC3326">
      <w:pPr>
        <w:spacing w:before="280" w:after="140" w:line="360" w:lineRule="auto"/>
        <w:jc w:val="both"/>
        <w:rPr>
          <w:b/>
          <w:bCs/>
          <w:lang w:val="pt-BR"/>
        </w:rPr>
      </w:pPr>
      <w:r>
        <w:rPr>
          <w:b/>
          <w:bCs/>
          <w:lang w:val="pt-BR"/>
        </w:rPr>
        <w:t>2 Natureza do uso</w:t>
      </w:r>
    </w:p>
    <w:p w14:paraId="36B29A6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7CDB1A77"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C934362"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388D060E"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708F0" w14:paraId="71BCD3B9" w14:textId="77777777" w:rsidTr="00101C02">
        <w:trPr>
          <w:tblHeader/>
        </w:trPr>
        <w:tc>
          <w:tcPr>
            <w:tcW w:w="1693" w:type="dxa"/>
            <w:shd w:val="clear" w:color="auto" w:fill="EDEDED"/>
            <w:tcMar>
              <w:top w:w="70" w:type="dxa"/>
              <w:left w:w="90" w:type="dxa"/>
              <w:bottom w:w="70" w:type="dxa"/>
              <w:right w:w="90" w:type="dxa"/>
            </w:tcMar>
          </w:tcPr>
          <w:p w14:paraId="152E1FE1"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2589B795"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F54957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AF7A56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990C405" w14:textId="77777777" w:rsidR="00E01C3A" w:rsidRPr="00CE1B46" w:rsidRDefault="00CC3326">
            <w:pPr>
              <w:rPr>
                <w:lang w:val="pt-BR"/>
              </w:rPr>
            </w:pPr>
            <w:r>
              <w:rPr>
                <w:b/>
                <w:bCs/>
                <w:sz w:val="20"/>
                <w:szCs w:val="20"/>
                <w:lang w:val="pt-BR"/>
              </w:rPr>
              <w:t>Nível de intervenção humana pós-geração (%)</w:t>
            </w:r>
          </w:p>
        </w:tc>
      </w:tr>
      <w:tr w:rsidR="00E01C3A" w:rsidRPr="00C708F0" w14:paraId="62275179" w14:textId="77777777" w:rsidTr="00101C02">
        <w:tc>
          <w:tcPr>
            <w:tcW w:w="1693" w:type="dxa"/>
            <w:tcMar>
              <w:top w:w="70" w:type="dxa"/>
              <w:left w:w="90" w:type="dxa"/>
              <w:bottom w:w="70" w:type="dxa"/>
              <w:right w:w="90" w:type="dxa"/>
            </w:tcMar>
          </w:tcPr>
          <w:p w14:paraId="74134D3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3868F0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C28C03F"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2643B81"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1A4B9F34" w14:textId="13CDCB33" w:rsidR="00E01C3A" w:rsidRPr="00C708F0" w:rsidRDefault="00C708F0">
            <w:pPr>
              <w:rPr>
                <w:lang w:val="pt-BR"/>
              </w:rPr>
            </w:pPr>
            <w:r>
              <w:rPr>
                <w:sz w:val="20"/>
                <w:szCs w:val="20"/>
              </w:rPr>
              <w:t>30</w:t>
            </w:r>
          </w:p>
        </w:tc>
      </w:tr>
      <w:tr w:rsidR="00E01C3A" w14:paraId="630DEB60" w14:textId="77777777" w:rsidTr="00101C02">
        <w:tc>
          <w:tcPr>
            <w:tcW w:w="1693" w:type="dxa"/>
            <w:tcMar>
              <w:top w:w="70" w:type="dxa"/>
              <w:left w:w="90" w:type="dxa"/>
              <w:bottom w:w="70" w:type="dxa"/>
              <w:right w:w="90" w:type="dxa"/>
            </w:tcMar>
          </w:tcPr>
          <w:p w14:paraId="196D890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A2E342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944E07" w14:textId="77777777" w:rsidR="00E01C3A" w:rsidRDefault="00CC3326">
            <w:proofErr w:type="spellStart"/>
            <w:proofErr w:type="spellEnd"/>
            <w:del w:id="30000" w:author="Vitor Oliveira" w:date="2026-10-11T14:00:00Z">
              <w:r>
                <w:rPr>
                  <w:sz w:val="20"/>
                  <w:szCs w:val="20"/>
                </w:rPr>
                <w:delText xml:space="preserve">Figuras 3, 4 e 5</w:delText>
              </w:r>
            </w:del>
            <w:ins w:id="30001" w:author="Vitor Oliveira" w:date="2026-10-11T14:00:00Z">
              <w:r>
                <w:rPr>
                  <w:sz w:val="20"/>
                  <w:szCs w:val="20"/>
                </w:rPr>
                <w:t xml:space="preserve">Figuras 3, 4 e 7</w:t>
              </w:r>
            </w:ins>
          </w:p>
        </w:tc>
        <w:tc>
          <w:tcPr>
            <w:tcW w:w="2672" w:type="dxa"/>
            <w:tcMar>
              <w:top w:w="70" w:type="dxa"/>
              <w:left w:w="90" w:type="dxa"/>
              <w:bottom w:w="70" w:type="dxa"/>
              <w:right w:w="90" w:type="dxa"/>
            </w:tcMar>
          </w:tcPr>
          <w:p w14:paraId="49825EC6"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297AB210" w14:textId="77777777" w:rsidR="00E01C3A" w:rsidRDefault="00CC3326">
            <w:r>
              <w:rPr>
                <w:sz w:val="20"/>
                <w:szCs w:val="20"/>
              </w:rPr>
              <w:t>20</w:t>
            </w:r>
          </w:p>
        </w:tc>
      </w:tr>
      <w:tr w:rsidR="00E01C3A" w14:paraId="2CA6CD1C" w14:textId="77777777" w:rsidTr="00101C02">
        <w:tc>
          <w:tcPr>
            <w:tcW w:w="1693" w:type="dxa"/>
            <w:tcMar>
              <w:top w:w="70" w:type="dxa"/>
              <w:left w:w="90" w:type="dxa"/>
              <w:bottom w:w="70" w:type="dxa"/>
              <w:right w:w="90" w:type="dxa"/>
            </w:tcMar>
          </w:tcPr>
          <w:p w14:paraId="280B9A5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02DCF7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87D7886"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60859A86"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0085EB76" w14:textId="77777777" w:rsidR="00E01C3A" w:rsidRDefault="00CC3326">
            <w:r>
              <w:rPr>
                <w:sz w:val="20"/>
                <w:szCs w:val="20"/>
              </w:rPr>
              <w:t>40</w:t>
            </w:r>
          </w:p>
        </w:tc>
      </w:tr>
      <w:tr w:rsidR="00E01C3A" w14:paraId="0D17D53E" w14:textId="77777777" w:rsidTr="00101C02">
        <w:tc>
          <w:tcPr>
            <w:tcW w:w="1693" w:type="dxa"/>
            <w:tcMar>
              <w:top w:w="70" w:type="dxa"/>
              <w:left w:w="90" w:type="dxa"/>
              <w:bottom w:w="70" w:type="dxa"/>
              <w:right w:w="90" w:type="dxa"/>
            </w:tcMar>
          </w:tcPr>
          <w:p w14:paraId="16176A5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B574F4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F8A2E4C" w14:textId="77777777" w:rsidR="00E01C3A" w:rsidRDefault="00CC3326">
            <w:r>
              <w:rPr>
                <w:sz w:val="20"/>
                <w:szCs w:val="20"/>
              </w:rPr>
              <w:t>2.2, 2.3 e 3.6</w:t>
            </w:r>
          </w:p>
        </w:tc>
        <w:tc>
          <w:tcPr>
            <w:tcW w:w="2672" w:type="dxa"/>
            <w:tcMar>
              <w:top w:w="70" w:type="dxa"/>
              <w:left w:w="90" w:type="dxa"/>
              <w:bottom w:w="70" w:type="dxa"/>
              <w:right w:w="90" w:type="dxa"/>
            </w:tcMar>
          </w:tcPr>
          <w:p w14:paraId="731F22B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C82B2F3" w14:textId="4B44D8A1" w:rsidR="00E01C3A" w:rsidRDefault="00C708F0">
            <w:r>
              <w:rPr>
                <w:sz w:val="20"/>
                <w:szCs w:val="20"/>
              </w:rPr>
              <w:t>50</w:t>
            </w:r>
          </w:p>
        </w:tc>
      </w:tr>
      <w:tr w:rsidR="00E01C3A" w14:paraId="634E760B" w14:textId="77777777" w:rsidTr="00101C02">
        <w:tc>
          <w:tcPr>
            <w:tcW w:w="1693" w:type="dxa"/>
            <w:tcMar>
              <w:top w:w="70" w:type="dxa"/>
              <w:left w:w="90" w:type="dxa"/>
              <w:bottom w:w="70" w:type="dxa"/>
              <w:right w:w="90" w:type="dxa"/>
            </w:tcMar>
          </w:tcPr>
          <w:p w14:paraId="665C718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7B54B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D6E4ED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7BD478AE"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126A9D8" w14:textId="72BEC3CA" w:rsidR="00E01C3A" w:rsidRDefault="00C708F0">
            <w:r>
              <w:rPr>
                <w:sz w:val="20"/>
                <w:szCs w:val="20"/>
              </w:rPr>
              <w:t>70</w:t>
            </w:r>
          </w:p>
        </w:tc>
      </w:tr>
      <w:tr w:rsidR="00E01C3A" w14:paraId="7DE2442C" w14:textId="77777777" w:rsidTr="00101C02">
        <w:tc>
          <w:tcPr>
            <w:tcW w:w="1693" w:type="dxa"/>
            <w:tcMar>
              <w:top w:w="70" w:type="dxa"/>
              <w:left w:w="90" w:type="dxa"/>
              <w:bottom w:w="70" w:type="dxa"/>
              <w:right w:w="90" w:type="dxa"/>
            </w:tcMar>
          </w:tcPr>
          <w:p w14:paraId="5413752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981A43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D84DBE5"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7CF4AFD6"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520AA82A" w14:textId="0046D264" w:rsidR="00E01C3A" w:rsidRDefault="00C708F0">
            <w:r>
              <w:rPr>
                <w:sz w:val="20"/>
                <w:szCs w:val="20"/>
              </w:rPr>
              <w:t>40</w:t>
            </w:r>
          </w:p>
        </w:tc>
      </w:tr>
      <w:tr w:rsidR="00E01C3A" w14:paraId="29565818" w14:textId="77777777" w:rsidTr="00101C02">
        <w:tc>
          <w:tcPr>
            <w:tcW w:w="1693" w:type="dxa"/>
            <w:tcMar>
              <w:top w:w="70" w:type="dxa"/>
              <w:left w:w="90" w:type="dxa"/>
              <w:bottom w:w="70" w:type="dxa"/>
              <w:right w:w="90" w:type="dxa"/>
            </w:tcMar>
          </w:tcPr>
          <w:p w14:paraId="6C5E41E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713D0F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E44E35B"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43D3007C"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10C67A81" w14:textId="77777777" w:rsidR="00E01C3A" w:rsidRDefault="00CC3326">
            <w:r>
              <w:rPr>
                <w:sz w:val="20"/>
                <w:szCs w:val="20"/>
              </w:rPr>
              <w:t>40</w:t>
            </w:r>
          </w:p>
        </w:tc>
      </w:tr>
    </w:tbl>
    <w:p w14:paraId="707E5128" w14:textId="77777777" w:rsidR="00E01C3A" w:rsidRDefault="00CC3326">
      <w:pPr>
        <w:spacing w:before="130" w:after="260"/>
        <w:rPr>
          <w:lang w:val="pt-BR"/>
        </w:rPr>
      </w:pPr>
      <w:r>
        <w:rPr>
          <w:sz w:val="20"/>
          <w:szCs w:val="20"/>
          <w:lang w:val="pt-BR"/>
        </w:rPr>
        <w:t>Fonte: Elaborado pelos autores (2026).</w:t>
      </w:r>
    </w:p>
    <w:p w14:paraId="38FC4D77"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w:t>
      </w:r>
      <w:r>
        <w:rPr>
          <w:lang w:val="pt-BR"/>
        </w:rPr>
        <w:t xml:space="preserve">no período de 13/09/2026</w:t>
      </w:r>
      <w:r>
        <w:rPr>
          <w:lang w:val="pt-BR"/>
        </w:rPr>
        <w:t xml:space="preserve"> a ___/___/2026. </w:t>
      </w:r>
    </w:p>
    <w:p w14:paraId="4234914B" w14:textId="77777777" w:rsidR="00E01C3A" w:rsidRDefault="00CC3326">
      <w:pPr>
        <w:spacing w:before="280" w:after="140" w:line="360" w:lineRule="auto"/>
        <w:jc w:val="both"/>
        <w:rPr>
          <w:b/>
          <w:bCs/>
          <w:lang w:val="pt-BR"/>
        </w:rPr>
      </w:pPr>
      <w:r>
        <w:rPr>
          <w:b/>
          <w:bCs/>
          <w:lang w:val="pt-BR"/>
        </w:rPr>
        <w:t>3 Protocolo de auditoria e prompts</w:t>
      </w:r>
    </w:p>
    <w:p w14:paraId="75B6B386"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D120E3E"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8B95663"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3933E32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169E9BE0"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5DCE9D2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5A6F53D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7BEFDF7A"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3C5D480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1A00B6E" w14:textId="77777777" w:rsidR="00E01C3A" w:rsidRDefault="00CC3326">
      <w:pPr>
        <w:spacing w:after="120" w:line="360" w:lineRule="auto"/>
        <w:jc w:val="both"/>
        <w:rPr>
          <w:lang w:val="pt-BR"/>
        </w:rPr>
      </w:pPr>
      <w:r>
        <w:rPr>
          <w:lang w:val="pt-BR"/>
        </w:rPr>
        <w:t>Local: ______________________________________, Data: ____/____/2026.</w:t>
      </w:r>
    </w:p>
    <w:p w14:paraId="53E35639" w14:textId="77777777" w:rsidR="00E01C3A" w:rsidRDefault="00CC3326">
      <w:pPr>
        <w:spacing w:before="520" w:after="60"/>
        <w:jc w:val="center"/>
        <w:rPr>
          <w:lang w:val="pt-BR"/>
        </w:rPr>
      </w:pPr>
      <w:r>
        <w:rPr>
          <w:lang w:val="pt-BR"/>
        </w:rPr>
        <w:t>_______________________________________</w:t>
      </w:r>
    </w:p>
    <w:p w14:paraId="536FABB0" w14:textId="77777777" w:rsidR="00E01C3A" w:rsidRDefault="00CC3326">
      <w:pPr>
        <w:spacing w:before="520" w:after="60"/>
        <w:jc w:val="center"/>
        <w:rPr>
          <w:lang w:val="pt-BR"/>
        </w:rPr>
      </w:pPr>
      <w:r>
        <w:rPr>
          <w:lang w:val="pt-BR"/>
        </w:rPr>
        <w:t>Bruno Bonavigo Dacal — RA N309EC4</w:t>
      </w:r>
    </w:p>
    <w:p w14:paraId="7E1A56C0" w14:textId="77777777" w:rsidR="00E01C3A" w:rsidRDefault="00CC3326">
      <w:pPr>
        <w:spacing w:before="520" w:after="60"/>
        <w:jc w:val="center"/>
        <w:rPr>
          <w:lang w:val="pt-BR"/>
        </w:rPr>
      </w:pPr>
      <w:r>
        <w:rPr>
          <w:lang w:val="pt-BR"/>
        </w:rPr>
        <w:t>_______________________________________</w:t>
      </w:r>
    </w:p>
    <w:p w14:paraId="537EFF75" w14:textId="77777777" w:rsidR="00E01C3A" w:rsidRDefault="00CC3326">
      <w:pPr>
        <w:spacing w:before="520" w:after="60"/>
        <w:jc w:val="center"/>
        <w:rPr>
          <w:lang w:val="pt-BR"/>
        </w:rPr>
      </w:pPr>
      <w:r>
        <w:rPr>
          <w:lang w:val="pt-BR"/>
        </w:rPr>
        <w:t>Lucas de Araujo Vergara — RA N090758</w:t>
      </w:r>
    </w:p>
    <w:p w14:paraId="4A1B0126" w14:textId="77777777" w:rsidR="00E01C3A" w:rsidRDefault="00CC3326">
      <w:pPr>
        <w:spacing w:before="520" w:after="60"/>
        <w:jc w:val="center"/>
        <w:rPr>
          <w:lang w:val="pt-BR"/>
        </w:rPr>
      </w:pPr>
      <w:r>
        <w:rPr>
          <w:lang w:val="pt-BR"/>
        </w:rPr>
        <w:t>_______________________________________</w:t>
      </w:r>
    </w:p>
    <w:p w14:paraId="0907D9E3" w14:textId="77777777" w:rsidR="00E01C3A" w:rsidRDefault="00CC3326">
      <w:pPr>
        <w:spacing w:before="520" w:after="60"/>
        <w:jc w:val="center"/>
        <w:rPr>
          <w:lang w:val="pt-BR"/>
        </w:rPr>
      </w:pPr>
      <w:r>
        <w:rPr>
          <w:lang w:val="pt-BR"/>
        </w:rPr>
        <w:t>Vitor Oliveira dos Santos — RA N083DG1</w:t>
      </w:r>
    </w:p>
    <w:p w14:paraId="0D3E8D18" w14:textId="77777777" w:rsidR="00E01C3A" w:rsidRDefault="00CC3326">
      <w:pPr>
        <w:spacing w:before="520" w:after="60"/>
        <w:jc w:val="center"/>
        <w:rPr>
          <w:lang w:val="pt-BR"/>
        </w:rPr>
      </w:pPr>
      <w:r>
        <w:rPr>
          <w:lang w:val="pt-BR"/>
        </w:rPr>
        <w:t>Ciente e de acordo:</w:t>
      </w:r>
    </w:p>
    <w:p w14:paraId="33B78AF7" w14:textId="77777777" w:rsidR="00E01C3A" w:rsidRDefault="00CC3326">
      <w:pPr>
        <w:spacing w:before="520" w:after="60"/>
        <w:jc w:val="center"/>
        <w:rPr>
          <w:lang w:val="pt-BR"/>
        </w:rPr>
      </w:pPr>
      <w:r>
        <w:rPr>
          <w:lang w:val="pt-BR"/>
        </w:rPr>
        <w:t>_______________________________________</w:t>
      </w:r>
    </w:p>
    <w:p w14:paraId="235AF6E1" w14:textId="77777777" w:rsidR="00E01C3A" w:rsidRDefault="00CC3326">
      <w:pPr>
        <w:spacing w:before="520" w:after="60"/>
        <w:jc w:val="center"/>
        <w:rPr>
          <w:lang w:val="pt-BR"/>
        </w:rPr>
      </w:pPr>
      <w:r>
        <w:rPr>
          <w:lang w:val="pt-BR"/>
        </w:rPr>
        <w:t>Prof. Marco Gomes — Orientador</w:t>
      </w:r>
    </w:p>
    <w:p w14:paraId="73BDE4B6"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56FC053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1D5FF202"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4D3FBF7"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375DFE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C708F0" w14:paraId="5F90C7D7" w14:textId="77777777">
        <w:trPr>
          <w:tblHeader/>
        </w:trPr>
        <w:tc>
          <w:tcPr>
            <w:tcW w:w="1900" w:type="dxa"/>
            <w:shd w:val="clear" w:color="auto" w:fill="EDEDED"/>
            <w:tcMar>
              <w:top w:w="70" w:type="dxa"/>
              <w:left w:w="90" w:type="dxa"/>
              <w:bottom w:w="70" w:type="dxa"/>
              <w:right w:w="90" w:type="dxa"/>
            </w:tcMar>
          </w:tcPr>
          <w:p w14:paraId="6C1BDBC9"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3CBAEA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37F8D1AE"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22C51FA6" w14:textId="77777777">
        <w:tc>
          <w:tcPr>
            <w:tcW w:w="1900" w:type="dxa"/>
            <w:tcMar>
              <w:top w:w="70" w:type="dxa"/>
              <w:left w:w="90" w:type="dxa"/>
              <w:bottom w:w="70" w:type="dxa"/>
              <w:right w:w="90" w:type="dxa"/>
            </w:tcMar>
          </w:tcPr>
          <w:p w14:paraId="504F75D2"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1367D6A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11A28496"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C708F0" w14:paraId="017B7D7A" w14:textId="77777777">
        <w:tc>
          <w:tcPr>
            <w:tcW w:w="1900" w:type="dxa"/>
            <w:tcMar>
              <w:top w:w="70" w:type="dxa"/>
              <w:left w:w="90" w:type="dxa"/>
              <w:bottom w:w="70" w:type="dxa"/>
              <w:right w:w="90" w:type="dxa"/>
            </w:tcMar>
          </w:tcPr>
          <w:p w14:paraId="7F5BDCC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2317DFC"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4171" w:type="dxa"/>
            <w:tcMar>
              <w:top w:w="70" w:type="dxa"/>
              <w:left w:w="90" w:type="dxa"/>
              <w:bottom w:w="70" w:type="dxa"/>
              <w:right w:w="90" w:type="dxa"/>
            </w:tcMar>
          </w:tcPr>
          <w:p w14:paraId="3FBAEF4F"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C708F0" w14:paraId="0BB4CDAE" w14:textId="77777777">
        <w:tc>
          <w:tcPr>
            <w:tcW w:w="1900" w:type="dxa"/>
            <w:tcMar>
              <w:top w:w="70" w:type="dxa"/>
              <w:left w:w="90" w:type="dxa"/>
              <w:bottom w:w="70" w:type="dxa"/>
              <w:right w:w="90" w:type="dxa"/>
            </w:tcMar>
          </w:tcPr>
          <w:p w14:paraId="79895848"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250CAD6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726444EB"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9011A7B" w14:textId="77777777">
        <w:tc>
          <w:tcPr>
            <w:tcW w:w="1900" w:type="dxa"/>
            <w:tcMar>
              <w:top w:w="70" w:type="dxa"/>
              <w:left w:w="90" w:type="dxa"/>
              <w:bottom w:w="70" w:type="dxa"/>
              <w:right w:w="90" w:type="dxa"/>
            </w:tcMar>
          </w:tcPr>
          <w:p w14:paraId="32434BAD"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ABAFFE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52F8AC91"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C708F0" w14:paraId="2BE7CA8B" w14:textId="77777777">
        <w:tc>
          <w:tcPr>
            <w:tcW w:w="1900" w:type="dxa"/>
            <w:tcMar>
              <w:top w:w="70" w:type="dxa"/>
              <w:left w:w="90" w:type="dxa"/>
              <w:bottom w:w="70" w:type="dxa"/>
              <w:right w:w="90" w:type="dxa"/>
            </w:tcMar>
          </w:tcPr>
          <w:p w14:paraId="2A61B86D"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01ECFBFA"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7B8B592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C708F0" w14:paraId="77A328BE" w14:textId="77777777">
        <w:tc>
          <w:tcPr>
            <w:tcW w:w="1900" w:type="dxa"/>
            <w:tcMar>
              <w:top w:w="70" w:type="dxa"/>
              <w:left w:w="90" w:type="dxa"/>
              <w:bottom w:w="70" w:type="dxa"/>
              <w:right w:w="90" w:type="dxa"/>
            </w:tcMar>
          </w:tcPr>
          <w:p w14:paraId="765208D7"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442A11D9"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1CFB817C"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7FA971DA" w14:textId="77777777">
        <w:tc>
          <w:tcPr>
            <w:tcW w:w="1900" w:type="dxa"/>
            <w:tcMar>
              <w:top w:w="70" w:type="dxa"/>
              <w:left w:w="90" w:type="dxa"/>
              <w:bottom w:w="70" w:type="dxa"/>
              <w:right w:w="90" w:type="dxa"/>
            </w:tcMar>
          </w:tcPr>
          <w:p w14:paraId="495EF1CA"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A6EBA75"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64F3FFCE"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08209AF2" w14:textId="77777777">
        <w:tc>
          <w:tcPr>
            <w:tcW w:w="1900" w:type="dxa"/>
            <w:tcMar>
              <w:top w:w="70" w:type="dxa"/>
              <w:left w:w="90" w:type="dxa"/>
              <w:bottom w:w="70" w:type="dxa"/>
              <w:right w:w="90" w:type="dxa"/>
            </w:tcMar>
          </w:tcPr>
          <w:p w14:paraId="2281A73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62F9B07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1FF4A9BE"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109F98B2" w14:textId="77777777">
        <w:tc>
          <w:tcPr>
            <w:tcW w:w="1900" w:type="dxa"/>
            <w:tcMar>
              <w:top w:w="70" w:type="dxa"/>
              <w:left w:w="90" w:type="dxa"/>
              <w:bottom w:w="70" w:type="dxa"/>
              <w:right w:w="90" w:type="dxa"/>
            </w:tcMar>
          </w:tcPr>
          <w:p w14:paraId="65E4DCE0"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17FA689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7C8B8CA5"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1BCFB0A8" w14:textId="77777777">
        <w:tc>
          <w:tcPr>
            <w:tcW w:w="1900" w:type="dxa"/>
            <w:tcMar>
              <w:top w:w="70" w:type="dxa"/>
              <w:left w:w="90" w:type="dxa"/>
              <w:bottom w:w="70" w:type="dxa"/>
              <w:right w:w="90" w:type="dxa"/>
            </w:tcMar>
          </w:tcPr>
          <w:p w14:paraId="55B196CA"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18F2B115"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180231C"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E5A9BBE" w14:textId="77777777">
        <w:tc>
          <w:tcPr>
            <w:tcW w:w="1900" w:type="dxa"/>
            <w:tcMar>
              <w:top w:w="70" w:type="dxa"/>
              <w:left w:w="90" w:type="dxa"/>
              <w:bottom w:w="70" w:type="dxa"/>
              <w:right w:w="90" w:type="dxa"/>
            </w:tcMar>
          </w:tcPr>
          <w:p w14:paraId="09B8DB73"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13C78A05"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4171" w:type="dxa"/>
            <w:tcMar>
              <w:top w:w="70" w:type="dxa"/>
              <w:left w:w="90" w:type="dxa"/>
              <w:bottom w:w="70" w:type="dxa"/>
              <w:right w:w="90" w:type="dxa"/>
            </w:tcMar>
          </w:tcPr>
          <w:p w14:paraId="6906A0FB"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1d7b3f7 e 396076b</w:t>
            </w:r>
          </w:p>
        </w:tc>
      </w:tr>
      <w:tr w:rsidR="00E01C3A" w:rsidRPr="00C708F0" w14:paraId="106204D9" w14:textId="77777777">
        <w:tc>
          <w:tcPr>
            <w:tcW w:w="1900" w:type="dxa"/>
            <w:tcMar>
              <w:top w:w="70" w:type="dxa"/>
              <w:left w:w="90" w:type="dxa"/>
              <w:bottom w:w="70" w:type="dxa"/>
              <w:right w:w="90" w:type="dxa"/>
            </w:tcMar>
          </w:tcPr>
          <w:p w14:paraId="3515AAB4"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1B429DB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65A89B7D"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C708F0" w14:paraId="106204D9" w14:textId="77777777">
        <w:trPr/>
        <w:tc>
          <w:tcPr>
            <w:tcW w:w="1900" w:type="dxa"/>
            <w:tcMar>
              <w:top w:w="70" w:type="dxa"/>
              <w:left w:w="90" w:type="dxa"/>
              <w:bottom w:w="70" w:type="dxa"/>
              <w:right w:w="90" w:type="dxa"/>
            </w:tcMar>
          </w:tcPr>
          <w:p w14:paraId="3515AAB4" w14:textId="77777777" w:rsidR="00E01C3A" w:rsidRPr="00430DB3" w:rsidRDefault="00CC3326">
            <w:pPr/>
            <w:r>
              <w:rPr>
                <w:sz w:val="20"/>
                <w:szCs w:val="20"/>
                <w:lang w:val="pt-BR"/>
              </w:rPr>
              <w:t xml:space="preserve">3.12.9 — estado do nó antes do comando</w:t>
            </w:r>
          </w:p>
        </w:tc>
        <w:tc>
          <w:tcPr>
            <w:tcW w:w="3000" w:type="dxa"/>
            <w:tcMar>
              <w:top w:w="70" w:type="dxa"/>
              <w:left w:w="90" w:type="dxa"/>
              <w:bottom w:w="70" w:type="dxa"/>
              <w:right w:w="90" w:type="dxa"/>
            </w:tcMar>
          </w:tcPr>
          <w:p w14:paraId="1B429DB3" w14:textId="77777777" w:rsidR="00E01C3A" w:rsidRPr="00430DB3" w:rsidRDefault="00CC3326">
            <w:pPr/>
            <w:r>
              <w:rPr>
                <w:sz w:val="20"/>
                <w:szCs w:val="20"/>
                <w:lang w:val="pt-BR"/>
              </w:rPr>
              <w:t xml:space="preserve">bancada/teste_estado_antes.py; nó de bancada ligado ao ambiente implantado</w:t>
            </w:r>
          </w:p>
        </w:tc>
        <w:tc>
          <w:tcPr>
            <w:tcW w:w="4171" w:type="dxa"/>
            <w:tcMar>
              <w:top w:w="70" w:type="dxa"/>
              <w:left w:w="90" w:type="dxa"/>
              <w:bottom w:w="70" w:type="dxa"/>
              <w:right w:w="90" w:type="dxa"/>
            </w:tcMar>
          </w:tcPr>
          <w:p w14:paraId="65A89B7D" w14:textId="77777777" w:rsidR="00E01C3A" w:rsidRPr="00430DB3" w:rsidRDefault="00CC3326">
            <w:pPr/>
            <w:r>
              <w:rPr>
                <w:sz w:val="20"/>
                <w:szCs w:val="20"/>
                <w:lang w:val="pt-BR"/>
              </w:rPr>
              <w:t xml:space="preserve">python -m bancada.teste_estado_antes. Registro em bancada/resultados/estado_antes_20261010.json. </w:t>
            </w:r>
            <w:r>
              <w:rPr>
                <w:sz w:val="20"/>
                <w:szCs w:val="20"/>
                <w:lang w:val="pt-BR"/>
              </w:rPr>
              <w:t xml:space="preserve">Versão a03a21f</w:t>
            </w:r>
          </w:p>
        </w:tc>
      </w:tr>
    </w:tbl>
    <w:p w14:paraId="1B60A4AB" w14:textId="77777777" w:rsidR="00724418" w:rsidRDefault="002679C7">
      <w:pPr>
        <w:spacing w:before="130" w:after="260"/>
      </w:pPr>
      <w:r>
        <w:rPr>
          <w:sz w:val="20"/>
          <w:szCs w:val="20"/>
          <w:lang w:val="pt-BR"/>
        </w:rPr>
        <w:t>Fonte: Elaborado pelos autores (2026).</w:t>
      </w:r>
    </w:p>
    <w:p w14:paraId="6599F18F" w14:textId="77777777" w:rsidR="006B1E66" w:rsidRPr="003166D5" w:rsidRDefault="006B1E66" w:rsidP="003166D5">
      <w:pPr>
        <w:rPr>
          <w:lang w:val="pt-BR"/>
        </w:rPr>
      </w:pPr>
    </w:p>
    <w:p>
      <w:pPr>
        <w:pStyle w:val="Heading1"/>
        <w:pageBreakBefore/>
        <w:spacing w:before="480" w:after="280" w:line="360" w:lineRule="auto"/>
        <w:jc w:val="center"/>
      </w:pPr>
      <w:r>
        <w:rPr>
          <w:lang w:val="pt-BR"/>
        </w:rPr>
        <w:t xml:space="preserve">APÊNDICE C — REGISTRO FOTOGRÁFICO DO NÓ DE BANCADA</w:t>
      </w:r>
    </w:p>
    <w:p>
      <w:pPr>
        <w:spacing w:after="120" w:line="360" w:lineRule="auto"/>
        <w:ind w:firstLine="709"/>
        <w:jc w:val="both"/>
      </w:pPr>
      <w:r>
        <w:rPr>
          <w:lang w:val="pt-BR"/>
        </w:rPr>
        <w:t xml:space="preserve">A </w:t>
      </w:r>
      <w:del w:id="30012" w:author="Vitor Oliveira" w:date="2026-10-11T14:00:00Z">
        <w:r>
          <w:rPr>
            <w:lang w:val="pt-BR"/>
          </w:rPr>
          <w:delText xml:space="preserve">Figura 6</w:delText>
        </w:r>
      </w:del>
      <w:ins w:id="30013" w:author="Vitor Oliveira" w:date="2026-10-11T14:00:00Z">
        <w:r>
          <w:rPr>
            <w:lang w:val="pt-BR"/>
          </w:rPr>
          <w:t xml:space="preserve">Figura 8</w:t>
        </w:r>
      </w:ins>
      <w:r>
        <w:rPr>
          <w:lang w:val="pt-BR"/>
        </w:rPr>
        <w:t xml:space="preserve"> complementa as Figuras 1 e 2 com a vista posterior do nó de demonstração, em que aparecem a passagem do cabo de alimentação da fita pela parede do anteparo e a posição do sensor na face oposta.</w:t>
      </w:r>
    </w:p>
    <w:p>
      <w:pPr>
        <w:keepNext/>
        <w:spacing w:before="130" w:after="60"/>
        <w:jc w:val="center"/>
      </w:pPr>
      <w:del w:id="30014" w:author="Vitor Oliveira" w:date="2026-10-11T14:00:00Z">
        <w:r>
          <w:rPr>
            <w:sz w:val="20"/>
            <w:szCs w:val="20"/>
            <w:lang w:val="pt-BR"/>
          </w:rPr>
          <w:delText xml:space="preserve">Figura 6</w:delText>
        </w:r>
      </w:del>
      <w:ins w:id="30015" w:author="Vitor Oliveira" w:date="2026-10-11T14:00:00Z">
        <w:r>
          <w:rPr>
            <w:sz w:val="20"/>
            <w:szCs w:val="20"/>
            <w:lang w:val="pt-BR"/>
          </w:rPr>
          <w:t xml:space="preserve">Figura 8</w:t>
        </w:r>
      </w:ins>
      <w:r>
        <w:rPr>
          <w:sz w:val="20"/>
          <w:szCs w:val="20"/>
          <w:lang w:val="pt-BR"/>
        </w:rPr>
        <w:t xml:space="preserve"> – Vista posterior do nó de demonstração</w:t>
      </w:r>
    </w:p>
    <w:p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Foto106"/>
                    <a:stretch>
                      <a:fillRect/>
                    </a:stretch>
                  </pic:blipFill>
                  <pic:spPr>
                    <a:xfrm>
                      <a:off x="0" y="0"/>
                      <a:ext cx="4320000" cy="4921875"/>
                    </a:xfrm>
                    <a:prstGeom prst="rect">
                      <a:avLst/>
                    </a:prstGeom>
                  </pic:spPr>
                </pic:pic>
              </a:graphicData>
            </a:graphic>
          </wp:inline>
        </w:drawing>
      </w:r>
    </w:p>
    <w:p>
      <w:pPr>
        <w:spacing w:after="280"/>
        <w:jc w:val="center"/>
      </w:pPr>
      <w:r>
        <w:rPr>
          <w:sz w:val="20"/>
          <w:szCs w:val="20"/>
          <w:lang w:val="pt-BR"/>
        </w:rPr>
        <w:t xml:space="preserve">Fonte: Acervo dos autores (2026).</w:t>
      </w: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3996" w14:textId="77777777" w:rsidR="004401AE" w:rsidRDefault="004401AE">
      <w:r>
        <w:separator/>
      </w:r>
    </w:p>
  </w:endnote>
  <w:endnote w:type="continuationSeparator" w:id="0">
    <w:p w14:paraId="2DDBEE74" w14:textId="77777777" w:rsidR="004401AE" w:rsidRDefault="00440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C33B7" w14:textId="77777777" w:rsidR="004401AE" w:rsidRDefault="004401AE">
      <w:r>
        <w:separator/>
      </w:r>
    </w:p>
  </w:footnote>
  <w:footnote w:type="continuationSeparator" w:id="0">
    <w:p w14:paraId="15F5208C" w14:textId="77777777" w:rsidR="004401AE" w:rsidRDefault="00440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C168"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1EDAC"/>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Foto104" Type="http://schemas.openxmlformats.org/officeDocument/2006/relationships/image" Target="media/foto_Hardware_Visao_panoramica_marcada.jpg"/><Relationship Id="rIdFoto105" Type="http://schemas.openxmlformats.org/officeDocument/2006/relationships/image" Target="media/foto_Hardware_Visao_de_cima_da_caixa_marcada.jpg"/><Relationship Id="rIdFoto106" Type="http://schemas.openxmlformats.org/officeDocument/2006/relationships/image" Target="media/foto_Hardware_Visao_panoramica_de_tras_da_caixa_marcada.jpg"/><Relationship Id="rIdCaptura107" Type="http://schemas.openxmlformats.org/officeDocument/2006/relationships/image" Target="media/captura_painel_monitoramento.jpg"/><Relationship Id="rIdCaptura108" Type="http://schemas.openxmlformats.org/officeDocument/2006/relationships/image" Target="media/captura_painel_decisao_explicada.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128</Pages>
  <Words>39057</Words>
  <Characters>222631</Characters>
  <Application>Microsoft Office Word</Application>
  <DocSecurity>0</DocSecurity>
  <Lines>1855</Lines>
  <Paragraphs>522</Paragraphs>
  <ScaleCrop>false</ScaleCrop>
  <Company/>
  <LinksUpToDate>false</LinksUpToDate>
  <CharactersWithSpaces>261166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16</cp:revision>
  <dcterms:created xsi:type="dcterms:W3CDTF">2026-09-26T22:07:00Z</dcterms:created>
  <dcterms:modified xsi:type="dcterms:W3CDTF">2026-10-10T17:20:00Z</dcterms:modified>
</cp:coreProperties>
</file>