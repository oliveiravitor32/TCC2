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lastRenderedPageBreak/>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lastRenderedPageBreak/>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lastRenderedPageBreak/>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lastRenderedPageBreak/>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lastRenderedPageBreak/>
        <w:t>LISTA DE FIGURAS</w:t>
      </w:r>
    </w:p>
    <w:p w14:paraId="11D49E92"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Figura 2 – Sequência de mensagens de uma decisão</w:t>
      </w:r>
    </w:p>
    <w:p w14:paraId="71A63DFD"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lastRenderedPageBreak/>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lastRenderedPageBreak/>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lastRenderedPageBreak/>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lastRenderedPageBreak/>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lastRenderedPageBreak/>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lastRenderedPageBreak/>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lastRenderedPageBreak/>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lastRenderedPageBreak/>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lastRenderedPageBreak/>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lastRenderedPageBreak/>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lastRenderedPageBreak/>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lastRenderedPageBreak/>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lastRenderedPageBreak/>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lastRenderedPageBreak/>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lastRenderedPageBreak/>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lastRenderedPageBreak/>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lastRenderedPageBreak/>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lastRenderedPageBreak/>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lastRenderedPageBreak/>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lastRenderedPageBreak/>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lastRenderedPageBreak/>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lastRenderedPageBreak/>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lastRenderedPageBreak/>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lastRenderedPageBreak/>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lastRenderedPageBreak/>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lastRenderedPageBreak/>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lastRenderedPageBreak/>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29FA9433"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D142A2B" w14:textId="77777777" w:rsidR="00E01C3A" w:rsidRDefault="00CC3326">
      <w:pPr>
        <w:keepNext/>
        <w:spacing w:before="130" w:after="60"/>
        <w:jc w:val="center"/>
        <w:rPr>
          <w:lang w:val="pt-BR"/>
        </w:rPr>
      </w:pPr>
      <w:r>
        <w:rPr>
          <w:sz w:val="20"/>
          <w:szCs w:val="20"/>
          <w:lang w:val="pt-BR"/>
        </w:rPr>
        <w:t>Figura 1 – Arquitetura do sistema</w:t>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Ciclo de trabalho aplicado e iluminância medida,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7754274D"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274BC24"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lastRenderedPageBreak/>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6A073AF8" w14:textId="77777777" w:rsidR="00E01C3A" w:rsidRDefault="00CC3326">
      <w:pPr>
        <w:keepNext/>
        <w:spacing w:before="130" w:after="60"/>
        <w:jc w:val="center"/>
        <w:rPr>
          <w:lang w:val="pt-BR"/>
        </w:rPr>
      </w:pPr>
      <w:r>
        <w:rPr>
          <w:sz w:val="20"/>
          <w:szCs w:val="20"/>
          <w:lang w:val="pt-BR"/>
        </w:rPr>
        <w:t>Figura 3 – Diagrama entidade-relacionamento do banco de dados</w:t>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lastRenderedPageBreak/>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lastRenderedPageBreak/>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lastRenderedPageBreak/>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del w:id="30000" w:author="Vitor Oliveira" w:date="2026-10-11T09:00:00Z">
        <w:r>
          <w:rPr>
            <w:lang w:val="pt-BR"/>
          </w:rPr>
          <w:delText xml:space="preserve">no período de 21/09/2026</w:delText>
        </w:r>
      </w:del>
      <w:ins w:id="30001" w:author="Vitor Oliveira" w:date="2026-10-11T09:00:00Z">
        <w:r>
          <w:rPr>
            <w:lang w:val="pt-BR"/>
          </w:rPr>
          <w:t xml:space="preserve">no período de 13/09/2026</w:t>
        </w:r>
      </w:ins>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lastRenderedPageBreak/>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